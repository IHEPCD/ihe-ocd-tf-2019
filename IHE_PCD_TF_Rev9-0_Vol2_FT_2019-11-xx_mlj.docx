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5CC264" w14:textId="01D06754" w:rsidR="00C15551" w:rsidRPr="00621E63" w:rsidRDefault="00C15551" w:rsidP="00CF5627">
      <w:pPr>
        <w:pStyle w:val="BodyText"/>
        <w:jc w:val="center"/>
        <w:rPr>
          <w:szCs w:val="28"/>
        </w:rPr>
      </w:pPr>
      <w:r w:rsidRPr="00621E63">
        <w:rPr>
          <w:b/>
          <w:sz w:val="28"/>
          <w:szCs w:val="28"/>
        </w:rPr>
        <w:t>Integrating the Healthcare Enterprise</w:t>
      </w:r>
    </w:p>
    <w:p w14:paraId="379A3A84" w14:textId="43AFD814" w:rsidR="00C15551" w:rsidRPr="00621E63" w:rsidRDefault="00C15551" w:rsidP="00C15551">
      <w:pPr>
        <w:pStyle w:val="BodyText"/>
      </w:pPr>
    </w:p>
    <w:p w14:paraId="32C398AB" w14:textId="77777777" w:rsidR="00C15551" w:rsidRPr="00621E63" w:rsidRDefault="00F73333" w:rsidP="001A673A">
      <w:pPr>
        <w:pStyle w:val="IHELogo"/>
      </w:pPr>
      <w:r w:rsidRPr="00621E63">
        <w:drawing>
          <wp:inline distT="0" distB="0" distL="0" distR="0" wp14:anchorId="26C97805" wp14:editId="1A0E309C">
            <wp:extent cx="1633855" cy="841375"/>
            <wp:effectExtent l="0" t="0" r="4445"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3855" cy="841375"/>
                    </a:xfrm>
                    <a:prstGeom prst="rect">
                      <a:avLst/>
                    </a:prstGeom>
                    <a:noFill/>
                    <a:ln>
                      <a:noFill/>
                    </a:ln>
                  </pic:spPr>
                </pic:pic>
              </a:graphicData>
            </a:graphic>
          </wp:inline>
        </w:drawing>
      </w:r>
    </w:p>
    <w:p w14:paraId="14C4B33D" w14:textId="77777777" w:rsidR="00C15551" w:rsidRPr="00621E63" w:rsidRDefault="00C15551" w:rsidP="00C15551">
      <w:pPr>
        <w:pStyle w:val="BodyText"/>
      </w:pPr>
    </w:p>
    <w:p w14:paraId="591CD9D7" w14:textId="77777777" w:rsidR="00C15551" w:rsidRPr="00621E63" w:rsidRDefault="00C15551" w:rsidP="00CF5627">
      <w:pPr>
        <w:pStyle w:val="TitlePage1"/>
      </w:pPr>
      <w:r w:rsidRPr="00621E63">
        <w:t>IHE Patient Care Device (PCD)</w:t>
      </w:r>
    </w:p>
    <w:p w14:paraId="42DDED2A" w14:textId="77777777" w:rsidR="00C15551" w:rsidRPr="00621E63" w:rsidRDefault="00C15551" w:rsidP="001A673A">
      <w:pPr>
        <w:pStyle w:val="TitlePage1"/>
      </w:pPr>
      <w:r w:rsidRPr="00621E63">
        <w:t>Technical Framework</w:t>
      </w:r>
    </w:p>
    <w:p w14:paraId="56E038DA" w14:textId="77777777" w:rsidR="00C15551" w:rsidRPr="00621E63" w:rsidRDefault="00C15551" w:rsidP="002E3ED0">
      <w:pPr>
        <w:pStyle w:val="BodyText"/>
      </w:pPr>
    </w:p>
    <w:p w14:paraId="72F1DFCE" w14:textId="77777777" w:rsidR="00C15551" w:rsidRPr="00621E63" w:rsidRDefault="00C15551" w:rsidP="002E3ED0">
      <w:pPr>
        <w:pStyle w:val="BodyText"/>
      </w:pPr>
    </w:p>
    <w:p w14:paraId="4423CF28" w14:textId="77777777" w:rsidR="00C15551" w:rsidRPr="00621E63" w:rsidRDefault="00C15551" w:rsidP="00CF5627">
      <w:pPr>
        <w:pStyle w:val="TitlePage1"/>
      </w:pPr>
      <w:r w:rsidRPr="00621E63">
        <w:t xml:space="preserve">Volume 2 </w:t>
      </w:r>
    </w:p>
    <w:p w14:paraId="2CCF0BF9" w14:textId="77777777" w:rsidR="00C15551" w:rsidRPr="00621E63" w:rsidRDefault="00C15551" w:rsidP="001A673A">
      <w:pPr>
        <w:pStyle w:val="TitlePage1"/>
      </w:pPr>
      <w:r w:rsidRPr="00621E63">
        <w:t>IHE PCD TF-2</w:t>
      </w:r>
    </w:p>
    <w:p w14:paraId="1E0B0C27" w14:textId="77777777" w:rsidR="00C15551" w:rsidRPr="00621E63" w:rsidRDefault="00C15551" w:rsidP="001A673A">
      <w:pPr>
        <w:pStyle w:val="TitlePage1"/>
      </w:pPr>
      <w:r w:rsidRPr="00621E63">
        <w:t>Transactions</w:t>
      </w:r>
    </w:p>
    <w:p w14:paraId="28DDEC97" w14:textId="77777777" w:rsidR="00C15551" w:rsidRPr="00621E63" w:rsidRDefault="00C15551" w:rsidP="00C15551">
      <w:pPr>
        <w:pStyle w:val="BodyText"/>
      </w:pPr>
    </w:p>
    <w:p w14:paraId="64CA2E13" w14:textId="77777777" w:rsidR="00C15551" w:rsidRPr="00621E63" w:rsidRDefault="00C15551" w:rsidP="00C15551">
      <w:pPr>
        <w:pStyle w:val="BodyText"/>
      </w:pPr>
    </w:p>
    <w:p w14:paraId="3B568B36" w14:textId="77777777" w:rsidR="00C15551" w:rsidRPr="00621E63" w:rsidRDefault="00C15551" w:rsidP="00C15551">
      <w:pPr>
        <w:pStyle w:val="BodyText"/>
      </w:pPr>
    </w:p>
    <w:p w14:paraId="02275736" w14:textId="77777777" w:rsidR="00C15551" w:rsidRPr="00621E63" w:rsidRDefault="00C15551" w:rsidP="00C15551">
      <w:pPr>
        <w:pStyle w:val="BodyText"/>
      </w:pPr>
    </w:p>
    <w:p w14:paraId="3A4955C2" w14:textId="77777777" w:rsidR="00C15551" w:rsidRPr="00621E63" w:rsidRDefault="00C15551" w:rsidP="00C15551">
      <w:pPr>
        <w:pStyle w:val="BodyText"/>
      </w:pPr>
    </w:p>
    <w:p w14:paraId="2A6BD496" w14:textId="77777777" w:rsidR="00C15551" w:rsidRPr="00621E63" w:rsidRDefault="00C15551" w:rsidP="00C15551">
      <w:pPr>
        <w:pStyle w:val="BodyText"/>
      </w:pPr>
    </w:p>
    <w:p w14:paraId="05C7588F" w14:textId="77777777" w:rsidR="002E782A" w:rsidRPr="00621E63" w:rsidRDefault="002E782A" w:rsidP="00C15551">
      <w:pPr>
        <w:pStyle w:val="BodyText"/>
      </w:pPr>
    </w:p>
    <w:p w14:paraId="4B9D262A" w14:textId="77777777" w:rsidR="00C15551" w:rsidRPr="00621E63" w:rsidRDefault="00C15551" w:rsidP="00C15551">
      <w:pPr>
        <w:pStyle w:val="BodyText"/>
      </w:pPr>
    </w:p>
    <w:p w14:paraId="66CDE648" w14:textId="78AFDA2C" w:rsidR="00C15551" w:rsidRPr="00621E63" w:rsidRDefault="00C15551" w:rsidP="00CF5627">
      <w:pPr>
        <w:pStyle w:val="BodyText"/>
        <w:jc w:val="center"/>
        <w:rPr>
          <w:szCs w:val="28"/>
        </w:rPr>
      </w:pPr>
      <w:r w:rsidRPr="00621E63">
        <w:rPr>
          <w:b/>
          <w:sz w:val="28"/>
          <w:szCs w:val="28"/>
        </w:rPr>
        <w:t xml:space="preserve">Revision </w:t>
      </w:r>
      <w:ins w:id="0" w:author="Mary Jungers" w:date="2019-11-14T10:07:00Z">
        <w:r w:rsidR="00621E63" w:rsidRPr="00621E63">
          <w:rPr>
            <w:b/>
            <w:sz w:val="28"/>
            <w:szCs w:val="28"/>
          </w:rPr>
          <w:t>9</w:t>
        </w:r>
      </w:ins>
      <w:del w:id="1" w:author="Mary Jungers" w:date="2019-11-14T10:07:00Z">
        <w:r w:rsidR="00085AA2" w:rsidRPr="00621E63" w:rsidDel="00621E63">
          <w:rPr>
            <w:b/>
            <w:sz w:val="28"/>
            <w:szCs w:val="28"/>
          </w:rPr>
          <w:delText>8</w:delText>
        </w:r>
      </w:del>
      <w:r w:rsidR="00166EF7" w:rsidRPr="00621E63">
        <w:rPr>
          <w:b/>
          <w:sz w:val="28"/>
          <w:szCs w:val="28"/>
        </w:rPr>
        <w:t>.0</w:t>
      </w:r>
      <w:r w:rsidRPr="00621E63">
        <w:rPr>
          <w:b/>
          <w:sz w:val="28"/>
          <w:szCs w:val="28"/>
        </w:rPr>
        <w:t xml:space="preserve"> - </w:t>
      </w:r>
      <w:r w:rsidR="00CB1FD5" w:rsidRPr="00621E63">
        <w:rPr>
          <w:b/>
          <w:sz w:val="28"/>
          <w:szCs w:val="28"/>
        </w:rPr>
        <w:t>Final Text</w:t>
      </w:r>
    </w:p>
    <w:p w14:paraId="5C22C227" w14:textId="679E177B" w:rsidR="003F6D43" w:rsidRPr="00621E63" w:rsidRDefault="004D19E8" w:rsidP="00CF5627">
      <w:pPr>
        <w:pStyle w:val="BodyText"/>
        <w:jc w:val="center"/>
        <w:rPr>
          <w:szCs w:val="28"/>
        </w:rPr>
      </w:pPr>
      <w:del w:id="2" w:author="Mary Jungers" w:date="2019-11-14T10:07:00Z">
        <w:r w:rsidRPr="00621E63" w:rsidDel="00621E63">
          <w:rPr>
            <w:b/>
            <w:sz w:val="28"/>
            <w:szCs w:val="28"/>
          </w:rPr>
          <w:delText xml:space="preserve">October </w:delText>
        </w:r>
        <w:r w:rsidR="008B728A" w:rsidRPr="00621E63" w:rsidDel="00621E63">
          <w:rPr>
            <w:b/>
            <w:sz w:val="28"/>
            <w:szCs w:val="28"/>
          </w:rPr>
          <w:delText>23</w:delText>
        </w:r>
      </w:del>
      <w:ins w:id="3" w:author="Mary Jungers" w:date="2019-11-14T10:07:00Z">
        <w:r w:rsidR="00621E63" w:rsidRPr="00621E63">
          <w:rPr>
            <w:b/>
            <w:sz w:val="28"/>
            <w:szCs w:val="28"/>
          </w:rPr>
          <w:t>November xx</w:t>
        </w:r>
      </w:ins>
      <w:r w:rsidR="00085AA2" w:rsidRPr="00621E63">
        <w:rPr>
          <w:b/>
          <w:sz w:val="28"/>
          <w:szCs w:val="28"/>
        </w:rPr>
        <w:t>, 201</w:t>
      </w:r>
      <w:ins w:id="4" w:author="Mary Jungers" w:date="2019-11-14T10:07:00Z">
        <w:r w:rsidR="00621E63" w:rsidRPr="00621E63">
          <w:rPr>
            <w:b/>
            <w:sz w:val="28"/>
            <w:szCs w:val="28"/>
          </w:rPr>
          <w:t>9</w:t>
        </w:r>
      </w:ins>
      <w:del w:id="5" w:author="Mary Jungers" w:date="2019-11-14T10:07:00Z">
        <w:r w:rsidR="00085AA2" w:rsidRPr="00621E63" w:rsidDel="00621E63">
          <w:rPr>
            <w:b/>
            <w:sz w:val="28"/>
            <w:szCs w:val="28"/>
          </w:rPr>
          <w:delText>8</w:delText>
        </w:r>
      </w:del>
    </w:p>
    <w:p w14:paraId="4DA02533" w14:textId="77777777" w:rsidR="00C15551" w:rsidRPr="00621E63" w:rsidRDefault="00C15551" w:rsidP="00C15551">
      <w:pPr>
        <w:pStyle w:val="BodyText"/>
      </w:pPr>
    </w:p>
    <w:p w14:paraId="13BFF06B" w14:textId="77777777" w:rsidR="00C15551" w:rsidRPr="00621E63" w:rsidRDefault="00C15551" w:rsidP="00C15551">
      <w:pPr>
        <w:pStyle w:val="BodyText"/>
      </w:pPr>
    </w:p>
    <w:p w14:paraId="276D6E10" w14:textId="77777777" w:rsidR="00DF648F" w:rsidRPr="00621E63" w:rsidRDefault="00DF648F" w:rsidP="00DF648F"/>
    <w:p w14:paraId="2C2421B9" w14:textId="77777777" w:rsidR="00DF648F" w:rsidRPr="00621E63" w:rsidRDefault="00DF648F" w:rsidP="00DF648F">
      <w:pPr>
        <w:pStyle w:val="BodyText"/>
        <w:pBdr>
          <w:top w:val="single" w:sz="18" w:space="1" w:color="auto"/>
          <w:left w:val="single" w:sz="18" w:space="4" w:color="auto"/>
          <w:bottom w:val="single" w:sz="18" w:space="1" w:color="auto"/>
          <w:right w:val="single" w:sz="18" w:space="4" w:color="auto"/>
        </w:pBdr>
        <w:spacing w:line="276" w:lineRule="auto"/>
        <w:jc w:val="center"/>
      </w:pPr>
      <w:r w:rsidRPr="00621E63">
        <w:rPr>
          <w:b/>
        </w:rPr>
        <w:t xml:space="preserve">Please verify you have the most recent version of this document, </w:t>
      </w:r>
      <w:r w:rsidRPr="00621E63">
        <w:t xml:space="preserve">which is published </w:t>
      </w:r>
      <w:hyperlink r:id="rId9" w:history="1">
        <w:r w:rsidRPr="00621E63">
          <w:rPr>
            <w:rStyle w:val="Hyperlink"/>
          </w:rPr>
          <w:t>here</w:t>
        </w:r>
      </w:hyperlink>
      <w:r w:rsidRPr="00621E63">
        <w:t>.</w:t>
      </w:r>
    </w:p>
    <w:p w14:paraId="0C94BB47" w14:textId="77777777" w:rsidR="00B11855" w:rsidRPr="00621E63" w:rsidRDefault="00C15551" w:rsidP="00CF5627">
      <w:pPr>
        <w:pStyle w:val="BodyText"/>
        <w:rPr>
          <w:b/>
        </w:rPr>
      </w:pPr>
      <w:r w:rsidRPr="00621E63">
        <w:br w:type="page"/>
      </w:r>
      <w:r w:rsidR="003D003E" w:rsidRPr="00621E63">
        <w:rPr>
          <w:b/>
        </w:rPr>
        <w:lastRenderedPageBreak/>
        <w:t>CONTENTS</w:t>
      </w:r>
    </w:p>
    <w:p w14:paraId="40E1539C" w14:textId="77777777" w:rsidR="00C15551" w:rsidRPr="00621E63" w:rsidRDefault="00C15551" w:rsidP="00C15551">
      <w:pPr>
        <w:pStyle w:val="BodyText"/>
      </w:pPr>
    </w:p>
    <w:bookmarkStart w:id="6" w:name="1_Introduction"/>
    <w:bookmarkEnd w:id="6"/>
    <w:p w14:paraId="19AD99DF" w14:textId="665BEF04" w:rsidR="00CF41A9" w:rsidRDefault="009F4303">
      <w:pPr>
        <w:pStyle w:val="TOC1"/>
        <w:rPr>
          <w:ins w:id="7" w:author="Mary Jungers" w:date="2019-11-14T18:59:00Z"/>
          <w:rFonts w:asciiTheme="minorHAnsi" w:eastAsiaTheme="minorEastAsia" w:hAnsiTheme="minorHAnsi" w:cstheme="minorBidi"/>
          <w:noProof/>
          <w:sz w:val="22"/>
          <w:szCs w:val="22"/>
        </w:rPr>
      </w:pPr>
      <w:r w:rsidRPr="00621E63">
        <w:rPr>
          <w:bCs/>
          <w:caps/>
        </w:rPr>
        <w:fldChar w:fldCharType="begin"/>
      </w:r>
      <w:r w:rsidRPr="00621E63">
        <w:rPr>
          <w:bCs/>
          <w:caps/>
        </w:rPr>
        <w:instrText xml:space="preserve"> TOC \o "1-1" \h \z \t "Heading 2,2,Heading 3,3,Heading 4,4,Heading 5,5,Heading 6,6,Appendix Heading 2,2,Appendix Heading 1,1,Appendix Heading 3,3" </w:instrText>
      </w:r>
      <w:r w:rsidRPr="00621E63">
        <w:rPr>
          <w:bCs/>
          <w:caps/>
        </w:rPr>
        <w:fldChar w:fldCharType="separate"/>
      </w:r>
      <w:ins w:id="8" w:author="Mary Jungers" w:date="2019-11-14T18:59:00Z">
        <w:r w:rsidR="00CF41A9" w:rsidRPr="0020423C">
          <w:rPr>
            <w:rStyle w:val="Hyperlink"/>
            <w:noProof/>
          </w:rPr>
          <w:fldChar w:fldCharType="begin"/>
        </w:r>
        <w:r w:rsidR="00CF41A9" w:rsidRPr="0020423C">
          <w:rPr>
            <w:rStyle w:val="Hyperlink"/>
            <w:noProof/>
          </w:rPr>
          <w:instrText xml:space="preserve"> </w:instrText>
        </w:r>
        <w:r w:rsidR="00CF41A9">
          <w:rPr>
            <w:noProof/>
          </w:rPr>
          <w:instrText>HYPERLINK \l "_Toc24650369"</w:instrText>
        </w:r>
        <w:r w:rsidR="00CF41A9" w:rsidRPr="0020423C">
          <w:rPr>
            <w:rStyle w:val="Hyperlink"/>
            <w:noProof/>
          </w:rPr>
          <w:instrText xml:space="preserve"> </w:instrText>
        </w:r>
        <w:r w:rsidR="00CF41A9" w:rsidRPr="0020423C">
          <w:rPr>
            <w:rStyle w:val="Hyperlink"/>
            <w:noProof/>
          </w:rPr>
        </w:r>
        <w:r w:rsidR="00CF41A9" w:rsidRPr="0020423C">
          <w:rPr>
            <w:rStyle w:val="Hyperlink"/>
            <w:noProof/>
          </w:rPr>
          <w:fldChar w:fldCharType="separate"/>
        </w:r>
        <w:r w:rsidR="00CF41A9" w:rsidRPr="0020423C">
          <w:rPr>
            <w:rStyle w:val="Hyperlink"/>
            <w:noProof/>
          </w:rPr>
          <w:t>1 Introduction</w:t>
        </w:r>
        <w:r w:rsidR="00CF41A9">
          <w:rPr>
            <w:noProof/>
            <w:webHidden/>
          </w:rPr>
          <w:tab/>
        </w:r>
        <w:r w:rsidR="00CF41A9">
          <w:rPr>
            <w:noProof/>
            <w:webHidden/>
          </w:rPr>
          <w:fldChar w:fldCharType="begin"/>
        </w:r>
        <w:r w:rsidR="00CF41A9">
          <w:rPr>
            <w:noProof/>
            <w:webHidden/>
          </w:rPr>
          <w:instrText xml:space="preserve"> PAGEREF _Toc24650369 \h </w:instrText>
        </w:r>
        <w:r w:rsidR="00CF41A9">
          <w:rPr>
            <w:noProof/>
            <w:webHidden/>
          </w:rPr>
        </w:r>
      </w:ins>
      <w:r w:rsidR="00CF41A9">
        <w:rPr>
          <w:noProof/>
          <w:webHidden/>
        </w:rPr>
        <w:fldChar w:fldCharType="separate"/>
      </w:r>
      <w:ins w:id="9" w:author="Mary Jungers" w:date="2019-11-14T18:59:00Z">
        <w:r w:rsidR="00CF41A9">
          <w:rPr>
            <w:noProof/>
            <w:webHidden/>
          </w:rPr>
          <w:t>8</w:t>
        </w:r>
        <w:r w:rsidR="00CF41A9">
          <w:rPr>
            <w:noProof/>
            <w:webHidden/>
          </w:rPr>
          <w:fldChar w:fldCharType="end"/>
        </w:r>
        <w:r w:rsidR="00CF41A9" w:rsidRPr="0020423C">
          <w:rPr>
            <w:rStyle w:val="Hyperlink"/>
            <w:noProof/>
          </w:rPr>
          <w:fldChar w:fldCharType="end"/>
        </w:r>
      </w:ins>
    </w:p>
    <w:p w14:paraId="33F4CD6A" w14:textId="415992A0" w:rsidR="00CF41A9" w:rsidRDefault="00CF41A9">
      <w:pPr>
        <w:pStyle w:val="TOC2"/>
        <w:rPr>
          <w:ins w:id="10" w:author="Mary Jungers" w:date="2019-11-14T18:59:00Z"/>
          <w:rFonts w:asciiTheme="minorHAnsi" w:eastAsiaTheme="minorEastAsia" w:hAnsiTheme="minorHAnsi" w:cstheme="minorBidi"/>
          <w:noProof/>
          <w:sz w:val="22"/>
          <w:szCs w:val="22"/>
        </w:rPr>
      </w:pPr>
      <w:ins w:id="1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"_Toc24650370"</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1.1 Introduction to IHE</w:t>
        </w:r>
        <w:r>
          <w:rPr>
            <w:noProof/>
            <w:webHidden/>
          </w:rPr>
          <w:tab/>
        </w:r>
        <w:r>
          <w:rPr>
            <w:noProof/>
            <w:webHidden/>
          </w:rPr>
          <w:fldChar w:fldCharType="begin"/>
        </w:r>
        <w:r>
          <w:rPr>
            <w:noProof/>
            <w:webHidden/>
          </w:rPr>
          <w:instrText xml:space="preserve"> PAGEREF _Toc24650370 \h </w:instrText>
        </w:r>
        <w:r>
          <w:rPr>
            <w:noProof/>
            <w:webHidden/>
          </w:rPr>
        </w:r>
      </w:ins>
      <w:r>
        <w:rPr>
          <w:noProof/>
          <w:webHidden/>
        </w:rPr>
        <w:fldChar w:fldCharType="separate"/>
      </w:r>
      <w:ins w:id="12" w:author="Mary Jungers" w:date="2019-11-14T18:59:00Z">
        <w:r>
          <w:rPr>
            <w:noProof/>
            <w:webHidden/>
          </w:rPr>
          <w:t>8</w:t>
        </w:r>
        <w:r>
          <w:rPr>
            <w:noProof/>
            <w:webHidden/>
          </w:rPr>
          <w:fldChar w:fldCharType="end"/>
        </w:r>
        <w:r w:rsidRPr="0020423C">
          <w:rPr>
            <w:rStyle w:val="Hyperlink"/>
            <w:noProof/>
          </w:rPr>
          <w:fldChar w:fldCharType="end"/>
        </w:r>
      </w:ins>
    </w:p>
    <w:p w14:paraId="517935B4" w14:textId="2700EB15" w:rsidR="00CF41A9" w:rsidRDefault="00CF41A9">
      <w:pPr>
        <w:pStyle w:val="TOC2"/>
        <w:rPr>
          <w:ins w:id="13" w:author="Mary Jungers" w:date="2019-11-14T18:59:00Z"/>
          <w:rFonts w:asciiTheme="minorHAnsi" w:eastAsiaTheme="minorEastAsia" w:hAnsiTheme="minorHAnsi" w:cstheme="minorBidi"/>
          <w:noProof/>
          <w:sz w:val="22"/>
          <w:szCs w:val="22"/>
        </w:rPr>
      </w:pPr>
      <w:ins w:id="1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"_Toc24650371"</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1.2 Intended Audience</w:t>
        </w:r>
        <w:r>
          <w:rPr>
            <w:noProof/>
            <w:webHidden/>
          </w:rPr>
          <w:tab/>
        </w:r>
        <w:r>
          <w:rPr>
            <w:noProof/>
            <w:webHidden/>
          </w:rPr>
          <w:fldChar w:fldCharType="begin"/>
        </w:r>
        <w:r>
          <w:rPr>
            <w:noProof/>
            <w:webHidden/>
          </w:rPr>
          <w:instrText xml:space="preserve"> PAGEREF _Toc24650371 \h </w:instrText>
        </w:r>
        <w:r>
          <w:rPr>
            <w:noProof/>
            <w:webHidden/>
          </w:rPr>
        </w:r>
      </w:ins>
      <w:r>
        <w:rPr>
          <w:noProof/>
          <w:webHidden/>
        </w:rPr>
        <w:fldChar w:fldCharType="separate"/>
      </w:r>
      <w:ins w:id="15" w:author="Mary Jungers" w:date="2019-11-14T18:59:00Z">
        <w:r>
          <w:rPr>
            <w:noProof/>
            <w:webHidden/>
          </w:rPr>
          <w:t>8</w:t>
        </w:r>
        <w:r>
          <w:rPr>
            <w:noProof/>
            <w:webHidden/>
          </w:rPr>
          <w:fldChar w:fldCharType="end"/>
        </w:r>
        <w:r w:rsidRPr="0020423C">
          <w:rPr>
            <w:rStyle w:val="Hyperlink"/>
            <w:noProof/>
          </w:rPr>
          <w:fldChar w:fldCharType="end"/>
        </w:r>
      </w:ins>
    </w:p>
    <w:p w14:paraId="320E1069" w14:textId="341FE6D8" w:rsidR="00CF41A9" w:rsidRDefault="00CF41A9">
      <w:pPr>
        <w:pStyle w:val="TOC2"/>
        <w:rPr>
          <w:ins w:id="16" w:author="Mary Jungers" w:date="2019-11-14T18:59:00Z"/>
          <w:rFonts w:asciiTheme="minorHAnsi" w:eastAsiaTheme="minorEastAsia" w:hAnsiTheme="minorHAnsi" w:cstheme="minorBidi"/>
          <w:noProof/>
          <w:sz w:val="22"/>
          <w:szCs w:val="22"/>
        </w:rPr>
      </w:pPr>
      <w:ins w:id="1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"_Toc24650372"</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1.3 Overview of Technical Framework Volume 2</w:t>
        </w:r>
        <w:r>
          <w:rPr>
            <w:noProof/>
            <w:webHidden/>
          </w:rPr>
          <w:tab/>
        </w:r>
        <w:r>
          <w:rPr>
            <w:noProof/>
            <w:webHidden/>
          </w:rPr>
          <w:fldChar w:fldCharType="begin"/>
        </w:r>
        <w:r>
          <w:rPr>
            <w:noProof/>
            <w:webHidden/>
          </w:rPr>
          <w:instrText xml:space="preserve"> PAGEREF _Toc24650372 \h </w:instrText>
        </w:r>
        <w:r>
          <w:rPr>
            <w:noProof/>
            <w:webHidden/>
          </w:rPr>
        </w:r>
      </w:ins>
      <w:r>
        <w:rPr>
          <w:noProof/>
          <w:webHidden/>
        </w:rPr>
        <w:fldChar w:fldCharType="separate"/>
      </w:r>
      <w:ins w:id="18" w:author="Mary Jungers" w:date="2019-11-14T18:59:00Z">
        <w:r>
          <w:rPr>
            <w:noProof/>
            <w:webHidden/>
          </w:rPr>
          <w:t>8</w:t>
        </w:r>
        <w:r>
          <w:rPr>
            <w:noProof/>
            <w:webHidden/>
          </w:rPr>
          <w:fldChar w:fldCharType="end"/>
        </w:r>
        <w:r w:rsidRPr="0020423C">
          <w:rPr>
            <w:rStyle w:val="Hyperlink"/>
            <w:noProof/>
          </w:rPr>
          <w:fldChar w:fldCharType="end"/>
        </w:r>
      </w:ins>
    </w:p>
    <w:p w14:paraId="609853B3" w14:textId="01E13EAB" w:rsidR="00CF41A9" w:rsidRDefault="00CF41A9">
      <w:pPr>
        <w:pStyle w:val="TOC2"/>
        <w:rPr>
          <w:ins w:id="19" w:author="Mary Jungers" w:date="2019-11-14T18:59:00Z"/>
          <w:rFonts w:asciiTheme="minorHAnsi" w:eastAsiaTheme="minorEastAsia" w:hAnsiTheme="minorHAnsi" w:cstheme="minorBidi"/>
          <w:noProof/>
          <w:sz w:val="22"/>
          <w:szCs w:val="22"/>
        </w:rPr>
      </w:pPr>
      <w:ins w:id="2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"_Toc24650373"</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1.4 Comment Process</w:t>
        </w:r>
        <w:r>
          <w:rPr>
            <w:noProof/>
            <w:webHidden/>
          </w:rPr>
          <w:tab/>
        </w:r>
        <w:r>
          <w:rPr>
            <w:noProof/>
            <w:webHidden/>
          </w:rPr>
          <w:fldChar w:fldCharType="begin"/>
        </w:r>
        <w:r>
          <w:rPr>
            <w:noProof/>
            <w:webHidden/>
          </w:rPr>
          <w:instrText xml:space="preserve"> PAGEREF _Toc24650373 \h </w:instrText>
        </w:r>
        <w:r>
          <w:rPr>
            <w:noProof/>
            <w:webHidden/>
          </w:rPr>
        </w:r>
      </w:ins>
      <w:r>
        <w:rPr>
          <w:noProof/>
          <w:webHidden/>
        </w:rPr>
        <w:fldChar w:fldCharType="separate"/>
      </w:r>
      <w:ins w:id="21" w:author="Mary Jungers" w:date="2019-11-14T18:59:00Z">
        <w:r>
          <w:rPr>
            <w:noProof/>
            <w:webHidden/>
          </w:rPr>
          <w:t>9</w:t>
        </w:r>
        <w:r>
          <w:rPr>
            <w:noProof/>
            <w:webHidden/>
          </w:rPr>
          <w:fldChar w:fldCharType="end"/>
        </w:r>
        <w:r w:rsidRPr="0020423C">
          <w:rPr>
            <w:rStyle w:val="Hyperlink"/>
            <w:noProof/>
          </w:rPr>
          <w:fldChar w:fldCharType="end"/>
        </w:r>
      </w:ins>
    </w:p>
    <w:p w14:paraId="4ECFE5C6" w14:textId="231766E0" w:rsidR="00CF41A9" w:rsidRDefault="00CF41A9">
      <w:pPr>
        <w:pStyle w:val="TOC2"/>
        <w:rPr>
          <w:ins w:id="22" w:author="Mary Jungers" w:date="2019-11-14T18:59:00Z"/>
          <w:rFonts w:asciiTheme="minorHAnsi" w:eastAsiaTheme="minorEastAsia" w:hAnsiTheme="minorHAnsi" w:cstheme="minorBidi"/>
          <w:noProof/>
          <w:sz w:val="22"/>
          <w:szCs w:val="22"/>
        </w:rPr>
      </w:pPr>
      <w:ins w:id="2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"_Toc24650374"</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1.5 Copyright Licenses</w:t>
        </w:r>
        <w:r>
          <w:rPr>
            <w:noProof/>
            <w:webHidden/>
          </w:rPr>
          <w:tab/>
        </w:r>
        <w:r>
          <w:rPr>
            <w:noProof/>
            <w:webHidden/>
          </w:rPr>
          <w:fldChar w:fldCharType="begin"/>
        </w:r>
        <w:r>
          <w:rPr>
            <w:noProof/>
            <w:webHidden/>
          </w:rPr>
          <w:instrText xml:space="preserve"> PAGEREF _Toc24650374 \h </w:instrText>
        </w:r>
        <w:r>
          <w:rPr>
            <w:noProof/>
            <w:webHidden/>
          </w:rPr>
        </w:r>
      </w:ins>
      <w:r>
        <w:rPr>
          <w:noProof/>
          <w:webHidden/>
        </w:rPr>
        <w:fldChar w:fldCharType="separate"/>
      </w:r>
      <w:ins w:id="24" w:author="Mary Jungers" w:date="2019-11-14T18:59:00Z">
        <w:r>
          <w:rPr>
            <w:noProof/>
            <w:webHidden/>
          </w:rPr>
          <w:t>9</w:t>
        </w:r>
        <w:r>
          <w:rPr>
            <w:noProof/>
            <w:webHidden/>
          </w:rPr>
          <w:fldChar w:fldCharType="end"/>
        </w:r>
        <w:r w:rsidRPr="0020423C">
          <w:rPr>
            <w:rStyle w:val="Hyperlink"/>
            <w:noProof/>
          </w:rPr>
          <w:fldChar w:fldCharType="end"/>
        </w:r>
      </w:ins>
    </w:p>
    <w:p w14:paraId="18AEBE6A" w14:textId="4C404038" w:rsidR="00CF41A9" w:rsidRDefault="00CF41A9">
      <w:pPr>
        <w:pStyle w:val="TOC3"/>
        <w:rPr>
          <w:ins w:id="25" w:author="Mary Jungers" w:date="2019-11-14T18:59:00Z"/>
          <w:rFonts w:asciiTheme="minorHAnsi" w:eastAsiaTheme="minorEastAsia" w:hAnsiTheme="minorHAnsi" w:cstheme="minorBidi"/>
          <w:noProof/>
          <w:sz w:val="22"/>
          <w:szCs w:val="22"/>
        </w:rPr>
      </w:pPr>
      <w:ins w:id="2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"_Toc24650375"</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1.5.1 Copyright of Base Standards</w:t>
        </w:r>
        <w:r>
          <w:rPr>
            <w:noProof/>
            <w:webHidden/>
          </w:rPr>
          <w:tab/>
        </w:r>
        <w:r>
          <w:rPr>
            <w:noProof/>
            <w:webHidden/>
          </w:rPr>
          <w:fldChar w:fldCharType="begin"/>
        </w:r>
        <w:r>
          <w:rPr>
            <w:noProof/>
            <w:webHidden/>
          </w:rPr>
          <w:instrText xml:space="preserve"> PAGEREF _Toc24650375 \h </w:instrText>
        </w:r>
        <w:r>
          <w:rPr>
            <w:noProof/>
            <w:webHidden/>
          </w:rPr>
        </w:r>
      </w:ins>
      <w:r>
        <w:rPr>
          <w:noProof/>
          <w:webHidden/>
        </w:rPr>
        <w:fldChar w:fldCharType="separate"/>
      </w:r>
      <w:ins w:id="27" w:author="Mary Jungers" w:date="2019-11-14T18:59:00Z">
        <w:r>
          <w:rPr>
            <w:noProof/>
            <w:webHidden/>
          </w:rPr>
          <w:t>9</w:t>
        </w:r>
        <w:r>
          <w:rPr>
            <w:noProof/>
            <w:webHidden/>
          </w:rPr>
          <w:fldChar w:fldCharType="end"/>
        </w:r>
        <w:r w:rsidRPr="0020423C">
          <w:rPr>
            <w:rStyle w:val="Hyperlink"/>
            <w:noProof/>
          </w:rPr>
          <w:fldChar w:fldCharType="end"/>
        </w:r>
      </w:ins>
    </w:p>
    <w:p w14:paraId="02CBA80D" w14:textId="72BED61E" w:rsidR="00CF41A9" w:rsidRDefault="00CF41A9">
      <w:pPr>
        <w:pStyle w:val="TOC2"/>
        <w:rPr>
          <w:ins w:id="28" w:author="Mary Jungers" w:date="2019-11-14T18:59:00Z"/>
          <w:rFonts w:asciiTheme="minorHAnsi" w:eastAsiaTheme="minorEastAsia" w:hAnsiTheme="minorHAnsi" w:cstheme="minorBidi"/>
          <w:noProof/>
          <w:sz w:val="22"/>
          <w:szCs w:val="22"/>
        </w:rPr>
      </w:pPr>
      <w:ins w:id="2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"_Toc24650376"</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1.6 Trademark</w:t>
        </w:r>
        <w:r>
          <w:rPr>
            <w:noProof/>
            <w:webHidden/>
          </w:rPr>
          <w:tab/>
        </w:r>
        <w:r>
          <w:rPr>
            <w:noProof/>
            <w:webHidden/>
          </w:rPr>
          <w:fldChar w:fldCharType="begin"/>
        </w:r>
        <w:r>
          <w:rPr>
            <w:noProof/>
            <w:webHidden/>
          </w:rPr>
          <w:instrText xml:space="preserve"> PAGEREF _Toc24650376 \h </w:instrText>
        </w:r>
        <w:r>
          <w:rPr>
            <w:noProof/>
            <w:webHidden/>
          </w:rPr>
        </w:r>
      </w:ins>
      <w:r>
        <w:rPr>
          <w:noProof/>
          <w:webHidden/>
        </w:rPr>
        <w:fldChar w:fldCharType="separate"/>
      </w:r>
      <w:ins w:id="30" w:author="Mary Jungers" w:date="2019-11-14T18:59:00Z">
        <w:r>
          <w:rPr>
            <w:noProof/>
            <w:webHidden/>
          </w:rPr>
          <w:t>9</w:t>
        </w:r>
        <w:r>
          <w:rPr>
            <w:noProof/>
            <w:webHidden/>
          </w:rPr>
          <w:fldChar w:fldCharType="end"/>
        </w:r>
        <w:r w:rsidRPr="0020423C">
          <w:rPr>
            <w:rStyle w:val="Hyperlink"/>
            <w:noProof/>
          </w:rPr>
          <w:fldChar w:fldCharType="end"/>
        </w:r>
      </w:ins>
    </w:p>
    <w:p w14:paraId="59FAAF65" w14:textId="3163FE4B" w:rsidR="00CF41A9" w:rsidRDefault="00CF41A9">
      <w:pPr>
        <w:pStyle w:val="TOC2"/>
        <w:rPr>
          <w:ins w:id="31" w:author="Mary Jungers" w:date="2019-11-14T18:59:00Z"/>
          <w:rFonts w:asciiTheme="minorHAnsi" w:eastAsiaTheme="minorEastAsia" w:hAnsiTheme="minorHAnsi" w:cstheme="minorBidi"/>
          <w:noProof/>
          <w:sz w:val="22"/>
          <w:szCs w:val="22"/>
        </w:rPr>
      </w:pPr>
      <w:ins w:id="3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"_Toc24650377"</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1.7 Disclaimer Regarding Patent Rights</w:t>
        </w:r>
        <w:r>
          <w:rPr>
            <w:noProof/>
            <w:webHidden/>
          </w:rPr>
          <w:tab/>
        </w:r>
        <w:r>
          <w:rPr>
            <w:noProof/>
            <w:webHidden/>
          </w:rPr>
          <w:fldChar w:fldCharType="begin"/>
        </w:r>
        <w:r>
          <w:rPr>
            <w:noProof/>
            <w:webHidden/>
          </w:rPr>
          <w:instrText xml:space="preserve"> PAGEREF _Toc24650377 \h </w:instrText>
        </w:r>
        <w:r>
          <w:rPr>
            <w:noProof/>
            <w:webHidden/>
          </w:rPr>
        </w:r>
      </w:ins>
      <w:r>
        <w:rPr>
          <w:noProof/>
          <w:webHidden/>
        </w:rPr>
        <w:fldChar w:fldCharType="separate"/>
      </w:r>
      <w:ins w:id="33" w:author="Mary Jungers" w:date="2019-11-14T18:59:00Z">
        <w:r>
          <w:rPr>
            <w:noProof/>
            <w:webHidden/>
          </w:rPr>
          <w:t>9</w:t>
        </w:r>
        <w:r>
          <w:rPr>
            <w:noProof/>
            <w:webHidden/>
          </w:rPr>
          <w:fldChar w:fldCharType="end"/>
        </w:r>
        <w:r w:rsidRPr="0020423C">
          <w:rPr>
            <w:rStyle w:val="Hyperlink"/>
            <w:noProof/>
          </w:rPr>
          <w:fldChar w:fldCharType="end"/>
        </w:r>
      </w:ins>
    </w:p>
    <w:p w14:paraId="0127AA23" w14:textId="1B0EF6CE" w:rsidR="00CF41A9" w:rsidRDefault="00CF41A9">
      <w:pPr>
        <w:pStyle w:val="TOC2"/>
        <w:rPr>
          <w:ins w:id="34" w:author="Mary Jungers" w:date="2019-11-14T18:59:00Z"/>
          <w:rFonts w:asciiTheme="minorHAnsi" w:eastAsiaTheme="minorEastAsia" w:hAnsiTheme="minorHAnsi" w:cstheme="minorBidi"/>
          <w:noProof/>
          <w:sz w:val="22"/>
          <w:szCs w:val="22"/>
        </w:rPr>
      </w:pPr>
      <w:ins w:id="3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"_Toc24650378"</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1.8 History of Document Changes</w:t>
        </w:r>
        <w:r>
          <w:rPr>
            <w:noProof/>
            <w:webHidden/>
          </w:rPr>
          <w:tab/>
        </w:r>
        <w:r>
          <w:rPr>
            <w:noProof/>
            <w:webHidden/>
          </w:rPr>
          <w:fldChar w:fldCharType="begin"/>
        </w:r>
        <w:r>
          <w:rPr>
            <w:noProof/>
            <w:webHidden/>
          </w:rPr>
          <w:instrText xml:space="preserve"> PAGEREF _Toc24650378 \h </w:instrText>
        </w:r>
        <w:r>
          <w:rPr>
            <w:noProof/>
            <w:webHidden/>
          </w:rPr>
        </w:r>
      </w:ins>
      <w:r>
        <w:rPr>
          <w:noProof/>
          <w:webHidden/>
        </w:rPr>
        <w:fldChar w:fldCharType="separate"/>
      </w:r>
      <w:ins w:id="36" w:author="Mary Jungers" w:date="2019-11-14T18:59:00Z">
        <w:r>
          <w:rPr>
            <w:noProof/>
            <w:webHidden/>
          </w:rPr>
          <w:t>10</w:t>
        </w:r>
        <w:r>
          <w:rPr>
            <w:noProof/>
            <w:webHidden/>
          </w:rPr>
          <w:fldChar w:fldCharType="end"/>
        </w:r>
        <w:r w:rsidRPr="0020423C">
          <w:rPr>
            <w:rStyle w:val="Hyperlink"/>
            <w:noProof/>
          </w:rPr>
          <w:fldChar w:fldCharType="end"/>
        </w:r>
      </w:ins>
    </w:p>
    <w:p w14:paraId="69B6AF2B" w14:textId="0A8AAD03" w:rsidR="00CF41A9" w:rsidRDefault="00CF41A9">
      <w:pPr>
        <w:pStyle w:val="TOC1"/>
        <w:rPr>
          <w:ins w:id="37" w:author="Mary Jungers" w:date="2019-11-14T18:59:00Z"/>
          <w:rFonts w:asciiTheme="minorHAnsi" w:eastAsiaTheme="minorEastAsia" w:hAnsiTheme="minorHAnsi" w:cstheme="minorBidi"/>
          <w:noProof/>
          <w:sz w:val="22"/>
          <w:szCs w:val="22"/>
        </w:rPr>
      </w:pPr>
      <w:ins w:id="3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"_Toc24650379"</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2 Conventions</w:t>
        </w:r>
        <w:r>
          <w:rPr>
            <w:noProof/>
            <w:webHidden/>
          </w:rPr>
          <w:tab/>
        </w:r>
        <w:r>
          <w:rPr>
            <w:noProof/>
            <w:webHidden/>
          </w:rPr>
          <w:fldChar w:fldCharType="begin"/>
        </w:r>
        <w:r>
          <w:rPr>
            <w:noProof/>
            <w:webHidden/>
          </w:rPr>
          <w:instrText xml:space="preserve"> PAGEREF _Toc24650379 \h </w:instrText>
        </w:r>
        <w:r>
          <w:rPr>
            <w:noProof/>
            <w:webHidden/>
          </w:rPr>
        </w:r>
      </w:ins>
      <w:r>
        <w:rPr>
          <w:noProof/>
          <w:webHidden/>
        </w:rPr>
        <w:fldChar w:fldCharType="separate"/>
      </w:r>
      <w:ins w:id="39" w:author="Mary Jungers" w:date="2019-11-14T18:59:00Z">
        <w:r>
          <w:rPr>
            <w:noProof/>
            <w:webHidden/>
          </w:rPr>
          <w:t>11</w:t>
        </w:r>
        <w:r>
          <w:rPr>
            <w:noProof/>
            <w:webHidden/>
          </w:rPr>
          <w:fldChar w:fldCharType="end"/>
        </w:r>
        <w:r w:rsidRPr="0020423C">
          <w:rPr>
            <w:rStyle w:val="Hyperlink"/>
            <w:noProof/>
          </w:rPr>
          <w:fldChar w:fldCharType="end"/>
        </w:r>
      </w:ins>
    </w:p>
    <w:p w14:paraId="206AF624" w14:textId="7906A092" w:rsidR="00CF41A9" w:rsidRDefault="00CF41A9">
      <w:pPr>
        <w:pStyle w:val="TOC2"/>
        <w:rPr>
          <w:ins w:id="40" w:author="Mary Jungers" w:date="2019-11-14T18:59:00Z"/>
          <w:rFonts w:asciiTheme="minorHAnsi" w:eastAsiaTheme="minorEastAsia" w:hAnsiTheme="minorHAnsi" w:cstheme="minorBidi"/>
          <w:noProof/>
          <w:sz w:val="22"/>
          <w:szCs w:val="22"/>
        </w:rPr>
      </w:pPr>
      <w:ins w:id="4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"_Toc24650380"</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2.1 Transaction Modeling and Profiling Conventions</w:t>
        </w:r>
        <w:r>
          <w:rPr>
            <w:noProof/>
            <w:webHidden/>
          </w:rPr>
          <w:tab/>
        </w:r>
        <w:r>
          <w:rPr>
            <w:noProof/>
            <w:webHidden/>
          </w:rPr>
          <w:fldChar w:fldCharType="begin"/>
        </w:r>
        <w:r>
          <w:rPr>
            <w:noProof/>
            <w:webHidden/>
          </w:rPr>
          <w:instrText xml:space="preserve"> PAGEREF _Toc24650380 \h </w:instrText>
        </w:r>
        <w:r>
          <w:rPr>
            <w:noProof/>
            <w:webHidden/>
          </w:rPr>
        </w:r>
      </w:ins>
      <w:r>
        <w:rPr>
          <w:noProof/>
          <w:webHidden/>
        </w:rPr>
        <w:fldChar w:fldCharType="separate"/>
      </w:r>
      <w:ins w:id="42" w:author="Mary Jungers" w:date="2019-11-14T18:59:00Z">
        <w:r>
          <w:rPr>
            <w:noProof/>
            <w:webHidden/>
          </w:rPr>
          <w:t>11</w:t>
        </w:r>
        <w:r>
          <w:rPr>
            <w:noProof/>
            <w:webHidden/>
          </w:rPr>
          <w:fldChar w:fldCharType="end"/>
        </w:r>
        <w:r w:rsidRPr="0020423C">
          <w:rPr>
            <w:rStyle w:val="Hyperlink"/>
            <w:noProof/>
          </w:rPr>
          <w:fldChar w:fldCharType="end"/>
        </w:r>
      </w:ins>
    </w:p>
    <w:p w14:paraId="42718923" w14:textId="1F988230" w:rsidR="00CF41A9" w:rsidRDefault="00CF41A9">
      <w:pPr>
        <w:pStyle w:val="TOC2"/>
        <w:rPr>
          <w:ins w:id="43" w:author="Mary Jungers" w:date="2019-11-14T18:59:00Z"/>
          <w:rFonts w:asciiTheme="minorHAnsi" w:eastAsiaTheme="minorEastAsia" w:hAnsiTheme="minorHAnsi" w:cstheme="minorBidi"/>
          <w:noProof/>
          <w:sz w:val="22"/>
          <w:szCs w:val="22"/>
        </w:rPr>
      </w:pPr>
      <w:ins w:id="4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"_Toc24650381"</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2.2 Additional Standards Profiling Conventions</w:t>
        </w:r>
        <w:r>
          <w:rPr>
            <w:noProof/>
            <w:webHidden/>
          </w:rPr>
          <w:tab/>
        </w:r>
        <w:r>
          <w:rPr>
            <w:noProof/>
            <w:webHidden/>
          </w:rPr>
          <w:fldChar w:fldCharType="begin"/>
        </w:r>
        <w:r>
          <w:rPr>
            <w:noProof/>
            <w:webHidden/>
          </w:rPr>
          <w:instrText xml:space="preserve"> PAGEREF _Toc24650381 \h </w:instrText>
        </w:r>
        <w:r>
          <w:rPr>
            <w:noProof/>
            <w:webHidden/>
          </w:rPr>
        </w:r>
      </w:ins>
      <w:r>
        <w:rPr>
          <w:noProof/>
          <w:webHidden/>
        </w:rPr>
        <w:fldChar w:fldCharType="separate"/>
      </w:r>
      <w:ins w:id="45" w:author="Mary Jungers" w:date="2019-11-14T18:59:00Z">
        <w:r>
          <w:rPr>
            <w:noProof/>
            <w:webHidden/>
          </w:rPr>
          <w:t>11</w:t>
        </w:r>
        <w:r>
          <w:rPr>
            <w:noProof/>
            <w:webHidden/>
          </w:rPr>
          <w:fldChar w:fldCharType="end"/>
        </w:r>
        <w:r w:rsidRPr="0020423C">
          <w:rPr>
            <w:rStyle w:val="Hyperlink"/>
            <w:noProof/>
          </w:rPr>
          <w:fldChar w:fldCharType="end"/>
        </w:r>
      </w:ins>
    </w:p>
    <w:p w14:paraId="18A6D730" w14:textId="3001FFC0" w:rsidR="00CF41A9" w:rsidRDefault="00CF41A9">
      <w:pPr>
        <w:pStyle w:val="TOC2"/>
        <w:rPr>
          <w:ins w:id="46" w:author="Mary Jungers" w:date="2019-11-14T18:59:00Z"/>
          <w:rFonts w:asciiTheme="minorHAnsi" w:eastAsiaTheme="minorEastAsia" w:hAnsiTheme="minorHAnsi" w:cstheme="minorBidi"/>
          <w:noProof/>
          <w:sz w:val="22"/>
          <w:szCs w:val="22"/>
        </w:rPr>
      </w:pPr>
      <w:ins w:id="4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"_Toc24650382"</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2.3 Use of Coded Entities and Coding Schemes</w:t>
        </w:r>
        <w:r>
          <w:rPr>
            <w:noProof/>
            <w:webHidden/>
          </w:rPr>
          <w:tab/>
        </w:r>
        <w:r>
          <w:rPr>
            <w:noProof/>
            <w:webHidden/>
          </w:rPr>
          <w:fldChar w:fldCharType="begin"/>
        </w:r>
        <w:r>
          <w:rPr>
            <w:noProof/>
            <w:webHidden/>
          </w:rPr>
          <w:instrText xml:space="preserve"> PAGEREF _Toc24650382 \h </w:instrText>
        </w:r>
        <w:r>
          <w:rPr>
            <w:noProof/>
            <w:webHidden/>
          </w:rPr>
        </w:r>
      </w:ins>
      <w:r>
        <w:rPr>
          <w:noProof/>
          <w:webHidden/>
        </w:rPr>
        <w:fldChar w:fldCharType="separate"/>
      </w:r>
      <w:ins w:id="48" w:author="Mary Jungers" w:date="2019-11-14T18:59:00Z">
        <w:r>
          <w:rPr>
            <w:noProof/>
            <w:webHidden/>
          </w:rPr>
          <w:t>11</w:t>
        </w:r>
        <w:r>
          <w:rPr>
            <w:noProof/>
            <w:webHidden/>
          </w:rPr>
          <w:fldChar w:fldCharType="end"/>
        </w:r>
        <w:r w:rsidRPr="0020423C">
          <w:rPr>
            <w:rStyle w:val="Hyperlink"/>
            <w:noProof/>
          </w:rPr>
          <w:fldChar w:fldCharType="end"/>
        </w:r>
      </w:ins>
    </w:p>
    <w:p w14:paraId="539A0D40" w14:textId="1A1FE6DF" w:rsidR="00CF41A9" w:rsidRDefault="00CF41A9">
      <w:pPr>
        <w:pStyle w:val="TOC1"/>
        <w:rPr>
          <w:ins w:id="49" w:author="Mary Jungers" w:date="2019-11-14T18:59:00Z"/>
          <w:rFonts w:asciiTheme="minorHAnsi" w:eastAsiaTheme="minorEastAsia" w:hAnsiTheme="minorHAnsi" w:cstheme="minorBidi"/>
          <w:noProof/>
          <w:sz w:val="22"/>
          <w:szCs w:val="22"/>
        </w:rPr>
      </w:pPr>
      <w:ins w:id="5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"_Toc24650383"</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 IHE PCD Transactions</w:t>
        </w:r>
        <w:r>
          <w:rPr>
            <w:noProof/>
            <w:webHidden/>
          </w:rPr>
          <w:tab/>
        </w:r>
        <w:r>
          <w:rPr>
            <w:noProof/>
            <w:webHidden/>
          </w:rPr>
          <w:fldChar w:fldCharType="begin"/>
        </w:r>
        <w:r>
          <w:rPr>
            <w:noProof/>
            <w:webHidden/>
          </w:rPr>
          <w:instrText xml:space="preserve"> PAGEREF _Toc24650383 \h </w:instrText>
        </w:r>
        <w:r>
          <w:rPr>
            <w:noProof/>
            <w:webHidden/>
          </w:rPr>
        </w:r>
      </w:ins>
      <w:r>
        <w:rPr>
          <w:noProof/>
          <w:webHidden/>
        </w:rPr>
        <w:fldChar w:fldCharType="separate"/>
      </w:r>
      <w:ins w:id="51" w:author="Mary Jungers" w:date="2019-11-14T18:59:00Z">
        <w:r>
          <w:rPr>
            <w:noProof/>
            <w:webHidden/>
          </w:rPr>
          <w:t>12</w:t>
        </w:r>
        <w:r>
          <w:rPr>
            <w:noProof/>
            <w:webHidden/>
          </w:rPr>
          <w:fldChar w:fldCharType="end"/>
        </w:r>
        <w:r w:rsidRPr="0020423C">
          <w:rPr>
            <w:rStyle w:val="Hyperlink"/>
            <w:noProof/>
          </w:rPr>
          <w:fldChar w:fldCharType="end"/>
        </w:r>
      </w:ins>
    </w:p>
    <w:p w14:paraId="57FB2EA9" w14:textId="663DFAD9" w:rsidR="00CF41A9" w:rsidRDefault="00CF41A9">
      <w:pPr>
        <w:pStyle w:val="TOC2"/>
        <w:rPr>
          <w:ins w:id="52" w:author="Mary Jungers" w:date="2019-11-14T18:59:00Z"/>
          <w:rFonts w:asciiTheme="minorHAnsi" w:eastAsiaTheme="minorEastAsia" w:hAnsiTheme="minorHAnsi" w:cstheme="minorBidi"/>
          <w:noProof/>
          <w:sz w:val="22"/>
          <w:szCs w:val="22"/>
        </w:rPr>
      </w:pPr>
      <w:ins w:id="5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"_Toc24650384"</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3.1 Communicate PCD Data [PCD-01]</w:t>
        </w:r>
        <w:r>
          <w:rPr>
            <w:noProof/>
            <w:webHidden/>
          </w:rPr>
          <w:tab/>
        </w:r>
        <w:r>
          <w:rPr>
            <w:noProof/>
            <w:webHidden/>
          </w:rPr>
          <w:fldChar w:fldCharType="begin"/>
        </w:r>
        <w:r>
          <w:rPr>
            <w:noProof/>
            <w:webHidden/>
          </w:rPr>
          <w:instrText xml:space="preserve"> PAGEREF _Toc24650384 \h </w:instrText>
        </w:r>
        <w:r>
          <w:rPr>
            <w:noProof/>
            <w:webHidden/>
          </w:rPr>
        </w:r>
      </w:ins>
      <w:r>
        <w:rPr>
          <w:noProof/>
          <w:webHidden/>
        </w:rPr>
        <w:fldChar w:fldCharType="separate"/>
      </w:r>
      <w:ins w:id="54" w:author="Mary Jungers" w:date="2019-11-14T18:59:00Z">
        <w:r>
          <w:rPr>
            <w:noProof/>
            <w:webHidden/>
          </w:rPr>
          <w:t>12</w:t>
        </w:r>
        <w:r>
          <w:rPr>
            <w:noProof/>
            <w:webHidden/>
          </w:rPr>
          <w:fldChar w:fldCharType="end"/>
        </w:r>
        <w:r w:rsidRPr="0020423C">
          <w:rPr>
            <w:rStyle w:val="Hyperlink"/>
            <w:noProof/>
          </w:rPr>
          <w:fldChar w:fldCharType="end"/>
        </w:r>
      </w:ins>
    </w:p>
    <w:p w14:paraId="5A39DE23" w14:textId="2BCB96A7" w:rsidR="00CF41A9" w:rsidRDefault="00CF41A9">
      <w:pPr>
        <w:pStyle w:val="TOC3"/>
        <w:rPr>
          <w:ins w:id="55" w:author="Mary Jungers" w:date="2019-11-14T18:59:00Z"/>
          <w:rFonts w:asciiTheme="minorHAnsi" w:eastAsiaTheme="minorEastAsia" w:hAnsiTheme="minorHAnsi" w:cstheme="minorBidi"/>
          <w:noProof/>
          <w:sz w:val="22"/>
          <w:szCs w:val="22"/>
        </w:rPr>
      </w:pPr>
      <w:ins w:id="5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"_Toc24650385"</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3.1.1 Scope</w:t>
        </w:r>
        <w:r>
          <w:rPr>
            <w:noProof/>
            <w:webHidden/>
          </w:rPr>
          <w:tab/>
        </w:r>
        <w:r>
          <w:rPr>
            <w:noProof/>
            <w:webHidden/>
          </w:rPr>
          <w:fldChar w:fldCharType="begin"/>
        </w:r>
        <w:r>
          <w:rPr>
            <w:noProof/>
            <w:webHidden/>
          </w:rPr>
          <w:instrText xml:space="preserve"> PAGEREF _Toc24650385 \h </w:instrText>
        </w:r>
        <w:r>
          <w:rPr>
            <w:noProof/>
            <w:webHidden/>
          </w:rPr>
        </w:r>
      </w:ins>
      <w:r>
        <w:rPr>
          <w:noProof/>
          <w:webHidden/>
        </w:rPr>
        <w:fldChar w:fldCharType="separate"/>
      </w:r>
      <w:ins w:id="57" w:author="Mary Jungers" w:date="2019-11-14T18:59:00Z">
        <w:r>
          <w:rPr>
            <w:noProof/>
            <w:webHidden/>
          </w:rPr>
          <w:t>12</w:t>
        </w:r>
        <w:r>
          <w:rPr>
            <w:noProof/>
            <w:webHidden/>
          </w:rPr>
          <w:fldChar w:fldCharType="end"/>
        </w:r>
        <w:r w:rsidRPr="0020423C">
          <w:rPr>
            <w:rStyle w:val="Hyperlink"/>
            <w:noProof/>
          </w:rPr>
          <w:fldChar w:fldCharType="end"/>
        </w:r>
      </w:ins>
    </w:p>
    <w:p w14:paraId="790BCF42" w14:textId="23F4967C" w:rsidR="00CF41A9" w:rsidRDefault="00CF41A9">
      <w:pPr>
        <w:pStyle w:val="TOC3"/>
        <w:rPr>
          <w:ins w:id="58" w:author="Mary Jungers" w:date="2019-11-14T18:59:00Z"/>
          <w:rFonts w:asciiTheme="minorHAnsi" w:eastAsiaTheme="minorEastAsia" w:hAnsiTheme="minorHAnsi" w:cstheme="minorBidi"/>
          <w:noProof/>
          <w:sz w:val="22"/>
          <w:szCs w:val="22"/>
        </w:rPr>
      </w:pPr>
      <w:ins w:id="5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"_Toc24650386"</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3.1.2 Use Case Roles</w:t>
        </w:r>
        <w:r>
          <w:rPr>
            <w:noProof/>
            <w:webHidden/>
          </w:rPr>
          <w:tab/>
        </w:r>
        <w:r>
          <w:rPr>
            <w:noProof/>
            <w:webHidden/>
          </w:rPr>
          <w:fldChar w:fldCharType="begin"/>
        </w:r>
        <w:r>
          <w:rPr>
            <w:noProof/>
            <w:webHidden/>
          </w:rPr>
          <w:instrText xml:space="preserve"> PAGEREF _Toc24650386 \h </w:instrText>
        </w:r>
        <w:r>
          <w:rPr>
            <w:noProof/>
            <w:webHidden/>
          </w:rPr>
        </w:r>
      </w:ins>
      <w:r>
        <w:rPr>
          <w:noProof/>
          <w:webHidden/>
        </w:rPr>
        <w:fldChar w:fldCharType="separate"/>
      </w:r>
      <w:ins w:id="60" w:author="Mary Jungers" w:date="2019-11-14T18:59:00Z">
        <w:r>
          <w:rPr>
            <w:noProof/>
            <w:webHidden/>
          </w:rPr>
          <w:t>12</w:t>
        </w:r>
        <w:r>
          <w:rPr>
            <w:noProof/>
            <w:webHidden/>
          </w:rPr>
          <w:fldChar w:fldCharType="end"/>
        </w:r>
        <w:r w:rsidRPr="0020423C">
          <w:rPr>
            <w:rStyle w:val="Hyperlink"/>
            <w:noProof/>
          </w:rPr>
          <w:fldChar w:fldCharType="end"/>
        </w:r>
      </w:ins>
    </w:p>
    <w:p w14:paraId="551B226B" w14:textId="336B6601" w:rsidR="00CF41A9" w:rsidRDefault="00CF41A9">
      <w:pPr>
        <w:pStyle w:val="TOC3"/>
        <w:rPr>
          <w:ins w:id="61" w:author="Mary Jungers" w:date="2019-11-14T18:59:00Z"/>
          <w:rFonts w:asciiTheme="minorHAnsi" w:eastAsiaTheme="minorEastAsia" w:hAnsiTheme="minorHAnsi" w:cstheme="minorBidi"/>
          <w:noProof/>
          <w:sz w:val="22"/>
          <w:szCs w:val="22"/>
        </w:rPr>
      </w:pPr>
      <w:ins w:id="6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"_Toc24650387"</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3.1.3 Referenced Standards</w:t>
        </w:r>
        <w:r>
          <w:rPr>
            <w:noProof/>
            <w:webHidden/>
          </w:rPr>
          <w:tab/>
        </w:r>
        <w:r>
          <w:rPr>
            <w:noProof/>
            <w:webHidden/>
          </w:rPr>
          <w:fldChar w:fldCharType="begin"/>
        </w:r>
        <w:r>
          <w:rPr>
            <w:noProof/>
            <w:webHidden/>
          </w:rPr>
          <w:instrText xml:space="preserve"> PAGEREF _Toc24650387 \h </w:instrText>
        </w:r>
        <w:r>
          <w:rPr>
            <w:noProof/>
            <w:webHidden/>
          </w:rPr>
        </w:r>
      </w:ins>
      <w:r>
        <w:rPr>
          <w:noProof/>
          <w:webHidden/>
        </w:rPr>
        <w:fldChar w:fldCharType="separate"/>
      </w:r>
      <w:ins w:id="63" w:author="Mary Jungers" w:date="2019-11-14T18:59:00Z">
        <w:r>
          <w:rPr>
            <w:noProof/>
            <w:webHidden/>
          </w:rPr>
          <w:t>13</w:t>
        </w:r>
        <w:r>
          <w:rPr>
            <w:noProof/>
            <w:webHidden/>
          </w:rPr>
          <w:fldChar w:fldCharType="end"/>
        </w:r>
        <w:r w:rsidRPr="0020423C">
          <w:rPr>
            <w:rStyle w:val="Hyperlink"/>
            <w:noProof/>
          </w:rPr>
          <w:fldChar w:fldCharType="end"/>
        </w:r>
      </w:ins>
    </w:p>
    <w:p w14:paraId="0D043E10" w14:textId="72435596" w:rsidR="00CF41A9" w:rsidRDefault="00CF41A9">
      <w:pPr>
        <w:pStyle w:val="TOC3"/>
        <w:rPr>
          <w:ins w:id="64" w:author="Mary Jungers" w:date="2019-11-14T18:59:00Z"/>
          <w:rFonts w:asciiTheme="minorHAnsi" w:eastAsiaTheme="minorEastAsia" w:hAnsiTheme="minorHAnsi" w:cstheme="minorBidi"/>
          <w:noProof/>
          <w:sz w:val="22"/>
          <w:szCs w:val="22"/>
        </w:rPr>
      </w:pPr>
      <w:ins w:id="6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"_Toc24650388"</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3.1.4 Messages</w:t>
        </w:r>
        <w:r>
          <w:rPr>
            <w:noProof/>
            <w:webHidden/>
          </w:rPr>
          <w:tab/>
        </w:r>
        <w:r>
          <w:rPr>
            <w:noProof/>
            <w:webHidden/>
          </w:rPr>
          <w:fldChar w:fldCharType="begin"/>
        </w:r>
        <w:r>
          <w:rPr>
            <w:noProof/>
            <w:webHidden/>
          </w:rPr>
          <w:instrText xml:space="preserve"> PAGEREF _Toc24650388 \h </w:instrText>
        </w:r>
        <w:r>
          <w:rPr>
            <w:noProof/>
            <w:webHidden/>
          </w:rPr>
        </w:r>
      </w:ins>
      <w:r>
        <w:rPr>
          <w:noProof/>
          <w:webHidden/>
        </w:rPr>
        <w:fldChar w:fldCharType="separate"/>
      </w:r>
      <w:ins w:id="66" w:author="Mary Jungers" w:date="2019-11-14T18:59:00Z">
        <w:r>
          <w:rPr>
            <w:noProof/>
            <w:webHidden/>
          </w:rPr>
          <w:t>13</w:t>
        </w:r>
        <w:r>
          <w:rPr>
            <w:noProof/>
            <w:webHidden/>
          </w:rPr>
          <w:fldChar w:fldCharType="end"/>
        </w:r>
        <w:r w:rsidRPr="0020423C">
          <w:rPr>
            <w:rStyle w:val="Hyperlink"/>
            <w:noProof/>
          </w:rPr>
          <w:fldChar w:fldCharType="end"/>
        </w:r>
      </w:ins>
    </w:p>
    <w:p w14:paraId="76CDA175" w14:textId="22124B63" w:rsidR="00CF41A9" w:rsidRDefault="00CF41A9">
      <w:pPr>
        <w:pStyle w:val="TOC4"/>
        <w:rPr>
          <w:ins w:id="67" w:author="Mary Jungers" w:date="2019-11-14T18:59:00Z"/>
          <w:rFonts w:asciiTheme="minorHAnsi" w:eastAsiaTheme="minorEastAsia" w:hAnsiTheme="minorHAnsi" w:cstheme="minorBidi"/>
          <w:noProof/>
          <w:sz w:val="22"/>
          <w:szCs w:val="22"/>
        </w:rPr>
      </w:pPr>
      <w:ins w:id="6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"_Toc24650389"</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3.1.4.1 DOR communicates with DOC</w:t>
        </w:r>
        <w:r>
          <w:rPr>
            <w:noProof/>
            <w:webHidden/>
          </w:rPr>
          <w:tab/>
        </w:r>
        <w:r>
          <w:rPr>
            <w:noProof/>
            <w:webHidden/>
          </w:rPr>
          <w:fldChar w:fldCharType="begin"/>
        </w:r>
        <w:r>
          <w:rPr>
            <w:noProof/>
            <w:webHidden/>
          </w:rPr>
          <w:instrText xml:space="preserve"> PAGEREF _Toc24650389 \h </w:instrText>
        </w:r>
        <w:r>
          <w:rPr>
            <w:noProof/>
            <w:webHidden/>
          </w:rPr>
        </w:r>
      </w:ins>
      <w:r>
        <w:rPr>
          <w:noProof/>
          <w:webHidden/>
        </w:rPr>
        <w:fldChar w:fldCharType="separate"/>
      </w:r>
      <w:ins w:id="69" w:author="Mary Jungers" w:date="2019-11-14T18:59:00Z">
        <w:r>
          <w:rPr>
            <w:noProof/>
            <w:webHidden/>
          </w:rPr>
          <w:t>13</w:t>
        </w:r>
        <w:r>
          <w:rPr>
            <w:noProof/>
            <w:webHidden/>
          </w:rPr>
          <w:fldChar w:fldCharType="end"/>
        </w:r>
        <w:r w:rsidRPr="0020423C">
          <w:rPr>
            <w:rStyle w:val="Hyperlink"/>
            <w:noProof/>
          </w:rPr>
          <w:fldChar w:fldCharType="end"/>
        </w:r>
      </w:ins>
    </w:p>
    <w:p w14:paraId="49B807CE" w14:textId="13B8AF01" w:rsidR="00CF41A9" w:rsidRDefault="00CF41A9">
      <w:pPr>
        <w:pStyle w:val="TOC5"/>
        <w:rPr>
          <w:ins w:id="70" w:author="Mary Jungers" w:date="2019-11-14T18:59:00Z"/>
          <w:rFonts w:asciiTheme="minorHAnsi" w:eastAsiaTheme="minorEastAsia" w:hAnsiTheme="minorHAnsi" w:cstheme="minorBidi"/>
          <w:noProof/>
          <w:sz w:val="22"/>
          <w:szCs w:val="22"/>
        </w:rPr>
      </w:pPr>
      <w:ins w:id="7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"_Toc24650390"</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3.1.4.1.1 PCD-01 Communicate PCD Data (ORU^R01^ORU_R01) static definition</w:t>
        </w:r>
        <w:r>
          <w:rPr>
            <w:noProof/>
            <w:webHidden/>
          </w:rPr>
          <w:tab/>
        </w:r>
        <w:r>
          <w:rPr>
            <w:noProof/>
            <w:webHidden/>
          </w:rPr>
          <w:fldChar w:fldCharType="begin"/>
        </w:r>
        <w:r>
          <w:rPr>
            <w:noProof/>
            <w:webHidden/>
          </w:rPr>
          <w:instrText xml:space="preserve"> PAGEREF _Toc24650390 \h </w:instrText>
        </w:r>
        <w:r>
          <w:rPr>
            <w:noProof/>
            <w:webHidden/>
          </w:rPr>
        </w:r>
      </w:ins>
      <w:r>
        <w:rPr>
          <w:noProof/>
          <w:webHidden/>
        </w:rPr>
        <w:fldChar w:fldCharType="separate"/>
      </w:r>
      <w:ins w:id="72" w:author="Mary Jungers" w:date="2019-11-14T18:59:00Z">
        <w:r>
          <w:rPr>
            <w:noProof/>
            <w:webHidden/>
          </w:rPr>
          <w:t>14</w:t>
        </w:r>
        <w:r>
          <w:rPr>
            <w:noProof/>
            <w:webHidden/>
          </w:rPr>
          <w:fldChar w:fldCharType="end"/>
        </w:r>
        <w:r w:rsidRPr="0020423C">
          <w:rPr>
            <w:rStyle w:val="Hyperlink"/>
            <w:noProof/>
          </w:rPr>
          <w:fldChar w:fldCharType="end"/>
        </w:r>
      </w:ins>
    </w:p>
    <w:p w14:paraId="34103EE1" w14:textId="2999E820" w:rsidR="00CF41A9" w:rsidRDefault="00CF41A9">
      <w:pPr>
        <w:pStyle w:val="TOC5"/>
        <w:rPr>
          <w:ins w:id="73" w:author="Mary Jungers" w:date="2019-11-14T18:59:00Z"/>
          <w:rFonts w:asciiTheme="minorHAnsi" w:eastAsiaTheme="minorEastAsia" w:hAnsiTheme="minorHAnsi" w:cstheme="minorBidi"/>
          <w:noProof/>
          <w:sz w:val="22"/>
          <w:szCs w:val="22"/>
        </w:rPr>
      </w:pPr>
      <w:ins w:id="7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"_Toc24650391"</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3.1.4.1.2 Trigger events</w:t>
        </w:r>
        <w:r>
          <w:rPr>
            <w:noProof/>
            <w:webHidden/>
          </w:rPr>
          <w:tab/>
        </w:r>
        <w:r>
          <w:rPr>
            <w:noProof/>
            <w:webHidden/>
          </w:rPr>
          <w:fldChar w:fldCharType="begin"/>
        </w:r>
        <w:r>
          <w:rPr>
            <w:noProof/>
            <w:webHidden/>
          </w:rPr>
          <w:instrText xml:space="preserve"> PAGEREF _Toc24650391 \h </w:instrText>
        </w:r>
        <w:r>
          <w:rPr>
            <w:noProof/>
            <w:webHidden/>
          </w:rPr>
        </w:r>
      </w:ins>
      <w:r>
        <w:rPr>
          <w:noProof/>
          <w:webHidden/>
        </w:rPr>
        <w:fldChar w:fldCharType="separate"/>
      </w:r>
      <w:ins w:id="75" w:author="Mary Jungers" w:date="2019-11-14T18:59:00Z">
        <w:r>
          <w:rPr>
            <w:noProof/>
            <w:webHidden/>
          </w:rPr>
          <w:t>15</w:t>
        </w:r>
        <w:r>
          <w:rPr>
            <w:noProof/>
            <w:webHidden/>
          </w:rPr>
          <w:fldChar w:fldCharType="end"/>
        </w:r>
        <w:r w:rsidRPr="0020423C">
          <w:rPr>
            <w:rStyle w:val="Hyperlink"/>
            <w:noProof/>
          </w:rPr>
          <w:fldChar w:fldCharType="end"/>
        </w:r>
      </w:ins>
    </w:p>
    <w:p w14:paraId="6E491DCB" w14:textId="172708E1" w:rsidR="00CF41A9" w:rsidRDefault="00CF41A9">
      <w:pPr>
        <w:pStyle w:val="TOC5"/>
        <w:rPr>
          <w:ins w:id="76" w:author="Mary Jungers" w:date="2019-11-14T18:59:00Z"/>
          <w:rFonts w:asciiTheme="minorHAnsi" w:eastAsiaTheme="minorEastAsia" w:hAnsiTheme="minorHAnsi" w:cstheme="minorBidi"/>
          <w:noProof/>
          <w:sz w:val="22"/>
          <w:szCs w:val="22"/>
        </w:rPr>
      </w:pPr>
      <w:ins w:id="7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"_Toc24650392"</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3.1.4.1.3 Message Semantics</w:t>
        </w:r>
        <w:r>
          <w:rPr>
            <w:noProof/>
            <w:webHidden/>
          </w:rPr>
          <w:tab/>
        </w:r>
        <w:r>
          <w:rPr>
            <w:noProof/>
            <w:webHidden/>
          </w:rPr>
          <w:fldChar w:fldCharType="begin"/>
        </w:r>
        <w:r>
          <w:rPr>
            <w:noProof/>
            <w:webHidden/>
          </w:rPr>
          <w:instrText xml:space="preserve"> PAGEREF _Toc24650392 \h </w:instrText>
        </w:r>
        <w:r>
          <w:rPr>
            <w:noProof/>
            <w:webHidden/>
          </w:rPr>
        </w:r>
      </w:ins>
      <w:r>
        <w:rPr>
          <w:noProof/>
          <w:webHidden/>
        </w:rPr>
        <w:fldChar w:fldCharType="separate"/>
      </w:r>
      <w:ins w:id="78" w:author="Mary Jungers" w:date="2019-11-14T18:59:00Z">
        <w:r>
          <w:rPr>
            <w:noProof/>
            <w:webHidden/>
          </w:rPr>
          <w:t>16</w:t>
        </w:r>
        <w:r>
          <w:rPr>
            <w:noProof/>
            <w:webHidden/>
          </w:rPr>
          <w:fldChar w:fldCharType="end"/>
        </w:r>
        <w:r w:rsidRPr="0020423C">
          <w:rPr>
            <w:rStyle w:val="Hyperlink"/>
            <w:noProof/>
          </w:rPr>
          <w:fldChar w:fldCharType="end"/>
        </w:r>
      </w:ins>
    </w:p>
    <w:p w14:paraId="0608EFB5" w14:textId="65E483BF" w:rsidR="00CF41A9" w:rsidRDefault="00CF41A9">
      <w:pPr>
        <w:pStyle w:val="TOC5"/>
        <w:rPr>
          <w:ins w:id="79" w:author="Mary Jungers" w:date="2019-11-14T18:59:00Z"/>
          <w:rFonts w:asciiTheme="minorHAnsi" w:eastAsiaTheme="minorEastAsia" w:hAnsiTheme="minorHAnsi" w:cstheme="minorBidi"/>
          <w:noProof/>
          <w:sz w:val="22"/>
          <w:szCs w:val="22"/>
        </w:rPr>
      </w:pPr>
      <w:ins w:id="8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"_Toc24650393"</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3.1.4.1.4 Expected Actions</w:t>
        </w:r>
        <w:r>
          <w:rPr>
            <w:noProof/>
            <w:webHidden/>
          </w:rPr>
          <w:tab/>
        </w:r>
        <w:r>
          <w:rPr>
            <w:noProof/>
            <w:webHidden/>
          </w:rPr>
          <w:fldChar w:fldCharType="begin"/>
        </w:r>
        <w:r>
          <w:rPr>
            <w:noProof/>
            <w:webHidden/>
          </w:rPr>
          <w:instrText xml:space="preserve"> PAGEREF _Toc24650393 \h </w:instrText>
        </w:r>
        <w:r>
          <w:rPr>
            <w:noProof/>
            <w:webHidden/>
          </w:rPr>
        </w:r>
      </w:ins>
      <w:r>
        <w:rPr>
          <w:noProof/>
          <w:webHidden/>
        </w:rPr>
        <w:fldChar w:fldCharType="separate"/>
      </w:r>
      <w:ins w:id="81" w:author="Mary Jungers" w:date="2019-11-14T18:59:00Z">
        <w:r>
          <w:rPr>
            <w:noProof/>
            <w:webHidden/>
          </w:rPr>
          <w:t>16</w:t>
        </w:r>
        <w:r>
          <w:rPr>
            <w:noProof/>
            <w:webHidden/>
          </w:rPr>
          <w:fldChar w:fldCharType="end"/>
        </w:r>
        <w:r w:rsidRPr="0020423C">
          <w:rPr>
            <w:rStyle w:val="Hyperlink"/>
            <w:noProof/>
          </w:rPr>
          <w:fldChar w:fldCharType="end"/>
        </w:r>
      </w:ins>
    </w:p>
    <w:p w14:paraId="1FE0A914" w14:textId="71EE5B42" w:rsidR="00CF41A9" w:rsidRDefault="00CF41A9">
      <w:pPr>
        <w:pStyle w:val="TOC3"/>
        <w:rPr>
          <w:ins w:id="82" w:author="Mary Jungers" w:date="2019-11-14T18:59:00Z"/>
          <w:rFonts w:asciiTheme="minorHAnsi" w:eastAsiaTheme="minorEastAsia" w:hAnsiTheme="minorHAnsi" w:cstheme="minorBidi"/>
          <w:noProof/>
          <w:sz w:val="22"/>
          <w:szCs w:val="22"/>
        </w:rPr>
      </w:pPr>
      <w:ins w:id="8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"_Toc24650394"</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3.1.5 Security Considerations</w:t>
        </w:r>
        <w:r>
          <w:rPr>
            <w:noProof/>
            <w:webHidden/>
          </w:rPr>
          <w:tab/>
        </w:r>
        <w:r>
          <w:rPr>
            <w:noProof/>
            <w:webHidden/>
          </w:rPr>
          <w:fldChar w:fldCharType="begin"/>
        </w:r>
        <w:r>
          <w:rPr>
            <w:noProof/>
            <w:webHidden/>
          </w:rPr>
          <w:instrText xml:space="preserve"> PAGEREF _Toc24650394 \h </w:instrText>
        </w:r>
        <w:r>
          <w:rPr>
            <w:noProof/>
            <w:webHidden/>
          </w:rPr>
        </w:r>
      </w:ins>
      <w:r>
        <w:rPr>
          <w:noProof/>
          <w:webHidden/>
        </w:rPr>
        <w:fldChar w:fldCharType="separate"/>
      </w:r>
      <w:ins w:id="84" w:author="Mary Jungers" w:date="2019-11-14T18:59:00Z">
        <w:r>
          <w:rPr>
            <w:noProof/>
            <w:webHidden/>
          </w:rPr>
          <w:t>16</w:t>
        </w:r>
        <w:r>
          <w:rPr>
            <w:noProof/>
            <w:webHidden/>
          </w:rPr>
          <w:fldChar w:fldCharType="end"/>
        </w:r>
        <w:r w:rsidRPr="0020423C">
          <w:rPr>
            <w:rStyle w:val="Hyperlink"/>
            <w:noProof/>
          </w:rPr>
          <w:fldChar w:fldCharType="end"/>
        </w:r>
      </w:ins>
    </w:p>
    <w:p w14:paraId="08C33232" w14:textId="4399F5AB" w:rsidR="00CF41A9" w:rsidRDefault="00CF41A9">
      <w:pPr>
        <w:pStyle w:val="TOC2"/>
        <w:rPr>
          <w:ins w:id="85" w:author="Mary Jungers" w:date="2019-11-14T18:59:00Z"/>
          <w:rFonts w:asciiTheme="minorHAnsi" w:eastAsiaTheme="minorEastAsia" w:hAnsiTheme="minorHAnsi" w:cstheme="minorBidi"/>
          <w:noProof/>
          <w:sz w:val="22"/>
          <w:szCs w:val="22"/>
        </w:rPr>
      </w:pPr>
      <w:ins w:id="8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"_Toc24650395"</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3.2 [PCD-02] Reserved</w:t>
        </w:r>
        <w:r>
          <w:rPr>
            <w:noProof/>
            <w:webHidden/>
          </w:rPr>
          <w:tab/>
        </w:r>
        <w:r>
          <w:rPr>
            <w:noProof/>
            <w:webHidden/>
          </w:rPr>
          <w:fldChar w:fldCharType="begin"/>
        </w:r>
        <w:r>
          <w:rPr>
            <w:noProof/>
            <w:webHidden/>
          </w:rPr>
          <w:instrText xml:space="preserve"> PAGEREF _Toc24650395 \h </w:instrText>
        </w:r>
        <w:r>
          <w:rPr>
            <w:noProof/>
            <w:webHidden/>
          </w:rPr>
        </w:r>
      </w:ins>
      <w:r>
        <w:rPr>
          <w:noProof/>
          <w:webHidden/>
        </w:rPr>
        <w:fldChar w:fldCharType="separate"/>
      </w:r>
      <w:ins w:id="87" w:author="Mary Jungers" w:date="2019-11-14T18:59:00Z">
        <w:r>
          <w:rPr>
            <w:noProof/>
            <w:webHidden/>
          </w:rPr>
          <w:t>17</w:t>
        </w:r>
        <w:r>
          <w:rPr>
            <w:noProof/>
            <w:webHidden/>
          </w:rPr>
          <w:fldChar w:fldCharType="end"/>
        </w:r>
        <w:r w:rsidRPr="0020423C">
          <w:rPr>
            <w:rStyle w:val="Hyperlink"/>
            <w:noProof/>
          </w:rPr>
          <w:fldChar w:fldCharType="end"/>
        </w:r>
      </w:ins>
    </w:p>
    <w:p w14:paraId="4369580B" w14:textId="0B6F5AC5" w:rsidR="00CF41A9" w:rsidRDefault="00CF41A9">
      <w:pPr>
        <w:pStyle w:val="TOC2"/>
        <w:rPr>
          <w:ins w:id="88" w:author="Mary Jungers" w:date="2019-11-14T18:59:00Z"/>
          <w:rFonts w:asciiTheme="minorHAnsi" w:eastAsiaTheme="minorEastAsia" w:hAnsiTheme="minorHAnsi" w:cstheme="minorBidi"/>
          <w:noProof/>
          <w:sz w:val="22"/>
          <w:szCs w:val="22"/>
        </w:rPr>
      </w:pPr>
      <w:ins w:id="8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"_Toc24650396"</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3.3 Communicate Infusion Order [PCD-03]</w:t>
        </w:r>
        <w:r>
          <w:rPr>
            <w:noProof/>
            <w:webHidden/>
          </w:rPr>
          <w:tab/>
        </w:r>
        <w:r>
          <w:rPr>
            <w:noProof/>
            <w:webHidden/>
          </w:rPr>
          <w:fldChar w:fldCharType="begin"/>
        </w:r>
        <w:r>
          <w:rPr>
            <w:noProof/>
            <w:webHidden/>
          </w:rPr>
          <w:instrText xml:space="preserve"> PAGEREF _Toc24650396 \h </w:instrText>
        </w:r>
        <w:r>
          <w:rPr>
            <w:noProof/>
            <w:webHidden/>
          </w:rPr>
        </w:r>
      </w:ins>
      <w:r>
        <w:rPr>
          <w:noProof/>
          <w:webHidden/>
        </w:rPr>
        <w:fldChar w:fldCharType="separate"/>
      </w:r>
      <w:ins w:id="90" w:author="Mary Jungers" w:date="2019-11-14T18:59:00Z">
        <w:r>
          <w:rPr>
            <w:noProof/>
            <w:webHidden/>
          </w:rPr>
          <w:t>17</w:t>
        </w:r>
        <w:r>
          <w:rPr>
            <w:noProof/>
            <w:webHidden/>
          </w:rPr>
          <w:fldChar w:fldCharType="end"/>
        </w:r>
        <w:r w:rsidRPr="0020423C">
          <w:rPr>
            <w:rStyle w:val="Hyperlink"/>
            <w:noProof/>
          </w:rPr>
          <w:fldChar w:fldCharType="end"/>
        </w:r>
      </w:ins>
    </w:p>
    <w:p w14:paraId="3B637A75" w14:textId="07FEABB9" w:rsidR="00CF41A9" w:rsidRDefault="00CF41A9">
      <w:pPr>
        <w:pStyle w:val="TOC3"/>
        <w:rPr>
          <w:ins w:id="91" w:author="Mary Jungers" w:date="2019-11-14T18:59:00Z"/>
          <w:rFonts w:asciiTheme="minorHAnsi" w:eastAsiaTheme="minorEastAsia" w:hAnsiTheme="minorHAnsi" w:cstheme="minorBidi"/>
          <w:noProof/>
          <w:sz w:val="22"/>
          <w:szCs w:val="22"/>
        </w:rPr>
      </w:pPr>
      <w:ins w:id="9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"_Toc24650397"</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3.3.1 Scope</w:t>
        </w:r>
        <w:r>
          <w:rPr>
            <w:noProof/>
            <w:webHidden/>
          </w:rPr>
          <w:tab/>
        </w:r>
        <w:r>
          <w:rPr>
            <w:noProof/>
            <w:webHidden/>
          </w:rPr>
          <w:fldChar w:fldCharType="begin"/>
        </w:r>
        <w:r>
          <w:rPr>
            <w:noProof/>
            <w:webHidden/>
          </w:rPr>
          <w:instrText xml:space="preserve"> PAGEREF _Toc24650397 \h </w:instrText>
        </w:r>
        <w:r>
          <w:rPr>
            <w:noProof/>
            <w:webHidden/>
          </w:rPr>
        </w:r>
      </w:ins>
      <w:r>
        <w:rPr>
          <w:noProof/>
          <w:webHidden/>
        </w:rPr>
        <w:fldChar w:fldCharType="separate"/>
      </w:r>
      <w:ins w:id="93" w:author="Mary Jungers" w:date="2019-11-14T18:59:00Z">
        <w:r>
          <w:rPr>
            <w:noProof/>
            <w:webHidden/>
          </w:rPr>
          <w:t>17</w:t>
        </w:r>
        <w:r>
          <w:rPr>
            <w:noProof/>
            <w:webHidden/>
          </w:rPr>
          <w:fldChar w:fldCharType="end"/>
        </w:r>
        <w:r w:rsidRPr="0020423C">
          <w:rPr>
            <w:rStyle w:val="Hyperlink"/>
            <w:noProof/>
          </w:rPr>
          <w:fldChar w:fldCharType="end"/>
        </w:r>
      </w:ins>
    </w:p>
    <w:p w14:paraId="725DB9E3" w14:textId="51E35CDB" w:rsidR="00CF41A9" w:rsidRDefault="00CF41A9">
      <w:pPr>
        <w:pStyle w:val="TOC3"/>
        <w:rPr>
          <w:ins w:id="94" w:author="Mary Jungers" w:date="2019-11-14T18:59:00Z"/>
          <w:rFonts w:asciiTheme="minorHAnsi" w:eastAsiaTheme="minorEastAsia" w:hAnsiTheme="minorHAnsi" w:cstheme="minorBidi"/>
          <w:noProof/>
          <w:sz w:val="22"/>
          <w:szCs w:val="22"/>
        </w:rPr>
      </w:pPr>
      <w:ins w:id="9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"_Toc24650398"</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3.3.2 Use Case Roles</w:t>
        </w:r>
        <w:r>
          <w:rPr>
            <w:noProof/>
            <w:webHidden/>
          </w:rPr>
          <w:tab/>
        </w:r>
        <w:r>
          <w:rPr>
            <w:noProof/>
            <w:webHidden/>
          </w:rPr>
          <w:fldChar w:fldCharType="begin"/>
        </w:r>
        <w:r>
          <w:rPr>
            <w:noProof/>
            <w:webHidden/>
          </w:rPr>
          <w:instrText xml:space="preserve"> PAGEREF _Toc24650398 \h </w:instrText>
        </w:r>
        <w:r>
          <w:rPr>
            <w:noProof/>
            <w:webHidden/>
          </w:rPr>
        </w:r>
      </w:ins>
      <w:r>
        <w:rPr>
          <w:noProof/>
          <w:webHidden/>
        </w:rPr>
        <w:fldChar w:fldCharType="separate"/>
      </w:r>
      <w:ins w:id="96" w:author="Mary Jungers" w:date="2019-11-14T18:59:00Z">
        <w:r>
          <w:rPr>
            <w:noProof/>
            <w:webHidden/>
          </w:rPr>
          <w:t>17</w:t>
        </w:r>
        <w:r>
          <w:rPr>
            <w:noProof/>
            <w:webHidden/>
          </w:rPr>
          <w:fldChar w:fldCharType="end"/>
        </w:r>
        <w:r w:rsidRPr="0020423C">
          <w:rPr>
            <w:rStyle w:val="Hyperlink"/>
            <w:noProof/>
          </w:rPr>
          <w:fldChar w:fldCharType="end"/>
        </w:r>
      </w:ins>
    </w:p>
    <w:p w14:paraId="10B11C13" w14:textId="6CA63DE1" w:rsidR="00CF41A9" w:rsidRDefault="00CF41A9">
      <w:pPr>
        <w:pStyle w:val="TOC3"/>
        <w:rPr>
          <w:ins w:id="97" w:author="Mary Jungers" w:date="2019-11-14T18:59:00Z"/>
          <w:rFonts w:asciiTheme="minorHAnsi" w:eastAsiaTheme="minorEastAsia" w:hAnsiTheme="minorHAnsi" w:cstheme="minorBidi"/>
          <w:noProof/>
          <w:sz w:val="22"/>
          <w:szCs w:val="22"/>
        </w:rPr>
      </w:pPr>
      <w:ins w:id="9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"_Toc24650399"</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3.3.3 Referenced Standards</w:t>
        </w:r>
        <w:r>
          <w:rPr>
            <w:noProof/>
            <w:webHidden/>
          </w:rPr>
          <w:tab/>
        </w:r>
        <w:r>
          <w:rPr>
            <w:noProof/>
            <w:webHidden/>
          </w:rPr>
          <w:fldChar w:fldCharType="begin"/>
        </w:r>
        <w:r>
          <w:rPr>
            <w:noProof/>
            <w:webHidden/>
          </w:rPr>
          <w:instrText xml:space="preserve"> PAGEREF _Toc24650399 \h </w:instrText>
        </w:r>
        <w:r>
          <w:rPr>
            <w:noProof/>
            <w:webHidden/>
          </w:rPr>
        </w:r>
      </w:ins>
      <w:r>
        <w:rPr>
          <w:noProof/>
          <w:webHidden/>
        </w:rPr>
        <w:fldChar w:fldCharType="separate"/>
      </w:r>
      <w:ins w:id="99" w:author="Mary Jungers" w:date="2019-11-14T18:59:00Z">
        <w:r>
          <w:rPr>
            <w:noProof/>
            <w:webHidden/>
          </w:rPr>
          <w:t>17</w:t>
        </w:r>
        <w:r>
          <w:rPr>
            <w:noProof/>
            <w:webHidden/>
          </w:rPr>
          <w:fldChar w:fldCharType="end"/>
        </w:r>
        <w:r w:rsidRPr="0020423C">
          <w:rPr>
            <w:rStyle w:val="Hyperlink"/>
            <w:noProof/>
          </w:rPr>
          <w:fldChar w:fldCharType="end"/>
        </w:r>
      </w:ins>
    </w:p>
    <w:p w14:paraId="758EB9E0" w14:textId="37E2614D" w:rsidR="00CF41A9" w:rsidRDefault="00CF41A9">
      <w:pPr>
        <w:pStyle w:val="TOC3"/>
        <w:rPr>
          <w:ins w:id="100" w:author="Mary Jungers" w:date="2019-11-14T18:59:00Z"/>
          <w:rFonts w:asciiTheme="minorHAnsi" w:eastAsiaTheme="minorEastAsia" w:hAnsiTheme="minorHAnsi" w:cstheme="minorBidi"/>
          <w:noProof/>
          <w:sz w:val="22"/>
          <w:szCs w:val="22"/>
        </w:rPr>
      </w:pPr>
      <w:ins w:id="10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"_Toc24650400"</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3.3.4 Messages</w:t>
        </w:r>
        <w:r>
          <w:rPr>
            <w:noProof/>
            <w:webHidden/>
          </w:rPr>
          <w:tab/>
        </w:r>
        <w:r>
          <w:rPr>
            <w:noProof/>
            <w:webHidden/>
          </w:rPr>
          <w:fldChar w:fldCharType="begin"/>
        </w:r>
        <w:r>
          <w:rPr>
            <w:noProof/>
            <w:webHidden/>
          </w:rPr>
          <w:instrText xml:space="preserve"> PAGEREF _Toc24650400 \h </w:instrText>
        </w:r>
        <w:r>
          <w:rPr>
            <w:noProof/>
            <w:webHidden/>
          </w:rPr>
        </w:r>
      </w:ins>
      <w:r>
        <w:rPr>
          <w:noProof/>
          <w:webHidden/>
        </w:rPr>
        <w:fldChar w:fldCharType="separate"/>
      </w:r>
      <w:ins w:id="102" w:author="Mary Jungers" w:date="2019-11-14T18:59:00Z">
        <w:r>
          <w:rPr>
            <w:noProof/>
            <w:webHidden/>
          </w:rPr>
          <w:t>17</w:t>
        </w:r>
        <w:r>
          <w:rPr>
            <w:noProof/>
            <w:webHidden/>
          </w:rPr>
          <w:fldChar w:fldCharType="end"/>
        </w:r>
        <w:r w:rsidRPr="0020423C">
          <w:rPr>
            <w:rStyle w:val="Hyperlink"/>
            <w:noProof/>
          </w:rPr>
          <w:fldChar w:fldCharType="end"/>
        </w:r>
      </w:ins>
    </w:p>
    <w:p w14:paraId="7F7DB052" w14:textId="5D565E9A" w:rsidR="00CF41A9" w:rsidRDefault="00CF41A9">
      <w:pPr>
        <w:pStyle w:val="TOC4"/>
        <w:rPr>
          <w:ins w:id="103" w:author="Mary Jungers" w:date="2019-11-14T18:59:00Z"/>
          <w:rFonts w:asciiTheme="minorHAnsi" w:eastAsiaTheme="minorEastAsia" w:hAnsiTheme="minorHAnsi" w:cstheme="minorBidi"/>
          <w:noProof/>
          <w:sz w:val="22"/>
          <w:szCs w:val="22"/>
        </w:rPr>
      </w:pPr>
      <w:ins w:id="10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"_Toc24650401"</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3.3.4.1 PCD-03 Communicate Infusion Order (RGV^O15^RGV_O15) static definition</w:t>
        </w:r>
        <w:r>
          <w:rPr>
            <w:noProof/>
            <w:webHidden/>
          </w:rPr>
          <w:tab/>
        </w:r>
        <w:r>
          <w:rPr>
            <w:noProof/>
            <w:webHidden/>
          </w:rPr>
          <w:fldChar w:fldCharType="begin"/>
        </w:r>
        <w:r>
          <w:rPr>
            <w:noProof/>
            <w:webHidden/>
          </w:rPr>
          <w:instrText xml:space="preserve"> PAGEREF _Toc24650401 \h </w:instrText>
        </w:r>
        <w:r>
          <w:rPr>
            <w:noProof/>
            <w:webHidden/>
          </w:rPr>
        </w:r>
      </w:ins>
      <w:r>
        <w:rPr>
          <w:noProof/>
          <w:webHidden/>
        </w:rPr>
        <w:fldChar w:fldCharType="separate"/>
      </w:r>
      <w:ins w:id="105" w:author="Mary Jungers" w:date="2019-11-14T18:59:00Z">
        <w:r>
          <w:rPr>
            <w:noProof/>
            <w:webHidden/>
          </w:rPr>
          <w:t>18</w:t>
        </w:r>
        <w:r>
          <w:rPr>
            <w:noProof/>
            <w:webHidden/>
          </w:rPr>
          <w:fldChar w:fldCharType="end"/>
        </w:r>
        <w:r w:rsidRPr="0020423C">
          <w:rPr>
            <w:rStyle w:val="Hyperlink"/>
            <w:noProof/>
          </w:rPr>
          <w:fldChar w:fldCharType="end"/>
        </w:r>
      </w:ins>
    </w:p>
    <w:p w14:paraId="13E23400" w14:textId="7AA7AECD" w:rsidR="00CF41A9" w:rsidRDefault="00CF41A9">
      <w:pPr>
        <w:pStyle w:val="TOC4"/>
        <w:rPr>
          <w:ins w:id="106" w:author="Mary Jungers" w:date="2019-11-14T18:59:00Z"/>
          <w:rFonts w:asciiTheme="minorHAnsi" w:eastAsiaTheme="minorEastAsia" w:hAnsiTheme="minorHAnsi" w:cstheme="minorBidi"/>
          <w:noProof/>
          <w:sz w:val="22"/>
          <w:szCs w:val="22"/>
        </w:rPr>
      </w:pPr>
      <w:ins w:id="10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"_Toc24650402"</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3.3.4.2 RGV^O15^RGV_O15 Pharmacy/Treatment Give Message</w:t>
        </w:r>
        <w:r>
          <w:rPr>
            <w:noProof/>
            <w:webHidden/>
          </w:rPr>
          <w:tab/>
        </w:r>
        <w:r>
          <w:rPr>
            <w:noProof/>
            <w:webHidden/>
          </w:rPr>
          <w:fldChar w:fldCharType="begin"/>
        </w:r>
        <w:r>
          <w:rPr>
            <w:noProof/>
            <w:webHidden/>
          </w:rPr>
          <w:instrText xml:space="preserve"> PAGEREF _Toc24650402 \h </w:instrText>
        </w:r>
        <w:r>
          <w:rPr>
            <w:noProof/>
            <w:webHidden/>
          </w:rPr>
        </w:r>
      </w:ins>
      <w:r>
        <w:rPr>
          <w:noProof/>
          <w:webHidden/>
        </w:rPr>
        <w:fldChar w:fldCharType="separate"/>
      </w:r>
      <w:ins w:id="108" w:author="Mary Jungers" w:date="2019-11-14T18:59:00Z">
        <w:r>
          <w:rPr>
            <w:noProof/>
            <w:webHidden/>
          </w:rPr>
          <w:t>18</w:t>
        </w:r>
        <w:r>
          <w:rPr>
            <w:noProof/>
            <w:webHidden/>
          </w:rPr>
          <w:fldChar w:fldCharType="end"/>
        </w:r>
        <w:r w:rsidRPr="0020423C">
          <w:rPr>
            <w:rStyle w:val="Hyperlink"/>
            <w:noProof/>
          </w:rPr>
          <w:fldChar w:fldCharType="end"/>
        </w:r>
      </w:ins>
    </w:p>
    <w:p w14:paraId="67F1A15D" w14:textId="0CC752B5" w:rsidR="00CF41A9" w:rsidRDefault="00CF41A9">
      <w:pPr>
        <w:pStyle w:val="TOC4"/>
        <w:rPr>
          <w:ins w:id="109" w:author="Mary Jungers" w:date="2019-11-14T18:59:00Z"/>
          <w:rFonts w:asciiTheme="minorHAnsi" w:eastAsiaTheme="minorEastAsia" w:hAnsiTheme="minorHAnsi" w:cstheme="minorBidi"/>
          <w:noProof/>
          <w:sz w:val="22"/>
          <w:szCs w:val="22"/>
        </w:rPr>
      </w:pPr>
      <w:ins w:id="11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"_Toc24650403"</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3.3.4.3 Trigger Events</w:t>
        </w:r>
        <w:r>
          <w:rPr>
            <w:noProof/>
            <w:webHidden/>
          </w:rPr>
          <w:tab/>
        </w:r>
        <w:r>
          <w:rPr>
            <w:noProof/>
            <w:webHidden/>
          </w:rPr>
          <w:fldChar w:fldCharType="begin"/>
        </w:r>
        <w:r>
          <w:rPr>
            <w:noProof/>
            <w:webHidden/>
          </w:rPr>
          <w:instrText xml:space="preserve"> PAGEREF _Toc24650403 \h </w:instrText>
        </w:r>
        <w:r>
          <w:rPr>
            <w:noProof/>
            <w:webHidden/>
          </w:rPr>
        </w:r>
      </w:ins>
      <w:r>
        <w:rPr>
          <w:noProof/>
          <w:webHidden/>
        </w:rPr>
        <w:fldChar w:fldCharType="separate"/>
      </w:r>
      <w:ins w:id="111" w:author="Mary Jungers" w:date="2019-11-14T18:59:00Z">
        <w:r>
          <w:rPr>
            <w:noProof/>
            <w:webHidden/>
          </w:rPr>
          <w:t>20</w:t>
        </w:r>
        <w:r>
          <w:rPr>
            <w:noProof/>
            <w:webHidden/>
          </w:rPr>
          <w:fldChar w:fldCharType="end"/>
        </w:r>
        <w:r w:rsidRPr="0020423C">
          <w:rPr>
            <w:rStyle w:val="Hyperlink"/>
            <w:noProof/>
          </w:rPr>
          <w:fldChar w:fldCharType="end"/>
        </w:r>
      </w:ins>
    </w:p>
    <w:p w14:paraId="3BC863EC" w14:textId="198B171D" w:rsidR="00CF41A9" w:rsidRDefault="00CF41A9">
      <w:pPr>
        <w:pStyle w:val="TOC4"/>
        <w:rPr>
          <w:ins w:id="112" w:author="Mary Jungers" w:date="2019-11-14T18:59:00Z"/>
          <w:rFonts w:asciiTheme="minorHAnsi" w:eastAsiaTheme="minorEastAsia" w:hAnsiTheme="minorHAnsi" w:cstheme="minorBidi"/>
          <w:noProof/>
          <w:sz w:val="22"/>
          <w:szCs w:val="22"/>
        </w:rPr>
      </w:pPr>
      <w:ins w:id="11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"_Toc24650404"</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3.3.4.4 Message Semantics</w:t>
        </w:r>
        <w:r>
          <w:rPr>
            <w:noProof/>
            <w:webHidden/>
          </w:rPr>
          <w:tab/>
        </w:r>
        <w:r>
          <w:rPr>
            <w:noProof/>
            <w:webHidden/>
          </w:rPr>
          <w:fldChar w:fldCharType="begin"/>
        </w:r>
        <w:r>
          <w:rPr>
            <w:noProof/>
            <w:webHidden/>
          </w:rPr>
          <w:instrText xml:space="preserve"> PAGEREF _Toc24650404 \h </w:instrText>
        </w:r>
        <w:r>
          <w:rPr>
            <w:noProof/>
            <w:webHidden/>
          </w:rPr>
        </w:r>
      </w:ins>
      <w:r>
        <w:rPr>
          <w:noProof/>
          <w:webHidden/>
        </w:rPr>
        <w:fldChar w:fldCharType="separate"/>
      </w:r>
      <w:ins w:id="114" w:author="Mary Jungers" w:date="2019-11-14T18:59:00Z">
        <w:r>
          <w:rPr>
            <w:noProof/>
            <w:webHidden/>
          </w:rPr>
          <w:t>20</w:t>
        </w:r>
        <w:r>
          <w:rPr>
            <w:noProof/>
            <w:webHidden/>
          </w:rPr>
          <w:fldChar w:fldCharType="end"/>
        </w:r>
        <w:r w:rsidRPr="0020423C">
          <w:rPr>
            <w:rStyle w:val="Hyperlink"/>
            <w:noProof/>
          </w:rPr>
          <w:fldChar w:fldCharType="end"/>
        </w:r>
      </w:ins>
    </w:p>
    <w:p w14:paraId="11AE273C" w14:textId="7AE41788" w:rsidR="00CF41A9" w:rsidRDefault="00CF41A9">
      <w:pPr>
        <w:pStyle w:val="TOC5"/>
        <w:rPr>
          <w:ins w:id="115" w:author="Mary Jungers" w:date="2019-11-14T18:59:00Z"/>
          <w:rFonts w:asciiTheme="minorHAnsi" w:eastAsiaTheme="minorEastAsia" w:hAnsiTheme="minorHAnsi" w:cstheme="minorBidi"/>
          <w:noProof/>
          <w:sz w:val="22"/>
          <w:szCs w:val="22"/>
        </w:rPr>
      </w:pPr>
      <w:ins w:id="11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"_Toc24650405"</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3.3.4.4.1 MSH – Message Header Segment</w:t>
        </w:r>
        <w:r>
          <w:rPr>
            <w:noProof/>
            <w:webHidden/>
          </w:rPr>
          <w:tab/>
        </w:r>
        <w:r>
          <w:rPr>
            <w:noProof/>
            <w:webHidden/>
          </w:rPr>
          <w:fldChar w:fldCharType="begin"/>
        </w:r>
        <w:r>
          <w:rPr>
            <w:noProof/>
            <w:webHidden/>
          </w:rPr>
          <w:instrText xml:space="preserve"> PAGEREF _Toc24650405 \h </w:instrText>
        </w:r>
        <w:r>
          <w:rPr>
            <w:noProof/>
            <w:webHidden/>
          </w:rPr>
        </w:r>
      </w:ins>
      <w:r>
        <w:rPr>
          <w:noProof/>
          <w:webHidden/>
        </w:rPr>
        <w:fldChar w:fldCharType="separate"/>
      </w:r>
      <w:ins w:id="117" w:author="Mary Jungers" w:date="2019-11-14T18:59:00Z">
        <w:r>
          <w:rPr>
            <w:noProof/>
            <w:webHidden/>
          </w:rPr>
          <w:t>20</w:t>
        </w:r>
        <w:r>
          <w:rPr>
            <w:noProof/>
            <w:webHidden/>
          </w:rPr>
          <w:fldChar w:fldCharType="end"/>
        </w:r>
        <w:r w:rsidRPr="0020423C">
          <w:rPr>
            <w:rStyle w:val="Hyperlink"/>
            <w:noProof/>
          </w:rPr>
          <w:fldChar w:fldCharType="end"/>
        </w:r>
      </w:ins>
    </w:p>
    <w:p w14:paraId="6123DBBF" w14:textId="2A04664D" w:rsidR="00CF41A9" w:rsidRDefault="00CF41A9">
      <w:pPr>
        <w:pStyle w:val="TOC5"/>
        <w:rPr>
          <w:ins w:id="118" w:author="Mary Jungers" w:date="2019-11-14T18:59:00Z"/>
          <w:rFonts w:asciiTheme="minorHAnsi" w:eastAsiaTheme="minorEastAsia" w:hAnsiTheme="minorHAnsi" w:cstheme="minorBidi"/>
          <w:noProof/>
          <w:sz w:val="22"/>
          <w:szCs w:val="22"/>
        </w:rPr>
      </w:pPr>
      <w:ins w:id="11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"_Toc24650406"</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3.3.4.4.2 PID - Patient Identification Segment</w:t>
        </w:r>
        <w:r>
          <w:rPr>
            <w:noProof/>
            <w:webHidden/>
          </w:rPr>
          <w:tab/>
        </w:r>
        <w:r>
          <w:rPr>
            <w:noProof/>
            <w:webHidden/>
          </w:rPr>
          <w:fldChar w:fldCharType="begin"/>
        </w:r>
        <w:r>
          <w:rPr>
            <w:noProof/>
            <w:webHidden/>
          </w:rPr>
          <w:instrText xml:space="preserve"> PAGEREF _Toc24650406 \h </w:instrText>
        </w:r>
        <w:r>
          <w:rPr>
            <w:noProof/>
            <w:webHidden/>
          </w:rPr>
        </w:r>
      </w:ins>
      <w:r>
        <w:rPr>
          <w:noProof/>
          <w:webHidden/>
        </w:rPr>
        <w:fldChar w:fldCharType="separate"/>
      </w:r>
      <w:ins w:id="120" w:author="Mary Jungers" w:date="2019-11-14T18:59:00Z">
        <w:r>
          <w:rPr>
            <w:noProof/>
            <w:webHidden/>
          </w:rPr>
          <w:t>22</w:t>
        </w:r>
        <w:r>
          <w:rPr>
            <w:noProof/>
            <w:webHidden/>
          </w:rPr>
          <w:fldChar w:fldCharType="end"/>
        </w:r>
        <w:r w:rsidRPr="0020423C">
          <w:rPr>
            <w:rStyle w:val="Hyperlink"/>
            <w:noProof/>
          </w:rPr>
          <w:fldChar w:fldCharType="end"/>
        </w:r>
      </w:ins>
    </w:p>
    <w:p w14:paraId="37B21C02" w14:textId="4087EC44" w:rsidR="00CF41A9" w:rsidRDefault="00CF41A9">
      <w:pPr>
        <w:pStyle w:val="TOC5"/>
        <w:rPr>
          <w:ins w:id="121" w:author="Mary Jungers" w:date="2019-11-14T18:59:00Z"/>
          <w:rFonts w:asciiTheme="minorHAnsi" w:eastAsiaTheme="minorEastAsia" w:hAnsiTheme="minorHAnsi" w:cstheme="minorBidi"/>
          <w:noProof/>
          <w:sz w:val="22"/>
          <w:szCs w:val="22"/>
        </w:rPr>
      </w:pPr>
      <w:ins w:id="12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"_Toc24650407"</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3.3.4.4.3 PV1 Patient Visit Segment</w:t>
        </w:r>
        <w:r>
          <w:rPr>
            <w:noProof/>
            <w:webHidden/>
          </w:rPr>
          <w:tab/>
        </w:r>
        <w:r>
          <w:rPr>
            <w:noProof/>
            <w:webHidden/>
          </w:rPr>
          <w:fldChar w:fldCharType="begin"/>
        </w:r>
        <w:r>
          <w:rPr>
            <w:noProof/>
            <w:webHidden/>
          </w:rPr>
          <w:instrText xml:space="preserve"> PAGEREF _Toc24650407 \h </w:instrText>
        </w:r>
        <w:r>
          <w:rPr>
            <w:noProof/>
            <w:webHidden/>
          </w:rPr>
        </w:r>
      </w:ins>
      <w:r>
        <w:rPr>
          <w:noProof/>
          <w:webHidden/>
        </w:rPr>
        <w:fldChar w:fldCharType="separate"/>
      </w:r>
      <w:ins w:id="123" w:author="Mary Jungers" w:date="2019-11-14T18:59:00Z">
        <w:r>
          <w:rPr>
            <w:noProof/>
            <w:webHidden/>
          </w:rPr>
          <w:t>22</w:t>
        </w:r>
        <w:r>
          <w:rPr>
            <w:noProof/>
            <w:webHidden/>
          </w:rPr>
          <w:fldChar w:fldCharType="end"/>
        </w:r>
        <w:r w:rsidRPr="0020423C">
          <w:rPr>
            <w:rStyle w:val="Hyperlink"/>
            <w:noProof/>
          </w:rPr>
          <w:fldChar w:fldCharType="end"/>
        </w:r>
      </w:ins>
    </w:p>
    <w:p w14:paraId="46E9489A" w14:textId="10B957B2" w:rsidR="00CF41A9" w:rsidRDefault="00CF41A9">
      <w:pPr>
        <w:pStyle w:val="TOC5"/>
        <w:rPr>
          <w:ins w:id="124" w:author="Mary Jungers" w:date="2019-11-14T18:59:00Z"/>
          <w:rFonts w:asciiTheme="minorHAnsi" w:eastAsiaTheme="minorEastAsia" w:hAnsiTheme="minorHAnsi" w:cstheme="minorBidi"/>
          <w:noProof/>
          <w:sz w:val="22"/>
          <w:szCs w:val="22"/>
        </w:rPr>
      </w:pPr>
      <w:ins w:id="12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"_Toc24650408"</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 xml:space="preserve">3.3.4.4.4 ORC </w:t>
        </w:r>
        <w:r w:rsidRPr="0020423C">
          <w:rPr>
            <w:rStyle w:val="Hyperlink"/>
            <w:rFonts w:eastAsia="MS Gothic"/>
            <w:noProof/>
          </w:rPr>
          <w:t>-</w:t>
        </w:r>
        <w:r w:rsidRPr="0020423C">
          <w:rPr>
            <w:rStyle w:val="Hyperlink"/>
            <w:noProof/>
          </w:rPr>
          <w:t xml:space="preserve"> Common Order Segment</w:t>
        </w:r>
        <w:r>
          <w:rPr>
            <w:noProof/>
            <w:webHidden/>
          </w:rPr>
          <w:tab/>
        </w:r>
        <w:r>
          <w:rPr>
            <w:noProof/>
            <w:webHidden/>
          </w:rPr>
          <w:fldChar w:fldCharType="begin"/>
        </w:r>
        <w:r>
          <w:rPr>
            <w:noProof/>
            <w:webHidden/>
          </w:rPr>
          <w:instrText xml:space="preserve"> PAGEREF _Toc24650408 \h </w:instrText>
        </w:r>
        <w:r>
          <w:rPr>
            <w:noProof/>
            <w:webHidden/>
          </w:rPr>
        </w:r>
      </w:ins>
      <w:r>
        <w:rPr>
          <w:noProof/>
          <w:webHidden/>
        </w:rPr>
        <w:fldChar w:fldCharType="separate"/>
      </w:r>
      <w:ins w:id="126" w:author="Mary Jungers" w:date="2019-11-14T18:59:00Z">
        <w:r>
          <w:rPr>
            <w:noProof/>
            <w:webHidden/>
          </w:rPr>
          <w:t>22</w:t>
        </w:r>
        <w:r>
          <w:rPr>
            <w:noProof/>
            <w:webHidden/>
          </w:rPr>
          <w:fldChar w:fldCharType="end"/>
        </w:r>
        <w:r w:rsidRPr="0020423C">
          <w:rPr>
            <w:rStyle w:val="Hyperlink"/>
            <w:noProof/>
          </w:rPr>
          <w:fldChar w:fldCharType="end"/>
        </w:r>
      </w:ins>
    </w:p>
    <w:p w14:paraId="7E93078B" w14:textId="0326EF43" w:rsidR="00CF41A9" w:rsidRDefault="00CF41A9">
      <w:pPr>
        <w:pStyle w:val="TOC5"/>
        <w:rPr>
          <w:ins w:id="127" w:author="Mary Jungers" w:date="2019-11-14T18:59:00Z"/>
          <w:rFonts w:asciiTheme="minorHAnsi" w:eastAsiaTheme="minorEastAsia" w:hAnsiTheme="minorHAnsi" w:cstheme="minorBidi"/>
          <w:noProof/>
          <w:sz w:val="22"/>
          <w:szCs w:val="22"/>
        </w:rPr>
      </w:pPr>
      <w:ins w:id="128" w:author="Mary Jungers" w:date="2019-11-14T18:59:00Z">
        <w:r w:rsidRPr="0020423C">
          <w:rPr>
            <w:rStyle w:val="Hyperlink"/>
            <w:noProof/>
          </w:rPr>
          <w:lastRenderedPageBreak/>
          <w:fldChar w:fldCharType="begin"/>
        </w:r>
        <w:r w:rsidRPr="0020423C">
          <w:rPr>
            <w:rStyle w:val="Hyperlink"/>
            <w:noProof/>
          </w:rPr>
          <w:instrText xml:space="preserve"> </w:instrText>
        </w:r>
        <w:r>
          <w:rPr>
            <w:noProof/>
          </w:rPr>
          <w:instrText>HYPERLINK \l "_Toc24650409"</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3.3.4.4.5 RXG - Pharmacy/Treatment Give Segment</w:t>
        </w:r>
        <w:r>
          <w:rPr>
            <w:noProof/>
            <w:webHidden/>
          </w:rPr>
          <w:tab/>
        </w:r>
        <w:r>
          <w:rPr>
            <w:noProof/>
            <w:webHidden/>
          </w:rPr>
          <w:fldChar w:fldCharType="begin"/>
        </w:r>
        <w:r>
          <w:rPr>
            <w:noProof/>
            <w:webHidden/>
          </w:rPr>
          <w:instrText xml:space="preserve"> PAGEREF _Toc24650409 \h </w:instrText>
        </w:r>
        <w:r>
          <w:rPr>
            <w:noProof/>
            <w:webHidden/>
          </w:rPr>
        </w:r>
      </w:ins>
      <w:r>
        <w:rPr>
          <w:noProof/>
          <w:webHidden/>
        </w:rPr>
        <w:fldChar w:fldCharType="separate"/>
      </w:r>
      <w:ins w:id="129" w:author="Mary Jungers" w:date="2019-11-14T18:59:00Z">
        <w:r>
          <w:rPr>
            <w:noProof/>
            <w:webHidden/>
          </w:rPr>
          <w:t>23</w:t>
        </w:r>
        <w:r>
          <w:rPr>
            <w:noProof/>
            <w:webHidden/>
          </w:rPr>
          <w:fldChar w:fldCharType="end"/>
        </w:r>
        <w:r w:rsidRPr="0020423C">
          <w:rPr>
            <w:rStyle w:val="Hyperlink"/>
            <w:noProof/>
          </w:rPr>
          <w:fldChar w:fldCharType="end"/>
        </w:r>
      </w:ins>
    </w:p>
    <w:p w14:paraId="69956A43" w14:textId="66208738" w:rsidR="00CF41A9" w:rsidRDefault="00CF41A9">
      <w:pPr>
        <w:pStyle w:val="TOC5"/>
        <w:rPr>
          <w:ins w:id="130" w:author="Mary Jungers" w:date="2019-11-14T18:59:00Z"/>
          <w:rFonts w:asciiTheme="minorHAnsi" w:eastAsiaTheme="minorEastAsia" w:hAnsiTheme="minorHAnsi" w:cstheme="minorBidi"/>
          <w:noProof/>
          <w:sz w:val="22"/>
          <w:szCs w:val="22"/>
        </w:rPr>
      </w:pPr>
      <w:ins w:id="13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"_Toc24650410"</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3.3.4.4.6 Usage notes for RXG 17, 18, 23, and 24</w:t>
        </w:r>
        <w:r>
          <w:rPr>
            <w:noProof/>
            <w:webHidden/>
          </w:rPr>
          <w:tab/>
        </w:r>
        <w:r>
          <w:rPr>
            <w:noProof/>
            <w:webHidden/>
          </w:rPr>
          <w:fldChar w:fldCharType="begin"/>
        </w:r>
        <w:r>
          <w:rPr>
            <w:noProof/>
            <w:webHidden/>
          </w:rPr>
          <w:instrText xml:space="preserve"> PAGEREF _Toc24650410 \h </w:instrText>
        </w:r>
        <w:r>
          <w:rPr>
            <w:noProof/>
            <w:webHidden/>
          </w:rPr>
        </w:r>
      </w:ins>
      <w:r>
        <w:rPr>
          <w:noProof/>
          <w:webHidden/>
        </w:rPr>
        <w:fldChar w:fldCharType="separate"/>
      </w:r>
      <w:ins w:id="132" w:author="Mary Jungers" w:date="2019-11-14T18:59:00Z">
        <w:r>
          <w:rPr>
            <w:noProof/>
            <w:webHidden/>
          </w:rPr>
          <w:t>28</w:t>
        </w:r>
        <w:r>
          <w:rPr>
            <w:noProof/>
            <w:webHidden/>
          </w:rPr>
          <w:fldChar w:fldCharType="end"/>
        </w:r>
        <w:r w:rsidRPr="0020423C">
          <w:rPr>
            <w:rStyle w:val="Hyperlink"/>
            <w:noProof/>
          </w:rPr>
          <w:fldChar w:fldCharType="end"/>
        </w:r>
      </w:ins>
    </w:p>
    <w:p w14:paraId="241A7577" w14:textId="2DA369F9" w:rsidR="00CF41A9" w:rsidRDefault="00CF41A9">
      <w:pPr>
        <w:pStyle w:val="TOC5"/>
        <w:rPr>
          <w:ins w:id="133" w:author="Mary Jungers" w:date="2019-11-14T18:59:00Z"/>
          <w:rFonts w:asciiTheme="minorHAnsi" w:eastAsiaTheme="minorEastAsia" w:hAnsiTheme="minorHAnsi" w:cstheme="minorBidi"/>
          <w:noProof/>
          <w:sz w:val="22"/>
          <w:szCs w:val="22"/>
        </w:rPr>
      </w:pPr>
      <w:ins w:id="13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"_Toc24650411"</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3.3.4.4.7 TQ1 Timing Quantity Segment</w:t>
        </w:r>
        <w:r>
          <w:rPr>
            <w:noProof/>
            <w:webHidden/>
          </w:rPr>
          <w:tab/>
        </w:r>
        <w:r>
          <w:rPr>
            <w:noProof/>
            <w:webHidden/>
          </w:rPr>
          <w:fldChar w:fldCharType="begin"/>
        </w:r>
        <w:r>
          <w:rPr>
            <w:noProof/>
            <w:webHidden/>
          </w:rPr>
          <w:instrText xml:space="preserve"> PAGEREF _Toc24650411 \h </w:instrText>
        </w:r>
        <w:r>
          <w:rPr>
            <w:noProof/>
            <w:webHidden/>
          </w:rPr>
        </w:r>
      </w:ins>
      <w:r>
        <w:rPr>
          <w:noProof/>
          <w:webHidden/>
        </w:rPr>
        <w:fldChar w:fldCharType="separate"/>
      </w:r>
      <w:ins w:id="135" w:author="Mary Jungers" w:date="2019-11-14T18:59:00Z">
        <w:r>
          <w:rPr>
            <w:noProof/>
            <w:webHidden/>
          </w:rPr>
          <w:t>29</w:t>
        </w:r>
        <w:r>
          <w:rPr>
            <w:noProof/>
            <w:webHidden/>
          </w:rPr>
          <w:fldChar w:fldCharType="end"/>
        </w:r>
        <w:r w:rsidRPr="0020423C">
          <w:rPr>
            <w:rStyle w:val="Hyperlink"/>
            <w:noProof/>
          </w:rPr>
          <w:fldChar w:fldCharType="end"/>
        </w:r>
      </w:ins>
    </w:p>
    <w:p w14:paraId="26192A01" w14:textId="5363B796" w:rsidR="00CF41A9" w:rsidRDefault="00CF41A9">
      <w:pPr>
        <w:pStyle w:val="TOC5"/>
        <w:rPr>
          <w:ins w:id="136" w:author="Mary Jungers" w:date="2019-11-14T18:59:00Z"/>
          <w:rFonts w:asciiTheme="minorHAnsi" w:eastAsiaTheme="minorEastAsia" w:hAnsiTheme="minorHAnsi" w:cstheme="minorBidi"/>
          <w:noProof/>
          <w:sz w:val="22"/>
          <w:szCs w:val="22"/>
        </w:rPr>
      </w:pPr>
      <w:ins w:id="13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"_Toc24650412"</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3.3.4.4.8 RXR - Pharmacy/Treatment Route Segment</w:t>
        </w:r>
        <w:r>
          <w:rPr>
            <w:noProof/>
            <w:webHidden/>
          </w:rPr>
          <w:tab/>
        </w:r>
        <w:r>
          <w:rPr>
            <w:noProof/>
            <w:webHidden/>
          </w:rPr>
          <w:fldChar w:fldCharType="begin"/>
        </w:r>
        <w:r>
          <w:rPr>
            <w:noProof/>
            <w:webHidden/>
          </w:rPr>
          <w:instrText xml:space="preserve"> PAGEREF _Toc24650412 \h </w:instrText>
        </w:r>
        <w:r>
          <w:rPr>
            <w:noProof/>
            <w:webHidden/>
          </w:rPr>
        </w:r>
      </w:ins>
      <w:r>
        <w:rPr>
          <w:noProof/>
          <w:webHidden/>
        </w:rPr>
        <w:fldChar w:fldCharType="separate"/>
      </w:r>
      <w:ins w:id="138" w:author="Mary Jungers" w:date="2019-11-14T18:59:00Z">
        <w:r>
          <w:rPr>
            <w:noProof/>
            <w:webHidden/>
          </w:rPr>
          <w:t>31</w:t>
        </w:r>
        <w:r>
          <w:rPr>
            <w:noProof/>
            <w:webHidden/>
          </w:rPr>
          <w:fldChar w:fldCharType="end"/>
        </w:r>
        <w:r w:rsidRPr="0020423C">
          <w:rPr>
            <w:rStyle w:val="Hyperlink"/>
            <w:noProof/>
          </w:rPr>
          <w:fldChar w:fldCharType="end"/>
        </w:r>
      </w:ins>
    </w:p>
    <w:p w14:paraId="2E6D1EB0" w14:textId="0C92DB07" w:rsidR="00CF41A9" w:rsidRDefault="00CF41A9">
      <w:pPr>
        <w:pStyle w:val="TOC5"/>
        <w:rPr>
          <w:ins w:id="139" w:author="Mary Jungers" w:date="2019-11-14T18:59:00Z"/>
          <w:rFonts w:asciiTheme="minorHAnsi" w:eastAsiaTheme="minorEastAsia" w:hAnsiTheme="minorHAnsi" w:cstheme="minorBidi"/>
          <w:noProof/>
          <w:sz w:val="22"/>
          <w:szCs w:val="22"/>
        </w:rPr>
      </w:pPr>
      <w:ins w:id="14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"_Toc24650413"</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 xml:space="preserve">3.3.4.4.9 OBX </w:t>
        </w:r>
        <w:r w:rsidRPr="0020423C">
          <w:rPr>
            <w:rStyle w:val="Hyperlink"/>
            <w:rFonts w:eastAsia="MS Gothic"/>
            <w:noProof/>
          </w:rPr>
          <w:t>-</w:t>
        </w:r>
        <w:r w:rsidRPr="0020423C">
          <w:rPr>
            <w:rStyle w:val="Hyperlink"/>
            <w:noProof/>
          </w:rPr>
          <w:t xml:space="preserve"> Observation/Result segment</w:t>
        </w:r>
        <w:r>
          <w:rPr>
            <w:noProof/>
            <w:webHidden/>
          </w:rPr>
          <w:tab/>
        </w:r>
        <w:r>
          <w:rPr>
            <w:noProof/>
            <w:webHidden/>
          </w:rPr>
          <w:fldChar w:fldCharType="begin"/>
        </w:r>
        <w:r>
          <w:rPr>
            <w:noProof/>
            <w:webHidden/>
          </w:rPr>
          <w:instrText xml:space="preserve"> PAGEREF _Toc24650413 \h </w:instrText>
        </w:r>
        <w:r>
          <w:rPr>
            <w:noProof/>
            <w:webHidden/>
          </w:rPr>
        </w:r>
      </w:ins>
      <w:r>
        <w:rPr>
          <w:noProof/>
          <w:webHidden/>
        </w:rPr>
        <w:fldChar w:fldCharType="separate"/>
      </w:r>
      <w:ins w:id="141" w:author="Mary Jungers" w:date="2019-11-14T18:59:00Z">
        <w:r>
          <w:rPr>
            <w:noProof/>
            <w:webHidden/>
          </w:rPr>
          <w:t>33</w:t>
        </w:r>
        <w:r>
          <w:rPr>
            <w:noProof/>
            <w:webHidden/>
          </w:rPr>
          <w:fldChar w:fldCharType="end"/>
        </w:r>
        <w:r w:rsidRPr="0020423C">
          <w:rPr>
            <w:rStyle w:val="Hyperlink"/>
            <w:noProof/>
          </w:rPr>
          <w:fldChar w:fldCharType="end"/>
        </w:r>
      </w:ins>
    </w:p>
    <w:p w14:paraId="2B3F13DD" w14:textId="11CC43C1" w:rsidR="00CF41A9" w:rsidRDefault="00CF41A9">
      <w:pPr>
        <w:pStyle w:val="TOC5"/>
        <w:rPr>
          <w:ins w:id="142" w:author="Mary Jungers" w:date="2019-11-14T18:59:00Z"/>
          <w:rFonts w:asciiTheme="minorHAnsi" w:eastAsiaTheme="minorEastAsia" w:hAnsiTheme="minorHAnsi" w:cstheme="minorBidi"/>
          <w:noProof/>
          <w:sz w:val="22"/>
          <w:szCs w:val="22"/>
        </w:rPr>
      </w:pPr>
      <w:ins w:id="14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"_Toc24650414"</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3.3.4.4.10 Rate change, titration, Bolus from existing infusion, and Multistep</w:t>
        </w:r>
        <w:r>
          <w:rPr>
            <w:noProof/>
            <w:webHidden/>
          </w:rPr>
          <w:tab/>
        </w:r>
        <w:r>
          <w:rPr>
            <w:noProof/>
            <w:webHidden/>
          </w:rPr>
          <w:fldChar w:fldCharType="begin"/>
        </w:r>
        <w:r>
          <w:rPr>
            <w:noProof/>
            <w:webHidden/>
          </w:rPr>
          <w:instrText xml:space="preserve"> PAGEREF _Toc24650414 \h </w:instrText>
        </w:r>
        <w:r>
          <w:rPr>
            <w:noProof/>
            <w:webHidden/>
          </w:rPr>
        </w:r>
      </w:ins>
      <w:r>
        <w:rPr>
          <w:noProof/>
          <w:webHidden/>
        </w:rPr>
        <w:fldChar w:fldCharType="separate"/>
      </w:r>
      <w:ins w:id="144" w:author="Mary Jungers" w:date="2019-11-14T18:59:00Z">
        <w:r>
          <w:rPr>
            <w:noProof/>
            <w:webHidden/>
          </w:rPr>
          <w:t>37</w:t>
        </w:r>
        <w:r>
          <w:rPr>
            <w:noProof/>
            <w:webHidden/>
          </w:rPr>
          <w:fldChar w:fldCharType="end"/>
        </w:r>
        <w:r w:rsidRPr="0020423C">
          <w:rPr>
            <w:rStyle w:val="Hyperlink"/>
            <w:noProof/>
          </w:rPr>
          <w:fldChar w:fldCharType="end"/>
        </w:r>
      </w:ins>
    </w:p>
    <w:p w14:paraId="2DE9DB87" w14:textId="15378DD8" w:rsidR="00CF41A9" w:rsidRDefault="00CF41A9">
      <w:pPr>
        <w:pStyle w:val="TOC6"/>
        <w:rPr>
          <w:ins w:id="145" w:author="Mary Jungers" w:date="2019-11-14T18:59:00Z"/>
          <w:rFonts w:asciiTheme="minorHAnsi" w:eastAsiaTheme="minorEastAsia" w:hAnsiTheme="minorHAnsi" w:cstheme="minorBidi"/>
          <w:noProof/>
          <w:sz w:val="22"/>
          <w:szCs w:val="22"/>
        </w:rPr>
      </w:pPr>
      <w:ins w:id="14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"_Toc24650415"</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3.3.4.4.10.1 Rate change or titration</w:t>
        </w:r>
        <w:r>
          <w:rPr>
            <w:noProof/>
            <w:webHidden/>
          </w:rPr>
          <w:tab/>
        </w:r>
        <w:r>
          <w:rPr>
            <w:noProof/>
            <w:webHidden/>
          </w:rPr>
          <w:fldChar w:fldCharType="begin"/>
        </w:r>
        <w:r>
          <w:rPr>
            <w:noProof/>
            <w:webHidden/>
          </w:rPr>
          <w:instrText xml:space="preserve"> PAGEREF _Toc24650415 \h </w:instrText>
        </w:r>
        <w:r>
          <w:rPr>
            <w:noProof/>
            <w:webHidden/>
          </w:rPr>
        </w:r>
      </w:ins>
      <w:r>
        <w:rPr>
          <w:noProof/>
          <w:webHidden/>
        </w:rPr>
        <w:fldChar w:fldCharType="separate"/>
      </w:r>
      <w:ins w:id="147" w:author="Mary Jungers" w:date="2019-11-14T18:59:00Z">
        <w:r>
          <w:rPr>
            <w:noProof/>
            <w:webHidden/>
          </w:rPr>
          <w:t>37</w:t>
        </w:r>
        <w:r>
          <w:rPr>
            <w:noProof/>
            <w:webHidden/>
          </w:rPr>
          <w:fldChar w:fldCharType="end"/>
        </w:r>
        <w:r w:rsidRPr="0020423C">
          <w:rPr>
            <w:rStyle w:val="Hyperlink"/>
            <w:noProof/>
          </w:rPr>
          <w:fldChar w:fldCharType="end"/>
        </w:r>
      </w:ins>
    </w:p>
    <w:p w14:paraId="7F97A680" w14:textId="523BBCD9" w:rsidR="00CF41A9" w:rsidRDefault="00CF41A9">
      <w:pPr>
        <w:pStyle w:val="TOC6"/>
        <w:rPr>
          <w:ins w:id="148" w:author="Mary Jungers" w:date="2019-11-14T18:59:00Z"/>
          <w:rFonts w:asciiTheme="minorHAnsi" w:eastAsiaTheme="minorEastAsia" w:hAnsiTheme="minorHAnsi" w:cstheme="minorBidi"/>
          <w:noProof/>
          <w:sz w:val="22"/>
          <w:szCs w:val="22"/>
        </w:rPr>
      </w:pPr>
      <w:ins w:id="14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"_Toc24650416"</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3.3.4.4.10.2 Bolus from existing infusion</w:t>
        </w:r>
        <w:r>
          <w:rPr>
            <w:noProof/>
            <w:webHidden/>
          </w:rPr>
          <w:tab/>
        </w:r>
        <w:r>
          <w:rPr>
            <w:noProof/>
            <w:webHidden/>
          </w:rPr>
          <w:fldChar w:fldCharType="begin"/>
        </w:r>
        <w:r>
          <w:rPr>
            <w:noProof/>
            <w:webHidden/>
          </w:rPr>
          <w:instrText xml:space="preserve"> PAGEREF _Toc24650416 \h </w:instrText>
        </w:r>
        <w:r>
          <w:rPr>
            <w:noProof/>
            <w:webHidden/>
          </w:rPr>
        </w:r>
      </w:ins>
      <w:r>
        <w:rPr>
          <w:noProof/>
          <w:webHidden/>
        </w:rPr>
        <w:fldChar w:fldCharType="separate"/>
      </w:r>
      <w:ins w:id="150" w:author="Mary Jungers" w:date="2019-11-14T18:59:00Z">
        <w:r>
          <w:rPr>
            <w:noProof/>
            <w:webHidden/>
          </w:rPr>
          <w:t>37</w:t>
        </w:r>
        <w:r>
          <w:rPr>
            <w:noProof/>
            <w:webHidden/>
          </w:rPr>
          <w:fldChar w:fldCharType="end"/>
        </w:r>
        <w:r w:rsidRPr="0020423C">
          <w:rPr>
            <w:rStyle w:val="Hyperlink"/>
            <w:noProof/>
          </w:rPr>
          <w:fldChar w:fldCharType="end"/>
        </w:r>
      </w:ins>
    </w:p>
    <w:p w14:paraId="77DB823E" w14:textId="69FDA914" w:rsidR="00CF41A9" w:rsidRDefault="00CF41A9">
      <w:pPr>
        <w:pStyle w:val="TOC6"/>
        <w:rPr>
          <w:ins w:id="151" w:author="Mary Jungers" w:date="2019-11-14T18:59:00Z"/>
          <w:rFonts w:asciiTheme="minorHAnsi" w:eastAsiaTheme="minorEastAsia" w:hAnsiTheme="minorHAnsi" w:cstheme="minorBidi"/>
          <w:noProof/>
          <w:sz w:val="22"/>
          <w:szCs w:val="22"/>
        </w:rPr>
      </w:pPr>
      <w:ins w:id="15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"_Toc24650417"</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3.3.4.4.10.3 Multistep</w:t>
        </w:r>
        <w:r>
          <w:rPr>
            <w:noProof/>
            <w:webHidden/>
          </w:rPr>
          <w:tab/>
        </w:r>
        <w:r>
          <w:rPr>
            <w:noProof/>
            <w:webHidden/>
          </w:rPr>
          <w:fldChar w:fldCharType="begin"/>
        </w:r>
        <w:r>
          <w:rPr>
            <w:noProof/>
            <w:webHidden/>
          </w:rPr>
          <w:instrText xml:space="preserve"> PAGEREF _Toc24650417 \h </w:instrText>
        </w:r>
        <w:r>
          <w:rPr>
            <w:noProof/>
            <w:webHidden/>
          </w:rPr>
        </w:r>
      </w:ins>
      <w:r>
        <w:rPr>
          <w:noProof/>
          <w:webHidden/>
        </w:rPr>
        <w:fldChar w:fldCharType="separate"/>
      </w:r>
      <w:ins w:id="153" w:author="Mary Jungers" w:date="2019-11-14T18:59:00Z">
        <w:r>
          <w:rPr>
            <w:noProof/>
            <w:webHidden/>
          </w:rPr>
          <w:t>39</w:t>
        </w:r>
        <w:r>
          <w:rPr>
            <w:noProof/>
            <w:webHidden/>
          </w:rPr>
          <w:fldChar w:fldCharType="end"/>
        </w:r>
        <w:r w:rsidRPr="0020423C">
          <w:rPr>
            <w:rStyle w:val="Hyperlink"/>
            <w:noProof/>
          </w:rPr>
          <w:fldChar w:fldCharType="end"/>
        </w:r>
      </w:ins>
    </w:p>
    <w:p w14:paraId="3B208D91" w14:textId="34E4D803" w:rsidR="00CF41A9" w:rsidRDefault="00CF41A9">
      <w:pPr>
        <w:pStyle w:val="TOC5"/>
        <w:rPr>
          <w:ins w:id="154" w:author="Mary Jungers" w:date="2019-11-14T18:59:00Z"/>
          <w:rFonts w:asciiTheme="minorHAnsi" w:eastAsiaTheme="minorEastAsia" w:hAnsiTheme="minorHAnsi" w:cstheme="minorBidi"/>
          <w:noProof/>
          <w:sz w:val="22"/>
          <w:szCs w:val="22"/>
        </w:rPr>
      </w:pPr>
      <w:ins w:id="15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"_Toc24650418"</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3.3.4.4.11 Expected Actions</w:t>
        </w:r>
        <w:r>
          <w:rPr>
            <w:noProof/>
            <w:webHidden/>
          </w:rPr>
          <w:tab/>
        </w:r>
        <w:r>
          <w:rPr>
            <w:noProof/>
            <w:webHidden/>
          </w:rPr>
          <w:fldChar w:fldCharType="begin"/>
        </w:r>
        <w:r>
          <w:rPr>
            <w:noProof/>
            <w:webHidden/>
          </w:rPr>
          <w:instrText xml:space="preserve"> PAGEREF _Toc24650418 \h </w:instrText>
        </w:r>
        <w:r>
          <w:rPr>
            <w:noProof/>
            <w:webHidden/>
          </w:rPr>
        </w:r>
      </w:ins>
      <w:r>
        <w:rPr>
          <w:noProof/>
          <w:webHidden/>
        </w:rPr>
        <w:fldChar w:fldCharType="separate"/>
      </w:r>
      <w:ins w:id="156" w:author="Mary Jungers" w:date="2019-11-14T18:59:00Z">
        <w:r>
          <w:rPr>
            <w:noProof/>
            <w:webHidden/>
          </w:rPr>
          <w:t>40</w:t>
        </w:r>
        <w:r>
          <w:rPr>
            <w:noProof/>
            <w:webHidden/>
          </w:rPr>
          <w:fldChar w:fldCharType="end"/>
        </w:r>
        <w:r w:rsidRPr="0020423C">
          <w:rPr>
            <w:rStyle w:val="Hyperlink"/>
            <w:noProof/>
          </w:rPr>
          <w:fldChar w:fldCharType="end"/>
        </w:r>
      </w:ins>
    </w:p>
    <w:p w14:paraId="6AE3D60E" w14:textId="37595BE0" w:rsidR="00CF41A9" w:rsidRDefault="00CF41A9">
      <w:pPr>
        <w:pStyle w:val="TOC3"/>
        <w:rPr>
          <w:ins w:id="157" w:author="Mary Jungers" w:date="2019-11-14T18:59:00Z"/>
          <w:rFonts w:asciiTheme="minorHAnsi" w:eastAsiaTheme="minorEastAsia" w:hAnsiTheme="minorHAnsi" w:cstheme="minorBidi"/>
          <w:noProof/>
          <w:sz w:val="22"/>
          <w:szCs w:val="22"/>
        </w:rPr>
      </w:pPr>
      <w:ins w:id="15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"_Toc24650419"</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3.3.5 RRG^O16^RRG_O16 Pharmacy/Treatment Give Acknowledgement Message</w:t>
        </w:r>
        <w:r>
          <w:rPr>
            <w:noProof/>
            <w:webHidden/>
          </w:rPr>
          <w:tab/>
        </w:r>
        <w:r>
          <w:rPr>
            <w:noProof/>
            <w:webHidden/>
          </w:rPr>
          <w:fldChar w:fldCharType="begin"/>
        </w:r>
        <w:r>
          <w:rPr>
            <w:noProof/>
            <w:webHidden/>
          </w:rPr>
          <w:instrText xml:space="preserve"> PAGEREF _Toc24650419 \h </w:instrText>
        </w:r>
        <w:r>
          <w:rPr>
            <w:noProof/>
            <w:webHidden/>
          </w:rPr>
        </w:r>
      </w:ins>
      <w:r>
        <w:rPr>
          <w:noProof/>
          <w:webHidden/>
        </w:rPr>
        <w:fldChar w:fldCharType="separate"/>
      </w:r>
      <w:ins w:id="159" w:author="Mary Jungers" w:date="2019-11-14T18:59:00Z">
        <w:r>
          <w:rPr>
            <w:noProof/>
            <w:webHidden/>
          </w:rPr>
          <w:t>41</w:t>
        </w:r>
        <w:r>
          <w:rPr>
            <w:noProof/>
            <w:webHidden/>
          </w:rPr>
          <w:fldChar w:fldCharType="end"/>
        </w:r>
        <w:r w:rsidRPr="0020423C">
          <w:rPr>
            <w:rStyle w:val="Hyperlink"/>
            <w:noProof/>
          </w:rPr>
          <w:fldChar w:fldCharType="end"/>
        </w:r>
      </w:ins>
    </w:p>
    <w:p w14:paraId="4197C3E2" w14:textId="2D4E0273" w:rsidR="00CF41A9" w:rsidRDefault="00CF41A9">
      <w:pPr>
        <w:pStyle w:val="TOC4"/>
        <w:rPr>
          <w:ins w:id="160" w:author="Mary Jungers" w:date="2019-11-14T18:59:00Z"/>
          <w:rFonts w:asciiTheme="minorHAnsi" w:eastAsiaTheme="minorEastAsia" w:hAnsiTheme="minorHAnsi" w:cstheme="minorBidi"/>
          <w:noProof/>
          <w:sz w:val="22"/>
          <w:szCs w:val="22"/>
        </w:rPr>
      </w:pPr>
      <w:ins w:id="16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"_Toc24650420"</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3.3.5.1 MSH – Message Header Segment</w:t>
        </w:r>
        <w:r>
          <w:rPr>
            <w:noProof/>
            <w:webHidden/>
          </w:rPr>
          <w:tab/>
        </w:r>
        <w:r>
          <w:rPr>
            <w:noProof/>
            <w:webHidden/>
          </w:rPr>
          <w:fldChar w:fldCharType="begin"/>
        </w:r>
        <w:r>
          <w:rPr>
            <w:noProof/>
            <w:webHidden/>
          </w:rPr>
          <w:instrText xml:space="preserve"> PAGEREF _Toc24650420 \h </w:instrText>
        </w:r>
        <w:r>
          <w:rPr>
            <w:noProof/>
            <w:webHidden/>
          </w:rPr>
        </w:r>
      </w:ins>
      <w:r>
        <w:rPr>
          <w:noProof/>
          <w:webHidden/>
        </w:rPr>
        <w:fldChar w:fldCharType="separate"/>
      </w:r>
      <w:ins w:id="162" w:author="Mary Jungers" w:date="2019-11-14T18:59:00Z">
        <w:r>
          <w:rPr>
            <w:noProof/>
            <w:webHidden/>
          </w:rPr>
          <w:t>42</w:t>
        </w:r>
        <w:r>
          <w:rPr>
            <w:noProof/>
            <w:webHidden/>
          </w:rPr>
          <w:fldChar w:fldCharType="end"/>
        </w:r>
        <w:r w:rsidRPr="0020423C">
          <w:rPr>
            <w:rStyle w:val="Hyperlink"/>
            <w:noProof/>
          </w:rPr>
          <w:fldChar w:fldCharType="end"/>
        </w:r>
      </w:ins>
    </w:p>
    <w:p w14:paraId="7642850C" w14:textId="2B72FF4D" w:rsidR="00CF41A9" w:rsidRDefault="00CF41A9">
      <w:pPr>
        <w:pStyle w:val="TOC4"/>
        <w:rPr>
          <w:ins w:id="163" w:author="Mary Jungers" w:date="2019-11-14T18:59:00Z"/>
          <w:rFonts w:asciiTheme="minorHAnsi" w:eastAsiaTheme="minorEastAsia" w:hAnsiTheme="minorHAnsi" w:cstheme="minorBidi"/>
          <w:noProof/>
          <w:sz w:val="22"/>
          <w:szCs w:val="22"/>
        </w:rPr>
      </w:pPr>
      <w:ins w:id="16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"_Toc24650421"</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3.3.5.2 MSA - Message Acknowledgement segment</w:t>
        </w:r>
        <w:r>
          <w:rPr>
            <w:noProof/>
            <w:webHidden/>
          </w:rPr>
          <w:tab/>
        </w:r>
        <w:r>
          <w:rPr>
            <w:noProof/>
            <w:webHidden/>
          </w:rPr>
          <w:fldChar w:fldCharType="begin"/>
        </w:r>
        <w:r>
          <w:rPr>
            <w:noProof/>
            <w:webHidden/>
          </w:rPr>
          <w:instrText xml:space="preserve"> PAGEREF _Toc24650421 \h </w:instrText>
        </w:r>
        <w:r>
          <w:rPr>
            <w:noProof/>
            <w:webHidden/>
          </w:rPr>
        </w:r>
      </w:ins>
      <w:r>
        <w:rPr>
          <w:noProof/>
          <w:webHidden/>
        </w:rPr>
        <w:fldChar w:fldCharType="separate"/>
      </w:r>
      <w:ins w:id="165" w:author="Mary Jungers" w:date="2019-11-14T18:59:00Z">
        <w:r>
          <w:rPr>
            <w:noProof/>
            <w:webHidden/>
          </w:rPr>
          <w:t>42</w:t>
        </w:r>
        <w:r>
          <w:rPr>
            <w:noProof/>
            <w:webHidden/>
          </w:rPr>
          <w:fldChar w:fldCharType="end"/>
        </w:r>
        <w:r w:rsidRPr="0020423C">
          <w:rPr>
            <w:rStyle w:val="Hyperlink"/>
            <w:noProof/>
          </w:rPr>
          <w:fldChar w:fldCharType="end"/>
        </w:r>
      </w:ins>
    </w:p>
    <w:p w14:paraId="70F7164A" w14:textId="3C612CC1" w:rsidR="00CF41A9" w:rsidRDefault="00CF41A9">
      <w:pPr>
        <w:pStyle w:val="TOC4"/>
        <w:rPr>
          <w:ins w:id="166" w:author="Mary Jungers" w:date="2019-11-14T18:59:00Z"/>
          <w:rFonts w:asciiTheme="minorHAnsi" w:eastAsiaTheme="minorEastAsia" w:hAnsiTheme="minorHAnsi" w:cstheme="minorBidi"/>
          <w:noProof/>
          <w:sz w:val="22"/>
          <w:szCs w:val="22"/>
        </w:rPr>
      </w:pPr>
      <w:ins w:id="16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"_Toc24650422"</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3.3.5.3 ERR - Error segment</w:t>
        </w:r>
        <w:r>
          <w:rPr>
            <w:noProof/>
            <w:webHidden/>
          </w:rPr>
          <w:tab/>
        </w:r>
        <w:r>
          <w:rPr>
            <w:noProof/>
            <w:webHidden/>
          </w:rPr>
          <w:fldChar w:fldCharType="begin"/>
        </w:r>
        <w:r>
          <w:rPr>
            <w:noProof/>
            <w:webHidden/>
          </w:rPr>
          <w:instrText xml:space="preserve"> PAGEREF _Toc24650422 \h </w:instrText>
        </w:r>
        <w:r>
          <w:rPr>
            <w:noProof/>
            <w:webHidden/>
          </w:rPr>
        </w:r>
      </w:ins>
      <w:r>
        <w:rPr>
          <w:noProof/>
          <w:webHidden/>
        </w:rPr>
        <w:fldChar w:fldCharType="separate"/>
      </w:r>
      <w:ins w:id="168" w:author="Mary Jungers" w:date="2019-11-14T18:59:00Z">
        <w:r>
          <w:rPr>
            <w:noProof/>
            <w:webHidden/>
          </w:rPr>
          <w:t>42</w:t>
        </w:r>
        <w:r>
          <w:rPr>
            <w:noProof/>
            <w:webHidden/>
          </w:rPr>
          <w:fldChar w:fldCharType="end"/>
        </w:r>
        <w:r w:rsidRPr="0020423C">
          <w:rPr>
            <w:rStyle w:val="Hyperlink"/>
            <w:noProof/>
          </w:rPr>
          <w:fldChar w:fldCharType="end"/>
        </w:r>
      </w:ins>
    </w:p>
    <w:p w14:paraId="521F1BAE" w14:textId="77CBDAC9" w:rsidR="00CF41A9" w:rsidRDefault="00CF41A9">
      <w:pPr>
        <w:pStyle w:val="TOC2"/>
        <w:rPr>
          <w:ins w:id="169" w:author="Mary Jungers" w:date="2019-11-14T18:59:00Z"/>
          <w:rFonts w:asciiTheme="minorHAnsi" w:eastAsiaTheme="minorEastAsia" w:hAnsiTheme="minorHAnsi" w:cstheme="minorBidi"/>
          <w:noProof/>
          <w:sz w:val="22"/>
          <w:szCs w:val="22"/>
        </w:rPr>
      </w:pPr>
      <w:ins w:id="17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"_Toc24650423"</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3.4 Report Alert [PCD-04]</w:t>
        </w:r>
        <w:r>
          <w:rPr>
            <w:noProof/>
            <w:webHidden/>
          </w:rPr>
          <w:tab/>
        </w:r>
        <w:r>
          <w:rPr>
            <w:noProof/>
            <w:webHidden/>
          </w:rPr>
          <w:fldChar w:fldCharType="begin"/>
        </w:r>
        <w:r>
          <w:rPr>
            <w:noProof/>
            <w:webHidden/>
          </w:rPr>
          <w:instrText xml:space="preserve"> PAGEREF _Toc24650423 \h </w:instrText>
        </w:r>
        <w:r>
          <w:rPr>
            <w:noProof/>
            <w:webHidden/>
          </w:rPr>
        </w:r>
      </w:ins>
      <w:r>
        <w:rPr>
          <w:noProof/>
          <w:webHidden/>
        </w:rPr>
        <w:fldChar w:fldCharType="separate"/>
      </w:r>
      <w:ins w:id="171" w:author="Mary Jungers" w:date="2019-11-14T18:59:00Z">
        <w:r>
          <w:rPr>
            <w:noProof/>
            <w:webHidden/>
          </w:rPr>
          <w:t>42</w:t>
        </w:r>
        <w:r>
          <w:rPr>
            <w:noProof/>
            <w:webHidden/>
          </w:rPr>
          <w:fldChar w:fldCharType="end"/>
        </w:r>
        <w:r w:rsidRPr="0020423C">
          <w:rPr>
            <w:rStyle w:val="Hyperlink"/>
            <w:noProof/>
          </w:rPr>
          <w:fldChar w:fldCharType="end"/>
        </w:r>
      </w:ins>
    </w:p>
    <w:p w14:paraId="0E75B35D" w14:textId="7C4C4B2F" w:rsidR="00CF41A9" w:rsidRDefault="00CF41A9">
      <w:pPr>
        <w:pStyle w:val="TOC3"/>
        <w:rPr>
          <w:ins w:id="172" w:author="Mary Jungers" w:date="2019-11-14T18:59:00Z"/>
          <w:rFonts w:asciiTheme="minorHAnsi" w:eastAsiaTheme="minorEastAsia" w:hAnsiTheme="minorHAnsi" w:cstheme="minorBidi"/>
          <w:noProof/>
          <w:sz w:val="22"/>
          <w:szCs w:val="22"/>
        </w:rPr>
      </w:pPr>
      <w:ins w:id="17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"_Toc24650424"</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3.4.1 Scope</w:t>
        </w:r>
        <w:r>
          <w:rPr>
            <w:noProof/>
            <w:webHidden/>
          </w:rPr>
          <w:tab/>
        </w:r>
        <w:r>
          <w:rPr>
            <w:noProof/>
            <w:webHidden/>
          </w:rPr>
          <w:fldChar w:fldCharType="begin"/>
        </w:r>
        <w:r>
          <w:rPr>
            <w:noProof/>
            <w:webHidden/>
          </w:rPr>
          <w:instrText xml:space="preserve"> PAGEREF _Toc24650424 \h </w:instrText>
        </w:r>
        <w:r>
          <w:rPr>
            <w:noProof/>
            <w:webHidden/>
          </w:rPr>
        </w:r>
      </w:ins>
      <w:r>
        <w:rPr>
          <w:noProof/>
          <w:webHidden/>
        </w:rPr>
        <w:fldChar w:fldCharType="separate"/>
      </w:r>
      <w:ins w:id="174" w:author="Mary Jungers" w:date="2019-11-14T18:59:00Z">
        <w:r>
          <w:rPr>
            <w:noProof/>
            <w:webHidden/>
          </w:rPr>
          <w:t>43</w:t>
        </w:r>
        <w:r>
          <w:rPr>
            <w:noProof/>
            <w:webHidden/>
          </w:rPr>
          <w:fldChar w:fldCharType="end"/>
        </w:r>
        <w:r w:rsidRPr="0020423C">
          <w:rPr>
            <w:rStyle w:val="Hyperlink"/>
            <w:noProof/>
          </w:rPr>
          <w:fldChar w:fldCharType="end"/>
        </w:r>
      </w:ins>
    </w:p>
    <w:p w14:paraId="546E9F65" w14:textId="3EF114AE" w:rsidR="00CF41A9" w:rsidRDefault="00CF41A9">
      <w:pPr>
        <w:pStyle w:val="TOC3"/>
        <w:rPr>
          <w:ins w:id="175" w:author="Mary Jungers" w:date="2019-11-14T18:59:00Z"/>
          <w:rFonts w:asciiTheme="minorHAnsi" w:eastAsiaTheme="minorEastAsia" w:hAnsiTheme="minorHAnsi" w:cstheme="minorBidi"/>
          <w:noProof/>
          <w:sz w:val="22"/>
          <w:szCs w:val="22"/>
        </w:rPr>
      </w:pPr>
      <w:ins w:id="17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"_Toc24650425"</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3.4.2 Use Case Roles</w:t>
        </w:r>
        <w:r>
          <w:rPr>
            <w:noProof/>
            <w:webHidden/>
          </w:rPr>
          <w:tab/>
        </w:r>
        <w:r>
          <w:rPr>
            <w:noProof/>
            <w:webHidden/>
          </w:rPr>
          <w:fldChar w:fldCharType="begin"/>
        </w:r>
        <w:r>
          <w:rPr>
            <w:noProof/>
            <w:webHidden/>
          </w:rPr>
          <w:instrText xml:space="preserve"> PAGEREF _Toc24650425 \h </w:instrText>
        </w:r>
        <w:r>
          <w:rPr>
            <w:noProof/>
            <w:webHidden/>
          </w:rPr>
        </w:r>
      </w:ins>
      <w:r>
        <w:rPr>
          <w:noProof/>
          <w:webHidden/>
        </w:rPr>
        <w:fldChar w:fldCharType="separate"/>
      </w:r>
      <w:ins w:id="177" w:author="Mary Jungers" w:date="2019-11-14T18:59:00Z">
        <w:r>
          <w:rPr>
            <w:noProof/>
            <w:webHidden/>
          </w:rPr>
          <w:t>43</w:t>
        </w:r>
        <w:r>
          <w:rPr>
            <w:noProof/>
            <w:webHidden/>
          </w:rPr>
          <w:fldChar w:fldCharType="end"/>
        </w:r>
        <w:r w:rsidRPr="0020423C">
          <w:rPr>
            <w:rStyle w:val="Hyperlink"/>
            <w:noProof/>
          </w:rPr>
          <w:fldChar w:fldCharType="end"/>
        </w:r>
      </w:ins>
    </w:p>
    <w:p w14:paraId="32E5D0C4" w14:textId="4C1A1E6B" w:rsidR="00CF41A9" w:rsidRDefault="00CF41A9">
      <w:pPr>
        <w:pStyle w:val="TOC3"/>
        <w:rPr>
          <w:ins w:id="178" w:author="Mary Jungers" w:date="2019-11-14T18:59:00Z"/>
          <w:rFonts w:asciiTheme="minorHAnsi" w:eastAsiaTheme="minorEastAsia" w:hAnsiTheme="minorHAnsi" w:cstheme="minorBidi"/>
          <w:noProof/>
          <w:sz w:val="22"/>
          <w:szCs w:val="22"/>
        </w:rPr>
      </w:pPr>
      <w:ins w:id="17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"_Toc24650426"</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3.4.3 Referenced Standards</w:t>
        </w:r>
        <w:r>
          <w:rPr>
            <w:noProof/>
            <w:webHidden/>
          </w:rPr>
          <w:tab/>
        </w:r>
        <w:r>
          <w:rPr>
            <w:noProof/>
            <w:webHidden/>
          </w:rPr>
          <w:fldChar w:fldCharType="begin"/>
        </w:r>
        <w:r>
          <w:rPr>
            <w:noProof/>
            <w:webHidden/>
          </w:rPr>
          <w:instrText xml:space="preserve"> PAGEREF _Toc24650426 \h </w:instrText>
        </w:r>
        <w:r>
          <w:rPr>
            <w:noProof/>
            <w:webHidden/>
          </w:rPr>
        </w:r>
      </w:ins>
      <w:r>
        <w:rPr>
          <w:noProof/>
          <w:webHidden/>
        </w:rPr>
        <w:fldChar w:fldCharType="separate"/>
      </w:r>
      <w:ins w:id="180" w:author="Mary Jungers" w:date="2019-11-14T18:59:00Z">
        <w:r>
          <w:rPr>
            <w:noProof/>
            <w:webHidden/>
          </w:rPr>
          <w:t>43</w:t>
        </w:r>
        <w:r>
          <w:rPr>
            <w:noProof/>
            <w:webHidden/>
          </w:rPr>
          <w:fldChar w:fldCharType="end"/>
        </w:r>
        <w:r w:rsidRPr="0020423C">
          <w:rPr>
            <w:rStyle w:val="Hyperlink"/>
            <w:noProof/>
          </w:rPr>
          <w:fldChar w:fldCharType="end"/>
        </w:r>
      </w:ins>
    </w:p>
    <w:p w14:paraId="3586B856" w14:textId="67F1F09D" w:rsidR="00CF41A9" w:rsidRDefault="00CF41A9">
      <w:pPr>
        <w:pStyle w:val="TOC3"/>
        <w:rPr>
          <w:ins w:id="181" w:author="Mary Jungers" w:date="2019-11-14T18:59:00Z"/>
          <w:rFonts w:asciiTheme="minorHAnsi" w:eastAsiaTheme="minorEastAsia" w:hAnsiTheme="minorHAnsi" w:cstheme="minorBidi"/>
          <w:noProof/>
          <w:sz w:val="22"/>
          <w:szCs w:val="22"/>
        </w:rPr>
      </w:pPr>
      <w:ins w:id="18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"_Toc24650427"</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3.4.4 Messages</w:t>
        </w:r>
        <w:r>
          <w:rPr>
            <w:noProof/>
            <w:webHidden/>
          </w:rPr>
          <w:tab/>
        </w:r>
        <w:r>
          <w:rPr>
            <w:noProof/>
            <w:webHidden/>
          </w:rPr>
          <w:fldChar w:fldCharType="begin"/>
        </w:r>
        <w:r>
          <w:rPr>
            <w:noProof/>
            <w:webHidden/>
          </w:rPr>
          <w:instrText xml:space="preserve"> PAGEREF _Toc24650427 \h </w:instrText>
        </w:r>
        <w:r>
          <w:rPr>
            <w:noProof/>
            <w:webHidden/>
          </w:rPr>
        </w:r>
      </w:ins>
      <w:r>
        <w:rPr>
          <w:noProof/>
          <w:webHidden/>
        </w:rPr>
        <w:fldChar w:fldCharType="separate"/>
      </w:r>
      <w:ins w:id="183" w:author="Mary Jungers" w:date="2019-11-14T18:59:00Z">
        <w:r>
          <w:rPr>
            <w:noProof/>
            <w:webHidden/>
          </w:rPr>
          <w:t>44</w:t>
        </w:r>
        <w:r>
          <w:rPr>
            <w:noProof/>
            <w:webHidden/>
          </w:rPr>
          <w:fldChar w:fldCharType="end"/>
        </w:r>
        <w:r w:rsidRPr="0020423C">
          <w:rPr>
            <w:rStyle w:val="Hyperlink"/>
            <w:noProof/>
          </w:rPr>
          <w:fldChar w:fldCharType="end"/>
        </w:r>
      </w:ins>
    </w:p>
    <w:p w14:paraId="0C5A7983" w14:textId="110F37D8" w:rsidR="00CF41A9" w:rsidRDefault="00CF41A9">
      <w:pPr>
        <w:pStyle w:val="TOC4"/>
        <w:rPr>
          <w:ins w:id="184" w:author="Mary Jungers" w:date="2019-11-14T18:59:00Z"/>
          <w:rFonts w:asciiTheme="minorHAnsi" w:eastAsiaTheme="minorEastAsia" w:hAnsiTheme="minorHAnsi" w:cstheme="minorBidi"/>
          <w:noProof/>
          <w:sz w:val="22"/>
          <w:szCs w:val="22"/>
        </w:rPr>
      </w:pPr>
      <w:ins w:id="18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"_Toc24650428"</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3.4.4.1 Alert Reporter reports to Alert Manager/Alert Consumer</w:t>
        </w:r>
        <w:r>
          <w:rPr>
            <w:noProof/>
            <w:webHidden/>
          </w:rPr>
          <w:tab/>
        </w:r>
        <w:r>
          <w:rPr>
            <w:noProof/>
            <w:webHidden/>
          </w:rPr>
          <w:fldChar w:fldCharType="begin"/>
        </w:r>
        <w:r>
          <w:rPr>
            <w:noProof/>
            <w:webHidden/>
          </w:rPr>
          <w:instrText xml:space="preserve"> PAGEREF _Toc24650428 \h </w:instrText>
        </w:r>
        <w:r>
          <w:rPr>
            <w:noProof/>
            <w:webHidden/>
          </w:rPr>
        </w:r>
      </w:ins>
      <w:r>
        <w:rPr>
          <w:noProof/>
          <w:webHidden/>
        </w:rPr>
        <w:fldChar w:fldCharType="separate"/>
      </w:r>
      <w:ins w:id="186" w:author="Mary Jungers" w:date="2019-11-14T18:59:00Z">
        <w:r>
          <w:rPr>
            <w:noProof/>
            <w:webHidden/>
          </w:rPr>
          <w:t>44</w:t>
        </w:r>
        <w:r>
          <w:rPr>
            <w:noProof/>
            <w:webHidden/>
          </w:rPr>
          <w:fldChar w:fldCharType="end"/>
        </w:r>
        <w:r w:rsidRPr="0020423C">
          <w:rPr>
            <w:rStyle w:val="Hyperlink"/>
            <w:noProof/>
          </w:rPr>
          <w:fldChar w:fldCharType="end"/>
        </w:r>
      </w:ins>
    </w:p>
    <w:p w14:paraId="05F447E6" w14:textId="28C22A53" w:rsidR="00CF41A9" w:rsidRDefault="00CF41A9">
      <w:pPr>
        <w:pStyle w:val="TOC5"/>
        <w:rPr>
          <w:ins w:id="187" w:author="Mary Jungers" w:date="2019-11-14T18:59:00Z"/>
          <w:rFonts w:asciiTheme="minorHAnsi" w:eastAsiaTheme="minorEastAsia" w:hAnsiTheme="minorHAnsi" w:cstheme="minorBidi"/>
          <w:noProof/>
          <w:sz w:val="22"/>
          <w:szCs w:val="22"/>
        </w:rPr>
      </w:pPr>
      <w:ins w:id="18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"_Toc24650429"</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3.4.4.1.1 HL7 Conformance Statement</w:t>
        </w:r>
        <w:r>
          <w:rPr>
            <w:noProof/>
            <w:webHidden/>
          </w:rPr>
          <w:tab/>
        </w:r>
        <w:r>
          <w:rPr>
            <w:noProof/>
            <w:webHidden/>
          </w:rPr>
          <w:fldChar w:fldCharType="begin"/>
        </w:r>
        <w:r>
          <w:rPr>
            <w:noProof/>
            <w:webHidden/>
          </w:rPr>
          <w:instrText xml:space="preserve"> PAGEREF _Toc24650429 \h </w:instrText>
        </w:r>
        <w:r>
          <w:rPr>
            <w:noProof/>
            <w:webHidden/>
          </w:rPr>
        </w:r>
      </w:ins>
      <w:r>
        <w:rPr>
          <w:noProof/>
          <w:webHidden/>
        </w:rPr>
        <w:fldChar w:fldCharType="separate"/>
      </w:r>
      <w:ins w:id="189" w:author="Mary Jungers" w:date="2019-11-14T18:59:00Z">
        <w:r>
          <w:rPr>
            <w:noProof/>
            <w:webHidden/>
          </w:rPr>
          <w:t>44</w:t>
        </w:r>
        <w:r>
          <w:rPr>
            <w:noProof/>
            <w:webHidden/>
          </w:rPr>
          <w:fldChar w:fldCharType="end"/>
        </w:r>
        <w:r w:rsidRPr="0020423C">
          <w:rPr>
            <w:rStyle w:val="Hyperlink"/>
            <w:noProof/>
          </w:rPr>
          <w:fldChar w:fldCharType="end"/>
        </w:r>
      </w:ins>
    </w:p>
    <w:p w14:paraId="0776E39A" w14:textId="39B13801" w:rsidR="00CF41A9" w:rsidRDefault="00CF41A9">
      <w:pPr>
        <w:pStyle w:val="TOC5"/>
        <w:rPr>
          <w:ins w:id="190" w:author="Mary Jungers" w:date="2019-11-14T18:59:00Z"/>
          <w:rFonts w:asciiTheme="minorHAnsi" w:eastAsiaTheme="minorEastAsia" w:hAnsiTheme="minorHAnsi" w:cstheme="minorBidi"/>
          <w:noProof/>
          <w:sz w:val="22"/>
          <w:szCs w:val="22"/>
        </w:rPr>
      </w:pPr>
      <w:ins w:id="19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"_Toc24650430"</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3.4.4.1.2 PCD-04 Report Alert (ORU^R40^ORU_R40) static definition</w:t>
        </w:r>
        <w:r>
          <w:rPr>
            <w:noProof/>
            <w:webHidden/>
          </w:rPr>
          <w:tab/>
        </w:r>
        <w:r>
          <w:rPr>
            <w:noProof/>
            <w:webHidden/>
          </w:rPr>
          <w:fldChar w:fldCharType="begin"/>
        </w:r>
        <w:r>
          <w:rPr>
            <w:noProof/>
            <w:webHidden/>
          </w:rPr>
          <w:instrText xml:space="preserve"> PAGEREF _Toc24650430 \h </w:instrText>
        </w:r>
        <w:r>
          <w:rPr>
            <w:noProof/>
            <w:webHidden/>
          </w:rPr>
        </w:r>
      </w:ins>
      <w:r>
        <w:rPr>
          <w:noProof/>
          <w:webHidden/>
        </w:rPr>
        <w:fldChar w:fldCharType="separate"/>
      </w:r>
      <w:ins w:id="192" w:author="Mary Jungers" w:date="2019-11-14T18:59:00Z">
        <w:r>
          <w:rPr>
            <w:noProof/>
            <w:webHidden/>
          </w:rPr>
          <w:t>44</w:t>
        </w:r>
        <w:r>
          <w:rPr>
            <w:noProof/>
            <w:webHidden/>
          </w:rPr>
          <w:fldChar w:fldCharType="end"/>
        </w:r>
        <w:r w:rsidRPr="0020423C">
          <w:rPr>
            <w:rStyle w:val="Hyperlink"/>
            <w:noProof/>
          </w:rPr>
          <w:fldChar w:fldCharType="end"/>
        </w:r>
      </w:ins>
    </w:p>
    <w:p w14:paraId="77064264" w14:textId="61515991" w:rsidR="00CF41A9" w:rsidRDefault="00CF41A9">
      <w:pPr>
        <w:pStyle w:val="TOC5"/>
        <w:rPr>
          <w:ins w:id="193" w:author="Mary Jungers" w:date="2019-11-14T18:59:00Z"/>
          <w:rFonts w:asciiTheme="minorHAnsi" w:eastAsiaTheme="minorEastAsia" w:hAnsiTheme="minorHAnsi" w:cstheme="minorBidi"/>
          <w:noProof/>
          <w:sz w:val="22"/>
          <w:szCs w:val="22"/>
        </w:rPr>
      </w:pPr>
      <w:ins w:id="19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"_Toc24650431"</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3.4.4.1.3 Trigger Events</w:t>
        </w:r>
        <w:r>
          <w:rPr>
            <w:noProof/>
            <w:webHidden/>
          </w:rPr>
          <w:tab/>
        </w:r>
        <w:r>
          <w:rPr>
            <w:noProof/>
            <w:webHidden/>
          </w:rPr>
          <w:fldChar w:fldCharType="begin"/>
        </w:r>
        <w:r>
          <w:rPr>
            <w:noProof/>
            <w:webHidden/>
          </w:rPr>
          <w:instrText xml:space="preserve"> PAGEREF _Toc24650431 \h </w:instrText>
        </w:r>
        <w:r>
          <w:rPr>
            <w:noProof/>
            <w:webHidden/>
          </w:rPr>
        </w:r>
      </w:ins>
      <w:r>
        <w:rPr>
          <w:noProof/>
          <w:webHidden/>
        </w:rPr>
        <w:fldChar w:fldCharType="separate"/>
      </w:r>
      <w:ins w:id="195" w:author="Mary Jungers" w:date="2019-11-14T18:59:00Z">
        <w:r>
          <w:rPr>
            <w:noProof/>
            <w:webHidden/>
          </w:rPr>
          <w:t>46</w:t>
        </w:r>
        <w:r>
          <w:rPr>
            <w:noProof/>
            <w:webHidden/>
          </w:rPr>
          <w:fldChar w:fldCharType="end"/>
        </w:r>
        <w:r w:rsidRPr="0020423C">
          <w:rPr>
            <w:rStyle w:val="Hyperlink"/>
            <w:noProof/>
          </w:rPr>
          <w:fldChar w:fldCharType="end"/>
        </w:r>
      </w:ins>
    </w:p>
    <w:p w14:paraId="462DE00D" w14:textId="7FAA8E9B" w:rsidR="00CF41A9" w:rsidRDefault="00CF41A9">
      <w:pPr>
        <w:pStyle w:val="TOC5"/>
        <w:rPr>
          <w:ins w:id="196" w:author="Mary Jungers" w:date="2019-11-14T18:59:00Z"/>
          <w:rFonts w:asciiTheme="minorHAnsi" w:eastAsiaTheme="minorEastAsia" w:hAnsiTheme="minorHAnsi" w:cstheme="minorBidi"/>
          <w:noProof/>
          <w:sz w:val="22"/>
          <w:szCs w:val="22"/>
        </w:rPr>
      </w:pPr>
      <w:ins w:id="19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"_Toc24650432"</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3.4.4.1.4 Message Semantics</w:t>
        </w:r>
        <w:r>
          <w:rPr>
            <w:noProof/>
            <w:webHidden/>
          </w:rPr>
          <w:tab/>
        </w:r>
        <w:r>
          <w:rPr>
            <w:noProof/>
            <w:webHidden/>
          </w:rPr>
          <w:fldChar w:fldCharType="begin"/>
        </w:r>
        <w:r>
          <w:rPr>
            <w:noProof/>
            <w:webHidden/>
          </w:rPr>
          <w:instrText xml:space="preserve"> PAGEREF _Toc24650432 \h </w:instrText>
        </w:r>
        <w:r>
          <w:rPr>
            <w:noProof/>
            <w:webHidden/>
          </w:rPr>
        </w:r>
      </w:ins>
      <w:r>
        <w:rPr>
          <w:noProof/>
          <w:webHidden/>
        </w:rPr>
        <w:fldChar w:fldCharType="separate"/>
      </w:r>
      <w:ins w:id="198" w:author="Mary Jungers" w:date="2019-11-14T18:59:00Z">
        <w:r>
          <w:rPr>
            <w:noProof/>
            <w:webHidden/>
          </w:rPr>
          <w:t>46</w:t>
        </w:r>
        <w:r>
          <w:rPr>
            <w:noProof/>
            <w:webHidden/>
          </w:rPr>
          <w:fldChar w:fldCharType="end"/>
        </w:r>
        <w:r w:rsidRPr="0020423C">
          <w:rPr>
            <w:rStyle w:val="Hyperlink"/>
            <w:noProof/>
          </w:rPr>
          <w:fldChar w:fldCharType="end"/>
        </w:r>
      </w:ins>
    </w:p>
    <w:p w14:paraId="68F937F3" w14:textId="2A417B36" w:rsidR="00CF41A9" w:rsidRDefault="00CF41A9">
      <w:pPr>
        <w:pStyle w:val="TOC5"/>
        <w:rPr>
          <w:ins w:id="199" w:author="Mary Jungers" w:date="2019-11-14T18:59:00Z"/>
          <w:rFonts w:asciiTheme="minorHAnsi" w:eastAsiaTheme="minorEastAsia" w:hAnsiTheme="minorHAnsi" w:cstheme="minorBidi"/>
          <w:noProof/>
          <w:sz w:val="22"/>
          <w:szCs w:val="22"/>
        </w:rPr>
      </w:pPr>
      <w:ins w:id="20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"_Toc24650433"</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3.4.4.1.5 Expected Actions</w:t>
        </w:r>
        <w:r>
          <w:rPr>
            <w:noProof/>
            <w:webHidden/>
          </w:rPr>
          <w:tab/>
        </w:r>
        <w:r>
          <w:rPr>
            <w:noProof/>
            <w:webHidden/>
          </w:rPr>
          <w:fldChar w:fldCharType="begin"/>
        </w:r>
        <w:r>
          <w:rPr>
            <w:noProof/>
            <w:webHidden/>
          </w:rPr>
          <w:instrText xml:space="preserve"> PAGEREF _Toc24650433 \h </w:instrText>
        </w:r>
        <w:r>
          <w:rPr>
            <w:noProof/>
            <w:webHidden/>
          </w:rPr>
        </w:r>
      </w:ins>
      <w:r>
        <w:rPr>
          <w:noProof/>
          <w:webHidden/>
        </w:rPr>
        <w:fldChar w:fldCharType="separate"/>
      </w:r>
      <w:ins w:id="201" w:author="Mary Jungers" w:date="2019-11-14T18:59:00Z">
        <w:r>
          <w:rPr>
            <w:noProof/>
            <w:webHidden/>
          </w:rPr>
          <w:t>47</w:t>
        </w:r>
        <w:r>
          <w:rPr>
            <w:noProof/>
            <w:webHidden/>
          </w:rPr>
          <w:fldChar w:fldCharType="end"/>
        </w:r>
        <w:r w:rsidRPr="0020423C">
          <w:rPr>
            <w:rStyle w:val="Hyperlink"/>
            <w:noProof/>
          </w:rPr>
          <w:fldChar w:fldCharType="end"/>
        </w:r>
      </w:ins>
    </w:p>
    <w:p w14:paraId="3BE44E54" w14:textId="5586593D" w:rsidR="00CF41A9" w:rsidRDefault="00CF41A9">
      <w:pPr>
        <w:pStyle w:val="TOC5"/>
        <w:rPr>
          <w:ins w:id="202" w:author="Mary Jungers" w:date="2019-11-14T18:59:00Z"/>
          <w:rFonts w:asciiTheme="minorHAnsi" w:eastAsiaTheme="minorEastAsia" w:hAnsiTheme="minorHAnsi" w:cstheme="minorBidi"/>
          <w:noProof/>
          <w:sz w:val="22"/>
          <w:szCs w:val="22"/>
        </w:rPr>
      </w:pPr>
      <w:ins w:id="20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"_Toc24650434"</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3.4.4.1.6 Security Considerations</w:t>
        </w:r>
        <w:r>
          <w:rPr>
            <w:noProof/>
            <w:webHidden/>
          </w:rPr>
          <w:tab/>
        </w:r>
        <w:r>
          <w:rPr>
            <w:noProof/>
            <w:webHidden/>
          </w:rPr>
          <w:fldChar w:fldCharType="begin"/>
        </w:r>
        <w:r>
          <w:rPr>
            <w:noProof/>
            <w:webHidden/>
          </w:rPr>
          <w:instrText xml:space="preserve"> PAGEREF _Toc24650434 \h </w:instrText>
        </w:r>
        <w:r>
          <w:rPr>
            <w:noProof/>
            <w:webHidden/>
          </w:rPr>
        </w:r>
      </w:ins>
      <w:r>
        <w:rPr>
          <w:noProof/>
          <w:webHidden/>
        </w:rPr>
        <w:fldChar w:fldCharType="separate"/>
      </w:r>
      <w:ins w:id="204" w:author="Mary Jungers" w:date="2019-11-14T18:59:00Z">
        <w:r>
          <w:rPr>
            <w:noProof/>
            <w:webHidden/>
          </w:rPr>
          <w:t>47</w:t>
        </w:r>
        <w:r>
          <w:rPr>
            <w:noProof/>
            <w:webHidden/>
          </w:rPr>
          <w:fldChar w:fldCharType="end"/>
        </w:r>
        <w:r w:rsidRPr="0020423C">
          <w:rPr>
            <w:rStyle w:val="Hyperlink"/>
            <w:noProof/>
          </w:rPr>
          <w:fldChar w:fldCharType="end"/>
        </w:r>
      </w:ins>
    </w:p>
    <w:p w14:paraId="409DB951" w14:textId="395D371C" w:rsidR="00CF41A9" w:rsidRDefault="00CF41A9">
      <w:pPr>
        <w:pStyle w:val="TOC2"/>
        <w:rPr>
          <w:ins w:id="205" w:author="Mary Jungers" w:date="2019-11-14T18:59:00Z"/>
          <w:rFonts w:asciiTheme="minorHAnsi" w:eastAsiaTheme="minorEastAsia" w:hAnsiTheme="minorHAnsi" w:cstheme="minorBidi"/>
          <w:noProof/>
          <w:sz w:val="22"/>
          <w:szCs w:val="22"/>
        </w:rPr>
      </w:pPr>
      <w:ins w:id="20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"_Toc24650435"</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3.5 Report Alert Status [PCD-05]</w:t>
        </w:r>
        <w:r>
          <w:rPr>
            <w:noProof/>
            <w:webHidden/>
          </w:rPr>
          <w:tab/>
        </w:r>
        <w:r>
          <w:rPr>
            <w:noProof/>
            <w:webHidden/>
          </w:rPr>
          <w:fldChar w:fldCharType="begin"/>
        </w:r>
        <w:r>
          <w:rPr>
            <w:noProof/>
            <w:webHidden/>
          </w:rPr>
          <w:instrText xml:space="preserve"> PAGEREF _Toc24650435 \h </w:instrText>
        </w:r>
        <w:r>
          <w:rPr>
            <w:noProof/>
            <w:webHidden/>
          </w:rPr>
        </w:r>
      </w:ins>
      <w:r>
        <w:rPr>
          <w:noProof/>
          <w:webHidden/>
        </w:rPr>
        <w:fldChar w:fldCharType="separate"/>
      </w:r>
      <w:ins w:id="207" w:author="Mary Jungers" w:date="2019-11-14T18:59:00Z">
        <w:r>
          <w:rPr>
            <w:noProof/>
            <w:webHidden/>
          </w:rPr>
          <w:t>47</w:t>
        </w:r>
        <w:r>
          <w:rPr>
            <w:noProof/>
            <w:webHidden/>
          </w:rPr>
          <w:fldChar w:fldCharType="end"/>
        </w:r>
        <w:r w:rsidRPr="0020423C">
          <w:rPr>
            <w:rStyle w:val="Hyperlink"/>
            <w:noProof/>
          </w:rPr>
          <w:fldChar w:fldCharType="end"/>
        </w:r>
      </w:ins>
    </w:p>
    <w:p w14:paraId="7DDB393B" w14:textId="62E78AAA" w:rsidR="00CF41A9" w:rsidRDefault="00CF41A9">
      <w:pPr>
        <w:pStyle w:val="TOC3"/>
        <w:rPr>
          <w:ins w:id="208" w:author="Mary Jungers" w:date="2019-11-14T18:59:00Z"/>
          <w:rFonts w:asciiTheme="minorHAnsi" w:eastAsiaTheme="minorEastAsia" w:hAnsiTheme="minorHAnsi" w:cstheme="minorBidi"/>
          <w:noProof/>
          <w:sz w:val="22"/>
          <w:szCs w:val="22"/>
        </w:rPr>
      </w:pPr>
      <w:ins w:id="20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"_Toc24650436"</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3.5.1 Scope</w:t>
        </w:r>
        <w:r>
          <w:rPr>
            <w:noProof/>
            <w:webHidden/>
          </w:rPr>
          <w:tab/>
        </w:r>
        <w:r>
          <w:rPr>
            <w:noProof/>
            <w:webHidden/>
          </w:rPr>
          <w:fldChar w:fldCharType="begin"/>
        </w:r>
        <w:r>
          <w:rPr>
            <w:noProof/>
            <w:webHidden/>
          </w:rPr>
          <w:instrText xml:space="preserve"> PAGEREF _Toc24650436 \h </w:instrText>
        </w:r>
        <w:r>
          <w:rPr>
            <w:noProof/>
            <w:webHidden/>
          </w:rPr>
        </w:r>
      </w:ins>
      <w:r>
        <w:rPr>
          <w:noProof/>
          <w:webHidden/>
        </w:rPr>
        <w:fldChar w:fldCharType="separate"/>
      </w:r>
      <w:ins w:id="210" w:author="Mary Jungers" w:date="2019-11-14T18:59:00Z">
        <w:r>
          <w:rPr>
            <w:noProof/>
            <w:webHidden/>
          </w:rPr>
          <w:t>48</w:t>
        </w:r>
        <w:r>
          <w:rPr>
            <w:noProof/>
            <w:webHidden/>
          </w:rPr>
          <w:fldChar w:fldCharType="end"/>
        </w:r>
        <w:r w:rsidRPr="0020423C">
          <w:rPr>
            <w:rStyle w:val="Hyperlink"/>
            <w:noProof/>
          </w:rPr>
          <w:fldChar w:fldCharType="end"/>
        </w:r>
      </w:ins>
    </w:p>
    <w:p w14:paraId="5E2F8059" w14:textId="1BB5468C" w:rsidR="00CF41A9" w:rsidRDefault="00CF41A9">
      <w:pPr>
        <w:pStyle w:val="TOC3"/>
        <w:rPr>
          <w:ins w:id="211" w:author="Mary Jungers" w:date="2019-11-14T18:59:00Z"/>
          <w:rFonts w:asciiTheme="minorHAnsi" w:eastAsiaTheme="minorEastAsia" w:hAnsiTheme="minorHAnsi" w:cstheme="minorBidi"/>
          <w:noProof/>
          <w:sz w:val="22"/>
          <w:szCs w:val="22"/>
        </w:rPr>
      </w:pPr>
      <w:ins w:id="21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"_Toc24650437"</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3.5.2 Use Case Roles</w:t>
        </w:r>
        <w:r>
          <w:rPr>
            <w:noProof/>
            <w:webHidden/>
          </w:rPr>
          <w:tab/>
        </w:r>
        <w:r>
          <w:rPr>
            <w:noProof/>
            <w:webHidden/>
          </w:rPr>
          <w:fldChar w:fldCharType="begin"/>
        </w:r>
        <w:r>
          <w:rPr>
            <w:noProof/>
            <w:webHidden/>
          </w:rPr>
          <w:instrText xml:space="preserve"> PAGEREF _Toc24650437 \h </w:instrText>
        </w:r>
        <w:r>
          <w:rPr>
            <w:noProof/>
            <w:webHidden/>
          </w:rPr>
        </w:r>
      </w:ins>
      <w:r>
        <w:rPr>
          <w:noProof/>
          <w:webHidden/>
        </w:rPr>
        <w:fldChar w:fldCharType="separate"/>
      </w:r>
      <w:ins w:id="213" w:author="Mary Jungers" w:date="2019-11-14T18:59:00Z">
        <w:r>
          <w:rPr>
            <w:noProof/>
            <w:webHidden/>
          </w:rPr>
          <w:t>48</w:t>
        </w:r>
        <w:r>
          <w:rPr>
            <w:noProof/>
            <w:webHidden/>
          </w:rPr>
          <w:fldChar w:fldCharType="end"/>
        </w:r>
        <w:r w:rsidRPr="0020423C">
          <w:rPr>
            <w:rStyle w:val="Hyperlink"/>
            <w:noProof/>
          </w:rPr>
          <w:fldChar w:fldCharType="end"/>
        </w:r>
      </w:ins>
    </w:p>
    <w:p w14:paraId="5F5BB02B" w14:textId="0BBC334C" w:rsidR="00CF41A9" w:rsidRDefault="00CF41A9">
      <w:pPr>
        <w:pStyle w:val="TOC3"/>
        <w:rPr>
          <w:ins w:id="214" w:author="Mary Jungers" w:date="2019-11-14T18:59:00Z"/>
          <w:rFonts w:asciiTheme="minorHAnsi" w:eastAsiaTheme="minorEastAsia" w:hAnsiTheme="minorHAnsi" w:cstheme="minorBidi"/>
          <w:noProof/>
          <w:sz w:val="22"/>
          <w:szCs w:val="22"/>
        </w:rPr>
      </w:pPr>
      <w:ins w:id="21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"_Toc24650438"</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3.5.3 Referenced Standard</w:t>
        </w:r>
        <w:r>
          <w:rPr>
            <w:noProof/>
            <w:webHidden/>
          </w:rPr>
          <w:tab/>
        </w:r>
        <w:r>
          <w:rPr>
            <w:noProof/>
            <w:webHidden/>
          </w:rPr>
          <w:fldChar w:fldCharType="begin"/>
        </w:r>
        <w:r>
          <w:rPr>
            <w:noProof/>
            <w:webHidden/>
          </w:rPr>
          <w:instrText xml:space="preserve"> PAGEREF _Toc24650438 \h </w:instrText>
        </w:r>
        <w:r>
          <w:rPr>
            <w:noProof/>
            <w:webHidden/>
          </w:rPr>
        </w:r>
      </w:ins>
      <w:r>
        <w:rPr>
          <w:noProof/>
          <w:webHidden/>
        </w:rPr>
        <w:fldChar w:fldCharType="separate"/>
      </w:r>
      <w:ins w:id="216" w:author="Mary Jungers" w:date="2019-11-14T18:59:00Z">
        <w:r>
          <w:rPr>
            <w:noProof/>
            <w:webHidden/>
          </w:rPr>
          <w:t>48</w:t>
        </w:r>
        <w:r>
          <w:rPr>
            <w:noProof/>
            <w:webHidden/>
          </w:rPr>
          <w:fldChar w:fldCharType="end"/>
        </w:r>
        <w:r w:rsidRPr="0020423C">
          <w:rPr>
            <w:rStyle w:val="Hyperlink"/>
            <w:noProof/>
          </w:rPr>
          <w:fldChar w:fldCharType="end"/>
        </w:r>
      </w:ins>
    </w:p>
    <w:p w14:paraId="5B8259A8" w14:textId="591E1C3E" w:rsidR="00CF41A9" w:rsidRDefault="00CF41A9">
      <w:pPr>
        <w:pStyle w:val="TOC3"/>
        <w:rPr>
          <w:ins w:id="217" w:author="Mary Jungers" w:date="2019-11-14T18:59:00Z"/>
          <w:rFonts w:asciiTheme="minorHAnsi" w:eastAsiaTheme="minorEastAsia" w:hAnsiTheme="minorHAnsi" w:cstheme="minorBidi"/>
          <w:noProof/>
          <w:sz w:val="22"/>
          <w:szCs w:val="22"/>
        </w:rPr>
      </w:pPr>
      <w:ins w:id="21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"_Toc24650439"</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3.5.4 Messages</w:t>
        </w:r>
        <w:r>
          <w:rPr>
            <w:noProof/>
            <w:webHidden/>
          </w:rPr>
          <w:tab/>
        </w:r>
        <w:r>
          <w:rPr>
            <w:noProof/>
            <w:webHidden/>
          </w:rPr>
          <w:fldChar w:fldCharType="begin"/>
        </w:r>
        <w:r>
          <w:rPr>
            <w:noProof/>
            <w:webHidden/>
          </w:rPr>
          <w:instrText xml:space="preserve"> PAGEREF _Toc24650439 \h </w:instrText>
        </w:r>
        <w:r>
          <w:rPr>
            <w:noProof/>
            <w:webHidden/>
          </w:rPr>
        </w:r>
      </w:ins>
      <w:r>
        <w:rPr>
          <w:noProof/>
          <w:webHidden/>
        </w:rPr>
        <w:fldChar w:fldCharType="separate"/>
      </w:r>
      <w:ins w:id="219" w:author="Mary Jungers" w:date="2019-11-14T18:59:00Z">
        <w:r>
          <w:rPr>
            <w:noProof/>
            <w:webHidden/>
          </w:rPr>
          <w:t>48</w:t>
        </w:r>
        <w:r>
          <w:rPr>
            <w:noProof/>
            <w:webHidden/>
          </w:rPr>
          <w:fldChar w:fldCharType="end"/>
        </w:r>
        <w:r w:rsidRPr="0020423C">
          <w:rPr>
            <w:rStyle w:val="Hyperlink"/>
            <w:noProof/>
          </w:rPr>
          <w:fldChar w:fldCharType="end"/>
        </w:r>
      </w:ins>
    </w:p>
    <w:p w14:paraId="32B65B6C" w14:textId="056FC4E4" w:rsidR="00CF41A9" w:rsidRDefault="00CF41A9">
      <w:pPr>
        <w:pStyle w:val="TOC4"/>
        <w:rPr>
          <w:ins w:id="220" w:author="Mary Jungers" w:date="2019-11-14T18:59:00Z"/>
          <w:rFonts w:asciiTheme="minorHAnsi" w:eastAsiaTheme="minorEastAsia" w:hAnsiTheme="minorHAnsi" w:cstheme="minorBidi"/>
          <w:noProof/>
          <w:sz w:val="22"/>
          <w:szCs w:val="22"/>
        </w:rPr>
      </w:pPr>
      <w:ins w:id="22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"_Toc24650440"</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3.5.4.1 Alert Manager status updates to Alert Reporter</w:t>
        </w:r>
        <w:r>
          <w:rPr>
            <w:noProof/>
            <w:webHidden/>
          </w:rPr>
          <w:tab/>
        </w:r>
        <w:r>
          <w:rPr>
            <w:noProof/>
            <w:webHidden/>
          </w:rPr>
          <w:fldChar w:fldCharType="begin"/>
        </w:r>
        <w:r>
          <w:rPr>
            <w:noProof/>
            <w:webHidden/>
          </w:rPr>
          <w:instrText xml:space="preserve"> PAGEREF _Toc24650440 \h </w:instrText>
        </w:r>
        <w:r>
          <w:rPr>
            <w:noProof/>
            <w:webHidden/>
          </w:rPr>
        </w:r>
      </w:ins>
      <w:r>
        <w:rPr>
          <w:noProof/>
          <w:webHidden/>
        </w:rPr>
        <w:fldChar w:fldCharType="separate"/>
      </w:r>
      <w:ins w:id="222" w:author="Mary Jungers" w:date="2019-11-14T18:59:00Z">
        <w:r>
          <w:rPr>
            <w:noProof/>
            <w:webHidden/>
          </w:rPr>
          <w:t>49</w:t>
        </w:r>
        <w:r>
          <w:rPr>
            <w:noProof/>
            <w:webHidden/>
          </w:rPr>
          <w:fldChar w:fldCharType="end"/>
        </w:r>
        <w:r w:rsidRPr="0020423C">
          <w:rPr>
            <w:rStyle w:val="Hyperlink"/>
            <w:noProof/>
          </w:rPr>
          <w:fldChar w:fldCharType="end"/>
        </w:r>
      </w:ins>
    </w:p>
    <w:p w14:paraId="18DE0C76" w14:textId="2D734536" w:rsidR="00CF41A9" w:rsidRDefault="00CF41A9">
      <w:pPr>
        <w:pStyle w:val="TOC5"/>
        <w:rPr>
          <w:ins w:id="223" w:author="Mary Jungers" w:date="2019-11-14T18:59:00Z"/>
          <w:rFonts w:asciiTheme="minorHAnsi" w:eastAsiaTheme="minorEastAsia" w:hAnsiTheme="minorHAnsi" w:cstheme="minorBidi"/>
          <w:noProof/>
          <w:sz w:val="22"/>
          <w:szCs w:val="22"/>
        </w:rPr>
      </w:pPr>
      <w:ins w:id="22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"_Toc24650441"</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3.5.4.1.1 Trigger Events</w:t>
        </w:r>
        <w:r>
          <w:rPr>
            <w:noProof/>
            <w:webHidden/>
          </w:rPr>
          <w:tab/>
        </w:r>
        <w:r>
          <w:rPr>
            <w:noProof/>
            <w:webHidden/>
          </w:rPr>
          <w:fldChar w:fldCharType="begin"/>
        </w:r>
        <w:r>
          <w:rPr>
            <w:noProof/>
            <w:webHidden/>
          </w:rPr>
          <w:instrText xml:space="preserve"> PAGEREF _Toc24650441 \h </w:instrText>
        </w:r>
        <w:r>
          <w:rPr>
            <w:noProof/>
            <w:webHidden/>
          </w:rPr>
        </w:r>
      </w:ins>
      <w:r>
        <w:rPr>
          <w:noProof/>
          <w:webHidden/>
        </w:rPr>
        <w:fldChar w:fldCharType="separate"/>
      </w:r>
      <w:ins w:id="225" w:author="Mary Jungers" w:date="2019-11-14T18:59:00Z">
        <w:r>
          <w:rPr>
            <w:noProof/>
            <w:webHidden/>
          </w:rPr>
          <w:t>49</w:t>
        </w:r>
        <w:r>
          <w:rPr>
            <w:noProof/>
            <w:webHidden/>
          </w:rPr>
          <w:fldChar w:fldCharType="end"/>
        </w:r>
        <w:r w:rsidRPr="0020423C">
          <w:rPr>
            <w:rStyle w:val="Hyperlink"/>
            <w:noProof/>
          </w:rPr>
          <w:fldChar w:fldCharType="end"/>
        </w:r>
      </w:ins>
    </w:p>
    <w:p w14:paraId="1990D69F" w14:textId="6ABA087F" w:rsidR="00CF41A9" w:rsidRDefault="00CF41A9">
      <w:pPr>
        <w:pStyle w:val="TOC5"/>
        <w:rPr>
          <w:ins w:id="226" w:author="Mary Jungers" w:date="2019-11-14T18:59:00Z"/>
          <w:rFonts w:asciiTheme="minorHAnsi" w:eastAsiaTheme="minorEastAsia" w:hAnsiTheme="minorHAnsi" w:cstheme="minorBidi"/>
          <w:noProof/>
          <w:sz w:val="22"/>
          <w:szCs w:val="22"/>
        </w:rPr>
      </w:pPr>
      <w:ins w:id="22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"_Toc24650442"</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3.5.4.1.2 Message Semantics</w:t>
        </w:r>
        <w:r>
          <w:rPr>
            <w:noProof/>
            <w:webHidden/>
          </w:rPr>
          <w:tab/>
        </w:r>
        <w:r>
          <w:rPr>
            <w:noProof/>
            <w:webHidden/>
          </w:rPr>
          <w:fldChar w:fldCharType="begin"/>
        </w:r>
        <w:r>
          <w:rPr>
            <w:noProof/>
            <w:webHidden/>
          </w:rPr>
          <w:instrText xml:space="preserve"> PAGEREF _Toc24650442 \h </w:instrText>
        </w:r>
        <w:r>
          <w:rPr>
            <w:noProof/>
            <w:webHidden/>
          </w:rPr>
        </w:r>
      </w:ins>
      <w:r>
        <w:rPr>
          <w:noProof/>
          <w:webHidden/>
        </w:rPr>
        <w:fldChar w:fldCharType="separate"/>
      </w:r>
      <w:ins w:id="228" w:author="Mary Jungers" w:date="2019-11-14T18:59:00Z">
        <w:r>
          <w:rPr>
            <w:noProof/>
            <w:webHidden/>
          </w:rPr>
          <w:t>49</w:t>
        </w:r>
        <w:r>
          <w:rPr>
            <w:noProof/>
            <w:webHidden/>
          </w:rPr>
          <w:fldChar w:fldCharType="end"/>
        </w:r>
        <w:r w:rsidRPr="0020423C">
          <w:rPr>
            <w:rStyle w:val="Hyperlink"/>
            <w:noProof/>
          </w:rPr>
          <w:fldChar w:fldCharType="end"/>
        </w:r>
      </w:ins>
    </w:p>
    <w:p w14:paraId="64865DBD" w14:textId="10AFDE7D" w:rsidR="00CF41A9" w:rsidRDefault="00CF41A9">
      <w:pPr>
        <w:pStyle w:val="TOC5"/>
        <w:rPr>
          <w:ins w:id="229" w:author="Mary Jungers" w:date="2019-11-14T18:59:00Z"/>
          <w:rFonts w:asciiTheme="minorHAnsi" w:eastAsiaTheme="minorEastAsia" w:hAnsiTheme="minorHAnsi" w:cstheme="minorBidi"/>
          <w:noProof/>
          <w:sz w:val="22"/>
          <w:szCs w:val="22"/>
        </w:rPr>
      </w:pPr>
      <w:ins w:id="23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"_Toc24650443"</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3.5.4.1.3 HL7 Conformance Statement</w:t>
        </w:r>
        <w:r>
          <w:rPr>
            <w:noProof/>
            <w:webHidden/>
          </w:rPr>
          <w:tab/>
        </w:r>
        <w:r>
          <w:rPr>
            <w:noProof/>
            <w:webHidden/>
          </w:rPr>
          <w:fldChar w:fldCharType="begin"/>
        </w:r>
        <w:r>
          <w:rPr>
            <w:noProof/>
            <w:webHidden/>
          </w:rPr>
          <w:instrText xml:space="preserve"> PAGEREF _Toc24650443 \h </w:instrText>
        </w:r>
        <w:r>
          <w:rPr>
            <w:noProof/>
            <w:webHidden/>
          </w:rPr>
        </w:r>
      </w:ins>
      <w:r>
        <w:rPr>
          <w:noProof/>
          <w:webHidden/>
        </w:rPr>
        <w:fldChar w:fldCharType="separate"/>
      </w:r>
      <w:ins w:id="231" w:author="Mary Jungers" w:date="2019-11-14T18:59:00Z">
        <w:r>
          <w:rPr>
            <w:noProof/>
            <w:webHidden/>
          </w:rPr>
          <w:t>50</w:t>
        </w:r>
        <w:r>
          <w:rPr>
            <w:noProof/>
            <w:webHidden/>
          </w:rPr>
          <w:fldChar w:fldCharType="end"/>
        </w:r>
        <w:r w:rsidRPr="0020423C">
          <w:rPr>
            <w:rStyle w:val="Hyperlink"/>
            <w:noProof/>
          </w:rPr>
          <w:fldChar w:fldCharType="end"/>
        </w:r>
      </w:ins>
    </w:p>
    <w:p w14:paraId="11C6FC8C" w14:textId="03554FCF" w:rsidR="00CF41A9" w:rsidRDefault="00CF41A9">
      <w:pPr>
        <w:pStyle w:val="TOC5"/>
        <w:rPr>
          <w:ins w:id="232" w:author="Mary Jungers" w:date="2019-11-14T18:59:00Z"/>
          <w:rFonts w:asciiTheme="minorHAnsi" w:eastAsiaTheme="minorEastAsia" w:hAnsiTheme="minorHAnsi" w:cstheme="minorBidi"/>
          <w:noProof/>
          <w:sz w:val="22"/>
          <w:szCs w:val="22"/>
        </w:rPr>
      </w:pPr>
      <w:ins w:id="23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"_Toc24650444"</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3.5.4.1.4 PCD-05 Report Alert Status (ORA^R41^ORA_R41) static definition</w:t>
        </w:r>
        <w:r>
          <w:rPr>
            <w:noProof/>
            <w:webHidden/>
          </w:rPr>
          <w:tab/>
        </w:r>
        <w:r>
          <w:rPr>
            <w:noProof/>
            <w:webHidden/>
          </w:rPr>
          <w:fldChar w:fldCharType="begin"/>
        </w:r>
        <w:r>
          <w:rPr>
            <w:noProof/>
            <w:webHidden/>
          </w:rPr>
          <w:instrText xml:space="preserve"> PAGEREF _Toc24650444 \h </w:instrText>
        </w:r>
        <w:r>
          <w:rPr>
            <w:noProof/>
            <w:webHidden/>
          </w:rPr>
        </w:r>
      </w:ins>
      <w:r>
        <w:rPr>
          <w:noProof/>
          <w:webHidden/>
        </w:rPr>
        <w:fldChar w:fldCharType="separate"/>
      </w:r>
      <w:ins w:id="234" w:author="Mary Jungers" w:date="2019-11-14T18:59:00Z">
        <w:r>
          <w:rPr>
            <w:noProof/>
            <w:webHidden/>
          </w:rPr>
          <w:t>50</w:t>
        </w:r>
        <w:r>
          <w:rPr>
            <w:noProof/>
            <w:webHidden/>
          </w:rPr>
          <w:fldChar w:fldCharType="end"/>
        </w:r>
        <w:r w:rsidRPr="0020423C">
          <w:rPr>
            <w:rStyle w:val="Hyperlink"/>
            <w:noProof/>
          </w:rPr>
          <w:fldChar w:fldCharType="end"/>
        </w:r>
      </w:ins>
    </w:p>
    <w:p w14:paraId="19D33505" w14:textId="5294A768" w:rsidR="00CF41A9" w:rsidRDefault="00CF41A9">
      <w:pPr>
        <w:pStyle w:val="TOC5"/>
        <w:rPr>
          <w:ins w:id="235" w:author="Mary Jungers" w:date="2019-11-14T18:59:00Z"/>
          <w:rFonts w:asciiTheme="minorHAnsi" w:eastAsiaTheme="minorEastAsia" w:hAnsiTheme="minorHAnsi" w:cstheme="minorBidi"/>
          <w:noProof/>
          <w:sz w:val="22"/>
          <w:szCs w:val="22"/>
        </w:rPr>
      </w:pPr>
      <w:ins w:id="23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"_Toc24650445"</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3.5.4.1.5 Expected Actions</w:t>
        </w:r>
        <w:r>
          <w:rPr>
            <w:noProof/>
            <w:webHidden/>
          </w:rPr>
          <w:tab/>
        </w:r>
        <w:r>
          <w:rPr>
            <w:noProof/>
            <w:webHidden/>
          </w:rPr>
          <w:fldChar w:fldCharType="begin"/>
        </w:r>
        <w:r>
          <w:rPr>
            <w:noProof/>
            <w:webHidden/>
          </w:rPr>
          <w:instrText xml:space="preserve"> PAGEREF _Toc24650445 \h </w:instrText>
        </w:r>
        <w:r>
          <w:rPr>
            <w:noProof/>
            <w:webHidden/>
          </w:rPr>
        </w:r>
      </w:ins>
      <w:r>
        <w:rPr>
          <w:noProof/>
          <w:webHidden/>
        </w:rPr>
        <w:fldChar w:fldCharType="separate"/>
      </w:r>
      <w:ins w:id="237" w:author="Mary Jungers" w:date="2019-11-14T18:59:00Z">
        <w:r>
          <w:rPr>
            <w:noProof/>
            <w:webHidden/>
          </w:rPr>
          <w:t>51</w:t>
        </w:r>
        <w:r>
          <w:rPr>
            <w:noProof/>
            <w:webHidden/>
          </w:rPr>
          <w:fldChar w:fldCharType="end"/>
        </w:r>
        <w:r w:rsidRPr="0020423C">
          <w:rPr>
            <w:rStyle w:val="Hyperlink"/>
            <w:noProof/>
          </w:rPr>
          <w:fldChar w:fldCharType="end"/>
        </w:r>
      </w:ins>
    </w:p>
    <w:p w14:paraId="56A5B018" w14:textId="188B6F7A" w:rsidR="00CF41A9" w:rsidRDefault="00CF41A9">
      <w:pPr>
        <w:pStyle w:val="TOC5"/>
        <w:rPr>
          <w:ins w:id="238" w:author="Mary Jungers" w:date="2019-11-14T18:59:00Z"/>
          <w:rFonts w:asciiTheme="minorHAnsi" w:eastAsiaTheme="minorEastAsia" w:hAnsiTheme="minorHAnsi" w:cstheme="minorBidi"/>
          <w:noProof/>
          <w:sz w:val="22"/>
          <w:szCs w:val="22"/>
        </w:rPr>
      </w:pPr>
      <w:ins w:id="23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"_Toc24650446"</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3.5.4.1.6 Security Considerations</w:t>
        </w:r>
        <w:r>
          <w:rPr>
            <w:noProof/>
            <w:webHidden/>
          </w:rPr>
          <w:tab/>
        </w:r>
        <w:r>
          <w:rPr>
            <w:noProof/>
            <w:webHidden/>
          </w:rPr>
          <w:fldChar w:fldCharType="begin"/>
        </w:r>
        <w:r>
          <w:rPr>
            <w:noProof/>
            <w:webHidden/>
          </w:rPr>
          <w:instrText xml:space="preserve"> PAGEREF _Toc24650446 \h </w:instrText>
        </w:r>
        <w:r>
          <w:rPr>
            <w:noProof/>
            <w:webHidden/>
          </w:rPr>
        </w:r>
      </w:ins>
      <w:r>
        <w:rPr>
          <w:noProof/>
          <w:webHidden/>
        </w:rPr>
        <w:fldChar w:fldCharType="separate"/>
      </w:r>
      <w:ins w:id="240" w:author="Mary Jungers" w:date="2019-11-14T18:59:00Z">
        <w:r>
          <w:rPr>
            <w:noProof/>
            <w:webHidden/>
          </w:rPr>
          <w:t>53</w:t>
        </w:r>
        <w:r>
          <w:rPr>
            <w:noProof/>
            <w:webHidden/>
          </w:rPr>
          <w:fldChar w:fldCharType="end"/>
        </w:r>
        <w:r w:rsidRPr="0020423C">
          <w:rPr>
            <w:rStyle w:val="Hyperlink"/>
            <w:noProof/>
          </w:rPr>
          <w:fldChar w:fldCharType="end"/>
        </w:r>
      </w:ins>
    </w:p>
    <w:p w14:paraId="2D617A29" w14:textId="27A6114D" w:rsidR="00CF41A9" w:rsidRDefault="00CF41A9">
      <w:pPr>
        <w:pStyle w:val="TOC2"/>
        <w:rPr>
          <w:ins w:id="241" w:author="Mary Jungers" w:date="2019-11-14T18:59:00Z"/>
          <w:rFonts w:asciiTheme="minorHAnsi" w:eastAsiaTheme="minorEastAsia" w:hAnsiTheme="minorHAnsi" w:cstheme="minorBidi"/>
          <w:noProof/>
          <w:sz w:val="22"/>
          <w:szCs w:val="22"/>
        </w:rPr>
      </w:pPr>
      <w:ins w:id="24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"_Toc24650447"</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3.6 Disseminate Alert [PCD-06]</w:t>
        </w:r>
        <w:r>
          <w:rPr>
            <w:noProof/>
            <w:webHidden/>
          </w:rPr>
          <w:tab/>
        </w:r>
        <w:r>
          <w:rPr>
            <w:noProof/>
            <w:webHidden/>
          </w:rPr>
          <w:fldChar w:fldCharType="begin"/>
        </w:r>
        <w:r>
          <w:rPr>
            <w:noProof/>
            <w:webHidden/>
          </w:rPr>
          <w:instrText xml:space="preserve"> PAGEREF _Toc24650447 \h </w:instrText>
        </w:r>
        <w:r>
          <w:rPr>
            <w:noProof/>
            <w:webHidden/>
          </w:rPr>
        </w:r>
      </w:ins>
      <w:r>
        <w:rPr>
          <w:noProof/>
          <w:webHidden/>
        </w:rPr>
        <w:fldChar w:fldCharType="separate"/>
      </w:r>
      <w:ins w:id="243" w:author="Mary Jungers" w:date="2019-11-14T18:59:00Z">
        <w:r>
          <w:rPr>
            <w:noProof/>
            <w:webHidden/>
          </w:rPr>
          <w:t>53</w:t>
        </w:r>
        <w:r>
          <w:rPr>
            <w:noProof/>
            <w:webHidden/>
          </w:rPr>
          <w:fldChar w:fldCharType="end"/>
        </w:r>
        <w:r w:rsidRPr="0020423C">
          <w:rPr>
            <w:rStyle w:val="Hyperlink"/>
            <w:noProof/>
          </w:rPr>
          <w:fldChar w:fldCharType="end"/>
        </w:r>
      </w:ins>
    </w:p>
    <w:p w14:paraId="0F9850E3" w14:textId="636BF3C4" w:rsidR="00CF41A9" w:rsidRDefault="00CF41A9">
      <w:pPr>
        <w:pStyle w:val="TOC3"/>
        <w:rPr>
          <w:ins w:id="244" w:author="Mary Jungers" w:date="2019-11-14T18:59:00Z"/>
          <w:rFonts w:asciiTheme="minorHAnsi" w:eastAsiaTheme="minorEastAsia" w:hAnsiTheme="minorHAnsi" w:cstheme="minorBidi"/>
          <w:noProof/>
          <w:sz w:val="22"/>
          <w:szCs w:val="22"/>
        </w:rPr>
      </w:pPr>
      <w:ins w:id="24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"_Toc24650448"</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3.6.1 Scope</w:t>
        </w:r>
        <w:r>
          <w:rPr>
            <w:noProof/>
            <w:webHidden/>
          </w:rPr>
          <w:tab/>
        </w:r>
        <w:r>
          <w:rPr>
            <w:noProof/>
            <w:webHidden/>
          </w:rPr>
          <w:fldChar w:fldCharType="begin"/>
        </w:r>
        <w:r>
          <w:rPr>
            <w:noProof/>
            <w:webHidden/>
          </w:rPr>
          <w:instrText xml:space="preserve"> PAGEREF _Toc24650448 \h </w:instrText>
        </w:r>
        <w:r>
          <w:rPr>
            <w:noProof/>
            <w:webHidden/>
          </w:rPr>
        </w:r>
      </w:ins>
      <w:r>
        <w:rPr>
          <w:noProof/>
          <w:webHidden/>
        </w:rPr>
        <w:fldChar w:fldCharType="separate"/>
      </w:r>
      <w:ins w:id="246" w:author="Mary Jungers" w:date="2019-11-14T18:59:00Z">
        <w:r>
          <w:rPr>
            <w:noProof/>
            <w:webHidden/>
          </w:rPr>
          <w:t>53</w:t>
        </w:r>
        <w:r>
          <w:rPr>
            <w:noProof/>
            <w:webHidden/>
          </w:rPr>
          <w:fldChar w:fldCharType="end"/>
        </w:r>
        <w:r w:rsidRPr="0020423C">
          <w:rPr>
            <w:rStyle w:val="Hyperlink"/>
            <w:noProof/>
          </w:rPr>
          <w:fldChar w:fldCharType="end"/>
        </w:r>
      </w:ins>
    </w:p>
    <w:p w14:paraId="6163CDB5" w14:textId="50C593D4" w:rsidR="00CF41A9" w:rsidRDefault="00CF41A9">
      <w:pPr>
        <w:pStyle w:val="TOC3"/>
        <w:rPr>
          <w:ins w:id="247" w:author="Mary Jungers" w:date="2019-11-14T18:59:00Z"/>
          <w:rFonts w:asciiTheme="minorHAnsi" w:eastAsiaTheme="minorEastAsia" w:hAnsiTheme="minorHAnsi" w:cstheme="minorBidi"/>
          <w:noProof/>
          <w:sz w:val="22"/>
          <w:szCs w:val="22"/>
        </w:rPr>
      </w:pPr>
      <w:ins w:id="24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"_Toc24650449"</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3.6.2 Use Case Roles</w:t>
        </w:r>
        <w:r>
          <w:rPr>
            <w:noProof/>
            <w:webHidden/>
          </w:rPr>
          <w:tab/>
        </w:r>
        <w:r>
          <w:rPr>
            <w:noProof/>
            <w:webHidden/>
          </w:rPr>
          <w:fldChar w:fldCharType="begin"/>
        </w:r>
        <w:r>
          <w:rPr>
            <w:noProof/>
            <w:webHidden/>
          </w:rPr>
          <w:instrText xml:space="preserve"> PAGEREF _Toc24650449 \h </w:instrText>
        </w:r>
        <w:r>
          <w:rPr>
            <w:noProof/>
            <w:webHidden/>
          </w:rPr>
        </w:r>
      </w:ins>
      <w:r>
        <w:rPr>
          <w:noProof/>
          <w:webHidden/>
        </w:rPr>
        <w:fldChar w:fldCharType="separate"/>
      </w:r>
      <w:ins w:id="249" w:author="Mary Jungers" w:date="2019-11-14T18:59:00Z">
        <w:r>
          <w:rPr>
            <w:noProof/>
            <w:webHidden/>
          </w:rPr>
          <w:t>53</w:t>
        </w:r>
        <w:r>
          <w:rPr>
            <w:noProof/>
            <w:webHidden/>
          </w:rPr>
          <w:fldChar w:fldCharType="end"/>
        </w:r>
        <w:r w:rsidRPr="0020423C">
          <w:rPr>
            <w:rStyle w:val="Hyperlink"/>
            <w:noProof/>
          </w:rPr>
          <w:fldChar w:fldCharType="end"/>
        </w:r>
      </w:ins>
    </w:p>
    <w:p w14:paraId="4CD79044" w14:textId="714BB998" w:rsidR="00CF41A9" w:rsidRDefault="00CF41A9">
      <w:pPr>
        <w:pStyle w:val="TOC3"/>
        <w:rPr>
          <w:ins w:id="250" w:author="Mary Jungers" w:date="2019-11-14T18:59:00Z"/>
          <w:rFonts w:asciiTheme="minorHAnsi" w:eastAsiaTheme="minorEastAsia" w:hAnsiTheme="minorHAnsi" w:cstheme="minorBidi"/>
          <w:noProof/>
          <w:sz w:val="22"/>
          <w:szCs w:val="22"/>
        </w:rPr>
      </w:pPr>
      <w:ins w:id="25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"_Toc24650451"</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3.6.3 Referenced Standard</w:t>
        </w:r>
        <w:r>
          <w:rPr>
            <w:noProof/>
            <w:webHidden/>
          </w:rPr>
          <w:tab/>
        </w:r>
        <w:r>
          <w:rPr>
            <w:noProof/>
            <w:webHidden/>
          </w:rPr>
          <w:fldChar w:fldCharType="begin"/>
        </w:r>
        <w:r>
          <w:rPr>
            <w:noProof/>
            <w:webHidden/>
          </w:rPr>
          <w:instrText xml:space="preserve"> PAGEREF _Toc24650451 \h </w:instrText>
        </w:r>
        <w:r>
          <w:rPr>
            <w:noProof/>
            <w:webHidden/>
          </w:rPr>
        </w:r>
      </w:ins>
      <w:r>
        <w:rPr>
          <w:noProof/>
          <w:webHidden/>
        </w:rPr>
        <w:fldChar w:fldCharType="separate"/>
      </w:r>
      <w:ins w:id="252" w:author="Mary Jungers" w:date="2019-11-14T18:59:00Z">
        <w:r>
          <w:rPr>
            <w:noProof/>
            <w:webHidden/>
          </w:rPr>
          <w:t>54</w:t>
        </w:r>
        <w:r>
          <w:rPr>
            <w:noProof/>
            <w:webHidden/>
          </w:rPr>
          <w:fldChar w:fldCharType="end"/>
        </w:r>
        <w:r w:rsidRPr="0020423C">
          <w:rPr>
            <w:rStyle w:val="Hyperlink"/>
            <w:noProof/>
          </w:rPr>
          <w:fldChar w:fldCharType="end"/>
        </w:r>
      </w:ins>
    </w:p>
    <w:p w14:paraId="04C64FAE" w14:textId="100E2A6D" w:rsidR="00CF41A9" w:rsidRDefault="00CF41A9">
      <w:pPr>
        <w:pStyle w:val="TOC3"/>
        <w:rPr>
          <w:ins w:id="253" w:author="Mary Jungers" w:date="2019-11-14T18:59:00Z"/>
          <w:rFonts w:asciiTheme="minorHAnsi" w:eastAsiaTheme="minorEastAsia" w:hAnsiTheme="minorHAnsi" w:cstheme="minorBidi"/>
          <w:noProof/>
          <w:sz w:val="22"/>
          <w:szCs w:val="22"/>
        </w:rPr>
      </w:pPr>
      <w:ins w:id="25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"_Toc24650452"</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3.6.4 Messages</w:t>
        </w:r>
        <w:r>
          <w:rPr>
            <w:noProof/>
            <w:webHidden/>
          </w:rPr>
          <w:tab/>
        </w:r>
        <w:r>
          <w:rPr>
            <w:noProof/>
            <w:webHidden/>
          </w:rPr>
          <w:fldChar w:fldCharType="begin"/>
        </w:r>
        <w:r>
          <w:rPr>
            <w:noProof/>
            <w:webHidden/>
          </w:rPr>
          <w:instrText xml:space="preserve"> PAGEREF _Toc24650452 \h </w:instrText>
        </w:r>
        <w:r>
          <w:rPr>
            <w:noProof/>
            <w:webHidden/>
          </w:rPr>
        </w:r>
      </w:ins>
      <w:r>
        <w:rPr>
          <w:noProof/>
          <w:webHidden/>
        </w:rPr>
        <w:fldChar w:fldCharType="separate"/>
      </w:r>
      <w:ins w:id="255" w:author="Mary Jungers" w:date="2019-11-14T18:59:00Z">
        <w:r>
          <w:rPr>
            <w:noProof/>
            <w:webHidden/>
          </w:rPr>
          <w:t>54</w:t>
        </w:r>
        <w:r>
          <w:rPr>
            <w:noProof/>
            <w:webHidden/>
          </w:rPr>
          <w:fldChar w:fldCharType="end"/>
        </w:r>
        <w:r w:rsidRPr="0020423C">
          <w:rPr>
            <w:rStyle w:val="Hyperlink"/>
            <w:noProof/>
          </w:rPr>
          <w:fldChar w:fldCharType="end"/>
        </w:r>
      </w:ins>
    </w:p>
    <w:p w14:paraId="46EB8AEC" w14:textId="1914D1C4" w:rsidR="00CF41A9" w:rsidRDefault="00CF41A9">
      <w:pPr>
        <w:pStyle w:val="TOC4"/>
        <w:rPr>
          <w:ins w:id="256" w:author="Mary Jungers" w:date="2019-11-14T18:59:00Z"/>
          <w:rFonts w:asciiTheme="minorHAnsi" w:eastAsiaTheme="minorEastAsia" w:hAnsiTheme="minorHAnsi" w:cstheme="minorBidi"/>
          <w:noProof/>
          <w:sz w:val="22"/>
          <w:szCs w:val="22"/>
        </w:rPr>
      </w:pPr>
      <w:ins w:id="25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"_Toc24650453"</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3.6.4.1 Alert Manager disseminate alert to Alert Communicator</w:t>
        </w:r>
        <w:r>
          <w:rPr>
            <w:noProof/>
            <w:webHidden/>
          </w:rPr>
          <w:tab/>
        </w:r>
        <w:r>
          <w:rPr>
            <w:noProof/>
            <w:webHidden/>
          </w:rPr>
          <w:fldChar w:fldCharType="begin"/>
        </w:r>
        <w:r>
          <w:rPr>
            <w:noProof/>
            <w:webHidden/>
          </w:rPr>
          <w:instrText xml:space="preserve"> PAGEREF _Toc24650453 \h </w:instrText>
        </w:r>
        <w:r>
          <w:rPr>
            <w:noProof/>
            <w:webHidden/>
          </w:rPr>
        </w:r>
      </w:ins>
      <w:r>
        <w:rPr>
          <w:noProof/>
          <w:webHidden/>
        </w:rPr>
        <w:fldChar w:fldCharType="separate"/>
      </w:r>
      <w:ins w:id="258" w:author="Mary Jungers" w:date="2019-11-14T18:59:00Z">
        <w:r>
          <w:rPr>
            <w:noProof/>
            <w:webHidden/>
          </w:rPr>
          <w:t>54</w:t>
        </w:r>
        <w:r>
          <w:rPr>
            <w:noProof/>
            <w:webHidden/>
          </w:rPr>
          <w:fldChar w:fldCharType="end"/>
        </w:r>
        <w:r w:rsidRPr="0020423C">
          <w:rPr>
            <w:rStyle w:val="Hyperlink"/>
            <w:noProof/>
          </w:rPr>
          <w:fldChar w:fldCharType="end"/>
        </w:r>
      </w:ins>
    </w:p>
    <w:p w14:paraId="553D48DD" w14:textId="6F9C0EFC" w:rsidR="00CF41A9" w:rsidRDefault="00CF41A9">
      <w:pPr>
        <w:pStyle w:val="TOC5"/>
        <w:rPr>
          <w:ins w:id="259" w:author="Mary Jungers" w:date="2019-11-14T18:59:00Z"/>
          <w:rFonts w:asciiTheme="minorHAnsi" w:eastAsiaTheme="minorEastAsia" w:hAnsiTheme="minorHAnsi" w:cstheme="minorBidi"/>
          <w:noProof/>
          <w:sz w:val="22"/>
          <w:szCs w:val="22"/>
        </w:rPr>
      </w:pPr>
      <w:ins w:id="260" w:author="Mary Jungers" w:date="2019-11-14T18:59:00Z">
        <w:r w:rsidRPr="0020423C">
          <w:rPr>
            <w:rStyle w:val="Hyperlink"/>
            <w:noProof/>
          </w:rPr>
          <w:lastRenderedPageBreak/>
          <w:fldChar w:fldCharType="begin"/>
        </w:r>
        <w:r w:rsidRPr="0020423C">
          <w:rPr>
            <w:rStyle w:val="Hyperlink"/>
            <w:noProof/>
          </w:rPr>
          <w:instrText xml:space="preserve"> </w:instrText>
        </w:r>
        <w:r>
          <w:rPr>
            <w:noProof/>
          </w:rPr>
          <w:instrText>HYPERLINK \l "_Toc24650454"</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3.6.4.1.1 HL7 Conformance Statement</w:t>
        </w:r>
        <w:r>
          <w:rPr>
            <w:noProof/>
            <w:webHidden/>
          </w:rPr>
          <w:tab/>
        </w:r>
        <w:r>
          <w:rPr>
            <w:noProof/>
            <w:webHidden/>
          </w:rPr>
          <w:fldChar w:fldCharType="begin"/>
        </w:r>
        <w:r>
          <w:rPr>
            <w:noProof/>
            <w:webHidden/>
          </w:rPr>
          <w:instrText xml:space="preserve"> PAGEREF _Toc24650454 \h </w:instrText>
        </w:r>
        <w:r>
          <w:rPr>
            <w:noProof/>
            <w:webHidden/>
          </w:rPr>
        </w:r>
      </w:ins>
      <w:r>
        <w:rPr>
          <w:noProof/>
          <w:webHidden/>
        </w:rPr>
        <w:fldChar w:fldCharType="separate"/>
      </w:r>
      <w:ins w:id="261" w:author="Mary Jungers" w:date="2019-11-14T18:59:00Z">
        <w:r>
          <w:rPr>
            <w:noProof/>
            <w:webHidden/>
          </w:rPr>
          <w:t>54</w:t>
        </w:r>
        <w:r>
          <w:rPr>
            <w:noProof/>
            <w:webHidden/>
          </w:rPr>
          <w:fldChar w:fldCharType="end"/>
        </w:r>
        <w:r w:rsidRPr="0020423C">
          <w:rPr>
            <w:rStyle w:val="Hyperlink"/>
            <w:noProof/>
          </w:rPr>
          <w:fldChar w:fldCharType="end"/>
        </w:r>
      </w:ins>
    </w:p>
    <w:p w14:paraId="2B212AEA" w14:textId="41686698" w:rsidR="00CF41A9" w:rsidRDefault="00CF41A9">
      <w:pPr>
        <w:pStyle w:val="TOC5"/>
        <w:rPr>
          <w:ins w:id="262" w:author="Mary Jungers" w:date="2019-11-14T18:59:00Z"/>
          <w:rFonts w:asciiTheme="minorHAnsi" w:eastAsiaTheme="minorEastAsia" w:hAnsiTheme="minorHAnsi" w:cstheme="minorBidi"/>
          <w:noProof/>
          <w:sz w:val="22"/>
          <w:szCs w:val="22"/>
        </w:rPr>
      </w:pPr>
      <w:ins w:id="26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"_Toc24650455"</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3.6.4.1.2 PCD-06 Disseminate Alert static definition</w:t>
        </w:r>
        <w:r>
          <w:rPr>
            <w:noProof/>
            <w:webHidden/>
          </w:rPr>
          <w:tab/>
        </w:r>
        <w:r>
          <w:rPr>
            <w:noProof/>
            <w:webHidden/>
          </w:rPr>
          <w:fldChar w:fldCharType="begin"/>
        </w:r>
        <w:r>
          <w:rPr>
            <w:noProof/>
            <w:webHidden/>
          </w:rPr>
          <w:instrText xml:space="preserve"> PAGEREF _Toc24650455 \h </w:instrText>
        </w:r>
        <w:r>
          <w:rPr>
            <w:noProof/>
            <w:webHidden/>
          </w:rPr>
        </w:r>
      </w:ins>
      <w:r>
        <w:rPr>
          <w:noProof/>
          <w:webHidden/>
        </w:rPr>
        <w:fldChar w:fldCharType="separate"/>
      </w:r>
      <w:ins w:id="264" w:author="Mary Jungers" w:date="2019-11-14T18:59:00Z">
        <w:r>
          <w:rPr>
            <w:noProof/>
            <w:webHidden/>
          </w:rPr>
          <w:t>54</w:t>
        </w:r>
        <w:r>
          <w:rPr>
            <w:noProof/>
            <w:webHidden/>
          </w:rPr>
          <w:fldChar w:fldCharType="end"/>
        </w:r>
        <w:r w:rsidRPr="0020423C">
          <w:rPr>
            <w:rStyle w:val="Hyperlink"/>
            <w:noProof/>
          </w:rPr>
          <w:fldChar w:fldCharType="end"/>
        </w:r>
      </w:ins>
    </w:p>
    <w:p w14:paraId="32782AAD" w14:textId="63EB4F28" w:rsidR="00CF41A9" w:rsidRDefault="00CF41A9">
      <w:pPr>
        <w:pStyle w:val="TOC5"/>
        <w:rPr>
          <w:ins w:id="265" w:author="Mary Jungers" w:date="2019-11-14T18:59:00Z"/>
          <w:rFonts w:asciiTheme="minorHAnsi" w:eastAsiaTheme="minorEastAsia" w:hAnsiTheme="minorHAnsi" w:cstheme="minorBidi"/>
          <w:noProof/>
          <w:sz w:val="22"/>
          <w:szCs w:val="22"/>
        </w:rPr>
      </w:pPr>
      <w:ins w:id="26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"_Toc24650456"</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3.6.4.1.3 Trigger Events</w:t>
        </w:r>
        <w:r>
          <w:rPr>
            <w:noProof/>
            <w:webHidden/>
          </w:rPr>
          <w:tab/>
        </w:r>
        <w:r>
          <w:rPr>
            <w:noProof/>
            <w:webHidden/>
          </w:rPr>
          <w:fldChar w:fldCharType="begin"/>
        </w:r>
        <w:r>
          <w:rPr>
            <w:noProof/>
            <w:webHidden/>
          </w:rPr>
          <w:instrText xml:space="preserve"> PAGEREF _Toc24650456 \h </w:instrText>
        </w:r>
        <w:r>
          <w:rPr>
            <w:noProof/>
            <w:webHidden/>
          </w:rPr>
        </w:r>
      </w:ins>
      <w:r>
        <w:rPr>
          <w:noProof/>
          <w:webHidden/>
        </w:rPr>
        <w:fldChar w:fldCharType="separate"/>
      </w:r>
      <w:ins w:id="267" w:author="Mary Jungers" w:date="2019-11-14T18:59:00Z">
        <w:r>
          <w:rPr>
            <w:noProof/>
            <w:webHidden/>
          </w:rPr>
          <w:t>55</w:t>
        </w:r>
        <w:r>
          <w:rPr>
            <w:noProof/>
            <w:webHidden/>
          </w:rPr>
          <w:fldChar w:fldCharType="end"/>
        </w:r>
        <w:r w:rsidRPr="0020423C">
          <w:rPr>
            <w:rStyle w:val="Hyperlink"/>
            <w:noProof/>
          </w:rPr>
          <w:fldChar w:fldCharType="end"/>
        </w:r>
      </w:ins>
    </w:p>
    <w:p w14:paraId="4709F641" w14:textId="77D481ED" w:rsidR="00CF41A9" w:rsidRDefault="00CF41A9">
      <w:pPr>
        <w:pStyle w:val="TOC5"/>
        <w:rPr>
          <w:ins w:id="268" w:author="Mary Jungers" w:date="2019-11-14T18:59:00Z"/>
          <w:rFonts w:asciiTheme="minorHAnsi" w:eastAsiaTheme="minorEastAsia" w:hAnsiTheme="minorHAnsi" w:cstheme="minorBidi"/>
          <w:noProof/>
          <w:sz w:val="22"/>
          <w:szCs w:val="22"/>
        </w:rPr>
      </w:pPr>
      <w:ins w:id="26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"_Toc24650457"</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3.6.4.1.4 Message Semantics</w:t>
        </w:r>
        <w:r>
          <w:rPr>
            <w:noProof/>
            <w:webHidden/>
          </w:rPr>
          <w:tab/>
        </w:r>
        <w:r>
          <w:rPr>
            <w:noProof/>
            <w:webHidden/>
          </w:rPr>
          <w:fldChar w:fldCharType="begin"/>
        </w:r>
        <w:r>
          <w:rPr>
            <w:noProof/>
            <w:webHidden/>
          </w:rPr>
          <w:instrText xml:space="preserve"> PAGEREF _Toc24650457 \h </w:instrText>
        </w:r>
        <w:r>
          <w:rPr>
            <w:noProof/>
            <w:webHidden/>
          </w:rPr>
        </w:r>
      </w:ins>
      <w:r>
        <w:rPr>
          <w:noProof/>
          <w:webHidden/>
        </w:rPr>
        <w:fldChar w:fldCharType="separate"/>
      </w:r>
      <w:ins w:id="270" w:author="Mary Jungers" w:date="2019-11-14T18:59:00Z">
        <w:r>
          <w:rPr>
            <w:noProof/>
            <w:webHidden/>
          </w:rPr>
          <w:t>55</w:t>
        </w:r>
        <w:r>
          <w:rPr>
            <w:noProof/>
            <w:webHidden/>
          </w:rPr>
          <w:fldChar w:fldCharType="end"/>
        </w:r>
        <w:r w:rsidRPr="0020423C">
          <w:rPr>
            <w:rStyle w:val="Hyperlink"/>
            <w:noProof/>
          </w:rPr>
          <w:fldChar w:fldCharType="end"/>
        </w:r>
      </w:ins>
    </w:p>
    <w:p w14:paraId="6438F96C" w14:textId="2EE72E3C" w:rsidR="00CF41A9" w:rsidRDefault="00CF41A9">
      <w:pPr>
        <w:pStyle w:val="TOC5"/>
        <w:rPr>
          <w:ins w:id="271" w:author="Mary Jungers" w:date="2019-11-14T18:59:00Z"/>
          <w:rFonts w:asciiTheme="minorHAnsi" w:eastAsiaTheme="minorEastAsia" w:hAnsiTheme="minorHAnsi" w:cstheme="minorBidi"/>
          <w:noProof/>
          <w:sz w:val="22"/>
          <w:szCs w:val="22"/>
        </w:rPr>
      </w:pPr>
      <w:ins w:id="27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"_Toc24650458"</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3.6.4.1.5 Expected Actions</w:t>
        </w:r>
        <w:r>
          <w:rPr>
            <w:noProof/>
            <w:webHidden/>
          </w:rPr>
          <w:tab/>
        </w:r>
        <w:r>
          <w:rPr>
            <w:noProof/>
            <w:webHidden/>
          </w:rPr>
          <w:fldChar w:fldCharType="begin"/>
        </w:r>
        <w:r>
          <w:rPr>
            <w:noProof/>
            <w:webHidden/>
          </w:rPr>
          <w:instrText xml:space="preserve"> PAGEREF _Toc24650458 \h </w:instrText>
        </w:r>
        <w:r>
          <w:rPr>
            <w:noProof/>
            <w:webHidden/>
          </w:rPr>
        </w:r>
      </w:ins>
      <w:r>
        <w:rPr>
          <w:noProof/>
          <w:webHidden/>
        </w:rPr>
        <w:fldChar w:fldCharType="separate"/>
      </w:r>
      <w:ins w:id="273" w:author="Mary Jungers" w:date="2019-11-14T18:59:00Z">
        <w:r>
          <w:rPr>
            <w:noProof/>
            <w:webHidden/>
          </w:rPr>
          <w:t>55</w:t>
        </w:r>
        <w:r>
          <w:rPr>
            <w:noProof/>
            <w:webHidden/>
          </w:rPr>
          <w:fldChar w:fldCharType="end"/>
        </w:r>
        <w:r w:rsidRPr="0020423C">
          <w:rPr>
            <w:rStyle w:val="Hyperlink"/>
            <w:noProof/>
          </w:rPr>
          <w:fldChar w:fldCharType="end"/>
        </w:r>
      </w:ins>
    </w:p>
    <w:p w14:paraId="78C58DF4" w14:textId="40DF70C7" w:rsidR="00CF41A9" w:rsidRDefault="00CF41A9">
      <w:pPr>
        <w:pStyle w:val="TOC5"/>
        <w:rPr>
          <w:ins w:id="274" w:author="Mary Jungers" w:date="2019-11-14T18:59:00Z"/>
          <w:rFonts w:asciiTheme="minorHAnsi" w:eastAsiaTheme="minorEastAsia" w:hAnsiTheme="minorHAnsi" w:cstheme="minorBidi"/>
          <w:noProof/>
          <w:sz w:val="22"/>
          <w:szCs w:val="22"/>
        </w:rPr>
      </w:pPr>
      <w:ins w:id="27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"_Toc24650459"</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3.6.4.1.6 Security Considerations</w:t>
        </w:r>
        <w:r>
          <w:rPr>
            <w:noProof/>
            <w:webHidden/>
          </w:rPr>
          <w:tab/>
        </w:r>
        <w:r>
          <w:rPr>
            <w:noProof/>
            <w:webHidden/>
          </w:rPr>
          <w:fldChar w:fldCharType="begin"/>
        </w:r>
        <w:r>
          <w:rPr>
            <w:noProof/>
            <w:webHidden/>
          </w:rPr>
          <w:instrText xml:space="preserve"> PAGEREF _Toc24650459 \h </w:instrText>
        </w:r>
        <w:r>
          <w:rPr>
            <w:noProof/>
            <w:webHidden/>
          </w:rPr>
        </w:r>
      </w:ins>
      <w:r>
        <w:rPr>
          <w:noProof/>
          <w:webHidden/>
        </w:rPr>
        <w:fldChar w:fldCharType="separate"/>
      </w:r>
      <w:ins w:id="276" w:author="Mary Jungers" w:date="2019-11-14T18:59:00Z">
        <w:r>
          <w:rPr>
            <w:noProof/>
            <w:webHidden/>
          </w:rPr>
          <w:t>56</w:t>
        </w:r>
        <w:r>
          <w:rPr>
            <w:noProof/>
            <w:webHidden/>
          </w:rPr>
          <w:fldChar w:fldCharType="end"/>
        </w:r>
        <w:r w:rsidRPr="0020423C">
          <w:rPr>
            <w:rStyle w:val="Hyperlink"/>
            <w:noProof/>
          </w:rPr>
          <w:fldChar w:fldCharType="end"/>
        </w:r>
      </w:ins>
    </w:p>
    <w:p w14:paraId="4DE3D528" w14:textId="4F31450E" w:rsidR="00CF41A9" w:rsidRDefault="00CF41A9">
      <w:pPr>
        <w:pStyle w:val="TOC2"/>
        <w:rPr>
          <w:ins w:id="277" w:author="Mary Jungers" w:date="2019-11-14T18:59:00Z"/>
          <w:rFonts w:asciiTheme="minorHAnsi" w:eastAsiaTheme="minorEastAsia" w:hAnsiTheme="minorHAnsi" w:cstheme="minorBidi"/>
          <w:noProof/>
          <w:sz w:val="22"/>
          <w:szCs w:val="22"/>
        </w:rPr>
      </w:pPr>
      <w:ins w:id="27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"_Toc24650460"</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3.7 Report Dissemination Alert Status [PCD-07]</w:t>
        </w:r>
        <w:r>
          <w:rPr>
            <w:noProof/>
            <w:webHidden/>
          </w:rPr>
          <w:tab/>
        </w:r>
        <w:r>
          <w:rPr>
            <w:noProof/>
            <w:webHidden/>
          </w:rPr>
          <w:fldChar w:fldCharType="begin"/>
        </w:r>
        <w:r>
          <w:rPr>
            <w:noProof/>
            <w:webHidden/>
          </w:rPr>
          <w:instrText xml:space="preserve"> PAGEREF _Toc24650460 \h </w:instrText>
        </w:r>
        <w:r>
          <w:rPr>
            <w:noProof/>
            <w:webHidden/>
          </w:rPr>
        </w:r>
      </w:ins>
      <w:r>
        <w:rPr>
          <w:noProof/>
          <w:webHidden/>
        </w:rPr>
        <w:fldChar w:fldCharType="separate"/>
      </w:r>
      <w:ins w:id="279" w:author="Mary Jungers" w:date="2019-11-14T18:59:00Z">
        <w:r>
          <w:rPr>
            <w:noProof/>
            <w:webHidden/>
          </w:rPr>
          <w:t>56</w:t>
        </w:r>
        <w:r>
          <w:rPr>
            <w:noProof/>
            <w:webHidden/>
          </w:rPr>
          <w:fldChar w:fldCharType="end"/>
        </w:r>
        <w:r w:rsidRPr="0020423C">
          <w:rPr>
            <w:rStyle w:val="Hyperlink"/>
            <w:noProof/>
          </w:rPr>
          <w:fldChar w:fldCharType="end"/>
        </w:r>
      </w:ins>
    </w:p>
    <w:p w14:paraId="387541C3" w14:textId="1DCDF6DD" w:rsidR="00CF41A9" w:rsidRDefault="00CF41A9">
      <w:pPr>
        <w:pStyle w:val="TOC3"/>
        <w:rPr>
          <w:ins w:id="280" w:author="Mary Jungers" w:date="2019-11-14T18:59:00Z"/>
          <w:rFonts w:asciiTheme="minorHAnsi" w:eastAsiaTheme="minorEastAsia" w:hAnsiTheme="minorHAnsi" w:cstheme="minorBidi"/>
          <w:noProof/>
          <w:sz w:val="22"/>
          <w:szCs w:val="22"/>
        </w:rPr>
      </w:pPr>
      <w:ins w:id="28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"_Toc24650461"</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3.7.1 Scope</w:t>
        </w:r>
        <w:r>
          <w:rPr>
            <w:noProof/>
            <w:webHidden/>
          </w:rPr>
          <w:tab/>
        </w:r>
        <w:r>
          <w:rPr>
            <w:noProof/>
            <w:webHidden/>
          </w:rPr>
          <w:fldChar w:fldCharType="begin"/>
        </w:r>
        <w:r>
          <w:rPr>
            <w:noProof/>
            <w:webHidden/>
          </w:rPr>
          <w:instrText xml:space="preserve"> PAGEREF _Toc24650461 \h </w:instrText>
        </w:r>
        <w:r>
          <w:rPr>
            <w:noProof/>
            <w:webHidden/>
          </w:rPr>
        </w:r>
      </w:ins>
      <w:r>
        <w:rPr>
          <w:noProof/>
          <w:webHidden/>
        </w:rPr>
        <w:fldChar w:fldCharType="separate"/>
      </w:r>
      <w:ins w:id="282" w:author="Mary Jungers" w:date="2019-11-14T18:59:00Z">
        <w:r>
          <w:rPr>
            <w:noProof/>
            <w:webHidden/>
          </w:rPr>
          <w:t>56</w:t>
        </w:r>
        <w:r>
          <w:rPr>
            <w:noProof/>
            <w:webHidden/>
          </w:rPr>
          <w:fldChar w:fldCharType="end"/>
        </w:r>
        <w:r w:rsidRPr="0020423C">
          <w:rPr>
            <w:rStyle w:val="Hyperlink"/>
            <w:noProof/>
          </w:rPr>
          <w:fldChar w:fldCharType="end"/>
        </w:r>
      </w:ins>
    </w:p>
    <w:p w14:paraId="0568B4B4" w14:textId="73A95A01" w:rsidR="00CF41A9" w:rsidRDefault="00CF41A9">
      <w:pPr>
        <w:pStyle w:val="TOC3"/>
        <w:rPr>
          <w:ins w:id="283" w:author="Mary Jungers" w:date="2019-11-14T18:59:00Z"/>
          <w:rFonts w:asciiTheme="minorHAnsi" w:eastAsiaTheme="minorEastAsia" w:hAnsiTheme="minorHAnsi" w:cstheme="minorBidi"/>
          <w:noProof/>
          <w:sz w:val="22"/>
          <w:szCs w:val="22"/>
        </w:rPr>
      </w:pPr>
      <w:ins w:id="28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"_Toc24650462"</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3.7.2 Use Case Roles</w:t>
        </w:r>
        <w:r>
          <w:rPr>
            <w:noProof/>
            <w:webHidden/>
          </w:rPr>
          <w:tab/>
        </w:r>
        <w:r>
          <w:rPr>
            <w:noProof/>
            <w:webHidden/>
          </w:rPr>
          <w:fldChar w:fldCharType="begin"/>
        </w:r>
        <w:r>
          <w:rPr>
            <w:noProof/>
            <w:webHidden/>
          </w:rPr>
          <w:instrText xml:space="preserve"> PAGEREF _Toc24650462 \h </w:instrText>
        </w:r>
        <w:r>
          <w:rPr>
            <w:noProof/>
            <w:webHidden/>
          </w:rPr>
        </w:r>
      </w:ins>
      <w:r>
        <w:rPr>
          <w:noProof/>
          <w:webHidden/>
        </w:rPr>
        <w:fldChar w:fldCharType="separate"/>
      </w:r>
      <w:ins w:id="285" w:author="Mary Jungers" w:date="2019-11-14T18:59:00Z">
        <w:r>
          <w:rPr>
            <w:noProof/>
            <w:webHidden/>
          </w:rPr>
          <w:t>56</w:t>
        </w:r>
        <w:r>
          <w:rPr>
            <w:noProof/>
            <w:webHidden/>
          </w:rPr>
          <w:fldChar w:fldCharType="end"/>
        </w:r>
        <w:r w:rsidRPr="0020423C">
          <w:rPr>
            <w:rStyle w:val="Hyperlink"/>
            <w:noProof/>
          </w:rPr>
          <w:fldChar w:fldCharType="end"/>
        </w:r>
      </w:ins>
    </w:p>
    <w:p w14:paraId="1CE90F38" w14:textId="0B548E34" w:rsidR="00CF41A9" w:rsidRDefault="00CF41A9">
      <w:pPr>
        <w:pStyle w:val="TOC3"/>
        <w:rPr>
          <w:ins w:id="286" w:author="Mary Jungers" w:date="2019-11-14T18:59:00Z"/>
          <w:rFonts w:asciiTheme="minorHAnsi" w:eastAsiaTheme="minorEastAsia" w:hAnsiTheme="minorHAnsi" w:cstheme="minorBidi"/>
          <w:noProof/>
          <w:sz w:val="22"/>
          <w:szCs w:val="22"/>
        </w:rPr>
      </w:pPr>
      <w:ins w:id="28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"_Toc24650463"</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3.7.3 Referenced Standards</w:t>
        </w:r>
        <w:r>
          <w:rPr>
            <w:noProof/>
            <w:webHidden/>
          </w:rPr>
          <w:tab/>
        </w:r>
        <w:r>
          <w:rPr>
            <w:noProof/>
            <w:webHidden/>
          </w:rPr>
          <w:fldChar w:fldCharType="begin"/>
        </w:r>
        <w:r>
          <w:rPr>
            <w:noProof/>
            <w:webHidden/>
          </w:rPr>
          <w:instrText xml:space="preserve"> PAGEREF _Toc24650463 \h </w:instrText>
        </w:r>
        <w:r>
          <w:rPr>
            <w:noProof/>
            <w:webHidden/>
          </w:rPr>
        </w:r>
      </w:ins>
      <w:r>
        <w:rPr>
          <w:noProof/>
          <w:webHidden/>
        </w:rPr>
        <w:fldChar w:fldCharType="separate"/>
      </w:r>
      <w:ins w:id="288" w:author="Mary Jungers" w:date="2019-11-14T18:59:00Z">
        <w:r>
          <w:rPr>
            <w:noProof/>
            <w:webHidden/>
          </w:rPr>
          <w:t>57</w:t>
        </w:r>
        <w:r>
          <w:rPr>
            <w:noProof/>
            <w:webHidden/>
          </w:rPr>
          <w:fldChar w:fldCharType="end"/>
        </w:r>
        <w:r w:rsidRPr="0020423C">
          <w:rPr>
            <w:rStyle w:val="Hyperlink"/>
            <w:noProof/>
          </w:rPr>
          <w:fldChar w:fldCharType="end"/>
        </w:r>
      </w:ins>
    </w:p>
    <w:p w14:paraId="33F9A92B" w14:textId="76EC7924" w:rsidR="00CF41A9" w:rsidRDefault="00CF41A9">
      <w:pPr>
        <w:pStyle w:val="TOC3"/>
        <w:rPr>
          <w:ins w:id="289" w:author="Mary Jungers" w:date="2019-11-14T18:59:00Z"/>
          <w:rFonts w:asciiTheme="minorHAnsi" w:eastAsiaTheme="minorEastAsia" w:hAnsiTheme="minorHAnsi" w:cstheme="minorBidi"/>
          <w:noProof/>
          <w:sz w:val="22"/>
          <w:szCs w:val="22"/>
        </w:rPr>
      </w:pPr>
      <w:ins w:id="29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"_Toc24650464"</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3.7.4 Messages</w:t>
        </w:r>
        <w:r>
          <w:rPr>
            <w:noProof/>
            <w:webHidden/>
          </w:rPr>
          <w:tab/>
        </w:r>
        <w:r>
          <w:rPr>
            <w:noProof/>
            <w:webHidden/>
          </w:rPr>
          <w:fldChar w:fldCharType="begin"/>
        </w:r>
        <w:r>
          <w:rPr>
            <w:noProof/>
            <w:webHidden/>
          </w:rPr>
          <w:instrText xml:space="preserve"> PAGEREF _Toc24650464 \h </w:instrText>
        </w:r>
        <w:r>
          <w:rPr>
            <w:noProof/>
            <w:webHidden/>
          </w:rPr>
        </w:r>
      </w:ins>
      <w:r>
        <w:rPr>
          <w:noProof/>
          <w:webHidden/>
        </w:rPr>
        <w:fldChar w:fldCharType="separate"/>
      </w:r>
      <w:ins w:id="291" w:author="Mary Jungers" w:date="2019-11-14T18:59:00Z">
        <w:r>
          <w:rPr>
            <w:noProof/>
            <w:webHidden/>
          </w:rPr>
          <w:t>57</w:t>
        </w:r>
        <w:r>
          <w:rPr>
            <w:noProof/>
            <w:webHidden/>
          </w:rPr>
          <w:fldChar w:fldCharType="end"/>
        </w:r>
        <w:r w:rsidRPr="0020423C">
          <w:rPr>
            <w:rStyle w:val="Hyperlink"/>
            <w:noProof/>
          </w:rPr>
          <w:fldChar w:fldCharType="end"/>
        </w:r>
      </w:ins>
    </w:p>
    <w:p w14:paraId="0BDB9796" w14:textId="35373DAB" w:rsidR="00CF41A9" w:rsidRDefault="00CF41A9">
      <w:pPr>
        <w:pStyle w:val="TOC4"/>
        <w:rPr>
          <w:ins w:id="292" w:author="Mary Jungers" w:date="2019-11-14T18:59:00Z"/>
          <w:rFonts w:asciiTheme="minorHAnsi" w:eastAsiaTheme="minorEastAsia" w:hAnsiTheme="minorHAnsi" w:cstheme="minorBidi"/>
          <w:noProof/>
          <w:sz w:val="22"/>
          <w:szCs w:val="22"/>
        </w:rPr>
      </w:pPr>
      <w:ins w:id="29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"_Toc24650465"</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3.7.4.1 Alert Communicator status updates to Alert Manager</w:t>
        </w:r>
        <w:r>
          <w:rPr>
            <w:noProof/>
            <w:webHidden/>
          </w:rPr>
          <w:tab/>
        </w:r>
        <w:r>
          <w:rPr>
            <w:noProof/>
            <w:webHidden/>
          </w:rPr>
          <w:fldChar w:fldCharType="begin"/>
        </w:r>
        <w:r>
          <w:rPr>
            <w:noProof/>
            <w:webHidden/>
          </w:rPr>
          <w:instrText xml:space="preserve"> PAGEREF _Toc24650465 \h </w:instrText>
        </w:r>
        <w:r>
          <w:rPr>
            <w:noProof/>
            <w:webHidden/>
          </w:rPr>
        </w:r>
      </w:ins>
      <w:r>
        <w:rPr>
          <w:noProof/>
          <w:webHidden/>
        </w:rPr>
        <w:fldChar w:fldCharType="separate"/>
      </w:r>
      <w:ins w:id="294" w:author="Mary Jungers" w:date="2019-11-14T18:59:00Z">
        <w:r>
          <w:rPr>
            <w:noProof/>
            <w:webHidden/>
          </w:rPr>
          <w:t>57</w:t>
        </w:r>
        <w:r>
          <w:rPr>
            <w:noProof/>
            <w:webHidden/>
          </w:rPr>
          <w:fldChar w:fldCharType="end"/>
        </w:r>
        <w:r w:rsidRPr="0020423C">
          <w:rPr>
            <w:rStyle w:val="Hyperlink"/>
            <w:noProof/>
          </w:rPr>
          <w:fldChar w:fldCharType="end"/>
        </w:r>
      </w:ins>
    </w:p>
    <w:p w14:paraId="02531B7B" w14:textId="6831CDAC" w:rsidR="00CF41A9" w:rsidRDefault="00CF41A9">
      <w:pPr>
        <w:pStyle w:val="TOC4"/>
        <w:rPr>
          <w:ins w:id="295" w:author="Mary Jungers" w:date="2019-11-14T18:59:00Z"/>
          <w:rFonts w:asciiTheme="minorHAnsi" w:eastAsiaTheme="minorEastAsia" w:hAnsiTheme="minorHAnsi" w:cstheme="minorBidi"/>
          <w:noProof/>
          <w:sz w:val="22"/>
          <w:szCs w:val="22"/>
        </w:rPr>
      </w:pPr>
      <w:ins w:id="29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"_Toc24650466"</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3.7.4.2 Trigger Events</w:t>
        </w:r>
        <w:r>
          <w:rPr>
            <w:noProof/>
            <w:webHidden/>
          </w:rPr>
          <w:tab/>
        </w:r>
        <w:r>
          <w:rPr>
            <w:noProof/>
            <w:webHidden/>
          </w:rPr>
          <w:fldChar w:fldCharType="begin"/>
        </w:r>
        <w:r>
          <w:rPr>
            <w:noProof/>
            <w:webHidden/>
          </w:rPr>
          <w:instrText xml:space="preserve"> PAGEREF _Toc24650466 \h </w:instrText>
        </w:r>
        <w:r>
          <w:rPr>
            <w:noProof/>
            <w:webHidden/>
          </w:rPr>
        </w:r>
      </w:ins>
      <w:r>
        <w:rPr>
          <w:noProof/>
          <w:webHidden/>
        </w:rPr>
        <w:fldChar w:fldCharType="separate"/>
      </w:r>
      <w:ins w:id="297" w:author="Mary Jungers" w:date="2019-11-14T18:59:00Z">
        <w:r>
          <w:rPr>
            <w:noProof/>
            <w:webHidden/>
          </w:rPr>
          <w:t>57</w:t>
        </w:r>
        <w:r>
          <w:rPr>
            <w:noProof/>
            <w:webHidden/>
          </w:rPr>
          <w:fldChar w:fldCharType="end"/>
        </w:r>
        <w:r w:rsidRPr="0020423C">
          <w:rPr>
            <w:rStyle w:val="Hyperlink"/>
            <w:noProof/>
          </w:rPr>
          <w:fldChar w:fldCharType="end"/>
        </w:r>
      </w:ins>
    </w:p>
    <w:p w14:paraId="4951E3D2" w14:textId="2676E352" w:rsidR="00CF41A9" w:rsidRDefault="00CF41A9">
      <w:pPr>
        <w:pStyle w:val="TOC5"/>
        <w:rPr>
          <w:ins w:id="298" w:author="Mary Jungers" w:date="2019-11-14T18:59:00Z"/>
          <w:rFonts w:asciiTheme="minorHAnsi" w:eastAsiaTheme="minorEastAsia" w:hAnsiTheme="minorHAnsi" w:cstheme="minorBidi"/>
          <w:noProof/>
          <w:sz w:val="22"/>
          <w:szCs w:val="22"/>
        </w:rPr>
      </w:pPr>
      <w:ins w:id="29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"_Toc24650467"</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3.7.4.2.1 Message Semantics</w:t>
        </w:r>
        <w:r>
          <w:rPr>
            <w:noProof/>
            <w:webHidden/>
          </w:rPr>
          <w:tab/>
        </w:r>
        <w:r>
          <w:rPr>
            <w:noProof/>
            <w:webHidden/>
          </w:rPr>
          <w:fldChar w:fldCharType="begin"/>
        </w:r>
        <w:r>
          <w:rPr>
            <w:noProof/>
            <w:webHidden/>
          </w:rPr>
          <w:instrText xml:space="preserve"> PAGEREF _Toc24650467 \h </w:instrText>
        </w:r>
        <w:r>
          <w:rPr>
            <w:noProof/>
            <w:webHidden/>
          </w:rPr>
        </w:r>
      </w:ins>
      <w:r>
        <w:rPr>
          <w:noProof/>
          <w:webHidden/>
        </w:rPr>
        <w:fldChar w:fldCharType="separate"/>
      </w:r>
      <w:ins w:id="300" w:author="Mary Jungers" w:date="2019-11-14T18:59:00Z">
        <w:r>
          <w:rPr>
            <w:noProof/>
            <w:webHidden/>
          </w:rPr>
          <w:t>58</w:t>
        </w:r>
        <w:r>
          <w:rPr>
            <w:noProof/>
            <w:webHidden/>
          </w:rPr>
          <w:fldChar w:fldCharType="end"/>
        </w:r>
        <w:r w:rsidRPr="0020423C">
          <w:rPr>
            <w:rStyle w:val="Hyperlink"/>
            <w:noProof/>
          </w:rPr>
          <w:fldChar w:fldCharType="end"/>
        </w:r>
      </w:ins>
    </w:p>
    <w:p w14:paraId="659DDA96" w14:textId="442A8E04" w:rsidR="00CF41A9" w:rsidRDefault="00CF41A9">
      <w:pPr>
        <w:pStyle w:val="TOC5"/>
        <w:rPr>
          <w:ins w:id="301" w:author="Mary Jungers" w:date="2019-11-14T18:59:00Z"/>
          <w:rFonts w:asciiTheme="minorHAnsi" w:eastAsiaTheme="minorEastAsia" w:hAnsiTheme="minorHAnsi" w:cstheme="minorBidi"/>
          <w:noProof/>
          <w:sz w:val="22"/>
          <w:szCs w:val="22"/>
        </w:rPr>
      </w:pPr>
      <w:ins w:id="30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"_Toc24650468"</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3.7.4.2.2 HL7 Conformance Statement</w:t>
        </w:r>
        <w:r>
          <w:rPr>
            <w:noProof/>
            <w:webHidden/>
          </w:rPr>
          <w:tab/>
        </w:r>
        <w:r>
          <w:rPr>
            <w:noProof/>
            <w:webHidden/>
          </w:rPr>
          <w:fldChar w:fldCharType="begin"/>
        </w:r>
        <w:r>
          <w:rPr>
            <w:noProof/>
            <w:webHidden/>
          </w:rPr>
          <w:instrText xml:space="preserve"> PAGEREF _Toc24650468 \h </w:instrText>
        </w:r>
        <w:r>
          <w:rPr>
            <w:noProof/>
            <w:webHidden/>
          </w:rPr>
        </w:r>
      </w:ins>
      <w:r>
        <w:rPr>
          <w:noProof/>
          <w:webHidden/>
        </w:rPr>
        <w:fldChar w:fldCharType="separate"/>
      </w:r>
      <w:ins w:id="303" w:author="Mary Jungers" w:date="2019-11-14T18:59:00Z">
        <w:r>
          <w:rPr>
            <w:noProof/>
            <w:webHidden/>
          </w:rPr>
          <w:t>58</w:t>
        </w:r>
        <w:r>
          <w:rPr>
            <w:noProof/>
            <w:webHidden/>
          </w:rPr>
          <w:fldChar w:fldCharType="end"/>
        </w:r>
        <w:r w:rsidRPr="0020423C">
          <w:rPr>
            <w:rStyle w:val="Hyperlink"/>
            <w:noProof/>
          </w:rPr>
          <w:fldChar w:fldCharType="end"/>
        </w:r>
      </w:ins>
    </w:p>
    <w:p w14:paraId="73D7A187" w14:textId="35C50E56" w:rsidR="00CF41A9" w:rsidRDefault="00CF41A9">
      <w:pPr>
        <w:pStyle w:val="TOC5"/>
        <w:rPr>
          <w:ins w:id="304" w:author="Mary Jungers" w:date="2019-11-14T18:59:00Z"/>
          <w:rFonts w:asciiTheme="minorHAnsi" w:eastAsiaTheme="minorEastAsia" w:hAnsiTheme="minorHAnsi" w:cstheme="minorBidi"/>
          <w:noProof/>
          <w:sz w:val="22"/>
          <w:szCs w:val="22"/>
        </w:rPr>
      </w:pPr>
      <w:ins w:id="30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"_Toc24650469"</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3.7.4.2.3 PCD-07 Report Dissemination Alert Status static definition</w:t>
        </w:r>
        <w:r>
          <w:rPr>
            <w:noProof/>
            <w:webHidden/>
          </w:rPr>
          <w:tab/>
        </w:r>
        <w:r>
          <w:rPr>
            <w:noProof/>
            <w:webHidden/>
          </w:rPr>
          <w:fldChar w:fldCharType="begin"/>
        </w:r>
        <w:r>
          <w:rPr>
            <w:noProof/>
            <w:webHidden/>
          </w:rPr>
          <w:instrText xml:space="preserve"> PAGEREF _Toc24650469 \h </w:instrText>
        </w:r>
        <w:r>
          <w:rPr>
            <w:noProof/>
            <w:webHidden/>
          </w:rPr>
        </w:r>
      </w:ins>
      <w:r>
        <w:rPr>
          <w:noProof/>
          <w:webHidden/>
        </w:rPr>
        <w:fldChar w:fldCharType="separate"/>
      </w:r>
      <w:ins w:id="306" w:author="Mary Jungers" w:date="2019-11-14T18:59:00Z">
        <w:r>
          <w:rPr>
            <w:noProof/>
            <w:webHidden/>
          </w:rPr>
          <w:t>58</w:t>
        </w:r>
        <w:r>
          <w:rPr>
            <w:noProof/>
            <w:webHidden/>
          </w:rPr>
          <w:fldChar w:fldCharType="end"/>
        </w:r>
        <w:r w:rsidRPr="0020423C">
          <w:rPr>
            <w:rStyle w:val="Hyperlink"/>
            <w:noProof/>
          </w:rPr>
          <w:fldChar w:fldCharType="end"/>
        </w:r>
      </w:ins>
    </w:p>
    <w:p w14:paraId="325CAD9B" w14:textId="3DB04277" w:rsidR="00CF41A9" w:rsidRDefault="00CF41A9">
      <w:pPr>
        <w:pStyle w:val="TOC5"/>
        <w:rPr>
          <w:ins w:id="307" w:author="Mary Jungers" w:date="2019-11-14T18:59:00Z"/>
          <w:rFonts w:asciiTheme="minorHAnsi" w:eastAsiaTheme="minorEastAsia" w:hAnsiTheme="minorHAnsi" w:cstheme="minorBidi"/>
          <w:noProof/>
          <w:sz w:val="22"/>
          <w:szCs w:val="22"/>
        </w:rPr>
      </w:pPr>
      <w:ins w:id="30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"_Toc24650470"</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3.7.4.2.4 Expected Actions</w:t>
        </w:r>
        <w:r>
          <w:rPr>
            <w:noProof/>
            <w:webHidden/>
          </w:rPr>
          <w:tab/>
        </w:r>
        <w:r>
          <w:rPr>
            <w:noProof/>
            <w:webHidden/>
          </w:rPr>
          <w:fldChar w:fldCharType="begin"/>
        </w:r>
        <w:r>
          <w:rPr>
            <w:noProof/>
            <w:webHidden/>
          </w:rPr>
          <w:instrText xml:space="preserve"> PAGEREF _Toc24650470 \h </w:instrText>
        </w:r>
        <w:r>
          <w:rPr>
            <w:noProof/>
            <w:webHidden/>
          </w:rPr>
        </w:r>
      </w:ins>
      <w:r>
        <w:rPr>
          <w:noProof/>
          <w:webHidden/>
        </w:rPr>
        <w:fldChar w:fldCharType="separate"/>
      </w:r>
      <w:ins w:id="309" w:author="Mary Jungers" w:date="2019-11-14T18:59:00Z">
        <w:r>
          <w:rPr>
            <w:noProof/>
            <w:webHidden/>
          </w:rPr>
          <w:t>59</w:t>
        </w:r>
        <w:r>
          <w:rPr>
            <w:noProof/>
            <w:webHidden/>
          </w:rPr>
          <w:fldChar w:fldCharType="end"/>
        </w:r>
        <w:r w:rsidRPr="0020423C">
          <w:rPr>
            <w:rStyle w:val="Hyperlink"/>
            <w:noProof/>
          </w:rPr>
          <w:fldChar w:fldCharType="end"/>
        </w:r>
      </w:ins>
    </w:p>
    <w:p w14:paraId="287CED00" w14:textId="722CBBCA" w:rsidR="00CF41A9" w:rsidRDefault="00CF41A9">
      <w:pPr>
        <w:pStyle w:val="TOC5"/>
        <w:rPr>
          <w:ins w:id="310" w:author="Mary Jungers" w:date="2019-11-14T18:59:00Z"/>
          <w:rFonts w:asciiTheme="minorHAnsi" w:eastAsiaTheme="minorEastAsia" w:hAnsiTheme="minorHAnsi" w:cstheme="minorBidi"/>
          <w:noProof/>
          <w:sz w:val="22"/>
          <w:szCs w:val="22"/>
        </w:rPr>
      </w:pPr>
      <w:ins w:id="31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"_Toc24650471"</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3.7.4.2.5 Security Considerations</w:t>
        </w:r>
        <w:r>
          <w:rPr>
            <w:noProof/>
            <w:webHidden/>
          </w:rPr>
          <w:tab/>
        </w:r>
        <w:r>
          <w:rPr>
            <w:noProof/>
            <w:webHidden/>
          </w:rPr>
          <w:fldChar w:fldCharType="begin"/>
        </w:r>
        <w:r>
          <w:rPr>
            <w:noProof/>
            <w:webHidden/>
          </w:rPr>
          <w:instrText xml:space="preserve"> PAGEREF _Toc24650471 \h </w:instrText>
        </w:r>
        <w:r>
          <w:rPr>
            <w:noProof/>
            <w:webHidden/>
          </w:rPr>
        </w:r>
      </w:ins>
      <w:r>
        <w:rPr>
          <w:noProof/>
          <w:webHidden/>
        </w:rPr>
        <w:fldChar w:fldCharType="separate"/>
      </w:r>
      <w:ins w:id="312" w:author="Mary Jungers" w:date="2019-11-14T18:59:00Z">
        <w:r>
          <w:rPr>
            <w:noProof/>
            <w:webHidden/>
          </w:rPr>
          <w:t>59</w:t>
        </w:r>
        <w:r>
          <w:rPr>
            <w:noProof/>
            <w:webHidden/>
          </w:rPr>
          <w:fldChar w:fldCharType="end"/>
        </w:r>
        <w:r w:rsidRPr="0020423C">
          <w:rPr>
            <w:rStyle w:val="Hyperlink"/>
            <w:noProof/>
          </w:rPr>
          <w:fldChar w:fldCharType="end"/>
        </w:r>
      </w:ins>
    </w:p>
    <w:p w14:paraId="5B9CDCBC" w14:textId="0BE053CF" w:rsidR="00CF41A9" w:rsidRDefault="00CF41A9">
      <w:pPr>
        <w:pStyle w:val="TOC2"/>
        <w:rPr>
          <w:ins w:id="313" w:author="Mary Jungers" w:date="2019-11-14T18:59:00Z"/>
          <w:rFonts w:asciiTheme="minorHAnsi" w:eastAsiaTheme="minorEastAsia" w:hAnsiTheme="minorHAnsi" w:cstheme="minorBidi"/>
          <w:noProof/>
          <w:sz w:val="22"/>
          <w:szCs w:val="22"/>
        </w:rPr>
      </w:pPr>
      <w:ins w:id="31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"_Toc24650472"</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3.8 [PCD-08] Reserved</w:t>
        </w:r>
        <w:r>
          <w:rPr>
            <w:noProof/>
            <w:webHidden/>
          </w:rPr>
          <w:tab/>
        </w:r>
        <w:r>
          <w:rPr>
            <w:noProof/>
            <w:webHidden/>
          </w:rPr>
          <w:fldChar w:fldCharType="begin"/>
        </w:r>
        <w:r>
          <w:rPr>
            <w:noProof/>
            <w:webHidden/>
          </w:rPr>
          <w:instrText xml:space="preserve"> PAGEREF _Toc24650472 \h </w:instrText>
        </w:r>
        <w:r>
          <w:rPr>
            <w:noProof/>
            <w:webHidden/>
          </w:rPr>
        </w:r>
      </w:ins>
      <w:r>
        <w:rPr>
          <w:noProof/>
          <w:webHidden/>
        </w:rPr>
        <w:fldChar w:fldCharType="separate"/>
      </w:r>
      <w:ins w:id="315" w:author="Mary Jungers" w:date="2019-11-14T18:59:00Z">
        <w:r>
          <w:rPr>
            <w:noProof/>
            <w:webHidden/>
          </w:rPr>
          <w:t>60</w:t>
        </w:r>
        <w:r>
          <w:rPr>
            <w:noProof/>
            <w:webHidden/>
          </w:rPr>
          <w:fldChar w:fldCharType="end"/>
        </w:r>
        <w:r w:rsidRPr="0020423C">
          <w:rPr>
            <w:rStyle w:val="Hyperlink"/>
            <w:noProof/>
          </w:rPr>
          <w:fldChar w:fldCharType="end"/>
        </w:r>
      </w:ins>
    </w:p>
    <w:p w14:paraId="2BCCF9EE" w14:textId="3F8A2DAF" w:rsidR="00CF41A9" w:rsidRDefault="00CF41A9">
      <w:pPr>
        <w:pStyle w:val="TOC2"/>
        <w:rPr>
          <w:ins w:id="316" w:author="Mary Jungers" w:date="2019-11-14T18:59:00Z"/>
          <w:rFonts w:asciiTheme="minorHAnsi" w:eastAsiaTheme="minorEastAsia" w:hAnsiTheme="minorHAnsi" w:cstheme="minorBidi"/>
          <w:noProof/>
          <w:sz w:val="22"/>
          <w:szCs w:val="22"/>
        </w:rPr>
      </w:pPr>
      <w:ins w:id="31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"_Toc24650473"</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3.9 Communicate IDC Observations [PCD-09]</w:t>
        </w:r>
        <w:r>
          <w:rPr>
            <w:noProof/>
            <w:webHidden/>
          </w:rPr>
          <w:tab/>
        </w:r>
        <w:r>
          <w:rPr>
            <w:noProof/>
            <w:webHidden/>
          </w:rPr>
          <w:fldChar w:fldCharType="begin"/>
        </w:r>
        <w:r>
          <w:rPr>
            <w:noProof/>
            <w:webHidden/>
          </w:rPr>
          <w:instrText xml:space="preserve"> PAGEREF _Toc24650473 \h </w:instrText>
        </w:r>
        <w:r>
          <w:rPr>
            <w:noProof/>
            <w:webHidden/>
          </w:rPr>
        </w:r>
      </w:ins>
      <w:r>
        <w:rPr>
          <w:noProof/>
          <w:webHidden/>
        </w:rPr>
        <w:fldChar w:fldCharType="separate"/>
      </w:r>
      <w:ins w:id="318" w:author="Mary Jungers" w:date="2019-11-14T18:59:00Z">
        <w:r>
          <w:rPr>
            <w:noProof/>
            <w:webHidden/>
          </w:rPr>
          <w:t>60</w:t>
        </w:r>
        <w:r>
          <w:rPr>
            <w:noProof/>
            <w:webHidden/>
          </w:rPr>
          <w:fldChar w:fldCharType="end"/>
        </w:r>
        <w:r w:rsidRPr="0020423C">
          <w:rPr>
            <w:rStyle w:val="Hyperlink"/>
            <w:noProof/>
          </w:rPr>
          <w:fldChar w:fldCharType="end"/>
        </w:r>
      </w:ins>
    </w:p>
    <w:p w14:paraId="719CECEF" w14:textId="616E5656" w:rsidR="00CF41A9" w:rsidRDefault="00CF41A9">
      <w:pPr>
        <w:pStyle w:val="TOC3"/>
        <w:rPr>
          <w:ins w:id="319" w:author="Mary Jungers" w:date="2019-11-14T18:59:00Z"/>
          <w:rFonts w:asciiTheme="minorHAnsi" w:eastAsiaTheme="minorEastAsia" w:hAnsiTheme="minorHAnsi" w:cstheme="minorBidi"/>
          <w:noProof/>
          <w:sz w:val="22"/>
          <w:szCs w:val="22"/>
        </w:rPr>
      </w:pPr>
      <w:ins w:id="32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"_Toc24650474"</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3.9.1 Scope</w:t>
        </w:r>
        <w:r>
          <w:rPr>
            <w:noProof/>
            <w:webHidden/>
          </w:rPr>
          <w:tab/>
        </w:r>
        <w:r>
          <w:rPr>
            <w:noProof/>
            <w:webHidden/>
          </w:rPr>
          <w:fldChar w:fldCharType="begin"/>
        </w:r>
        <w:r>
          <w:rPr>
            <w:noProof/>
            <w:webHidden/>
          </w:rPr>
          <w:instrText xml:space="preserve"> PAGEREF _Toc24650474 \h </w:instrText>
        </w:r>
        <w:r>
          <w:rPr>
            <w:noProof/>
            <w:webHidden/>
          </w:rPr>
        </w:r>
      </w:ins>
      <w:r>
        <w:rPr>
          <w:noProof/>
          <w:webHidden/>
        </w:rPr>
        <w:fldChar w:fldCharType="separate"/>
      </w:r>
      <w:ins w:id="321" w:author="Mary Jungers" w:date="2019-11-14T18:59:00Z">
        <w:r>
          <w:rPr>
            <w:noProof/>
            <w:webHidden/>
          </w:rPr>
          <w:t>60</w:t>
        </w:r>
        <w:r>
          <w:rPr>
            <w:noProof/>
            <w:webHidden/>
          </w:rPr>
          <w:fldChar w:fldCharType="end"/>
        </w:r>
        <w:r w:rsidRPr="0020423C">
          <w:rPr>
            <w:rStyle w:val="Hyperlink"/>
            <w:noProof/>
          </w:rPr>
          <w:fldChar w:fldCharType="end"/>
        </w:r>
      </w:ins>
    </w:p>
    <w:p w14:paraId="2C3A85FC" w14:textId="114F54E5" w:rsidR="00CF41A9" w:rsidRDefault="00CF41A9">
      <w:pPr>
        <w:pStyle w:val="TOC3"/>
        <w:rPr>
          <w:ins w:id="322" w:author="Mary Jungers" w:date="2019-11-14T18:59:00Z"/>
          <w:rFonts w:asciiTheme="minorHAnsi" w:eastAsiaTheme="minorEastAsia" w:hAnsiTheme="minorHAnsi" w:cstheme="minorBidi"/>
          <w:noProof/>
          <w:sz w:val="22"/>
          <w:szCs w:val="22"/>
        </w:rPr>
      </w:pPr>
      <w:ins w:id="32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"_Toc24650475"</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3.9.2 Use Case Roles</w:t>
        </w:r>
        <w:r>
          <w:rPr>
            <w:noProof/>
            <w:webHidden/>
          </w:rPr>
          <w:tab/>
        </w:r>
        <w:r>
          <w:rPr>
            <w:noProof/>
            <w:webHidden/>
          </w:rPr>
          <w:fldChar w:fldCharType="begin"/>
        </w:r>
        <w:r>
          <w:rPr>
            <w:noProof/>
            <w:webHidden/>
          </w:rPr>
          <w:instrText xml:space="preserve"> PAGEREF _Toc24650475 \h </w:instrText>
        </w:r>
        <w:r>
          <w:rPr>
            <w:noProof/>
            <w:webHidden/>
          </w:rPr>
        </w:r>
      </w:ins>
      <w:r>
        <w:rPr>
          <w:noProof/>
          <w:webHidden/>
        </w:rPr>
        <w:fldChar w:fldCharType="separate"/>
      </w:r>
      <w:ins w:id="324" w:author="Mary Jungers" w:date="2019-11-14T18:59:00Z">
        <w:r>
          <w:rPr>
            <w:noProof/>
            <w:webHidden/>
          </w:rPr>
          <w:t>60</w:t>
        </w:r>
        <w:r>
          <w:rPr>
            <w:noProof/>
            <w:webHidden/>
          </w:rPr>
          <w:fldChar w:fldCharType="end"/>
        </w:r>
        <w:r w:rsidRPr="0020423C">
          <w:rPr>
            <w:rStyle w:val="Hyperlink"/>
            <w:noProof/>
          </w:rPr>
          <w:fldChar w:fldCharType="end"/>
        </w:r>
      </w:ins>
    </w:p>
    <w:p w14:paraId="5C32E372" w14:textId="232E5F08" w:rsidR="00CF41A9" w:rsidRDefault="00CF41A9">
      <w:pPr>
        <w:pStyle w:val="TOC3"/>
        <w:rPr>
          <w:ins w:id="325" w:author="Mary Jungers" w:date="2019-11-14T18:59:00Z"/>
          <w:rFonts w:asciiTheme="minorHAnsi" w:eastAsiaTheme="minorEastAsia" w:hAnsiTheme="minorHAnsi" w:cstheme="minorBidi"/>
          <w:noProof/>
          <w:sz w:val="22"/>
          <w:szCs w:val="22"/>
        </w:rPr>
      </w:pPr>
      <w:ins w:id="32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"_Toc24650476"</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3.9.3 Referenced Standard</w:t>
        </w:r>
        <w:r>
          <w:rPr>
            <w:noProof/>
            <w:webHidden/>
          </w:rPr>
          <w:tab/>
        </w:r>
        <w:r>
          <w:rPr>
            <w:noProof/>
            <w:webHidden/>
          </w:rPr>
          <w:fldChar w:fldCharType="begin"/>
        </w:r>
        <w:r>
          <w:rPr>
            <w:noProof/>
            <w:webHidden/>
          </w:rPr>
          <w:instrText xml:space="preserve"> PAGEREF _Toc24650476 \h </w:instrText>
        </w:r>
        <w:r>
          <w:rPr>
            <w:noProof/>
            <w:webHidden/>
          </w:rPr>
        </w:r>
      </w:ins>
      <w:r>
        <w:rPr>
          <w:noProof/>
          <w:webHidden/>
        </w:rPr>
        <w:fldChar w:fldCharType="separate"/>
      </w:r>
      <w:ins w:id="327" w:author="Mary Jungers" w:date="2019-11-14T18:59:00Z">
        <w:r>
          <w:rPr>
            <w:noProof/>
            <w:webHidden/>
          </w:rPr>
          <w:t>61</w:t>
        </w:r>
        <w:r>
          <w:rPr>
            <w:noProof/>
            <w:webHidden/>
          </w:rPr>
          <w:fldChar w:fldCharType="end"/>
        </w:r>
        <w:r w:rsidRPr="0020423C">
          <w:rPr>
            <w:rStyle w:val="Hyperlink"/>
            <w:noProof/>
          </w:rPr>
          <w:fldChar w:fldCharType="end"/>
        </w:r>
      </w:ins>
    </w:p>
    <w:p w14:paraId="274C7085" w14:textId="7FCC78EC" w:rsidR="00CF41A9" w:rsidRDefault="00CF41A9">
      <w:pPr>
        <w:pStyle w:val="TOC3"/>
        <w:rPr>
          <w:ins w:id="328" w:author="Mary Jungers" w:date="2019-11-14T18:59:00Z"/>
          <w:rFonts w:asciiTheme="minorHAnsi" w:eastAsiaTheme="minorEastAsia" w:hAnsiTheme="minorHAnsi" w:cstheme="minorBidi"/>
          <w:noProof/>
          <w:sz w:val="22"/>
          <w:szCs w:val="22"/>
        </w:rPr>
      </w:pPr>
      <w:ins w:id="32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"_Toc24650477"</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3.9.4 Interaction Diagram</w:t>
        </w:r>
        <w:r>
          <w:rPr>
            <w:noProof/>
            <w:webHidden/>
          </w:rPr>
          <w:tab/>
        </w:r>
        <w:r>
          <w:rPr>
            <w:noProof/>
            <w:webHidden/>
          </w:rPr>
          <w:fldChar w:fldCharType="begin"/>
        </w:r>
        <w:r>
          <w:rPr>
            <w:noProof/>
            <w:webHidden/>
          </w:rPr>
          <w:instrText xml:space="preserve"> PAGEREF _Toc24650477 \h </w:instrText>
        </w:r>
        <w:r>
          <w:rPr>
            <w:noProof/>
            <w:webHidden/>
          </w:rPr>
        </w:r>
      </w:ins>
      <w:r>
        <w:rPr>
          <w:noProof/>
          <w:webHidden/>
        </w:rPr>
        <w:fldChar w:fldCharType="separate"/>
      </w:r>
      <w:ins w:id="330" w:author="Mary Jungers" w:date="2019-11-14T18:59:00Z">
        <w:r>
          <w:rPr>
            <w:noProof/>
            <w:webHidden/>
          </w:rPr>
          <w:t>61</w:t>
        </w:r>
        <w:r>
          <w:rPr>
            <w:noProof/>
            <w:webHidden/>
          </w:rPr>
          <w:fldChar w:fldCharType="end"/>
        </w:r>
        <w:r w:rsidRPr="0020423C">
          <w:rPr>
            <w:rStyle w:val="Hyperlink"/>
            <w:noProof/>
          </w:rPr>
          <w:fldChar w:fldCharType="end"/>
        </w:r>
      </w:ins>
    </w:p>
    <w:p w14:paraId="3A856B91" w14:textId="4882195E" w:rsidR="00CF41A9" w:rsidRDefault="00CF41A9">
      <w:pPr>
        <w:pStyle w:val="TOC4"/>
        <w:rPr>
          <w:ins w:id="331" w:author="Mary Jungers" w:date="2019-11-14T18:59:00Z"/>
          <w:rFonts w:asciiTheme="minorHAnsi" w:eastAsiaTheme="minorEastAsia" w:hAnsiTheme="minorHAnsi" w:cstheme="minorBidi"/>
          <w:noProof/>
          <w:sz w:val="22"/>
          <w:szCs w:val="22"/>
        </w:rPr>
      </w:pPr>
      <w:ins w:id="33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"_Toc24650478"</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3.9.4.1 HL7 ORU Observation</w:t>
        </w:r>
        <w:r>
          <w:rPr>
            <w:noProof/>
            <w:webHidden/>
          </w:rPr>
          <w:tab/>
        </w:r>
        <w:r>
          <w:rPr>
            <w:noProof/>
            <w:webHidden/>
          </w:rPr>
          <w:fldChar w:fldCharType="begin"/>
        </w:r>
        <w:r>
          <w:rPr>
            <w:noProof/>
            <w:webHidden/>
          </w:rPr>
          <w:instrText xml:space="preserve"> PAGEREF _Toc24650478 \h </w:instrText>
        </w:r>
        <w:r>
          <w:rPr>
            <w:noProof/>
            <w:webHidden/>
          </w:rPr>
        </w:r>
      </w:ins>
      <w:r>
        <w:rPr>
          <w:noProof/>
          <w:webHidden/>
        </w:rPr>
        <w:fldChar w:fldCharType="separate"/>
      </w:r>
      <w:ins w:id="333" w:author="Mary Jungers" w:date="2019-11-14T18:59:00Z">
        <w:r>
          <w:rPr>
            <w:noProof/>
            <w:webHidden/>
          </w:rPr>
          <w:t>61</w:t>
        </w:r>
        <w:r>
          <w:rPr>
            <w:noProof/>
            <w:webHidden/>
          </w:rPr>
          <w:fldChar w:fldCharType="end"/>
        </w:r>
        <w:r w:rsidRPr="0020423C">
          <w:rPr>
            <w:rStyle w:val="Hyperlink"/>
            <w:noProof/>
          </w:rPr>
          <w:fldChar w:fldCharType="end"/>
        </w:r>
      </w:ins>
    </w:p>
    <w:p w14:paraId="2B7C7DEE" w14:textId="715BC210" w:rsidR="00CF41A9" w:rsidRDefault="00CF41A9">
      <w:pPr>
        <w:pStyle w:val="TOC5"/>
        <w:rPr>
          <w:ins w:id="334" w:author="Mary Jungers" w:date="2019-11-14T18:59:00Z"/>
          <w:rFonts w:asciiTheme="minorHAnsi" w:eastAsiaTheme="minorEastAsia" w:hAnsiTheme="minorHAnsi" w:cstheme="minorBidi"/>
          <w:noProof/>
          <w:sz w:val="22"/>
          <w:szCs w:val="22"/>
        </w:rPr>
      </w:pPr>
      <w:ins w:id="33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"_Toc24650479"</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3.9.4.1.1 Trigger Events</w:t>
        </w:r>
        <w:r>
          <w:rPr>
            <w:noProof/>
            <w:webHidden/>
          </w:rPr>
          <w:tab/>
        </w:r>
        <w:r>
          <w:rPr>
            <w:noProof/>
            <w:webHidden/>
          </w:rPr>
          <w:fldChar w:fldCharType="begin"/>
        </w:r>
        <w:r>
          <w:rPr>
            <w:noProof/>
            <w:webHidden/>
          </w:rPr>
          <w:instrText xml:space="preserve"> PAGEREF _Toc24650479 \h </w:instrText>
        </w:r>
        <w:r>
          <w:rPr>
            <w:noProof/>
            <w:webHidden/>
          </w:rPr>
        </w:r>
      </w:ins>
      <w:r>
        <w:rPr>
          <w:noProof/>
          <w:webHidden/>
        </w:rPr>
        <w:fldChar w:fldCharType="separate"/>
      </w:r>
      <w:ins w:id="336" w:author="Mary Jungers" w:date="2019-11-14T18:59:00Z">
        <w:r>
          <w:rPr>
            <w:noProof/>
            <w:webHidden/>
          </w:rPr>
          <w:t>61</w:t>
        </w:r>
        <w:r>
          <w:rPr>
            <w:noProof/>
            <w:webHidden/>
          </w:rPr>
          <w:fldChar w:fldCharType="end"/>
        </w:r>
        <w:r w:rsidRPr="0020423C">
          <w:rPr>
            <w:rStyle w:val="Hyperlink"/>
            <w:noProof/>
          </w:rPr>
          <w:fldChar w:fldCharType="end"/>
        </w:r>
      </w:ins>
    </w:p>
    <w:p w14:paraId="61F7EEA6" w14:textId="1BA28321" w:rsidR="00CF41A9" w:rsidRDefault="00CF41A9">
      <w:pPr>
        <w:pStyle w:val="TOC5"/>
        <w:rPr>
          <w:ins w:id="337" w:author="Mary Jungers" w:date="2019-11-14T18:59:00Z"/>
          <w:rFonts w:asciiTheme="minorHAnsi" w:eastAsiaTheme="minorEastAsia" w:hAnsiTheme="minorHAnsi" w:cstheme="minorBidi"/>
          <w:noProof/>
          <w:sz w:val="22"/>
          <w:szCs w:val="22"/>
        </w:rPr>
      </w:pPr>
      <w:ins w:id="33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"_Toc24650480"</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3.9.4.1.2 Message Semantics</w:t>
        </w:r>
        <w:r>
          <w:rPr>
            <w:noProof/>
            <w:webHidden/>
          </w:rPr>
          <w:tab/>
        </w:r>
        <w:r>
          <w:rPr>
            <w:noProof/>
            <w:webHidden/>
          </w:rPr>
          <w:fldChar w:fldCharType="begin"/>
        </w:r>
        <w:r>
          <w:rPr>
            <w:noProof/>
            <w:webHidden/>
          </w:rPr>
          <w:instrText xml:space="preserve"> PAGEREF _Toc24650480 \h </w:instrText>
        </w:r>
        <w:r>
          <w:rPr>
            <w:noProof/>
            <w:webHidden/>
          </w:rPr>
        </w:r>
      </w:ins>
      <w:r>
        <w:rPr>
          <w:noProof/>
          <w:webHidden/>
        </w:rPr>
        <w:fldChar w:fldCharType="separate"/>
      </w:r>
      <w:ins w:id="339" w:author="Mary Jungers" w:date="2019-11-14T18:59:00Z">
        <w:r>
          <w:rPr>
            <w:noProof/>
            <w:webHidden/>
          </w:rPr>
          <w:t>62</w:t>
        </w:r>
        <w:r>
          <w:rPr>
            <w:noProof/>
            <w:webHidden/>
          </w:rPr>
          <w:fldChar w:fldCharType="end"/>
        </w:r>
        <w:r w:rsidRPr="0020423C">
          <w:rPr>
            <w:rStyle w:val="Hyperlink"/>
            <w:noProof/>
          </w:rPr>
          <w:fldChar w:fldCharType="end"/>
        </w:r>
      </w:ins>
    </w:p>
    <w:p w14:paraId="7F8B3250" w14:textId="492A103B" w:rsidR="00CF41A9" w:rsidRDefault="00CF41A9">
      <w:pPr>
        <w:pStyle w:val="TOC6"/>
        <w:rPr>
          <w:ins w:id="340" w:author="Mary Jungers" w:date="2019-11-14T18:59:00Z"/>
          <w:rFonts w:asciiTheme="minorHAnsi" w:eastAsiaTheme="minorEastAsia" w:hAnsiTheme="minorHAnsi" w:cstheme="minorBidi"/>
          <w:noProof/>
          <w:sz w:val="22"/>
          <w:szCs w:val="22"/>
        </w:rPr>
      </w:pPr>
      <w:ins w:id="34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"_Toc24650481"</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3.9.4.1.2.1 MSH Segment – Message Header</w:t>
        </w:r>
        <w:r>
          <w:rPr>
            <w:noProof/>
            <w:webHidden/>
          </w:rPr>
          <w:tab/>
        </w:r>
        <w:r>
          <w:rPr>
            <w:noProof/>
            <w:webHidden/>
          </w:rPr>
          <w:fldChar w:fldCharType="begin"/>
        </w:r>
        <w:r>
          <w:rPr>
            <w:noProof/>
            <w:webHidden/>
          </w:rPr>
          <w:instrText xml:space="preserve"> PAGEREF _Toc24650481 \h </w:instrText>
        </w:r>
        <w:r>
          <w:rPr>
            <w:noProof/>
            <w:webHidden/>
          </w:rPr>
        </w:r>
      </w:ins>
      <w:r>
        <w:rPr>
          <w:noProof/>
          <w:webHidden/>
        </w:rPr>
        <w:fldChar w:fldCharType="separate"/>
      </w:r>
      <w:ins w:id="342" w:author="Mary Jungers" w:date="2019-11-14T18:59:00Z">
        <w:r>
          <w:rPr>
            <w:noProof/>
            <w:webHidden/>
          </w:rPr>
          <w:t>63</w:t>
        </w:r>
        <w:r>
          <w:rPr>
            <w:noProof/>
            <w:webHidden/>
          </w:rPr>
          <w:fldChar w:fldCharType="end"/>
        </w:r>
        <w:r w:rsidRPr="0020423C">
          <w:rPr>
            <w:rStyle w:val="Hyperlink"/>
            <w:noProof/>
          </w:rPr>
          <w:fldChar w:fldCharType="end"/>
        </w:r>
      </w:ins>
    </w:p>
    <w:p w14:paraId="1A16295E" w14:textId="08E82C9F" w:rsidR="00CF41A9" w:rsidRDefault="00CF41A9">
      <w:pPr>
        <w:pStyle w:val="TOC6"/>
        <w:rPr>
          <w:ins w:id="343" w:author="Mary Jungers" w:date="2019-11-14T18:59:00Z"/>
          <w:rFonts w:asciiTheme="minorHAnsi" w:eastAsiaTheme="minorEastAsia" w:hAnsiTheme="minorHAnsi" w:cstheme="minorBidi"/>
          <w:noProof/>
          <w:sz w:val="22"/>
          <w:szCs w:val="22"/>
        </w:rPr>
      </w:pPr>
      <w:ins w:id="34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"_Toc24650482"</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3.9.4.1.2.2 PID Segment – Patient Identification</w:t>
        </w:r>
        <w:r>
          <w:rPr>
            <w:noProof/>
            <w:webHidden/>
          </w:rPr>
          <w:tab/>
        </w:r>
        <w:r>
          <w:rPr>
            <w:noProof/>
            <w:webHidden/>
          </w:rPr>
          <w:fldChar w:fldCharType="begin"/>
        </w:r>
        <w:r>
          <w:rPr>
            <w:noProof/>
            <w:webHidden/>
          </w:rPr>
          <w:instrText xml:space="preserve"> PAGEREF _Toc24650482 \h </w:instrText>
        </w:r>
        <w:r>
          <w:rPr>
            <w:noProof/>
            <w:webHidden/>
          </w:rPr>
        </w:r>
      </w:ins>
      <w:r>
        <w:rPr>
          <w:noProof/>
          <w:webHidden/>
        </w:rPr>
        <w:fldChar w:fldCharType="separate"/>
      </w:r>
      <w:ins w:id="345" w:author="Mary Jungers" w:date="2019-11-14T18:59:00Z">
        <w:r>
          <w:rPr>
            <w:noProof/>
            <w:webHidden/>
          </w:rPr>
          <w:t>64</w:t>
        </w:r>
        <w:r>
          <w:rPr>
            <w:noProof/>
            <w:webHidden/>
          </w:rPr>
          <w:fldChar w:fldCharType="end"/>
        </w:r>
        <w:r w:rsidRPr="0020423C">
          <w:rPr>
            <w:rStyle w:val="Hyperlink"/>
            <w:noProof/>
          </w:rPr>
          <w:fldChar w:fldCharType="end"/>
        </w:r>
      </w:ins>
    </w:p>
    <w:p w14:paraId="5F3DA9D4" w14:textId="7F478D91" w:rsidR="00CF41A9" w:rsidRDefault="00CF41A9">
      <w:pPr>
        <w:pStyle w:val="TOC6"/>
        <w:rPr>
          <w:ins w:id="346" w:author="Mary Jungers" w:date="2019-11-14T18:59:00Z"/>
          <w:rFonts w:asciiTheme="minorHAnsi" w:eastAsiaTheme="minorEastAsia" w:hAnsiTheme="minorHAnsi" w:cstheme="minorBidi"/>
          <w:noProof/>
          <w:sz w:val="22"/>
          <w:szCs w:val="22"/>
        </w:rPr>
      </w:pPr>
      <w:ins w:id="34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"_Toc24650483"</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3.9.4.1.2.3 PV1 Segment – Patient Visit (Optional)</w:t>
        </w:r>
        <w:r>
          <w:rPr>
            <w:noProof/>
            <w:webHidden/>
          </w:rPr>
          <w:tab/>
        </w:r>
        <w:r>
          <w:rPr>
            <w:noProof/>
            <w:webHidden/>
          </w:rPr>
          <w:fldChar w:fldCharType="begin"/>
        </w:r>
        <w:r>
          <w:rPr>
            <w:noProof/>
            <w:webHidden/>
          </w:rPr>
          <w:instrText xml:space="preserve"> PAGEREF _Toc24650483 \h </w:instrText>
        </w:r>
        <w:r>
          <w:rPr>
            <w:noProof/>
            <w:webHidden/>
          </w:rPr>
        </w:r>
      </w:ins>
      <w:r>
        <w:rPr>
          <w:noProof/>
          <w:webHidden/>
        </w:rPr>
        <w:fldChar w:fldCharType="separate"/>
      </w:r>
      <w:ins w:id="348" w:author="Mary Jungers" w:date="2019-11-14T18:59:00Z">
        <w:r>
          <w:rPr>
            <w:noProof/>
            <w:webHidden/>
          </w:rPr>
          <w:t>65</w:t>
        </w:r>
        <w:r>
          <w:rPr>
            <w:noProof/>
            <w:webHidden/>
          </w:rPr>
          <w:fldChar w:fldCharType="end"/>
        </w:r>
        <w:r w:rsidRPr="0020423C">
          <w:rPr>
            <w:rStyle w:val="Hyperlink"/>
            <w:noProof/>
          </w:rPr>
          <w:fldChar w:fldCharType="end"/>
        </w:r>
      </w:ins>
    </w:p>
    <w:p w14:paraId="5BA90A13" w14:textId="645515F8" w:rsidR="00CF41A9" w:rsidRDefault="00CF41A9">
      <w:pPr>
        <w:pStyle w:val="TOC6"/>
        <w:rPr>
          <w:ins w:id="349" w:author="Mary Jungers" w:date="2019-11-14T18:59:00Z"/>
          <w:rFonts w:asciiTheme="minorHAnsi" w:eastAsiaTheme="minorEastAsia" w:hAnsiTheme="minorHAnsi" w:cstheme="minorBidi"/>
          <w:noProof/>
          <w:sz w:val="22"/>
          <w:szCs w:val="22"/>
        </w:rPr>
      </w:pPr>
      <w:ins w:id="35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"_Toc24650484"</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3.9.4.1.2.4 OBR Segment – Observation Request</w:t>
        </w:r>
        <w:r>
          <w:rPr>
            <w:noProof/>
            <w:webHidden/>
          </w:rPr>
          <w:tab/>
        </w:r>
        <w:r>
          <w:rPr>
            <w:noProof/>
            <w:webHidden/>
          </w:rPr>
          <w:fldChar w:fldCharType="begin"/>
        </w:r>
        <w:r>
          <w:rPr>
            <w:noProof/>
            <w:webHidden/>
          </w:rPr>
          <w:instrText xml:space="preserve"> PAGEREF _Toc24650484 \h </w:instrText>
        </w:r>
        <w:r>
          <w:rPr>
            <w:noProof/>
            <w:webHidden/>
          </w:rPr>
        </w:r>
      </w:ins>
      <w:r>
        <w:rPr>
          <w:noProof/>
          <w:webHidden/>
        </w:rPr>
        <w:fldChar w:fldCharType="separate"/>
      </w:r>
      <w:ins w:id="351" w:author="Mary Jungers" w:date="2019-11-14T18:59:00Z">
        <w:r>
          <w:rPr>
            <w:noProof/>
            <w:webHidden/>
          </w:rPr>
          <w:t>66</w:t>
        </w:r>
        <w:r>
          <w:rPr>
            <w:noProof/>
            <w:webHidden/>
          </w:rPr>
          <w:fldChar w:fldCharType="end"/>
        </w:r>
        <w:r w:rsidRPr="0020423C">
          <w:rPr>
            <w:rStyle w:val="Hyperlink"/>
            <w:noProof/>
          </w:rPr>
          <w:fldChar w:fldCharType="end"/>
        </w:r>
      </w:ins>
    </w:p>
    <w:p w14:paraId="7EF44F7E" w14:textId="1778DF7D" w:rsidR="00CF41A9" w:rsidRDefault="00CF41A9">
      <w:pPr>
        <w:pStyle w:val="TOC6"/>
        <w:rPr>
          <w:ins w:id="352" w:author="Mary Jungers" w:date="2019-11-14T18:59:00Z"/>
          <w:rFonts w:asciiTheme="minorHAnsi" w:eastAsiaTheme="minorEastAsia" w:hAnsiTheme="minorHAnsi" w:cstheme="minorBidi"/>
          <w:noProof/>
          <w:sz w:val="22"/>
          <w:szCs w:val="22"/>
        </w:rPr>
      </w:pPr>
      <w:ins w:id="35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"_Toc24650485"</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3.9.4.1.2.5 OBX Segments – Pulse Generator and Lead Observation Results</w:t>
        </w:r>
        <w:r>
          <w:rPr>
            <w:noProof/>
            <w:webHidden/>
          </w:rPr>
          <w:tab/>
        </w:r>
        <w:r>
          <w:rPr>
            <w:noProof/>
            <w:webHidden/>
          </w:rPr>
          <w:fldChar w:fldCharType="begin"/>
        </w:r>
        <w:r>
          <w:rPr>
            <w:noProof/>
            <w:webHidden/>
          </w:rPr>
          <w:instrText xml:space="preserve"> PAGEREF _Toc24650485 \h </w:instrText>
        </w:r>
        <w:r>
          <w:rPr>
            <w:noProof/>
            <w:webHidden/>
          </w:rPr>
        </w:r>
      </w:ins>
      <w:r>
        <w:rPr>
          <w:noProof/>
          <w:webHidden/>
        </w:rPr>
        <w:fldChar w:fldCharType="separate"/>
      </w:r>
      <w:ins w:id="354" w:author="Mary Jungers" w:date="2019-11-14T18:59:00Z">
        <w:r>
          <w:rPr>
            <w:noProof/>
            <w:webHidden/>
          </w:rPr>
          <w:t>67</w:t>
        </w:r>
        <w:r>
          <w:rPr>
            <w:noProof/>
            <w:webHidden/>
          </w:rPr>
          <w:fldChar w:fldCharType="end"/>
        </w:r>
        <w:r w:rsidRPr="0020423C">
          <w:rPr>
            <w:rStyle w:val="Hyperlink"/>
            <w:noProof/>
          </w:rPr>
          <w:fldChar w:fldCharType="end"/>
        </w:r>
      </w:ins>
    </w:p>
    <w:p w14:paraId="7D9A97BF" w14:textId="1A6B39CE" w:rsidR="00CF41A9" w:rsidRDefault="00CF41A9">
      <w:pPr>
        <w:pStyle w:val="TOC6"/>
        <w:rPr>
          <w:ins w:id="355" w:author="Mary Jungers" w:date="2019-11-14T18:59:00Z"/>
          <w:rFonts w:asciiTheme="minorHAnsi" w:eastAsiaTheme="minorEastAsia" w:hAnsiTheme="minorHAnsi" w:cstheme="minorBidi"/>
          <w:noProof/>
          <w:sz w:val="22"/>
          <w:szCs w:val="22"/>
        </w:rPr>
      </w:pPr>
      <w:ins w:id="35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"_Toc24650486"</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3.9.4.1.2.6 IEEE 1073.1.1.3 IDC term mapping to OBX segment</w:t>
        </w:r>
        <w:r>
          <w:rPr>
            <w:noProof/>
            <w:webHidden/>
          </w:rPr>
          <w:tab/>
        </w:r>
        <w:r>
          <w:rPr>
            <w:noProof/>
            <w:webHidden/>
          </w:rPr>
          <w:fldChar w:fldCharType="begin"/>
        </w:r>
        <w:r>
          <w:rPr>
            <w:noProof/>
            <w:webHidden/>
          </w:rPr>
          <w:instrText xml:space="preserve"> PAGEREF _Toc24650486 \h </w:instrText>
        </w:r>
        <w:r>
          <w:rPr>
            <w:noProof/>
            <w:webHidden/>
          </w:rPr>
        </w:r>
      </w:ins>
      <w:r>
        <w:rPr>
          <w:noProof/>
          <w:webHidden/>
        </w:rPr>
        <w:fldChar w:fldCharType="separate"/>
      </w:r>
      <w:ins w:id="357" w:author="Mary Jungers" w:date="2019-11-14T18:59:00Z">
        <w:r>
          <w:rPr>
            <w:noProof/>
            <w:webHidden/>
          </w:rPr>
          <w:t>70</w:t>
        </w:r>
        <w:r>
          <w:rPr>
            <w:noProof/>
            <w:webHidden/>
          </w:rPr>
          <w:fldChar w:fldCharType="end"/>
        </w:r>
        <w:r w:rsidRPr="0020423C">
          <w:rPr>
            <w:rStyle w:val="Hyperlink"/>
            <w:noProof/>
          </w:rPr>
          <w:fldChar w:fldCharType="end"/>
        </w:r>
      </w:ins>
    </w:p>
    <w:p w14:paraId="2EBC67B5" w14:textId="36357A6F" w:rsidR="00CF41A9" w:rsidRDefault="00CF41A9">
      <w:pPr>
        <w:pStyle w:val="TOC6"/>
        <w:rPr>
          <w:ins w:id="358" w:author="Mary Jungers" w:date="2019-11-14T18:59:00Z"/>
          <w:rFonts w:asciiTheme="minorHAnsi" w:eastAsiaTheme="minorEastAsia" w:hAnsiTheme="minorHAnsi" w:cstheme="minorBidi"/>
          <w:noProof/>
          <w:sz w:val="22"/>
          <w:szCs w:val="22"/>
        </w:rPr>
      </w:pPr>
      <w:ins w:id="35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"_Toc24650487"</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3.9.4.1.2.7 OBX Segment with Encapsulated PDF or Reference Pointer to External Report [Optional]</w:t>
        </w:r>
        <w:r>
          <w:rPr>
            <w:noProof/>
            <w:webHidden/>
          </w:rPr>
          <w:tab/>
        </w:r>
        <w:r>
          <w:rPr>
            <w:noProof/>
            <w:webHidden/>
          </w:rPr>
          <w:fldChar w:fldCharType="begin"/>
        </w:r>
        <w:r>
          <w:rPr>
            <w:noProof/>
            <w:webHidden/>
          </w:rPr>
          <w:instrText xml:space="preserve"> PAGEREF _Toc24650487 \h </w:instrText>
        </w:r>
        <w:r>
          <w:rPr>
            <w:noProof/>
            <w:webHidden/>
          </w:rPr>
        </w:r>
      </w:ins>
      <w:r>
        <w:rPr>
          <w:noProof/>
          <w:webHidden/>
        </w:rPr>
        <w:fldChar w:fldCharType="separate"/>
      </w:r>
      <w:ins w:id="360" w:author="Mary Jungers" w:date="2019-11-14T18:59:00Z">
        <w:r>
          <w:rPr>
            <w:noProof/>
            <w:webHidden/>
          </w:rPr>
          <w:t>70</w:t>
        </w:r>
        <w:r>
          <w:rPr>
            <w:noProof/>
            <w:webHidden/>
          </w:rPr>
          <w:fldChar w:fldCharType="end"/>
        </w:r>
        <w:r w:rsidRPr="0020423C">
          <w:rPr>
            <w:rStyle w:val="Hyperlink"/>
            <w:noProof/>
          </w:rPr>
          <w:fldChar w:fldCharType="end"/>
        </w:r>
      </w:ins>
    </w:p>
    <w:p w14:paraId="0CE36532" w14:textId="0E365462" w:rsidR="00CF41A9" w:rsidRDefault="00CF41A9">
      <w:pPr>
        <w:pStyle w:val="TOC6"/>
        <w:rPr>
          <w:ins w:id="361" w:author="Mary Jungers" w:date="2019-11-14T18:59:00Z"/>
          <w:rFonts w:asciiTheme="minorHAnsi" w:eastAsiaTheme="minorEastAsia" w:hAnsiTheme="minorHAnsi" w:cstheme="minorBidi"/>
          <w:noProof/>
          <w:sz w:val="22"/>
          <w:szCs w:val="22"/>
        </w:rPr>
      </w:pPr>
      <w:ins w:id="36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"_Toc24650488"</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3.9.4.1.2.8 NTE Segment – Notes and Comments [Optional]</w:t>
        </w:r>
        <w:r>
          <w:rPr>
            <w:noProof/>
            <w:webHidden/>
          </w:rPr>
          <w:tab/>
        </w:r>
        <w:r>
          <w:rPr>
            <w:noProof/>
            <w:webHidden/>
          </w:rPr>
          <w:fldChar w:fldCharType="begin"/>
        </w:r>
        <w:r>
          <w:rPr>
            <w:noProof/>
            <w:webHidden/>
          </w:rPr>
          <w:instrText xml:space="preserve"> PAGEREF _Toc24650488 \h </w:instrText>
        </w:r>
        <w:r>
          <w:rPr>
            <w:noProof/>
            <w:webHidden/>
          </w:rPr>
        </w:r>
      </w:ins>
      <w:r>
        <w:rPr>
          <w:noProof/>
          <w:webHidden/>
        </w:rPr>
        <w:fldChar w:fldCharType="separate"/>
      </w:r>
      <w:ins w:id="363" w:author="Mary Jungers" w:date="2019-11-14T18:59:00Z">
        <w:r>
          <w:rPr>
            <w:noProof/>
            <w:webHidden/>
          </w:rPr>
          <w:t>72</w:t>
        </w:r>
        <w:r>
          <w:rPr>
            <w:noProof/>
            <w:webHidden/>
          </w:rPr>
          <w:fldChar w:fldCharType="end"/>
        </w:r>
        <w:r w:rsidRPr="0020423C">
          <w:rPr>
            <w:rStyle w:val="Hyperlink"/>
            <w:noProof/>
          </w:rPr>
          <w:fldChar w:fldCharType="end"/>
        </w:r>
      </w:ins>
    </w:p>
    <w:p w14:paraId="0AADEBDC" w14:textId="21C6F599" w:rsidR="00CF41A9" w:rsidRDefault="00CF41A9">
      <w:pPr>
        <w:pStyle w:val="TOC5"/>
        <w:rPr>
          <w:ins w:id="364" w:author="Mary Jungers" w:date="2019-11-14T18:59:00Z"/>
          <w:rFonts w:asciiTheme="minorHAnsi" w:eastAsiaTheme="minorEastAsia" w:hAnsiTheme="minorHAnsi" w:cstheme="minorBidi"/>
          <w:noProof/>
          <w:sz w:val="22"/>
          <w:szCs w:val="22"/>
        </w:rPr>
      </w:pPr>
      <w:ins w:id="36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"_Toc24650489"</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3.9.4.1.3 Expected Actions</w:t>
        </w:r>
        <w:r>
          <w:rPr>
            <w:noProof/>
            <w:webHidden/>
          </w:rPr>
          <w:tab/>
        </w:r>
        <w:r>
          <w:rPr>
            <w:noProof/>
            <w:webHidden/>
          </w:rPr>
          <w:fldChar w:fldCharType="begin"/>
        </w:r>
        <w:r>
          <w:rPr>
            <w:noProof/>
            <w:webHidden/>
          </w:rPr>
          <w:instrText xml:space="preserve"> PAGEREF _Toc24650489 \h </w:instrText>
        </w:r>
        <w:r>
          <w:rPr>
            <w:noProof/>
            <w:webHidden/>
          </w:rPr>
        </w:r>
      </w:ins>
      <w:r>
        <w:rPr>
          <w:noProof/>
          <w:webHidden/>
        </w:rPr>
        <w:fldChar w:fldCharType="separate"/>
      </w:r>
      <w:ins w:id="366" w:author="Mary Jungers" w:date="2019-11-14T18:59:00Z">
        <w:r>
          <w:rPr>
            <w:noProof/>
            <w:webHidden/>
          </w:rPr>
          <w:t>72</w:t>
        </w:r>
        <w:r>
          <w:rPr>
            <w:noProof/>
            <w:webHidden/>
          </w:rPr>
          <w:fldChar w:fldCharType="end"/>
        </w:r>
        <w:r w:rsidRPr="0020423C">
          <w:rPr>
            <w:rStyle w:val="Hyperlink"/>
            <w:noProof/>
          </w:rPr>
          <w:fldChar w:fldCharType="end"/>
        </w:r>
      </w:ins>
    </w:p>
    <w:p w14:paraId="4D3E0F58" w14:textId="51A1766D" w:rsidR="00CF41A9" w:rsidRDefault="00CF41A9">
      <w:pPr>
        <w:pStyle w:val="TOC6"/>
        <w:rPr>
          <w:ins w:id="367" w:author="Mary Jungers" w:date="2019-11-14T18:59:00Z"/>
          <w:rFonts w:asciiTheme="minorHAnsi" w:eastAsiaTheme="minorEastAsia" w:hAnsiTheme="minorHAnsi" w:cstheme="minorBidi"/>
          <w:noProof/>
          <w:sz w:val="22"/>
          <w:szCs w:val="22"/>
        </w:rPr>
      </w:pPr>
      <w:ins w:id="36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"_Toc24650490"</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3.9.4.1.3.1 Implantable Device – Cardiac – Consumer</w:t>
        </w:r>
        <w:r>
          <w:rPr>
            <w:noProof/>
            <w:webHidden/>
          </w:rPr>
          <w:tab/>
        </w:r>
        <w:r>
          <w:rPr>
            <w:noProof/>
            <w:webHidden/>
          </w:rPr>
          <w:fldChar w:fldCharType="begin"/>
        </w:r>
        <w:r>
          <w:rPr>
            <w:noProof/>
            <w:webHidden/>
          </w:rPr>
          <w:instrText xml:space="preserve"> PAGEREF _Toc24650490 \h </w:instrText>
        </w:r>
        <w:r>
          <w:rPr>
            <w:noProof/>
            <w:webHidden/>
          </w:rPr>
        </w:r>
      </w:ins>
      <w:r>
        <w:rPr>
          <w:noProof/>
          <w:webHidden/>
        </w:rPr>
        <w:fldChar w:fldCharType="separate"/>
      </w:r>
      <w:ins w:id="369" w:author="Mary Jungers" w:date="2019-11-14T18:59:00Z">
        <w:r>
          <w:rPr>
            <w:noProof/>
            <w:webHidden/>
          </w:rPr>
          <w:t>72</w:t>
        </w:r>
        <w:r>
          <w:rPr>
            <w:noProof/>
            <w:webHidden/>
          </w:rPr>
          <w:fldChar w:fldCharType="end"/>
        </w:r>
        <w:r w:rsidRPr="0020423C">
          <w:rPr>
            <w:rStyle w:val="Hyperlink"/>
            <w:noProof/>
          </w:rPr>
          <w:fldChar w:fldCharType="end"/>
        </w:r>
      </w:ins>
    </w:p>
    <w:p w14:paraId="60DF7430" w14:textId="58B9A81E" w:rsidR="00CF41A9" w:rsidRDefault="00CF41A9">
      <w:pPr>
        <w:pStyle w:val="TOC3"/>
        <w:rPr>
          <w:ins w:id="370" w:author="Mary Jungers" w:date="2019-11-14T18:59:00Z"/>
          <w:rFonts w:asciiTheme="minorHAnsi" w:eastAsiaTheme="minorEastAsia" w:hAnsiTheme="minorHAnsi" w:cstheme="minorBidi"/>
          <w:noProof/>
          <w:sz w:val="22"/>
          <w:szCs w:val="22"/>
        </w:rPr>
      </w:pPr>
      <w:ins w:id="37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"_Toc24650491"</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3.9.5 Security Considerations</w:t>
        </w:r>
        <w:r>
          <w:rPr>
            <w:noProof/>
            <w:webHidden/>
          </w:rPr>
          <w:tab/>
        </w:r>
        <w:r>
          <w:rPr>
            <w:noProof/>
            <w:webHidden/>
          </w:rPr>
          <w:fldChar w:fldCharType="begin"/>
        </w:r>
        <w:r>
          <w:rPr>
            <w:noProof/>
            <w:webHidden/>
          </w:rPr>
          <w:instrText xml:space="preserve"> PAGEREF _Toc24650491 \h </w:instrText>
        </w:r>
        <w:r>
          <w:rPr>
            <w:noProof/>
            <w:webHidden/>
          </w:rPr>
        </w:r>
      </w:ins>
      <w:r>
        <w:rPr>
          <w:noProof/>
          <w:webHidden/>
        </w:rPr>
        <w:fldChar w:fldCharType="separate"/>
      </w:r>
      <w:ins w:id="372" w:author="Mary Jungers" w:date="2019-11-14T18:59:00Z">
        <w:r>
          <w:rPr>
            <w:noProof/>
            <w:webHidden/>
          </w:rPr>
          <w:t>73</w:t>
        </w:r>
        <w:r>
          <w:rPr>
            <w:noProof/>
            <w:webHidden/>
          </w:rPr>
          <w:fldChar w:fldCharType="end"/>
        </w:r>
        <w:r w:rsidRPr="0020423C">
          <w:rPr>
            <w:rStyle w:val="Hyperlink"/>
            <w:noProof/>
          </w:rPr>
          <w:fldChar w:fldCharType="end"/>
        </w:r>
      </w:ins>
    </w:p>
    <w:p w14:paraId="777951BE" w14:textId="37676447" w:rsidR="00CF41A9" w:rsidRDefault="00CF41A9">
      <w:pPr>
        <w:pStyle w:val="TOC2"/>
        <w:rPr>
          <w:ins w:id="373" w:author="Mary Jungers" w:date="2019-11-14T18:59:00Z"/>
          <w:rFonts w:asciiTheme="minorHAnsi" w:eastAsiaTheme="minorEastAsia" w:hAnsiTheme="minorHAnsi" w:cstheme="minorBidi"/>
          <w:noProof/>
          <w:sz w:val="22"/>
          <w:szCs w:val="22"/>
        </w:rPr>
      </w:pPr>
      <w:ins w:id="37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"_Toc24650492"</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3.10 Communicate Infusion Event Data [PCD-10]</w:t>
        </w:r>
        <w:r>
          <w:rPr>
            <w:noProof/>
            <w:webHidden/>
          </w:rPr>
          <w:tab/>
        </w:r>
        <w:r>
          <w:rPr>
            <w:noProof/>
            <w:webHidden/>
          </w:rPr>
          <w:fldChar w:fldCharType="begin"/>
        </w:r>
        <w:r>
          <w:rPr>
            <w:noProof/>
            <w:webHidden/>
          </w:rPr>
          <w:instrText xml:space="preserve"> PAGEREF _Toc24650492 \h </w:instrText>
        </w:r>
        <w:r>
          <w:rPr>
            <w:noProof/>
            <w:webHidden/>
          </w:rPr>
        </w:r>
      </w:ins>
      <w:r>
        <w:rPr>
          <w:noProof/>
          <w:webHidden/>
        </w:rPr>
        <w:fldChar w:fldCharType="separate"/>
      </w:r>
      <w:ins w:id="375" w:author="Mary Jungers" w:date="2019-11-14T18:59:00Z">
        <w:r>
          <w:rPr>
            <w:noProof/>
            <w:webHidden/>
          </w:rPr>
          <w:t>73</w:t>
        </w:r>
        <w:r>
          <w:rPr>
            <w:noProof/>
            <w:webHidden/>
          </w:rPr>
          <w:fldChar w:fldCharType="end"/>
        </w:r>
        <w:r w:rsidRPr="0020423C">
          <w:rPr>
            <w:rStyle w:val="Hyperlink"/>
            <w:noProof/>
          </w:rPr>
          <w:fldChar w:fldCharType="end"/>
        </w:r>
      </w:ins>
    </w:p>
    <w:p w14:paraId="0441CCFB" w14:textId="7A00A9AF" w:rsidR="00CF41A9" w:rsidRDefault="00CF41A9">
      <w:pPr>
        <w:pStyle w:val="TOC3"/>
        <w:rPr>
          <w:ins w:id="376" w:author="Mary Jungers" w:date="2019-11-14T18:59:00Z"/>
          <w:rFonts w:asciiTheme="minorHAnsi" w:eastAsiaTheme="minorEastAsia" w:hAnsiTheme="minorHAnsi" w:cstheme="minorBidi"/>
          <w:noProof/>
          <w:sz w:val="22"/>
          <w:szCs w:val="22"/>
        </w:rPr>
      </w:pPr>
      <w:ins w:id="37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"_Toc24650493"</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3.10.1 Scope</w:t>
        </w:r>
        <w:r>
          <w:rPr>
            <w:noProof/>
            <w:webHidden/>
          </w:rPr>
          <w:tab/>
        </w:r>
        <w:r>
          <w:rPr>
            <w:noProof/>
            <w:webHidden/>
          </w:rPr>
          <w:fldChar w:fldCharType="begin"/>
        </w:r>
        <w:r>
          <w:rPr>
            <w:noProof/>
            <w:webHidden/>
          </w:rPr>
          <w:instrText xml:space="preserve"> PAGEREF _Toc24650493 \h </w:instrText>
        </w:r>
        <w:r>
          <w:rPr>
            <w:noProof/>
            <w:webHidden/>
          </w:rPr>
        </w:r>
      </w:ins>
      <w:r>
        <w:rPr>
          <w:noProof/>
          <w:webHidden/>
        </w:rPr>
        <w:fldChar w:fldCharType="separate"/>
      </w:r>
      <w:ins w:id="378" w:author="Mary Jungers" w:date="2019-11-14T18:59:00Z">
        <w:r>
          <w:rPr>
            <w:noProof/>
            <w:webHidden/>
          </w:rPr>
          <w:t>73</w:t>
        </w:r>
        <w:r>
          <w:rPr>
            <w:noProof/>
            <w:webHidden/>
          </w:rPr>
          <w:fldChar w:fldCharType="end"/>
        </w:r>
        <w:r w:rsidRPr="0020423C">
          <w:rPr>
            <w:rStyle w:val="Hyperlink"/>
            <w:noProof/>
          </w:rPr>
          <w:fldChar w:fldCharType="end"/>
        </w:r>
      </w:ins>
    </w:p>
    <w:p w14:paraId="6B615C79" w14:textId="278D84F7" w:rsidR="00CF41A9" w:rsidRDefault="00CF41A9">
      <w:pPr>
        <w:pStyle w:val="TOC3"/>
        <w:rPr>
          <w:ins w:id="379" w:author="Mary Jungers" w:date="2019-11-14T18:59:00Z"/>
          <w:rFonts w:asciiTheme="minorHAnsi" w:eastAsiaTheme="minorEastAsia" w:hAnsiTheme="minorHAnsi" w:cstheme="minorBidi"/>
          <w:noProof/>
          <w:sz w:val="22"/>
          <w:szCs w:val="22"/>
        </w:rPr>
      </w:pPr>
      <w:ins w:id="38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"_Toc24650494"</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3.10.2 Use Case Roles</w:t>
        </w:r>
        <w:r>
          <w:rPr>
            <w:noProof/>
            <w:webHidden/>
          </w:rPr>
          <w:tab/>
        </w:r>
        <w:r>
          <w:rPr>
            <w:noProof/>
            <w:webHidden/>
          </w:rPr>
          <w:fldChar w:fldCharType="begin"/>
        </w:r>
        <w:r>
          <w:rPr>
            <w:noProof/>
            <w:webHidden/>
          </w:rPr>
          <w:instrText xml:space="preserve"> PAGEREF _Toc24650494 \h </w:instrText>
        </w:r>
        <w:r>
          <w:rPr>
            <w:noProof/>
            <w:webHidden/>
          </w:rPr>
        </w:r>
      </w:ins>
      <w:r>
        <w:rPr>
          <w:noProof/>
          <w:webHidden/>
        </w:rPr>
        <w:fldChar w:fldCharType="separate"/>
      </w:r>
      <w:ins w:id="381" w:author="Mary Jungers" w:date="2019-11-14T18:59:00Z">
        <w:r>
          <w:rPr>
            <w:noProof/>
            <w:webHidden/>
          </w:rPr>
          <w:t>73</w:t>
        </w:r>
        <w:r>
          <w:rPr>
            <w:noProof/>
            <w:webHidden/>
          </w:rPr>
          <w:fldChar w:fldCharType="end"/>
        </w:r>
        <w:r w:rsidRPr="0020423C">
          <w:rPr>
            <w:rStyle w:val="Hyperlink"/>
            <w:noProof/>
          </w:rPr>
          <w:fldChar w:fldCharType="end"/>
        </w:r>
      </w:ins>
    </w:p>
    <w:p w14:paraId="11257D01" w14:textId="55A19637" w:rsidR="00CF41A9" w:rsidRDefault="00CF41A9">
      <w:pPr>
        <w:pStyle w:val="TOC3"/>
        <w:rPr>
          <w:ins w:id="382" w:author="Mary Jungers" w:date="2019-11-14T18:59:00Z"/>
          <w:rFonts w:asciiTheme="minorHAnsi" w:eastAsiaTheme="minorEastAsia" w:hAnsiTheme="minorHAnsi" w:cstheme="minorBidi"/>
          <w:noProof/>
          <w:sz w:val="22"/>
          <w:szCs w:val="22"/>
        </w:rPr>
      </w:pPr>
      <w:ins w:id="38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"_Toc24650495"</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3.10.3 Referenced Standard</w:t>
        </w:r>
        <w:r>
          <w:rPr>
            <w:noProof/>
            <w:webHidden/>
          </w:rPr>
          <w:tab/>
        </w:r>
        <w:r>
          <w:rPr>
            <w:noProof/>
            <w:webHidden/>
          </w:rPr>
          <w:fldChar w:fldCharType="begin"/>
        </w:r>
        <w:r>
          <w:rPr>
            <w:noProof/>
            <w:webHidden/>
          </w:rPr>
          <w:instrText xml:space="preserve"> PAGEREF _Toc24650495 \h </w:instrText>
        </w:r>
        <w:r>
          <w:rPr>
            <w:noProof/>
            <w:webHidden/>
          </w:rPr>
        </w:r>
      </w:ins>
      <w:r>
        <w:rPr>
          <w:noProof/>
          <w:webHidden/>
        </w:rPr>
        <w:fldChar w:fldCharType="separate"/>
      </w:r>
      <w:ins w:id="384" w:author="Mary Jungers" w:date="2019-11-14T18:59:00Z">
        <w:r>
          <w:rPr>
            <w:noProof/>
            <w:webHidden/>
          </w:rPr>
          <w:t>73</w:t>
        </w:r>
        <w:r>
          <w:rPr>
            <w:noProof/>
            <w:webHidden/>
          </w:rPr>
          <w:fldChar w:fldCharType="end"/>
        </w:r>
        <w:r w:rsidRPr="0020423C">
          <w:rPr>
            <w:rStyle w:val="Hyperlink"/>
            <w:noProof/>
          </w:rPr>
          <w:fldChar w:fldCharType="end"/>
        </w:r>
      </w:ins>
    </w:p>
    <w:p w14:paraId="66394A54" w14:textId="31B6DD91" w:rsidR="00CF41A9" w:rsidRDefault="00CF41A9">
      <w:pPr>
        <w:pStyle w:val="TOC3"/>
        <w:rPr>
          <w:ins w:id="385" w:author="Mary Jungers" w:date="2019-11-14T18:59:00Z"/>
          <w:rFonts w:asciiTheme="minorHAnsi" w:eastAsiaTheme="minorEastAsia" w:hAnsiTheme="minorHAnsi" w:cstheme="minorBidi"/>
          <w:noProof/>
          <w:sz w:val="22"/>
          <w:szCs w:val="22"/>
        </w:rPr>
      </w:pPr>
      <w:ins w:id="38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"_Toc24650496"</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3.10.4 Interaction Diagram</w:t>
        </w:r>
        <w:r>
          <w:rPr>
            <w:noProof/>
            <w:webHidden/>
          </w:rPr>
          <w:tab/>
        </w:r>
        <w:r>
          <w:rPr>
            <w:noProof/>
            <w:webHidden/>
          </w:rPr>
          <w:fldChar w:fldCharType="begin"/>
        </w:r>
        <w:r>
          <w:rPr>
            <w:noProof/>
            <w:webHidden/>
          </w:rPr>
          <w:instrText xml:space="preserve"> PAGEREF _Toc24650496 \h </w:instrText>
        </w:r>
        <w:r>
          <w:rPr>
            <w:noProof/>
            <w:webHidden/>
          </w:rPr>
        </w:r>
      </w:ins>
      <w:r>
        <w:rPr>
          <w:noProof/>
          <w:webHidden/>
        </w:rPr>
        <w:fldChar w:fldCharType="separate"/>
      </w:r>
      <w:ins w:id="387" w:author="Mary Jungers" w:date="2019-11-14T18:59:00Z">
        <w:r>
          <w:rPr>
            <w:noProof/>
            <w:webHidden/>
          </w:rPr>
          <w:t>74</w:t>
        </w:r>
        <w:r>
          <w:rPr>
            <w:noProof/>
            <w:webHidden/>
          </w:rPr>
          <w:fldChar w:fldCharType="end"/>
        </w:r>
        <w:r w:rsidRPr="0020423C">
          <w:rPr>
            <w:rStyle w:val="Hyperlink"/>
            <w:noProof/>
          </w:rPr>
          <w:fldChar w:fldCharType="end"/>
        </w:r>
      </w:ins>
    </w:p>
    <w:p w14:paraId="3EE576D8" w14:textId="0BD865B2" w:rsidR="00CF41A9" w:rsidRDefault="00CF41A9">
      <w:pPr>
        <w:pStyle w:val="TOC4"/>
        <w:rPr>
          <w:ins w:id="388" w:author="Mary Jungers" w:date="2019-11-14T18:59:00Z"/>
          <w:rFonts w:asciiTheme="minorHAnsi" w:eastAsiaTheme="minorEastAsia" w:hAnsiTheme="minorHAnsi" w:cstheme="minorBidi"/>
          <w:noProof/>
          <w:sz w:val="22"/>
          <w:szCs w:val="22"/>
        </w:rPr>
      </w:pPr>
      <w:ins w:id="389" w:author="Mary Jungers" w:date="2019-11-14T18:59:00Z">
        <w:r w:rsidRPr="0020423C">
          <w:rPr>
            <w:rStyle w:val="Hyperlink"/>
            <w:noProof/>
          </w:rPr>
          <w:lastRenderedPageBreak/>
          <w:fldChar w:fldCharType="begin"/>
        </w:r>
        <w:r w:rsidRPr="0020423C">
          <w:rPr>
            <w:rStyle w:val="Hyperlink"/>
            <w:noProof/>
          </w:rPr>
          <w:instrText xml:space="preserve"> </w:instrText>
        </w:r>
        <w:r>
          <w:rPr>
            <w:noProof/>
          </w:rPr>
          <w:instrText>HYPERLINK \l "_Toc24650497"</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bCs/>
            <w:noProof/>
          </w:rPr>
          <w:t>3.10.4.1 Communicate Infusion Event Data</w:t>
        </w:r>
        <w:r>
          <w:rPr>
            <w:noProof/>
            <w:webHidden/>
          </w:rPr>
          <w:tab/>
        </w:r>
        <w:r>
          <w:rPr>
            <w:noProof/>
            <w:webHidden/>
          </w:rPr>
          <w:fldChar w:fldCharType="begin"/>
        </w:r>
        <w:r>
          <w:rPr>
            <w:noProof/>
            <w:webHidden/>
          </w:rPr>
          <w:instrText xml:space="preserve"> PAGEREF _Toc24650497 \h </w:instrText>
        </w:r>
        <w:r>
          <w:rPr>
            <w:noProof/>
            <w:webHidden/>
          </w:rPr>
        </w:r>
      </w:ins>
      <w:r>
        <w:rPr>
          <w:noProof/>
          <w:webHidden/>
        </w:rPr>
        <w:fldChar w:fldCharType="separate"/>
      </w:r>
      <w:ins w:id="390" w:author="Mary Jungers" w:date="2019-11-14T18:59:00Z">
        <w:r>
          <w:rPr>
            <w:noProof/>
            <w:webHidden/>
          </w:rPr>
          <w:t>74</w:t>
        </w:r>
        <w:r>
          <w:rPr>
            <w:noProof/>
            <w:webHidden/>
          </w:rPr>
          <w:fldChar w:fldCharType="end"/>
        </w:r>
        <w:r w:rsidRPr="0020423C">
          <w:rPr>
            <w:rStyle w:val="Hyperlink"/>
            <w:noProof/>
          </w:rPr>
          <w:fldChar w:fldCharType="end"/>
        </w:r>
      </w:ins>
    </w:p>
    <w:p w14:paraId="040D1FC1" w14:textId="2C0E9D75" w:rsidR="00CF41A9" w:rsidRDefault="00CF41A9">
      <w:pPr>
        <w:pStyle w:val="TOC5"/>
        <w:rPr>
          <w:ins w:id="391" w:author="Mary Jungers" w:date="2019-11-14T18:59:00Z"/>
          <w:rFonts w:asciiTheme="minorHAnsi" w:eastAsiaTheme="minorEastAsia" w:hAnsiTheme="minorHAnsi" w:cstheme="minorBidi"/>
          <w:noProof/>
          <w:sz w:val="22"/>
          <w:szCs w:val="22"/>
        </w:rPr>
      </w:pPr>
      <w:ins w:id="39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"_Toc24650498"</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bCs/>
            <w:noProof/>
          </w:rPr>
          <w:t>3.10.4.1.1 Trigger Events</w:t>
        </w:r>
        <w:r>
          <w:rPr>
            <w:noProof/>
            <w:webHidden/>
          </w:rPr>
          <w:tab/>
        </w:r>
        <w:r>
          <w:rPr>
            <w:noProof/>
            <w:webHidden/>
          </w:rPr>
          <w:fldChar w:fldCharType="begin"/>
        </w:r>
        <w:r>
          <w:rPr>
            <w:noProof/>
            <w:webHidden/>
          </w:rPr>
          <w:instrText xml:space="preserve"> PAGEREF _Toc24650498 \h </w:instrText>
        </w:r>
        <w:r>
          <w:rPr>
            <w:noProof/>
            <w:webHidden/>
          </w:rPr>
        </w:r>
      </w:ins>
      <w:r>
        <w:rPr>
          <w:noProof/>
          <w:webHidden/>
        </w:rPr>
        <w:fldChar w:fldCharType="separate"/>
      </w:r>
      <w:ins w:id="393" w:author="Mary Jungers" w:date="2019-11-14T18:59:00Z">
        <w:r>
          <w:rPr>
            <w:noProof/>
            <w:webHidden/>
          </w:rPr>
          <w:t>74</w:t>
        </w:r>
        <w:r>
          <w:rPr>
            <w:noProof/>
            <w:webHidden/>
          </w:rPr>
          <w:fldChar w:fldCharType="end"/>
        </w:r>
        <w:r w:rsidRPr="0020423C">
          <w:rPr>
            <w:rStyle w:val="Hyperlink"/>
            <w:noProof/>
          </w:rPr>
          <w:fldChar w:fldCharType="end"/>
        </w:r>
      </w:ins>
    </w:p>
    <w:p w14:paraId="0687D614" w14:textId="6DC70BCE" w:rsidR="00CF41A9" w:rsidRDefault="00CF41A9">
      <w:pPr>
        <w:pStyle w:val="TOC5"/>
        <w:rPr>
          <w:ins w:id="394" w:author="Mary Jungers" w:date="2019-11-14T18:59:00Z"/>
          <w:rFonts w:asciiTheme="minorHAnsi" w:eastAsiaTheme="minorEastAsia" w:hAnsiTheme="minorHAnsi" w:cstheme="minorBidi"/>
          <w:noProof/>
          <w:sz w:val="22"/>
          <w:szCs w:val="22"/>
        </w:rPr>
      </w:pPr>
      <w:ins w:id="39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"_Toc24650499"</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bCs/>
            <w:noProof/>
          </w:rPr>
          <w:t>3.10.4.1.2 Message Semantics</w:t>
        </w:r>
        <w:r>
          <w:rPr>
            <w:noProof/>
            <w:webHidden/>
          </w:rPr>
          <w:tab/>
        </w:r>
        <w:r>
          <w:rPr>
            <w:noProof/>
            <w:webHidden/>
          </w:rPr>
          <w:fldChar w:fldCharType="begin"/>
        </w:r>
        <w:r>
          <w:rPr>
            <w:noProof/>
            <w:webHidden/>
          </w:rPr>
          <w:instrText xml:space="preserve"> PAGEREF _Toc24650499 \h </w:instrText>
        </w:r>
        <w:r>
          <w:rPr>
            <w:noProof/>
            <w:webHidden/>
          </w:rPr>
        </w:r>
      </w:ins>
      <w:r>
        <w:rPr>
          <w:noProof/>
          <w:webHidden/>
        </w:rPr>
        <w:fldChar w:fldCharType="separate"/>
      </w:r>
      <w:ins w:id="396" w:author="Mary Jungers" w:date="2019-11-14T18:59:00Z">
        <w:r>
          <w:rPr>
            <w:noProof/>
            <w:webHidden/>
          </w:rPr>
          <w:t>74</w:t>
        </w:r>
        <w:r>
          <w:rPr>
            <w:noProof/>
            <w:webHidden/>
          </w:rPr>
          <w:fldChar w:fldCharType="end"/>
        </w:r>
        <w:r w:rsidRPr="0020423C">
          <w:rPr>
            <w:rStyle w:val="Hyperlink"/>
            <w:noProof/>
          </w:rPr>
          <w:fldChar w:fldCharType="end"/>
        </w:r>
      </w:ins>
    </w:p>
    <w:p w14:paraId="242C8220" w14:textId="3255C0B5" w:rsidR="00CF41A9" w:rsidRDefault="00CF41A9">
      <w:pPr>
        <w:pStyle w:val="TOC5"/>
        <w:rPr>
          <w:ins w:id="397" w:author="Mary Jungers" w:date="2019-11-14T18:59:00Z"/>
          <w:rFonts w:asciiTheme="minorHAnsi" w:eastAsiaTheme="minorEastAsia" w:hAnsiTheme="minorHAnsi" w:cstheme="minorBidi"/>
          <w:noProof/>
          <w:sz w:val="22"/>
          <w:szCs w:val="22"/>
        </w:rPr>
      </w:pPr>
      <w:ins w:id="39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"_Toc24650500"</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bCs/>
            <w:noProof/>
          </w:rPr>
          <w:t>3.10.4.1.3 Expected Actions</w:t>
        </w:r>
        <w:r>
          <w:rPr>
            <w:noProof/>
            <w:webHidden/>
          </w:rPr>
          <w:tab/>
        </w:r>
        <w:r>
          <w:rPr>
            <w:noProof/>
            <w:webHidden/>
          </w:rPr>
          <w:fldChar w:fldCharType="begin"/>
        </w:r>
        <w:r>
          <w:rPr>
            <w:noProof/>
            <w:webHidden/>
          </w:rPr>
          <w:instrText xml:space="preserve"> PAGEREF _Toc24650500 \h </w:instrText>
        </w:r>
        <w:r>
          <w:rPr>
            <w:noProof/>
            <w:webHidden/>
          </w:rPr>
        </w:r>
      </w:ins>
      <w:r>
        <w:rPr>
          <w:noProof/>
          <w:webHidden/>
        </w:rPr>
        <w:fldChar w:fldCharType="separate"/>
      </w:r>
      <w:ins w:id="399" w:author="Mary Jungers" w:date="2019-11-14T18:59:00Z">
        <w:r>
          <w:rPr>
            <w:noProof/>
            <w:webHidden/>
          </w:rPr>
          <w:t>75</w:t>
        </w:r>
        <w:r>
          <w:rPr>
            <w:noProof/>
            <w:webHidden/>
          </w:rPr>
          <w:fldChar w:fldCharType="end"/>
        </w:r>
        <w:r w:rsidRPr="0020423C">
          <w:rPr>
            <w:rStyle w:val="Hyperlink"/>
            <w:noProof/>
          </w:rPr>
          <w:fldChar w:fldCharType="end"/>
        </w:r>
      </w:ins>
    </w:p>
    <w:p w14:paraId="5A88DCB1" w14:textId="0A93040D" w:rsidR="00CF41A9" w:rsidRDefault="00CF41A9">
      <w:pPr>
        <w:pStyle w:val="TOC1"/>
        <w:rPr>
          <w:ins w:id="400" w:author="Mary Jungers" w:date="2019-11-14T18:59:00Z"/>
          <w:rFonts w:asciiTheme="minorHAnsi" w:eastAsiaTheme="minorEastAsia" w:hAnsiTheme="minorHAnsi" w:cstheme="minorBidi"/>
          <w:noProof/>
          <w:sz w:val="22"/>
          <w:szCs w:val="22"/>
        </w:rPr>
      </w:pPr>
      <w:ins w:id="40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"_Toc24650501"</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Appendices</w:t>
        </w:r>
        <w:r>
          <w:rPr>
            <w:noProof/>
            <w:webHidden/>
          </w:rPr>
          <w:tab/>
        </w:r>
        <w:r>
          <w:rPr>
            <w:noProof/>
            <w:webHidden/>
          </w:rPr>
          <w:fldChar w:fldCharType="begin"/>
        </w:r>
        <w:r>
          <w:rPr>
            <w:noProof/>
            <w:webHidden/>
          </w:rPr>
          <w:instrText xml:space="preserve"> PAGEREF _Toc24650501 \h </w:instrText>
        </w:r>
        <w:r>
          <w:rPr>
            <w:noProof/>
            <w:webHidden/>
          </w:rPr>
        </w:r>
      </w:ins>
      <w:r>
        <w:rPr>
          <w:noProof/>
          <w:webHidden/>
        </w:rPr>
        <w:fldChar w:fldCharType="separate"/>
      </w:r>
      <w:ins w:id="402" w:author="Mary Jungers" w:date="2019-11-14T18:59:00Z">
        <w:r>
          <w:rPr>
            <w:noProof/>
            <w:webHidden/>
          </w:rPr>
          <w:t>76</w:t>
        </w:r>
        <w:r>
          <w:rPr>
            <w:noProof/>
            <w:webHidden/>
          </w:rPr>
          <w:fldChar w:fldCharType="end"/>
        </w:r>
        <w:r w:rsidRPr="0020423C">
          <w:rPr>
            <w:rStyle w:val="Hyperlink"/>
            <w:noProof/>
          </w:rPr>
          <w:fldChar w:fldCharType="end"/>
        </w:r>
      </w:ins>
    </w:p>
    <w:p w14:paraId="4F874EB0" w14:textId="7EEDB57D" w:rsidR="00CF41A9" w:rsidRDefault="00CF41A9">
      <w:pPr>
        <w:pStyle w:val="TOC1"/>
        <w:rPr>
          <w:ins w:id="403" w:author="Mary Jungers" w:date="2019-11-14T18:59:00Z"/>
          <w:rFonts w:asciiTheme="minorHAnsi" w:eastAsiaTheme="minorEastAsia" w:hAnsiTheme="minorHAnsi" w:cstheme="minorBidi"/>
          <w:noProof/>
          <w:sz w:val="22"/>
          <w:szCs w:val="22"/>
        </w:rPr>
      </w:pPr>
      <w:ins w:id="40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"_Toc24650502"</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Appendix A Mapping ISO/IEEE 11073 Domain Information Model to HL7</w:t>
        </w:r>
        <w:r>
          <w:rPr>
            <w:noProof/>
            <w:webHidden/>
          </w:rPr>
          <w:tab/>
        </w:r>
        <w:r>
          <w:rPr>
            <w:noProof/>
            <w:webHidden/>
          </w:rPr>
          <w:fldChar w:fldCharType="begin"/>
        </w:r>
        <w:r>
          <w:rPr>
            <w:noProof/>
            <w:webHidden/>
          </w:rPr>
          <w:instrText xml:space="preserve"> PAGEREF _Toc24650502 \h </w:instrText>
        </w:r>
        <w:r>
          <w:rPr>
            <w:noProof/>
            <w:webHidden/>
          </w:rPr>
        </w:r>
      </w:ins>
      <w:r>
        <w:rPr>
          <w:noProof/>
          <w:webHidden/>
        </w:rPr>
        <w:fldChar w:fldCharType="separate"/>
      </w:r>
      <w:ins w:id="405" w:author="Mary Jungers" w:date="2019-11-14T18:59:00Z">
        <w:r>
          <w:rPr>
            <w:noProof/>
            <w:webHidden/>
          </w:rPr>
          <w:t>77</w:t>
        </w:r>
        <w:r>
          <w:rPr>
            <w:noProof/>
            <w:webHidden/>
          </w:rPr>
          <w:fldChar w:fldCharType="end"/>
        </w:r>
        <w:r w:rsidRPr="0020423C">
          <w:rPr>
            <w:rStyle w:val="Hyperlink"/>
            <w:noProof/>
          </w:rPr>
          <w:fldChar w:fldCharType="end"/>
        </w:r>
      </w:ins>
    </w:p>
    <w:p w14:paraId="14E28E5B" w14:textId="46D00849" w:rsidR="00CF41A9" w:rsidRDefault="00CF41A9">
      <w:pPr>
        <w:pStyle w:val="TOC2"/>
        <w:rPr>
          <w:ins w:id="406" w:author="Mary Jungers" w:date="2019-11-14T18:59:00Z"/>
          <w:rFonts w:asciiTheme="minorHAnsi" w:eastAsiaTheme="minorEastAsia" w:hAnsiTheme="minorHAnsi" w:cstheme="minorBidi"/>
          <w:noProof/>
          <w:sz w:val="22"/>
          <w:szCs w:val="22"/>
        </w:rPr>
      </w:pPr>
      <w:ins w:id="40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"_Toc24650503"</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A.1 ISO/IEEE Nomenclature mapping to HL7 OBX-3</w:t>
        </w:r>
        <w:r>
          <w:rPr>
            <w:noProof/>
            <w:webHidden/>
          </w:rPr>
          <w:tab/>
        </w:r>
        <w:r>
          <w:rPr>
            <w:noProof/>
            <w:webHidden/>
          </w:rPr>
          <w:fldChar w:fldCharType="begin"/>
        </w:r>
        <w:r>
          <w:rPr>
            <w:noProof/>
            <w:webHidden/>
          </w:rPr>
          <w:instrText xml:space="preserve"> PAGEREF _Toc24650503 \h </w:instrText>
        </w:r>
        <w:r>
          <w:rPr>
            <w:noProof/>
            <w:webHidden/>
          </w:rPr>
        </w:r>
      </w:ins>
      <w:r>
        <w:rPr>
          <w:noProof/>
          <w:webHidden/>
        </w:rPr>
        <w:fldChar w:fldCharType="separate"/>
      </w:r>
      <w:ins w:id="408" w:author="Mary Jungers" w:date="2019-11-14T18:59:00Z">
        <w:r>
          <w:rPr>
            <w:noProof/>
            <w:webHidden/>
          </w:rPr>
          <w:t>80</w:t>
        </w:r>
        <w:r>
          <w:rPr>
            <w:noProof/>
            <w:webHidden/>
          </w:rPr>
          <w:fldChar w:fldCharType="end"/>
        </w:r>
        <w:r w:rsidRPr="0020423C">
          <w:rPr>
            <w:rStyle w:val="Hyperlink"/>
            <w:noProof/>
          </w:rPr>
          <w:fldChar w:fldCharType="end"/>
        </w:r>
      </w:ins>
    </w:p>
    <w:p w14:paraId="527BF96C" w14:textId="7A1C34DA" w:rsidR="00CF41A9" w:rsidRDefault="00CF41A9">
      <w:pPr>
        <w:pStyle w:val="TOC1"/>
        <w:rPr>
          <w:ins w:id="409" w:author="Mary Jungers" w:date="2019-11-14T18:59:00Z"/>
          <w:rFonts w:asciiTheme="minorHAnsi" w:eastAsiaTheme="minorEastAsia" w:hAnsiTheme="minorHAnsi" w:cstheme="minorBidi"/>
          <w:noProof/>
          <w:sz w:val="22"/>
          <w:szCs w:val="22"/>
        </w:rPr>
      </w:pPr>
      <w:ins w:id="41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"_Toc24650504"</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Appendix B Common Segment Descriptions</w:t>
        </w:r>
        <w:r>
          <w:rPr>
            <w:noProof/>
            <w:webHidden/>
          </w:rPr>
          <w:tab/>
        </w:r>
        <w:r>
          <w:rPr>
            <w:noProof/>
            <w:webHidden/>
          </w:rPr>
          <w:fldChar w:fldCharType="begin"/>
        </w:r>
        <w:r>
          <w:rPr>
            <w:noProof/>
            <w:webHidden/>
          </w:rPr>
          <w:instrText xml:space="preserve"> PAGEREF _Toc24650504 \h </w:instrText>
        </w:r>
        <w:r>
          <w:rPr>
            <w:noProof/>
            <w:webHidden/>
          </w:rPr>
        </w:r>
      </w:ins>
      <w:r>
        <w:rPr>
          <w:noProof/>
          <w:webHidden/>
        </w:rPr>
        <w:fldChar w:fldCharType="separate"/>
      </w:r>
      <w:ins w:id="411" w:author="Mary Jungers" w:date="2019-11-14T18:59:00Z">
        <w:r>
          <w:rPr>
            <w:noProof/>
            <w:webHidden/>
          </w:rPr>
          <w:t>82</w:t>
        </w:r>
        <w:r>
          <w:rPr>
            <w:noProof/>
            <w:webHidden/>
          </w:rPr>
          <w:fldChar w:fldCharType="end"/>
        </w:r>
        <w:r w:rsidRPr="0020423C">
          <w:rPr>
            <w:rStyle w:val="Hyperlink"/>
            <w:noProof/>
          </w:rPr>
          <w:fldChar w:fldCharType="end"/>
        </w:r>
      </w:ins>
    </w:p>
    <w:p w14:paraId="791C7F32" w14:textId="26925E32" w:rsidR="00CF41A9" w:rsidRDefault="00CF41A9">
      <w:pPr>
        <w:pStyle w:val="TOC2"/>
        <w:rPr>
          <w:ins w:id="412" w:author="Mary Jungers" w:date="2019-11-14T18:59:00Z"/>
          <w:rFonts w:asciiTheme="minorHAnsi" w:eastAsiaTheme="minorEastAsia" w:hAnsiTheme="minorHAnsi" w:cstheme="minorBidi"/>
          <w:noProof/>
          <w:sz w:val="22"/>
          <w:szCs w:val="22"/>
        </w:rPr>
      </w:pPr>
      <w:ins w:id="41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"_Toc24650505"</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B.1 MSH – Message Header Segment</w:t>
        </w:r>
        <w:r>
          <w:rPr>
            <w:noProof/>
            <w:webHidden/>
          </w:rPr>
          <w:tab/>
        </w:r>
        <w:r>
          <w:rPr>
            <w:noProof/>
            <w:webHidden/>
          </w:rPr>
          <w:fldChar w:fldCharType="begin"/>
        </w:r>
        <w:r>
          <w:rPr>
            <w:noProof/>
            <w:webHidden/>
          </w:rPr>
          <w:instrText xml:space="preserve"> PAGEREF _Toc24650505 \h </w:instrText>
        </w:r>
        <w:r>
          <w:rPr>
            <w:noProof/>
            <w:webHidden/>
          </w:rPr>
        </w:r>
      </w:ins>
      <w:r>
        <w:rPr>
          <w:noProof/>
          <w:webHidden/>
        </w:rPr>
        <w:fldChar w:fldCharType="separate"/>
      </w:r>
      <w:ins w:id="414" w:author="Mary Jungers" w:date="2019-11-14T18:59:00Z">
        <w:r>
          <w:rPr>
            <w:noProof/>
            <w:webHidden/>
          </w:rPr>
          <w:t>82</w:t>
        </w:r>
        <w:r>
          <w:rPr>
            <w:noProof/>
            <w:webHidden/>
          </w:rPr>
          <w:fldChar w:fldCharType="end"/>
        </w:r>
        <w:r w:rsidRPr="0020423C">
          <w:rPr>
            <w:rStyle w:val="Hyperlink"/>
            <w:noProof/>
          </w:rPr>
          <w:fldChar w:fldCharType="end"/>
        </w:r>
      </w:ins>
    </w:p>
    <w:p w14:paraId="55488EA2" w14:textId="1B1E2127" w:rsidR="00CF41A9" w:rsidRDefault="00CF41A9">
      <w:pPr>
        <w:pStyle w:val="TOC2"/>
        <w:rPr>
          <w:ins w:id="415" w:author="Mary Jungers" w:date="2019-11-14T18:59:00Z"/>
          <w:rFonts w:asciiTheme="minorHAnsi" w:eastAsiaTheme="minorEastAsia" w:hAnsiTheme="minorHAnsi" w:cstheme="minorBidi"/>
          <w:noProof/>
          <w:sz w:val="22"/>
          <w:szCs w:val="22"/>
        </w:rPr>
      </w:pPr>
      <w:ins w:id="41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"_Toc24650506"</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B.2 MSA – Message Acknowledgement Segment</w:t>
        </w:r>
        <w:r>
          <w:rPr>
            <w:noProof/>
            <w:webHidden/>
          </w:rPr>
          <w:tab/>
        </w:r>
        <w:r>
          <w:rPr>
            <w:noProof/>
            <w:webHidden/>
          </w:rPr>
          <w:fldChar w:fldCharType="begin"/>
        </w:r>
        <w:r>
          <w:rPr>
            <w:noProof/>
            <w:webHidden/>
          </w:rPr>
          <w:instrText xml:space="preserve"> PAGEREF _Toc24650506 \h </w:instrText>
        </w:r>
        <w:r>
          <w:rPr>
            <w:noProof/>
            <w:webHidden/>
          </w:rPr>
        </w:r>
      </w:ins>
      <w:r>
        <w:rPr>
          <w:noProof/>
          <w:webHidden/>
        </w:rPr>
        <w:fldChar w:fldCharType="separate"/>
      </w:r>
      <w:ins w:id="417" w:author="Mary Jungers" w:date="2019-11-14T18:59:00Z">
        <w:r>
          <w:rPr>
            <w:noProof/>
            <w:webHidden/>
          </w:rPr>
          <w:t>88</w:t>
        </w:r>
        <w:r>
          <w:rPr>
            <w:noProof/>
            <w:webHidden/>
          </w:rPr>
          <w:fldChar w:fldCharType="end"/>
        </w:r>
        <w:r w:rsidRPr="0020423C">
          <w:rPr>
            <w:rStyle w:val="Hyperlink"/>
            <w:noProof/>
          </w:rPr>
          <w:fldChar w:fldCharType="end"/>
        </w:r>
      </w:ins>
    </w:p>
    <w:p w14:paraId="5B94C53A" w14:textId="29D288BC" w:rsidR="00CF41A9" w:rsidRDefault="00CF41A9">
      <w:pPr>
        <w:pStyle w:val="TOC2"/>
        <w:rPr>
          <w:ins w:id="418" w:author="Mary Jungers" w:date="2019-11-14T18:59:00Z"/>
          <w:rFonts w:asciiTheme="minorHAnsi" w:eastAsiaTheme="minorEastAsia" w:hAnsiTheme="minorHAnsi" w:cstheme="minorBidi"/>
          <w:noProof/>
          <w:sz w:val="22"/>
          <w:szCs w:val="22"/>
        </w:rPr>
      </w:pPr>
      <w:ins w:id="41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"_Toc24650507"</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B.3 ERR – Error Segment</w:t>
        </w:r>
        <w:r>
          <w:rPr>
            <w:noProof/>
            <w:webHidden/>
          </w:rPr>
          <w:tab/>
        </w:r>
        <w:r>
          <w:rPr>
            <w:noProof/>
            <w:webHidden/>
          </w:rPr>
          <w:fldChar w:fldCharType="begin"/>
        </w:r>
        <w:r>
          <w:rPr>
            <w:noProof/>
            <w:webHidden/>
          </w:rPr>
          <w:instrText xml:space="preserve"> PAGEREF _Toc24650507 \h </w:instrText>
        </w:r>
        <w:r>
          <w:rPr>
            <w:noProof/>
            <w:webHidden/>
          </w:rPr>
        </w:r>
      </w:ins>
      <w:r>
        <w:rPr>
          <w:noProof/>
          <w:webHidden/>
        </w:rPr>
        <w:fldChar w:fldCharType="separate"/>
      </w:r>
      <w:ins w:id="420" w:author="Mary Jungers" w:date="2019-11-14T18:59:00Z">
        <w:r>
          <w:rPr>
            <w:noProof/>
            <w:webHidden/>
          </w:rPr>
          <w:t>89</w:t>
        </w:r>
        <w:r>
          <w:rPr>
            <w:noProof/>
            <w:webHidden/>
          </w:rPr>
          <w:fldChar w:fldCharType="end"/>
        </w:r>
        <w:r w:rsidRPr="0020423C">
          <w:rPr>
            <w:rStyle w:val="Hyperlink"/>
            <w:noProof/>
          </w:rPr>
          <w:fldChar w:fldCharType="end"/>
        </w:r>
      </w:ins>
    </w:p>
    <w:p w14:paraId="755F1CE1" w14:textId="303F24BB" w:rsidR="00CF41A9" w:rsidRDefault="00CF41A9">
      <w:pPr>
        <w:pStyle w:val="TOC2"/>
        <w:rPr>
          <w:ins w:id="421" w:author="Mary Jungers" w:date="2019-11-14T18:59:00Z"/>
          <w:rFonts w:asciiTheme="minorHAnsi" w:eastAsiaTheme="minorEastAsia" w:hAnsiTheme="minorHAnsi" w:cstheme="minorBidi"/>
          <w:noProof/>
          <w:sz w:val="22"/>
          <w:szCs w:val="22"/>
        </w:rPr>
      </w:pPr>
      <w:ins w:id="42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"_Toc24650508"</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B.4 NTE - Notes and Comment Segment</w:t>
        </w:r>
        <w:r>
          <w:rPr>
            <w:noProof/>
            <w:webHidden/>
          </w:rPr>
          <w:tab/>
        </w:r>
        <w:r>
          <w:rPr>
            <w:noProof/>
            <w:webHidden/>
          </w:rPr>
          <w:fldChar w:fldCharType="begin"/>
        </w:r>
        <w:r>
          <w:rPr>
            <w:noProof/>
            <w:webHidden/>
          </w:rPr>
          <w:instrText xml:space="preserve"> PAGEREF _Toc24650508 \h </w:instrText>
        </w:r>
        <w:r>
          <w:rPr>
            <w:noProof/>
            <w:webHidden/>
          </w:rPr>
        </w:r>
      </w:ins>
      <w:r>
        <w:rPr>
          <w:noProof/>
          <w:webHidden/>
        </w:rPr>
        <w:fldChar w:fldCharType="separate"/>
      </w:r>
      <w:ins w:id="423" w:author="Mary Jungers" w:date="2019-11-14T18:59:00Z">
        <w:r>
          <w:rPr>
            <w:noProof/>
            <w:webHidden/>
          </w:rPr>
          <w:t>92</w:t>
        </w:r>
        <w:r>
          <w:rPr>
            <w:noProof/>
            <w:webHidden/>
          </w:rPr>
          <w:fldChar w:fldCharType="end"/>
        </w:r>
        <w:r w:rsidRPr="0020423C">
          <w:rPr>
            <w:rStyle w:val="Hyperlink"/>
            <w:noProof/>
          </w:rPr>
          <w:fldChar w:fldCharType="end"/>
        </w:r>
      </w:ins>
    </w:p>
    <w:p w14:paraId="5CE3E9A2" w14:textId="559A778E" w:rsidR="00CF41A9" w:rsidRDefault="00CF41A9">
      <w:pPr>
        <w:pStyle w:val="TOC2"/>
        <w:rPr>
          <w:ins w:id="424" w:author="Mary Jungers" w:date="2019-11-14T18:59:00Z"/>
          <w:rFonts w:asciiTheme="minorHAnsi" w:eastAsiaTheme="minorEastAsia" w:hAnsiTheme="minorHAnsi" w:cstheme="minorBidi"/>
          <w:noProof/>
          <w:sz w:val="22"/>
          <w:szCs w:val="22"/>
        </w:rPr>
      </w:pPr>
      <w:ins w:id="42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"_Toc24650509"</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B.5 PID - Patient Identification segment</w:t>
        </w:r>
        <w:r>
          <w:rPr>
            <w:noProof/>
            <w:webHidden/>
          </w:rPr>
          <w:tab/>
        </w:r>
        <w:r>
          <w:rPr>
            <w:noProof/>
            <w:webHidden/>
          </w:rPr>
          <w:fldChar w:fldCharType="begin"/>
        </w:r>
        <w:r>
          <w:rPr>
            <w:noProof/>
            <w:webHidden/>
          </w:rPr>
          <w:instrText xml:space="preserve"> PAGEREF _Toc24650509 \h </w:instrText>
        </w:r>
        <w:r>
          <w:rPr>
            <w:noProof/>
            <w:webHidden/>
          </w:rPr>
        </w:r>
      </w:ins>
      <w:r>
        <w:rPr>
          <w:noProof/>
          <w:webHidden/>
        </w:rPr>
        <w:fldChar w:fldCharType="separate"/>
      </w:r>
      <w:ins w:id="426" w:author="Mary Jungers" w:date="2019-11-14T18:59:00Z">
        <w:r>
          <w:rPr>
            <w:noProof/>
            <w:webHidden/>
          </w:rPr>
          <w:t>93</w:t>
        </w:r>
        <w:r>
          <w:rPr>
            <w:noProof/>
            <w:webHidden/>
          </w:rPr>
          <w:fldChar w:fldCharType="end"/>
        </w:r>
        <w:r w:rsidRPr="0020423C">
          <w:rPr>
            <w:rStyle w:val="Hyperlink"/>
            <w:noProof/>
          </w:rPr>
          <w:fldChar w:fldCharType="end"/>
        </w:r>
      </w:ins>
    </w:p>
    <w:p w14:paraId="2E86DC78" w14:textId="34DD6716" w:rsidR="00CF41A9" w:rsidRDefault="00CF41A9">
      <w:pPr>
        <w:pStyle w:val="TOC3"/>
        <w:rPr>
          <w:ins w:id="427" w:author="Mary Jungers" w:date="2019-11-14T18:59:00Z"/>
          <w:rFonts w:asciiTheme="minorHAnsi" w:eastAsiaTheme="minorEastAsia" w:hAnsiTheme="minorHAnsi" w:cstheme="minorBidi"/>
          <w:noProof/>
          <w:sz w:val="22"/>
          <w:szCs w:val="22"/>
        </w:rPr>
      </w:pPr>
      <w:ins w:id="42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"_Toc24650510"</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B.5.1 PID Segment requirements for ACM Transaction PCD-04</w:t>
        </w:r>
        <w:r>
          <w:rPr>
            <w:noProof/>
            <w:webHidden/>
          </w:rPr>
          <w:tab/>
        </w:r>
        <w:r>
          <w:rPr>
            <w:noProof/>
            <w:webHidden/>
          </w:rPr>
          <w:fldChar w:fldCharType="begin"/>
        </w:r>
        <w:r>
          <w:rPr>
            <w:noProof/>
            <w:webHidden/>
          </w:rPr>
          <w:instrText xml:space="preserve"> PAGEREF _Toc24650510 \h </w:instrText>
        </w:r>
        <w:r>
          <w:rPr>
            <w:noProof/>
            <w:webHidden/>
          </w:rPr>
        </w:r>
      </w:ins>
      <w:r>
        <w:rPr>
          <w:noProof/>
          <w:webHidden/>
        </w:rPr>
        <w:fldChar w:fldCharType="separate"/>
      </w:r>
      <w:ins w:id="429" w:author="Mary Jungers" w:date="2019-11-14T18:59:00Z">
        <w:r>
          <w:rPr>
            <w:noProof/>
            <w:webHidden/>
          </w:rPr>
          <w:t>100</w:t>
        </w:r>
        <w:r>
          <w:rPr>
            <w:noProof/>
            <w:webHidden/>
          </w:rPr>
          <w:fldChar w:fldCharType="end"/>
        </w:r>
        <w:r w:rsidRPr="0020423C">
          <w:rPr>
            <w:rStyle w:val="Hyperlink"/>
            <w:noProof/>
          </w:rPr>
          <w:fldChar w:fldCharType="end"/>
        </w:r>
      </w:ins>
    </w:p>
    <w:p w14:paraId="06C4C1A9" w14:textId="70D9F64E" w:rsidR="00CF41A9" w:rsidRDefault="00CF41A9">
      <w:pPr>
        <w:pStyle w:val="TOC2"/>
        <w:rPr>
          <w:ins w:id="430" w:author="Mary Jungers" w:date="2019-11-14T18:59:00Z"/>
          <w:rFonts w:asciiTheme="minorHAnsi" w:eastAsiaTheme="minorEastAsia" w:hAnsiTheme="minorHAnsi" w:cstheme="minorBidi"/>
          <w:noProof/>
          <w:sz w:val="22"/>
          <w:szCs w:val="22"/>
        </w:rPr>
      </w:pPr>
      <w:ins w:id="43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"_Toc24650511"</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B.6 PV1 - Patient Visit Segment</w:t>
        </w:r>
        <w:r>
          <w:rPr>
            <w:noProof/>
            <w:webHidden/>
          </w:rPr>
          <w:tab/>
        </w:r>
        <w:r>
          <w:rPr>
            <w:noProof/>
            <w:webHidden/>
          </w:rPr>
          <w:fldChar w:fldCharType="begin"/>
        </w:r>
        <w:r>
          <w:rPr>
            <w:noProof/>
            <w:webHidden/>
          </w:rPr>
          <w:instrText xml:space="preserve"> PAGEREF _Toc24650511 \h </w:instrText>
        </w:r>
        <w:r>
          <w:rPr>
            <w:noProof/>
            <w:webHidden/>
          </w:rPr>
        </w:r>
      </w:ins>
      <w:r>
        <w:rPr>
          <w:noProof/>
          <w:webHidden/>
        </w:rPr>
        <w:fldChar w:fldCharType="separate"/>
      </w:r>
      <w:ins w:id="432" w:author="Mary Jungers" w:date="2019-11-14T18:59:00Z">
        <w:r>
          <w:rPr>
            <w:noProof/>
            <w:webHidden/>
          </w:rPr>
          <w:t>101</w:t>
        </w:r>
        <w:r>
          <w:rPr>
            <w:noProof/>
            <w:webHidden/>
          </w:rPr>
          <w:fldChar w:fldCharType="end"/>
        </w:r>
        <w:r w:rsidRPr="0020423C">
          <w:rPr>
            <w:rStyle w:val="Hyperlink"/>
            <w:noProof/>
          </w:rPr>
          <w:fldChar w:fldCharType="end"/>
        </w:r>
      </w:ins>
    </w:p>
    <w:p w14:paraId="4546309C" w14:textId="51E8CDDC" w:rsidR="00CF41A9" w:rsidRDefault="00CF41A9">
      <w:pPr>
        <w:pStyle w:val="TOC3"/>
        <w:rPr>
          <w:ins w:id="433" w:author="Mary Jungers" w:date="2019-11-14T18:59:00Z"/>
          <w:rFonts w:asciiTheme="minorHAnsi" w:eastAsiaTheme="minorEastAsia" w:hAnsiTheme="minorHAnsi" w:cstheme="minorBidi"/>
          <w:noProof/>
          <w:sz w:val="22"/>
          <w:szCs w:val="22"/>
        </w:rPr>
      </w:pPr>
      <w:ins w:id="43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"_Toc24650512"</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B.6.1 PV1 Patient Visit Segment in ACM Transaction PCD-04</w:t>
        </w:r>
        <w:r>
          <w:rPr>
            <w:noProof/>
            <w:webHidden/>
          </w:rPr>
          <w:tab/>
        </w:r>
        <w:r>
          <w:rPr>
            <w:noProof/>
            <w:webHidden/>
          </w:rPr>
          <w:fldChar w:fldCharType="begin"/>
        </w:r>
        <w:r>
          <w:rPr>
            <w:noProof/>
            <w:webHidden/>
          </w:rPr>
          <w:instrText xml:space="preserve"> PAGEREF _Toc24650512 \h </w:instrText>
        </w:r>
        <w:r>
          <w:rPr>
            <w:noProof/>
            <w:webHidden/>
          </w:rPr>
        </w:r>
      </w:ins>
      <w:r>
        <w:rPr>
          <w:noProof/>
          <w:webHidden/>
        </w:rPr>
        <w:fldChar w:fldCharType="separate"/>
      </w:r>
      <w:ins w:id="435" w:author="Mary Jungers" w:date="2019-11-14T18:59:00Z">
        <w:r>
          <w:rPr>
            <w:noProof/>
            <w:webHidden/>
          </w:rPr>
          <w:t>104</w:t>
        </w:r>
        <w:r>
          <w:rPr>
            <w:noProof/>
            <w:webHidden/>
          </w:rPr>
          <w:fldChar w:fldCharType="end"/>
        </w:r>
        <w:r w:rsidRPr="0020423C">
          <w:rPr>
            <w:rStyle w:val="Hyperlink"/>
            <w:noProof/>
          </w:rPr>
          <w:fldChar w:fldCharType="end"/>
        </w:r>
      </w:ins>
    </w:p>
    <w:p w14:paraId="30C39DB3" w14:textId="1F3DBE29" w:rsidR="00CF41A9" w:rsidRDefault="00CF41A9">
      <w:pPr>
        <w:pStyle w:val="TOC2"/>
        <w:rPr>
          <w:ins w:id="436" w:author="Mary Jungers" w:date="2019-11-14T18:59:00Z"/>
          <w:rFonts w:asciiTheme="minorHAnsi" w:eastAsiaTheme="minorEastAsia" w:hAnsiTheme="minorHAnsi" w:cstheme="minorBidi"/>
          <w:noProof/>
          <w:sz w:val="22"/>
          <w:szCs w:val="22"/>
        </w:rPr>
      </w:pPr>
      <w:ins w:id="43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"_Toc24650513"</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B.7 OBR – Observation Request segment</w:t>
        </w:r>
        <w:r>
          <w:rPr>
            <w:noProof/>
            <w:webHidden/>
          </w:rPr>
          <w:tab/>
        </w:r>
        <w:r>
          <w:rPr>
            <w:noProof/>
            <w:webHidden/>
          </w:rPr>
          <w:fldChar w:fldCharType="begin"/>
        </w:r>
        <w:r>
          <w:rPr>
            <w:noProof/>
            <w:webHidden/>
          </w:rPr>
          <w:instrText xml:space="preserve"> PAGEREF _Toc24650513 \h </w:instrText>
        </w:r>
        <w:r>
          <w:rPr>
            <w:noProof/>
            <w:webHidden/>
          </w:rPr>
        </w:r>
      </w:ins>
      <w:r>
        <w:rPr>
          <w:noProof/>
          <w:webHidden/>
        </w:rPr>
        <w:fldChar w:fldCharType="separate"/>
      </w:r>
      <w:ins w:id="438" w:author="Mary Jungers" w:date="2019-11-14T18:59:00Z">
        <w:r>
          <w:rPr>
            <w:noProof/>
            <w:webHidden/>
          </w:rPr>
          <w:t>104</w:t>
        </w:r>
        <w:r>
          <w:rPr>
            <w:noProof/>
            <w:webHidden/>
          </w:rPr>
          <w:fldChar w:fldCharType="end"/>
        </w:r>
        <w:r w:rsidRPr="0020423C">
          <w:rPr>
            <w:rStyle w:val="Hyperlink"/>
            <w:noProof/>
          </w:rPr>
          <w:fldChar w:fldCharType="end"/>
        </w:r>
      </w:ins>
    </w:p>
    <w:p w14:paraId="5B85AB60" w14:textId="0D7FF3FE" w:rsidR="00CF41A9" w:rsidRDefault="00CF41A9">
      <w:pPr>
        <w:pStyle w:val="TOC3"/>
        <w:rPr>
          <w:ins w:id="439" w:author="Mary Jungers" w:date="2019-11-14T18:59:00Z"/>
          <w:rFonts w:asciiTheme="minorHAnsi" w:eastAsiaTheme="minorEastAsia" w:hAnsiTheme="minorHAnsi" w:cstheme="minorBidi"/>
          <w:noProof/>
          <w:sz w:val="22"/>
          <w:szCs w:val="22"/>
        </w:rPr>
      </w:pPr>
      <w:ins w:id="44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"_Toc24650514"</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B.7.1 OBR Observation Request Segment in ACM Transaction [PCD-04]</w:t>
        </w:r>
        <w:r>
          <w:rPr>
            <w:noProof/>
            <w:webHidden/>
          </w:rPr>
          <w:tab/>
        </w:r>
        <w:r>
          <w:rPr>
            <w:noProof/>
            <w:webHidden/>
          </w:rPr>
          <w:fldChar w:fldCharType="begin"/>
        </w:r>
        <w:r>
          <w:rPr>
            <w:noProof/>
            <w:webHidden/>
          </w:rPr>
          <w:instrText xml:space="preserve"> PAGEREF _Toc24650514 \h </w:instrText>
        </w:r>
        <w:r>
          <w:rPr>
            <w:noProof/>
            <w:webHidden/>
          </w:rPr>
        </w:r>
      </w:ins>
      <w:r>
        <w:rPr>
          <w:noProof/>
          <w:webHidden/>
        </w:rPr>
        <w:fldChar w:fldCharType="separate"/>
      </w:r>
      <w:ins w:id="441" w:author="Mary Jungers" w:date="2019-11-14T18:59:00Z">
        <w:r>
          <w:rPr>
            <w:noProof/>
            <w:webHidden/>
          </w:rPr>
          <w:t>109</w:t>
        </w:r>
        <w:r>
          <w:rPr>
            <w:noProof/>
            <w:webHidden/>
          </w:rPr>
          <w:fldChar w:fldCharType="end"/>
        </w:r>
        <w:r w:rsidRPr="0020423C">
          <w:rPr>
            <w:rStyle w:val="Hyperlink"/>
            <w:noProof/>
          </w:rPr>
          <w:fldChar w:fldCharType="end"/>
        </w:r>
      </w:ins>
    </w:p>
    <w:p w14:paraId="320C696D" w14:textId="1000AF42" w:rsidR="00CF41A9" w:rsidRDefault="00CF41A9">
      <w:pPr>
        <w:pStyle w:val="TOC4"/>
        <w:rPr>
          <w:ins w:id="442" w:author="Mary Jungers" w:date="2019-11-14T18:59:00Z"/>
          <w:rFonts w:asciiTheme="minorHAnsi" w:eastAsiaTheme="minorEastAsia" w:hAnsiTheme="minorHAnsi" w:cstheme="minorBidi"/>
          <w:noProof/>
          <w:sz w:val="22"/>
          <w:szCs w:val="22"/>
        </w:rPr>
      </w:pPr>
      <w:ins w:id="44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"_Toc24650515"</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B.7.1.1 PRT Participation Information Segment in ACM Transaction [PCD-04]</w:t>
        </w:r>
        <w:r>
          <w:rPr>
            <w:noProof/>
            <w:webHidden/>
          </w:rPr>
          <w:tab/>
        </w:r>
        <w:r>
          <w:rPr>
            <w:noProof/>
            <w:webHidden/>
          </w:rPr>
          <w:fldChar w:fldCharType="begin"/>
        </w:r>
        <w:r>
          <w:rPr>
            <w:noProof/>
            <w:webHidden/>
          </w:rPr>
          <w:instrText xml:space="preserve"> PAGEREF _Toc24650515 \h </w:instrText>
        </w:r>
        <w:r>
          <w:rPr>
            <w:noProof/>
            <w:webHidden/>
          </w:rPr>
        </w:r>
      </w:ins>
      <w:r>
        <w:rPr>
          <w:noProof/>
          <w:webHidden/>
        </w:rPr>
        <w:fldChar w:fldCharType="separate"/>
      </w:r>
      <w:ins w:id="444" w:author="Mary Jungers" w:date="2019-11-14T18:59:00Z">
        <w:r>
          <w:rPr>
            <w:noProof/>
            <w:webHidden/>
          </w:rPr>
          <w:t>111</w:t>
        </w:r>
        <w:r>
          <w:rPr>
            <w:noProof/>
            <w:webHidden/>
          </w:rPr>
          <w:fldChar w:fldCharType="end"/>
        </w:r>
        <w:r w:rsidRPr="0020423C">
          <w:rPr>
            <w:rStyle w:val="Hyperlink"/>
            <w:noProof/>
          </w:rPr>
          <w:fldChar w:fldCharType="end"/>
        </w:r>
      </w:ins>
    </w:p>
    <w:p w14:paraId="2135557D" w14:textId="5AB0D384" w:rsidR="00CF41A9" w:rsidRDefault="00CF41A9">
      <w:pPr>
        <w:pStyle w:val="TOC2"/>
        <w:rPr>
          <w:ins w:id="445" w:author="Mary Jungers" w:date="2019-11-14T18:59:00Z"/>
          <w:rFonts w:asciiTheme="minorHAnsi" w:eastAsiaTheme="minorEastAsia" w:hAnsiTheme="minorHAnsi" w:cstheme="minorBidi"/>
          <w:noProof/>
          <w:sz w:val="22"/>
          <w:szCs w:val="22"/>
        </w:rPr>
      </w:pPr>
      <w:ins w:id="44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"_Toc24650516"</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 xml:space="preserve">B.8 OBX </w:t>
        </w:r>
        <w:r w:rsidRPr="0020423C">
          <w:rPr>
            <w:rStyle w:val="Hyperlink"/>
            <w:rFonts w:eastAsia="MS Gothic"/>
            <w:noProof/>
          </w:rPr>
          <w:t>-</w:t>
        </w:r>
        <w:r w:rsidRPr="0020423C">
          <w:rPr>
            <w:rStyle w:val="Hyperlink"/>
            <w:noProof/>
          </w:rPr>
          <w:t xml:space="preserve"> Observation/Result segment</w:t>
        </w:r>
        <w:r>
          <w:rPr>
            <w:noProof/>
            <w:webHidden/>
          </w:rPr>
          <w:tab/>
        </w:r>
        <w:r>
          <w:rPr>
            <w:noProof/>
            <w:webHidden/>
          </w:rPr>
          <w:fldChar w:fldCharType="begin"/>
        </w:r>
        <w:r>
          <w:rPr>
            <w:noProof/>
            <w:webHidden/>
          </w:rPr>
          <w:instrText xml:space="preserve"> PAGEREF _Toc24650516 \h </w:instrText>
        </w:r>
        <w:r>
          <w:rPr>
            <w:noProof/>
            <w:webHidden/>
          </w:rPr>
        </w:r>
      </w:ins>
      <w:r>
        <w:rPr>
          <w:noProof/>
          <w:webHidden/>
        </w:rPr>
        <w:fldChar w:fldCharType="separate"/>
      </w:r>
      <w:ins w:id="447" w:author="Mary Jungers" w:date="2019-11-14T18:59:00Z">
        <w:r>
          <w:rPr>
            <w:noProof/>
            <w:webHidden/>
          </w:rPr>
          <w:t>113</w:t>
        </w:r>
        <w:r>
          <w:rPr>
            <w:noProof/>
            <w:webHidden/>
          </w:rPr>
          <w:fldChar w:fldCharType="end"/>
        </w:r>
        <w:r w:rsidRPr="0020423C">
          <w:rPr>
            <w:rStyle w:val="Hyperlink"/>
            <w:noProof/>
          </w:rPr>
          <w:fldChar w:fldCharType="end"/>
        </w:r>
      </w:ins>
    </w:p>
    <w:p w14:paraId="161D5C8D" w14:textId="40CC04D2" w:rsidR="00CF41A9" w:rsidRDefault="00CF41A9">
      <w:pPr>
        <w:pStyle w:val="TOC3"/>
        <w:rPr>
          <w:ins w:id="448" w:author="Mary Jungers" w:date="2019-11-14T18:59:00Z"/>
          <w:rFonts w:asciiTheme="minorHAnsi" w:eastAsiaTheme="minorEastAsia" w:hAnsiTheme="minorHAnsi" w:cstheme="minorBidi"/>
          <w:noProof/>
          <w:sz w:val="22"/>
          <w:szCs w:val="22"/>
        </w:rPr>
      </w:pPr>
      <w:ins w:id="44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"_Toc24650517"</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B.8.1 OBX-4 in a 'flattened' representation of a device</w:t>
        </w:r>
        <w:r>
          <w:rPr>
            <w:noProof/>
            <w:webHidden/>
          </w:rPr>
          <w:tab/>
        </w:r>
        <w:r>
          <w:rPr>
            <w:noProof/>
            <w:webHidden/>
          </w:rPr>
          <w:fldChar w:fldCharType="begin"/>
        </w:r>
        <w:r>
          <w:rPr>
            <w:noProof/>
            <w:webHidden/>
          </w:rPr>
          <w:instrText xml:space="preserve"> PAGEREF _Toc24650517 \h </w:instrText>
        </w:r>
        <w:r>
          <w:rPr>
            <w:noProof/>
            <w:webHidden/>
          </w:rPr>
        </w:r>
      </w:ins>
      <w:r>
        <w:rPr>
          <w:noProof/>
          <w:webHidden/>
        </w:rPr>
        <w:fldChar w:fldCharType="separate"/>
      </w:r>
      <w:ins w:id="450" w:author="Mary Jungers" w:date="2019-11-14T18:59:00Z">
        <w:r>
          <w:rPr>
            <w:noProof/>
            <w:webHidden/>
          </w:rPr>
          <w:t>115</w:t>
        </w:r>
        <w:r>
          <w:rPr>
            <w:noProof/>
            <w:webHidden/>
          </w:rPr>
          <w:fldChar w:fldCharType="end"/>
        </w:r>
        <w:r w:rsidRPr="0020423C">
          <w:rPr>
            <w:rStyle w:val="Hyperlink"/>
            <w:noProof/>
          </w:rPr>
          <w:fldChar w:fldCharType="end"/>
        </w:r>
      </w:ins>
    </w:p>
    <w:p w14:paraId="7F745347" w14:textId="15B4DC75" w:rsidR="00CF41A9" w:rsidRDefault="00CF41A9">
      <w:pPr>
        <w:pStyle w:val="TOC3"/>
        <w:rPr>
          <w:ins w:id="451" w:author="Mary Jungers" w:date="2019-11-14T18:59:00Z"/>
          <w:rFonts w:asciiTheme="minorHAnsi" w:eastAsiaTheme="minorEastAsia" w:hAnsiTheme="minorHAnsi" w:cstheme="minorBidi"/>
          <w:noProof/>
          <w:sz w:val="22"/>
          <w:szCs w:val="22"/>
        </w:rPr>
      </w:pPr>
      <w:ins w:id="45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"_Toc24650518"</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B.8.2 OBX-4 in a hierarchical representation of a device</w:t>
        </w:r>
        <w:r>
          <w:rPr>
            <w:noProof/>
            <w:webHidden/>
          </w:rPr>
          <w:tab/>
        </w:r>
        <w:r>
          <w:rPr>
            <w:noProof/>
            <w:webHidden/>
          </w:rPr>
          <w:fldChar w:fldCharType="begin"/>
        </w:r>
        <w:r>
          <w:rPr>
            <w:noProof/>
            <w:webHidden/>
          </w:rPr>
          <w:instrText xml:space="preserve"> PAGEREF _Toc24650518 \h </w:instrText>
        </w:r>
        <w:r>
          <w:rPr>
            <w:noProof/>
            <w:webHidden/>
          </w:rPr>
        </w:r>
      </w:ins>
      <w:r>
        <w:rPr>
          <w:noProof/>
          <w:webHidden/>
        </w:rPr>
        <w:fldChar w:fldCharType="separate"/>
      </w:r>
      <w:ins w:id="453" w:author="Mary Jungers" w:date="2019-11-14T18:59:00Z">
        <w:r>
          <w:rPr>
            <w:noProof/>
            <w:webHidden/>
          </w:rPr>
          <w:t>116</w:t>
        </w:r>
        <w:r>
          <w:rPr>
            <w:noProof/>
            <w:webHidden/>
          </w:rPr>
          <w:fldChar w:fldCharType="end"/>
        </w:r>
        <w:r w:rsidRPr="0020423C">
          <w:rPr>
            <w:rStyle w:val="Hyperlink"/>
            <w:noProof/>
          </w:rPr>
          <w:fldChar w:fldCharType="end"/>
        </w:r>
      </w:ins>
    </w:p>
    <w:p w14:paraId="2CABC4A1" w14:textId="736E688D" w:rsidR="00CF41A9" w:rsidRDefault="00CF41A9">
      <w:pPr>
        <w:pStyle w:val="TOC3"/>
        <w:rPr>
          <w:ins w:id="454" w:author="Mary Jungers" w:date="2019-11-14T18:59:00Z"/>
          <w:rFonts w:asciiTheme="minorHAnsi" w:eastAsiaTheme="minorEastAsia" w:hAnsiTheme="minorHAnsi" w:cstheme="minorBidi"/>
          <w:noProof/>
          <w:sz w:val="22"/>
          <w:szCs w:val="22"/>
        </w:rPr>
      </w:pPr>
      <w:ins w:id="45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"_Toc24650519"</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B.8.3 'Device-related' and 'metric-related' OBX segments in hierarchy are tied together by their OBX-4 values</w:t>
        </w:r>
        <w:r>
          <w:rPr>
            <w:noProof/>
            <w:webHidden/>
          </w:rPr>
          <w:tab/>
        </w:r>
        <w:r>
          <w:rPr>
            <w:noProof/>
            <w:webHidden/>
          </w:rPr>
          <w:fldChar w:fldCharType="begin"/>
        </w:r>
        <w:r>
          <w:rPr>
            <w:noProof/>
            <w:webHidden/>
          </w:rPr>
          <w:instrText xml:space="preserve"> PAGEREF _Toc24650519 \h </w:instrText>
        </w:r>
        <w:r>
          <w:rPr>
            <w:noProof/>
            <w:webHidden/>
          </w:rPr>
        </w:r>
      </w:ins>
      <w:r>
        <w:rPr>
          <w:noProof/>
          <w:webHidden/>
        </w:rPr>
        <w:fldChar w:fldCharType="separate"/>
      </w:r>
      <w:ins w:id="456" w:author="Mary Jungers" w:date="2019-11-14T18:59:00Z">
        <w:r>
          <w:rPr>
            <w:noProof/>
            <w:webHidden/>
          </w:rPr>
          <w:t>116</w:t>
        </w:r>
        <w:r>
          <w:rPr>
            <w:noProof/>
            <w:webHidden/>
          </w:rPr>
          <w:fldChar w:fldCharType="end"/>
        </w:r>
        <w:r w:rsidRPr="0020423C">
          <w:rPr>
            <w:rStyle w:val="Hyperlink"/>
            <w:noProof/>
          </w:rPr>
          <w:fldChar w:fldCharType="end"/>
        </w:r>
      </w:ins>
    </w:p>
    <w:p w14:paraId="54A31573" w14:textId="7F439532" w:rsidR="00CF41A9" w:rsidRDefault="00CF41A9">
      <w:pPr>
        <w:pStyle w:val="TOC3"/>
        <w:rPr>
          <w:ins w:id="457" w:author="Mary Jungers" w:date="2019-11-14T18:59:00Z"/>
          <w:rFonts w:asciiTheme="minorHAnsi" w:eastAsiaTheme="minorEastAsia" w:hAnsiTheme="minorHAnsi" w:cstheme="minorBidi"/>
          <w:noProof/>
          <w:sz w:val="22"/>
          <w:szCs w:val="22"/>
        </w:rPr>
      </w:pPr>
      <w:ins w:id="45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"_Toc24650520"</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B.8.4 Dictionary ordering of 'device-related' and 'metric-related' OBX segments</w:t>
        </w:r>
        <w:r>
          <w:rPr>
            <w:noProof/>
            <w:webHidden/>
          </w:rPr>
          <w:tab/>
        </w:r>
        <w:r>
          <w:rPr>
            <w:noProof/>
            <w:webHidden/>
          </w:rPr>
          <w:fldChar w:fldCharType="begin"/>
        </w:r>
        <w:r>
          <w:rPr>
            <w:noProof/>
            <w:webHidden/>
          </w:rPr>
          <w:instrText xml:space="preserve"> PAGEREF _Toc24650520 \h </w:instrText>
        </w:r>
        <w:r>
          <w:rPr>
            <w:noProof/>
            <w:webHidden/>
          </w:rPr>
        </w:r>
      </w:ins>
      <w:r>
        <w:rPr>
          <w:noProof/>
          <w:webHidden/>
        </w:rPr>
        <w:fldChar w:fldCharType="separate"/>
      </w:r>
      <w:ins w:id="459" w:author="Mary Jungers" w:date="2019-11-14T18:59:00Z">
        <w:r>
          <w:rPr>
            <w:noProof/>
            <w:webHidden/>
          </w:rPr>
          <w:t>118</w:t>
        </w:r>
        <w:r>
          <w:rPr>
            <w:noProof/>
            <w:webHidden/>
          </w:rPr>
          <w:fldChar w:fldCharType="end"/>
        </w:r>
        <w:r w:rsidRPr="0020423C">
          <w:rPr>
            <w:rStyle w:val="Hyperlink"/>
            <w:noProof/>
          </w:rPr>
          <w:fldChar w:fldCharType="end"/>
        </w:r>
      </w:ins>
    </w:p>
    <w:p w14:paraId="0F7AC920" w14:textId="566BEDAD" w:rsidR="00CF41A9" w:rsidRDefault="00CF41A9">
      <w:pPr>
        <w:pStyle w:val="TOC3"/>
        <w:rPr>
          <w:ins w:id="460" w:author="Mary Jungers" w:date="2019-11-14T18:59:00Z"/>
          <w:rFonts w:asciiTheme="minorHAnsi" w:eastAsiaTheme="minorEastAsia" w:hAnsiTheme="minorHAnsi" w:cstheme="minorBidi"/>
          <w:noProof/>
          <w:sz w:val="22"/>
          <w:szCs w:val="22"/>
        </w:rPr>
      </w:pPr>
      <w:ins w:id="46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"_Toc24650521"</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B.8.5 OBX-4 Sub-id in Alert Communication Management transactions ([PCD-04], [PCD-06], [PCD-07])</w:t>
        </w:r>
        <w:r>
          <w:rPr>
            <w:noProof/>
            <w:webHidden/>
          </w:rPr>
          <w:tab/>
        </w:r>
        <w:r>
          <w:rPr>
            <w:noProof/>
            <w:webHidden/>
          </w:rPr>
          <w:fldChar w:fldCharType="begin"/>
        </w:r>
        <w:r>
          <w:rPr>
            <w:noProof/>
            <w:webHidden/>
          </w:rPr>
          <w:instrText xml:space="preserve"> PAGEREF _Toc24650521 \h </w:instrText>
        </w:r>
        <w:r>
          <w:rPr>
            <w:noProof/>
            <w:webHidden/>
          </w:rPr>
        </w:r>
      </w:ins>
      <w:r>
        <w:rPr>
          <w:noProof/>
          <w:webHidden/>
        </w:rPr>
        <w:fldChar w:fldCharType="separate"/>
      </w:r>
      <w:ins w:id="462" w:author="Mary Jungers" w:date="2019-11-14T18:59:00Z">
        <w:r>
          <w:rPr>
            <w:noProof/>
            <w:webHidden/>
          </w:rPr>
          <w:t>119</w:t>
        </w:r>
        <w:r>
          <w:rPr>
            <w:noProof/>
            <w:webHidden/>
          </w:rPr>
          <w:fldChar w:fldCharType="end"/>
        </w:r>
        <w:r w:rsidRPr="0020423C">
          <w:rPr>
            <w:rStyle w:val="Hyperlink"/>
            <w:noProof/>
          </w:rPr>
          <w:fldChar w:fldCharType="end"/>
        </w:r>
      </w:ins>
    </w:p>
    <w:p w14:paraId="74829D20" w14:textId="5A53998F" w:rsidR="00CF41A9" w:rsidRDefault="00CF41A9">
      <w:pPr>
        <w:pStyle w:val="TOC3"/>
        <w:rPr>
          <w:ins w:id="463" w:author="Mary Jungers" w:date="2019-11-14T18:59:00Z"/>
          <w:rFonts w:asciiTheme="minorHAnsi" w:eastAsiaTheme="minorEastAsia" w:hAnsiTheme="minorHAnsi" w:cstheme="minorBidi"/>
          <w:noProof/>
          <w:sz w:val="22"/>
          <w:szCs w:val="22"/>
        </w:rPr>
      </w:pPr>
      <w:ins w:id="46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"_Toc24650522"</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B.8.6 OBX-11 Observation Result Status in Report Alert [PCD-04]</w:t>
        </w:r>
        <w:r>
          <w:rPr>
            <w:noProof/>
            <w:webHidden/>
          </w:rPr>
          <w:tab/>
        </w:r>
        <w:r>
          <w:rPr>
            <w:noProof/>
            <w:webHidden/>
          </w:rPr>
          <w:fldChar w:fldCharType="begin"/>
        </w:r>
        <w:r>
          <w:rPr>
            <w:noProof/>
            <w:webHidden/>
          </w:rPr>
          <w:instrText xml:space="preserve"> PAGEREF _Toc24650522 \h </w:instrText>
        </w:r>
        <w:r>
          <w:rPr>
            <w:noProof/>
            <w:webHidden/>
          </w:rPr>
        </w:r>
      </w:ins>
      <w:r>
        <w:rPr>
          <w:noProof/>
          <w:webHidden/>
        </w:rPr>
        <w:fldChar w:fldCharType="separate"/>
      </w:r>
      <w:ins w:id="465" w:author="Mary Jungers" w:date="2019-11-14T18:59:00Z">
        <w:r>
          <w:rPr>
            <w:noProof/>
            <w:webHidden/>
          </w:rPr>
          <w:t>132</w:t>
        </w:r>
        <w:r>
          <w:rPr>
            <w:noProof/>
            <w:webHidden/>
          </w:rPr>
          <w:fldChar w:fldCharType="end"/>
        </w:r>
        <w:r w:rsidRPr="0020423C">
          <w:rPr>
            <w:rStyle w:val="Hyperlink"/>
            <w:noProof/>
          </w:rPr>
          <w:fldChar w:fldCharType="end"/>
        </w:r>
      </w:ins>
    </w:p>
    <w:p w14:paraId="51D2BFEC" w14:textId="12A9BD30" w:rsidR="00CF41A9" w:rsidRDefault="00CF41A9">
      <w:pPr>
        <w:pStyle w:val="TOC3"/>
        <w:rPr>
          <w:ins w:id="466" w:author="Mary Jungers" w:date="2019-11-14T18:59:00Z"/>
          <w:rFonts w:asciiTheme="minorHAnsi" w:eastAsiaTheme="minorEastAsia" w:hAnsiTheme="minorHAnsi" w:cstheme="minorBidi"/>
          <w:noProof/>
          <w:sz w:val="22"/>
          <w:szCs w:val="22"/>
        </w:rPr>
      </w:pPr>
      <w:ins w:id="46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"_Toc24650523"</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B.8.7 Time Stamps and Time Synchronization</w:t>
        </w:r>
        <w:r>
          <w:rPr>
            <w:noProof/>
            <w:webHidden/>
          </w:rPr>
          <w:tab/>
        </w:r>
        <w:r>
          <w:rPr>
            <w:noProof/>
            <w:webHidden/>
          </w:rPr>
          <w:fldChar w:fldCharType="begin"/>
        </w:r>
        <w:r>
          <w:rPr>
            <w:noProof/>
            <w:webHidden/>
          </w:rPr>
          <w:instrText xml:space="preserve"> PAGEREF _Toc24650523 \h </w:instrText>
        </w:r>
        <w:r>
          <w:rPr>
            <w:noProof/>
            <w:webHidden/>
          </w:rPr>
        </w:r>
      </w:ins>
      <w:r>
        <w:rPr>
          <w:noProof/>
          <w:webHidden/>
        </w:rPr>
        <w:fldChar w:fldCharType="separate"/>
      </w:r>
      <w:ins w:id="468" w:author="Mary Jungers" w:date="2019-11-14T18:59:00Z">
        <w:r>
          <w:rPr>
            <w:noProof/>
            <w:webHidden/>
          </w:rPr>
          <w:t>136</w:t>
        </w:r>
        <w:r>
          <w:rPr>
            <w:noProof/>
            <w:webHidden/>
          </w:rPr>
          <w:fldChar w:fldCharType="end"/>
        </w:r>
        <w:r w:rsidRPr="0020423C">
          <w:rPr>
            <w:rStyle w:val="Hyperlink"/>
            <w:noProof/>
          </w:rPr>
          <w:fldChar w:fldCharType="end"/>
        </w:r>
      </w:ins>
    </w:p>
    <w:p w14:paraId="1D199EC6" w14:textId="3FE07DAE" w:rsidR="00CF41A9" w:rsidRDefault="00CF41A9">
      <w:pPr>
        <w:pStyle w:val="TOC3"/>
        <w:rPr>
          <w:ins w:id="469" w:author="Mary Jungers" w:date="2019-11-14T18:59:00Z"/>
          <w:rFonts w:asciiTheme="minorHAnsi" w:eastAsiaTheme="minorEastAsia" w:hAnsiTheme="minorHAnsi" w:cstheme="minorBidi"/>
          <w:noProof/>
          <w:sz w:val="22"/>
          <w:szCs w:val="22"/>
        </w:rPr>
      </w:pPr>
      <w:ins w:id="47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"_Toc24650524"</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B.8.8 Device Time Synchronization Capabilities</w:t>
        </w:r>
        <w:r>
          <w:rPr>
            <w:noProof/>
            <w:webHidden/>
          </w:rPr>
          <w:tab/>
        </w:r>
        <w:r>
          <w:rPr>
            <w:noProof/>
            <w:webHidden/>
          </w:rPr>
          <w:fldChar w:fldCharType="begin"/>
        </w:r>
        <w:r>
          <w:rPr>
            <w:noProof/>
            <w:webHidden/>
          </w:rPr>
          <w:instrText xml:space="preserve"> PAGEREF _Toc24650524 \h </w:instrText>
        </w:r>
        <w:r>
          <w:rPr>
            <w:noProof/>
            <w:webHidden/>
          </w:rPr>
        </w:r>
      </w:ins>
      <w:r>
        <w:rPr>
          <w:noProof/>
          <w:webHidden/>
        </w:rPr>
        <w:fldChar w:fldCharType="separate"/>
      </w:r>
      <w:ins w:id="471" w:author="Mary Jungers" w:date="2019-11-14T18:59:00Z">
        <w:r>
          <w:rPr>
            <w:noProof/>
            <w:webHidden/>
          </w:rPr>
          <w:t>138</w:t>
        </w:r>
        <w:r>
          <w:rPr>
            <w:noProof/>
            <w:webHidden/>
          </w:rPr>
          <w:fldChar w:fldCharType="end"/>
        </w:r>
        <w:r w:rsidRPr="0020423C">
          <w:rPr>
            <w:rStyle w:val="Hyperlink"/>
            <w:noProof/>
          </w:rPr>
          <w:fldChar w:fldCharType="end"/>
        </w:r>
      </w:ins>
    </w:p>
    <w:p w14:paraId="7AECC3D4" w14:textId="22A52B5C" w:rsidR="00CF41A9" w:rsidRDefault="00CF41A9">
      <w:pPr>
        <w:pStyle w:val="TOC3"/>
        <w:rPr>
          <w:ins w:id="472" w:author="Mary Jungers" w:date="2019-11-14T18:59:00Z"/>
          <w:rFonts w:asciiTheme="minorHAnsi" w:eastAsiaTheme="minorEastAsia" w:hAnsiTheme="minorHAnsi" w:cstheme="minorBidi"/>
          <w:noProof/>
          <w:sz w:val="22"/>
          <w:szCs w:val="22"/>
        </w:rPr>
      </w:pPr>
      <w:ins w:id="47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"_Toc24650525"</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B.8.9 Device and/or DOR Synchronization Protocol</w:t>
        </w:r>
        <w:r>
          <w:rPr>
            <w:noProof/>
            <w:webHidden/>
          </w:rPr>
          <w:tab/>
        </w:r>
        <w:r>
          <w:rPr>
            <w:noProof/>
            <w:webHidden/>
          </w:rPr>
          <w:fldChar w:fldCharType="begin"/>
        </w:r>
        <w:r>
          <w:rPr>
            <w:noProof/>
            <w:webHidden/>
          </w:rPr>
          <w:instrText xml:space="preserve"> PAGEREF _Toc24650525 \h </w:instrText>
        </w:r>
        <w:r>
          <w:rPr>
            <w:noProof/>
            <w:webHidden/>
          </w:rPr>
        </w:r>
      </w:ins>
      <w:r>
        <w:rPr>
          <w:noProof/>
          <w:webHidden/>
        </w:rPr>
        <w:fldChar w:fldCharType="separate"/>
      </w:r>
      <w:ins w:id="474" w:author="Mary Jungers" w:date="2019-11-14T18:59:00Z">
        <w:r>
          <w:rPr>
            <w:noProof/>
            <w:webHidden/>
          </w:rPr>
          <w:t>138</w:t>
        </w:r>
        <w:r>
          <w:rPr>
            <w:noProof/>
            <w:webHidden/>
          </w:rPr>
          <w:fldChar w:fldCharType="end"/>
        </w:r>
        <w:r w:rsidRPr="0020423C">
          <w:rPr>
            <w:rStyle w:val="Hyperlink"/>
            <w:noProof/>
          </w:rPr>
          <w:fldChar w:fldCharType="end"/>
        </w:r>
      </w:ins>
    </w:p>
    <w:p w14:paraId="68219B2B" w14:textId="753FB4E5" w:rsidR="00CF41A9" w:rsidRDefault="00CF41A9">
      <w:pPr>
        <w:pStyle w:val="TOC2"/>
        <w:rPr>
          <w:ins w:id="475" w:author="Mary Jungers" w:date="2019-11-14T18:59:00Z"/>
          <w:rFonts w:asciiTheme="minorHAnsi" w:eastAsiaTheme="minorEastAsia" w:hAnsiTheme="minorHAnsi" w:cstheme="minorBidi"/>
          <w:noProof/>
          <w:sz w:val="22"/>
          <w:szCs w:val="22"/>
        </w:rPr>
      </w:pPr>
      <w:ins w:id="47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"_Toc24650526"</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B.9 ORC – Common Order Segment</w:t>
        </w:r>
        <w:r>
          <w:rPr>
            <w:noProof/>
            <w:webHidden/>
          </w:rPr>
          <w:tab/>
        </w:r>
        <w:r>
          <w:rPr>
            <w:noProof/>
            <w:webHidden/>
          </w:rPr>
          <w:fldChar w:fldCharType="begin"/>
        </w:r>
        <w:r>
          <w:rPr>
            <w:noProof/>
            <w:webHidden/>
          </w:rPr>
          <w:instrText xml:space="preserve"> PAGEREF _Toc24650526 \h </w:instrText>
        </w:r>
        <w:r>
          <w:rPr>
            <w:noProof/>
            <w:webHidden/>
          </w:rPr>
        </w:r>
      </w:ins>
      <w:r>
        <w:rPr>
          <w:noProof/>
          <w:webHidden/>
        </w:rPr>
        <w:fldChar w:fldCharType="separate"/>
      </w:r>
      <w:ins w:id="477" w:author="Mary Jungers" w:date="2019-11-14T18:59:00Z">
        <w:r>
          <w:rPr>
            <w:noProof/>
            <w:webHidden/>
          </w:rPr>
          <w:t>139</w:t>
        </w:r>
        <w:r>
          <w:rPr>
            <w:noProof/>
            <w:webHidden/>
          </w:rPr>
          <w:fldChar w:fldCharType="end"/>
        </w:r>
        <w:r w:rsidRPr="0020423C">
          <w:rPr>
            <w:rStyle w:val="Hyperlink"/>
            <w:noProof/>
          </w:rPr>
          <w:fldChar w:fldCharType="end"/>
        </w:r>
      </w:ins>
    </w:p>
    <w:p w14:paraId="6C4AA3E6" w14:textId="116EDEBA" w:rsidR="00CF41A9" w:rsidRDefault="00CF41A9">
      <w:pPr>
        <w:pStyle w:val="TOC3"/>
        <w:rPr>
          <w:ins w:id="478" w:author="Mary Jungers" w:date="2019-11-14T18:59:00Z"/>
          <w:rFonts w:asciiTheme="minorHAnsi" w:eastAsiaTheme="minorEastAsia" w:hAnsiTheme="minorHAnsi" w:cstheme="minorBidi"/>
          <w:noProof/>
          <w:sz w:val="22"/>
          <w:szCs w:val="22"/>
        </w:rPr>
      </w:pPr>
      <w:ins w:id="47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"_Toc24650527"</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B.9.1 ORC Observation Control Segment in ACM Transaction [PCD-04]</w:t>
        </w:r>
        <w:r>
          <w:rPr>
            <w:noProof/>
            <w:webHidden/>
          </w:rPr>
          <w:tab/>
        </w:r>
        <w:r>
          <w:rPr>
            <w:noProof/>
            <w:webHidden/>
          </w:rPr>
          <w:fldChar w:fldCharType="begin"/>
        </w:r>
        <w:r>
          <w:rPr>
            <w:noProof/>
            <w:webHidden/>
          </w:rPr>
          <w:instrText xml:space="preserve"> PAGEREF _Toc24650527 \h </w:instrText>
        </w:r>
        <w:r>
          <w:rPr>
            <w:noProof/>
            <w:webHidden/>
          </w:rPr>
        </w:r>
      </w:ins>
      <w:r>
        <w:rPr>
          <w:noProof/>
          <w:webHidden/>
        </w:rPr>
        <w:fldChar w:fldCharType="separate"/>
      </w:r>
      <w:ins w:id="480" w:author="Mary Jungers" w:date="2019-11-14T18:59:00Z">
        <w:r>
          <w:rPr>
            <w:noProof/>
            <w:webHidden/>
          </w:rPr>
          <w:t>144</w:t>
        </w:r>
        <w:r>
          <w:rPr>
            <w:noProof/>
            <w:webHidden/>
          </w:rPr>
          <w:fldChar w:fldCharType="end"/>
        </w:r>
        <w:r w:rsidRPr="0020423C">
          <w:rPr>
            <w:rStyle w:val="Hyperlink"/>
            <w:noProof/>
          </w:rPr>
          <w:fldChar w:fldCharType="end"/>
        </w:r>
      </w:ins>
    </w:p>
    <w:p w14:paraId="067EA23F" w14:textId="0E4B345E" w:rsidR="00CF41A9" w:rsidRDefault="00CF41A9">
      <w:pPr>
        <w:pStyle w:val="TOC3"/>
        <w:rPr>
          <w:ins w:id="481" w:author="Mary Jungers" w:date="2019-11-14T18:59:00Z"/>
          <w:rFonts w:asciiTheme="minorHAnsi" w:eastAsiaTheme="minorEastAsia" w:hAnsiTheme="minorHAnsi" w:cstheme="minorBidi"/>
          <w:noProof/>
          <w:sz w:val="22"/>
          <w:szCs w:val="22"/>
        </w:rPr>
      </w:pPr>
      <w:ins w:id="48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"_Toc24650528"</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B.9.2 ORC Observation Control Segment in PIV Application Acknowledgment (RRG^O16^RRG_O16 Pharmacy/Treatment Give Acknowledgement)</w:t>
        </w:r>
        <w:r>
          <w:rPr>
            <w:noProof/>
            <w:webHidden/>
          </w:rPr>
          <w:tab/>
        </w:r>
        <w:r>
          <w:rPr>
            <w:noProof/>
            <w:webHidden/>
          </w:rPr>
          <w:fldChar w:fldCharType="begin"/>
        </w:r>
        <w:r>
          <w:rPr>
            <w:noProof/>
            <w:webHidden/>
          </w:rPr>
          <w:instrText xml:space="preserve"> PAGEREF _Toc24650528 \h </w:instrText>
        </w:r>
        <w:r>
          <w:rPr>
            <w:noProof/>
            <w:webHidden/>
          </w:rPr>
        </w:r>
      </w:ins>
      <w:r>
        <w:rPr>
          <w:noProof/>
          <w:webHidden/>
        </w:rPr>
        <w:fldChar w:fldCharType="separate"/>
      </w:r>
      <w:ins w:id="483" w:author="Mary Jungers" w:date="2019-11-14T18:59:00Z">
        <w:r>
          <w:rPr>
            <w:noProof/>
            <w:webHidden/>
          </w:rPr>
          <w:t>145</w:t>
        </w:r>
        <w:r>
          <w:rPr>
            <w:noProof/>
            <w:webHidden/>
          </w:rPr>
          <w:fldChar w:fldCharType="end"/>
        </w:r>
        <w:r w:rsidRPr="0020423C">
          <w:rPr>
            <w:rStyle w:val="Hyperlink"/>
            <w:noProof/>
          </w:rPr>
          <w:fldChar w:fldCharType="end"/>
        </w:r>
      </w:ins>
    </w:p>
    <w:p w14:paraId="43230FBF" w14:textId="27B74EA5" w:rsidR="00CF41A9" w:rsidRDefault="00CF41A9">
      <w:pPr>
        <w:pStyle w:val="TOC2"/>
        <w:rPr>
          <w:ins w:id="484" w:author="Mary Jungers" w:date="2019-11-14T18:59:00Z"/>
          <w:rFonts w:asciiTheme="minorHAnsi" w:eastAsiaTheme="minorEastAsia" w:hAnsiTheme="minorHAnsi" w:cstheme="minorBidi"/>
          <w:noProof/>
          <w:sz w:val="22"/>
          <w:szCs w:val="22"/>
        </w:rPr>
      </w:pPr>
      <w:ins w:id="48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"_Toc24650529"</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B.10 PRT Participation Information Segment</w:t>
        </w:r>
        <w:r>
          <w:rPr>
            <w:noProof/>
            <w:webHidden/>
          </w:rPr>
          <w:tab/>
        </w:r>
        <w:r>
          <w:rPr>
            <w:noProof/>
            <w:webHidden/>
          </w:rPr>
          <w:fldChar w:fldCharType="begin"/>
        </w:r>
        <w:r>
          <w:rPr>
            <w:noProof/>
            <w:webHidden/>
          </w:rPr>
          <w:instrText xml:space="preserve"> PAGEREF _Toc24650529 \h </w:instrText>
        </w:r>
        <w:r>
          <w:rPr>
            <w:noProof/>
            <w:webHidden/>
          </w:rPr>
        </w:r>
      </w:ins>
      <w:r>
        <w:rPr>
          <w:noProof/>
          <w:webHidden/>
        </w:rPr>
        <w:fldChar w:fldCharType="separate"/>
      </w:r>
      <w:ins w:id="486" w:author="Mary Jungers" w:date="2019-11-14T18:59:00Z">
        <w:r>
          <w:rPr>
            <w:noProof/>
            <w:webHidden/>
          </w:rPr>
          <w:t>145</w:t>
        </w:r>
        <w:r>
          <w:rPr>
            <w:noProof/>
            <w:webHidden/>
          </w:rPr>
          <w:fldChar w:fldCharType="end"/>
        </w:r>
        <w:r w:rsidRPr="0020423C">
          <w:rPr>
            <w:rStyle w:val="Hyperlink"/>
            <w:noProof/>
          </w:rPr>
          <w:fldChar w:fldCharType="end"/>
        </w:r>
      </w:ins>
    </w:p>
    <w:p w14:paraId="331FE974" w14:textId="25A3DE14" w:rsidR="00CF41A9" w:rsidRDefault="00CF41A9">
      <w:pPr>
        <w:pStyle w:val="TOC3"/>
        <w:rPr>
          <w:ins w:id="487" w:author="Mary Jungers" w:date="2019-11-14T18:59:00Z"/>
          <w:rFonts w:asciiTheme="minorHAnsi" w:eastAsiaTheme="minorEastAsia" w:hAnsiTheme="minorHAnsi" w:cstheme="minorBidi"/>
          <w:noProof/>
          <w:sz w:val="22"/>
          <w:szCs w:val="22"/>
        </w:rPr>
      </w:pPr>
      <w:ins w:id="48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"_Toc24650530"</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B.10.1 Current PRT Segment use in ACM Profile transactions</w:t>
        </w:r>
        <w:r>
          <w:rPr>
            <w:noProof/>
            <w:webHidden/>
          </w:rPr>
          <w:tab/>
        </w:r>
        <w:r>
          <w:rPr>
            <w:noProof/>
            <w:webHidden/>
          </w:rPr>
          <w:fldChar w:fldCharType="begin"/>
        </w:r>
        <w:r>
          <w:rPr>
            <w:noProof/>
            <w:webHidden/>
          </w:rPr>
          <w:instrText xml:space="preserve"> PAGEREF _Toc24650530 \h </w:instrText>
        </w:r>
        <w:r>
          <w:rPr>
            <w:noProof/>
            <w:webHidden/>
          </w:rPr>
        </w:r>
      </w:ins>
      <w:r>
        <w:rPr>
          <w:noProof/>
          <w:webHidden/>
        </w:rPr>
        <w:fldChar w:fldCharType="separate"/>
      </w:r>
      <w:ins w:id="489" w:author="Mary Jungers" w:date="2019-11-14T18:59:00Z">
        <w:r>
          <w:rPr>
            <w:noProof/>
            <w:webHidden/>
          </w:rPr>
          <w:t>146</w:t>
        </w:r>
        <w:r>
          <w:rPr>
            <w:noProof/>
            <w:webHidden/>
          </w:rPr>
          <w:fldChar w:fldCharType="end"/>
        </w:r>
        <w:r w:rsidRPr="0020423C">
          <w:rPr>
            <w:rStyle w:val="Hyperlink"/>
            <w:noProof/>
          </w:rPr>
          <w:fldChar w:fldCharType="end"/>
        </w:r>
      </w:ins>
    </w:p>
    <w:p w14:paraId="6A4BE386" w14:textId="2B1461BB" w:rsidR="00CF41A9" w:rsidRDefault="00CF41A9">
      <w:pPr>
        <w:pStyle w:val="TOC3"/>
        <w:rPr>
          <w:ins w:id="490" w:author="Mary Jungers" w:date="2019-11-14T18:59:00Z"/>
          <w:rFonts w:asciiTheme="minorHAnsi" w:eastAsiaTheme="minorEastAsia" w:hAnsiTheme="minorHAnsi" w:cstheme="minorBidi"/>
          <w:noProof/>
          <w:sz w:val="22"/>
          <w:szCs w:val="22"/>
        </w:rPr>
      </w:pPr>
      <w:ins w:id="49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"_Toc24650531"</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B.10.2 Future PRT segment use to support Unique Device Identifiers in the PCD Profiles</w:t>
        </w:r>
        <w:r>
          <w:rPr>
            <w:noProof/>
            <w:webHidden/>
          </w:rPr>
          <w:tab/>
        </w:r>
        <w:r>
          <w:rPr>
            <w:noProof/>
            <w:webHidden/>
          </w:rPr>
          <w:fldChar w:fldCharType="begin"/>
        </w:r>
        <w:r>
          <w:rPr>
            <w:noProof/>
            <w:webHidden/>
          </w:rPr>
          <w:instrText xml:space="preserve"> PAGEREF _Toc24650531 \h </w:instrText>
        </w:r>
        <w:r>
          <w:rPr>
            <w:noProof/>
            <w:webHidden/>
          </w:rPr>
        </w:r>
      </w:ins>
      <w:r>
        <w:rPr>
          <w:noProof/>
          <w:webHidden/>
        </w:rPr>
        <w:fldChar w:fldCharType="separate"/>
      </w:r>
      <w:ins w:id="492" w:author="Mary Jungers" w:date="2019-11-14T18:59:00Z">
        <w:r>
          <w:rPr>
            <w:noProof/>
            <w:webHidden/>
          </w:rPr>
          <w:t>146</w:t>
        </w:r>
        <w:r>
          <w:rPr>
            <w:noProof/>
            <w:webHidden/>
          </w:rPr>
          <w:fldChar w:fldCharType="end"/>
        </w:r>
        <w:r w:rsidRPr="0020423C">
          <w:rPr>
            <w:rStyle w:val="Hyperlink"/>
            <w:noProof/>
          </w:rPr>
          <w:fldChar w:fldCharType="end"/>
        </w:r>
      </w:ins>
    </w:p>
    <w:p w14:paraId="7C648A74" w14:textId="67216D61" w:rsidR="00CF41A9" w:rsidRDefault="00CF41A9">
      <w:pPr>
        <w:pStyle w:val="TOC3"/>
        <w:rPr>
          <w:ins w:id="493" w:author="Mary Jungers" w:date="2019-11-14T18:59:00Z"/>
          <w:rFonts w:asciiTheme="minorHAnsi" w:eastAsiaTheme="minorEastAsia" w:hAnsiTheme="minorHAnsi" w:cstheme="minorBidi"/>
          <w:noProof/>
          <w:sz w:val="22"/>
          <w:szCs w:val="22"/>
        </w:rPr>
      </w:pPr>
      <w:ins w:id="49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"_Toc24650532"</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B.10.3 PRT Participation Information Segment in ACM Transactions [PCD-04] and [PCD-05]</w:t>
        </w:r>
        <w:r>
          <w:rPr>
            <w:noProof/>
            <w:webHidden/>
          </w:rPr>
          <w:tab/>
        </w:r>
        <w:r>
          <w:rPr>
            <w:noProof/>
            <w:webHidden/>
          </w:rPr>
          <w:fldChar w:fldCharType="begin"/>
        </w:r>
        <w:r>
          <w:rPr>
            <w:noProof/>
            <w:webHidden/>
          </w:rPr>
          <w:instrText xml:space="preserve"> PAGEREF _Toc24650532 \h </w:instrText>
        </w:r>
        <w:r>
          <w:rPr>
            <w:noProof/>
            <w:webHidden/>
          </w:rPr>
        </w:r>
      </w:ins>
      <w:r>
        <w:rPr>
          <w:noProof/>
          <w:webHidden/>
        </w:rPr>
        <w:fldChar w:fldCharType="separate"/>
      </w:r>
      <w:ins w:id="495" w:author="Mary Jungers" w:date="2019-11-14T18:59:00Z">
        <w:r>
          <w:rPr>
            <w:noProof/>
            <w:webHidden/>
          </w:rPr>
          <w:t>161</w:t>
        </w:r>
        <w:r>
          <w:rPr>
            <w:noProof/>
            <w:webHidden/>
          </w:rPr>
          <w:fldChar w:fldCharType="end"/>
        </w:r>
        <w:r w:rsidRPr="0020423C">
          <w:rPr>
            <w:rStyle w:val="Hyperlink"/>
            <w:noProof/>
          </w:rPr>
          <w:fldChar w:fldCharType="end"/>
        </w:r>
      </w:ins>
    </w:p>
    <w:p w14:paraId="3820913B" w14:textId="5FA51A9E" w:rsidR="00CF41A9" w:rsidRDefault="00CF41A9">
      <w:pPr>
        <w:pStyle w:val="TOC1"/>
        <w:rPr>
          <w:ins w:id="496" w:author="Mary Jungers" w:date="2019-11-14T18:59:00Z"/>
          <w:rFonts w:asciiTheme="minorHAnsi" w:eastAsiaTheme="minorEastAsia" w:hAnsiTheme="minorHAnsi" w:cstheme="minorBidi"/>
          <w:noProof/>
          <w:sz w:val="22"/>
          <w:szCs w:val="22"/>
        </w:rPr>
      </w:pPr>
      <w:ins w:id="49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"_Toc24650533"</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Appendix C Common Data Types</w:t>
        </w:r>
        <w:r>
          <w:rPr>
            <w:noProof/>
            <w:webHidden/>
          </w:rPr>
          <w:tab/>
        </w:r>
        <w:r>
          <w:rPr>
            <w:noProof/>
            <w:webHidden/>
          </w:rPr>
          <w:fldChar w:fldCharType="begin"/>
        </w:r>
        <w:r>
          <w:rPr>
            <w:noProof/>
            <w:webHidden/>
          </w:rPr>
          <w:instrText xml:space="preserve"> PAGEREF _Toc24650533 \h </w:instrText>
        </w:r>
        <w:r>
          <w:rPr>
            <w:noProof/>
            <w:webHidden/>
          </w:rPr>
        </w:r>
      </w:ins>
      <w:r>
        <w:rPr>
          <w:noProof/>
          <w:webHidden/>
        </w:rPr>
        <w:fldChar w:fldCharType="separate"/>
      </w:r>
      <w:ins w:id="498" w:author="Mary Jungers" w:date="2019-11-14T18:59:00Z">
        <w:r>
          <w:rPr>
            <w:noProof/>
            <w:webHidden/>
          </w:rPr>
          <w:t>163</w:t>
        </w:r>
        <w:r>
          <w:rPr>
            <w:noProof/>
            <w:webHidden/>
          </w:rPr>
          <w:fldChar w:fldCharType="end"/>
        </w:r>
        <w:r w:rsidRPr="0020423C">
          <w:rPr>
            <w:rStyle w:val="Hyperlink"/>
            <w:noProof/>
          </w:rPr>
          <w:fldChar w:fldCharType="end"/>
        </w:r>
      </w:ins>
    </w:p>
    <w:p w14:paraId="54705F78" w14:textId="649D9748" w:rsidR="00CF41A9" w:rsidRDefault="00CF41A9">
      <w:pPr>
        <w:pStyle w:val="TOC2"/>
        <w:rPr>
          <w:ins w:id="499" w:author="Mary Jungers" w:date="2019-11-14T18:59:00Z"/>
          <w:rFonts w:asciiTheme="minorHAnsi" w:eastAsiaTheme="minorEastAsia" w:hAnsiTheme="minorHAnsi" w:cstheme="minorBidi"/>
          <w:noProof/>
          <w:sz w:val="22"/>
          <w:szCs w:val="22"/>
        </w:rPr>
      </w:pPr>
      <w:ins w:id="50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"_Toc24650534"</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C.1 CNE Data Type – coded with no exceptions</w:t>
        </w:r>
        <w:r>
          <w:rPr>
            <w:noProof/>
            <w:webHidden/>
          </w:rPr>
          <w:tab/>
        </w:r>
        <w:r>
          <w:rPr>
            <w:noProof/>
            <w:webHidden/>
          </w:rPr>
          <w:fldChar w:fldCharType="begin"/>
        </w:r>
        <w:r>
          <w:rPr>
            <w:noProof/>
            <w:webHidden/>
          </w:rPr>
          <w:instrText xml:space="preserve"> PAGEREF _Toc24650534 \h </w:instrText>
        </w:r>
        <w:r>
          <w:rPr>
            <w:noProof/>
            <w:webHidden/>
          </w:rPr>
        </w:r>
      </w:ins>
      <w:r>
        <w:rPr>
          <w:noProof/>
          <w:webHidden/>
        </w:rPr>
        <w:fldChar w:fldCharType="separate"/>
      </w:r>
      <w:ins w:id="501" w:author="Mary Jungers" w:date="2019-11-14T18:59:00Z">
        <w:r>
          <w:rPr>
            <w:noProof/>
            <w:webHidden/>
          </w:rPr>
          <w:t>163</w:t>
        </w:r>
        <w:r>
          <w:rPr>
            <w:noProof/>
            <w:webHidden/>
          </w:rPr>
          <w:fldChar w:fldCharType="end"/>
        </w:r>
        <w:r w:rsidRPr="0020423C">
          <w:rPr>
            <w:rStyle w:val="Hyperlink"/>
            <w:noProof/>
          </w:rPr>
          <w:fldChar w:fldCharType="end"/>
        </w:r>
      </w:ins>
    </w:p>
    <w:p w14:paraId="760B7308" w14:textId="241A4659" w:rsidR="00CF41A9" w:rsidRDefault="00CF41A9">
      <w:pPr>
        <w:pStyle w:val="TOC2"/>
        <w:rPr>
          <w:ins w:id="502" w:author="Mary Jungers" w:date="2019-11-14T18:59:00Z"/>
          <w:rFonts w:asciiTheme="minorHAnsi" w:eastAsiaTheme="minorEastAsia" w:hAnsiTheme="minorHAnsi" w:cstheme="minorBidi"/>
          <w:noProof/>
          <w:sz w:val="22"/>
          <w:szCs w:val="22"/>
        </w:rPr>
      </w:pPr>
      <w:ins w:id="50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"_Toc24650535"</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C.2 CWE Data Type – coded with exceptions</w:t>
        </w:r>
        <w:r>
          <w:rPr>
            <w:noProof/>
            <w:webHidden/>
          </w:rPr>
          <w:tab/>
        </w:r>
        <w:r>
          <w:rPr>
            <w:noProof/>
            <w:webHidden/>
          </w:rPr>
          <w:fldChar w:fldCharType="begin"/>
        </w:r>
        <w:r>
          <w:rPr>
            <w:noProof/>
            <w:webHidden/>
          </w:rPr>
          <w:instrText xml:space="preserve"> PAGEREF _Toc24650535 \h </w:instrText>
        </w:r>
        <w:r>
          <w:rPr>
            <w:noProof/>
            <w:webHidden/>
          </w:rPr>
        </w:r>
      </w:ins>
      <w:r>
        <w:rPr>
          <w:noProof/>
          <w:webHidden/>
        </w:rPr>
        <w:fldChar w:fldCharType="separate"/>
      </w:r>
      <w:ins w:id="504" w:author="Mary Jungers" w:date="2019-11-14T18:59:00Z">
        <w:r>
          <w:rPr>
            <w:noProof/>
            <w:webHidden/>
          </w:rPr>
          <w:t>164</w:t>
        </w:r>
        <w:r>
          <w:rPr>
            <w:noProof/>
            <w:webHidden/>
          </w:rPr>
          <w:fldChar w:fldCharType="end"/>
        </w:r>
        <w:r w:rsidRPr="0020423C">
          <w:rPr>
            <w:rStyle w:val="Hyperlink"/>
            <w:noProof/>
          </w:rPr>
          <w:fldChar w:fldCharType="end"/>
        </w:r>
      </w:ins>
    </w:p>
    <w:p w14:paraId="3048DE16" w14:textId="549095CB" w:rsidR="00CF41A9" w:rsidRDefault="00CF41A9">
      <w:pPr>
        <w:pStyle w:val="TOC2"/>
        <w:rPr>
          <w:ins w:id="505" w:author="Mary Jungers" w:date="2019-11-14T18:59:00Z"/>
          <w:rFonts w:asciiTheme="minorHAnsi" w:eastAsiaTheme="minorEastAsia" w:hAnsiTheme="minorHAnsi" w:cstheme="minorBidi"/>
          <w:noProof/>
          <w:sz w:val="22"/>
          <w:szCs w:val="22"/>
        </w:rPr>
      </w:pPr>
      <w:ins w:id="506" w:author="Mary Jungers" w:date="2019-11-14T18:59:00Z">
        <w:r w:rsidRPr="0020423C">
          <w:rPr>
            <w:rStyle w:val="Hyperlink"/>
            <w:noProof/>
          </w:rPr>
          <w:lastRenderedPageBreak/>
          <w:fldChar w:fldCharType="begin"/>
        </w:r>
        <w:r w:rsidRPr="0020423C">
          <w:rPr>
            <w:rStyle w:val="Hyperlink"/>
            <w:noProof/>
          </w:rPr>
          <w:instrText xml:space="preserve"> </w:instrText>
        </w:r>
        <w:r>
          <w:rPr>
            <w:noProof/>
          </w:rPr>
          <w:instrText>HYPERLINK \l "_Toc24650536"</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C.3 CX Data Type</w:t>
        </w:r>
        <w:r>
          <w:rPr>
            <w:noProof/>
            <w:webHidden/>
          </w:rPr>
          <w:tab/>
        </w:r>
        <w:r>
          <w:rPr>
            <w:noProof/>
            <w:webHidden/>
          </w:rPr>
          <w:fldChar w:fldCharType="begin"/>
        </w:r>
        <w:r>
          <w:rPr>
            <w:noProof/>
            <w:webHidden/>
          </w:rPr>
          <w:instrText xml:space="preserve"> PAGEREF _Toc24650536 \h </w:instrText>
        </w:r>
        <w:r>
          <w:rPr>
            <w:noProof/>
            <w:webHidden/>
          </w:rPr>
        </w:r>
      </w:ins>
      <w:r>
        <w:rPr>
          <w:noProof/>
          <w:webHidden/>
        </w:rPr>
        <w:fldChar w:fldCharType="separate"/>
      </w:r>
      <w:ins w:id="507" w:author="Mary Jungers" w:date="2019-11-14T18:59:00Z">
        <w:r>
          <w:rPr>
            <w:noProof/>
            <w:webHidden/>
          </w:rPr>
          <w:t>165</w:t>
        </w:r>
        <w:r>
          <w:rPr>
            <w:noProof/>
            <w:webHidden/>
          </w:rPr>
          <w:fldChar w:fldCharType="end"/>
        </w:r>
        <w:r w:rsidRPr="0020423C">
          <w:rPr>
            <w:rStyle w:val="Hyperlink"/>
            <w:noProof/>
          </w:rPr>
          <w:fldChar w:fldCharType="end"/>
        </w:r>
      </w:ins>
    </w:p>
    <w:p w14:paraId="767CC649" w14:textId="3265AEF3" w:rsidR="00CF41A9" w:rsidRDefault="00CF41A9">
      <w:pPr>
        <w:pStyle w:val="TOC2"/>
        <w:rPr>
          <w:ins w:id="508" w:author="Mary Jungers" w:date="2019-11-14T18:59:00Z"/>
          <w:rFonts w:asciiTheme="minorHAnsi" w:eastAsiaTheme="minorEastAsia" w:hAnsiTheme="minorHAnsi" w:cstheme="minorBidi"/>
          <w:noProof/>
          <w:sz w:val="22"/>
          <w:szCs w:val="22"/>
        </w:rPr>
      </w:pPr>
      <w:ins w:id="50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"_Toc24650537"</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C.4 DTM – date/time</w:t>
        </w:r>
        <w:r>
          <w:rPr>
            <w:noProof/>
            <w:webHidden/>
          </w:rPr>
          <w:tab/>
        </w:r>
        <w:r>
          <w:rPr>
            <w:noProof/>
            <w:webHidden/>
          </w:rPr>
          <w:fldChar w:fldCharType="begin"/>
        </w:r>
        <w:r>
          <w:rPr>
            <w:noProof/>
            <w:webHidden/>
          </w:rPr>
          <w:instrText xml:space="preserve"> PAGEREF _Toc24650537 \h </w:instrText>
        </w:r>
        <w:r>
          <w:rPr>
            <w:noProof/>
            <w:webHidden/>
          </w:rPr>
        </w:r>
      </w:ins>
      <w:r>
        <w:rPr>
          <w:noProof/>
          <w:webHidden/>
        </w:rPr>
        <w:fldChar w:fldCharType="separate"/>
      </w:r>
      <w:ins w:id="510" w:author="Mary Jungers" w:date="2019-11-14T18:59:00Z">
        <w:r>
          <w:rPr>
            <w:noProof/>
            <w:webHidden/>
          </w:rPr>
          <w:t>165</w:t>
        </w:r>
        <w:r>
          <w:rPr>
            <w:noProof/>
            <w:webHidden/>
          </w:rPr>
          <w:fldChar w:fldCharType="end"/>
        </w:r>
        <w:r w:rsidRPr="0020423C">
          <w:rPr>
            <w:rStyle w:val="Hyperlink"/>
            <w:noProof/>
          </w:rPr>
          <w:fldChar w:fldCharType="end"/>
        </w:r>
      </w:ins>
    </w:p>
    <w:p w14:paraId="2BCFC59F" w14:textId="7A188643" w:rsidR="00CF41A9" w:rsidRDefault="00CF41A9">
      <w:pPr>
        <w:pStyle w:val="TOC2"/>
        <w:rPr>
          <w:ins w:id="511" w:author="Mary Jungers" w:date="2019-11-14T18:59:00Z"/>
          <w:rFonts w:asciiTheme="minorHAnsi" w:eastAsiaTheme="minorEastAsia" w:hAnsiTheme="minorHAnsi" w:cstheme="minorBidi"/>
          <w:noProof/>
          <w:sz w:val="22"/>
          <w:szCs w:val="22"/>
        </w:rPr>
      </w:pPr>
      <w:ins w:id="51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"_Toc24650538"</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C.5 Entity Identifier (EI) Data Type</w:t>
        </w:r>
        <w:r>
          <w:rPr>
            <w:noProof/>
            <w:webHidden/>
          </w:rPr>
          <w:tab/>
        </w:r>
        <w:r>
          <w:rPr>
            <w:noProof/>
            <w:webHidden/>
          </w:rPr>
          <w:fldChar w:fldCharType="begin"/>
        </w:r>
        <w:r>
          <w:rPr>
            <w:noProof/>
            <w:webHidden/>
          </w:rPr>
          <w:instrText xml:space="preserve"> PAGEREF _Toc24650538 \h </w:instrText>
        </w:r>
        <w:r>
          <w:rPr>
            <w:noProof/>
            <w:webHidden/>
          </w:rPr>
        </w:r>
      </w:ins>
      <w:r>
        <w:rPr>
          <w:noProof/>
          <w:webHidden/>
        </w:rPr>
        <w:fldChar w:fldCharType="separate"/>
      </w:r>
      <w:ins w:id="513" w:author="Mary Jungers" w:date="2019-11-14T18:59:00Z">
        <w:r>
          <w:rPr>
            <w:noProof/>
            <w:webHidden/>
          </w:rPr>
          <w:t>166</w:t>
        </w:r>
        <w:r>
          <w:rPr>
            <w:noProof/>
            <w:webHidden/>
          </w:rPr>
          <w:fldChar w:fldCharType="end"/>
        </w:r>
        <w:r w:rsidRPr="0020423C">
          <w:rPr>
            <w:rStyle w:val="Hyperlink"/>
            <w:noProof/>
          </w:rPr>
          <w:fldChar w:fldCharType="end"/>
        </w:r>
      </w:ins>
    </w:p>
    <w:p w14:paraId="5CDD3C34" w14:textId="0E51183A" w:rsidR="00CF41A9" w:rsidRDefault="00CF41A9">
      <w:pPr>
        <w:pStyle w:val="TOC2"/>
        <w:rPr>
          <w:ins w:id="514" w:author="Mary Jungers" w:date="2019-11-14T18:59:00Z"/>
          <w:rFonts w:asciiTheme="minorHAnsi" w:eastAsiaTheme="minorEastAsia" w:hAnsiTheme="minorHAnsi" w:cstheme="minorBidi"/>
          <w:noProof/>
          <w:sz w:val="22"/>
          <w:szCs w:val="22"/>
        </w:rPr>
      </w:pPr>
      <w:ins w:id="51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"_Toc24650539"</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C.6 Hierarchic Designator (HD) Data Type</w:t>
        </w:r>
        <w:r>
          <w:rPr>
            <w:noProof/>
            <w:webHidden/>
          </w:rPr>
          <w:tab/>
        </w:r>
        <w:r>
          <w:rPr>
            <w:noProof/>
            <w:webHidden/>
          </w:rPr>
          <w:fldChar w:fldCharType="begin"/>
        </w:r>
        <w:r>
          <w:rPr>
            <w:noProof/>
            <w:webHidden/>
          </w:rPr>
          <w:instrText xml:space="preserve"> PAGEREF _Toc24650539 \h </w:instrText>
        </w:r>
        <w:r>
          <w:rPr>
            <w:noProof/>
            <w:webHidden/>
          </w:rPr>
        </w:r>
      </w:ins>
      <w:r>
        <w:rPr>
          <w:noProof/>
          <w:webHidden/>
        </w:rPr>
        <w:fldChar w:fldCharType="separate"/>
      </w:r>
      <w:ins w:id="516" w:author="Mary Jungers" w:date="2019-11-14T18:59:00Z">
        <w:r>
          <w:rPr>
            <w:noProof/>
            <w:webHidden/>
          </w:rPr>
          <w:t>168</w:t>
        </w:r>
        <w:r>
          <w:rPr>
            <w:noProof/>
            <w:webHidden/>
          </w:rPr>
          <w:fldChar w:fldCharType="end"/>
        </w:r>
        <w:r w:rsidRPr="0020423C">
          <w:rPr>
            <w:rStyle w:val="Hyperlink"/>
            <w:noProof/>
          </w:rPr>
          <w:fldChar w:fldCharType="end"/>
        </w:r>
      </w:ins>
    </w:p>
    <w:p w14:paraId="2E5B6FC2" w14:textId="78762E8E" w:rsidR="00CF41A9" w:rsidRDefault="00CF41A9">
      <w:pPr>
        <w:pStyle w:val="TOC2"/>
        <w:rPr>
          <w:ins w:id="517" w:author="Mary Jungers" w:date="2019-11-14T18:59:00Z"/>
          <w:rFonts w:asciiTheme="minorHAnsi" w:eastAsiaTheme="minorEastAsia" w:hAnsiTheme="minorHAnsi" w:cstheme="minorBidi"/>
          <w:noProof/>
          <w:sz w:val="22"/>
          <w:szCs w:val="22"/>
        </w:rPr>
      </w:pPr>
      <w:ins w:id="51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"_Toc24650540"</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C.7 PL Data Type</w:t>
        </w:r>
        <w:r>
          <w:rPr>
            <w:noProof/>
            <w:webHidden/>
          </w:rPr>
          <w:tab/>
        </w:r>
        <w:r>
          <w:rPr>
            <w:noProof/>
            <w:webHidden/>
          </w:rPr>
          <w:fldChar w:fldCharType="begin"/>
        </w:r>
        <w:r>
          <w:rPr>
            <w:noProof/>
            <w:webHidden/>
          </w:rPr>
          <w:instrText xml:space="preserve"> PAGEREF _Toc24650540 \h </w:instrText>
        </w:r>
        <w:r>
          <w:rPr>
            <w:noProof/>
            <w:webHidden/>
          </w:rPr>
        </w:r>
      </w:ins>
      <w:r>
        <w:rPr>
          <w:noProof/>
          <w:webHidden/>
        </w:rPr>
        <w:fldChar w:fldCharType="separate"/>
      </w:r>
      <w:ins w:id="519" w:author="Mary Jungers" w:date="2019-11-14T18:59:00Z">
        <w:r>
          <w:rPr>
            <w:noProof/>
            <w:webHidden/>
          </w:rPr>
          <w:t>169</w:t>
        </w:r>
        <w:r>
          <w:rPr>
            <w:noProof/>
            <w:webHidden/>
          </w:rPr>
          <w:fldChar w:fldCharType="end"/>
        </w:r>
        <w:r w:rsidRPr="0020423C">
          <w:rPr>
            <w:rStyle w:val="Hyperlink"/>
            <w:noProof/>
          </w:rPr>
          <w:fldChar w:fldCharType="end"/>
        </w:r>
      </w:ins>
    </w:p>
    <w:p w14:paraId="04DB294A" w14:textId="7BDB9F9A" w:rsidR="00CF41A9" w:rsidRDefault="00CF41A9">
      <w:pPr>
        <w:pStyle w:val="TOC2"/>
        <w:rPr>
          <w:ins w:id="520" w:author="Mary Jungers" w:date="2019-11-14T18:59:00Z"/>
          <w:rFonts w:asciiTheme="minorHAnsi" w:eastAsiaTheme="minorEastAsia" w:hAnsiTheme="minorHAnsi" w:cstheme="minorBidi"/>
          <w:noProof/>
          <w:sz w:val="22"/>
          <w:szCs w:val="22"/>
        </w:rPr>
      </w:pPr>
      <w:ins w:id="52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"_Toc24650541"</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C.8 XPN Data Type</w:t>
        </w:r>
        <w:r>
          <w:rPr>
            <w:noProof/>
            <w:webHidden/>
          </w:rPr>
          <w:tab/>
        </w:r>
        <w:r>
          <w:rPr>
            <w:noProof/>
            <w:webHidden/>
          </w:rPr>
          <w:fldChar w:fldCharType="begin"/>
        </w:r>
        <w:r>
          <w:rPr>
            <w:noProof/>
            <w:webHidden/>
          </w:rPr>
          <w:instrText xml:space="preserve"> PAGEREF _Toc24650541 \h </w:instrText>
        </w:r>
        <w:r>
          <w:rPr>
            <w:noProof/>
            <w:webHidden/>
          </w:rPr>
        </w:r>
      </w:ins>
      <w:r>
        <w:rPr>
          <w:noProof/>
          <w:webHidden/>
        </w:rPr>
        <w:fldChar w:fldCharType="separate"/>
      </w:r>
      <w:ins w:id="522" w:author="Mary Jungers" w:date="2019-11-14T18:59:00Z">
        <w:r>
          <w:rPr>
            <w:noProof/>
            <w:webHidden/>
          </w:rPr>
          <w:t>171</w:t>
        </w:r>
        <w:r>
          <w:rPr>
            <w:noProof/>
            <w:webHidden/>
          </w:rPr>
          <w:fldChar w:fldCharType="end"/>
        </w:r>
        <w:r w:rsidRPr="0020423C">
          <w:rPr>
            <w:rStyle w:val="Hyperlink"/>
            <w:noProof/>
          </w:rPr>
          <w:fldChar w:fldCharType="end"/>
        </w:r>
      </w:ins>
    </w:p>
    <w:p w14:paraId="66CBBE1E" w14:textId="00B5CB81" w:rsidR="00CF41A9" w:rsidRDefault="00CF41A9">
      <w:pPr>
        <w:pStyle w:val="TOC2"/>
        <w:rPr>
          <w:ins w:id="523" w:author="Mary Jungers" w:date="2019-11-14T18:59:00Z"/>
          <w:rFonts w:asciiTheme="minorHAnsi" w:eastAsiaTheme="minorEastAsia" w:hAnsiTheme="minorHAnsi" w:cstheme="minorBidi"/>
          <w:noProof/>
          <w:sz w:val="22"/>
          <w:szCs w:val="22"/>
        </w:rPr>
      </w:pPr>
      <w:ins w:id="52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"_Toc24650542"</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C.9 XTN Data Type</w:t>
        </w:r>
        <w:r>
          <w:rPr>
            <w:noProof/>
            <w:webHidden/>
          </w:rPr>
          <w:tab/>
        </w:r>
        <w:r>
          <w:rPr>
            <w:noProof/>
            <w:webHidden/>
          </w:rPr>
          <w:fldChar w:fldCharType="begin"/>
        </w:r>
        <w:r>
          <w:rPr>
            <w:noProof/>
            <w:webHidden/>
          </w:rPr>
          <w:instrText xml:space="preserve"> PAGEREF _Toc24650542 \h </w:instrText>
        </w:r>
        <w:r>
          <w:rPr>
            <w:noProof/>
            <w:webHidden/>
          </w:rPr>
        </w:r>
      </w:ins>
      <w:r>
        <w:rPr>
          <w:noProof/>
          <w:webHidden/>
        </w:rPr>
        <w:fldChar w:fldCharType="separate"/>
      </w:r>
      <w:ins w:id="525" w:author="Mary Jungers" w:date="2019-11-14T18:59:00Z">
        <w:r>
          <w:rPr>
            <w:noProof/>
            <w:webHidden/>
          </w:rPr>
          <w:t>173</w:t>
        </w:r>
        <w:r>
          <w:rPr>
            <w:noProof/>
            <w:webHidden/>
          </w:rPr>
          <w:fldChar w:fldCharType="end"/>
        </w:r>
        <w:r w:rsidRPr="0020423C">
          <w:rPr>
            <w:rStyle w:val="Hyperlink"/>
            <w:noProof/>
          </w:rPr>
          <w:fldChar w:fldCharType="end"/>
        </w:r>
      </w:ins>
    </w:p>
    <w:p w14:paraId="3149749E" w14:textId="05E13368" w:rsidR="00CF41A9" w:rsidRDefault="00CF41A9">
      <w:pPr>
        <w:pStyle w:val="TOC1"/>
        <w:rPr>
          <w:ins w:id="526" w:author="Mary Jungers" w:date="2019-11-14T18:59:00Z"/>
          <w:rFonts w:asciiTheme="minorHAnsi" w:eastAsiaTheme="minorEastAsia" w:hAnsiTheme="minorHAnsi" w:cstheme="minorBidi"/>
          <w:noProof/>
          <w:sz w:val="22"/>
          <w:szCs w:val="22"/>
        </w:rPr>
      </w:pPr>
      <w:ins w:id="52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"_Toc24650543"</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Appendix D Reserved</w:t>
        </w:r>
        <w:r>
          <w:rPr>
            <w:noProof/>
            <w:webHidden/>
          </w:rPr>
          <w:tab/>
        </w:r>
        <w:r>
          <w:rPr>
            <w:noProof/>
            <w:webHidden/>
          </w:rPr>
          <w:fldChar w:fldCharType="begin"/>
        </w:r>
        <w:r>
          <w:rPr>
            <w:noProof/>
            <w:webHidden/>
          </w:rPr>
          <w:instrText xml:space="preserve"> PAGEREF _Toc24650543 \h </w:instrText>
        </w:r>
        <w:r>
          <w:rPr>
            <w:noProof/>
            <w:webHidden/>
          </w:rPr>
        </w:r>
      </w:ins>
      <w:r>
        <w:rPr>
          <w:noProof/>
          <w:webHidden/>
        </w:rPr>
        <w:fldChar w:fldCharType="separate"/>
      </w:r>
      <w:ins w:id="528" w:author="Mary Jungers" w:date="2019-11-14T18:59:00Z">
        <w:r>
          <w:rPr>
            <w:noProof/>
            <w:webHidden/>
          </w:rPr>
          <w:t>174</w:t>
        </w:r>
        <w:r>
          <w:rPr>
            <w:noProof/>
            <w:webHidden/>
          </w:rPr>
          <w:fldChar w:fldCharType="end"/>
        </w:r>
        <w:r w:rsidRPr="0020423C">
          <w:rPr>
            <w:rStyle w:val="Hyperlink"/>
            <w:noProof/>
          </w:rPr>
          <w:fldChar w:fldCharType="end"/>
        </w:r>
      </w:ins>
    </w:p>
    <w:p w14:paraId="6A0BA491" w14:textId="7A90E652" w:rsidR="00CF41A9" w:rsidRDefault="00CF41A9">
      <w:pPr>
        <w:pStyle w:val="TOC1"/>
        <w:rPr>
          <w:ins w:id="529" w:author="Mary Jungers" w:date="2019-11-14T18:59:00Z"/>
          <w:rFonts w:asciiTheme="minorHAnsi" w:eastAsiaTheme="minorEastAsia" w:hAnsiTheme="minorHAnsi" w:cstheme="minorBidi"/>
          <w:noProof/>
          <w:sz w:val="22"/>
          <w:szCs w:val="22"/>
        </w:rPr>
      </w:pPr>
      <w:ins w:id="53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"_Toc24650544"</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Appendix E Examples of messages</w:t>
        </w:r>
        <w:r>
          <w:rPr>
            <w:noProof/>
            <w:webHidden/>
          </w:rPr>
          <w:tab/>
        </w:r>
        <w:r>
          <w:rPr>
            <w:noProof/>
            <w:webHidden/>
          </w:rPr>
          <w:fldChar w:fldCharType="begin"/>
        </w:r>
        <w:r>
          <w:rPr>
            <w:noProof/>
            <w:webHidden/>
          </w:rPr>
          <w:instrText xml:space="preserve"> PAGEREF _Toc24650544 \h </w:instrText>
        </w:r>
        <w:r>
          <w:rPr>
            <w:noProof/>
            <w:webHidden/>
          </w:rPr>
        </w:r>
      </w:ins>
      <w:r>
        <w:rPr>
          <w:noProof/>
          <w:webHidden/>
        </w:rPr>
        <w:fldChar w:fldCharType="separate"/>
      </w:r>
      <w:ins w:id="531" w:author="Mary Jungers" w:date="2019-11-14T18:59:00Z">
        <w:r>
          <w:rPr>
            <w:noProof/>
            <w:webHidden/>
          </w:rPr>
          <w:t>175</w:t>
        </w:r>
        <w:r>
          <w:rPr>
            <w:noProof/>
            <w:webHidden/>
          </w:rPr>
          <w:fldChar w:fldCharType="end"/>
        </w:r>
        <w:r w:rsidRPr="0020423C">
          <w:rPr>
            <w:rStyle w:val="Hyperlink"/>
            <w:noProof/>
          </w:rPr>
          <w:fldChar w:fldCharType="end"/>
        </w:r>
      </w:ins>
    </w:p>
    <w:p w14:paraId="5BB54057" w14:textId="7822CCEB" w:rsidR="00CF41A9" w:rsidRDefault="00CF41A9">
      <w:pPr>
        <w:pStyle w:val="TOC2"/>
        <w:rPr>
          <w:ins w:id="532" w:author="Mary Jungers" w:date="2019-11-14T18:59:00Z"/>
          <w:rFonts w:asciiTheme="minorHAnsi" w:eastAsiaTheme="minorEastAsia" w:hAnsiTheme="minorHAnsi" w:cstheme="minorBidi"/>
          <w:noProof/>
          <w:sz w:val="22"/>
          <w:szCs w:val="22"/>
        </w:rPr>
      </w:pPr>
      <w:ins w:id="53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"_Toc24650545"</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E.1 PCD-01 Case C1: Communicate periodic data to Clinical Information System (CIS)</w:t>
        </w:r>
        <w:r>
          <w:rPr>
            <w:noProof/>
            <w:webHidden/>
          </w:rPr>
          <w:tab/>
        </w:r>
        <w:r>
          <w:rPr>
            <w:noProof/>
            <w:webHidden/>
          </w:rPr>
          <w:fldChar w:fldCharType="begin"/>
        </w:r>
        <w:r>
          <w:rPr>
            <w:noProof/>
            <w:webHidden/>
          </w:rPr>
          <w:instrText xml:space="preserve"> PAGEREF _Toc24650545 \h </w:instrText>
        </w:r>
        <w:r>
          <w:rPr>
            <w:noProof/>
            <w:webHidden/>
          </w:rPr>
        </w:r>
      </w:ins>
      <w:r>
        <w:rPr>
          <w:noProof/>
          <w:webHidden/>
        </w:rPr>
        <w:fldChar w:fldCharType="separate"/>
      </w:r>
      <w:ins w:id="534" w:author="Mary Jungers" w:date="2019-11-14T18:59:00Z">
        <w:r>
          <w:rPr>
            <w:noProof/>
            <w:webHidden/>
          </w:rPr>
          <w:t>175</w:t>
        </w:r>
        <w:r>
          <w:rPr>
            <w:noProof/>
            <w:webHidden/>
          </w:rPr>
          <w:fldChar w:fldCharType="end"/>
        </w:r>
        <w:r w:rsidRPr="0020423C">
          <w:rPr>
            <w:rStyle w:val="Hyperlink"/>
            <w:noProof/>
          </w:rPr>
          <w:fldChar w:fldCharType="end"/>
        </w:r>
      </w:ins>
    </w:p>
    <w:p w14:paraId="53723880" w14:textId="0BD846E5" w:rsidR="00CF41A9" w:rsidRDefault="00CF41A9">
      <w:pPr>
        <w:pStyle w:val="TOC3"/>
        <w:rPr>
          <w:ins w:id="535" w:author="Mary Jungers" w:date="2019-11-14T18:59:00Z"/>
          <w:rFonts w:asciiTheme="minorHAnsi" w:eastAsiaTheme="minorEastAsia" w:hAnsiTheme="minorHAnsi" w:cstheme="minorBidi"/>
          <w:noProof/>
          <w:sz w:val="22"/>
          <w:szCs w:val="22"/>
        </w:rPr>
      </w:pPr>
      <w:ins w:id="53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"_Toc24650546"</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E.1.1 Example of PCD-01 Observation Report (Physiological Monitor)</w:t>
        </w:r>
        <w:r>
          <w:rPr>
            <w:noProof/>
            <w:webHidden/>
          </w:rPr>
          <w:tab/>
        </w:r>
        <w:r>
          <w:rPr>
            <w:noProof/>
            <w:webHidden/>
          </w:rPr>
          <w:fldChar w:fldCharType="begin"/>
        </w:r>
        <w:r>
          <w:rPr>
            <w:noProof/>
            <w:webHidden/>
          </w:rPr>
          <w:instrText xml:space="preserve"> PAGEREF _Toc24650546 \h </w:instrText>
        </w:r>
        <w:r>
          <w:rPr>
            <w:noProof/>
            <w:webHidden/>
          </w:rPr>
        </w:r>
      </w:ins>
      <w:r>
        <w:rPr>
          <w:noProof/>
          <w:webHidden/>
        </w:rPr>
        <w:fldChar w:fldCharType="separate"/>
      </w:r>
      <w:ins w:id="537" w:author="Mary Jungers" w:date="2019-11-14T18:59:00Z">
        <w:r>
          <w:rPr>
            <w:noProof/>
            <w:webHidden/>
          </w:rPr>
          <w:t>175</w:t>
        </w:r>
        <w:r>
          <w:rPr>
            <w:noProof/>
            <w:webHidden/>
          </w:rPr>
          <w:fldChar w:fldCharType="end"/>
        </w:r>
        <w:r w:rsidRPr="0020423C">
          <w:rPr>
            <w:rStyle w:val="Hyperlink"/>
            <w:noProof/>
          </w:rPr>
          <w:fldChar w:fldCharType="end"/>
        </w:r>
      </w:ins>
    </w:p>
    <w:p w14:paraId="5FEE59BE" w14:textId="03D8B777" w:rsidR="00CF41A9" w:rsidRDefault="00CF41A9">
      <w:pPr>
        <w:pStyle w:val="TOC3"/>
        <w:rPr>
          <w:ins w:id="538" w:author="Mary Jungers" w:date="2019-11-14T18:59:00Z"/>
          <w:rFonts w:asciiTheme="minorHAnsi" w:eastAsiaTheme="minorEastAsia" w:hAnsiTheme="minorHAnsi" w:cstheme="minorBidi"/>
          <w:noProof/>
          <w:sz w:val="22"/>
          <w:szCs w:val="22"/>
        </w:rPr>
      </w:pPr>
      <w:ins w:id="53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"_Toc24650547"</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E.1.2 Example of PCD-01 Episodic Observation Report</w:t>
        </w:r>
        <w:r>
          <w:rPr>
            <w:noProof/>
            <w:webHidden/>
          </w:rPr>
          <w:tab/>
        </w:r>
        <w:r>
          <w:rPr>
            <w:noProof/>
            <w:webHidden/>
          </w:rPr>
          <w:fldChar w:fldCharType="begin"/>
        </w:r>
        <w:r>
          <w:rPr>
            <w:noProof/>
            <w:webHidden/>
          </w:rPr>
          <w:instrText xml:space="preserve"> PAGEREF _Toc24650547 \h </w:instrText>
        </w:r>
        <w:r>
          <w:rPr>
            <w:noProof/>
            <w:webHidden/>
          </w:rPr>
        </w:r>
      </w:ins>
      <w:r>
        <w:rPr>
          <w:noProof/>
          <w:webHidden/>
        </w:rPr>
        <w:fldChar w:fldCharType="separate"/>
      </w:r>
      <w:ins w:id="540" w:author="Mary Jungers" w:date="2019-11-14T18:59:00Z">
        <w:r>
          <w:rPr>
            <w:noProof/>
            <w:webHidden/>
          </w:rPr>
          <w:t>176</w:t>
        </w:r>
        <w:r>
          <w:rPr>
            <w:noProof/>
            <w:webHidden/>
          </w:rPr>
          <w:fldChar w:fldCharType="end"/>
        </w:r>
        <w:r w:rsidRPr="0020423C">
          <w:rPr>
            <w:rStyle w:val="Hyperlink"/>
            <w:noProof/>
          </w:rPr>
          <w:fldChar w:fldCharType="end"/>
        </w:r>
      </w:ins>
    </w:p>
    <w:p w14:paraId="55F5C6A8" w14:textId="0DF75D38" w:rsidR="00CF41A9" w:rsidRDefault="00CF41A9">
      <w:pPr>
        <w:pStyle w:val="TOC2"/>
        <w:rPr>
          <w:ins w:id="541" w:author="Mary Jungers" w:date="2019-11-14T18:59:00Z"/>
          <w:rFonts w:asciiTheme="minorHAnsi" w:eastAsiaTheme="minorEastAsia" w:hAnsiTheme="minorHAnsi" w:cstheme="minorBidi"/>
          <w:noProof/>
          <w:sz w:val="22"/>
          <w:szCs w:val="22"/>
        </w:rPr>
      </w:pPr>
      <w:ins w:id="54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"_Toc24650548"</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E.2 Examples of transaction [PCD-03]: Communicate Infusion Order</w:t>
        </w:r>
        <w:r>
          <w:rPr>
            <w:noProof/>
            <w:webHidden/>
          </w:rPr>
          <w:tab/>
        </w:r>
        <w:r>
          <w:rPr>
            <w:noProof/>
            <w:webHidden/>
          </w:rPr>
          <w:fldChar w:fldCharType="begin"/>
        </w:r>
        <w:r>
          <w:rPr>
            <w:noProof/>
            <w:webHidden/>
          </w:rPr>
          <w:instrText xml:space="preserve"> PAGEREF _Toc24650548 \h </w:instrText>
        </w:r>
        <w:r>
          <w:rPr>
            <w:noProof/>
            <w:webHidden/>
          </w:rPr>
        </w:r>
      </w:ins>
      <w:r>
        <w:rPr>
          <w:noProof/>
          <w:webHidden/>
        </w:rPr>
        <w:fldChar w:fldCharType="separate"/>
      </w:r>
      <w:ins w:id="543" w:author="Mary Jungers" w:date="2019-11-14T18:59:00Z">
        <w:r>
          <w:rPr>
            <w:noProof/>
            <w:webHidden/>
          </w:rPr>
          <w:t>177</w:t>
        </w:r>
        <w:r>
          <w:rPr>
            <w:noProof/>
            <w:webHidden/>
          </w:rPr>
          <w:fldChar w:fldCharType="end"/>
        </w:r>
        <w:r w:rsidRPr="0020423C">
          <w:rPr>
            <w:rStyle w:val="Hyperlink"/>
            <w:noProof/>
          </w:rPr>
          <w:fldChar w:fldCharType="end"/>
        </w:r>
      </w:ins>
    </w:p>
    <w:p w14:paraId="50D305CE" w14:textId="2451CE4C" w:rsidR="00CF41A9" w:rsidRDefault="00CF41A9">
      <w:pPr>
        <w:pStyle w:val="TOC3"/>
        <w:rPr>
          <w:ins w:id="544" w:author="Mary Jungers" w:date="2019-11-14T18:59:00Z"/>
          <w:rFonts w:asciiTheme="minorHAnsi" w:eastAsiaTheme="minorEastAsia" w:hAnsiTheme="minorHAnsi" w:cstheme="minorBidi"/>
          <w:noProof/>
          <w:sz w:val="22"/>
          <w:szCs w:val="22"/>
        </w:rPr>
      </w:pPr>
      <w:ins w:id="54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"_Toc24650549"</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E.2.1 Storyboard</w:t>
        </w:r>
        <w:r>
          <w:rPr>
            <w:noProof/>
            <w:webHidden/>
          </w:rPr>
          <w:tab/>
        </w:r>
        <w:r>
          <w:rPr>
            <w:noProof/>
            <w:webHidden/>
          </w:rPr>
          <w:fldChar w:fldCharType="begin"/>
        </w:r>
        <w:r>
          <w:rPr>
            <w:noProof/>
            <w:webHidden/>
          </w:rPr>
          <w:instrText xml:space="preserve"> PAGEREF _Toc24650549 \h </w:instrText>
        </w:r>
        <w:r>
          <w:rPr>
            <w:noProof/>
            <w:webHidden/>
          </w:rPr>
        </w:r>
      </w:ins>
      <w:r>
        <w:rPr>
          <w:noProof/>
          <w:webHidden/>
        </w:rPr>
        <w:fldChar w:fldCharType="separate"/>
      </w:r>
      <w:ins w:id="546" w:author="Mary Jungers" w:date="2019-11-14T18:59:00Z">
        <w:r>
          <w:rPr>
            <w:noProof/>
            <w:webHidden/>
          </w:rPr>
          <w:t>177</w:t>
        </w:r>
        <w:r>
          <w:rPr>
            <w:noProof/>
            <w:webHidden/>
          </w:rPr>
          <w:fldChar w:fldCharType="end"/>
        </w:r>
        <w:r w:rsidRPr="0020423C">
          <w:rPr>
            <w:rStyle w:val="Hyperlink"/>
            <w:noProof/>
          </w:rPr>
          <w:fldChar w:fldCharType="end"/>
        </w:r>
      </w:ins>
    </w:p>
    <w:p w14:paraId="4A928375" w14:textId="63A5E4C5" w:rsidR="00CF41A9" w:rsidRDefault="00CF41A9">
      <w:pPr>
        <w:pStyle w:val="TOC3"/>
        <w:rPr>
          <w:ins w:id="547" w:author="Mary Jungers" w:date="2019-11-14T18:59:00Z"/>
          <w:rFonts w:asciiTheme="minorHAnsi" w:eastAsiaTheme="minorEastAsia" w:hAnsiTheme="minorHAnsi" w:cstheme="minorBidi"/>
          <w:noProof/>
          <w:sz w:val="22"/>
          <w:szCs w:val="22"/>
        </w:rPr>
      </w:pPr>
      <w:ins w:id="54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"_Toc24650550"</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E.2.2 Interaction Diagram</w:t>
        </w:r>
        <w:r>
          <w:rPr>
            <w:noProof/>
            <w:webHidden/>
          </w:rPr>
          <w:tab/>
        </w:r>
        <w:r>
          <w:rPr>
            <w:noProof/>
            <w:webHidden/>
          </w:rPr>
          <w:fldChar w:fldCharType="begin"/>
        </w:r>
        <w:r>
          <w:rPr>
            <w:noProof/>
            <w:webHidden/>
          </w:rPr>
          <w:instrText xml:space="preserve"> PAGEREF _Toc24650550 \h </w:instrText>
        </w:r>
        <w:r>
          <w:rPr>
            <w:noProof/>
            <w:webHidden/>
          </w:rPr>
        </w:r>
      </w:ins>
      <w:r>
        <w:rPr>
          <w:noProof/>
          <w:webHidden/>
        </w:rPr>
        <w:fldChar w:fldCharType="separate"/>
      </w:r>
      <w:ins w:id="549" w:author="Mary Jungers" w:date="2019-11-14T18:59:00Z">
        <w:r>
          <w:rPr>
            <w:noProof/>
            <w:webHidden/>
          </w:rPr>
          <w:t>178</w:t>
        </w:r>
        <w:r>
          <w:rPr>
            <w:noProof/>
            <w:webHidden/>
          </w:rPr>
          <w:fldChar w:fldCharType="end"/>
        </w:r>
        <w:r w:rsidRPr="0020423C">
          <w:rPr>
            <w:rStyle w:val="Hyperlink"/>
            <w:noProof/>
          </w:rPr>
          <w:fldChar w:fldCharType="end"/>
        </w:r>
      </w:ins>
    </w:p>
    <w:p w14:paraId="71C9EE40" w14:textId="26C3AA2F" w:rsidR="00CF41A9" w:rsidRDefault="00CF41A9">
      <w:pPr>
        <w:pStyle w:val="TOC3"/>
        <w:rPr>
          <w:ins w:id="550" w:author="Mary Jungers" w:date="2019-11-14T18:59:00Z"/>
          <w:rFonts w:asciiTheme="minorHAnsi" w:eastAsiaTheme="minorEastAsia" w:hAnsiTheme="minorHAnsi" w:cstheme="minorBidi"/>
          <w:noProof/>
          <w:sz w:val="22"/>
          <w:szCs w:val="22"/>
        </w:rPr>
      </w:pPr>
      <w:ins w:id="55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"_Toc24650551"</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E.2.3 Messages</w:t>
        </w:r>
        <w:r>
          <w:rPr>
            <w:noProof/>
            <w:webHidden/>
          </w:rPr>
          <w:tab/>
        </w:r>
        <w:r>
          <w:rPr>
            <w:noProof/>
            <w:webHidden/>
          </w:rPr>
          <w:fldChar w:fldCharType="begin"/>
        </w:r>
        <w:r>
          <w:rPr>
            <w:noProof/>
            <w:webHidden/>
          </w:rPr>
          <w:instrText xml:space="preserve"> PAGEREF _Toc24650551 \h </w:instrText>
        </w:r>
        <w:r>
          <w:rPr>
            <w:noProof/>
            <w:webHidden/>
          </w:rPr>
        </w:r>
      </w:ins>
      <w:r>
        <w:rPr>
          <w:noProof/>
          <w:webHidden/>
        </w:rPr>
        <w:fldChar w:fldCharType="separate"/>
      </w:r>
      <w:ins w:id="552" w:author="Mary Jungers" w:date="2019-11-14T18:59:00Z">
        <w:r>
          <w:rPr>
            <w:noProof/>
            <w:webHidden/>
          </w:rPr>
          <w:t>180</w:t>
        </w:r>
        <w:r>
          <w:rPr>
            <w:noProof/>
            <w:webHidden/>
          </w:rPr>
          <w:fldChar w:fldCharType="end"/>
        </w:r>
        <w:r w:rsidRPr="0020423C">
          <w:rPr>
            <w:rStyle w:val="Hyperlink"/>
            <w:noProof/>
          </w:rPr>
          <w:fldChar w:fldCharType="end"/>
        </w:r>
      </w:ins>
    </w:p>
    <w:p w14:paraId="6AC609C7" w14:textId="5532528E" w:rsidR="00CF41A9" w:rsidRDefault="00CF41A9">
      <w:pPr>
        <w:pStyle w:val="TOC2"/>
        <w:rPr>
          <w:ins w:id="553" w:author="Mary Jungers" w:date="2019-11-14T18:59:00Z"/>
          <w:rFonts w:asciiTheme="minorHAnsi" w:eastAsiaTheme="minorEastAsia" w:hAnsiTheme="minorHAnsi" w:cstheme="minorBidi"/>
          <w:noProof/>
          <w:sz w:val="22"/>
          <w:szCs w:val="22"/>
        </w:rPr>
      </w:pPr>
      <w:ins w:id="55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"_Toc24650552"</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E.3 ACM [PCD-04] Example Messages</w:t>
        </w:r>
        <w:r>
          <w:rPr>
            <w:noProof/>
            <w:webHidden/>
          </w:rPr>
          <w:tab/>
        </w:r>
        <w:r>
          <w:rPr>
            <w:noProof/>
            <w:webHidden/>
          </w:rPr>
          <w:fldChar w:fldCharType="begin"/>
        </w:r>
        <w:r>
          <w:rPr>
            <w:noProof/>
            <w:webHidden/>
          </w:rPr>
          <w:instrText xml:space="preserve"> PAGEREF _Toc24650552 \h </w:instrText>
        </w:r>
        <w:r>
          <w:rPr>
            <w:noProof/>
            <w:webHidden/>
          </w:rPr>
        </w:r>
      </w:ins>
      <w:r>
        <w:rPr>
          <w:noProof/>
          <w:webHidden/>
        </w:rPr>
        <w:fldChar w:fldCharType="separate"/>
      </w:r>
      <w:ins w:id="555" w:author="Mary Jungers" w:date="2019-11-14T18:59:00Z">
        <w:r>
          <w:rPr>
            <w:noProof/>
            <w:webHidden/>
          </w:rPr>
          <w:t>181</w:t>
        </w:r>
        <w:r>
          <w:rPr>
            <w:noProof/>
            <w:webHidden/>
          </w:rPr>
          <w:fldChar w:fldCharType="end"/>
        </w:r>
        <w:r w:rsidRPr="0020423C">
          <w:rPr>
            <w:rStyle w:val="Hyperlink"/>
            <w:noProof/>
          </w:rPr>
          <w:fldChar w:fldCharType="end"/>
        </w:r>
      </w:ins>
    </w:p>
    <w:p w14:paraId="4A72134D" w14:textId="647AAF71" w:rsidR="00CF41A9" w:rsidRDefault="00CF41A9">
      <w:pPr>
        <w:pStyle w:val="TOC3"/>
        <w:rPr>
          <w:ins w:id="556" w:author="Mary Jungers" w:date="2019-11-14T18:59:00Z"/>
          <w:rFonts w:asciiTheme="minorHAnsi" w:eastAsiaTheme="minorEastAsia" w:hAnsiTheme="minorHAnsi" w:cstheme="minorBidi"/>
          <w:noProof/>
          <w:sz w:val="22"/>
          <w:szCs w:val="22"/>
        </w:rPr>
      </w:pPr>
      <w:ins w:id="55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"_Toc24650553"</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E.3.1 Alert - Numeric Limit Alarm</w:t>
        </w:r>
        <w:r>
          <w:rPr>
            <w:noProof/>
            <w:webHidden/>
          </w:rPr>
          <w:tab/>
        </w:r>
        <w:r>
          <w:rPr>
            <w:noProof/>
            <w:webHidden/>
          </w:rPr>
          <w:fldChar w:fldCharType="begin"/>
        </w:r>
        <w:r>
          <w:rPr>
            <w:noProof/>
            <w:webHidden/>
          </w:rPr>
          <w:instrText xml:space="preserve"> PAGEREF _Toc24650553 \h </w:instrText>
        </w:r>
        <w:r>
          <w:rPr>
            <w:noProof/>
            <w:webHidden/>
          </w:rPr>
        </w:r>
      </w:ins>
      <w:r>
        <w:rPr>
          <w:noProof/>
          <w:webHidden/>
        </w:rPr>
        <w:fldChar w:fldCharType="separate"/>
      </w:r>
      <w:ins w:id="558" w:author="Mary Jungers" w:date="2019-11-14T18:59:00Z">
        <w:r>
          <w:rPr>
            <w:noProof/>
            <w:webHidden/>
          </w:rPr>
          <w:t>181</w:t>
        </w:r>
        <w:r>
          <w:rPr>
            <w:noProof/>
            <w:webHidden/>
          </w:rPr>
          <w:fldChar w:fldCharType="end"/>
        </w:r>
        <w:r w:rsidRPr="0020423C">
          <w:rPr>
            <w:rStyle w:val="Hyperlink"/>
            <w:noProof/>
          </w:rPr>
          <w:fldChar w:fldCharType="end"/>
        </w:r>
      </w:ins>
    </w:p>
    <w:p w14:paraId="155B3C21" w14:textId="3C010BDA" w:rsidR="00CF41A9" w:rsidRDefault="00CF41A9">
      <w:pPr>
        <w:pStyle w:val="TOC3"/>
        <w:rPr>
          <w:ins w:id="559" w:author="Mary Jungers" w:date="2019-11-14T18:59:00Z"/>
          <w:rFonts w:asciiTheme="minorHAnsi" w:eastAsiaTheme="minorEastAsia" w:hAnsiTheme="minorHAnsi" w:cstheme="minorBidi"/>
          <w:noProof/>
          <w:sz w:val="22"/>
          <w:szCs w:val="22"/>
        </w:rPr>
      </w:pPr>
      <w:ins w:id="56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"_Toc24650554"</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E.3.2 Alert - Qualitative (non-numeric) Alarm</w:t>
        </w:r>
        <w:r>
          <w:rPr>
            <w:noProof/>
            <w:webHidden/>
          </w:rPr>
          <w:tab/>
        </w:r>
        <w:r>
          <w:rPr>
            <w:noProof/>
            <w:webHidden/>
          </w:rPr>
          <w:fldChar w:fldCharType="begin"/>
        </w:r>
        <w:r>
          <w:rPr>
            <w:noProof/>
            <w:webHidden/>
          </w:rPr>
          <w:instrText xml:space="preserve"> PAGEREF _Toc24650554 \h </w:instrText>
        </w:r>
        <w:r>
          <w:rPr>
            <w:noProof/>
            <w:webHidden/>
          </w:rPr>
        </w:r>
      </w:ins>
      <w:r>
        <w:rPr>
          <w:noProof/>
          <w:webHidden/>
        </w:rPr>
        <w:fldChar w:fldCharType="separate"/>
      </w:r>
      <w:ins w:id="561" w:author="Mary Jungers" w:date="2019-11-14T18:59:00Z">
        <w:r>
          <w:rPr>
            <w:noProof/>
            <w:webHidden/>
          </w:rPr>
          <w:t>182</w:t>
        </w:r>
        <w:r>
          <w:rPr>
            <w:noProof/>
            <w:webHidden/>
          </w:rPr>
          <w:fldChar w:fldCharType="end"/>
        </w:r>
        <w:r w:rsidRPr="0020423C">
          <w:rPr>
            <w:rStyle w:val="Hyperlink"/>
            <w:noProof/>
          </w:rPr>
          <w:fldChar w:fldCharType="end"/>
        </w:r>
      </w:ins>
    </w:p>
    <w:p w14:paraId="681E7895" w14:textId="677BC009" w:rsidR="00CF41A9" w:rsidRDefault="00CF41A9">
      <w:pPr>
        <w:pStyle w:val="TOC1"/>
        <w:rPr>
          <w:ins w:id="562" w:author="Mary Jungers" w:date="2019-11-14T18:59:00Z"/>
          <w:rFonts w:asciiTheme="minorHAnsi" w:eastAsiaTheme="minorEastAsia" w:hAnsiTheme="minorHAnsi" w:cstheme="minorBidi"/>
          <w:noProof/>
          <w:sz w:val="22"/>
          <w:szCs w:val="22"/>
        </w:rPr>
      </w:pPr>
      <w:ins w:id="56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"_Toc24650555"</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Appendix F HL7 Message Profiling Convention</w:t>
        </w:r>
        <w:r>
          <w:rPr>
            <w:noProof/>
            <w:webHidden/>
          </w:rPr>
          <w:tab/>
        </w:r>
        <w:r>
          <w:rPr>
            <w:noProof/>
            <w:webHidden/>
          </w:rPr>
          <w:fldChar w:fldCharType="begin"/>
        </w:r>
        <w:r>
          <w:rPr>
            <w:noProof/>
            <w:webHidden/>
          </w:rPr>
          <w:instrText xml:space="preserve"> PAGEREF _Toc24650555 \h </w:instrText>
        </w:r>
        <w:r>
          <w:rPr>
            <w:noProof/>
            <w:webHidden/>
          </w:rPr>
        </w:r>
      </w:ins>
      <w:r>
        <w:rPr>
          <w:noProof/>
          <w:webHidden/>
        </w:rPr>
        <w:fldChar w:fldCharType="separate"/>
      </w:r>
      <w:ins w:id="564" w:author="Mary Jungers" w:date="2019-11-14T18:59:00Z">
        <w:r>
          <w:rPr>
            <w:noProof/>
            <w:webHidden/>
          </w:rPr>
          <w:t>184</w:t>
        </w:r>
        <w:r>
          <w:rPr>
            <w:noProof/>
            <w:webHidden/>
          </w:rPr>
          <w:fldChar w:fldCharType="end"/>
        </w:r>
        <w:r w:rsidRPr="0020423C">
          <w:rPr>
            <w:rStyle w:val="Hyperlink"/>
            <w:noProof/>
          </w:rPr>
          <w:fldChar w:fldCharType="end"/>
        </w:r>
      </w:ins>
    </w:p>
    <w:p w14:paraId="7404C79D" w14:textId="7C598346" w:rsidR="00CF41A9" w:rsidRDefault="00CF41A9">
      <w:pPr>
        <w:pStyle w:val="TOC1"/>
        <w:rPr>
          <w:ins w:id="565" w:author="Mary Jungers" w:date="2019-11-14T18:59:00Z"/>
          <w:rFonts w:asciiTheme="minorHAnsi" w:eastAsiaTheme="minorEastAsia" w:hAnsiTheme="minorHAnsi" w:cstheme="minorBidi"/>
          <w:noProof/>
          <w:sz w:val="22"/>
          <w:szCs w:val="22"/>
        </w:rPr>
      </w:pPr>
      <w:ins w:id="56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"_Toc24650556"</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Appendix G – HL7 Implementation Notes</w:t>
        </w:r>
        <w:r>
          <w:rPr>
            <w:noProof/>
            <w:webHidden/>
          </w:rPr>
          <w:tab/>
        </w:r>
        <w:r>
          <w:rPr>
            <w:noProof/>
            <w:webHidden/>
          </w:rPr>
          <w:fldChar w:fldCharType="begin"/>
        </w:r>
        <w:r>
          <w:rPr>
            <w:noProof/>
            <w:webHidden/>
          </w:rPr>
          <w:instrText xml:space="preserve"> PAGEREF _Toc24650556 \h </w:instrText>
        </w:r>
        <w:r>
          <w:rPr>
            <w:noProof/>
            <w:webHidden/>
          </w:rPr>
        </w:r>
      </w:ins>
      <w:r>
        <w:rPr>
          <w:noProof/>
          <w:webHidden/>
        </w:rPr>
        <w:fldChar w:fldCharType="separate"/>
      </w:r>
      <w:ins w:id="567" w:author="Mary Jungers" w:date="2019-11-14T18:59:00Z">
        <w:r>
          <w:rPr>
            <w:noProof/>
            <w:webHidden/>
          </w:rPr>
          <w:t>185</w:t>
        </w:r>
        <w:r>
          <w:rPr>
            <w:noProof/>
            <w:webHidden/>
          </w:rPr>
          <w:fldChar w:fldCharType="end"/>
        </w:r>
        <w:r w:rsidRPr="0020423C">
          <w:rPr>
            <w:rStyle w:val="Hyperlink"/>
            <w:noProof/>
          </w:rPr>
          <w:fldChar w:fldCharType="end"/>
        </w:r>
      </w:ins>
    </w:p>
    <w:p w14:paraId="766AC9EB" w14:textId="7E04A9B6" w:rsidR="00CF41A9" w:rsidRDefault="00CF41A9">
      <w:pPr>
        <w:pStyle w:val="TOC2"/>
        <w:rPr>
          <w:ins w:id="568" w:author="Mary Jungers" w:date="2019-11-14T18:59:00Z"/>
          <w:rFonts w:asciiTheme="minorHAnsi" w:eastAsiaTheme="minorEastAsia" w:hAnsiTheme="minorHAnsi" w:cstheme="minorBidi"/>
          <w:noProof/>
          <w:sz w:val="22"/>
          <w:szCs w:val="22"/>
        </w:rPr>
      </w:pPr>
      <w:ins w:id="56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"_Toc24650557"</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G.1 Acknowledgment Modes</w:t>
        </w:r>
        <w:r>
          <w:rPr>
            <w:noProof/>
            <w:webHidden/>
          </w:rPr>
          <w:tab/>
        </w:r>
        <w:r>
          <w:rPr>
            <w:noProof/>
            <w:webHidden/>
          </w:rPr>
          <w:fldChar w:fldCharType="begin"/>
        </w:r>
        <w:r>
          <w:rPr>
            <w:noProof/>
            <w:webHidden/>
          </w:rPr>
          <w:instrText xml:space="preserve"> PAGEREF _Toc24650557 \h </w:instrText>
        </w:r>
        <w:r>
          <w:rPr>
            <w:noProof/>
            <w:webHidden/>
          </w:rPr>
        </w:r>
      </w:ins>
      <w:r>
        <w:rPr>
          <w:noProof/>
          <w:webHidden/>
        </w:rPr>
        <w:fldChar w:fldCharType="separate"/>
      </w:r>
      <w:ins w:id="570" w:author="Mary Jungers" w:date="2019-11-14T18:59:00Z">
        <w:r>
          <w:rPr>
            <w:noProof/>
            <w:webHidden/>
          </w:rPr>
          <w:t>185</w:t>
        </w:r>
        <w:r>
          <w:rPr>
            <w:noProof/>
            <w:webHidden/>
          </w:rPr>
          <w:fldChar w:fldCharType="end"/>
        </w:r>
        <w:r w:rsidRPr="0020423C">
          <w:rPr>
            <w:rStyle w:val="Hyperlink"/>
            <w:noProof/>
          </w:rPr>
          <w:fldChar w:fldCharType="end"/>
        </w:r>
      </w:ins>
    </w:p>
    <w:p w14:paraId="79D12E2F" w14:textId="38CA7E18" w:rsidR="00CF41A9" w:rsidRDefault="00CF41A9">
      <w:pPr>
        <w:pStyle w:val="TOC2"/>
        <w:rPr>
          <w:ins w:id="571" w:author="Mary Jungers" w:date="2019-11-14T18:59:00Z"/>
          <w:rFonts w:asciiTheme="minorHAnsi" w:eastAsiaTheme="minorEastAsia" w:hAnsiTheme="minorHAnsi" w:cstheme="minorBidi"/>
          <w:noProof/>
          <w:sz w:val="22"/>
          <w:szCs w:val="22"/>
        </w:rPr>
      </w:pPr>
      <w:ins w:id="57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"_Toc24650558"</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G.2 Use of OSI Object Identifier (OID)</w:t>
        </w:r>
        <w:r>
          <w:rPr>
            <w:noProof/>
            <w:webHidden/>
          </w:rPr>
          <w:tab/>
        </w:r>
        <w:r>
          <w:rPr>
            <w:noProof/>
            <w:webHidden/>
          </w:rPr>
          <w:fldChar w:fldCharType="begin"/>
        </w:r>
        <w:r>
          <w:rPr>
            <w:noProof/>
            <w:webHidden/>
          </w:rPr>
          <w:instrText xml:space="preserve"> PAGEREF _Toc24650558 \h </w:instrText>
        </w:r>
        <w:r>
          <w:rPr>
            <w:noProof/>
            <w:webHidden/>
          </w:rPr>
        </w:r>
      </w:ins>
      <w:r>
        <w:rPr>
          <w:noProof/>
          <w:webHidden/>
        </w:rPr>
        <w:fldChar w:fldCharType="separate"/>
      </w:r>
      <w:ins w:id="573" w:author="Mary Jungers" w:date="2019-11-14T18:59:00Z">
        <w:r>
          <w:rPr>
            <w:noProof/>
            <w:webHidden/>
          </w:rPr>
          <w:t>185</w:t>
        </w:r>
        <w:r>
          <w:rPr>
            <w:noProof/>
            <w:webHidden/>
          </w:rPr>
          <w:fldChar w:fldCharType="end"/>
        </w:r>
        <w:r w:rsidRPr="0020423C">
          <w:rPr>
            <w:rStyle w:val="Hyperlink"/>
            <w:noProof/>
          </w:rPr>
          <w:fldChar w:fldCharType="end"/>
        </w:r>
      </w:ins>
    </w:p>
    <w:p w14:paraId="68E5BDFA" w14:textId="49AD4E7F" w:rsidR="00CF41A9" w:rsidRDefault="00CF41A9">
      <w:pPr>
        <w:pStyle w:val="TOC1"/>
        <w:rPr>
          <w:ins w:id="574" w:author="Mary Jungers" w:date="2019-11-14T18:59:00Z"/>
          <w:rFonts w:asciiTheme="minorHAnsi" w:eastAsiaTheme="minorEastAsia" w:hAnsiTheme="minorHAnsi" w:cstheme="minorBidi"/>
          <w:noProof/>
          <w:sz w:val="22"/>
          <w:szCs w:val="22"/>
        </w:rPr>
      </w:pPr>
      <w:ins w:id="57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"_Toc24650559"</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Appendix H – IHE Integration Statements</w:t>
        </w:r>
        <w:r>
          <w:rPr>
            <w:noProof/>
            <w:webHidden/>
          </w:rPr>
          <w:tab/>
        </w:r>
        <w:r>
          <w:rPr>
            <w:noProof/>
            <w:webHidden/>
          </w:rPr>
          <w:fldChar w:fldCharType="begin"/>
        </w:r>
        <w:r>
          <w:rPr>
            <w:noProof/>
            <w:webHidden/>
          </w:rPr>
          <w:instrText xml:space="preserve"> PAGEREF _Toc24650559 \h </w:instrText>
        </w:r>
        <w:r>
          <w:rPr>
            <w:noProof/>
            <w:webHidden/>
          </w:rPr>
        </w:r>
      </w:ins>
      <w:r>
        <w:rPr>
          <w:noProof/>
          <w:webHidden/>
        </w:rPr>
        <w:fldChar w:fldCharType="separate"/>
      </w:r>
      <w:ins w:id="576" w:author="Mary Jungers" w:date="2019-11-14T18:59:00Z">
        <w:r>
          <w:rPr>
            <w:noProof/>
            <w:webHidden/>
          </w:rPr>
          <w:t>186</w:t>
        </w:r>
        <w:r>
          <w:rPr>
            <w:noProof/>
            <w:webHidden/>
          </w:rPr>
          <w:fldChar w:fldCharType="end"/>
        </w:r>
        <w:r w:rsidRPr="0020423C">
          <w:rPr>
            <w:rStyle w:val="Hyperlink"/>
            <w:noProof/>
          </w:rPr>
          <w:fldChar w:fldCharType="end"/>
        </w:r>
      </w:ins>
    </w:p>
    <w:p w14:paraId="50B6183B" w14:textId="30113B50" w:rsidR="00CF41A9" w:rsidRDefault="00CF41A9">
      <w:pPr>
        <w:pStyle w:val="TOC1"/>
        <w:rPr>
          <w:ins w:id="577" w:author="Mary Jungers" w:date="2019-11-14T18:59:00Z"/>
          <w:rFonts w:asciiTheme="minorHAnsi" w:eastAsiaTheme="minorEastAsia" w:hAnsiTheme="minorHAnsi" w:cstheme="minorBidi"/>
          <w:noProof/>
          <w:sz w:val="22"/>
          <w:szCs w:val="22"/>
        </w:rPr>
      </w:pPr>
      <w:ins w:id="57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"_Toc24650560"</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Appendix I – Message Transport using MLLP</w:t>
        </w:r>
        <w:r>
          <w:rPr>
            <w:noProof/>
            <w:webHidden/>
          </w:rPr>
          <w:tab/>
        </w:r>
        <w:r>
          <w:rPr>
            <w:noProof/>
            <w:webHidden/>
          </w:rPr>
          <w:fldChar w:fldCharType="begin"/>
        </w:r>
        <w:r>
          <w:rPr>
            <w:noProof/>
            <w:webHidden/>
          </w:rPr>
          <w:instrText xml:space="preserve"> PAGEREF _Toc24650560 \h </w:instrText>
        </w:r>
        <w:r>
          <w:rPr>
            <w:noProof/>
            <w:webHidden/>
          </w:rPr>
        </w:r>
      </w:ins>
      <w:r>
        <w:rPr>
          <w:noProof/>
          <w:webHidden/>
        </w:rPr>
        <w:fldChar w:fldCharType="separate"/>
      </w:r>
      <w:ins w:id="579" w:author="Mary Jungers" w:date="2019-11-14T18:59:00Z">
        <w:r>
          <w:rPr>
            <w:noProof/>
            <w:webHidden/>
          </w:rPr>
          <w:t>187</w:t>
        </w:r>
        <w:r>
          <w:rPr>
            <w:noProof/>
            <w:webHidden/>
          </w:rPr>
          <w:fldChar w:fldCharType="end"/>
        </w:r>
        <w:r w:rsidRPr="0020423C">
          <w:rPr>
            <w:rStyle w:val="Hyperlink"/>
            <w:noProof/>
          </w:rPr>
          <w:fldChar w:fldCharType="end"/>
        </w:r>
      </w:ins>
    </w:p>
    <w:p w14:paraId="74CC654C" w14:textId="7C272FA5" w:rsidR="00CF41A9" w:rsidRDefault="00CF41A9">
      <w:pPr>
        <w:pStyle w:val="TOC1"/>
        <w:rPr>
          <w:ins w:id="580" w:author="Mary Jungers" w:date="2019-11-14T18:59:00Z"/>
          <w:rFonts w:asciiTheme="minorHAnsi" w:eastAsiaTheme="minorEastAsia" w:hAnsiTheme="minorHAnsi" w:cstheme="minorBidi"/>
          <w:noProof/>
          <w:sz w:val="22"/>
          <w:szCs w:val="22"/>
        </w:rPr>
      </w:pPr>
      <w:ins w:id="58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"_Toc24650561"</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Appendix J – Message Transport using WS*</w:t>
        </w:r>
        <w:r>
          <w:rPr>
            <w:noProof/>
            <w:webHidden/>
          </w:rPr>
          <w:tab/>
        </w:r>
        <w:r>
          <w:rPr>
            <w:noProof/>
            <w:webHidden/>
          </w:rPr>
          <w:fldChar w:fldCharType="begin"/>
        </w:r>
        <w:r>
          <w:rPr>
            <w:noProof/>
            <w:webHidden/>
          </w:rPr>
          <w:instrText xml:space="preserve"> PAGEREF _Toc24650561 \h </w:instrText>
        </w:r>
        <w:r>
          <w:rPr>
            <w:noProof/>
            <w:webHidden/>
          </w:rPr>
        </w:r>
      </w:ins>
      <w:r>
        <w:rPr>
          <w:noProof/>
          <w:webHidden/>
        </w:rPr>
        <w:fldChar w:fldCharType="separate"/>
      </w:r>
      <w:ins w:id="582" w:author="Mary Jungers" w:date="2019-11-14T18:59:00Z">
        <w:r>
          <w:rPr>
            <w:noProof/>
            <w:webHidden/>
          </w:rPr>
          <w:t>188</w:t>
        </w:r>
        <w:r>
          <w:rPr>
            <w:noProof/>
            <w:webHidden/>
          </w:rPr>
          <w:fldChar w:fldCharType="end"/>
        </w:r>
        <w:r w:rsidRPr="0020423C">
          <w:rPr>
            <w:rStyle w:val="Hyperlink"/>
            <w:noProof/>
          </w:rPr>
          <w:fldChar w:fldCharType="end"/>
        </w:r>
      </w:ins>
    </w:p>
    <w:p w14:paraId="60571AF4" w14:textId="23421948" w:rsidR="00CF41A9" w:rsidRDefault="00CF41A9">
      <w:pPr>
        <w:pStyle w:val="TOC2"/>
        <w:rPr>
          <w:ins w:id="583" w:author="Mary Jungers" w:date="2019-11-14T18:59:00Z"/>
          <w:rFonts w:asciiTheme="minorHAnsi" w:eastAsiaTheme="minorEastAsia" w:hAnsiTheme="minorHAnsi" w:cstheme="minorBidi"/>
          <w:noProof/>
          <w:sz w:val="22"/>
          <w:szCs w:val="22"/>
        </w:rPr>
      </w:pPr>
      <w:ins w:id="58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"_Toc24650562"</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J.1 Sample WSDL file and schema</w:t>
        </w:r>
        <w:r>
          <w:rPr>
            <w:noProof/>
            <w:webHidden/>
          </w:rPr>
          <w:tab/>
        </w:r>
        <w:r>
          <w:rPr>
            <w:noProof/>
            <w:webHidden/>
          </w:rPr>
          <w:fldChar w:fldCharType="begin"/>
        </w:r>
        <w:r>
          <w:rPr>
            <w:noProof/>
            <w:webHidden/>
          </w:rPr>
          <w:instrText xml:space="preserve"> PAGEREF _Toc24650562 \h </w:instrText>
        </w:r>
        <w:r>
          <w:rPr>
            <w:noProof/>
            <w:webHidden/>
          </w:rPr>
        </w:r>
      </w:ins>
      <w:r>
        <w:rPr>
          <w:noProof/>
          <w:webHidden/>
        </w:rPr>
        <w:fldChar w:fldCharType="separate"/>
      </w:r>
      <w:ins w:id="585" w:author="Mary Jungers" w:date="2019-11-14T18:59:00Z">
        <w:r>
          <w:rPr>
            <w:noProof/>
            <w:webHidden/>
          </w:rPr>
          <w:t>188</w:t>
        </w:r>
        <w:r>
          <w:rPr>
            <w:noProof/>
            <w:webHidden/>
          </w:rPr>
          <w:fldChar w:fldCharType="end"/>
        </w:r>
        <w:r w:rsidRPr="0020423C">
          <w:rPr>
            <w:rStyle w:val="Hyperlink"/>
            <w:noProof/>
          </w:rPr>
          <w:fldChar w:fldCharType="end"/>
        </w:r>
      </w:ins>
    </w:p>
    <w:p w14:paraId="08B1F6B5" w14:textId="7E597442" w:rsidR="00CF41A9" w:rsidRDefault="00CF41A9">
      <w:pPr>
        <w:pStyle w:val="TOC2"/>
        <w:rPr>
          <w:ins w:id="586" w:author="Mary Jungers" w:date="2019-11-14T18:59:00Z"/>
          <w:rFonts w:asciiTheme="minorHAnsi" w:eastAsiaTheme="minorEastAsia" w:hAnsiTheme="minorHAnsi" w:cstheme="minorBidi"/>
          <w:noProof/>
          <w:sz w:val="22"/>
          <w:szCs w:val="22"/>
        </w:rPr>
      </w:pPr>
      <w:ins w:id="58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"_Toc24650563"</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J.2 Sample PCD-01 message and response</w:t>
        </w:r>
        <w:r>
          <w:rPr>
            <w:noProof/>
            <w:webHidden/>
          </w:rPr>
          <w:tab/>
        </w:r>
        <w:r>
          <w:rPr>
            <w:noProof/>
            <w:webHidden/>
          </w:rPr>
          <w:fldChar w:fldCharType="begin"/>
        </w:r>
        <w:r>
          <w:rPr>
            <w:noProof/>
            <w:webHidden/>
          </w:rPr>
          <w:instrText xml:space="preserve"> PAGEREF _Toc24650563 \h </w:instrText>
        </w:r>
        <w:r>
          <w:rPr>
            <w:noProof/>
            <w:webHidden/>
          </w:rPr>
        </w:r>
      </w:ins>
      <w:r>
        <w:rPr>
          <w:noProof/>
          <w:webHidden/>
        </w:rPr>
        <w:fldChar w:fldCharType="separate"/>
      </w:r>
      <w:ins w:id="588" w:author="Mary Jungers" w:date="2019-11-14T18:59:00Z">
        <w:r>
          <w:rPr>
            <w:noProof/>
            <w:webHidden/>
          </w:rPr>
          <w:t>190</w:t>
        </w:r>
        <w:r>
          <w:rPr>
            <w:noProof/>
            <w:webHidden/>
          </w:rPr>
          <w:fldChar w:fldCharType="end"/>
        </w:r>
        <w:r w:rsidRPr="0020423C">
          <w:rPr>
            <w:rStyle w:val="Hyperlink"/>
            <w:noProof/>
          </w:rPr>
          <w:fldChar w:fldCharType="end"/>
        </w:r>
      </w:ins>
    </w:p>
    <w:p w14:paraId="2E523F18" w14:textId="76053908" w:rsidR="00CF41A9" w:rsidRDefault="00CF41A9">
      <w:pPr>
        <w:pStyle w:val="TOC1"/>
        <w:rPr>
          <w:ins w:id="589" w:author="Mary Jungers" w:date="2019-11-14T18:59:00Z"/>
          <w:rFonts w:asciiTheme="minorHAnsi" w:eastAsiaTheme="minorEastAsia" w:hAnsiTheme="minorHAnsi" w:cstheme="minorBidi"/>
          <w:noProof/>
          <w:sz w:val="22"/>
          <w:szCs w:val="22"/>
        </w:rPr>
      </w:pPr>
      <w:ins w:id="59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"_Toc24650564"</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Appendix K – Message Transport Using WCTP (ACM Transactions [PCD-06] and PCD-07)</w:t>
        </w:r>
        <w:r>
          <w:rPr>
            <w:noProof/>
            <w:webHidden/>
          </w:rPr>
          <w:tab/>
        </w:r>
        <w:r>
          <w:rPr>
            <w:noProof/>
            <w:webHidden/>
          </w:rPr>
          <w:fldChar w:fldCharType="begin"/>
        </w:r>
        <w:r>
          <w:rPr>
            <w:noProof/>
            <w:webHidden/>
          </w:rPr>
          <w:instrText xml:space="preserve"> PAGEREF _Toc24650564 \h </w:instrText>
        </w:r>
        <w:r>
          <w:rPr>
            <w:noProof/>
            <w:webHidden/>
          </w:rPr>
        </w:r>
      </w:ins>
      <w:r>
        <w:rPr>
          <w:noProof/>
          <w:webHidden/>
        </w:rPr>
        <w:fldChar w:fldCharType="separate"/>
      </w:r>
      <w:ins w:id="591" w:author="Mary Jungers" w:date="2019-11-14T18:59:00Z">
        <w:r>
          <w:rPr>
            <w:noProof/>
            <w:webHidden/>
          </w:rPr>
          <w:t>193</w:t>
        </w:r>
        <w:r>
          <w:rPr>
            <w:noProof/>
            <w:webHidden/>
          </w:rPr>
          <w:fldChar w:fldCharType="end"/>
        </w:r>
        <w:r w:rsidRPr="0020423C">
          <w:rPr>
            <w:rStyle w:val="Hyperlink"/>
            <w:noProof/>
          </w:rPr>
          <w:fldChar w:fldCharType="end"/>
        </w:r>
      </w:ins>
    </w:p>
    <w:p w14:paraId="244B3E2F" w14:textId="5E3AF7E5" w:rsidR="00CF41A9" w:rsidRDefault="00CF41A9">
      <w:pPr>
        <w:pStyle w:val="TOC2"/>
        <w:rPr>
          <w:ins w:id="592" w:author="Mary Jungers" w:date="2019-11-14T18:59:00Z"/>
          <w:rFonts w:asciiTheme="minorHAnsi" w:eastAsiaTheme="minorEastAsia" w:hAnsiTheme="minorHAnsi" w:cstheme="minorBidi"/>
          <w:noProof/>
          <w:sz w:val="22"/>
          <w:szCs w:val="22"/>
        </w:rPr>
      </w:pPr>
      <w:ins w:id="59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"_Toc24650565"</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K.1 Abbreviations and definitions</w:t>
        </w:r>
        <w:r>
          <w:rPr>
            <w:noProof/>
            <w:webHidden/>
          </w:rPr>
          <w:tab/>
        </w:r>
        <w:r>
          <w:rPr>
            <w:noProof/>
            <w:webHidden/>
          </w:rPr>
          <w:fldChar w:fldCharType="begin"/>
        </w:r>
        <w:r>
          <w:rPr>
            <w:noProof/>
            <w:webHidden/>
          </w:rPr>
          <w:instrText xml:space="preserve"> PAGEREF _Toc24650565 \h </w:instrText>
        </w:r>
        <w:r>
          <w:rPr>
            <w:noProof/>
            <w:webHidden/>
          </w:rPr>
        </w:r>
      </w:ins>
      <w:r>
        <w:rPr>
          <w:noProof/>
          <w:webHidden/>
        </w:rPr>
        <w:fldChar w:fldCharType="separate"/>
      </w:r>
      <w:ins w:id="594" w:author="Mary Jungers" w:date="2019-11-14T18:59:00Z">
        <w:r>
          <w:rPr>
            <w:noProof/>
            <w:webHidden/>
          </w:rPr>
          <w:t>193</w:t>
        </w:r>
        <w:r>
          <w:rPr>
            <w:noProof/>
            <w:webHidden/>
          </w:rPr>
          <w:fldChar w:fldCharType="end"/>
        </w:r>
        <w:r w:rsidRPr="0020423C">
          <w:rPr>
            <w:rStyle w:val="Hyperlink"/>
            <w:noProof/>
          </w:rPr>
          <w:fldChar w:fldCharType="end"/>
        </w:r>
      </w:ins>
    </w:p>
    <w:p w14:paraId="759D48F8" w14:textId="7D171AE3" w:rsidR="00CF41A9" w:rsidRDefault="00CF41A9">
      <w:pPr>
        <w:pStyle w:val="TOC2"/>
        <w:rPr>
          <w:ins w:id="595" w:author="Mary Jungers" w:date="2019-11-14T18:59:00Z"/>
          <w:rFonts w:asciiTheme="minorHAnsi" w:eastAsiaTheme="minorEastAsia" w:hAnsiTheme="minorHAnsi" w:cstheme="minorBidi"/>
          <w:noProof/>
          <w:sz w:val="22"/>
          <w:szCs w:val="22"/>
        </w:rPr>
      </w:pPr>
      <w:ins w:id="59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"_Toc24650566"</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K.2 Pre-Configuration</w:t>
        </w:r>
        <w:r>
          <w:rPr>
            <w:noProof/>
            <w:webHidden/>
          </w:rPr>
          <w:tab/>
        </w:r>
        <w:r>
          <w:rPr>
            <w:noProof/>
            <w:webHidden/>
          </w:rPr>
          <w:fldChar w:fldCharType="begin"/>
        </w:r>
        <w:r>
          <w:rPr>
            <w:noProof/>
            <w:webHidden/>
          </w:rPr>
          <w:instrText xml:space="preserve"> PAGEREF _Toc24650566 \h </w:instrText>
        </w:r>
        <w:r>
          <w:rPr>
            <w:noProof/>
            <w:webHidden/>
          </w:rPr>
        </w:r>
      </w:ins>
      <w:r>
        <w:rPr>
          <w:noProof/>
          <w:webHidden/>
        </w:rPr>
        <w:fldChar w:fldCharType="separate"/>
      </w:r>
      <w:ins w:id="597" w:author="Mary Jungers" w:date="2019-11-14T18:59:00Z">
        <w:r>
          <w:rPr>
            <w:noProof/>
            <w:webHidden/>
          </w:rPr>
          <w:t>193</w:t>
        </w:r>
        <w:r>
          <w:rPr>
            <w:noProof/>
            <w:webHidden/>
          </w:rPr>
          <w:fldChar w:fldCharType="end"/>
        </w:r>
        <w:r w:rsidRPr="0020423C">
          <w:rPr>
            <w:rStyle w:val="Hyperlink"/>
            <w:noProof/>
          </w:rPr>
          <w:fldChar w:fldCharType="end"/>
        </w:r>
      </w:ins>
    </w:p>
    <w:p w14:paraId="2E053F44" w14:textId="34C24370" w:rsidR="00CF41A9" w:rsidRDefault="00CF41A9">
      <w:pPr>
        <w:pStyle w:val="TOC2"/>
        <w:rPr>
          <w:ins w:id="598" w:author="Mary Jungers" w:date="2019-11-14T18:59:00Z"/>
          <w:rFonts w:asciiTheme="minorHAnsi" w:eastAsiaTheme="minorEastAsia" w:hAnsiTheme="minorHAnsi" w:cstheme="minorBidi"/>
          <w:noProof/>
          <w:sz w:val="22"/>
          <w:szCs w:val="22"/>
        </w:rPr>
      </w:pPr>
      <w:ins w:id="59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"_Toc24650567"</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K.3 Endpoint Device Addressing</w:t>
        </w:r>
        <w:r>
          <w:rPr>
            <w:noProof/>
            <w:webHidden/>
          </w:rPr>
          <w:tab/>
        </w:r>
        <w:r>
          <w:rPr>
            <w:noProof/>
            <w:webHidden/>
          </w:rPr>
          <w:fldChar w:fldCharType="begin"/>
        </w:r>
        <w:r>
          <w:rPr>
            <w:noProof/>
            <w:webHidden/>
          </w:rPr>
          <w:instrText xml:space="preserve"> PAGEREF _Toc24650567 \h </w:instrText>
        </w:r>
        <w:r>
          <w:rPr>
            <w:noProof/>
            <w:webHidden/>
          </w:rPr>
        </w:r>
      </w:ins>
      <w:r>
        <w:rPr>
          <w:noProof/>
          <w:webHidden/>
        </w:rPr>
        <w:fldChar w:fldCharType="separate"/>
      </w:r>
      <w:ins w:id="600" w:author="Mary Jungers" w:date="2019-11-14T18:59:00Z">
        <w:r>
          <w:rPr>
            <w:noProof/>
            <w:webHidden/>
          </w:rPr>
          <w:t>193</w:t>
        </w:r>
        <w:r>
          <w:rPr>
            <w:noProof/>
            <w:webHidden/>
          </w:rPr>
          <w:fldChar w:fldCharType="end"/>
        </w:r>
        <w:r w:rsidRPr="0020423C">
          <w:rPr>
            <w:rStyle w:val="Hyperlink"/>
            <w:noProof/>
          </w:rPr>
          <w:fldChar w:fldCharType="end"/>
        </w:r>
      </w:ins>
    </w:p>
    <w:p w14:paraId="1A58E035" w14:textId="61B0A332" w:rsidR="00CF41A9" w:rsidRDefault="00CF41A9">
      <w:pPr>
        <w:pStyle w:val="TOC2"/>
        <w:rPr>
          <w:ins w:id="601" w:author="Mary Jungers" w:date="2019-11-14T18:59:00Z"/>
          <w:rFonts w:asciiTheme="minorHAnsi" w:eastAsiaTheme="minorEastAsia" w:hAnsiTheme="minorHAnsi" w:cstheme="minorBidi"/>
          <w:noProof/>
          <w:sz w:val="22"/>
          <w:szCs w:val="22"/>
        </w:rPr>
      </w:pPr>
      <w:ins w:id="60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"_Toc24650568"</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K.4 Polling Versus Push Responses</w:t>
        </w:r>
        <w:r>
          <w:rPr>
            <w:noProof/>
            <w:webHidden/>
          </w:rPr>
          <w:tab/>
        </w:r>
        <w:r>
          <w:rPr>
            <w:noProof/>
            <w:webHidden/>
          </w:rPr>
          <w:fldChar w:fldCharType="begin"/>
        </w:r>
        <w:r>
          <w:rPr>
            <w:noProof/>
            <w:webHidden/>
          </w:rPr>
          <w:instrText xml:space="preserve"> PAGEREF _Toc24650568 \h </w:instrText>
        </w:r>
        <w:r>
          <w:rPr>
            <w:noProof/>
            <w:webHidden/>
          </w:rPr>
        </w:r>
      </w:ins>
      <w:r>
        <w:rPr>
          <w:noProof/>
          <w:webHidden/>
        </w:rPr>
        <w:fldChar w:fldCharType="separate"/>
      </w:r>
      <w:ins w:id="603" w:author="Mary Jungers" w:date="2019-11-14T18:59:00Z">
        <w:r>
          <w:rPr>
            <w:noProof/>
            <w:webHidden/>
          </w:rPr>
          <w:t>193</w:t>
        </w:r>
        <w:r>
          <w:rPr>
            <w:noProof/>
            <w:webHidden/>
          </w:rPr>
          <w:fldChar w:fldCharType="end"/>
        </w:r>
        <w:r w:rsidRPr="0020423C">
          <w:rPr>
            <w:rStyle w:val="Hyperlink"/>
            <w:noProof/>
          </w:rPr>
          <w:fldChar w:fldCharType="end"/>
        </w:r>
      </w:ins>
    </w:p>
    <w:p w14:paraId="5E9E1630" w14:textId="5AA59FDF" w:rsidR="00CF41A9" w:rsidRDefault="00CF41A9">
      <w:pPr>
        <w:pStyle w:val="TOC2"/>
        <w:rPr>
          <w:ins w:id="604" w:author="Mary Jungers" w:date="2019-11-14T18:59:00Z"/>
          <w:rFonts w:asciiTheme="minorHAnsi" w:eastAsiaTheme="minorEastAsia" w:hAnsiTheme="minorHAnsi" w:cstheme="minorBidi"/>
          <w:noProof/>
          <w:sz w:val="22"/>
          <w:szCs w:val="22"/>
        </w:rPr>
      </w:pPr>
      <w:ins w:id="60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"_Toc24650569"</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K.5 Constraints</w:t>
        </w:r>
        <w:r>
          <w:rPr>
            <w:noProof/>
            <w:webHidden/>
          </w:rPr>
          <w:tab/>
        </w:r>
        <w:r>
          <w:rPr>
            <w:noProof/>
            <w:webHidden/>
          </w:rPr>
          <w:fldChar w:fldCharType="begin"/>
        </w:r>
        <w:r>
          <w:rPr>
            <w:noProof/>
            <w:webHidden/>
          </w:rPr>
          <w:instrText xml:space="preserve"> PAGEREF _Toc24650569 \h </w:instrText>
        </w:r>
        <w:r>
          <w:rPr>
            <w:noProof/>
            <w:webHidden/>
          </w:rPr>
        </w:r>
      </w:ins>
      <w:r>
        <w:rPr>
          <w:noProof/>
          <w:webHidden/>
        </w:rPr>
        <w:fldChar w:fldCharType="separate"/>
      </w:r>
      <w:ins w:id="606" w:author="Mary Jungers" w:date="2019-11-14T18:59:00Z">
        <w:r>
          <w:rPr>
            <w:noProof/>
            <w:webHidden/>
          </w:rPr>
          <w:t>194</w:t>
        </w:r>
        <w:r>
          <w:rPr>
            <w:noProof/>
            <w:webHidden/>
          </w:rPr>
          <w:fldChar w:fldCharType="end"/>
        </w:r>
        <w:r w:rsidRPr="0020423C">
          <w:rPr>
            <w:rStyle w:val="Hyperlink"/>
            <w:noProof/>
          </w:rPr>
          <w:fldChar w:fldCharType="end"/>
        </w:r>
      </w:ins>
    </w:p>
    <w:p w14:paraId="71C60D78" w14:textId="230C3159" w:rsidR="00CF41A9" w:rsidRDefault="00CF41A9">
      <w:pPr>
        <w:pStyle w:val="TOC2"/>
        <w:rPr>
          <w:ins w:id="607" w:author="Mary Jungers" w:date="2019-11-14T18:59:00Z"/>
          <w:rFonts w:asciiTheme="minorHAnsi" w:eastAsiaTheme="minorEastAsia" w:hAnsiTheme="minorHAnsi" w:cstheme="minorBidi"/>
          <w:noProof/>
          <w:sz w:val="22"/>
          <w:szCs w:val="22"/>
        </w:rPr>
      </w:pPr>
      <w:ins w:id="60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"_Toc24650570"</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K.6 Transactions</w:t>
        </w:r>
        <w:r>
          <w:rPr>
            <w:noProof/>
            <w:webHidden/>
          </w:rPr>
          <w:tab/>
        </w:r>
        <w:r>
          <w:rPr>
            <w:noProof/>
            <w:webHidden/>
          </w:rPr>
          <w:fldChar w:fldCharType="begin"/>
        </w:r>
        <w:r>
          <w:rPr>
            <w:noProof/>
            <w:webHidden/>
          </w:rPr>
          <w:instrText xml:space="preserve"> PAGEREF _Toc24650570 \h </w:instrText>
        </w:r>
        <w:r>
          <w:rPr>
            <w:noProof/>
            <w:webHidden/>
          </w:rPr>
        </w:r>
      </w:ins>
      <w:r>
        <w:rPr>
          <w:noProof/>
          <w:webHidden/>
        </w:rPr>
        <w:fldChar w:fldCharType="separate"/>
      </w:r>
      <w:ins w:id="609" w:author="Mary Jungers" w:date="2019-11-14T18:59:00Z">
        <w:r>
          <w:rPr>
            <w:noProof/>
            <w:webHidden/>
          </w:rPr>
          <w:t>194</w:t>
        </w:r>
        <w:r>
          <w:rPr>
            <w:noProof/>
            <w:webHidden/>
          </w:rPr>
          <w:fldChar w:fldCharType="end"/>
        </w:r>
        <w:r w:rsidRPr="0020423C">
          <w:rPr>
            <w:rStyle w:val="Hyperlink"/>
            <w:noProof/>
          </w:rPr>
          <w:fldChar w:fldCharType="end"/>
        </w:r>
      </w:ins>
    </w:p>
    <w:p w14:paraId="55FFB339" w14:textId="20D499B7" w:rsidR="00CF41A9" w:rsidRDefault="00CF41A9">
      <w:pPr>
        <w:pStyle w:val="TOC2"/>
        <w:rPr>
          <w:ins w:id="610" w:author="Mary Jungers" w:date="2019-11-14T18:59:00Z"/>
          <w:rFonts w:asciiTheme="minorHAnsi" w:eastAsiaTheme="minorEastAsia" w:hAnsiTheme="minorHAnsi" w:cstheme="minorBidi"/>
          <w:noProof/>
          <w:sz w:val="22"/>
          <w:szCs w:val="22"/>
        </w:rPr>
      </w:pPr>
      <w:ins w:id="61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"_Toc24650571"</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K.7 WCTP XML Element Common Data Items</w:t>
        </w:r>
        <w:r>
          <w:rPr>
            <w:noProof/>
            <w:webHidden/>
          </w:rPr>
          <w:tab/>
        </w:r>
        <w:r>
          <w:rPr>
            <w:noProof/>
            <w:webHidden/>
          </w:rPr>
          <w:fldChar w:fldCharType="begin"/>
        </w:r>
        <w:r>
          <w:rPr>
            <w:noProof/>
            <w:webHidden/>
          </w:rPr>
          <w:instrText xml:space="preserve"> PAGEREF _Toc24650571 \h </w:instrText>
        </w:r>
        <w:r>
          <w:rPr>
            <w:noProof/>
            <w:webHidden/>
          </w:rPr>
        </w:r>
      </w:ins>
      <w:r>
        <w:rPr>
          <w:noProof/>
          <w:webHidden/>
        </w:rPr>
        <w:fldChar w:fldCharType="separate"/>
      </w:r>
      <w:ins w:id="612" w:author="Mary Jungers" w:date="2019-11-14T18:59:00Z">
        <w:r>
          <w:rPr>
            <w:noProof/>
            <w:webHidden/>
          </w:rPr>
          <w:t>194</w:t>
        </w:r>
        <w:r>
          <w:rPr>
            <w:noProof/>
            <w:webHidden/>
          </w:rPr>
          <w:fldChar w:fldCharType="end"/>
        </w:r>
        <w:r w:rsidRPr="0020423C">
          <w:rPr>
            <w:rStyle w:val="Hyperlink"/>
            <w:noProof/>
          </w:rPr>
          <w:fldChar w:fldCharType="end"/>
        </w:r>
      </w:ins>
    </w:p>
    <w:p w14:paraId="4D8B6AA5" w14:textId="5F0F91C0" w:rsidR="00CF41A9" w:rsidRDefault="00CF41A9">
      <w:pPr>
        <w:pStyle w:val="TOC2"/>
        <w:rPr>
          <w:ins w:id="613" w:author="Mary Jungers" w:date="2019-11-14T18:59:00Z"/>
          <w:rFonts w:asciiTheme="minorHAnsi" w:eastAsiaTheme="minorEastAsia" w:hAnsiTheme="minorHAnsi" w:cstheme="minorBidi"/>
          <w:noProof/>
          <w:sz w:val="22"/>
          <w:szCs w:val="22"/>
        </w:rPr>
      </w:pPr>
      <w:ins w:id="61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"_Toc24650572"</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K.8 WCTP client–server messages and responses</w:t>
        </w:r>
        <w:r>
          <w:rPr>
            <w:noProof/>
            <w:webHidden/>
          </w:rPr>
          <w:tab/>
        </w:r>
        <w:r>
          <w:rPr>
            <w:noProof/>
            <w:webHidden/>
          </w:rPr>
          <w:fldChar w:fldCharType="begin"/>
        </w:r>
        <w:r>
          <w:rPr>
            <w:noProof/>
            <w:webHidden/>
          </w:rPr>
          <w:instrText xml:space="preserve"> PAGEREF _Toc24650572 \h </w:instrText>
        </w:r>
        <w:r>
          <w:rPr>
            <w:noProof/>
            <w:webHidden/>
          </w:rPr>
        </w:r>
      </w:ins>
      <w:r>
        <w:rPr>
          <w:noProof/>
          <w:webHidden/>
        </w:rPr>
        <w:fldChar w:fldCharType="separate"/>
      </w:r>
      <w:ins w:id="615" w:author="Mary Jungers" w:date="2019-11-14T18:59:00Z">
        <w:r>
          <w:rPr>
            <w:noProof/>
            <w:webHidden/>
          </w:rPr>
          <w:t>200</w:t>
        </w:r>
        <w:r>
          <w:rPr>
            <w:noProof/>
            <w:webHidden/>
          </w:rPr>
          <w:fldChar w:fldCharType="end"/>
        </w:r>
        <w:r w:rsidRPr="0020423C">
          <w:rPr>
            <w:rStyle w:val="Hyperlink"/>
            <w:noProof/>
          </w:rPr>
          <w:fldChar w:fldCharType="end"/>
        </w:r>
      </w:ins>
    </w:p>
    <w:p w14:paraId="78872D14" w14:textId="1CE4630F" w:rsidR="00CF41A9" w:rsidRDefault="00CF41A9">
      <w:pPr>
        <w:pStyle w:val="TOC3"/>
        <w:rPr>
          <w:ins w:id="616" w:author="Mary Jungers" w:date="2019-11-14T18:59:00Z"/>
          <w:rFonts w:asciiTheme="minorHAnsi" w:eastAsiaTheme="minorEastAsia" w:hAnsiTheme="minorHAnsi" w:cstheme="minorBidi"/>
          <w:noProof/>
          <w:sz w:val="22"/>
          <w:szCs w:val="22"/>
        </w:rPr>
      </w:pPr>
      <w:ins w:id="61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"_Toc24650573"</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K.8.1 Administrative – wctp-VersionQuery</w:t>
        </w:r>
        <w:r>
          <w:rPr>
            <w:noProof/>
            <w:webHidden/>
          </w:rPr>
          <w:tab/>
        </w:r>
        <w:r>
          <w:rPr>
            <w:noProof/>
            <w:webHidden/>
          </w:rPr>
          <w:fldChar w:fldCharType="begin"/>
        </w:r>
        <w:r>
          <w:rPr>
            <w:noProof/>
            <w:webHidden/>
          </w:rPr>
          <w:instrText xml:space="preserve"> PAGEREF _Toc24650573 \h </w:instrText>
        </w:r>
        <w:r>
          <w:rPr>
            <w:noProof/>
            <w:webHidden/>
          </w:rPr>
        </w:r>
      </w:ins>
      <w:r>
        <w:rPr>
          <w:noProof/>
          <w:webHidden/>
        </w:rPr>
        <w:fldChar w:fldCharType="separate"/>
      </w:r>
      <w:ins w:id="618" w:author="Mary Jungers" w:date="2019-11-14T18:59:00Z">
        <w:r>
          <w:rPr>
            <w:noProof/>
            <w:webHidden/>
          </w:rPr>
          <w:t>200</w:t>
        </w:r>
        <w:r>
          <w:rPr>
            <w:noProof/>
            <w:webHidden/>
          </w:rPr>
          <w:fldChar w:fldCharType="end"/>
        </w:r>
        <w:r w:rsidRPr="0020423C">
          <w:rPr>
            <w:rStyle w:val="Hyperlink"/>
            <w:noProof/>
          </w:rPr>
          <w:fldChar w:fldCharType="end"/>
        </w:r>
      </w:ins>
    </w:p>
    <w:p w14:paraId="74D9631B" w14:textId="712EDE53" w:rsidR="00CF41A9" w:rsidRDefault="00CF41A9">
      <w:pPr>
        <w:pStyle w:val="TOC3"/>
        <w:rPr>
          <w:ins w:id="619" w:author="Mary Jungers" w:date="2019-11-14T18:59:00Z"/>
          <w:rFonts w:asciiTheme="minorHAnsi" w:eastAsiaTheme="minorEastAsia" w:hAnsiTheme="minorHAnsi" w:cstheme="minorBidi"/>
          <w:noProof/>
          <w:sz w:val="22"/>
          <w:szCs w:val="22"/>
        </w:rPr>
      </w:pPr>
      <w:ins w:id="62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"_Toc24650574"</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K.8.2 Administrative – wctp-VersionResponse</w:t>
        </w:r>
        <w:r>
          <w:rPr>
            <w:noProof/>
            <w:webHidden/>
          </w:rPr>
          <w:tab/>
        </w:r>
        <w:r>
          <w:rPr>
            <w:noProof/>
            <w:webHidden/>
          </w:rPr>
          <w:fldChar w:fldCharType="begin"/>
        </w:r>
        <w:r>
          <w:rPr>
            <w:noProof/>
            <w:webHidden/>
          </w:rPr>
          <w:instrText xml:space="preserve"> PAGEREF _Toc24650574 \h </w:instrText>
        </w:r>
        <w:r>
          <w:rPr>
            <w:noProof/>
            <w:webHidden/>
          </w:rPr>
        </w:r>
      </w:ins>
      <w:r>
        <w:rPr>
          <w:noProof/>
          <w:webHidden/>
        </w:rPr>
        <w:fldChar w:fldCharType="separate"/>
      </w:r>
      <w:ins w:id="621" w:author="Mary Jungers" w:date="2019-11-14T18:59:00Z">
        <w:r>
          <w:rPr>
            <w:noProof/>
            <w:webHidden/>
          </w:rPr>
          <w:t>200</w:t>
        </w:r>
        <w:r>
          <w:rPr>
            <w:noProof/>
            <w:webHidden/>
          </w:rPr>
          <w:fldChar w:fldCharType="end"/>
        </w:r>
        <w:r w:rsidRPr="0020423C">
          <w:rPr>
            <w:rStyle w:val="Hyperlink"/>
            <w:noProof/>
          </w:rPr>
          <w:fldChar w:fldCharType="end"/>
        </w:r>
      </w:ins>
    </w:p>
    <w:p w14:paraId="52BBF2FA" w14:textId="478E3DA5" w:rsidR="00CF41A9" w:rsidRDefault="00CF41A9">
      <w:pPr>
        <w:pStyle w:val="TOC3"/>
        <w:rPr>
          <w:ins w:id="622" w:author="Mary Jungers" w:date="2019-11-14T18:59:00Z"/>
          <w:rFonts w:asciiTheme="minorHAnsi" w:eastAsiaTheme="minorEastAsia" w:hAnsiTheme="minorHAnsi" w:cstheme="minorBidi"/>
          <w:noProof/>
          <w:sz w:val="22"/>
          <w:szCs w:val="22"/>
        </w:rPr>
      </w:pPr>
      <w:ins w:id="62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"_Toc24650575"</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K.8.3 Administrative – wctp-VersionResponse</w:t>
        </w:r>
        <w:r>
          <w:rPr>
            <w:noProof/>
            <w:webHidden/>
          </w:rPr>
          <w:tab/>
        </w:r>
        <w:r>
          <w:rPr>
            <w:noProof/>
            <w:webHidden/>
          </w:rPr>
          <w:fldChar w:fldCharType="begin"/>
        </w:r>
        <w:r>
          <w:rPr>
            <w:noProof/>
            <w:webHidden/>
          </w:rPr>
          <w:instrText xml:space="preserve"> PAGEREF _Toc24650575 \h </w:instrText>
        </w:r>
        <w:r>
          <w:rPr>
            <w:noProof/>
            <w:webHidden/>
          </w:rPr>
        </w:r>
      </w:ins>
      <w:r>
        <w:rPr>
          <w:noProof/>
          <w:webHidden/>
        </w:rPr>
        <w:fldChar w:fldCharType="separate"/>
      </w:r>
      <w:ins w:id="624" w:author="Mary Jungers" w:date="2019-11-14T18:59:00Z">
        <w:r>
          <w:rPr>
            <w:noProof/>
            <w:webHidden/>
          </w:rPr>
          <w:t>201</w:t>
        </w:r>
        <w:r>
          <w:rPr>
            <w:noProof/>
            <w:webHidden/>
          </w:rPr>
          <w:fldChar w:fldCharType="end"/>
        </w:r>
        <w:r w:rsidRPr="0020423C">
          <w:rPr>
            <w:rStyle w:val="Hyperlink"/>
            <w:noProof/>
          </w:rPr>
          <w:fldChar w:fldCharType="end"/>
        </w:r>
      </w:ins>
    </w:p>
    <w:p w14:paraId="0F653784" w14:textId="0A6B4AF1" w:rsidR="00CF41A9" w:rsidRDefault="00CF41A9">
      <w:pPr>
        <w:pStyle w:val="TOC3"/>
        <w:rPr>
          <w:ins w:id="625" w:author="Mary Jungers" w:date="2019-11-14T18:59:00Z"/>
          <w:rFonts w:asciiTheme="minorHAnsi" w:eastAsiaTheme="minorEastAsia" w:hAnsiTheme="minorHAnsi" w:cstheme="minorBidi"/>
          <w:noProof/>
          <w:sz w:val="22"/>
          <w:szCs w:val="22"/>
        </w:rPr>
      </w:pPr>
      <w:ins w:id="62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"_Toc24650576"</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K.8.4 IHE PCD-06  – wctp-SubmitRequest – no MCR</w:t>
        </w:r>
        <w:r>
          <w:rPr>
            <w:noProof/>
            <w:webHidden/>
          </w:rPr>
          <w:tab/>
        </w:r>
        <w:r>
          <w:rPr>
            <w:noProof/>
            <w:webHidden/>
          </w:rPr>
          <w:fldChar w:fldCharType="begin"/>
        </w:r>
        <w:r>
          <w:rPr>
            <w:noProof/>
            <w:webHidden/>
          </w:rPr>
          <w:instrText xml:space="preserve"> PAGEREF _Toc24650576 \h </w:instrText>
        </w:r>
        <w:r>
          <w:rPr>
            <w:noProof/>
            <w:webHidden/>
          </w:rPr>
        </w:r>
      </w:ins>
      <w:r>
        <w:rPr>
          <w:noProof/>
          <w:webHidden/>
        </w:rPr>
        <w:fldChar w:fldCharType="separate"/>
      </w:r>
      <w:ins w:id="627" w:author="Mary Jungers" w:date="2019-11-14T18:59:00Z">
        <w:r>
          <w:rPr>
            <w:noProof/>
            <w:webHidden/>
          </w:rPr>
          <w:t>201</w:t>
        </w:r>
        <w:r>
          <w:rPr>
            <w:noProof/>
            <w:webHidden/>
          </w:rPr>
          <w:fldChar w:fldCharType="end"/>
        </w:r>
        <w:r w:rsidRPr="0020423C">
          <w:rPr>
            <w:rStyle w:val="Hyperlink"/>
            <w:noProof/>
          </w:rPr>
          <w:fldChar w:fldCharType="end"/>
        </w:r>
      </w:ins>
    </w:p>
    <w:p w14:paraId="390F7C80" w14:textId="22AC7645" w:rsidR="00CF41A9" w:rsidRDefault="00CF41A9">
      <w:pPr>
        <w:pStyle w:val="TOC3"/>
        <w:rPr>
          <w:ins w:id="628" w:author="Mary Jungers" w:date="2019-11-14T18:59:00Z"/>
          <w:rFonts w:asciiTheme="minorHAnsi" w:eastAsiaTheme="minorEastAsia" w:hAnsiTheme="minorHAnsi" w:cstheme="minorBidi"/>
          <w:noProof/>
          <w:sz w:val="22"/>
          <w:szCs w:val="22"/>
        </w:rPr>
      </w:pPr>
      <w:ins w:id="62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"_Toc24650577"</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K.8.5 IHE PCD-06  – wctp-SubmitRequest – Unpaired MCR</w:t>
        </w:r>
        <w:r>
          <w:rPr>
            <w:noProof/>
            <w:webHidden/>
          </w:rPr>
          <w:tab/>
        </w:r>
        <w:r>
          <w:rPr>
            <w:noProof/>
            <w:webHidden/>
          </w:rPr>
          <w:fldChar w:fldCharType="begin"/>
        </w:r>
        <w:r>
          <w:rPr>
            <w:noProof/>
            <w:webHidden/>
          </w:rPr>
          <w:instrText xml:space="preserve"> PAGEREF _Toc24650577 \h </w:instrText>
        </w:r>
        <w:r>
          <w:rPr>
            <w:noProof/>
            <w:webHidden/>
          </w:rPr>
        </w:r>
      </w:ins>
      <w:r>
        <w:rPr>
          <w:noProof/>
          <w:webHidden/>
        </w:rPr>
        <w:fldChar w:fldCharType="separate"/>
      </w:r>
      <w:ins w:id="630" w:author="Mary Jungers" w:date="2019-11-14T18:59:00Z">
        <w:r>
          <w:rPr>
            <w:noProof/>
            <w:webHidden/>
          </w:rPr>
          <w:t>202</w:t>
        </w:r>
        <w:r>
          <w:rPr>
            <w:noProof/>
            <w:webHidden/>
          </w:rPr>
          <w:fldChar w:fldCharType="end"/>
        </w:r>
        <w:r w:rsidRPr="0020423C">
          <w:rPr>
            <w:rStyle w:val="Hyperlink"/>
            <w:noProof/>
          </w:rPr>
          <w:fldChar w:fldCharType="end"/>
        </w:r>
      </w:ins>
    </w:p>
    <w:p w14:paraId="22280129" w14:textId="20286736" w:rsidR="00CF41A9" w:rsidRDefault="00CF41A9">
      <w:pPr>
        <w:pStyle w:val="TOC3"/>
        <w:rPr>
          <w:ins w:id="631" w:author="Mary Jungers" w:date="2019-11-14T18:59:00Z"/>
          <w:rFonts w:asciiTheme="minorHAnsi" w:eastAsiaTheme="minorEastAsia" w:hAnsiTheme="minorHAnsi" w:cstheme="minorBidi"/>
          <w:noProof/>
          <w:sz w:val="22"/>
          <w:szCs w:val="22"/>
        </w:rPr>
      </w:pPr>
      <w:ins w:id="63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"_Toc24650578"</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K.8.6 IHE PCD-06 – wctp-SubmitRequest – Paired MCR</w:t>
        </w:r>
        <w:r>
          <w:rPr>
            <w:noProof/>
            <w:webHidden/>
          </w:rPr>
          <w:tab/>
        </w:r>
        <w:r>
          <w:rPr>
            <w:noProof/>
            <w:webHidden/>
          </w:rPr>
          <w:fldChar w:fldCharType="begin"/>
        </w:r>
        <w:r>
          <w:rPr>
            <w:noProof/>
            <w:webHidden/>
          </w:rPr>
          <w:instrText xml:space="preserve"> PAGEREF _Toc24650578 \h </w:instrText>
        </w:r>
        <w:r>
          <w:rPr>
            <w:noProof/>
            <w:webHidden/>
          </w:rPr>
        </w:r>
      </w:ins>
      <w:r>
        <w:rPr>
          <w:noProof/>
          <w:webHidden/>
        </w:rPr>
        <w:fldChar w:fldCharType="separate"/>
      </w:r>
      <w:ins w:id="633" w:author="Mary Jungers" w:date="2019-11-14T18:59:00Z">
        <w:r>
          <w:rPr>
            <w:noProof/>
            <w:webHidden/>
          </w:rPr>
          <w:t>202</w:t>
        </w:r>
        <w:r>
          <w:rPr>
            <w:noProof/>
            <w:webHidden/>
          </w:rPr>
          <w:fldChar w:fldCharType="end"/>
        </w:r>
        <w:r w:rsidRPr="0020423C">
          <w:rPr>
            <w:rStyle w:val="Hyperlink"/>
            <w:noProof/>
          </w:rPr>
          <w:fldChar w:fldCharType="end"/>
        </w:r>
      </w:ins>
    </w:p>
    <w:p w14:paraId="73C14062" w14:textId="17D44F2A" w:rsidR="00CF41A9" w:rsidRDefault="00CF41A9">
      <w:pPr>
        <w:pStyle w:val="TOC3"/>
        <w:rPr>
          <w:ins w:id="634" w:author="Mary Jungers" w:date="2019-11-14T18:59:00Z"/>
          <w:rFonts w:asciiTheme="minorHAnsi" w:eastAsiaTheme="minorEastAsia" w:hAnsiTheme="minorHAnsi" w:cstheme="minorBidi"/>
          <w:noProof/>
          <w:sz w:val="22"/>
          <w:szCs w:val="22"/>
        </w:rPr>
      </w:pPr>
      <w:ins w:id="63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"_Toc24650579"</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K.8.7 IHE PCD-06 – wctp-SubmitRequest – Call Back Phone Number</w:t>
        </w:r>
        <w:r>
          <w:rPr>
            <w:noProof/>
            <w:webHidden/>
          </w:rPr>
          <w:tab/>
        </w:r>
        <w:r>
          <w:rPr>
            <w:noProof/>
            <w:webHidden/>
          </w:rPr>
          <w:fldChar w:fldCharType="begin"/>
        </w:r>
        <w:r>
          <w:rPr>
            <w:noProof/>
            <w:webHidden/>
          </w:rPr>
          <w:instrText xml:space="preserve"> PAGEREF _Toc24650579 \h </w:instrText>
        </w:r>
        <w:r>
          <w:rPr>
            <w:noProof/>
            <w:webHidden/>
          </w:rPr>
        </w:r>
      </w:ins>
      <w:r>
        <w:rPr>
          <w:noProof/>
          <w:webHidden/>
        </w:rPr>
        <w:fldChar w:fldCharType="separate"/>
      </w:r>
      <w:ins w:id="636" w:author="Mary Jungers" w:date="2019-11-14T18:59:00Z">
        <w:r>
          <w:rPr>
            <w:noProof/>
            <w:webHidden/>
          </w:rPr>
          <w:t>203</w:t>
        </w:r>
        <w:r>
          <w:rPr>
            <w:noProof/>
            <w:webHidden/>
          </w:rPr>
          <w:fldChar w:fldCharType="end"/>
        </w:r>
        <w:r w:rsidRPr="0020423C">
          <w:rPr>
            <w:rStyle w:val="Hyperlink"/>
            <w:noProof/>
          </w:rPr>
          <w:fldChar w:fldCharType="end"/>
        </w:r>
      </w:ins>
    </w:p>
    <w:p w14:paraId="57CFDC2C" w14:textId="788B9049" w:rsidR="00CF41A9" w:rsidRDefault="00CF41A9">
      <w:pPr>
        <w:pStyle w:val="TOC3"/>
        <w:rPr>
          <w:ins w:id="637" w:author="Mary Jungers" w:date="2019-11-14T18:59:00Z"/>
          <w:rFonts w:asciiTheme="minorHAnsi" w:eastAsiaTheme="minorEastAsia" w:hAnsiTheme="minorHAnsi" w:cstheme="minorBidi"/>
          <w:noProof/>
          <w:sz w:val="22"/>
          <w:szCs w:val="22"/>
        </w:rPr>
      </w:pPr>
      <w:ins w:id="638" w:author="Mary Jungers" w:date="2019-11-14T18:59:00Z">
        <w:r w:rsidRPr="0020423C">
          <w:rPr>
            <w:rStyle w:val="Hyperlink"/>
            <w:noProof/>
          </w:rPr>
          <w:lastRenderedPageBreak/>
          <w:fldChar w:fldCharType="begin"/>
        </w:r>
        <w:r w:rsidRPr="0020423C">
          <w:rPr>
            <w:rStyle w:val="Hyperlink"/>
            <w:noProof/>
          </w:rPr>
          <w:instrText xml:space="preserve"> </w:instrText>
        </w:r>
        <w:r>
          <w:rPr>
            <w:noProof/>
          </w:rPr>
          <w:instrText>HYPERLINK \l "_Toc24650580"</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K.8.8 IHE PCD-07 – Synchronous response to wctp-SubmitRequest – Received by communications status update</w:t>
        </w:r>
        <w:r>
          <w:rPr>
            <w:noProof/>
            <w:webHidden/>
          </w:rPr>
          <w:tab/>
        </w:r>
        <w:r>
          <w:rPr>
            <w:noProof/>
            <w:webHidden/>
          </w:rPr>
          <w:fldChar w:fldCharType="begin"/>
        </w:r>
        <w:r>
          <w:rPr>
            <w:noProof/>
            <w:webHidden/>
          </w:rPr>
          <w:instrText xml:space="preserve"> PAGEREF _Toc24650580 \h </w:instrText>
        </w:r>
        <w:r>
          <w:rPr>
            <w:noProof/>
            <w:webHidden/>
          </w:rPr>
        </w:r>
      </w:ins>
      <w:r>
        <w:rPr>
          <w:noProof/>
          <w:webHidden/>
        </w:rPr>
        <w:fldChar w:fldCharType="separate"/>
      </w:r>
      <w:ins w:id="639" w:author="Mary Jungers" w:date="2019-11-14T18:59:00Z">
        <w:r>
          <w:rPr>
            <w:noProof/>
            <w:webHidden/>
          </w:rPr>
          <w:t>204</w:t>
        </w:r>
        <w:r>
          <w:rPr>
            <w:noProof/>
            <w:webHidden/>
          </w:rPr>
          <w:fldChar w:fldCharType="end"/>
        </w:r>
        <w:r w:rsidRPr="0020423C">
          <w:rPr>
            <w:rStyle w:val="Hyperlink"/>
            <w:noProof/>
          </w:rPr>
          <w:fldChar w:fldCharType="end"/>
        </w:r>
      </w:ins>
    </w:p>
    <w:p w14:paraId="5C3E6577" w14:textId="1F0A97BD" w:rsidR="00CF41A9" w:rsidRDefault="00CF41A9">
      <w:pPr>
        <w:pStyle w:val="TOC3"/>
        <w:rPr>
          <w:ins w:id="640" w:author="Mary Jungers" w:date="2019-11-14T18:59:00Z"/>
          <w:rFonts w:asciiTheme="minorHAnsi" w:eastAsiaTheme="minorEastAsia" w:hAnsiTheme="minorHAnsi" w:cstheme="minorBidi"/>
          <w:noProof/>
          <w:sz w:val="22"/>
          <w:szCs w:val="22"/>
        </w:rPr>
      </w:pPr>
      <w:ins w:id="64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"_Toc24650581"</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K.8.9 wctp-PollForMessages – general poll (for Pre-Connectathon/Virtual Connectathon testing)</w:t>
        </w:r>
        <w:r>
          <w:rPr>
            <w:noProof/>
            <w:webHidden/>
          </w:rPr>
          <w:tab/>
        </w:r>
        <w:r>
          <w:rPr>
            <w:noProof/>
            <w:webHidden/>
          </w:rPr>
          <w:fldChar w:fldCharType="begin"/>
        </w:r>
        <w:r>
          <w:rPr>
            <w:noProof/>
            <w:webHidden/>
          </w:rPr>
          <w:instrText xml:space="preserve"> PAGEREF _Toc24650581 \h </w:instrText>
        </w:r>
        <w:r>
          <w:rPr>
            <w:noProof/>
            <w:webHidden/>
          </w:rPr>
        </w:r>
      </w:ins>
      <w:r>
        <w:rPr>
          <w:noProof/>
          <w:webHidden/>
        </w:rPr>
        <w:fldChar w:fldCharType="separate"/>
      </w:r>
      <w:ins w:id="642" w:author="Mary Jungers" w:date="2019-11-14T18:59:00Z">
        <w:r>
          <w:rPr>
            <w:noProof/>
            <w:webHidden/>
          </w:rPr>
          <w:t>205</w:t>
        </w:r>
        <w:r>
          <w:rPr>
            <w:noProof/>
            <w:webHidden/>
          </w:rPr>
          <w:fldChar w:fldCharType="end"/>
        </w:r>
        <w:r w:rsidRPr="0020423C">
          <w:rPr>
            <w:rStyle w:val="Hyperlink"/>
            <w:noProof/>
          </w:rPr>
          <w:fldChar w:fldCharType="end"/>
        </w:r>
      </w:ins>
    </w:p>
    <w:p w14:paraId="60C76C22" w14:textId="054005D4" w:rsidR="00CF41A9" w:rsidRDefault="00CF41A9">
      <w:pPr>
        <w:pStyle w:val="TOC3"/>
        <w:rPr>
          <w:ins w:id="643" w:author="Mary Jungers" w:date="2019-11-14T18:59:00Z"/>
          <w:rFonts w:asciiTheme="minorHAnsi" w:eastAsiaTheme="minorEastAsia" w:hAnsiTheme="minorHAnsi" w:cstheme="minorBidi"/>
          <w:noProof/>
          <w:sz w:val="22"/>
          <w:szCs w:val="22"/>
        </w:rPr>
      </w:pPr>
      <w:ins w:id="64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"_Toc24650582"</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K.8.10 wctp-PollResponse – general poll (for Pre-Connectathon/Virtual Connectathon testing)</w:t>
        </w:r>
        <w:r>
          <w:rPr>
            <w:noProof/>
            <w:webHidden/>
          </w:rPr>
          <w:tab/>
        </w:r>
        <w:r>
          <w:rPr>
            <w:noProof/>
            <w:webHidden/>
          </w:rPr>
          <w:fldChar w:fldCharType="begin"/>
        </w:r>
        <w:r>
          <w:rPr>
            <w:noProof/>
            <w:webHidden/>
          </w:rPr>
          <w:instrText xml:space="preserve"> PAGEREF _Toc24650582 \h </w:instrText>
        </w:r>
        <w:r>
          <w:rPr>
            <w:noProof/>
            <w:webHidden/>
          </w:rPr>
        </w:r>
      </w:ins>
      <w:r>
        <w:rPr>
          <w:noProof/>
          <w:webHidden/>
        </w:rPr>
        <w:fldChar w:fldCharType="separate"/>
      </w:r>
      <w:ins w:id="645" w:author="Mary Jungers" w:date="2019-11-14T18:59:00Z">
        <w:r>
          <w:rPr>
            <w:noProof/>
            <w:webHidden/>
          </w:rPr>
          <w:t>205</w:t>
        </w:r>
        <w:r>
          <w:rPr>
            <w:noProof/>
            <w:webHidden/>
          </w:rPr>
          <w:fldChar w:fldCharType="end"/>
        </w:r>
        <w:r w:rsidRPr="0020423C">
          <w:rPr>
            <w:rStyle w:val="Hyperlink"/>
            <w:noProof/>
          </w:rPr>
          <w:fldChar w:fldCharType="end"/>
        </w:r>
      </w:ins>
    </w:p>
    <w:p w14:paraId="5D8C2F63" w14:textId="7949044E" w:rsidR="00CF41A9" w:rsidRDefault="00CF41A9">
      <w:pPr>
        <w:pStyle w:val="TOC3"/>
        <w:rPr>
          <w:ins w:id="646" w:author="Mary Jungers" w:date="2019-11-14T18:59:00Z"/>
          <w:rFonts w:asciiTheme="minorHAnsi" w:eastAsiaTheme="minorEastAsia" w:hAnsiTheme="minorHAnsi" w:cstheme="minorBidi"/>
          <w:noProof/>
          <w:sz w:val="22"/>
          <w:szCs w:val="22"/>
        </w:rPr>
      </w:pPr>
      <w:ins w:id="64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"_Toc24650583"</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K.8.11 wctp-PollResponse message status update (for Pre-Connectathon/Virtual Connectathon testing)</w:t>
        </w:r>
        <w:r>
          <w:rPr>
            <w:noProof/>
            <w:webHidden/>
          </w:rPr>
          <w:tab/>
        </w:r>
        <w:r>
          <w:rPr>
            <w:noProof/>
            <w:webHidden/>
          </w:rPr>
          <w:fldChar w:fldCharType="begin"/>
        </w:r>
        <w:r>
          <w:rPr>
            <w:noProof/>
            <w:webHidden/>
          </w:rPr>
          <w:instrText xml:space="preserve"> PAGEREF _Toc24650583 \h </w:instrText>
        </w:r>
        <w:r>
          <w:rPr>
            <w:noProof/>
            <w:webHidden/>
          </w:rPr>
        </w:r>
      </w:ins>
      <w:r>
        <w:rPr>
          <w:noProof/>
          <w:webHidden/>
        </w:rPr>
        <w:fldChar w:fldCharType="separate"/>
      </w:r>
      <w:ins w:id="648" w:author="Mary Jungers" w:date="2019-11-14T18:59:00Z">
        <w:r>
          <w:rPr>
            <w:noProof/>
            <w:webHidden/>
          </w:rPr>
          <w:t>206</w:t>
        </w:r>
        <w:r>
          <w:rPr>
            <w:noProof/>
            <w:webHidden/>
          </w:rPr>
          <w:fldChar w:fldCharType="end"/>
        </w:r>
        <w:r w:rsidRPr="0020423C">
          <w:rPr>
            <w:rStyle w:val="Hyperlink"/>
            <w:noProof/>
          </w:rPr>
          <w:fldChar w:fldCharType="end"/>
        </w:r>
      </w:ins>
    </w:p>
    <w:p w14:paraId="6602DD67" w14:textId="67887C00" w:rsidR="00CF41A9" w:rsidRDefault="00CF41A9">
      <w:pPr>
        <w:pStyle w:val="TOC3"/>
        <w:rPr>
          <w:ins w:id="649" w:author="Mary Jungers" w:date="2019-11-14T18:59:00Z"/>
          <w:rFonts w:asciiTheme="minorHAnsi" w:eastAsiaTheme="minorEastAsia" w:hAnsiTheme="minorHAnsi" w:cstheme="minorBidi"/>
          <w:noProof/>
          <w:sz w:val="22"/>
          <w:szCs w:val="22"/>
        </w:rPr>
      </w:pPr>
      <w:ins w:id="65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"_Toc24650584"</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K.8.12 wctp-PollResponse message status update acknowledgement (for Pre-Connectathon/Virtual Connectathon testing)</w:t>
        </w:r>
        <w:r>
          <w:rPr>
            <w:noProof/>
            <w:webHidden/>
          </w:rPr>
          <w:tab/>
        </w:r>
        <w:r>
          <w:rPr>
            <w:noProof/>
            <w:webHidden/>
          </w:rPr>
          <w:fldChar w:fldCharType="begin"/>
        </w:r>
        <w:r>
          <w:rPr>
            <w:noProof/>
            <w:webHidden/>
          </w:rPr>
          <w:instrText xml:space="preserve"> PAGEREF _Toc24650584 \h </w:instrText>
        </w:r>
        <w:r>
          <w:rPr>
            <w:noProof/>
            <w:webHidden/>
          </w:rPr>
        </w:r>
      </w:ins>
      <w:r>
        <w:rPr>
          <w:noProof/>
          <w:webHidden/>
        </w:rPr>
        <w:fldChar w:fldCharType="separate"/>
      </w:r>
      <w:ins w:id="651" w:author="Mary Jungers" w:date="2019-11-14T18:59:00Z">
        <w:r>
          <w:rPr>
            <w:noProof/>
            <w:webHidden/>
          </w:rPr>
          <w:t>206</w:t>
        </w:r>
        <w:r>
          <w:rPr>
            <w:noProof/>
            <w:webHidden/>
          </w:rPr>
          <w:fldChar w:fldCharType="end"/>
        </w:r>
        <w:r w:rsidRPr="0020423C">
          <w:rPr>
            <w:rStyle w:val="Hyperlink"/>
            <w:noProof/>
          </w:rPr>
          <w:fldChar w:fldCharType="end"/>
        </w:r>
      </w:ins>
    </w:p>
    <w:p w14:paraId="16F49C9A" w14:textId="1C1DDE5D" w:rsidR="00CF41A9" w:rsidRDefault="00CF41A9">
      <w:pPr>
        <w:pStyle w:val="TOC3"/>
        <w:rPr>
          <w:ins w:id="652" w:author="Mary Jungers" w:date="2019-11-14T18:59:00Z"/>
          <w:rFonts w:asciiTheme="minorHAnsi" w:eastAsiaTheme="minorEastAsia" w:hAnsiTheme="minorHAnsi" w:cstheme="minorBidi"/>
          <w:noProof/>
          <w:sz w:val="22"/>
          <w:szCs w:val="22"/>
        </w:rPr>
      </w:pPr>
      <w:ins w:id="65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"_Toc24650585"</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K.8.13 wctp-PollResponse (message reply, not in response to an MCR based wctp-SubmitRequest) (for Pre-Connectathon/Virtual Connectathon testing)</w:t>
        </w:r>
        <w:r>
          <w:rPr>
            <w:noProof/>
            <w:webHidden/>
          </w:rPr>
          <w:tab/>
        </w:r>
        <w:r>
          <w:rPr>
            <w:noProof/>
            <w:webHidden/>
          </w:rPr>
          <w:fldChar w:fldCharType="begin"/>
        </w:r>
        <w:r>
          <w:rPr>
            <w:noProof/>
            <w:webHidden/>
          </w:rPr>
          <w:instrText xml:space="preserve"> PAGEREF _Toc24650585 \h </w:instrText>
        </w:r>
        <w:r>
          <w:rPr>
            <w:noProof/>
            <w:webHidden/>
          </w:rPr>
        </w:r>
      </w:ins>
      <w:r>
        <w:rPr>
          <w:noProof/>
          <w:webHidden/>
        </w:rPr>
        <w:fldChar w:fldCharType="separate"/>
      </w:r>
      <w:ins w:id="654" w:author="Mary Jungers" w:date="2019-11-14T18:59:00Z">
        <w:r>
          <w:rPr>
            <w:noProof/>
            <w:webHidden/>
          </w:rPr>
          <w:t>207</w:t>
        </w:r>
        <w:r>
          <w:rPr>
            <w:noProof/>
            <w:webHidden/>
          </w:rPr>
          <w:fldChar w:fldCharType="end"/>
        </w:r>
        <w:r w:rsidRPr="0020423C">
          <w:rPr>
            <w:rStyle w:val="Hyperlink"/>
            <w:noProof/>
          </w:rPr>
          <w:fldChar w:fldCharType="end"/>
        </w:r>
      </w:ins>
    </w:p>
    <w:p w14:paraId="41286DCD" w14:textId="640F3587" w:rsidR="00CF41A9" w:rsidRDefault="00CF41A9">
      <w:pPr>
        <w:pStyle w:val="TOC3"/>
        <w:rPr>
          <w:ins w:id="655" w:author="Mary Jungers" w:date="2019-11-14T18:59:00Z"/>
          <w:rFonts w:asciiTheme="minorHAnsi" w:eastAsiaTheme="minorEastAsia" w:hAnsiTheme="minorHAnsi" w:cstheme="minorBidi"/>
          <w:noProof/>
          <w:sz w:val="22"/>
          <w:szCs w:val="22"/>
        </w:rPr>
      </w:pPr>
      <w:ins w:id="65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"_Toc24650586"</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K.8.14 IHE PCD-07 asynchronous status update (DELIVERED - delivery confirmation)</w:t>
        </w:r>
        <w:r>
          <w:rPr>
            <w:noProof/>
            <w:webHidden/>
          </w:rPr>
          <w:tab/>
        </w:r>
        <w:r>
          <w:rPr>
            <w:noProof/>
            <w:webHidden/>
          </w:rPr>
          <w:fldChar w:fldCharType="begin"/>
        </w:r>
        <w:r>
          <w:rPr>
            <w:noProof/>
            <w:webHidden/>
          </w:rPr>
          <w:instrText xml:space="preserve"> PAGEREF _Toc24650586 \h </w:instrText>
        </w:r>
        <w:r>
          <w:rPr>
            <w:noProof/>
            <w:webHidden/>
          </w:rPr>
        </w:r>
      </w:ins>
      <w:r>
        <w:rPr>
          <w:noProof/>
          <w:webHidden/>
        </w:rPr>
        <w:fldChar w:fldCharType="separate"/>
      </w:r>
      <w:ins w:id="657" w:author="Mary Jungers" w:date="2019-11-14T18:59:00Z">
        <w:r>
          <w:rPr>
            <w:noProof/>
            <w:webHidden/>
          </w:rPr>
          <w:t>207</w:t>
        </w:r>
        <w:r>
          <w:rPr>
            <w:noProof/>
            <w:webHidden/>
          </w:rPr>
          <w:fldChar w:fldCharType="end"/>
        </w:r>
        <w:r w:rsidRPr="0020423C">
          <w:rPr>
            <w:rStyle w:val="Hyperlink"/>
            <w:noProof/>
          </w:rPr>
          <w:fldChar w:fldCharType="end"/>
        </w:r>
      </w:ins>
    </w:p>
    <w:p w14:paraId="4709319B" w14:textId="7CBD0A6C" w:rsidR="00CF41A9" w:rsidRDefault="00CF41A9">
      <w:pPr>
        <w:pStyle w:val="TOC3"/>
        <w:rPr>
          <w:ins w:id="658" w:author="Mary Jungers" w:date="2019-11-14T18:59:00Z"/>
          <w:rFonts w:asciiTheme="minorHAnsi" w:eastAsiaTheme="minorEastAsia" w:hAnsiTheme="minorHAnsi" w:cstheme="minorBidi"/>
          <w:noProof/>
          <w:sz w:val="22"/>
          <w:szCs w:val="22"/>
        </w:rPr>
      </w:pPr>
      <w:ins w:id="65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"_Toc24650587"</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K.8.14 IHE PCD-07 asynchronous status update (READ - read receipt)</w:t>
        </w:r>
        <w:r>
          <w:rPr>
            <w:noProof/>
            <w:webHidden/>
          </w:rPr>
          <w:tab/>
        </w:r>
        <w:r>
          <w:rPr>
            <w:noProof/>
            <w:webHidden/>
          </w:rPr>
          <w:fldChar w:fldCharType="begin"/>
        </w:r>
        <w:r>
          <w:rPr>
            <w:noProof/>
            <w:webHidden/>
          </w:rPr>
          <w:instrText xml:space="preserve"> PAGEREF _Toc24650587 \h </w:instrText>
        </w:r>
        <w:r>
          <w:rPr>
            <w:noProof/>
            <w:webHidden/>
          </w:rPr>
        </w:r>
      </w:ins>
      <w:r>
        <w:rPr>
          <w:noProof/>
          <w:webHidden/>
        </w:rPr>
        <w:fldChar w:fldCharType="separate"/>
      </w:r>
      <w:ins w:id="660" w:author="Mary Jungers" w:date="2019-11-14T18:59:00Z">
        <w:r>
          <w:rPr>
            <w:noProof/>
            <w:webHidden/>
          </w:rPr>
          <w:t>207</w:t>
        </w:r>
        <w:r>
          <w:rPr>
            <w:noProof/>
            <w:webHidden/>
          </w:rPr>
          <w:fldChar w:fldCharType="end"/>
        </w:r>
        <w:r w:rsidRPr="0020423C">
          <w:rPr>
            <w:rStyle w:val="Hyperlink"/>
            <w:noProof/>
          </w:rPr>
          <w:fldChar w:fldCharType="end"/>
        </w:r>
      </w:ins>
    </w:p>
    <w:p w14:paraId="46C0E2DF" w14:textId="139002FC" w:rsidR="00CF41A9" w:rsidRDefault="00CF41A9">
      <w:pPr>
        <w:pStyle w:val="TOC3"/>
        <w:rPr>
          <w:ins w:id="661" w:author="Mary Jungers" w:date="2019-11-14T18:59:00Z"/>
          <w:rFonts w:asciiTheme="minorHAnsi" w:eastAsiaTheme="minorEastAsia" w:hAnsiTheme="minorHAnsi" w:cstheme="minorBidi"/>
          <w:noProof/>
          <w:sz w:val="22"/>
          <w:szCs w:val="22"/>
        </w:rPr>
      </w:pPr>
      <w:ins w:id="66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"_Toc24650588"</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K.8.15 IHE PCD-07 asynchronous reply message with MCR and URI response</w:t>
        </w:r>
        <w:r>
          <w:rPr>
            <w:noProof/>
            <w:webHidden/>
          </w:rPr>
          <w:tab/>
        </w:r>
        <w:r>
          <w:rPr>
            <w:noProof/>
            <w:webHidden/>
          </w:rPr>
          <w:fldChar w:fldCharType="begin"/>
        </w:r>
        <w:r>
          <w:rPr>
            <w:noProof/>
            <w:webHidden/>
          </w:rPr>
          <w:instrText xml:space="preserve"> PAGEREF _Toc24650588 \h </w:instrText>
        </w:r>
        <w:r>
          <w:rPr>
            <w:noProof/>
            <w:webHidden/>
          </w:rPr>
        </w:r>
      </w:ins>
      <w:r>
        <w:rPr>
          <w:noProof/>
          <w:webHidden/>
        </w:rPr>
        <w:fldChar w:fldCharType="separate"/>
      </w:r>
      <w:ins w:id="663" w:author="Mary Jungers" w:date="2019-11-14T18:59:00Z">
        <w:r>
          <w:rPr>
            <w:noProof/>
            <w:webHidden/>
          </w:rPr>
          <w:t>208</w:t>
        </w:r>
        <w:r>
          <w:rPr>
            <w:noProof/>
            <w:webHidden/>
          </w:rPr>
          <w:fldChar w:fldCharType="end"/>
        </w:r>
        <w:r w:rsidRPr="0020423C">
          <w:rPr>
            <w:rStyle w:val="Hyperlink"/>
            <w:noProof/>
          </w:rPr>
          <w:fldChar w:fldCharType="end"/>
        </w:r>
      </w:ins>
    </w:p>
    <w:p w14:paraId="70CC5D80" w14:textId="274E1B95" w:rsidR="00CF41A9" w:rsidRDefault="00CF41A9">
      <w:pPr>
        <w:pStyle w:val="TOC3"/>
        <w:rPr>
          <w:ins w:id="664" w:author="Mary Jungers" w:date="2019-11-14T18:59:00Z"/>
          <w:rFonts w:asciiTheme="minorHAnsi" w:eastAsiaTheme="minorEastAsia" w:hAnsiTheme="minorHAnsi" w:cstheme="minorBidi"/>
          <w:noProof/>
          <w:sz w:val="22"/>
          <w:szCs w:val="22"/>
        </w:rPr>
      </w:pPr>
      <w:ins w:id="66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"_Toc24650589"</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K.8. 16 IHE PCD specific WCTP extensions to PCD-06 wctp-SubmitRequest for WCM attachments</w:t>
        </w:r>
        <w:r>
          <w:rPr>
            <w:noProof/>
            <w:webHidden/>
          </w:rPr>
          <w:tab/>
        </w:r>
        <w:r>
          <w:rPr>
            <w:noProof/>
            <w:webHidden/>
          </w:rPr>
          <w:fldChar w:fldCharType="begin"/>
        </w:r>
        <w:r>
          <w:rPr>
            <w:noProof/>
            <w:webHidden/>
          </w:rPr>
          <w:instrText xml:space="preserve"> PAGEREF _Toc24650589 \h </w:instrText>
        </w:r>
        <w:r>
          <w:rPr>
            <w:noProof/>
            <w:webHidden/>
          </w:rPr>
        </w:r>
      </w:ins>
      <w:r>
        <w:rPr>
          <w:noProof/>
          <w:webHidden/>
        </w:rPr>
        <w:fldChar w:fldCharType="separate"/>
      </w:r>
      <w:ins w:id="666" w:author="Mary Jungers" w:date="2019-11-14T18:59:00Z">
        <w:r>
          <w:rPr>
            <w:noProof/>
            <w:webHidden/>
          </w:rPr>
          <w:t>208</w:t>
        </w:r>
        <w:r>
          <w:rPr>
            <w:noProof/>
            <w:webHidden/>
          </w:rPr>
          <w:fldChar w:fldCharType="end"/>
        </w:r>
        <w:r w:rsidRPr="0020423C">
          <w:rPr>
            <w:rStyle w:val="Hyperlink"/>
            <w:noProof/>
          </w:rPr>
          <w:fldChar w:fldCharType="end"/>
        </w:r>
      </w:ins>
    </w:p>
    <w:p w14:paraId="6B2BE531" w14:textId="63ADCC7F" w:rsidR="00CF41A9" w:rsidRDefault="00CF41A9">
      <w:pPr>
        <w:pStyle w:val="TOC3"/>
        <w:rPr>
          <w:ins w:id="667" w:author="Mary Jungers" w:date="2019-11-14T18:59:00Z"/>
          <w:rFonts w:asciiTheme="minorHAnsi" w:eastAsiaTheme="minorEastAsia" w:hAnsiTheme="minorHAnsi" w:cstheme="minorBidi"/>
          <w:noProof/>
          <w:sz w:val="22"/>
          <w:szCs w:val="22"/>
        </w:rPr>
      </w:pPr>
      <w:ins w:id="66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"_Toc24650590"</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K.8.17 IHE PCD specific WCTP extensions to wctp-SubmitRequest for alert information</w:t>
        </w:r>
        <w:r>
          <w:rPr>
            <w:noProof/>
            <w:webHidden/>
          </w:rPr>
          <w:tab/>
        </w:r>
        <w:r>
          <w:rPr>
            <w:noProof/>
            <w:webHidden/>
          </w:rPr>
          <w:fldChar w:fldCharType="begin"/>
        </w:r>
        <w:r>
          <w:rPr>
            <w:noProof/>
            <w:webHidden/>
          </w:rPr>
          <w:instrText xml:space="preserve"> PAGEREF _Toc24650590 \h </w:instrText>
        </w:r>
        <w:r>
          <w:rPr>
            <w:noProof/>
            <w:webHidden/>
          </w:rPr>
        </w:r>
      </w:ins>
      <w:r>
        <w:rPr>
          <w:noProof/>
          <w:webHidden/>
        </w:rPr>
        <w:fldChar w:fldCharType="separate"/>
      </w:r>
      <w:ins w:id="669" w:author="Mary Jungers" w:date="2019-11-14T18:59:00Z">
        <w:r>
          <w:rPr>
            <w:noProof/>
            <w:webHidden/>
          </w:rPr>
          <w:t>210</w:t>
        </w:r>
        <w:r>
          <w:rPr>
            <w:noProof/>
            <w:webHidden/>
          </w:rPr>
          <w:fldChar w:fldCharType="end"/>
        </w:r>
        <w:r w:rsidRPr="0020423C">
          <w:rPr>
            <w:rStyle w:val="Hyperlink"/>
            <w:noProof/>
          </w:rPr>
          <w:fldChar w:fldCharType="end"/>
        </w:r>
      </w:ins>
    </w:p>
    <w:p w14:paraId="0E048602" w14:textId="4360776F" w:rsidR="00CF41A9" w:rsidRDefault="00CF41A9">
      <w:pPr>
        <w:pStyle w:val="TOC3"/>
        <w:rPr>
          <w:ins w:id="670" w:author="Mary Jungers" w:date="2019-11-14T18:59:00Z"/>
          <w:rFonts w:asciiTheme="minorHAnsi" w:eastAsiaTheme="minorEastAsia" w:hAnsiTheme="minorHAnsi" w:cstheme="minorBidi"/>
          <w:noProof/>
          <w:sz w:val="22"/>
          <w:szCs w:val="22"/>
        </w:rPr>
      </w:pPr>
      <w:ins w:id="67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"_Toc24650591"</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K.8.18 IHE PCD specific WCTP extensions to PCD-07 transactions for alerts</w:t>
        </w:r>
        <w:r>
          <w:rPr>
            <w:noProof/>
            <w:webHidden/>
          </w:rPr>
          <w:tab/>
        </w:r>
        <w:r>
          <w:rPr>
            <w:noProof/>
            <w:webHidden/>
          </w:rPr>
          <w:fldChar w:fldCharType="begin"/>
        </w:r>
        <w:r>
          <w:rPr>
            <w:noProof/>
            <w:webHidden/>
          </w:rPr>
          <w:instrText xml:space="preserve"> PAGEREF _Toc24650591 \h </w:instrText>
        </w:r>
        <w:r>
          <w:rPr>
            <w:noProof/>
            <w:webHidden/>
          </w:rPr>
        </w:r>
      </w:ins>
      <w:r>
        <w:rPr>
          <w:noProof/>
          <w:webHidden/>
        </w:rPr>
        <w:fldChar w:fldCharType="separate"/>
      </w:r>
      <w:ins w:id="672" w:author="Mary Jungers" w:date="2019-11-14T18:59:00Z">
        <w:r>
          <w:rPr>
            <w:noProof/>
            <w:webHidden/>
          </w:rPr>
          <w:t>212</w:t>
        </w:r>
        <w:r>
          <w:rPr>
            <w:noProof/>
            <w:webHidden/>
          </w:rPr>
          <w:fldChar w:fldCharType="end"/>
        </w:r>
        <w:r w:rsidRPr="0020423C">
          <w:rPr>
            <w:rStyle w:val="Hyperlink"/>
            <w:noProof/>
          </w:rPr>
          <w:fldChar w:fldCharType="end"/>
        </w:r>
      </w:ins>
    </w:p>
    <w:p w14:paraId="5E95C248" w14:textId="3B9CE2A1" w:rsidR="00CF41A9" w:rsidRDefault="00CF41A9">
      <w:pPr>
        <w:pStyle w:val="TOC3"/>
        <w:rPr>
          <w:ins w:id="673" w:author="Mary Jungers" w:date="2019-11-14T18:59:00Z"/>
          <w:rFonts w:asciiTheme="minorHAnsi" w:eastAsiaTheme="minorEastAsia" w:hAnsiTheme="minorHAnsi" w:cstheme="minorBidi"/>
          <w:noProof/>
          <w:sz w:val="22"/>
          <w:szCs w:val="22"/>
        </w:rPr>
      </w:pPr>
      <w:ins w:id="67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"_Toc24650592"</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K.8.19 IHE PCD-06 wctp-IHEPCDSubmitRequestUpdate</w:t>
        </w:r>
        <w:r>
          <w:rPr>
            <w:noProof/>
            <w:webHidden/>
          </w:rPr>
          <w:tab/>
        </w:r>
        <w:r>
          <w:rPr>
            <w:noProof/>
            <w:webHidden/>
          </w:rPr>
          <w:fldChar w:fldCharType="begin"/>
        </w:r>
        <w:r>
          <w:rPr>
            <w:noProof/>
            <w:webHidden/>
          </w:rPr>
          <w:instrText xml:space="preserve"> PAGEREF _Toc24650592 \h </w:instrText>
        </w:r>
        <w:r>
          <w:rPr>
            <w:noProof/>
            <w:webHidden/>
          </w:rPr>
        </w:r>
      </w:ins>
      <w:r>
        <w:rPr>
          <w:noProof/>
          <w:webHidden/>
        </w:rPr>
        <w:fldChar w:fldCharType="separate"/>
      </w:r>
      <w:ins w:id="675" w:author="Mary Jungers" w:date="2019-11-14T18:59:00Z">
        <w:r>
          <w:rPr>
            <w:noProof/>
            <w:webHidden/>
          </w:rPr>
          <w:t>213</w:t>
        </w:r>
        <w:r>
          <w:rPr>
            <w:noProof/>
            <w:webHidden/>
          </w:rPr>
          <w:fldChar w:fldCharType="end"/>
        </w:r>
        <w:r w:rsidRPr="0020423C">
          <w:rPr>
            <w:rStyle w:val="Hyperlink"/>
            <w:noProof/>
          </w:rPr>
          <w:fldChar w:fldCharType="end"/>
        </w:r>
      </w:ins>
    </w:p>
    <w:p w14:paraId="324B2FE7" w14:textId="1D8514BE" w:rsidR="00CF41A9" w:rsidRDefault="00CF41A9">
      <w:pPr>
        <w:pStyle w:val="TOC1"/>
        <w:rPr>
          <w:ins w:id="676" w:author="Mary Jungers" w:date="2019-11-14T18:59:00Z"/>
          <w:rFonts w:asciiTheme="minorHAnsi" w:eastAsiaTheme="minorEastAsia" w:hAnsiTheme="minorHAnsi" w:cstheme="minorBidi"/>
          <w:noProof/>
          <w:sz w:val="22"/>
          <w:szCs w:val="22"/>
        </w:rPr>
      </w:pPr>
      <w:ins w:id="67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"_Toc24650593"</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Appendix L - Alert (Alarm) Fatigue</w:t>
        </w:r>
        <w:r>
          <w:rPr>
            <w:noProof/>
            <w:webHidden/>
          </w:rPr>
          <w:tab/>
        </w:r>
        <w:r>
          <w:rPr>
            <w:noProof/>
            <w:webHidden/>
          </w:rPr>
          <w:fldChar w:fldCharType="begin"/>
        </w:r>
        <w:r>
          <w:rPr>
            <w:noProof/>
            <w:webHidden/>
          </w:rPr>
          <w:instrText xml:space="preserve"> PAGEREF _Toc24650593 \h </w:instrText>
        </w:r>
        <w:r>
          <w:rPr>
            <w:noProof/>
            <w:webHidden/>
          </w:rPr>
        </w:r>
      </w:ins>
      <w:r>
        <w:rPr>
          <w:noProof/>
          <w:webHidden/>
        </w:rPr>
        <w:fldChar w:fldCharType="separate"/>
      </w:r>
      <w:ins w:id="678" w:author="Mary Jungers" w:date="2019-11-14T18:59:00Z">
        <w:r>
          <w:rPr>
            <w:noProof/>
            <w:webHidden/>
          </w:rPr>
          <w:t>215</w:t>
        </w:r>
        <w:r>
          <w:rPr>
            <w:noProof/>
            <w:webHidden/>
          </w:rPr>
          <w:fldChar w:fldCharType="end"/>
        </w:r>
        <w:r w:rsidRPr="0020423C">
          <w:rPr>
            <w:rStyle w:val="Hyperlink"/>
            <w:noProof/>
          </w:rPr>
          <w:fldChar w:fldCharType="end"/>
        </w:r>
      </w:ins>
    </w:p>
    <w:p w14:paraId="09799267" w14:textId="0C6B066F" w:rsidR="00CF41A9" w:rsidRDefault="00CF41A9">
      <w:pPr>
        <w:pStyle w:val="TOC1"/>
        <w:rPr>
          <w:ins w:id="679" w:author="Mary Jungers" w:date="2019-11-14T18:59:00Z"/>
          <w:rFonts w:asciiTheme="minorHAnsi" w:eastAsiaTheme="minorEastAsia" w:hAnsiTheme="minorHAnsi" w:cstheme="minorBidi"/>
          <w:noProof/>
          <w:sz w:val="22"/>
          <w:szCs w:val="22"/>
        </w:rPr>
      </w:pPr>
      <w:ins w:id="68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"_Toc24650594"</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Appendix M Infusion Pump Events</w:t>
        </w:r>
        <w:r>
          <w:rPr>
            <w:noProof/>
            <w:webHidden/>
          </w:rPr>
          <w:tab/>
        </w:r>
        <w:r>
          <w:rPr>
            <w:noProof/>
            <w:webHidden/>
          </w:rPr>
          <w:fldChar w:fldCharType="begin"/>
        </w:r>
        <w:r>
          <w:rPr>
            <w:noProof/>
            <w:webHidden/>
          </w:rPr>
          <w:instrText xml:space="preserve"> PAGEREF _Toc24650594 \h </w:instrText>
        </w:r>
        <w:r>
          <w:rPr>
            <w:noProof/>
            <w:webHidden/>
          </w:rPr>
        </w:r>
      </w:ins>
      <w:r>
        <w:rPr>
          <w:noProof/>
          <w:webHidden/>
        </w:rPr>
        <w:fldChar w:fldCharType="separate"/>
      </w:r>
      <w:ins w:id="681" w:author="Mary Jungers" w:date="2019-11-14T18:59:00Z">
        <w:r>
          <w:rPr>
            <w:noProof/>
            <w:webHidden/>
          </w:rPr>
          <w:t>217</w:t>
        </w:r>
        <w:r>
          <w:rPr>
            <w:noProof/>
            <w:webHidden/>
          </w:rPr>
          <w:fldChar w:fldCharType="end"/>
        </w:r>
        <w:r w:rsidRPr="0020423C">
          <w:rPr>
            <w:rStyle w:val="Hyperlink"/>
            <w:noProof/>
          </w:rPr>
          <w:fldChar w:fldCharType="end"/>
        </w:r>
      </w:ins>
    </w:p>
    <w:p w14:paraId="17F238F6" w14:textId="552C98B0" w:rsidR="00CF41A9" w:rsidRDefault="00CF41A9">
      <w:pPr>
        <w:pStyle w:val="TOC2"/>
        <w:rPr>
          <w:ins w:id="682" w:author="Mary Jungers" w:date="2019-11-14T18:59:00Z"/>
          <w:rFonts w:asciiTheme="minorHAnsi" w:eastAsiaTheme="minorEastAsia" w:hAnsiTheme="minorHAnsi" w:cstheme="minorBidi"/>
          <w:noProof/>
          <w:sz w:val="22"/>
          <w:szCs w:val="22"/>
        </w:rPr>
      </w:pPr>
      <w:ins w:id="68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"_Toc24650595"</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M.1 Basic Infusion Events</w:t>
        </w:r>
        <w:r>
          <w:rPr>
            <w:noProof/>
            <w:webHidden/>
          </w:rPr>
          <w:tab/>
        </w:r>
        <w:r>
          <w:rPr>
            <w:noProof/>
            <w:webHidden/>
          </w:rPr>
          <w:fldChar w:fldCharType="begin"/>
        </w:r>
        <w:r>
          <w:rPr>
            <w:noProof/>
            <w:webHidden/>
          </w:rPr>
          <w:instrText xml:space="preserve"> PAGEREF _Toc24650595 \h </w:instrText>
        </w:r>
        <w:r>
          <w:rPr>
            <w:noProof/>
            <w:webHidden/>
          </w:rPr>
        </w:r>
      </w:ins>
      <w:r>
        <w:rPr>
          <w:noProof/>
          <w:webHidden/>
        </w:rPr>
        <w:fldChar w:fldCharType="separate"/>
      </w:r>
      <w:ins w:id="684" w:author="Mary Jungers" w:date="2019-11-14T18:59:00Z">
        <w:r>
          <w:rPr>
            <w:noProof/>
            <w:webHidden/>
          </w:rPr>
          <w:t>217</w:t>
        </w:r>
        <w:r>
          <w:rPr>
            <w:noProof/>
            <w:webHidden/>
          </w:rPr>
          <w:fldChar w:fldCharType="end"/>
        </w:r>
        <w:r w:rsidRPr="0020423C">
          <w:rPr>
            <w:rStyle w:val="Hyperlink"/>
            <w:noProof/>
          </w:rPr>
          <w:fldChar w:fldCharType="end"/>
        </w:r>
      </w:ins>
    </w:p>
    <w:p w14:paraId="427FEA0B" w14:textId="65195BDE" w:rsidR="00CF41A9" w:rsidRDefault="00CF41A9">
      <w:pPr>
        <w:pStyle w:val="TOC3"/>
        <w:rPr>
          <w:ins w:id="685" w:author="Mary Jungers" w:date="2019-11-14T18:59:00Z"/>
          <w:rFonts w:asciiTheme="minorHAnsi" w:eastAsiaTheme="minorEastAsia" w:hAnsiTheme="minorHAnsi" w:cstheme="minorBidi"/>
          <w:noProof/>
          <w:sz w:val="22"/>
          <w:szCs w:val="22"/>
        </w:rPr>
      </w:pPr>
      <w:ins w:id="68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"_Toc24650596"</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M.1.1 Event Message – PCD-10 Communicate Infusion Event Data</w:t>
        </w:r>
        <w:r>
          <w:rPr>
            <w:noProof/>
            <w:webHidden/>
          </w:rPr>
          <w:tab/>
        </w:r>
        <w:r>
          <w:rPr>
            <w:noProof/>
            <w:webHidden/>
          </w:rPr>
          <w:fldChar w:fldCharType="begin"/>
        </w:r>
        <w:r>
          <w:rPr>
            <w:noProof/>
            <w:webHidden/>
          </w:rPr>
          <w:instrText xml:space="preserve"> PAGEREF _Toc24650596 \h </w:instrText>
        </w:r>
        <w:r>
          <w:rPr>
            <w:noProof/>
            <w:webHidden/>
          </w:rPr>
        </w:r>
      </w:ins>
      <w:r>
        <w:rPr>
          <w:noProof/>
          <w:webHidden/>
        </w:rPr>
        <w:fldChar w:fldCharType="separate"/>
      </w:r>
      <w:ins w:id="687" w:author="Mary Jungers" w:date="2019-11-14T18:59:00Z">
        <w:r>
          <w:rPr>
            <w:noProof/>
            <w:webHidden/>
          </w:rPr>
          <w:t>219</w:t>
        </w:r>
        <w:r>
          <w:rPr>
            <w:noProof/>
            <w:webHidden/>
          </w:rPr>
          <w:fldChar w:fldCharType="end"/>
        </w:r>
        <w:r w:rsidRPr="0020423C">
          <w:rPr>
            <w:rStyle w:val="Hyperlink"/>
            <w:noProof/>
          </w:rPr>
          <w:fldChar w:fldCharType="end"/>
        </w:r>
      </w:ins>
    </w:p>
    <w:p w14:paraId="40427612" w14:textId="63029C57" w:rsidR="00CF41A9" w:rsidRDefault="00CF41A9">
      <w:pPr>
        <w:pStyle w:val="TOC3"/>
        <w:rPr>
          <w:ins w:id="688" w:author="Mary Jungers" w:date="2019-11-14T18:59:00Z"/>
          <w:rFonts w:asciiTheme="minorHAnsi" w:eastAsiaTheme="minorEastAsia" w:hAnsiTheme="minorHAnsi" w:cstheme="minorBidi"/>
          <w:noProof/>
          <w:sz w:val="22"/>
          <w:szCs w:val="22"/>
        </w:rPr>
      </w:pPr>
      <w:ins w:id="68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"_Toc24650597"</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M.1.2 Infusion Pump Events</w:t>
        </w:r>
        <w:r>
          <w:rPr>
            <w:noProof/>
            <w:webHidden/>
          </w:rPr>
          <w:tab/>
        </w:r>
        <w:r>
          <w:rPr>
            <w:noProof/>
            <w:webHidden/>
          </w:rPr>
          <w:fldChar w:fldCharType="begin"/>
        </w:r>
        <w:r>
          <w:rPr>
            <w:noProof/>
            <w:webHidden/>
          </w:rPr>
          <w:instrText xml:space="preserve"> PAGEREF _Toc24650597 \h </w:instrText>
        </w:r>
        <w:r>
          <w:rPr>
            <w:noProof/>
            <w:webHidden/>
          </w:rPr>
        </w:r>
      </w:ins>
      <w:r>
        <w:rPr>
          <w:noProof/>
          <w:webHidden/>
        </w:rPr>
        <w:fldChar w:fldCharType="separate"/>
      </w:r>
      <w:ins w:id="690" w:author="Mary Jungers" w:date="2019-11-14T18:59:00Z">
        <w:r>
          <w:rPr>
            <w:noProof/>
            <w:webHidden/>
          </w:rPr>
          <w:t>219</w:t>
        </w:r>
        <w:r>
          <w:rPr>
            <w:noProof/>
            <w:webHidden/>
          </w:rPr>
          <w:fldChar w:fldCharType="end"/>
        </w:r>
        <w:r w:rsidRPr="0020423C">
          <w:rPr>
            <w:rStyle w:val="Hyperlink"/>
            <w:noProof/>
          </w:rPr>
          <w:fldChar w:fldCharType="end"/>
        </w:r>
      </w:ins>
    </w:p>
    <w:p w14:paraId="50B874B8" w14:textId="7B3CF0F6" w:rsidR="00CF41A9" w:rsidRDefault="00CF41A9">
      <w:pPr>
        <w:pStyle w:val="TOC4"/>
        <w:rPr>
          <w:ins w:id="691" w:author="Mary Jungers" w:date="2019-11-14T18:59:00Z"/>
          <w:rFonts w:asciiTheme="minorHAnsi" w:eastAsiaTheme="minorEastAsia" w:hAnsiTheme="minorHAnsi" w:cstheme="minorBidi"/>
          <w:noProof/>
          <w:sz w:val="22"/>
          <w:szCs w:val="22"/>
        </w:rPr>
      </w:pPr>
      <w:ins w:id="69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"_Toc24650598"</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M.1.2.1 Infusion Event Parameters</w:t>
        </w:r>
        <w:r>
          <w:rPr>
            <w:noProof/>
            <w:webHidden/>
          </w:rPr>
          <w:tab/>
        </w:r>
        <w:r>
          <w:rPr>
            <w:noProof/>
            <w:webHidden/>
          </w:rPr>
          <w:fldChar w:fldCharType="begin"/>
        </w:r>
        <w:r>
          <w:rPr>
            <w:noProof/>
            <w:webHidden/>
          </w:rPr>
          <w:instrText xml:space="preserve"> PAGEREF _Toc24650598 \h </w:instrText>
        </w:r>
        <w:r>
          <w:rPr>
            <w:noProof/>
            <w:webHidden/>
          </w:rPr>
        </w:r>
      </w:ins>
      <w:r>
        <w:rPr>
          <w:noProof/>
          <w:webHidden/>
        </w:rPr>
        <w:fldChar w:fldCharType="separate"/>
      </w:r>
      <w:ins w:id="693" w:author="Mary Jungers" w:date="2019-11-14T18:59:00Z">
        <w:r>
          <w:rPr>
            <w:noProof/>
            <w:webHidden/>
          </w:rPr>
          <w:t>219</w:t>
        </w:r>
        <w:r>
          <w:rPr>
            <w:noProof/>
            <w:webHidden/>
          </w:rPr>
          <w:fldChar w:fldCharType="end"/>
        </w:r>
        <w:r w:rsidRPr="0020423C">
          <w:rPr>
            <w:rStyle w:val="Hyperlink"/>
            <w:noProof/>
          </w:rPr>
          <w:fldChar w:fldCharType="end"/>
        </w:r>
      </w:ins>
    </w:p>
    <w:p w14:paraId="4F628B10" w14:textId="48E6B62C" w:rsidR="00CF41A9" w:rsidRDefault="00CF41A9">
      <w:pPr>
        <w:pStyle w:val="TOC4"/>
        <w:rPr>
          <w:ins w:id="694" w:author="Mary Jungers" w:date="2019-11-14T18:59:00Z"/>
          <w:rFonts w:asciiTheme="minorHAnsi" w:eastAsiaTheme="minorEastAsia" w:hAnsiTheme="minorHAnsi" w:cstheme="minorBidi"/>
          <w:noProof/>
          <w:sz w:val="22"/>
          <w:szCs w:val="22"/>
        </w:rPr>
      </w:pPr>
      <w:ins w:id="69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"_Toc24650599"</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M.1.2.2 Infusion Event Sample Message</w:t>
        </w:r>
        <w:r>
          <w:rPr>
            <w:noProof/>
            <w:webHidden/>
          </w:rPr>
          <w:tab/>
        </w:r>
        <w:r>
          <w:rPr>
            <w:noProof/>
            <w:webHidden/>
          </w:rPr>
          <w:fldChar w:fldCharType="begin"/>
        </w:r>
        <w:r>
          <w:rPr>
            <w:noProof/>
            <w:webHidden/>
          </w:rPr>
          <w:instrText xml:space="preserve"> PAGEREF _Toc24650599 \h </w:instrText>
        </w:r>
        <w:r>
          <w:rPr>
            <w:noProof/>
            <w:webHidden/>
          </w:rPr>
        </w:r>
      </w:ins>
      <w:r>
        <w:rPr>
          <w:noProof/>
          <w:webHidden/>
        </w:rPr>
        <w:fldChar w:fldCharType="separate"/>
      </w:r>
      <w:ins w:id="696" w:author="Mary Jungers" w:date="2019-11-14T18:59:00Z">
        <w:r>
          <w:rPr>
            <w:noProof/>
            <w:webHidden/>
          </w:rPr>
          <w:t>252</w:t>
        </w:r>
        <w:r>
          <w:rPr>
            <w:noProof/>
            <w:webHidden/>
          </w:rPr>
          <w:fldChar w:fldCharType="end"/>
        </w:r>
        <w:r w:rsidRPr="0020423C">
          <w:rPr>
            <w:rStyle w:val="Hyperlink"/>
            <w:noProof/>
          </w:rPr>
          <w:fldChar w:fldCharType="end"/>
        </w:r>
      </w:ins>
    </w:p>
    <w:p w14:paraId="127DC4F3" w14:textId="0809BEA1" w:rsidR="00CF41A9" w:rsidRDefault="00CF41A9">
      <w:pPr>
        <w:pStyle w:val="TOC1"/>
        <w:rPr>
          <w:ins w:id="697" w:author="Mary Jungers" w:date="2019-11-14T18:59:00Z"/>
          <w:rFonts w:asciiTheme="minorHAnsi" w:eastAsiaTheme="minorEastAsia" w:hAnsiTheme="minorHAnsi" w:cstheme="minorBidi"/>
          <w:noProof/>
          <w:sz w:val="22"/>
          <w:szCs w:val="22"/>
        </w:rPr>
      </w:pPr>
      <w:ins w:id="69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"_Toc24650600"</w:instrText>
        </w:r>
        <w:r w:rsidRPr="0020423C">
          <w:rPr>
            <w:rStyle w:val="Hyperlink"/>
            <w:noProof/>
          </w:rPr>
          <w:instrText xml:space="preserve"> </w:instrText>
        </w:r>
        <w:r w:rsidRPr="0020423C">
          <w:rPr>
            <w:rStyle w:val="Hyperlink"/>
            <w:noProof/>
          </w:rPr>
        </w:r>
        <w:r w:rsidRPr="0020423C">
          <w:rPr>
            <w:rStyle w:val="Hyperlink"/>
            <w:noProof/>
          </w:rPr>
          <w:fldChar w:fldCharType="separate"/>
        </w:r>
        <w:r w:rsidRPr="0020423C">
          <w:rPr>
            <w:rStyle w:val="Hyperlink"/>
            <w:noProof/>
          </w:rPr>
          <w:t>Glossary</w:t>
        </w:r>
        <w:r>
          <w:rPr>
            <w:noProof/>
            <w:webHidden/>
          </w:rPr>
          <w:tab/>
        </w:r>
        <w:r>
          <w:rPr>
            <w:noProof/>
            <w:webHidden/>
          </w:rPr>
          <w:fldChar w:fldCharType="begin"/>
        </w:r>
        <w:r>
          <w:rPr>
            <w:noProof/>
            <w:webHidden/>
          </w:rPr>
          <w:instrText xml:space="preserve"> PAGEREF _Toc24650600 \h </w:instrText>
        </w:r>
        <w:r>
          <w:rPr>
            <w:noProof/>
            <w:webHidden/>
          </w:rPr>
        </w:r>
      </w:ins>
      <w:r>
        <w:rPr>
          <w:noProof/>
          <w:webHidden/>
        </w:rPr>
        <w:fldChar w:fldCharType="separate"/>
      </w:r>
      <w:ins w:id="699" w:author="Mary Jungers" w:date="2019-11-14T18:59:00Z">
        <w:r>
          <w:rPr>
            <w:noProof/>
            <w:webHidden/>
          </w:rPr>
          <w:t>253</w:t>
        </w:r>
        <w:r>
          <w:rPr>
            <w:noProof/>
            <w:webHidden/>
          </w:rPr>
          <w:fldChar w:fldCharType="end"/>
        </w:r>
        <w:r w:rsidRPr="0020423C">
          <w:rPr>
            <w:rStyle w:val="Hyperlink"/>
            <w:noProof/>
          </w:rPr>
          <w:fldChar w:fldCharType="end"/>
        </w:r>
      </w:ins>
    </w:p>
    <w:p w14:paraId="40FF69B5" w14:textId="7DF95379" w:rsidR="00C74AF7" w:rsidRPr="00621E63" w:rsidDel="00800492" w:rsidRDefault="00C74AF7">
      <w:pPr>
        <w:pStyle w:val="TOC1"/>
        <w:rPr>
          <w:del w:id="700" w:author="Mary Jungers" w:date="2019-11-13T18:53:00Z"/>
          <w:rFonts w:asciiTheme="minorHAnsi" w:eastAsiaTheme="minorEastAsia" w:hAnsiTheme="minorHAnsi" w:cstheme="minorBidi"/>
          <w:noProof/>
          <w:sz w:val="22"/>
          <w:szCs w:val="22"/>
        </w:rPr>
      </w:pPr>
      <w:del w:id="701" w:author="Mary Jungers" w:date="2019-11-13T18:53:00Z">
        <w:r w:rsidRPr="00621E63" w:rsidDel="00800492">
          <w:rPr>
            <w:noProof/>
            <w:rPrChange w:id="702" w:author="Mary Jungers" w:date="2019-11-13T18:53:00Z">
              <w:rPr>
                <w:rStyle w:val="Hyperlink"/>
                <w:noProof/>
              </w:rPr>
            </w:rPrChange>
          </w:rPr>
          <w:delText>1 Introduction</w:delText>
        </w:r>
        <w:r w:rsidRPr="00621E63" w:rsidDel="00800492">
          <w:rPr>
            <w:noProof/>
            <w:webHidden/>
          </w:rPr>
          <w:tab/>
          <w:delText>8</w:delText>
        </w:r>
      </w:del>
    </w:p>
    <w:p w14:paraId="21871108" w14:textId="74C9B72D" w:rsidR="00C74AF7" w:rsidRPr="00621E63" w:rsidDel="00800492" w:rsidRDefault="00C74AF7">
      <w:pPr>
        <w:pStyle w:val="TOC2"/>
        <w:rPr>
          <w:del w:id="703" w:author="Mary Jungers" w:date="2019-11-13T18:53:00Z"/>
          <w:rFonts w:asciiTheme="minorHAnsi" w:eastAsiaTheme="minorEastAsia" w:hAnsiTheme="minorHAnsi" w:cstheme="minorBidi"/>
          <w:noProof/>
          <w:sz w:val="22"/>
          <w:szCs w:val="22"/>
        </w:rPr>
      </w:pPr>
      <w:del w:id="704" w:author="Mary Jungers" w:date="2019-11-13T18:53:00Z">
        <w:r w:rsidRPr="00621E63" w:rsidDel="00800492">
          <w:rPr>
            <w:noProof/>
            <w:rPrChange w:id="705" w:author="Mary Jungers" w:date="2019-11-13T18:53:00Z">
              <w:rPr>
                <w:rStyle w:val="Hyperlink"/>
                <w:noProof/>
              </w:rPr>
            </w:rPrChange>
          </w:rPr>
          <w:delText>1.1 Introduction to IHE</w:delText>
        </w:r>
        <w:r w:rsidRPr="00621E63" w:rsidDel="00800492">
          <w:rPr>
            <w:noProof/>
            <w:webHidden/>
          </w:rPr>
          <w:tab/>
          <w:delText>8</w:delText>
        </w:r>
      </w:del>
    </w:p>
    <w:p w14:paraId="55A5364C" w14:textId="3EC2376B" w:rsidR="00C74AF7" w:rsidRPr="00621E63" w:rsidDel="00800492" w:rsidRDefault="00C74AF7">
      <w:pPr>
        <w:pStyle w:val="TOC2"/>
        <w:rPr>
          <w:del w:id="706" w:author="Mary Jungers" w:date="2019-11-13T18:53:00Z"/>
          <w:rFonts w:asciiTheme="minorHAnsi" w:eastAsiaTheme="minorEastAsia" w:hAnsiTheme="minorHAnsi" w:cstheme="minorBidi"/>
          <w:noProof/>
          <w:sz w:val="22"/>
          <w:szCs w:val="22"/>
        </w:rPr>
      </w:pPr>
      <w:del w:id="707" w:author="Mary Jungers" w:date="2019-11-13T18:53:00Z">
        <w:r w:rsidRPr="00621E63" w:rsidDel="00800492">
          <w:rPr>
            <w:noProof/>
            <w:rPrChange w:id="708" w:author="Mary Jungers" w:date="2019-11-13T18:53:00Z">
              <w:rPr>
                <w:rStyle w:val="Hyperlink"/>
                <w:noProof/>
              </w:rPr>
            </w:rPrChange>
          </w:rPr>
          <w:delText>1.2 Intended Audience</w:delText>
        </w:r>
        <w:r w:rsidRPr="00621E63" w:rsidDel="00800492">
          <w:rPr>
            <w:noProof/>
            <w:webHidden/>
          </w:rPr>
          <w:tab/>
          <w:delText>8</w:delText>
        </w:r>
      </w:del>
    </w:p>
    <w:p w14:paraId="3E20EC02" w14:textId="5DB5031C" w:rsidR="00C74AF7" w:rsidRPr="00621E63" w:rsidDel="00800492" w:rsidRDefault="00C74AF7">
      <w:pPr>
        <w:pStyle w:val="TOC2"/>
        <w:rPr>
          <w:del w:id="709" w:author="Mary Jungers" w:date="2019-11-13T18:53:00Z"/>
          <w:rFonts w:asciiTheme="minorHAnsi" w:eastAsiaTheme="minorEastAsia" w:hAnsiTheme="minorHAnsi" w:cstheme="minorBidi"/>
          <w:noProof/>
          <w:sz w:val="22"/>
          <w:szCs w:val="22"/>
        </w:rPr>
      </w:pPr>
      <w:del w:id="710" w:author="Mary Jungers" w:date="2019-11-13T18:53:00Z">
        <w:r w:rsidRPr="00621E63" w:rsidDel="00800492">
          <w:rPr>
            <w:noProof/>
            <w:rPrChange w:id="711" w:author="Mary Jungers" w:date="2019-11-13T18:53:00Z">
              <w:rPr>
                <w:rStyle w:val="Hyperlink"/>
                <w:noProof/>
              </w:rPr>
            </w:rPrChange>
          </w:rPr>
          <w:delText>1.3 Overview of Technical Framework Volume 2</w:delText>
        </w:r>
        <w:r w:rsidRPr="00621E63" w:rsidDel="00800492">
          <w:rPr>
            <w:noProof/>
            <w:webHidden/>
          </w:rPr>
          <w:tab/>
          <w:delText>8</w:delText>
        </w:r>
      </w:del>
    </w:p>
    <w:p w14:paraId="100ADFDF" w14:textId="16639B74" w:rsidR="00C74AF7" w:rsidRPr="00621E63" w:rsidDel="00800492" w:rsidRDefault="00C74AF7">
      <w:pPr>
        <w:pStyle w:val="TOC2"/>
        <w:rPr>
          <w:del w:id="712" w:author="Mary Jungers" w:date="2019-11-13T18:53:00Z"/>
          <w:rFonts w:asciiTheme="minorHAnsi" w:eastAsiaTheme="minorEastAsia" w:hAnsiTheme="minorHAnsi" w:cstheme="minorBidi"/>
          <w:noProof/>
          <w:sz w:val="22"/>
          <w:szCs w:val="22"/>
        </w:rPr>
      </w:pPr>
      <w:del w:id="713" w:author="Mary Jungers" w:date="2019-11-13T18:53:00Z">
        <w:r w:rsidRPr="00621E63" w:rsidDel="00800492">
          <w:rPr>
            <w:noProof/>
            <w:rPrChange w:id="714" w:author="Mary Jungers" w:date="2019-11-13T18:53:00Z">
              <w:rPr>
                <w:rStyle w:val="Hyperlink"/>
                <w:noProof/>
              </w:rPr>
            </w:rPrChange>
          </w:rPr>
          <w:delText>1.4 Comment Process</w:delText>
        </w:r>
        <w:r w:rsidRPr="00621E63" w:rsidDel="00800492">
          <w:rPr>
            <w:noProof/>
            <w:webHidden/>
          </w:rPr>
          <w:tab/>
          <w:delText>9</w:delText>
        </w:r>
      </w:del>
    </w:p>
    <w:p w14:paraId="0C3B2B02" w14:textId="3DAB7B96" w:rsidR="00C74AF7" w:rsidRPr="00621E63" w:rsidDel="00800492" w:rsidRDefault="00C74AF7">
      <w:pPr>
        <w:pStyle w:val="TOC2"/>
        <w:rPr>
          <w:del w:id="715" w:author="Mary Jungers" w:date="2019-11-13T18:53:00Z"/>
          <w:rFonts w:asciiTheme="minorHAnsi" w:eastAsiaTheme="minorEastAsia" w:hAnsiTheme="minorHAnsi" w:cstheme="minorBidi"/>
          <w:noProof/>
          <w:sz w:val="22"/>
          <w:szCs w:val="22"/>
        </w:rPr>
      </w:pPr>
      <w:del w:id="716" w:author="Mary Jungers" w:date="2019-11-13T18:53:00Z">
        <w:r w:rsidRPr="00621E63" w:rsidDel="00800492">
          <w:rPr>
            <w:noProof/>
            <w:rPrChange w:id="717" w:author="Mary Jungers" w:date="2019-11-13T18:53:00Z">
              <w:rPr>
                <w:rStyle w:val="Hyperlink"/>
                <w:noProof/>
              </w:rPr>
            </w:rPrChange>
          </w:rPr>
          <w:delText>1.5 Copyright Licenses</w:delText>
        </w:r>
        <w:r w:rsidRPr="00621E63" w:rsidDel="00800492">
          <w:rPr>
            <w:noProof/>
            <w:webHidden/>
          </w:rPr>
          <w:tab/>
          <w:delText>9</w:delText>
        </w:r>
      </w:del>
    </w:p>
    <w:p w14:paraId="54ED99A8" w14:textId="56962F07" w:rsidR="00C74AF7" w:rsidRPr="00621E63" w:rsidDel="00800492" w:rsidRDefault="00C74AF7">
      <w:pPr>
        <w:pStyle w:val="TOC3"/>
        <w:rPr>
          <w:del w:id="718" w:author="Mary Jungers" w:date="2019-11-13T18:53:00Z"/>
          <w:rFonts w:asciiTheme="minorHAnsi" w:eastAsiaTheme="minorEastAsia" w:hAnsiTheme="minorHAnsi" w:cstheme="minorBidi"/>
          <w:noProof/>
          <w:sz w:val="22"/>
          <w:szCs w:val="22"/>
        </w:rPr>
      </w:pPr>
      <w:del w:id="719" w:author="Mary Jungers" w:date="2019-11-13T18:53:00Z">
        <w:r w:rsidRPr="00621E63" w:rsidDel="00800492">
          <w:rPr>
            <w:noProof/>
            <w:rPrChange w:id="720" w:author="Mary Jungers" w:date="2019-11-13T18:53:00Z">
              <w:rPr>
                <w:rStyle w:val="Hyperlink"/>
                <w:noProof/>
              </w:rPr>
            </w:rPrChange>
          </w:rPr>
          <w:delText>1.5.1 Copyright of Base Standards</w:delText>
        </w:r>
        <w:r w:rsidRPr="00621E63" w:rsidDel="00800492">
          <w:rPr>
            <w:noProof/>
            <w:webHidden/>
          </w:rPr>
          <w:tab/>
          <w:delText>9</w:delText>
        </w:r>
      </w:del>
    </w:p>
    <w:p w14:paraId="3A2CA922" w14:textId="3B4ABC2E" w:rsidR="00C74AF7" w:rsidRPr="00621E63" w:rsidDel="00800492" w:rsidRDefault="00C74AF7">
      <w:pPr>
        <w:pStyle w:val="TOC2"/>
        <w:rPr>
          <w:del w:id="721" w:author="Mary Jungers" w:date="2019-11-13T18:53:00Z"/>
          <w:rFonts w:asciiTheme="minorHAnsi" w:eastAsiaTheme="minorEastAsia" w:hAnsiTheme="minorHAnsi" w:cstheme="minorBidi"/>
          <w:noProof/>
          <w:sz w:val="22"/>
          <w:szCs w:val="22"/>
        </w:rPr>
      </w:pPr>
      <w:del w:id="722" w:author="Mary Jungers" w:date="2019-11-13T18:53:00Z">
        <w:r w:rsidRPr="00621E63" w:rsidDel="00800492">
          <w:rPr>
            <w:noProof/>
            <w:rPrChange w:id="723" w:author="Mary Jungers" w:date="2019-11-13T18:53:00Z">
              <w:rPr>
                <w:rStyle w:val="Hyperlink"/>
                <w:noProof/>
              </w:rPr>
            </w:rPrChange>
          </w:rPr>
          <w:delText>1.6 Trademark</w:delText>
        </w:r>
        <w:r w:rsidRPr="00621E63" w:rsidDel="00800492">
          <w:rPr>
            <w:noProof/>
            <w:webHidden/>
          </w:rPr>
          <w:tab/>
          <w:delText>9</w:delText>
        </w:r>
      </w:del>
    </w:p>
    <w:p w14:paraId="5E6154CB" w14:textId="6497A38A" w:rsidR="00C74AF7" w:rsidRPr="00621E63" w:rsidDel="00800492" w:rsidRDefault="00C74AF7">
      <w:pPr>
        <w:pStyle w:val="TOC2"/>
        <w:rPr>
          <w:del w:id="724" w:author="Mary Jungers" w:date="2019-11-13T18:53:00Z"/>
          <w:rFonts w:asciiTheme="minorHAnsi" w:eastAsiaTheme="minorEastAsia" w:hAnsiTheme="minorHAnsi" w:cstheme="minorBidi"/>
          <w:noProof/>
          <w:sz w:val="22"/>
          <w:szCs w:val="22"/>
        </w:rPr>
      </w:pPr>
      <w:del w:id="725" w:author="Mary Jungers" w:date="2019-11-13T18:53:00Z">
        <w:r w:rsidRPr="00621E63" w:rsidDel="00800492">
          <w:rPr>
            <w:noProof/>
            <w:rPrChange w:id="726" w:author="Mary Jungers" w:date="2019-11-13T18:53:00Z">
              <w:rPr>
                <w:rStyle w:val="Hyperlink"/>
                <w:noProof/>
              </w:rPr>
            </w:rPrChange>
          </w:rPr>
          <w:delText>1.7 Disclaimer Regarding Patent Rights</w:delText>
        </w:r>
        <w:r w:rsidRPr="00621E63" w:rsidDel="00800492">
          <w:rPr>
            <w:noProof/>
            <w:webHidden/>
          </w:rPr>
          <w:tab/>
          <w:delText>9</w:delText>
        </w:r>
      </w:del>
    </w:p>
    <w:p w14:paraId="56FEC89C" w14:textId="1CB6EBE2" w:rsidR="00C74AF7" w:rsidRPr="00621E63" w:rsidDel="00800492" w:rsidRDefault="00C74AF7">
      <w:pPr>
        <w:pStyle w:val="TOC2"/>
        <w:rPr>
          <w:del w:id="727" w:author="Mary Jungers" w:date="2019-11-13T18:53:00Z"/>
          <w:rFonts w:asciiTheme="minorHAnsi" w:eastAsiaTheme="minorEastAsia" w:hAnsiTheme="minorHAnsi" w:cstheme="minorBidi"/>
          <w:noProof/>
          <w:sz w:val="22"/>
          <w:szCs w:val="22"/>
        </w:rPr>
      </w:pPr>
      <w:del w:id="728" w:author="Mary Jungers" w:date="2019-11-13T18:53:00Z">
        <w:r w:rsidRPr="00621E63" w:rsidDel="00800492">
          <w:rPr>
            <w:noProof/>
            <w:rPrChange w:id="729" w:author="Mary Jungers" w:date="2019-11-13T18:53:00Z">
              <w:rPr>
                <w:rStyle w:val="Hyperlink"/>
                <w:noProof/>
              </w:rPr>
            </w:rPrChange>
          </w:rPr>
          <w:delText>1.8 History of Document Changes</w:delText>
        </w:r>
        <w:r w:rsidRPr="00621E63" w:rsidDel="00800492">
          <w:rPr>
            <w:noProof/>
            <w:webHidden/>
          </w:rPr>
          <w:tab/>
          <w:delText>10</w:delText>
        </w:r>
      </w:del>
    </w:p>
    <w:p w14:paraId="0762F2D9" w14:textId="7E3D8A7B" w:rsidR="00C74AF7" w:rsidRPr="00621E63" w:rsidDel="00800492" w:rsidRDefault="00C74AF7">
      <w:pPr>
        <w:pStyle w:val="TOC1"/>
        <w:rPr>
          <w:del w:id="730" w:author="Mary Jungers" w:date="2019-11-13T18:53:00Z"/>
          <w:rFonts w:asciiTheme="minorHAnsi" w:eastAsiaTheme="minorEastAsia" w:hAnsiTheme="minorHAnsi" w:cstheme="minorBidi"/>
          <w:noProof/>
          <w:sz w:val="22"/>
          <w:szCs w:val="22"/>
        </w:rPr>
      </w:pPr>
      <w:del w:id="731" w:author="Mary Jungers" w:date="2019-11-13T18:53:00Z">
        <w:r w:rsidRPr="00621E63" w:rsidDel="00800492">
          <w:rPr>
            <w:noProof/>
            <w:rPrChange w:id="732" w:author="Mary Jungers" w:date="2019-11-13T18:53:00Z">
              <w:rPr>
                <w:rStyle w:val="Hyperlink"/>
                <w:noProof/>
              </w:rPr>
            </w:rPrChange>
          </w:rPr>
          <w:delText>2 Conventions</w:delText>
        </w:r>
        <w:r w:rsidRPr="00621E63" w:rsidDel="00800492">
          <w:rPr>
            <w:noProof/>
            <w:webHidden/>
          </w:rPr>
          <w:tab/>
          <w:delText>11</w:delText>
        </w:r>
      </w:del>
    </w:p>
    <w:p w14:paraId="7A0B3111" w14:textId="12078E4B" w:rsidR="00C74AF7" w:rsidRPr="00621E63" w:rsidDel="00800492" w:rsidRDefault="00C74AF7">
      <w:pPr>
        <w:pStyle w:val="TOC2"/>
        <w:rPr>
          <w:del w:id="733" w:author="Mary Jungers" w:date="2019-11-13T18:53:00Z"/>
          <w:rFonts w:asciiTheme="minorHAnsi" w:eastAsiaTheme="minorEastAsia" w:hAnsiTheme="minorHAnsi" w:cstheme="minorBidi"/>
          <w:noProof/>
          <w:sz w:val="22"/>
          <w:szCs w:val="22"/>
        </w:rPr>
      </w:pPr>
      <w:del w:id="734" w:author="Mary Jungers" w:date="2019-11-13T18:53:00Z">
        <w:r w:rsidRPr="00621E63" w:rsidDel="00800492">
          <w:rPr>
            <w:noProof/>
            <w:rPrChange w:id="735" w:author="Mary Jungers" w:date="2019-11-13T18:53:00Z">
              <w:rPr>
                <w:rStyle w:val="Hyperlink"/>
                <w:noProof/>
              </w:rPr>
            </w:rPrChange>
          </w:rPr>
          <w:delText>2.1 Transaction Modeling and Profiling Conventions</w:delText>
        </w:r>
        <w:r w:rsidRPr="00621E63" w:rsidDel="00800492">
          <w:rPr>
            <w:noProof/>
            <w:webHidden/>
          </w:rPr>
          <w:tab/>
          <w:delText>11</w:delText>
        </w:r>
      </w:del>
    </w:p>
    <w:p w14:paraId="1A6648E6" w14:textId="200253AE" w:rsidR="00C74AF7" w:rsidRPr="00621E63" w:rsidDel="00800492" w:rsidRDefault="00C74AF7">
      <w:pPr>
        <w:pStyle w:val="TOC2"/>
        <w:rPr>
          <w:del w:id="736" w:author="Mary Jungers" w:date="2019-11-13T18:53:00Z"/>
          <w:rFonts w:asciiTheme="minorHAnsi" w:eastAsiaTheme="minorEastAsia" w:hAnsiTheme="minorHAnsi" w:cstheme="minorBidi"/>
          <w:noProof/>
          <w:sz w:val="22"/>
          <w:szCs w:val="22"/>
        </w:rPr>
      </w:pPr>
      <w:del w:id="737" w:author="Mary Jungers" w:date="2019-11-13T18:53:00Z">
        <w:r w:rsidRPr="00621E63" w:rsidDel="00800492">
          <w:rPr>
            <w:noProof/>
            <w:rPrChange w:id="738" w:author="Mary Jungers" w:date="2019-11-13T18:53:00Z">
              <w:rPr>
                <w:rStyle w:val="Hyperlink"/>
                <w:noProof/>
              </w:rPr>
            </w:rPrChange>
          </w:rPr>
          <w:delText>2.2 Additional Standards Profiling Conventions</w:delText>
        </w:r>
        <w:r w:rsidRPr="00621E63" w:rsidDel="00800492">
          <w:rPr>
            <w:noProof/>
            <w:webHidden/>
          </w:rPr>
          <w:tab/>
          <w:delText>11</w:delText>
        </w:r>
      </w:del>
    </w:p>
    <w:p w14:paraId="61074C6F" w14:textId="0FC93DE0" w:rsidR="00C74AF7" w:rsidRPr="00621E63" w:rsidDel="00800492" w:rsidRDefault="00C74AF7">
      <w:pPr>
        <w:pStyle w:val="TOC2"/>
        <w:rPr>
          <w:del w:id="739" w:author="Mary Jungers" w:date="2019-11-13T18:53:00Z"/>
          <w:rFonts w:asciiTheme="minorHAnsi" w:eastAsiaTheme="minorEastAsia" w:hAnsiTheme="minorHAnsi" w:cstheme="minorBidi"/>
          <w:noProof/>
          <w:sz w:val="22"/>
          <w:szCs w:val="22"/>
        </w:rPr>
      </w:pPr>
      <w:del w:id="740" w:author="Mary Jungers" w:date="2019-11-13T18:53:00Z">
        <w:r w:rsidRPr="00621E63" w:rsidDel="00800492">
          <w:rPr>
            <w:noProof/>
            <w:rPrChange w:id="741" w:author="Mary Jungers" w:date="2019-11-13T18:53:00Z">
              <w:rPr>
                <w:rStyle w:val="Hyperlink"/>
                <w:noProof/>
              </w:rPr>
            </w:rPrChange>
          </w:rPr>
          <w:delText>2.3 Use of Coded Entities and Coding Schemes</w:delText>
        </w:r>
        <w:r w:rsidRPr="00621E63" w:rsidDel="00800492">
          <w:rPr>
            <w:noProof/>
            <w:webHidden/>
          </w:rPr>
          <w:tab/>
          <w:delText>11</w:delText>
        </w:r>
      </w:del>
    </w:p>
    <w:p w14:paraId="700C36F5" w14:textId="2EF338AF" w:rsidR="00C74AF7" w:rsidRPr="00621E63" w:rsidDel="00800492" w:rsidRDefault="00C74AF7">
      <w:pPr>
        <w:pStyle w:val="TOC1"/>
        <w:rPr>
          <w:del w:id="742" w:author="Mary Jungers" w:date="2019-11-13T18:53:00Z"/>
          <w:rFonts w:asciiTheme="minorHAnsi" w:eastAsiaTheme="minorEastAsia" w:hAnsiTheme="minorHAnsi" w:cstheme="minorBidi"/>
          <w:noProof/>
          <w:sz w:val="22"/>
          <w:szCs w:val="22"/>
        </w:rPr>
      </w:pPr>
      <w:del w:id="743" w:author="Mary Jungers" w:date="2019-11-13T18:53:00Z">
        <w:r w:rsidRPr="00621E63" w:rsidDel="00800492">
          <w:rPr>
            <w:noProof/>
            <w:rPrChange w:id="744" w:author="Mary Jungers" w:date="2019-11-13T18:53:00Z">
              <w:rPr>
                <w:rStyle w:val="Hyperlink"/>
                <w:noProof/>
              </w:rPr>
            </w:rPrChange>
          </w:rPr>
          <w:delText>3 IHE PCD Transactions</w:delText>
        </w:r>
        <w:r w:rsidRPr="00621E63" w:rsidDel="00800492">
          <w:rPr>
            <w:noProof/>
            <w:webHidden/>
          </w:rPr>
          <w:tab/>
          <w:delText>12</w:delText>
        </w:r>
      </w:del>
    </w:p>
    <w:p w14:paraId="1FA53FC7" w14:textId="5B3BF698" w:rsidR="00C74AF7" w:rsidRPr="00621E63" w:rsidDel="00800492" w:rsidRDefault="00C74AF7">
      <w:pPr>
        <w:pStyle w:val="TOC2"/>
        <w:rPr>
          <w:del w:id="745" w:author="Mary Jungers" w:date="2019-11-13T18:53:00Z"/>
          <w:rFonts w:asciiTheme="minorHAnsi" w:eastAsiaTheme="minorEastAsia" w:hAnsiTheme="minorHAnsi" w:cstheme="minorBidi"/>
          <w:noProof/>
          <w:sz w:val="22"/>
          <w:szCs w:val="22"/>
        </w:rPr>
      </w:pPr>
      <w:del w:id="746" w:author="Mary Jungers" w:date="2019-11-13T18:53:00Z">
        <w:r w:rsidRPr="00621E63" w:rsidDel="00800492">
          <w:rPr>
            <w:noProof/>
            <w:rPrChange w:id="747" w:author="Mary Jungers" w:date="2019-11-13T18:53:00Z">
              <w:rPr>
                <w:rStyle w:val="Hyperlink"/>
                <w:noProof/>
              </w:rPr>
            </w:rPrChange>
          </w:rPr>
          <w:delText>3.1 Communicate PCD Data [PCD-01]</w:delText>
        </w:r>
        <w:r w:rsidRPr="00621E63" w:rsidDel="00800492">
          <w:rPr>
            <w:noProof/>
            <w:webHidden/>
          </w:rPr>
          <w:tab/>
          <w:delText>12</w:delText>
        </w:r>
      </w:del>
    </w:p>
    <w:p w14:paraId="218C88FD" w14:textId="2313A35D" w:rsidR="00C74AF7" w:rsidRPr="00621E63" w:rsidDel="00800492" w:rsidRDefault="00C74AF7">
      <w:pPr>
        <w:pStyle w:val="TOC3"/>
        <w:rPr>
          <w:del w:id="748" w:author="Mary Jungers" w:date="2019-11-13T18:53:00Z"/>
          <w:rFonts w:asciiTheme="minorHAnsi" w:eastAsiaTheme="minorEastAsia" w:hAnsiTheme="minorHAnsi" w:cstheme="minorBidi"/>
          <w:noProof/>
          <w:sz w:val="22"/>
          <w:szCs w:val="22"/>
        </w:rPr>
      </w:pPr>
      <w:del w:id="749" w:author="Mary Jungers" w:date="2019-11-13T18:53:00Z">
        <w:r w:rsidRPr="00621E63" w:rsidDel="00800492">
          <w:rPr>
            <w:noProof/>
            <w:rPrChange w:id="750" w:author="Mary Jungers" w:date="2019-11-13T18:53:00Z">
              <w:rPr>
                <w:rStyle w:val="Hyperlink"/>
                <w:noProof/>
              </w:rPr>
            </w:rPrChange>
          </w:rPr>
          <w:delText>3.1.1 Scope</w:delText>
        </w:r>
        <w:r w:rsidRPr="00621E63" w:rsidDel="00800492">
          <w:rPr>
            <w:noProof/>
            <w:webHidden/>
          </w:rPr>
          <w:tab/>
          <w:delText>12</w:delText>
        </w:r>
      </w:del>
    </w:p>
    <w:p w14:paraId="277027A1" w14:textId="31886C01" w:rsidR="00C74AF7" w:rsidRPr="00621E63" w:rsidDel="00800492" w:rsidRDefault="00C74AF7">
      <w:pPr>
        <w:pStyle w:val="TOC3"/>
        <w:rPr>
          <w:del w:id="751" w:author="Mary Jungers" w:date="2019-11-13T18:53:00Z"/>
          <w:rFonts w:asciiTheme="minorHAnsi" w:eastAsiaTheme="minorEastAsia" w:hAnsiTheme="minorHAnsi" w:cstheme="minorBidi"/>
          <w:noProof/>
          <w:sz w:val="22"/>
          <w:szCs w:val="22"/>
        </w:rPr>
      </w:pPr>
      <w:del w:id="752" w:author="Mary Jungers" w:date="2019-11-13T18:53:00Z">
        <w:r w:rsidRPr="00621E63" w:rsidDel="00800492">
          <w:rPr>
            <w:noProof/>
            <w:rPrChange w:id="753" w:author="Mary Jungers" w:date="2019-11-13T18:53:00Z">
              <w:rPr>
                <w:rStyle w:val="Hyperlink"/>
                <w:noProof/>
              </w:rPr>
            </w:rPrChange>
          </w:rPr>
          <w:delText>3.1.2 Use Case Roles</w:delText>
        </w:r>
        <w:r w:rsidRPr="00621E63" w:rsidDel="00800492">
          <w:rPr>
            <w:noProof/>
            <w:webHidden/>
          </w:rPr>
          <w:tab/>
          <w:delText>12</w:delText>
        </w:r>
      </w:del>
    </w:p>
    <w:p w14:paraId="14AD1D8A" w14:textId="4DA1D4AB" w:rsidR="00C74AF7" w:rsidRPr="00621E63" w:rsidDel="00800492" w:rsidRDefault="00C74AF7">
      <w:pPr>
        <w:pStyle w:val="TOC3"/>
        <w:rPr>
          <w:del w:id="754" w:author="Mary Jungers" w:date="2019-11-13T18:53:00Z"/>
          <w:rFonts w:asciiTheme="minorHAnsi" w:eastAsiaTheme="minorEastAsia" w:hAnsiTheme="minorHAnsi" w:cstheme="minorBidi"/>
          <w:noProof/>
          <w:sz w:val="22"/>
          <w:szCs w:val="22"/>
        </w:rPr>
      </w:pPr>
      <w:del w:id="755" w:author="Mary Jungers" w:date="2019-11-13T18:53:00Z">
        <w:r w:rsidRPr="00621E63" w:rsidDel="00800492">
          <w:rPr>
            <w:noProof/>
            <w:rPrChange w:id="756" w:author="Mary Jungers" w:date="2019-11-13T18:53:00Z">
              <w:rPr>
                <w:rStyle w:val="Hyperlink"/>
                <w:noProof/>
              </w:rPr>
            </w:rPrChange>
          </w:rPr>
          <w:delText>3.1.3 Referenced Standards</w:delText>
        </w:r>
        <w:r w:rsidRPr="00621E63" w:rsidDel="00800492">
          <w:rPr>
            <w:noProof/>
            <w:webHidden/>
          </w:rPr>
          <w:tab/>
          <w:delText>13</w:delText>
        </w:r>
      </w:del>
    </w:p>
    <w:p w14:paraId="5052E6A3" w14:textId="7FE83DB2" w:rsidR="00C74AF7" w:rsidRPr="00621E63" w:rsidDel="00800492" w:rsidRDefault="00C74AF7">
      <w:pPr>
        <w:pStyle w:val="TOC3"/>
        <w:rPr>
          <w:del w:id="757" w:author="Mary Jungers" w:date="2019-11-13T18:53:00Z"/>
          <w:rFonts w:asciiTheme="minorHAnsi" w:eastAsiaTheme="minorEastAsia" w:hAnsiTheme="minorHAnsi" w:cstheme="minorBidi"/>
          <w:noProof/>
          <w:sz w:val="22"/>
          <w:szCs w:val="22"/>
        </w:rPr>
      </w:pPr>
      <w:del w:id="758" w:author="Mary Jungers" w:date="2019-11-13T18:53:00Z">
        <w:r w:rsidRPr="00621E63" w:rsidDel="00800492">
          <w:rPr>
            <w:noProof/>
            <w:rPrChange w:id="759" w:author="Mary Jungers" w:date="2019-11-13T18:53:00Z">
              <w:rPr>
                <w:rStyle w:val="Hyperlink"/>
                <w:noProof/>
              </w:rPr>
            </w:rPrChange>
          </w:rPr>
          <w:delText>3.1.4 Interaction Diagrams</w:delText>
        </w:r>
        <w:r w:rsidRPr="00621E63" w:rsidDel="00800492">
          <w:rPr>
            <w:noProof/>
            <w:webHidden/>
          </w:rPr>
          <w:tab/>
          <w:delText>13</w:delText>
        </w:r>
      </w:del>
    </w:p>
    <w:p w14:paraId="1766DB33" w14:textId="2F798222" w:rsidR="00C74AF7" w:rsidRPr="00621E63" w:rsidDel="00800492" w:rsidRDefault="00C74AF7">
      <w:pPr>
        <w:pStyle w:val="TOC4"/>
        <w:rPr>
          <w:del w:id="760" w:author="Mary Jungers" w:date="2019-11-13T18:53:00Z"/>
          <w:rFonts w:asciiTheme="minorHAnsi" w:eastAsiaTheme="minorEastAsia" w:hAnsiTheme="minorHAnsi" w:cstheme="minorBidi"/>
          <w:noProof/>
          <w:sz w:val="22"/>
          <w:szCs w:val="22"/>
        </w:rPr>
      </w:pPr>
      <w:del w:id="761" w:author="Mary Jungers" w:date="2019-11-13T18:53:00Z">
        <w:r w:rsidRPr="00621E63" w:rsidDel="00800492">
          <w:rPr>
            <w:noProof/>
            <w:rPrChange w:id="762" w:author="Mary Jungers" w:date="2019-11-13T18:53:00Z">
              <w:rPr>
                <w:rStyle w:val="Hyperlink"/>
                <w:noProof/>
              </w:rPr>
            </w:rPrChange>
          </w:rPr>
          <w:delText>3.1.4.1 DOR communicates with DOC</w:delText>
        </w:r>
        <w:r w:rsidRPr="00621E63" w:rsidDel="00800492">
          <w:rPr>
            <w:noProof/>
            <w:webHidden/>
          </w:rPr>
          <w:tab/>
          <w:delText>13</w:delText>
        </w:r>
      </w:del>
    </w:p>
    <w:p w14:paraId="5FF40127" w14:textId="34F26EF3" w:rsidR="00C74AF7" w:rsidRPr="00621E63" w:rsidDel="00800492" w:rsidRDefault="00C74AF7">
      <w:pPr>
        <w:pStyle w:val="TOC5"/>
        <w:rPr>
          <w:del w:id="763" w:author="Mary Jungers" w:date="2019-11-13T18:53:00Z"/>
          <w:rFonts w:asciiTheme="minorHAnsi" w:eastAsiaTheme="minorEastAsia" w:hAnsiTheme="minorHAnsi" w:cstheme="minorBidi"/>
          <w:noProof/>
          <w:sz w:val="22"/>
          <w:szCs w:val="22"/>
        </w:rPr>
      </w:pPr>
      <w:del w:id="764" w:author="Mary Jungers" w:date="2019-11-13T18:53:00Z">
        <w:r w:rsidRPr="00621E63" w:rsidDel="00800492">
          <w:rPr>
            <w:noProof/>
            <w:rPrChange w:id="765" w:author="Mary Jungers" w:date="2019-11-13T18:53:00Z">
              <w:rPr>
                <w:rStyle w:val="Hyperlink"/>
                <w:noProof/>
              </w:rPr>
            </w:rPrChange>
          </w:rPr>
          <w:delText>3.1.4.1.1 PCD-01 Communicate PCD Data (ORU^R01^ORU_R01) static definition</w:delText>
        </w:r>
        <w:r w:rsidRPr="00621E63" w:rsidDel="00800492">
          <w:rPr>
            <w:noProof/>
            <w:webHidden/>
          </w:rPr>
          <w:tab/>
          <w:delText>14</w:delText>
        </w:r>
      </w:del>
    </w:p>
    <w:p w14:paraId="2EDD15E7" w14:textId="49F61A51" w:rsidR="00C74AF7" w:rsidRPr="00621E63" w:rsidDel="00800492" w:rsidRDefault="00C74AF7">
      <w:pPr>
        <w:pStyle w:val="TOC5"/>
        <w:rPr>
          <w:del w:id="766" w:author="Mary Jungers" w:date="2019-11-13T18:53:00Z"/>
          <w:rFonts w:asciiTheme="minorHAnsi" w:eastAsiaTheme="minorEastAsia" w:hAnsiTheme="minorHAnsi" w:cstheme="minorBidi"/>
          <w:noProof/>
          <w:sz w:val="22"/>
          <w:szCs w:val="22"/>
        </w:rPr>
      </w:pPr>
      <w:del w:id="767" w:author="Mary Jungers" w:date="2019-11-13T18:53:00Z">
        <w:r w:rsidRPr="00621E63" w:rsidDel="00800492">
          <w:rPr>
            <w:noProof/>
            <w:rPrChange w:id="768" w:author="Mary Jungers" w:date="2019-11-13T18:53:00Z">
              <w:rPr>
                <w:rStyle w:val="Hyperlink"/>
                <w:noProof/>
              </w:rPr>
            </w:rPrChange>
          </w:rPr>
          <w:delText>3.1.4.1.2 Trigger events</w:delText>
        </w:r>
        <w:r w:rsidRPr="00621E63" w:rsidDel="00800492">
          <w:rPr>
            <w:noProof/>
            <w:webHidden/>
          </w:rPr>
          <w:tab/>
          <w:delText>15</w:delText>
        </w:r>
      </w:del>
    </w:p>
    <w:p w14:paraId="729E057F" w14:textId="7565A6BF" w:rsidR="00C74AF7" w:rsidRPr="00621E63" w:rsidDel="00800492" w:rsidRDefault="00C74AF7">
      <w:pPr>
        <w:pStyle w:val="TOC5"/>
        <w:rPr>
          <w:del w:id="769" w:author="Mary Jungers" w:date="2019-11-13T18:53:00Z"/>
          <w:rFonts w:asciiTheme="minorHAnsi" w:eastAsiaTheme="minorEastAsia" w:hAnsiTheme="minorHAnsi" w:cstheme="minorBidi"/>
          <w:noProof/>
          <w:sz w:val="22"/>
          <w:szCs w:val="22"/>
        </w:rPr>
      </w:pPr>
      <w:del w:id="770" w:author="Mary Jungers" w:date="2019-11-13T18:53:00Z">
        <w:r w:rsidRPr="00621E63" w:rsidDel="00800492">
          <w:rPr>
            <w:noProof/>
            <w:rPrChange w:id="771" w:author="Mary Jungers" w:date="2019-11-13T18:53:00Z">
              <w:rPr>
                <w:rStyle w:val="Hyperlink"/>
                <w:noProof/>
              </w:rPr>
            </w:rPrChange>
          </w:rPr>
          <w:delText>3.1.4.1.3 Message Semantics</w:delText>
        </w:r>
        <w:r w:rsidRPr="00621E63" w:rsidDel="00800492">
          <w:rPr>
            <w:noProof/>
            <w:webHidden/>
          </w:rPr>
          <w:tab/>
          <w:delText>16</w:delText>
        </w:r>
      </w:del>
    </w:p>
    <w:p w14:paraId="3345DD63" w14:textId="615E7AB8" w:rsidR="00C74AF7" w:rsidRPr="00621E63" w:rsidDel="00800492" w:rsidRDefault="00C74AF7">
      <w:pPr>
        <w:pStyle w:val="TOC5"/>
        <w:rPr>
          <w:del w:id="772" w:author="Mary Jungers" w:date="2019-11-13T18:53:00Z"/>
          <w:rFonts w:asciiTheme="minorHAnsi" w:eastAsiaTheme="minorEastAsia" w:hAnsiTheme="minorHAnsi" w:cstheme="minorBidi"/>
          <w:noProof/>
          <w:sz w:val="22"/>
          <w:szCs w:val="22"/>
        </w:rPr>
      </w:pPr>
      <w:del w:id="773" w:author="Mary Jungers" w:date="2019-11-13T18:53:00Z">
        <w:r w:rsidRPr="00621E63" w:rsidDel="00800492">
          <w:rPr>
            <w:noProof/>
            <w:rPrChange w:id="774" w:author="Mary Jungers" w:date="2019-11-13T18:53:00Z">
              <w:rPr>
                <w:rStyle w:val="Hyperlink"/>
                <w:noProof/>
              </w:rPr>
            </w:rPrChange>
          </w:rPr>
          <w:delText>3.1.4.1.4 Expected Actions</w:delText>
        </w:r>
        <w:r w:rsidRPr="00621E63" w:rsidDel="00800492">
          <w:rPr>
            <w:noProof/>
            <w:webHidden/>
          </w:rPr>
          <w:tab/>
          <w:delText>16</w:delText>
        </w:r>
      </w:del>
    </w:p>
    <w:p w14:paraId="1A4AE95F" w14:textId="4C219276" w:rsidR="00C74AF7" w:rsidRPr="00621E63" w:rsidDel="00800492" w:rsidRDefault="00C74AF7">
      <w:pPr>
        <w:pStyle w:val="TOC3"/>
        <w:rPr>
          <w:del w:id="775" w:author="Mary Jungers" w:date="2019-11-13T18:53:00Z"/>
          <w:rFonts w:asciiTheme="minorHAnsi" w:eastAsiaTheme="minorEastAsia" w:hAnsiTheme="minorHAnsi" w:cstheme="minorBidi"/>
          <w:noProof/>
          <w:sz w:val="22"/>
          <w:szCs w:val="22"/>
        </w:rPr>
      </w:pPr>
      <w:del w:id="776" w:author="Mary Jungers" w:date="2019-11-13T18:53:00Z">
        <w:r w:rsidRPr="00621E63" w:rsidDel="00800492">
          <w:rPr>
            <w:noProof/>
            <w:rPrChange w:id="777" w:author="Mary Jungers" w:date="2019-11-13T18:53:00Z">
              <w:rPr>
                <w:rStyle w:val="Hyperlink"/>
                <w:noProof/>
              </w:rPr>
            </w:rPrChange>
          </w:rPr>
          <w:delText>3.1.5 Security Considerations</w:delText>
        </w:r>
        <w:r w:rsidRPr="00621E63" w:rsidDel="00800492">
          <w:rPr>
            <w:noProof/>
            <w:webHidden/>
          </w:rPr>
          <w:tab/>
          <w:delText>16</w:delText>
        </w:r>
      </w:del>
    </w:p>
    <w:p w14:paraId="46E7A326" w14:textId="3BD12916" w:rsidR="00C74AF7" w:rsidRPr="00621E63" w:rsidDel="00800492" w:rsidRDefault="00C74AF7">
      <w:pPr>
        <w:pStyle w:val="TOC2"/>
        <w:rPr>
          <w:del w:id="778" w:author="Mary Jungers" w:date="2019-11-13T18:53:00Z"/>
          <w:rFonts w:asciiTheme="minorHAnsi" w:eastAsiaTheme="minorEastAsia" w:hAnsiTheme="minorHAnsi" w:cstheme="minorBidi"/>
          <w:noProof/>
          <w:sz w:val="22"/>
          <w:szCs w:val="22"/>
        </w:rPr>
      </w:pPr>
      <w:del w:id="779" w:author="Mary Jungers" w:date="2019-11-13T18:53:00Z">
        <w:r w:rsidRPr="00621E63" w:rsidDel="00800492">
          <w:rPr>
            <w:noProof/>
            <w:rPrChange w:id="780" w:author="Mary Jungers" w:date="2019-11-13T18:53:00Z">
              <w:rPr>
                <w:rStyle w:val="Hyperlink"/>
                <w:noProof/>
              </w:rPr>
            </w:rPrChange>
          </w:rPr>
          <w:delText>3.2 [PCD-02] Reserved</w:delText>
        </w:r>
        <w:r w:rsidRPr="00621E63" w:rsidDel="00800492">
          <w:rPr>
            <w:noProof/>
            <w:webHidden/>
          </w:rPr>
          <w:tab/>
          <w:delText>17</w:delText>
        </w:r>
      </w:del>
    </w:p>
    <w:p w14:paraId="3F6AC724" w14:textId="5CF39713" w:rsidR="00C74AF7" w:rsidRPr="00621E63" w:rsidDel="00800492" w:rsidRDefault="00C74AF7">
      <w:pPr>
        <w:pStyle w:val="TOC2"/>
        <w:rPr>
          <w:del w:id="781" w:author="Mary Jungers" w:date="2019-11-13T18:53:00Z"/>
          <w:rFonts w:asciiTheme="minorHAnsi" w:eastAsiaTheme="minorEastAsia" w:hAnsiTheme="minorHAnsi" w:cstheme="minorBidi"/>
          <w:noProof/>
          <w:sz w:val="22"/>
          <w:szCs w:val="22"/>
        </w:rPr>
      </w:pPr>
      <w:del w:id="782" w:author="Mary Jungers" w:date="2019-11-13T18:53:00Z">
        <w:r w:rsidRPr="00621E63" w:rsidDel="00800492">
          <w:rPr>
            <w:noProof/>
            <w:rPrChange w:id="783" w:author="Mary Jungers" w:date="2019-11-13T18:53:00Z">
              <w:rPr>
                <w:rStyle w:val="Hyperlink"/>
                <w:noProof/>
              </w:rPr>
            </w:rPrChange>
          </w:rPr>
          <w:delText>3.3 Communicate Infusion Order [PCD-03]</w:delText>
        </w:r>
        <w:r w:rsidRPr="00621E63" w:rsidDel="00800492">
          <w:rPr>
            <w:noProof/>
            <w:webHidden/>
          </w:rPr>
          <w:tab/>
          <w:delText>17</w:delText>
        </w:r>
      </w:del>
    </w:p>
    <w:p w14:paraId="7E667DDA" w14:textId="4EEEBD9D" w:rsidR="00C74AF7" w:rsidRPr="00621E63" w:rsidDel="00800492" w:rsidRDefault="00C74AF7">
      <w:pPr>
        <w:pStyle w:val="TOC3"/>
        <w:rPr>
          <w:del w:id="784" w:author="Mary Jungers" w:date="2019-11-13T18:53:00Z"/>
          <w:rFonts w:asciiTheme="minorHAnsi" w:eastAsiaTheme="minorEastAsia" w:hAnsiTheme="minorHAnsi" w:cstheme="minorBidi"/>
          <w:noProof/>
          <w:sz w:val="22"/>
          <w:szCs w:val="22"/>
        </w:rPr>
      </w:pPr>
      <w:del w:id="785" w:author="Mary Jungers" w:date="2019-11-13T18:53:00Z">
        <w:r w:rsidRPr="00621E63" w:rsidDel="00800492">
          <w:rPr>
            <w:noProof/>
            <w:rPrChange w:id="786" w:author="Mary Jungers" w:date="2019-11-13T18:53:00Z">
              <w:rPr>
                <w:rStyle w:val="Hyperlink"/>
                <w:noProof/>
              </w:rPr>
            </w:rPrChange>
          </w:rPr>
          <w:delText>3.3.1 Scope</w:delText>
        </w:r>
        <w:r w:rsidRPr="00621E63" w:rsidDel="00800492">
          <w:rPr>
            <w:noProof/>
            <w:webHidden/>
          </w:rPr>
          <w:tab/>
          <w:delText>17</w:delText>
        </w:r>
      </w:del>
    </w:p>
    <w:p w14:paraId="3CF702DD" w14:textId="220C4480" w:rsidR="00C74AF7" w:rsidRPr="00621E63" w:rsidDel="00800492" w:rsidRDefault="00C74AF7">
      <w:pPr>
        <w:pStyle w:val="TOC3"/>
        <w:rPr>
          <w:del w:id="787" w:author="Mary Jungers" w:date="2019-11-13T18:53:00Z"/>
          <w:rFonts w:asciiTheme="minorHAnsi" w:eastAsiaTheme="minorEastAsia" w:hAnsiTheme="minorHAnsi" w:cstheme="minorBidi"/>
          <w:noProof/>
          <w:sz w:val="22"/>
          <w:szCs w:val="22"/>
        </w:rPr>
      </w:pPr>
      <w:del w:id="788" w:author="Mary Jungers" w:date="2019-11-13T18:53:00Z">
        <w:r w:rsidRPr="00621E63" w:rsidDel="00800492">
          <w:rPr>
            <w:noProof/>
            <w:rPrChange w:id="789" w:author="Mary Jungers" w:date="2019-11-13T18:53:00Z">
              <w:rPr>
                <w:rStyle w:val="Hyperlink"/>
                <w:noProof/>
              </w:rPr>
            </w:rPrChange>
          </w:rPr>
          <w:delText>3.3.2 Use Case Roles</w:delText>
        </w:r>
        <w:r w:rsidRPr="00621E63" w:rsidDel="00800492">
          <w:rPr>
            <w:noProof/>
            <w:webHidden/>
          </w:rPr>
          <w:tab/>
          <w:delText>17</w:delText>
        </w:r>
      </w:del>
    </w:p>
    <w:p w14:paraId="6B35BD10" w14:textId="0B9579F4" w:rsidR="00C74AF7" w:rsidRPr="00621E63" w:rsidDel="00800492" w:rsidRDefault="00C74AF7">
      <w:pPr>
        <w:pStyle w:val="TOC3"/>
        <w:rPr>
          <w:del w:id="790" w:author="Mary Jungers" w:date="2019-11-13T18:53:00Z"/>
          <w:rFonts w:asciiTheme="minorHAnsi" w:eastAsiaTheme="minorEastAsia" w:hAnsiTheme="minorHAnsi" w:cstheme="minorBidi"/>
          <w:noProof/>
          <w:sz w:val="22"/>
          <w:szCs w:val="22"/>
        </w:rPr>
      </w:pPr>
      <w:del w:id="791" w:author="Mary Jungers" w:date="2019-11-13T18:53:00Z">
        <w:r w:rsidRPr="00621E63" w:rsidDel="00800492">
          <w:rPr>
            <w:noProof/>
            <w:rPrChange w:id="792" w:author="Mary Jungers" w:date="2019-11-13T18:53:00Z">
              <w:rPr>
                <w:rStyle w:val="Hyperlink"/>
                <w:noProof/>
              </w:rPr>
            </w:rPrChange>
          </w:rPr>
          <w:delText>3.3.3 Referenced Standards</w:delText>
        </w:r>
        <w:r w:rsidRPr="00621E63" w:rsidDel="00800492">
          <w:rPr>
            <w:noProof/>
            <w:webHidden/>
          </w:rPr>
          <w:tab/>
          <w:delText>17</w:delText>
        </w:r>
      </w:del>
    </w:p>
    <w:p w14:paraId="07A2F46B" w14:textId="5FEDBB74" w:rsidR="00C74AF7" w:rsidRPr="00621E63" w:rsidDel="00800492" w:rsidRDefault="00C74AF7">
      <w:pPr>
        <w:pStyle w:val="TOC3"/>
        <w:rPr>
          <w:del w:id="793" w:author="Mary Jungers" w:date="2019-11-13T18:53:00Z"/>
          <w:rFonts w:asciiTheme="minorHAnsi" w:eastAsiaTheme="minorEastAsia" w:hAnsiTheme="minorHAnsi" w:cstheme="minorBidi"/>
          <w:noProof/>
          <w:sz w:val="22"/>
          <w:szCs w:val="22"/>
        </w:rPr>
      </w:pPr>
      <w:del w:id="794" w:author="Mary Jungers" w:date="2019-11-13T18:53:00Z">
        <w:r w:rsidRPr="00621E63" w:rsidDel="00800492">
          <w:rPr>
            <w:noProof/>
            <w:rPrChange w:id="795" w:author="Mary Jungers" w:date="2019-11-13T18:53:00Z">
              <w:rPr>
                <w:rStyle w:val="Hyperlink"/>
                <w:noProof/>
              </w:rPr>
            </w:rPrChange>
          </w:rPr>
          <w:delText>3.3.4 Interaction Diagram</w:delText>
        </w:r>
        <w:r w:rsidRPr="00621E63" w:rsidDel="00800492">
          <w:rPr>
            <w:noProof/>
            <w:webHidden/>
          </w:rPr>
          <w:tab/>
          <w:delText>17</w:delText>
        </w:r>
      </w:del>
    </w:p>
    <w:p w14:paraId="11876C0A" w14:textId="3CFA8B6C" w:rsidR="00C74AF7" w:rsidRPr="00621E63" w:rsidDel="00800492" w:rsidRDefault="00C74AF7">
      <w:pPr>
        <w:pStyle w:val="TOC4"/>
        <w:rPr>
          <w:del w:id="796" w:author="Mary Jungers" w:date="2019-11-13T18:53:00Z"/>
          <w:rFonts w:asciiTheme="minorHAnsi" w:eastAsiaTheme="minorEastAsia" w:hAnsiTheme="minorHAnsi" w:cstheme="minorBidi"/>
          <w:noProof/>
          <w:sz w:val="22"/>
          <w:szCs w:val="22"/>
        </w:rPr>
      </w:pPr>
      <w:del w:id="797" w:author="Mary Jungers" w:date="2019-11-13T18:53:00Z">
        <w:r w:rsidRPr="00621E63" w:rsidDel="00800492">
          <w:rPr>
            <w:noProof/>
            <w:rPrChange w:id="798" w:author="Mary Jungers" w:date="2019-11-13T18:53:00Z">
              <w:rPr>
                <w:rStyle w:val="Hyperlink"/>
                <w:noProof/>
              </w:rPr>
            </w:rPrChange>
          </w:rPr>
          <w:delText>3.3.4.1 PCD-03 Communicate Infusion Order (RGV^O15^RGV_O15) static definition</w:delText>
        </w:r>
        <w:r w:rsidRPr="00621E63" w:rsidDel="00800492">
          <w:rPr>
            <w:noProof/>
            <w:webHidden/>
          </w:rPr>
          <w:tab/>
          <w:delText>18</w:delText>
        </w:r>
      </w:del>
    </w:p>
    <w:p w14:paraId="134873D5" w14:textId="6C8DEA05" w:rsidR="00C74AF7" w:rsidRPr="00621E63" w:rsidDel="00800492" w:rsidRDefault="00C74AF7">
      <w:pPr>
        <w:pStyle w:val="TOC4"/>
        <w:rPr>
          <w:del w:id="799" w:author="Mary Jungers" w:date="2019-11-13T18:53:00Z"/>
          <w:rFonts w:asciiTheme="minorHAnsi" w:eastAsiaTheme="minorEastAsia" w:hAnsiTheme="minorHAnsi" w:cstheme="minorBidi"/>
          <w:noProof/>
          <w:sz w:val="22"/>
          <w:szCs w:val="22"/>
        </w:rPr>
      </w:pPr>
      <w:del w:id="800" w:author="Mary Jungers" w:date="2019-11-13T18:53:00Z">
        <w:r w:rsidRPr="00621E63" w:rsidDel="00800492">
          <w:rPr>
            <w:noProof/>
            <w:rPrChange w:id="801" w:author="Mary Jungers" w:date="2019-11-13T18:53:00Z">
              <w:rPr>
                <w:rStyle w:val="Hyperlink"/>
                <w:noProof/>
              </w:rPr>
            </w:rPrChange>
          </w:rPr>
          <w:delText>3.3.4.2 RGV^O15^RGV_O15 Pharmacy/Treatment Give Message</w:delText>
        </w:r>
        <w:r w:rsidRPr="00621E63" w:rsidDel="00800492">
          <w:rPr>
            <w:noProof/>
            <w:webHidden/>
          </w:rPr>
          <w:tab/>
          <w:delText>18</w:delText>
        </w:r>
      </w:del>
    </w:p>
    <w:p w14:paraId="5D906EB2" w14:textId="0675AAAB" w:rsidR="00C74AF7" w:rsidRPr="00621E63" w:rsidDel="00800492" w:rsidRDefault="00C74AF7">
      <w:pPr>
        <w:pStyle w:val="TOC4"/>
        <w:rPr>
          <w:del w:id="802" w:author="Mary Jungers" w:date="2019-11-13T18:53:00Z"/>
          <w:rFonts w:asciiTheme="minorHAnsi" w:eastAsiaTheme="minorEastAsia" w:hAnsiTheme="minorHAnsi" w:cstheme="minorBidi"/>
          <w:noProof/>
          <w:sz w:val="22"/>
          <w:szCs w:val="22"/>
        </w:rPr>
      </w:pPr>
      <w:del w:id="803" w:author="Mary Jungers" w:date="2019-11-13T18:53:00Z">
        <w:r w:rsidRPr="00621E63" w:rsidDel="00800492">
          <w:rPr>
            <w:noProof/>
            <w:rPrChange w:id="804" w:author="Mary Jungers" w:date="2019-11-13T18:53:00Z">
              <w:rPr>
                <w:rStyle w:val="Hyperlink"/>
                <w:noProof/>
              </w:rPr>
            </w:rPrChange>
          </w:rPr>
          <w:delText>3.3.4.3 Trigger Events</w:delText>
        </w:r>
        <w:r w:rsidRPr="00621E63" w:rsidDel="00800492">
          <w:rPr>
            <w:noProof/>
            <w:webHidden/>
          </w:rPr>
          <w:tab/>
          <w:delText>20</w:delText>
        </w:r>
      </w:del>
    </w:p>
    <w:p w14:paraId="08F384F9" w14:textId="3D11A930" w:rsidR="00C74AF7" w:rsidRPr="00621E63" w:rsidDel="00800492" w:rsidRDefault="00C74AF7">
      <w:pPr>
        <w:pStyle w:val="TOC4"/>
        <w:rPr>
          <w:del w:id="805" w:author="Mary Jungers" w:date="2019-11-13T18:53:00Z"/>
          <w:rFonts w:asciiTheme="minorHAnsi" w:eastAsiaTheme="minorEastAsia" w:hAnsiTheme="minorHAnsi" w:cstheme="minorBidi"/>
          <w:noProof/>
          <w:sz w:val="22"/>
          <w:szCs w:val="22"/>
        </w:rPr>
      </w:pPr>
      <w:del w:id="806" w:author="Mary Jungers" w:date="2019-11-13T18:53:00Z">
        <w:r w:rsidRPr="00621E63" w:rsidDel="00800492">
          <w:rPr>
            <w:noProof/>
            <w:rPrChange w:id="807" w:author="Mary Jungers" w:date="2019-11-13T18:53:00Z">
              <w:rPr>
                <w:rStyle w:val="Hyperlink"/>
                <w:noProof/>
              </w:rPr>
            </w:rPrChange>
          </w:rPr>
          <w:delText>3.3.4.4 Message Semantics</w:delText>
        </w:r>
        <w:r w:rsidRPr="00621E63" w:rsidDel="00800492">
          <w:rPr>
            <w:noProof/>
            <w:webHidden/>
          </w:rPr>
          <w:tab/>
          <w:delText>20</w:delText>
        </w:r>
      </w:del>
    </w:p>
    <w:p w14:paraId="014103ED" w14:textId="4EA2B417" w:rsidR="00C74AF7" w:rsidRPr="00621E63" w:rsidDel="00800492" w:rsidRDefault="00C74AF7">
      <w:pPr>
        <w:pStyle w:val="TOC5"/>
        <w:rPr>
          <w:del w:id="808" w:author="Mary Jungers" w:date="2019-11-13T18:53:00Z"/>
          <w:rFonts w:asciiTheme="minorHAnsi" w:eastAsiaTheme="minorEastAsia" w:hAnsiTheme="minorHAnsi" w:cstheme="minorBidi"/>
          <w:noProof/>
          <w:sz w:val="22"/>
          <w:szCs w:val="22"/>
        </w:rPr>
      </w:pPr>
      <w:del w:id="809" w:author="Mary Jungers" w:date="2019-11-13T18:53:00Z">
        <w:r w:rsidRPr="00621E63" w:rsidDel="00800492">
          <w:rPr>
            <w:noProof/>
            <w:rPrChange w:id="810" w:author="Mary Jungers" w:date="2019-11-13T18:53:00Z">
              <w:rPr>
                <w:rStyle w:val="Hyperlink"/>
                <w:noProof/>
              </w:rPr>
            </w:rPrChange>
          </w:rPr>
          <w:delText>3.3.4.4.1 MSH – Message Header Segment</w:delText>
        </w:r>
        <w:r w:rsidRPr="00621E63" w:rsidDel="00800492">
          <w:rPr>
            <w:noProof/>
            <w:webHidden/>
          </w:rPr>
          <w:tab/>
          <w:delText>20</w:delText>
        </w:r>
      </w:del>
    </w:p>
    <w:p w14:paraId="364048CE" w14:textId="4A1A9F93" w:rsidR="00C74AF7" w:rsidRPr="00621E63" w:rsidDel="00800492" w:rsidRDefault="00C74AF7">
      <w:pPr>
        <w:pStyle w:val="TOC5"/>
        <w:rPr>
          <w:del w:id="811" w:author="Mary Jungers" w:date="2019-11-13T18:53:00Z"/>
          <w:rFonts w:asciiTheme="minorHAnsi" w:eastAsiaTheme="minorEastAsia" w:hAnsiTheme="minorHAnsi" w:cstheme="minorBidi"/>
          <w:noProof/>
          <w:sz w:val="22"/>
          <w:szCs w:val="22"/>
        </w:rPr>
      </w:pPr>
      <w:del w:id="812" w:author="Mary Jungers" w:date="2019-11-13T18:53:00Z">
        <w:r w:rsidRPr="00621E63" w:rsidDel="00800492">
          <w:rPr>
            <w:noProof/>
            <w:rPrChange w:id="813" w:author="Mary Jungers" w:date="2019-11-13T18:53:00Z">
              <w:rPr>
                <w:rStyle w:val="Hyperlink"/>
                <w:noProof/>
              </w:rPr>
            </w:rPrChange>
          </w:rPr>
          <w:delText>3.3.4.4.2 PID - Patient Identification Segment</w:delText>
        </w:r>
        <w:r w:rsidRPr="00621E63" w:rsidDel="00800492">
          <w:rPr>
            <w:noProof/>
            <w:webHidden/>
          </w:rPr>
          <w:tab/>
          <w:delText>22</w:delText>
        </w:r>
      </w:del>
    </w:p>
    <w:p w14:paraId="5B35D908" w14:textId="2B2360A4" w:rsidR="00C74AF7" w:rsidRPr="00621E63" w:rsidDel="00800492" w:rsidRDefault="00C74AF7">
      <w:pPr>
        <w:pStyle w:val="TOC5"/>
        <w:rPr>
          <w:del w:id="814" w:author="Mary Jungers" w:date="2019-11-13T18:53:00Z"/>
          <w:rFonts w:asciiTheme="minorHAnsi" w:eastAsiaTheme="minorEastAsia" w:hAnsiTheme="minorHAnsi" w:cstheme="minorBidi"/>
          <w:noProof/>
          <w:sz w:val="22"/>
          <w:szCs w:val="22"/>
        </w:rPr>
      </w:pPr>
      <w:del w:id="815" w:author="Mary Jungers" w:date="2019-11-13T18:53:00Z">
        <w:r w:rsidRPr="00621E63" w:rsidDel="00800492">
          <w:rPr>
            <w:noProof/>
            <w:rPrChange w:id="816" w:author="Mary Jungers" w:date="2019-11-13T18:53:00Z">
              <w:rPr>
                <w:rStyle w:val="Hyperlink"/>
                <w:noProof/>
              </w:rPr>
            </w:rPrChange>
          </w:rPr>
          <w:delText>3.3.4.4.3 PV1 Patient Visit Segment</w:delText>
        </w:r>
        <w:r w:rsidRPr="00621E63" w:rsidDel="00800492">
          <w:rPr>
            <w:noProof/>
            <w:webHidden/>
          </w:rPr>
          <w:tab/>
          <w:delText>22</w:delText>
        </w:r>
      </w:del>
    </w:p>
    <w:p w14:paraId="3BD3F72D" w14:textId="54C6A5E3" w:rsidR="00C74AF7" w:rsidRPr="00621E63" w:rsidDel="00800492" w:rsidRDefault="00C74AF7">
      <w:pPr>
        <w:pStyle w:val="TOC5"/>
        <w:rPr>
          <w:del w:id="817" w:author="Mary Jungers" w:date="2019-11-13T18:53:00Z"/>
          <w:rFonts w:asciiTheme="minorHAnsi" w:eastAsiaTheme="minorEastAsia" w:hAnsiTheme="minorHAnsi" w:cstheme="minorBidi"/>
          <w:noProof/>
          <w:sz w:val="22"/>
          <w:szCs w:val="22"/>
        </w:rPr>
      </w:pPr>
      <w:del w:id="818" w:author="Mary Jungers" w:date="2019-11-13T18:53:00Z">
        <w:r w:rsidRPr="00621E63" w:rsidDel="00800492">
          <w:rPr>
            <w:noProof/>
            <w:rPrChange w:id="819" w:author="Mary Jungers" w:date="2019-11-13T18:53:00Z">
              <w:rPr>
                <w:rStyle w:val="Hyperlink"/>
                <w:noProof/>
              </w:rPr>
            </w:rPrChange>
          </w:rPr>
          <w:delText xml:space="preserve">3.3.4.4.4 ORC </w:delText>
        </w:r>
        <w:r w:rsidRPr="00621E63" w:rsidDel="00800492">
          <w:rPr>
            <w:rFonts w:eastAsia="MS Gothic"/>
            <w:noProof/>
            <w:rPrChange w:id="820" w:author="Mary Jungers" w:date="2019-11-13T18:53:00Z">
              <w:rPr>
                <w:rStyle w:val="Hyperlink"/>
                <w:rFonts w:eastAsia="MS Gothic"/>
                <w:noProof/>
              </w:rPr>
            </w:rPrChange>
          </w:rPr>
          <w:delText>-</w:delText>
        </w:r>
        <w:r w:rsidRPr="00621E63" w:rsidDel="00800492">
          <w:rPr>
            <w:noProof/>
            <w:rPrChange w:id="821" w:author="Mary Jungers" w:date="2019-11-13T18:53:00Z">
              <w:rPr>
                <w:rStyle w:val="Hyperlink"/>
                <w:noProof/>
              </w:rPr>
            </w:rPrChange>
          </w:rPr>
          <w:delText xml:space="preserve"> Common Order Segment</w:delText>
        </w:r>
        <w:r w:rsidRPr="00621E63" w:rsidDel="00800492">
          <w:rPr>
            <w:noProof/>
            <w:webHidden/>
          </w:rPr>
          <w:tab/>
          <w:delText>22</w:delText>
        </w:r>
      </w:del>
    </w:p>
    <w:p w14:paraId="4DBE4912" w14:textId="367B5707" w:rsidR="00C74AF7" w:rsidRPr="00621E63" w:rsidDel="00800492" w:rsidRDefault="00C74AF7">
      <w:pPr>
        <w:pStyle w:val="TOC5"/>
        <w:rPr>
          <w:del w:id="822" w:author="Mary Jungers" w:date="2019-11-13T18:53:00Z"/>
          <w:rFonts w:asciiTheme="minorHAnsi" w:eastAsiaTheme="minorEastAsia" w:hAnsiTheme="minorHAnsi" w:cstheme="minorBidi"/>
          <w:noProof/>
          <w:sz w:val="22"/>
          <w:szCs w:val="22"/>
        </w:rPr>
      </w:pPr>
      <w:del w:id="823" w:author="Mary Jungers" w:date="2019-11-13T18:53:00Z">
        <w:r w:rsidRPr="00621E63" w:rsidDel="00800492">
          <w:rPr>
            <w:noProof/>
            <w:rPrChange w:id="824" w:author="Mary Jungers" w:date="2019-11-13T18:53:00Z">
              <w:rPr>
                <w:rStyle w:val="Hyperlink"/>
                <w:noProof/>
              </w:rPr>
            </w:rPrChange>
          </w:rPr>
          <w:delText>3.3.4.4.5 RXG - Pharmacy/Treatment Give Segment</w:delText>
        </w:r>
        <w:r w:rsidRPr="00621E63" w:rsidDel="00800492">
          <w:rPr>
            <w:noProof/>
            <w:webHidden/>
          </w:rPr>
          <w:tab/>
          <w:delText>23</w:delText>
        </w:r>
      </w:del>
    </w:p>
    <w:p w14:paraId="18061B92" w14:textId="34EF4E1E" w:rsidR="00C74AF7" w:rsidRPr="00621E63" w:rsidDel="00800492" w:rsidRDefault="00C74AF7">
      <w:pPr>
        <w:pStyle w:val="TOC5"/>
        <w:rPr>
          <w:del w:id="825" w:author="Mary Jungers" w:date="2019-11-13T18:53:00Z"/>
          <w:rFonts w:asciiTheme="minorHAnsi" w:eastAsiaTheme="minorEastAsia" w:hAnsiTheme="minorHAnsi" w:cstheme="minorBidi"/>
          <w:noProof/>
          <w:sz w:val="22"/>
          <w:szCs w:val="22"/>
        </w:rPr>
      </w:pPr>
      <w:del w:id="826" w:author="Mary Jungers" w:date="2019-11-13T18:53:00Z">
        <w:r w:rsidRPr="00621E63" w:rsidDel="00800492">
          <w:rPr>
            <w:noProof/>
            <w:rPrChange w:id="827" w:author="Mary Jungers" w:date="2019-11-13T18:53:00Z">
              <w:rPr>
                <w:rStyle w:val="Hyperlink"/>
                <w:noProof/>
              </w:rPr>
            </w:rPrChange>
          </w:rPr>
          <w:delText>3.3.4.4.6 TQ1 Timing Quantity Segment</w:delText>
        </w:r>
        <w:r w:rsidRPr="00621E63" w:rsidDel="00800492">
          <w:rPr>
            <w:noProof/>
            <w:webHidden/>
          </w:rPr>
          <w:tab/>
          <w:delText>28</w:delText>
        </w:r>
      </w:del>
    </w:p>
    <w:p w14:paraId="3D5C7653" w14:textId="3812B4D2" w:rsidR="00C74AF7" w:rsidRPr="00621E63" w:rsidDel="00800492" w:rsidRDefault="00C74AF7">
      <w:pPr>
        <w:pStyle w:val="TOC5"/>
        <w:rPr>
          <w:del w:id="828" w:author="Mary Jungers" w:date="2019-11-13T18:53:00Z"/>
          <w:rFonts w:asciiTheme="minorHAnsi" w:eastAsiaTheme="minorEastAsia" w:hAnsiTheme="minorHAnsi" w:cstheme="minorBidi"/>
          <w:noProof/>
          <w:sz w:val="22"/>
          <w:szCs w:val="22"/>
        </w:rPr>
      </w:pPr>
      <w:del w:id="829" w:author="Mary Jungers" w:date="2019-11-13T18:53:00Z">
        <w:r w:rsidRPr="00621E63" w:rsidDel="00800492">
          <w:rPr>
            <w:noProof/>
            <w:rPrChange w:id="830" w:author="Mary Jungers" w:date="2019-11-13T18:53:00Z">
              <w:rPr>
                <w:rStyle w:val="Hyperlink"/>
                <w:noProof/>
              </w:rPr>
            </w:rPrChange>
          </w:rPr>
          <w:delText>3.3.4.4.7 Usage notes for RXG 17, 18, 23, and 24</w:delText>
        </w:r>
        <w:r w:rsidRPr="00621E63" w:rsidDel="00800492">
          <w:rPr>
            <w:noProof/>
            <w:webHidden/>
          </w:rPr>
          <w:tab/>
          <w:delText>30</w:delText>
        </w:r>
      </w:del>
    </w:p>
    <w:p w14:paraId="1F34102B" w14:textId="1B51E07D" w:rsidR="00C74AF7" w:rsidRPr="00621E63" w:rsidDel="00800492" w:rsidRDefault="00C74AF7">
      <w:pPr>
        <w:pStyle w:val="TOC5"/>
        <w:rPr>
          <w:del w:id="831" w:author="Mary Jungers" w:date="2019-11-13T18:53:00Z"/>
          <w:rFonts w:asciiTheme="minorHAnsi" w:eastAsiaTheme="minorEastAsia" w:hAnsiTheme="minorHAnsi" w:cstheme="minorBidi"/>
          <w:noProof/>
          <w:sz w:val="22"/>
          <w:szCs w:val="22"/>
        </w:rPr>
      </w:pPr>
      <w:del w:id="832" w:author="Mary Jungers" w:date="2019-11-13T18:53:00Z">
        <w:r w:rsidRPr="00621E63" w:rsidDel="00800492">
          <w:rPr>
            <w:noProof/>
            <w:rPrChange w:id="833" w:author="Mary Jungers" w:date="2019-11-13T18:53:00Z">
              <w:rPr>
                <w:rStyle w:val="Hyperlink"/>
                <w:noProof/>
              </w:rPr>
            </w:rPrChange>
          </w:rPr>
          <w:delText>3.3.4.4.8 RXR - Pharmacy/Treatment Route Segment</w:delText>
        </w:r>
        <w:r w:rsidRPr="00621E63" w:rsidDel="00800492">
          <w:rPr>
            <w:noProof/>
            <w:webHidden/>
          </w:rPr>
          <w:tab/>
          <w:delText>31</w:delText>
        </w:r>
      </w:del>
    </w:p>
    <w:p w14:paraId="2B5CF613" w14:textId="13BAF92F" w:rsidR="00C74AF7" w:rsidRPr="00621E63" w:rsidDel="00800492" w:rsidRDefault="00C74AF7">
      <w:pPr>
        <w:pStyle w:val="TOC5"/>
        <w:rPr>
          <w:del w:id="834" w:author="Mary Jungers" w:date="2019-11-13T18:53:00Z"/>
          <w:rFonts w:asciiTheme="minorHAnsi" w:eastAsiaTheme="minorEastAsia" w:hAnsiTheme="minorHAnsi" w:cstheme="minorBidi"/>
          <w:noProof/>
          <w:sz w:val="22"/>
          <w:szCs w:val="22"/>
        </w:rPr>
      </w:pPr>
      <w:del w:id="835" w:author="Mary Jungers" w:date="2019-11-13T18:53:00Z">
        <w:r w:rsidRPr="00621E63" w:rsidDel="00800492">
          <w:rPr>
            <w:noProof/>
            <w:rPrChange w:id="836" w:author="Mary Jungers" w:date="2019-11-13T18:53:00Z">
              <w:rPr>
                <w:rStyle w:val="Hyperlink"/>
                <w:noProof/>
              </w:rPr>
            </w:rPrChange>
          </w:rPr>
          <w:delText xml:space="preserve">3.3.4.4.9 OBX </w:delText>
        </w:r>
        <w:r w:rsidRPr="00621E63" w:rsidDel="00800492">
          <w:rPr>
            <w:rFonts w:eastAsia="MS Gothic"/>
            <w:noProof/>
            <w:rPrChange w:id="837" w:author="Mary Jungers" w:date="2019-11-13T18:53:00Z">
              <w:rPr>
                <w:rStyle w:val="Hyperlink"/>
                <w:rFonts w:eastAsia="MS Gothic"/>
                <w:noProof/>
              </w:rPr>
            </w:rPrChange>
          </w:rPr>
          <w:delText>-</w:delText>
        </w:r>
        <w:r w:rsidRPr="00621E63" w:rsidDel="00800492">
          <w:rPr>
            <w:noProof/>
            <w:rPrChange w:id="838" w:author="Mary Jungers" w:date="2019-11-13T18:53:00Z">
              <w:rPr>
                <w:rStyle w:val="Hyperlink"/>
                <w:noProof/>
              </w:rPr>
            </w:rPrChange>
          </w:rPr>
          <w:delText xml:space="preserve"> Observation/Result segment</w:delText>
        </w:r>
        <w:r w:rsidRPr="00621E63" w:rsidDel="00800492">
          <w:rPr>
            <w:noProof/>
            <w:webHidden/>
          </w:rPr>
          <w:tab/>
          <w:delText>33</w:delText>
        </w:r>
      </w:del>
    </w:p>
    <w:p w14:paraId="2858F013" w14:textId="49DA1793" w:rsidR="00C74AF7" w:rsidRPr="00621E63" w:rsidDel="00800492" w:rsidRDefault="00C74AF7">
      <w:pPr>
        <w:pStyle w:val="TOC5"/>
        <w:rPr>
          <w:del w:id="839" w:author="Mary Jungers" w:date="2019-11-13T18:53:00Z"/>
          <w:rFonts w:asciiTheme="minorHAnsi" w:eastAsiaTheme="minorEastAsia" w:hAnsiTheme="minorHAnsi" w:cstheme="minorBidi"/>
          <w:noProof/>
          <w:sz w:val="22"/>
          <w:szCs w:val="22"/>
        </w:rPr>
      </w:pPr>
      <w:del w:id="840" w:author="Mary Jungers" w:date="2019-11-13T18:53:00Z">
        <w:r w:rsidRPr="00621E63" w:rsidDel="00800492">
          <w:rPr>
            <w:noProof/>
            <w:rPrChange w:id="841" w:author="Mary Jungers" w:date="2019-11-13T18:53:00Z">
              <w:rPr>
                <w:rStyle w:val="Hyperlink"/>
                <w:noProof/>
              </w:rPr>
            </w:rPrChange>
          </w:rPr>
          <w:delText>3.3.4.4.10 Expected Actions</w:delText>
        </w:r>
        <w:r w:rsidRPr="00621E63" w:rsidDel="00800492">
          <w:rPr>
            <w:noProof/>
            <w:webHidden/>
          </w:rPr>
          <w:tab/>
          <w:delText>37</w:delText>
        </w:r>
      </w:del>
    </w:p>
    <w:p w14:paraId="76FED314" w14:textId="3AC40A82" w:rsidR="00C74AF7" w:rsidRPr="00621E63" w:rsidDel="00800492" w:rsidRDefault="00C74AF7">
      <w:pPr>
        <w:pStyle w:val="TOC3"/>
        <w:rPr>
          <w:del w:id="842" w:author="Mary Jungers" w:date="2019-11-13T18:53:00Z"/>
          <w:rFonts w:asciiTheme="minorHAnsi" w:eastAsiaTheme="minorEastAsia" w:hAnsiTheme="minorHAnsi" w:cstheme="minorBidi"/>
          <w:noProof/>
          <w:sz w:val="22"/>
          <w:szCs w:val="22"/>
        </w:rPr>
      </w:pPr>
      <w:del w:id="843" w:author="Mary Jungers" w:date="2019-11-13T18:53:00Z">
        <w:r w:rsidRPr="00621E63" w:rsidDel="00800492">
          <w:rPr>
            <w:noProof/>
            <w:rPrChange w:id="844" w:author="Mary Jungers" w:date="2019-11-13T18:53:00Z">
              <w:rPr>
                <w:rStyle w:val="Hyperlink"/>
                <w:noProof/>
              </w:rPr>
            </w:rPrChange>
          </w:rPr>
          <w:delText>3.3.5 RRG^O16^RRG_O16 Pharmacy/Treatment Give Acknowledgement Message</w:delText>
        </w:r>
        <w:r w:rsidRPr="00621E63" w:rsidDel="00800492">
          <w:rPr>
            <w:noProof/>
            <w:webHidden/>
          </w:rPr>
          <w:tab/>
          <w:delText>38</w:delText>
        </w:r>
      </w:del>
    </w:p>
    <w:p w14:paraId="28F49FBA" w14:textId="2A5DBB78" w:rsidR="00C74AF7" w:rsidRPr="00621E63" w:rsidDel="00800492" w:rsidRDefault="00C74AF7">
      <w:pPr>
        <w:pStyle w:val="TOC4"/>
        <w:rPr>
          <w:del w:id="845" w:author="Mary Jungers" w:date="2019-11-13T18:53:00Z"/>
          <w:rFonts w:asciiTheme="minorHAnsi" w:eastAsiaTheme="minorEastAsia" w:hAnsiTheme="minorHAnsi" w:cstheme="minorBidi"/>
          <w:noProof/>
          <w:sz w:val="22"/>
          <w:szCs w:val="22"/>
        </w:rPr>
      </w:pPr>
      <w:del w:id="846" w:author="Mary Jungers" w:date="2019-11-13T18:53:00Z">
        <w:r w:rsidRPr="00621E63" w:rsidDel="00800492">
          <w:rPr>
            <w:noProof/>
            <w:rPrChange w:id="847" w:author="Mary Jungers" w:date="2019-11-13T18:53:00Z">
              <w:rPr>
                <w:rStyle w:val="Hyperlink"/>
                <w:noProof/>
              </w:rPr>
            </w:rPrChange>
          </w:rPr>
          <w:delText>3.3.5.1 MSH – Message Header Segment</w:delText>
        </w:r>
        <w:r w:rsidRPr="00621E63" w:rsidDel="00800492">
          <w:rPr>
            <w:noProof/>
            <w:webHidden/>
          </w:rPr>
          <w:tab/>
          <w:delText>39</w:delText>
        </w:r>
      </w:del>
    </w:p>
    <w:p w14:paraId="4BA066FB" w14:textId="366A10A4" w:rsidR="00C74AF7" w:rsidRPr="00621E63" w:rsidDel="00800492" w:rsidRDefault="00C74AF7">
      <w:pPr>
        <w:pStyle w:val="TOC4"/>
        <w:rPr>
          <w:del w:id="848" w:author="Mary Jungers" w:date="2019-11-13T18:53:00Z"/>
          <w:rFonts w:asciiTheme="minorHAnsi" w:eastAsiaTheme="minorEastAsia" w:hAnsiTheme="minorHAnsi" w:cstheme="minorBidi"/>
          <w:noProof/>
          <w:sz w:val="22"/>
          <w:szCs w:val="22"/>
        </w:rPr>
      </w:pPr>
      <w:del w:id="849" w:author="Mary Jungers" w:date="2019-11-13T18:53:00Z">
        <w:r w:rsidRPr="00621E63" w:rsidDel="00800492">
          <w:rPr>
            <w:noProof/>
            <w:rPrChange w:id="850" w:author="Mary Jungers" w:date="2019-11-13T18:53:00Z">
              <w:rPr>
                <w:rStyle w:val="Hyperlink"/>
                <w:noProof/>
              </w:rPr>
            </w:rPrChange>
          </w:rPr>
          <w:delText>3.3.5.2 MSA - Message Acknowledgement segment</w:delText>
        </w:r>
        <w:r w:rsidRPr="00621E63" w:rsidDel="00800492">
          <w:rPr>
            <w:noProof/>
            <w:webHidden/>
          </w:rPr>
          <w:tab/>
          <w:delText>39</w:delText>
        </w:r>
      </w:del>
    </w:p>
    <w:p w14:paraId="639B7ECD" w14:textId="0685922D" w:rsidR="00C74AF7" w:rsidRPr="00621E63" w:rsidDel="00800492" w:rsidRDefault="00C74AF7">
      <w:pPr>
        <w:pStyle w:val="TOC4"/>
        <w:rPr>
          <w:del w:id="851" w:author="Mary Jungers" w:date="2019-11-13T18:53:00Z"/>
          <w:rFonts w:asciiTheme="minorHAnsi" w:eastAsiaTheme="minorEastAsia" w:hAnsiTheme="minorHAnsi" w:cstheme="minorBidi"/>
          <w:noProof/>
          <w:sz w:val="22"/>
          <w:szCs w:val="22"/>
        </w:rPr>
      </w:pPr>
      <w:del w:id="852" w:author="Mary Jungers" w:date="2019-11-13T18:53:00Z">
        <w:r w:rsidRPr="00621E63" w:rsidDel="00800492">
          <w:rPr>
            <w:noProof/>
            <w:rPrChange w:id="853" w:author="Mary Jungers" w:date="2019-11-13T18:53:00Z">
              <w:rPr>
                <w:rStyle w:val="Hyperlink"/>
                <w:noProof/>
              </w:rPr>
            </w:rPrChange>
          </w:rPr>
          <w:delText>3.3.5.3 ERR - Error segment</w:delText>
        </w:r>
        <w:r w:rsidRPr="00621E63" w:rsidDel="00800492">
          <w:rPr>
            <w:noProof/>
            <w:webHidden/>
          </w:rPr>
          <w:tab/>
          <w:delText>39</w:delText>
        </w:r>
      </w:del>
    </w:p>
    <w:p w14:paraId="5F5C7396" w14:textId="453B74A2" w:rsidR="00C74AF7" w:rsidRPr="00621E63" w:rsidDel="00800492" w:rsidRDefault="00C74AF7">
      <w:pPr>
        <w:pStyle w:val="TOC2"/>
        <w:rPr>
          <w:del w:id="854" w:author="Mary Jungers" w:date="2019-11-13T18:53:00Z"/>
          <w:rFonts w:asciiTheme="minorHAnsi" w:eastAsiaTheme="minorEastAsia" w:hAnsiTheme="minorHAnsi" w:cstheme="minorBidi"/>
          <w:noProof/>
          <w:sz w:val="22"/>
          <w:szCs w:val="22"/>
        </w:rPr>
      </w:pPr>
      <w:del w:id="855" w:author="Mary Jungers" w:date="2019-11-13T18:53:00Z">
        <w:r w:rsidRPr="00621E63" w:rsidDel="00800492">
          <w:rPr>
            <w:noProof/>
            <w:rPrChange w:id="856" w:author="Mary Jungers" w:date="2019-11-13T18:53:00Z">
              <w:rPr>
                <w:rStyle w:val="Hyperlink"/>
                <w:noProof/>
              </w:rPr>
            </w:rPrChange>
          </w:rPr>
          <w:delText>3.4 Report Alert [PCD-04]</w:delText>
        </w:r>
        <w:r w:rsidRPr="00621E63" w:rsidDel="00800492">
          <w:rPr>
            <w:noProof/>
            <w:webHidden/>
          </w:rPr>
          <w:tab/>
          <w:delText>39</w:delText>
        </w:r>
      </w:del>
    </w:p>
    <w:p w14:paraId="78CB17A8" w14:textId="61A2D000" w:rsidR="00C74AF7" w:rsidRPr="00621E63" w:rsidDel="00800492" w:rsidRDefault="00C74AF7">
      <w:pPr>
        <w:pStyle w:val="TOC3"/>
        <w:rPr>
          <w:del w:id="857" w:author="Mary Jungers" w:date="2019-11-13T18:53:00Z"/>
          <w:rFonts w:asciiTheme="minorHAnsi" w:eastAsiaTheme="minorEastAsia" w:hAnsiTheme="minorHAnsi" w:cstheme="minorBidi"/>
          <w:noProof/>
          <w:sz w:val="22"/>
          <w:szCs w:val="22"/>
        </w:rPr>
      </w:pPr>
      <w:del w:id="858" w:author="Mary Jungers" w:date="2019-11-13T18:53:00Z">
        <w:r w:rsidRPr="00621E63" w:rsidDel="00800492">
          <w:rPr>
            <w:noProof/>
            <w:rPrChange w:id="859" w:author="Mary Jungers" w:date="2019-11-13T18:53:00Z">
              <w:rPr>
                <w:rStyle w:val="Hyperlink"/>
                <w:noProof/>
              </w:rPr>
            </w:rPrChange>
          </w:rPr>
          <w:delText>3.4.1 Scope</w:delText>
        </w:r>
        <w:r w:rsidRPr="00621E63" w:rsidDel="00800492">
          <w:rPr>
            <w:noProof/>
            <w:webHidden/>
          </w:rPr>
          <w:tab/>
          <w:delText>39</w:delText>
        </w:r>
      </w:del>
    </w:p>
    <w:p w14:paraId="225783E4" w14:textId="785A6309" w:rsidR="00C74AF7" w:rsidRPr="00621E63" w:rsidDel="00800492" w:rsidRDefault="00C74AF7">
      <w:pPr>
        <w:pStyle w:val="TOC3"/>
        <w:rPr>
          <w:del w:id="860" w:author="Mary Jungers" w:date="2019-11-13T18:53:00Z"/>
          <w:rFonts w:asciiTheme="minorHAnsi" w:eastAsiaTheme="minorEastAsia" w:hAnsiTheme="minorHAnsi" w:cstheme="minorBidi"/>
          <w:noProof/>
          <w:sz w:val="22"/>
          <w:szCs w:val="22"/>
        </w:rPr>
      </w:pPr>
      <w:del w:id="861" w:author="Mary Jungers" w:date="2019-11-13T18:53:00Z">
        <w:r w:rsidRPr="00621E63" w:rsidDel="00800492">
          <w:rPr>
            <w:noProof/>
            <w:rPrChange w:id="862" w:author="Mary Jungers" w:date="2019-11-13T18:53:00Z">
              <w:rPr>
                <w:rStyle w:val="Hyperlink"/>
                <w:noProof/>
              </w:rPr>
            </w:rPrChange>
          </w:rPr>
          <w:delText>3.4.2 Use Case Roles</w:delText>
        </w:r>
        <w:r w:rsidRPr="00621E63" w:rsidDel="00800492">
          <w:rPr>
            <w:noProof/>
            <w:webHidden/>
          </w:rPr>
          <w:tab/>
          <w:delText>40</w:delText>
        </w:r>
      </w:del>
    </w:p>
    <w:p w14:paraId="126B7F0C" w14:textId="23A1099B" w:rsidR="00C74AF7" w:rsidRPr="00621E63" w:rsidDel="00800492" w:rsidRDefault="00C74AF7">
      <w:pPr>
        <w:pStyle w:val="TOC3"/>
        <w:rPr>
          <w:del w:id="863" w:author="Mary Jungers" w:date="2019-11-13T18:53:00Z"/>
          <w:rFonts w:asciiTheme="minorHAnsi" w:eastAsiaTheme="minorEastAsia" w:hAnsiTheme="minorHAnsi" w:cstheme="minorBidi"/>
          <w:noProof/>
          <w:sz w:val="22"/>
          <w:szCs w:val="22"/>
        </w:rPr>
      </w:pPr>
      <w:del w:id="864" w:author="Mary Jungers" w:date="2019-11-13T18:53:00Z">
        <w:r w:rsidRPr="00621E63" w:rsidDel="00800492">
          <w:rPr>
            <w:noProof/>
            <w:rPrChange w:id="865" w:author="Mary Jungers" w:date="2019-11-13T18:53:00Z">
              <w:rPr>
                <w:rStyle w:val="Hyperlink"/>
                <w:noProof/>
              </w:rPr>
            </w:rPrChange>
          </w:rPr>
          <w:delText>3.4.3 Referenced Standards</w:delText>
        </w:r>
        <w:r w:rsidRPr="00621E63" w:rsidDel="00800492">
          <w:rPr>
            <w:noProof/>
            <w:webHidden/>
          </w:rPr>
          <w:tab/>
          <w:delText>40</w:delText>
        </w:r>
      </w:del>
    </w:p>
    <w:p w14:paraId="40F5B232" w14:textId="4B237F76" w:rsidR="00C74AF7" w:rsidRPr="00621E63" w:rsidDel="00800492" w:rsidRDefault="00C74AF7">
      <w:pPr>
        <w:pStyle w:val="TOC3"/>
        <w:rPr>
          <w:del w:id="866" w:author="Mary Jungers" w:date="2019-11-13T18:53:00Z"/>
          <w:rFonts w:asciiTheme="minorHAnsi" w:eastAsiaTheme="minorEastAsia" w:hAnsiTheme="minorHAnsi" w:cstheme="minorBidi"/>
          <w:noProof/>
          <w:sz w:val="22"/>
          <w:szCs w:val="22"/>
        </w:rPr>
      </w:pPr>
      <w:del w:id="867" w:author="Mary Jungers" w:date="2019-11-13T18:53:00Z">
        <w:r w:rsidRPr="00621E63" w:rsidDel="00800492">
          <w:rPr>
            <w:noProof/>
            <w:rPrChange w:id="868" w:author="Mary Jungers" w:date="2019-11-13T18:53:00Z">
              <w:rPr>
                <w:rStyle w:val="Hyperlink"/>
                <w:noProof/>
              </w:rPr>
            </w:rPrChange>
          </w:rPr>
          <w:delText>3.4.4 Interaction Diagrams</w:delText>
        </w:r>
        <w:r w:rsidRPr="00621E63" w:rsidDel="00800492">
          <w:rPr>
            <w:noProof/>
            <w:webHidden/>
          </w:rPr>
          <w:tab/>
          <w:delText>41</w:delText>
        </w:r>
      </w:del>
    </w:p>
    <w:p w14:paraId="2CC202E7" w14:textId="45289C70" w:rsidR="00C74AF7" w:rsidRPr="00621E63" w:rsidDel="00800492" w:rsidRDefault="00C74AF7">
      <w:pPr>
        <w:pStyle w:val="TOC4"/>
        <w:rPr>
          <w:del w:id="869" w:author="Mary Jungers" w:date="2019-11-13T18:53:00Z"/>
          <w:rFonts w:asciiTheme="minorHAnsi" w:eastAsiaTheme="minorEastAsia" w:hAnsiTheme="minorHAnsi" w:cstheme="minorBidi"/>
          <w:noProof/>
          <w:sz w:val="22"/>
          <w:szCs w:val="22"/>
        </w:rPr>
      </w:pPr>
      <w:del w:id="870" w:author="Mary Jungers" w:date="2019-11-13T18:53:00Z">
        <w:r w:rsidRPr="00621E63" w:rsidDel="00800492">
          <w:rPr>
            <w:noProof/>
            <w:rPrChange w:id="871" w:author="Mary Jungers" w:date="2019-11-13T18:53:00Z">
              <w:rPr>
                <w:rStyle w:val="Hyperlink"/>
                <w:noProof/>
              </w:rPr>
            </w:rPrChange>
          </w:rPr>
          <w:delText>3.4.4.1 Alert Reporter reports to Alert Manager/Alert Consumer</w:delText>
        </w:r>
        <w:r w:rsidRPr="00621E63" w:rsidDel="00800492">
          <w:rPr>
            <w:noProof/>
            <w:webHidden/>
          </w:rPr>
          <w:tab/>
          <w:delText>41</w:delText>
        </w:r>
      </w:del>
    </w:p>
    <w:p w14:paraId="29F6307C" w14:textId="0130ECDC" w:rsidR="00C74AF7" w:rsidRPr="00621E63" w:rsidDel="00800492" w:rsidRDefault="00C74AF7">
      <w:pPr>
        <w:pStyle w:val="TOC5"/>
        <w:rPr>
          <w:del w:id="872" w:author="Mary Jungers" w:date="2019-11-13T18:53:00Z"/>
          <w:rFonts w:asciiTheme="minorHAnsi" w:eastAsiaTheme="minorEastAsia" w:hAnsiTheme="minorHAnsi" w:cstheme="minorBidi"/>
          <w:noProof/>
          <w:sz w:val="22"/>
          <w:szCs w:val="22"/>
        </w:rPr>
      </w:pPr>
      <w:del w:id="873" w:author="Mary Jungers" w:date="2019-11-13T18:53:00Z">
        <w:r w:rsidRPr="00621E63" w:rsidDel="00800492">
          <w:rPr>
            <w:noProof/>
            <w:rPrChange w:id="874" w:author="Mary Jungers" w:date="2019-11-13T18:53:00Z">
              <w:rPr>
                <w:rStyle w:val="Hyperlink"/>
                <w:noProof/>
              </w:rPr>
            </w:rPrChange>
          </w:rPr>
          <w:delText>3.4.4.1.1 HL7 Conformance Statement</w:delText>
        </w:r>
        <w:r w:rsidRPr="00621E63" w:rsidDel="00800492">
          <w:rPr>
            <w:noProof/>
            <w:webHidden/>
          </w:rPr>
          <w:tab/>
          <w:delText>41</w:delText>
        </w:r>
      </w:del>
    </w:p>
    <w:p w14:paraId="64AED358" w14:textId="012F6148" w:rsidR="00C74AF7" w:rsidRPr="00621E63" w:rsidDel="00800492" w:rsidRDefault="00C74AF7">
      <w:pPr>
        <w:pStyle w:val="TOC5"/>
        <w:rPr>
          <w:del w:id="875" w:author="Mary Jungers" w:date="2019-11-13T18:53:00Z"/>
          <w:rFonts w:asciiTheme="minorHAnsi" w:eastAsiaTheme="minorEastAsia" w:hAnsiTheme="minorHAnsi" w:cstheme="minorBidi"/>
          <w:noProof/>
          <w:sz w:val="22"/>
          <w:szCs w:val="22"/>
        </w:rPr>
      </w:pPr>
      <w:del w:id="876" w:author="Mary Jungers" w:date="2019-11-13T18:53:00Z">
        <w:r w:rsidRPr="00621E63" w:rsidDel="00800492">
          <w:rPr>
            <w:noProof/>
            <w:rPrChange w:id="877" w:author="Mary Jungers" w:date="2019-11-13T18:53:00Z">
              <w:rPr>
                <w:rStyle w:val="Hyperlink"/>
                <w:noProof/>
              </w:rPr>
            </w:rPrChange>
          </w:rPr>
          <w:delText>3.4.4.1.2 PCD-04 Report Alert (ORU^R40^ORU_R40) static definition</w:delText>
        </w:r>
        <w:r w:rsidRPr="00621E63" w:rsidDel="00800492">
          <w:rPr>
            <w:noProof/>
            <w:webHidden/>
          </w:rPr>
          <w:tab/>
          <w:delText>41</w:delText>
        </w:r>
      </w:del>
    </w:p>
    <w:p w14:paraId="21EED00E" w14:textId="15D2F141" w:rsidR="00C74AF7" w:rsidRPr="00621E63" w:rsidDel="00800492" w:rsidRDefault="00C74AF7">
      <w:pPr>
        <w:pStyle w:val="TOC5"/>
        <w:rPr>
          <w:del w:id="878" w:author="Mary Jungers" w:date="2019-11-13T18:53:00Z"/>
          <w:rFonts w:asciiTheme="minorHAnsi" w:eastAsiaTheme="minorEastAsia" w:hAnsiTheme="minorHAnsi" w:cstheme="minorBidi"/>
          <w:noProof/>
          <w:sz w:val="22"/>
          <w:szCs w:val="22"/>
        </w:rPr>
      </w:pPr>
      <w:del w:id="879" w:author="Mary Jungers" w:date="2019-11-13T18:53:00Z">
        <w:r w:rsidRPr="00621E63" w:rsidDel="00800492">
          <w:rPr>
            <w:noProof/>
            <w:rPrChange w:id="880" w:author="Mary Jungers" w:date="2019-11-13T18:53:00Z">
              <w:rPr>
                <w:rStyle w:val="Hyperlink"/>
                <w:noProof/>
              </w:rPr>
            </w:rPrChange>
          </w:rPr>
          <w:delText>3.4.4.1.3 Trigger Events</w:delText>
        </w:r>
        <w:r w:rsidRPr="00621E63" w:rsidDel="00800492">
          <w:rPr>
            <w:noProof/>
            <w:webHidden/>
          </w:rPr>
          <w:tab/>
          <w:delText>43</w:delText>
        </w:r>
      </w:del>
    </w:p>
    <w:p w14:paraId="61B070F1" w14:textId="34BA2FF5" w:rsidR="00C74AF7" w:rsidRPr="00621E63" w:rsidDel="00800492" w:rsidRDefault="00C74AF7">
      <w:pPr>
        <w:pStyle w:val="TOC5"/>
        <w:rPr>
          <w:del w:id="881" w:author="Mary Jungers" w:date="2019-11-13T18:53:00Z"/>
          <w:rFonts w:asciiTheme="minorHAnsi" w:eastAsiaTheme="minorEastAsia" w:hAnsiTheme="minorHAnsi" w:cstheme="minorBidi"/>
          <w:noProof/>
          <w:sz w:val="22"/>
          <w:szCs w:val="22"/>
        </w:rPr>
      </w:pPr>
      <w:del w:id="882" w:author="Mary Jungers" w:date="2019-11-13T18:53:00Z">
        <w:r w:rsidRPr="00621E63" w:rsidDel="00800492">
          <w:rPr>
            <w:noProof/>
            <w:rPrChange w:id="883" w:author="Mary Jungers" w:date="2019-11-13T18:53:00Z">
              <w:rPr>
                <w:rStyle w:val="Hyperlink"/>
                <w:noProof/>
              </w:rPr>
            </w:rPrChange>
          </w:rPr>
          <w:delText>3.4.4.1.4 Message Semantics</w:delText>
        </w:r>
        <w:r w:rsidRPr="00621E63" w:rsidDel="00800492">
          <w:rPr>
            <w:noProof/>
            <w:webHidden/>
          </w:rPr>
          <w:tab/>
          <w:delText>43</w:delText>
        </w:r>
      </w:del>
    </w:p>
    <w:p w14:paraId="48E9AECF" w14:textId="086FC660" w:rsidR="00C74AF7" w:rsidRPr="00621E63" w:rsidDel="00800492" w:rsidRDefault="00C74AF7">
      <w:pPr>
        <w:pStyle w:val="TOC5"/>
        <w:rPr>
          <w:del w:id="884" w:author="Mary Jungers" w:date="2019-11-13T18:53:00Z"/>
          <w:rFonts w:asciiTheme="minorHAnsi" w:eastAsiaTheme="minorEastAsia" w:hAnsiTheme="minorHAnsi" w:cstheme="minorBidi"/>
          <w:noProof/>
          <w:sz w:val="22"/>
          <w:szCs w:val="22"/>
        </w:rPr>
      </w:pPr>
      <w:del w:id="885" w:author="Mary Jungers" w:date="2019-11-13T18:53:00Z">
        <w:r w:rsidRPr="00621E63" w:rsidDel="00800492">
          <w:rPr>
            <w:noProof/>
            <w:rPrChange w:id="886" w:author="Mary Jungers" w:date="2019-11-13T18:53:00Z">
              <w:rPr>
                <w:rStyle w:val="Hyperlink"/>
                <w:noProof/>
              </w:rPr>
            </w:rPrChange>
          </w:rPr>
          <w:delText>3.4.4.1.5 Expected Actions</w:delText>
        </w:r>
        <w:r w:rsidRPr="00621E63" w:rsidDel="00800492">
          <w:rPr>
            <w:noProof/>
            <w:webHidden/>
          </w:rPr>
          <w:tab/>
          <w:delText>43</w:delText>
        </w:r>
      </w:del>
    </w:p>
    <w:p w14:paraId="47E40C32" w14:textId="1E257E2D" w:rsidR="00C74AF7" w:rsidRPr="00621E63" w:rsidDel="00800492" w:rsidRDefault="00C74AF7">
      <w:pPr>
        <w:pStyle w:val="TOC5"/>
        <w:rPr>
          <w:del w:id="887" w:author="Mary Jungers" w:date="2019-11-13T18:53:00Z"/>
          <w:rFonts w:asciiTheme="minorHAnsi" w:eastAsiaTheme="minorEastAsia" w:hAnsiTheme="minorHAnsi" w:cstheme="minorBidi"/>
          <w:noProof/>
          <w:sz w:val="22"/>
          <w:szCs w:val="22"/>
        </w:rPr>
      </w:pPr>
      <w:del w:id="888" w:author="Mary Jungers" w:date="2019-11-13T18:53:00Z">
        <w:r w:rsidRPr="00621E63" w:rsidDel="00800492">
          <w:rPr>
            <w:noProof/>
            <w:rPrChange w:id="889" w:author="Mary Jungers" w:date="2019-11-13T18:53:00Z">
              <w:rPr>
                <w:rStyle w:val="Hyperlink"/>
                <w:noProof/>
              </w:rPr>
            </w:rPrChange>
          </w:rPr>
          <w:delText>3.4.4.1.6 Security Considerations</w:delText>
        </w:r>
        <w:r w:rsidRPr="00621E63" w:rsidDel="00800492">
          <w:rPr>
            <w:noProof/>
            <w:webHidden/>
          </w:rPr>
          <w:tab/>
          <w:delText>44</w:delText>
        </w:r>
      </w:del>
    </w:p>
    <w:p w14:paraId="12B4C191" w14:textId="483CFFAC" w:rsidR="00C74AF7" w:rsidRPr="00621E63" w:rsidDel="00800492" w:rsidRDefault="00C74AF7">
      <w:pPr>
        <w:pStyle w:val="TOC2"/>
        <w:rPr>
          <w:del w:id="890" w:author="Mary Jungers" w:date="2019-11-13T18:53:00Z"/>
          <w:rFonts w:asciiTheme="minorHAnsi" w:eastAsiaTheme="minorEastAsia" w:hAnsiTheme="minorHAnsi" w:cstheme="minorBidi"/>
          <w:noProof/>
          <w:sz w:val="22"/>
          <w:szCs w:val="22"/>
        </w:rPr>
      </w:pPr>
      <w:del w:id="891" w:author="Mary Jungers" w:date="2019-11-13T18:53:00Z">
        <w:r w:rsidRPr="00621E63" w:rsidDel="00800492">
          <w:rPr>
            <w:noProof/>
            <w:rPrChange w:id="892" w:author="Mary Jungers" w:date="2019-11-13T18:53:00Z">
              <w:rPr>
                <w:rStyle w:val="Hyperlink"/>
                <w:noProof/>
              </w:rPr>
            </w:rPrChange>
          </w:rPr>
          <w:delText>3.5 Report Alert Status [PCD-05]</w:delText>
        </w:r>
        <w:r w:rsidRPr="00621E63" w:rsidDel="00800492">
          <w:rPr>
            <w:noProof/>
            <w:webHidden/>
          </w:rPr>
          <w:tab/>
          <w:delText>44</w:delText>
        </w:r>
      </w:del>
    </w:p>
    <w:p w14:paraId="3B72A4A1" w14:textId="602EA255" w:rsidR="00C74AF7" w:rsidRPr="00621E63" w:rsidDel="00800492" w:rsidRDefault="00C74AF7">
      <w:pPr>
        <w:pStyle w:val="TOC3"/>
        <w:rPr>
          <w:del w:id="893" w:author="Mary Jungers" w:date="2019-11-13T18:53:00Z"/>
          <w:rFonts w:asciiTheme="minorHAnsi" w:eastAsiaTheme="minorEastAsia" w:hAnsiTheme="minorHAnsi" w:cstheme="minorBidi"/>
          <w:noProof/>
          <w:sz w:val="22"/>
          <w:szCs w:val="22"/>
        </w:rPr>
      </w:pPr>
      <w:del w:id="894" w:author="Mary Jungers" w:date="2019-11-13T18:53:00Z">
        <w:r w:rsidRPr="00621E63" w:rsidDel="00800492">
          <w:rPr>
            <w:noProof/>
            <w:rPrChange w:id="895" w:author="Mary Jungers" w:date="2019-11-13T18:53:00Z">
              <w:rPr>
                <w:rStyle w:val="Hyperlink"/>
                <w:noProof/>
              </w:rPr>
            </w:rPrChange>
          </w:rPr>
          <w:delText>3.5.1 Scope</w:delText>
        </w:r>
        <w:r w:rsidRPr="00621E63" w:rsidDel="00800492">
          <w:rPr>
            <w:noProof/>
            <w:webHidden/>
          </w:rPr>
          <w:tab/>
          <w:delText>44</w:delText>
        </w:r>
      </w:del>
    </w:p>
    <w:p w14:paraId="38227CDF" w14:textId="18857BD2" w:rsidR="00C74AF7" w:rsidRPr="00621E63" w:rsidDel="00800492" w:rsidRDefault="00C74AF7">
      <w:pPr>
        <w:pStyle w:val="TOC3"/>
        <w:rPr>
          <w:del w:id="896" w:author="Mary Jungers" w:date="2019-11-13T18:53:00Z"/>
          <w:rFonts w:asciiTheme="minorHAnsi" w:eastAsiaTheme="minorEastAsia" w:hAnsiTheme="minorHAnsi" w:cstheme="minorBidi"/>
          <w:noProof/>
          <w:sz w:val="22"/>
          <w:szCs w:val="22"/>
        </w:rPr>
      </w:pPr>
      <w:del w:id="897" w:author="Mary Jungers" w:date="2019-11-13T18:53:00Z">
        <w:r w:rsidRPr="00621E63" w:rsidDel="00800492">
          <w:rPr>
            <w:noProof/>
            <w:rPrChange w:id="898" w:author="Mary Jungers" w:date="2019-11-13T18:53:00Z">
              <w:rPr>
                <w:rStyle w:val="Hyperlink"/>
                <w:noProof/>
              </w:rPr>
            </w:rPrChange>
          </w:rPr>
          <w:delText>3.5.2 Use Case Roles</w:delText>
        </w:r>
        <w:r w:rsidRPr="00621E63" w:rsidDel="00800492">
          <w:rPr>
            <w:noProof/>
            <w:webHidden/>
          </w:rPr>
          <w:tab/>
          <w:delText>44</w:delText>
        </w:r>
      </w:del>
    </w:p>
    <w:p w14:paraId="1E1D3C53" w14:textId="3B31E95A" w:rsidR="00C74AF7" w:rsidRPr="00621E63" w:rsidDel="00800492" w:rsidRDefault="00C74AF7">
      <w:pPr>
        <w:pStyle w:val="TOC3"/>
        <w:rPr>
          <w:del w:id="899" w:author="Mary Jungers" w:date="2019-11-13T18:53:00Z"/>
          <w:rFonts w:asciiTheme="minorHAnsi" w:eastAsiaTheme="minorEastAsia" w:hAnsiTheme="minorHAnsi" w:cstheme="minorBidi"/>
          <w:noProof/>
          <w:sz w:val="22"/>
          <w:szCs w:val="22"/>
        </w:rPr>
      </w:pPr>
      <w:del w:id="900" w:author="Mary Jungers" w:date="2019-11-13T18:53:00Z">
        <w:r w:rsidRPr="00621E63" w:rsidDel="00800492">
          <w:rPr>
            <w:noProof/>
            <w:rPrChange w:id="901" w:author="Mary Jungers" w:date="2019-11-13T18:53:00Z">
              <w:rPr>
                <w:rStyle w:val="Hyperlink"/>
                <w:noProof/>
              </w:rPr>
            </w:rPrChange>
          </w:rPr>
          <w:delText>3.5.3 Referenced Standard</w:delText>
        </w:r>
        <w:r w:rsidRPr="00621E63" w:rsidDel="00800492">
          <w:rPr>
            <w:noProof/>
            <w:webHidden/>
          </w:rPr>
          <w:tab/>
          <w:delText>45</w:delText>
        </w:r>
      </w:del>
    </w:p>
    <w:p w14:paraId="629FF04D" w14:textId="377C505E" w:rsidR="00C74AF7" w:rsidRPr="00621E63" w:rsidDel="00800492" w:rsidRDefault="00C74AF7">
      <w:pPr>
        <w:pStyle w:val="TOC3"/>
        <w:rPr>
          <w:del w:id="902" w:author="Mary Jungers" w:date="2019-11-13T18:53:00Z"/>
          <w:rFonts w:asciiTheme="minorHAnsi" w:eastAsiaTheme="minorEastAsia" w:hAnsiTheme="minorHAnsi" w:cstheme="minorBidi"/>
          <w:noProof/>
          <w:sz w:val="22"/>
          <w:szCs w:val="22"/>
        </w:rPr>
      </w:pPr>
      <w:del w:id="903" w:author="Mary Jungers" w:date="2019-11-13T18:53:00Z">
        <w:r w:rsidRPr="00621E63" w:rsidDel="00800492">
          <w:rPr>
            <w:noProof/>
            <w:rPrChange w:id="904" w:author="Mary Jungers" w:date="2019-11-13T18:53:00Z">
              <w:rPr>
                <w:rStyle w:val="Hyperlink"/>
                <w:noProof/>
              </w:rPr>
            </w:rPrChange>
          </w:rPr>
          <w:delText>3.5.4 Interaction Diagrams</w:delText>
        </w:r>
        <w:r w:rsidRPr="00621E63" w:rsidDel="00800492">
          <w:rPr>
            <w:noProof/>
            <w:webHidden/>
          </w:rPr>
          <w:tab/>
          <w:delText>45</w:delText>
        </w:r>
      </w:del>
    </w:p>
    <w:p w14:paraId="2CD2A3FF" w14:textId="6F4A5A0B" w:rsidR="00C74AF7" w:rsidRPr="00621E63" w:rsidDel="00800492" w:rsidRDefault="00C74AF7">
      <w:pPr>
        <w:pStyle w:val="TOC4"/>
        <w:rPr>
          <w:del w:id="905" w:author="Mary Jungers" w:date="2019-11-13T18:53:00Z"/>
          <w:rFonts w:asciiTheme="minorHAnsi" w:eastAsiaTheme="minorEastAsia" w:hAnsiTheme="minorHAnsi" w:cstheme="minorBidi"/>
          <w:noProof/>
          <w:sz w:val="22"/>
          <w:szCs w:val="22"/>
        </w:rPr>
      </w:pPr>
      <w:del w:id="906" w:author="Mary Jungers" w:date="2019-11-13T18:53:00Z">
        <w:r w:rsidRPr="00621E63" w:rsidDel="00800492">
          <w:rPr>
            <w:noProof/>
            <w:rPrChange w:id="907" w:author="Mary Jungers" w:date="2019-11-13T18:53:00Z">
              <w:rPr>
                <w:rStyle w:val="Hyperlink"/>
                <w:noProof/>
              </w:rPr>
            </w:rPrChange>
          </w:rPr>
          <w:delText>3.5.4.1 Alert Manager status updates to Alert Reporter</w:delText>
        </w:r>
        <w:r w:rsidRPr="00621E63" w:rsidDel="00800492">
          <w:rPr>
            <w:noProof/>
            <w:webHidden/>
          </w:rPr>
          <w:tab/>
          <w:delText>46</w:delText>
        </w:r>
      </w:del>
    </w:p>
    <w:p w14:paraId="27EA484D" w14:textId="3AD43F48" w:rsidR="00C74AF7" w:rsidRPr="00621E63" w:rsidDel="00800492" w:rsidRDefault="00C74AF7">
      <w:pPr>
        <w:pStyle w:val="TOC5"/>
        <w:rPr>
          <w:del w:id="908" w:author="Mary Jungers" w:date="2019-11-13T18:53:00Z"/>
          <w:rFonts w:asciiTheme="minorHAnsi" w:eastAsiaTheme="minorEastAsia" w:hAnsiTheme="minorHAnsi" w:cstheme="minorBidi"/>
          <w:noProof/>
          <w:sz w:val="22"/>
          <w:szCs w:val="22"/>
        </w:rPr>
      </w:pPr>
      <w:del w:id="909" w:author="Mary Jungers" w:date="2019-11-13T18:53:00Z">
        <w:r w:rsidRPr="00621E63" w:rsidDel="00800492">
          <w:rPr>
            <w:noProof/>
            <w:rPrChange w:id="910" w:author="Mary Jungers" w:date="2019-11-13T18:53:00Z">
              <w:rPr>
                <w:rStyle w:val="Hyperlink"/>
                <w:noProof/>
              </w:rPr>
            </w:rPrChange>
          </w:rPr>
          <w:delText>3.5.4.1.1 Trigger Events</w:delText>
        </w:r>
        <w:r w:rsidRPr="00621E63" w:rsidDel="00800492">
          <w:rPr>
            <w:noProof/>
            <w:webHidden/>
          </w:rPr>
          <w:tab/>
          <w:delText>46</w:delText>
        </w:r>
      </w:del>
    </w:p>
    <w:p w14:paraId="61E48391" w14:textId="0B49F921" w:rsidR="00C74AF7" w:rsidRPr="00621E63" w:rsidDel="00800492" w:rsidRDefault="00C74AF7">
      <w:pPr>
        <w:pStyle w:val="TOC5"/>
        <w:rPr>
          <w:del w:id="911" w:author="Mary Jungers" w:date="2019-11-13T18:53:00Z"/>
          <w:rFonts w:asciiTheme="minorHAnsi" w:eastAsiaTheme="minorEastAsia" w:hAnsiTheme="minorHAnsi" w:cstheme="minorBidi"/>
          <w:noProof/>
          <w:sz w:val="22"/>
          <w:szCs w:val="22"/>
        </w:rPr>
      </w:pPr>
      <w:del w:id="912" w:author="Mary Jungers" w:date="2019-11-13T18:53:00Z">
        <w:r w:rsidRPr="00621E63" w:rsidDel="00800492">
          <w:rPr>
            <w:noProof/>
            <w:rPrChange w:id="913" w:author="Mary Jungers" w:date="2019-11-13T18:53:00Z">
              <w:rPr>
                <w:rStyle w:val="Hyperlink"/>
                <w:noProof/>
              </w:rPr>
            </w:rPrChange>
          </w:rPr>
          <w:delText>3.5.4.1.2 Message Semantics</w:delText>
        </w:r>
        <w:r w:rsidRPr="00621E63" w:rsidDel="00800492">
          <w:rPr>
            <w:noProof/>
            <w:webHidden/>
          </w:rPr>
          <w:tab/>
          <w:delText>47</w:delText>
        </w:r>
      </w:del>
    </w:p>
    <w:p w14:paraId="16984A77" w14:textId="3E21137E" w:rsidR="00C74AF7" w:rsidRPr="00621E63" w:rsidDel="00800492" w:rsidRDefault="00C74AF7">
      <w:pPr>
        <w:pStyle w:val="TOC5"/>
        <w:rPr>
          <w:del w:id="914" w:author="Mary Jungers" w:date="2019-11-13T18:53:00Z"/>
          <w:rFonts w:asciiTheme="minorHAnsi" w:eastAsiaTheme="minorEastAsia" w:hAnsiTheme="minorHAnsi" w:cstheme="minorBidi"/>
          <w:noProof/>
          <w:sz w:val="22"/>
          <w:szCs w:val="22"/>
        </w:rPr>
      </w:pPr>
      <w:del w:id="915" w:author="Mary Jungers" w:date="2019-11-13T18:53:00Z">
        <w:r w:rsidRPr="00621E63" w:rsidDel="00800492">
          <w:rPr>
            <w:noProof/>
            <w:rPrChange w:id="916" w:author="Mary Jungers" w:date="2019-11-13T18:53:00Z">
              <w:rPr>
                <w:rStyle w:val="Hyperlink"/>
                <w:noProof/>
              </w:rPr>
            </w:rPrChange>
          </w:rPr>
          <w:delText>3.5.4.1.3 HL7 Conformance Statement</w:delText>
        </w:r>
        <w:r w:rsidRPr="00621E63" w:rsidDel="00800492">
          <w:rPr>
            <w:noProof/>
            <w:webHidden/>
          </w:rPr>
          <w:tab/>
          <w:delText>47</w:delText>
        </w:r>
      </w:del>
    </w:p>
    <w:p w14:paraId="6B6D6336" w14:textId="5AD1D544" w:rsidR="00C74AF7" w:rsidRPr="00621E63" w:rsidDel="00800492" w:rsidRDefault="00C74AF7">
      <w:pPr>
        <w:pStyle w:val="TOC5"/>
        <w:rPr>
          <w:del w:id="917" w:author="Mary Jungers" w:date="2019-11-13T18:53:00Z"/>
          <w:rFonts w:asciiTheme="minorHAnsi" w:eastAsiaTheme="minorEastAsia" w:hAnsiTheme="minorHAnsi" w:cstheme="minorBidi"/>
          <w:noProof/>
          <w:sz w:val="22"/>
          <w:szCs w:val="22"/>
        </w:rPr>
      </w:pPr>
      <w:del w:id="918" w:author="Mary Jungers" w:date="2019-11-13T18:53:00Z">
        <w:r w:rsidRPr="00621E63" w:rsidDel="00800492">
          <w:rPr>
            <w:noProof/>
            <w:rPrChange w:id="919" w:author="Mary Jungers" w:date="2019-11-13T18:53:00Z">
              <w:rPr>
                <w:rStyle w:val="Hyperlink"/>
                <w:noProof/>
              </w:rPr>
            </w:rPrChange>
          </w:rPr>
          <w:delText>3.5.4.1.4 PCD-05 Report Alert Status (ORA^R41^ORA_R41) static definition</w:delText>
        </w:r>
        <w:r w:rsidRPr="00621E63" w:rsidDel="00800492">
          <w:rPr>
            <w:noProof/>
            <w:webHidden/>
          </w:rPr>
          <w:tab/>
          <w:delText>48</w:delText>
        </w:r>
      </w:del>
    </w:p>
    <w:p w14:paraId="5E84005B" w14:textId="1882967D" w:rsidR="00C74AF7" w:rsidRPr="00621E63" w:rsidDel="00800492" w:rsidRDefault="00C74AF7">
      <w:pPr>
        <w:pStyle w:val="TOC5"/>
        <w:rPr>
          <w:del w:id="920" w:author="Mary Jungers" w:date="2019-11-13T18:53:00Z"/>
          <w:rFonts w:asciiTheme="minorHAnsi" w:eastAsiaTheme="minorEastAsia" w:hAnsiTheme="minorHAnsi" w:cstheme="minorBidi"/>
          <w:noProof/>
          <w:sz w:val="22"/>
          <w:szCs w:val="22"/>
        </w:rPr>
      </w:pPr>
      <w:del w:id="921" w:author="Mary Jungers" w:date="2019-11-13T18:53:00Z">
        <w:r w:rsidRPr="00621E63" w:rsidDel="00800492">
          <w:rPr>
            <w:noProof/>
            <w:rPrChange w:id="922" w:author="Mary Jungers" w:date="2019-11-13T18:53:00Z">
              <w:rPr>
                <w:rStyle w:val="Hyperlink"/>
                <w:noProof/>
              </w:rPr>
            </w:rPrChange>
          </w:rPr>
          <w:delText>3.5.4.1.5 Expected Actions</w:delText>
        </w:r>
        <w:r w:rsidRPr="00621E63" w:rsidDel="00800492">
          <w:rPr>
            <w:noProof/>
            <w:webHidden/>
          </w:rPr>
          <w:tab/>
          <w:delText>48</w:delText>
        </w:r>
      </w:del>
    </w:p>
    <w:p w14:paraId="090E9913" w14:textId="3576164A" w:rsidR="00C74AF7" w:rsidRPr="00621E63" w:rsidDel="00800492" w:rsidRDefault="00C74AF7">
      <w:pPr>
        <w:pStyle w:val="TOC5"/>
        <w:rPr>
          <w:del w:id="923" w:author="Mary Jungers" w:date="2019-11-13T18:53:00Z"/>
          <w:rFonts w:asciiTheme="minorHAnsi" w:eastAsiaTheme="minorEastAsia" w:hAnsiTheme="minorHAnsi" w:cstheme="minorBidi"/>
          <w:noProof/>
          <w:sz w:val="22"/>
          <w:szCs w:val="22"/>
        </w:rPr>
      </w:pPr>
      <w:del w:id="924" w:author="Mary Jungers" w:date="2019-11-13T18:53:00Z">
        <w:r w:rsidRPr="00621E63" w:rsidDel="00800492">
          <w:rPr>
            <w:noProof/>
            <w:rPrChange w:id="925" w:author="Mary Jungers" w:date="2019-11-13T18:53:00Z">
              <w:rPr>
                <w:rStyle w:val="Hyperlink"/>
                <w:noProof/>
              </w:rPr>
            </w:rPrChange>
          </w:rPr>
          <w:delText>3.5.4.1.6 Security Considerations</w:delText>
        </w:r>
        <w:r w:rsidRPr="00621E63" w:rsidDel="00800492">
          <w:rPr>
            <w:noProof/>
            <w:webHidden/>
          </w:rPr>
          <w:tab/>
          <w:delText>50</w:delText>
        </w:r>
      </w:del>
    </w:p>
    <w:p w14:paraId="1013249A" w14:textId="1E5FF0F4" w:rsidR="00C74AF7" w:rsidRPr="00621E63" w:rsidDel="00800492" w:rsidRDefault="00C74AF7">
      <w:pPr>
        <w:pStyle w:val="TOC2"/>
        <w:rPr>
          <w:del w:id="926" w:author="Mary Jungers" w:date="2019-11-13T18:53:00Z"/>
          <w:rFonts w:asciiTheme="minorHAnsi" w:eastAsiaTheme="minorEastAsia" w:hAnsiTheme="minorHAnsi" w:cstheme="minorBidi"/>
          <w:noProof/>
          <w:sz w:val="22"/>
          <w:szCs w:val="22"/>
        </w:rPr>
      </w:pPr>
      <w:del w:id="927" w:author="Mary Jungers" w:date="2019-11-13T18:53:00Z">
        <w:r w:rsidRPr="00621E63" w:rsidDel="00800492">
          <w:rPr>
            <w:noProof/>
            <w:rPrChange w:id="928" w:author="Mary Jungers" w:date="2019-11-13T18:53:00Z">
              <w:rPr>
                <w:rStyle w:val="Hyperlink"/>
                <w:noProof/>
              </w:rPr>
            </w:rPrChange>
          </w:rPr>
          <w:delText>3.6 Disseminate Alert [PCD-06]</w:delText>
        </w:r>
        <w:r w:rsidRPr="00621E63" w:rsidDel="00800492">
          <w:rPr>
            <w:noProof/>
            <w:webHidden/>
          </w:rPr>
          <w:tab/>
          <w:delText>50</w:delText>
        </w:r>
      </w:del>
    </w:p>
    <w:p w14:paraId="496FF259" w14:textId="6DBB44EF" w:rsidR="00C74AF7" w:rsidRPr="00621E63" w:rsidDel="00800492" w:rsidRDefault="00C74AF7">
      <w:pPr>
        <w:pStyle w:val="TOC3"/>
        <w:rPr>
          <w:del w:id="929" w:author="Mary Jungers" w:date="2019-11-13T18:53:00Z"/>
          <w:rFonts w:asciiTheme="minorHAnsi" w:eastAsiaTheme="minorEastAsia" w:hAnsiTheme="minorHAnsi" w:cstheme="minorBidi"/>
          <w:noProof/>
          <w:sz w:val="22"/>
          <w:szCs w:val="22"/>
        </w:rPr>
      </w:pPr>
      <w:del w:id="930" w:author="Mary Jungers" w:date="2019-11-13T18:53:00Z">
        <w:r w:rsidRPr="00621E63" w:rsidDel="00800492">
          <w:rPr>
            <w:noProof/>
            <w:rPrChange w:id="931" w:author="Mary Jungers" w:date="2019-11-13T18:53:00Z">
              <w:rPr>
                <w:rStyle w:val="Hyperlink"/>
                <w:noProof/>
              </w:rPr>
            </w:rPrChange>
          </w:rPr>
          <w:delText>3.6.1 Scope</w:delText>
        </w:r>
        <w:r w:rsidRPr="00621E63" w:rsidDel="00800492">
          <w:rPr>
            <w:noProof/>
            <w:webHidden/>
          </w:rPr>
          <w:tab/>
          <w:delText>50</w:delText>
        </w:r>
      </w:del>
    </w:p>
    <w:p w14:paraId="66B12855" w14:textId="22A4716A" w:rsidR="00C74AF7" w:rsidRPr="00621E63" w:rsidDel="00800492" w:rsidRDefault="00C74AF7">
      <w:pPr>
        <w:pStyle w:val="TOC3"/>
        <w:rPr>
          <w:del w:id="932" w:author="Mary Jungers" w:date="2019-11-13T18:53:00Z"/>
          <w:rFonts w:asciiTheme="minorHAnsi" w:eastAsiaTheme="minorEastAsia" w:hAnsiTheme="minorHAnsi" w:cstheme="minorBidi"/>
          <w:noProof/>
          <w:sz w:val="22"/>
          <w:szCs w:val="22"/>
        </w:rPr>
      </w:pPr>
      <w:del w:id="933" w:author="Mary Jungers" w:date="2019-11-13T18:53:00Z">
        <w:r w:rsidRPr="00621E63" w:rsidDel="00800492">
          <w:rPr>
            <w:noProof/>
            <w:rPrChange w:id="934" w:author="Mary Jungers" w:date="2019-11-13T18:53:00Z">
              <w:rPr>
                <w:rStyle w:val="Hyperlink"/>
                <w:noProof/>
              </w:rPr>
            </w:rPrChange>
          </w:rPr>
          <w:delText>3.6.2 Use Case Roles</w:delText>
        </w:r>
        <w:r w:rsidRPr="00621E63" w:rsidDel="00800492">
          <w:rPr>
            <w:noProof/>
            <w:webHidden/>
          </w:rPr>
          <w:tab/>
          <w:delText>50</w:delText>
        </w:r>
      </w:del>
    </w:p>
    <w:p w14:paraId="35652337" w14:textId="5F8BCE5E" w:rsidR="00C74AF7" w:rsidRPr="00621E63" w:rsidDel="00800492" w:rsidRDefault="00C74AF7">
      <w:pPr>
        <w:pStyle w:val="TOC3"/>
        <w:rPr>
          <w:del w:id="935" w:author="Mary Jungers" w:date="2019-11-13T18:53:00Z"/>
          <w:rFonts w:asciiTheme="minorHAnsi" w:eastAsiaTheme="minorEastAsia" w:hAnsiTheme="minorHAnsi" w:cstheme="minorBidi"/>
          <w:noProof/>
          <w:sz w:val="22"/>
          <w:szCs w:val="22"/>
        </w:rPr>
      </w:pPr>
      <w:del w:id="936" w:author="Mary Jungers" w:date="2019-11-13T18:53:00Z">
        <w:r w:rsidRPr="00621E63" w:rsidDel="00800492">
          <w:rPr>
            <w:noProof/>
            <w:rPrChange w:id="937" w:author="Mary Jungers" w:date="2019-11-13T18:53:00Z">
              <w:rPr>
                <w:rStyle w:val="Hyperlink"/>
                <w:noProof/>
              </w:rPr>
            </w:rPrChange>
          </w:rPr>
          <w:delText>3.6.3 Referenced Standard</w:delText>
        </w:r>
        <w:r w:rsidRPr="00621E63" w:rsidDel="00800492">
          <w:rPr>
            <w:noProof/>
            <w:webHidden/>
          </w:rPr>
          <w:tab/>
          <w:delText>51</w:delText>
        </w:r>
      </w:del>
    </w:p>
    <w:p w14:paraId="0404C2C3" w14:textId="3E02C805" w:rsidR="00C74AF7" w:rsidRPr="00621E63" w:rsidDel="00800492" w:rsidRDefault="00C74AF7">
      <w:pPr>
        <w:pStyle w:val="TOC3"/>
        <w:rPr>
          <w:del w:id="938" w:author="Mary Jungers" w:date="2019-11-13T18:53:00Z"/>
          <w:rFonts w:asciiTheme="minorHAnsi" w:eastAsiaTheme="minorEastAsia" w:hAnsiTheme="minorHAnsi" w:cstheme="minorBidi"/>
          <w:noProof/>
          <w:sz w:val="22"/>
          <w:szCs w:val="22"/>
        </w:rPr>
      </w:pPr>
      <w:del w:id="939" w:author="Mary Jungers" w:date="2019-11-13T18:53:00Z">
        <w:r w:rsidRPr="00621E63" w:rsidDel="00800492">
          <w:rPr>
            <w:noProof/>
            <w:rPrChange w:id="940" w:author="Mary Jungers" w:date="2019-11-13T18:53:00Z">
              <w:rPr>
                <w:rStyle w:val="Hyperlink"/>
                <w:noProof/>
              </w:rPr>
            </w:rPrChange>
          </w:rPr>
          <w:delText>3.6.4 Interaction Diagrams</w:delText>
        </w:r>
        <w:r w:rsidRPr="00621E63" w:rsidDel="00800492">
          <w:rPr>
            <w:noProof/>
            <w:webHidden/>
          </w:rPr>
          <w:tab/>
          <w:delText>51</w:delText>
        </w:r>
      </w:del>
    </w:p>
    <w:p w14:paraId="45B054C8" w14:textId="24E1E8ED" w:rsidR="00C74AF7" w:rsidRPr="00621E63" w:rsidDel="00800492" w:rsidRDefault="00C74AF7">
      <w:pPr>
        <w:pStyle w:val="TOC4"/>
        <w:rPr>
          <w:del w:id="941" w:author="Mary Jungers" w:date="2019-11-13T18:53:00Z"/>
          <w:rFonts w:asciiTheme="minorHAnsi" w:eastAsiaTheme="minorEastAsia" w:hAnsiTheme="minorHAnsi" w:cstheme="minorBidi"/>
          <w:noProof/>
          <w:sz w:val="22"/>
          <w:szCs w:val="22"/>
        </w:rPr>
      </w:pPr>
      <w:del w:id="942" w:author="Mary Jungers" w:date="2019-11-13T18:53:00Z">
        <w:r w:rsidRPr="00621E63" w:rsidDel="00800492">
          <w:rPr>
            <w:noProof/>
            <w:rPrChange w:id="943" w:author="Mary Jungers" w:date="2019-11-13T18:53:00Z">
              <w:rPr>
                <w:rStyle w:val="Hyperlink"/>
                <w:noProof/>
              </w:rPr>
            </w:rPrChange>
          </w:rPr>
          <w:delText>3.6.4.1 Alert Manager disseminate alert to Alert Communicator</w:delText>
        </w:r>
        <w:r w:rsidRPr="00621E63" w:rsidDel="00800492">
          <w:rPr>
            <w:noProof/>
            <w:webHidden/>
          </w:rPr>
          <w:tab/>
          <w:delText>51</w:delText>
        </w:r>
      </w:del>
    </w:p>
    <w:p w14:paraId="18B1615D" w14:textId="26EF0654" w:rsidR="00C74AF7" w:rsidRPr="00621E63" w:rsidDel="00800492" w:rsidRDefault="00C74AF7">
      <w:pPr>
        <w:pStyle w:val="TOC5"/>
        <w:rPr>
          <w:del w:id="944" w:author="Mary Jungers" w:date="2019-11-13T18:53:00Z"/>
          <w:rFonts w:asciiTheme="minorHAnsi" w:eastAsiaTheme="minorEastAsia" w:hAnsiTheme="minorHAnsi" w:cstheme="minorBidi"/>
          <w:noProof/>
          <w:sz w:val="22"/>
          <w:szCs w:val="22"/>
        </w:rPr>
      </w:pPr>
      <w:del w:id="945" w:author="Mary Jungers" w:date="2019-11-13T18:53:00Z">
        <w:r w:rsidRPr="00621E63" w:rsidDel="00800492">
          <w:rPr>
            <w:noProof/>
            <w:rPrChange w:id="946" w:author="Mary Jungers" w:date="2019-11-13T18:53:00Z">
              <w:rPr>
                <w:rStyle w:val="Hyperlink"/>
                <w:noProof/>
              </w:rPr>
            </w:rPrChange>
          </w:rPr>
          <w:delText>3.6.4.1.1 HL7 Conformance Statement</w:delText>
        </w:r>
        <w:r w:rsidRPr="00621E63" w:rsidDel="00800492">
          <w:rPr>
            <w:noProof/>
            <w:webHidden/>
          </w:rPr>
          <w:tab/>
          <w:delText>51</w:delText>
        </w:r>
      </w:del>
    </w:p>
    <w:p w14:paraId="67F0E50E" w14:textId="56C9B2B9" w:rsidR="00C74AF7" w:rsidRPr="00621E63" w:rsidDel="00800492" w:rsidRDefault="00C74AF7">
      <w:pPr>
        <w:pStyle w:val="TOC5"/>
        <w:rPr>
          <w:del w:id="947" w:author="Mary Jungers" w:date="2019-11-13T18:53:00Z"/>
          <w:rFonts w:asciiTheme="minorHAnsi" w:eastAsiaTheme="minorEastAsia" w:hAnsiTheme="minorHAnsi" w:cstheme="minorBidi"/>
          <w:noProof/>
          <w:sz w:val="22"/>
          <w:szCs w:val="22"/>
        </w:rPr>
      </w:pPr>
      <w:del w:id="948" w:author="Mary Jungers" w:date="2019-11-13T18:53:00Z">
        <w:r w:rsidRPr="00621E63" w:rsidDel="00800492">
          <w:rPr>
            <w:noProof/>
            <w:rPrChange w:id="949" w:author="Mary Jungers" w:date="2019-11-13T18:53:00Z">
              <w:rPr>
                <w:rStyle w:val="Hyperlink"/>
                <w:noProof/>
              </w:rPr>
            </w:rPrChange>
          </w:rPr>
          <w:delText>3.6.4.1.2 PCD-06 Disseminate Alert static definition</w:delText>
        </w:r>
        <w:r w:rsidRPr="00621E63" w:rsidDel="00800492">
          <w:rPr>
            <w:noProof/>
            <w:webHidden/>
          </w:rPr>
          <w:tab/>
          <w:delText>51</w:delText>
        </w:r>
      </w:del>
    </w:p>
    <w:p w14:paraId="1F9033BD" w14:textId="7D2B94F2" w:rsidR="00C74AF7" w:rsidRPr="00621E63" w:rsidDel="00800492" w:rsidRDefault="00C74AF7">
      <w:pPr>
        <w:pStyle w:val="TOC5"/>
        <w:rPr>
          <w:del w:id="950" w:author="Mary Jungers" w:date="2019-11-13T18:53:00Z"/>
          <w:rFonts w:asciiTheme="minorHAnsi" w:eastAsiaTheme="minorEastAsia" w:hAnsiTheme="minorHAnsi" w:cstheme="minorBidi"/>
          <w:noProof/>
          <w:sz w:val="22"/>
          <w:szCs w:val="22"/>
        </w:rPr>
      </w:pPr>
      <w:del w:id="951" w:author="Mary Jungers" w:date="2019-11-13T18:53:00Z">
        <w:r w:rsidRPr="00621E63" w:rsidDel="00800492">
          <w:rPr>
            <w:noProof/>
            <w:rPrChange w:id="952" w:author="Mary Jungers" w:date="2019-11-13T18:53:00Z">
              <w:rPr>
                <w:rStyle w:val="Hyperlink"/>
                <w:noProof/>
              </w:rPr>
            </w:rPrChange>
          </w:rPr>
          <w:delText>3.6.4.1.3 Trigger Events</w:delText>
        </w:r>
        <w:r w:rsidRPr="00621E63" w:rsidDel="00800492">
          <w:rPr>
            <w:noProof/>
            <w:webHidden/>
          </w:rPr>
          <w:tab/>
          <w:delText>52</w:delText>
        </w:r>
      </w:del>
    </w:p>
    <w:p w14:paraId="7A1D917B" w14:textId="48EF04E3" w:rsidR="00C74AF7" w:rsidRPr="00621E63" w:rsidDel="00800492" w:rsidRDefault="00C74AF7">
      <w:pPr>
        <w:pStyle w:val="TOC5"/>
        <w:rPr>
          <w:del w:id="953" w:author="Mary Jungers" w:date="2019-11-13T18:53:00Z"/>
          <w:rFonts w:asciiTheme="minorHAnsi" w:eastAsiaTheme="minorEastAsia" w:hAnsiTheme="minorHAnsi" w:cstheme="minorBidi"/>
          <w:noProof/>
          <w:sz w:val="22"/>
          <w:szCs w:val="22"/>
        </w:rPr>
      </w:pPr>
      <w:del w:id="954" w:author="Mary Jungers" w:date="2019-11-13T18:53:00Z">
        <w:r w:rsidRPr="00621E63" w:rsidDel="00800492">
          <w:rPr>
            <w:noProof/>
            <w:rPrChange w:id="955" w:author="Mary Jungers" w:date="2019-11-13T18:53:00Z">
              <w:rPr>
                <w:rStyle w:val="Hyperlink"/>
                <w:noProof/>
              </w:rPr>
            </w:rPrChange>
          </w:rPr>
          <w:delText>3.6.4.1.4 Message Semantics</w:delText>
        </w:r>
        <w:r w:rsidRPr="00621E63" w:rsidDel="00800492">
          <w:rPr>
            <w:noProof/>
            <w:webHidden/>
          </w:rPr>
          <w:tab/>
          <w:delText>52</w:delText>
        </w:r>
      </w:del>
    </w:p>
    <w:p w14:paraId="5B6301E2" w14:textId="3E2238DD" w:rsidR="00C74AF7" w:rsidRPr="00621E63" w:rsidDel="00800492" w:rsidRDefault="00C74AF7">
      <w:pPr>
        <w:pStyle w:val="TOC5"/>
        <w:rPr>
          <w:del w:id="956" w:author="Mary Jungers" w:date="2019-11-13T18:53:00Z"/>
          <w:rFonts w:asciiTheme="minorHAnsi" w:eastAsiaTheme="minorEastAsia" w:hAnsiTheme="minorHAnsi" w:cstheme="minorBidi"/>
          <w:noProof/>
          <w:sz w:val="22"/>
          <w:szCs w:val="22"/>
        </w:rPr>
      </w:pPr>
      <w:del w:id="957" w:author="Mary Jungers" w:date="2019-11-13T18:53:00Z">
        <w:r w:rsidRPr="00621E63" w:rsidDel="00800492">
          <w:rPr>
            <w:noProof/>
            <w:rPrChange w:id="958" w:author="Mary Jungers" w:date="2019-11-13T18:53:00Z">
              <w:rPr>
                <w:rStyle w:val="Hyperlink"/>
                <w:noProof/>
              </w:rPr>
            </w:rPrChange>
          </w:rPr>
          <w:delText>3.6.4.1.5 Expected Actions</w:delText>
        </w:r>
        <w:r w:rsidRPr="00621E63" w:rsidDel="00800492">
          <w:rPr>
            <w:noProof/>
            <w:webHidden/>
          </w:rPr>
          <w:tab/>
          <w:delText>52</w:delText>
        </w:r>
      </w:del>
    </w:p>
    <w:p w14:paraId="004C3204" w14:textId="42B37230" w:rsidR="00C74AF7" w:rsidRPr="00621E63" w:rsidDel="00800492" w:rsidRDefault="00C74AF7">
      <w:pPr>
        <w:pStyle w:val="TOC5"/>
        <w:rPr>
          <w:del w:id="959" w:author="Mary Jungers" w:date="2019-11-13T18:53:00Z"/>
          <w:rFonts w:asciiTheme="minorHAnsi" w:eastAsiaTheme="minorEastAsia" w:hAnsiTheme="minorHAnsi" w:cstheme="minorBidi"/>
          <w:noProof/>
          <w:sz w:val="22"/>
          <w:szCs w:val="22"/>
        </w:rPr>
      </w:pPr>
      <w:del w:id="960" w:author="Mary Jungers" w:date="2019-11-13T18:53:00Z">
        <w:r w:rsidRPr="00621E63" w:rsidDel="00800492">
          <w:rPr>
            <w:noProof/>
            <w:rPrChange w:id="961" w:author="Mary Jungers" w:date="2019-11-13T18:53:00Z">
              <w:rPr>
                <w:rStyle w:val="Hyperlink"/>
                <w:noProof/>
              </w:rPr>
            </w:rPrChange>
          </w:rPr>
          <w:delText>3.6.4.1.6 Security Considerations</w:delText>
        </w:r>
        <w:r w:rsidRPr="00621E63" w:rsidDel="00800492">
          <w:rPr>
            <w:noProof/>
            <w:webHidden/>
          </w:rPr>
          <w:tab/>
          <w:delText>53</w:delText>
        </w:r>
      </w:del>
    </w:p>
    <w:p w14:paraId="0627810C" w14:textId="4EA7E421" w:rsidR="00C74AF7" w:rsidRPr="00621E63" w:rsidDel="00800492" w:rsidRDefault="00C74AF7">
      <w:pPr>
        <w:pStyle w:val="TOC2"/>
        <w:rPr>
          <w:del w:id="962" w:author="Mary Jungers" w:date="2019-11-13T18:53:00Z"/>
          <w:rFonts w:asciiTheme="minorHAnsi" w:eastAsiaTheme="minorEastAsia" w:hAnsiTheme="minorHAnsi" w:cstheme="minorBidi"/>
          <w:noProof/>
          <w:sz w:val="22"/>
          <w:szCs w:val="22"/>
        </w:rPr>
      </w:pPr>
      <w:del w:id="963" w:author="Mary Jungers" w:date="2019-11-13T18:53:00Z">
        <w:r w:rsidRPr="00621E63" w:rsidDel="00800492">
          <w:rPr>
            <w:noProof/>
            <w:rPrChange w:id="964" w:author="Mary Jungers" w:date="2019-11-13T18:53:00Z">
              <w:rPr>
                <w:rStyle w:val="Hyperlink"/>
                <w:noProof/>
              </w:rPr>
            </w:rPrChange>
          </w:rPr>
          <w:delText>3.7 Report Dissemination Alert Status [PCD-07]</w:delText>
        </w:r>
        <w:r w:rsidRPr="00621E63" w:rsidDel="00800492">
          <w:rPr>
            <w:noProof/>
            <w:webHidden/>
          </w:rPr>
          <w:tab/>
          <w:delText>53</w:delText>
        </w:r>
      </w:del>
    </w:p>
    <w:p w14:paraId="348E68AD" w14:textId="77E45942" w:rsidR="00C74AF7" w:rsidRPr="00621E63" w:rsidDel="00800492" w:rsidRDefault="00C74AF7">
      <w:pPr>
        <w:pStyle w:val="TOC3"/>
        <w:rPr>
          <w:del w:id="965" w:author="Mary Jungers" w:date="2019-11-13T18:53:00Z"/>
          <w:rFonts w:asciiTheme="minorHAnsi" w:eastAsiaTheme="minorEastAsia" w:hAnsiTheme="minorHAnsi" w:cstheme="minorBidi"/>
          <w:noProof/>
          <w:sz w:val="22"/>
          <w:szCs w:val="22"/>
        </w:rPr>
      </w:pPr>
      <w:del w:id="966" w:author="Mary Jungers" w:date="2019-11-13T18:53:00Z">
        <w:r w:rsidRPr="00621E63" w:rsidDel="00800492">
          <w:rPr>
            <w:noProof/>
            <w:rPrChange w:id="967" w:author="Mary Jungers" w:date="2019-11-13T18:53:00Z">
              <w:rPr>
                <w:rStyle w:val="Hyperlink"/>
                <w:noProof/>
              </w:rPr>
            </w:rPrChange>
          </w:rPr>
          <w:delText>3.7.1 Scope</w:delText>
        </w:r>
        <w:r w:rsidRPr="00621E63" w:rsidDel="00800492">
          <w:rPr>
            <w:noProof/>
            <w:webHidden/>
          </w:rPr>
          <w:tab/>
          <w:delText>53</w:delText>
        </w:r>
      </w:del>
    </w:p>
    <w:p w14:paraId="5652895A" w14:textId="7CC34BF3" w:rsidR="00C74AF7" w:rsidRPr="00621E63" w:rsidDel="00800492" w:rsidRDefault="00C74AF7">
      <w:pPr>
        <w:pStyle w:val="TOC3"/>
        <w:rPr>
          <w:del w:id="968" w:author="Mary Jungers" w:date="2019-11-13T18:53:00Z"/>
          <w:rFonts w:asciiTheme="minorHAnsi" w:eastAsiaTheme="minorEastAsia" w:hAnsiTheme="minorHAnsi" w:cstheme="minorBidi"/>
          <w:noProof/>
          <w:sz w:val="22"/>
          <w:szCs w:val="22"/>
        </w:rPr>
      </w:pPr>
      <w:del w:id="969" w:author="Mary Jungers" w:date="2019-11-13T18:53:00Z">
        <w:r w:rsidRPr="00621E63" w:rsidDel="00800492">
          <w:rPr>
            <w:noProof/>
            <w:rPrChange w:id="970" w:author="Mary Jungers" w:date="2019-11-13T18:53:00Z">
              <w:rPr>
                <w:rStyle w:val="Hyperlink"/>
                <w:noProof/>
              </w:rPr>
            </w:rPrChange>
          </w:rPr>
          <w:delText>3.7.2 Use Case Roles</w:delText>
        </w:r>
        <w:r w:rsidRPr="00621E63" w:rsidDel="00800492">
          <w:rPr>
            <w:noProof/>
            <w:webHidden/>
          </w:rPr>
          <w:tab/>
          <w:delText>53</w:delText>
        </w:r>
      </w:del>
    </w:p>
    <w:p w14:paraId="376C26D0" w14:textId="49801800" w:rsidR="00C74AF7" w:rsidRPr="00621E63" w:rsidDel="00800492" w:rsidRDefault="00C74AF7">
      <w:pPr>
        <w:pStyle w:val="TOC3"/>
        <w:rPr>
          <w:del w:id="971" w:author="Mary Jungers" w:date="2019-11-13T18:53:00Z"/>
          <w:rFonts w:asciiTheme="minorHAnsi" w:eastAsiaTheme="minorEastAsia" w:hAnsiTheme="minorHAnsi" w:cstheme="minorBidi"/>
          <w:noProof/>
          <w:sz w:val="22"/>
          <w:szCs w:val="22"/>
        </w:rPr>
      </w:pPr>
      <w:del w:id="972" w:author="Mary Jungers" w:date="2019-11-13T18:53:00Z">
        <w:r w:rsidRPr="00621E63" w:rsidDel="00800492">
          <w:rPr>
            <w:noProof/>
            <w:rPrChange w:id="973" w:author="Mary Jungers" w:date="2019-11-13T18:53:00Z">
              <w:rPr>
                <w:rStyle w:val="Hyperlink"/>
                <w:noProof/>
              </w:rPr>
            </w:rPrChange>
          </w:rPr>
          <w:delText>3.7.3 Referenced Standards</w:delText>
        </w:r>
        <w:r w:rsidRPr="00621E63" w:rsidDel="00800492">
          <w:rPr>
            <w:noProof/>
            <w:webHidden/>
          </w:rPr>
          <w:tab/>
          <w:delText>54</w:delText>
        </w:r>
      </w:del>
    </w:p>
    <w:p w14:paraId="4B19C4F1" w14:textId="3A16E858" w:rsidR="00C74AF7" w:rsidRPr="00621E63" w:rsidDel="00800492" w:rsidRDefault="00C74AF7">
      <w:pPr>
        <w:pStyle w:val="TOC3"/>
        <w:rPr>
          <w:del w:id="974" w:author="Mary Jungers" w:date="2019-11-13T18:53:00Z"/>
          <w:rFonts w:asciiTheme="minorHAnsi" w:eastAsiaTheme="minorEastAsia" w:hAnsiTheme="minorHAnsi" w:cstheme="minorBidi"/>
          <w:noProof/>
          <w:sz w:val="22"/>
          <w:szCs w:val="22"/>
        </w:rPr>
      </w:pPr>
      <w:del w:id="975" w:author="Mary Jungers" w:date="2019-11-13T18:53:00Z">
        <w:r w:rsidRPr="00621E63" w:rsidDel="00800492">
          <w:rPr>
            <w:noProof/>
            <w:rPrChange w:id="976" w:author="Mary Jungers" w:date="2019-11-13T18:53:00Z">
              <w:rPr>
                <w:rStyle w:val="Hyperlink"/>
                <w:noProof/>
              </w:rPr>
            </w:rPrChange>
          </w:rPr>
          <w:delText>3.7.4 Interaction Diagrams</w:delText>
        </w:r>
        <w:r w:rsidRPr="00621E63" w:rsidDel="00800492">
          <w:rPr>
            <w:noProof/>
            <w:webHidden/>
          </w:rPr>
          <w:tab/>
          <w:delText>54</w:delText>
        </w:r>
      </w:del>
    </w:p>
    <w:p w14:paraId="36A5210D" w14:textId="2925A131" w:rsidR="00C74AF7" w:rsidRPr="00621E63" w:rsidDel="00800492" w:rsidRDefault="00C74AF7">
      <w:pPr>
        <w:pStyle w:val="TOC4"/>
        <w:rPr>
          <w:del w:id="977" w:author="Mary Jungers" w:date="2019-11-13T18:53:00Z"/>
          <w:rFonts w:asciiTheme="minorHAnsi" w:eastAsiaTheme="minorEastAsia" w:hAnsiTheme="minorHAnsi" w:cstheme="minorBidi"/>
          <w:noProof/>
          <w:sz w:val="22"/>
          <w:szCs w:val="22"/>
        </w:rPr>
      </w:pPr>
      <w:del w:id="978" w:author="Mary Jungers" w:date="2019-11-13T18:53:00Z">
        <w:r w:rsidRPr="00621E63" w:rsidDel="00800492">
          <w:rPr>
            <w:noProof/>
            <w:rPrChange w:id="979" w:author="Mary Jungers" w:date="2019-11-13T18:53:00Z">
              <w:rPr>
                <w:rStyle w:val="Hyperlink"/>
                <w:noProof/>
              </w:rPr>
            </w:rPrChange>
          </w:rPr>
          <w:delText>3.7.4.1 Alert Communicator status updates to Alert Manager</w:delText>
        </w:r>
        <w:r w:rsidRPr="00621E63" w:rsidDel="00800492">
          <w:rPr>
            <w:noProof/>
            <w:webHidden/>
          </w:rPr>
          <w:tab/>
          <w:delText>54</w:delText>
        </w:r>
      </w:del>
    </w:p>
    <w:p w14:paraId="77F1BED8" w14:textId="181AE4FC" w:rsidR="00C74AF7" w:rsidRPr="00621E63" w:rsidDel="00800492" w:rsidRDefault="00C74AF7">
      <w:pPr>
        <w:pStyle w:val="TOC4"/>
        <w:rPr>
          <w:del w:id="980" w:author="Mary Jungers" w:date="2019-11-13T18:53:00Z"/>
          <w:rFonts w:asciiTheme="minorHAnsi" w:eastAsiaTheme="minorEastAsia" w:hAnsiTheme="minorHAnsi" w:cstheme="minorBidi"/>
          <w:noProof/>
          <w:sz w:val="22"/>
          <w:szCs w:val="22"/>
        </w:rPr>
      </w:pPr>
      <w:del w:id="981" w:author="Mary Jungers" w:date="2019-11-13T18:53:00Z">
        <w:r w:rsidRPr="00621E63" w:rsidDel="00800492">
          <w:rPr>
            <w:noProof/>
            <w:rPrChange w:id="982" w:author="Mary Jungers" w:date="2019-11-13T18:53:00Z">
              <w:rPr>
                <w:rStyle w:val="Hyperlink"/>
                <w:noProof/>
              </w:rPr>
            </w:rPrChange>
          </w:rPr>
          <w:delText>3.7.4.2 Trigger Events</w:delText>
        </w:r>
        <w:r w:rsidRPr="00621E63" w:rsidDel="00800492">
          <w:rPr>
            <w:noProof/>
            <w:webHidden/>
          </w:rPr>
          <w:tab/>
          <w:delText>54</w:delText>
        </w:r>
      </w:del>
    </w:p>
    <w:p w14:paraId="10335D7B" w14:textId="7A591CD9" w:rsidR="00C74AF7" w:rsidRPr="00621E63" w:rsidDel="00800492" w:rsidRDefault="00C74AF7">
      <w:pPr>
        <w:pStyle w:val="TOC5"/>
        <w:rPr>
          <w:del w:id="983" w:author="Mary Jungers" w:date="2019-11-13T18:53:00Z"/>
          <w:rFonts w:asciiTheme="minorHAnsi" w:eastAsiaTheme="minorEastAsia" w:hAnsiTheme="minorHAnsi" w:cstheme="minorBidi"/>
          <w:noProof/>
          <w:sz w:val="22"/>
          <w:szCs w:val="22"/>
        </w:rPr>
      </w:pPr>
      <w:del w:id="984" w:author="Mary Jungers" w:date="2019-11-13T18:53:00Z">
        <w:r w:rsidRPr="00621E63" w:rsidDel="00800492">
          <w:rPr>
            <w:noProof/>
            <w:rPrChange w:id="985" w:author="Mary Jungers" w:date="2019-11-13T18:53:00Z">
              <w:rPr>
                <w:rStyle w:val="Hyperlink"/>
                <w:noProof/>
              </w:rPr>
            </w:rPrChange>
          </w:rPr>
          <w:delText>3.7.4.2.1 Message Semantics</w:delText>
        </w:r>
        <w:r w:rsidRPr="00621E63" w:rsidDel="00800492">
          <w:rPr>
            <w:noProof/>
            <w:webHidden/>
          </w:rPr>
          <w:tab/>
          <w:delText>55</w:delText>
        </w:r>
      </w:del>
    </w:p>
    <w:p w14:paraId="1D95F8A6" w14:textId="23BD3D40" w:rsidR="00C74AF7" w:rsidRPr="00621E63" w:rsidDel="00800492" w:rsidRDefault="00C74AF7">
      <w:pPr>
        <w:pStyle w:val="TOC5"/>
        <w:rPr>
          <w:del w:id="986" w:author="Mary Jungers" w:date="2019-11-13T18:53:00Z"/>
          <w:rFonts w:asciiTheme="minorHAnsi" w:eastAsiaTheme="minorEastAsia" w:hAnsiTheme="minorHAnsi" w:cstheme="minorBidi"/>
          <w:noProof/>
          <w:sz w:val="22"/>
          <w:szCs w:val="22"/>
        </w:rPr>
      </w:pPr>
      <w:del w:id="987" w:author="Mary Jungers" w:date="2019-11-13T18:53:00Z">
        <w:r w:rsidRPr="00621E63" w:rsidDel="00800492">
          <w:rPr>
            <w:noProof/>
            <w:rPrChange w:id="988" w:author="Mary Jungers" w:date="2019-11-13T18:53:00Z">
              <w:rPr>
                <w:rStyle w:val="Hyperlink"/>
                <w:noProof/>
              </w:rPr>
            </w:rPrChange>
          </w:rPr>
          <w:delText>3.7.4.2.2 HL7 Conformance Statement</w:delText>
        </w:r>
        <w:r w:rsidRPr="00621E63" w:rsidDel="00800492">
          <w:rPr>
            <w:noProof/>
            <w:webHidden/>
          </w:rPr>
          <w:tab/>
          <w:delText>55</w:delText>
        </w:r>
      </w:del>
    </w:p>
    <w:p w14:paraId="1D70BE4A" w14:textId="7068D02F" w:rsidR="00C74AF7" w:rsidRPr="00621E63" w:rsidDel="00800492" w:rsidRDefault="00C74AF7">
      <w:pPr>
        <w:pStyle w:val="TOC5"/>
        <w:rPr>
          <w:del w:id="989" w:author="Mary Jungers" w:date="2019-11-13T18:53:00Z"/>
          <w:rFonts w:asciiTheme="minorHAnsi" w:eastAsiaTheme="minorEastAsia" w:hAnsiTheme="minorHAnsi" w:cstheme="minorBidi"/>
          <w:noProof/>
          <w:sz w:val="22"/>
          <w:szCs w:val="22"/>
        </w:rPr>
      </w:pPr>
      <w:del w:id="990" w:author="Mary Jungers" w:date="2019-11-13T18:53:00Z">
        <w:r w:rsidRPr="00621E63" w:rsidDel="00800492">
          <w:rPr>
            <w:noProof/>
            <w:rPrChange w:id="991" w:author="Mary Jungers" w:date="2019-11-13T18:53:00Z">
              <w:rPr>
                <w:rStyle w:val="Hyperlink"/>
                <w:noProof/>
              </w:rPr>
            </w:rPrChange>
          </w:rPr>
          <w:delText>3.7.4.2.3 PCD-07 Report Dissemination Alert Status static definition</w:delText>
        </w:r>
        <w:r w:rsidRPr="00621E63" w:rsidDel="00800492">
          <w:rPr>
            <w:noProof/>
            <w:webHidden/>
          </w:rPr>
          <w:tab/>
          <w:delText>55</w:delText>
        </w:r>
      </w:del>
    </w:p>
    <w:p w14:paraId="0940E963" w14:textId="13525860" w:rsidR="00C74AF7" w:rsidRPr="00621E63" w:rsidDel="00800492" w:rsidRDefault="00C74AF7">
      <w:pPr>
        <w:pStyle w:val="TOC5"/>
        <w:rPr>
          <w:del w:id="992" w:author="Mary Jungers" w:date="2019-11-13T18:53:00Z"/>
          <w:rFonts w:asciiTheme="minorHAnsi" w:eastAsiaTheme="minorEastAsia" w:hAnsiTheme="minorHAnsi" w:cstheme="minorBidi"/>
          <w:noProof/>
          <w:sz w:val="22"/>
          <w:szCs w:val="22"/>
        </w:rPr>
      </w:pPr>
      <w:del w:id="993" w:author="Mary Jungers" w:date="2019-11-13T18:53:00Z">
        <w:r w:rsidRPr="00621E63" w:rsidDel="00800492">
          <w:rPr>
            <w:noProof/>
            <w:rPrChange w:id="994" w:author="Mary Jungers" w:date="2019-11-13T18:53:00Z">
              <w:rPr>
                <w:rStyle w:val="Hyperlink"/>
                <w:noProof/>
              </w:rPr>
            </w:rPrChange>
          </w:rPr>
          <w:delText>3.7.4.2.4 Expected Actions</w:delText>
        </w:r>
        <w:r w:rsidRPr="00621E63" w:rsidDel="00800492">
          <w:rPr>
            <w:noProof/>
            <w:webHidden/>
          </w:rPr>
          <w:tab/>
          <w:delText>56</w:delText>
        </w:r>
      </w:del>
    </w:p>
    <w:p w14:paraId="1A463FE7" w14:textId="4FA868AC" w:rsidR="00C74AF7" w:rsidRPr="00621E63" w:rsidDel="00800492" w:rsidRDefault="00C74AF7">
      <w:pPr>
        <w:pStyle w:val="TOC5"/>
        <w:rPr>
          <w:del w:id="995" w:author="Mary Jungers" w:date="2019-11-13T18:53:00Z"/>
          <w:rFonts w:asciiTheme="minorHAnsi" w:eastAsiaTheme="minorEastAsia" w:hAnsiTheme="minorHAnsi" w:cstheme="minorBidi"/>
          <w:noProof/>
          <w:sz w:val="22"/>
          <w:szCs w:val="22"/>
        </w:rPr>
      </w:pPr>
      <w:del w:id="996" w:author="Mary Jungers" w:date="2019-11-13T18:53:00Z">
        <w:r w:rsidRPr="00621E63" w:rsidDel="00800492">
          <w:rPr>
            <w:noProof/>
            <w:rPrChange w:id="997" w:author="Mary Jungers" w:date="2019-11-13T18:53:00Z">
              <w:rPr>
                <w:rStyle w:val="Hyperlink"/>
                <w:noProof/>
              </w:rPr>
            </w:rPrChange>
          </w:rPr>
          <w:delText>3.7.4.2.5 Security Considerations</w:delText>
        </w:r>
        <w:r w:rsidRPr="00621E63" w:rsidDel="00800492">
          <w:rPr>
            <w:noProof/>
            <w:webHidden/>
          </w:rPr>
          <w:tab/>
          <w:delText>56</w:delText>
        </w:r>
      </w:del>
    </w:p>
    <w:p w14:paraId="140E3898" w14:textId="2AB54FB8" w:rsidR="00C74AF7" w:rsidRPr="00621E63" w:rsidDel="00800492" w:rsidRDefault="00C74AF7">
      <w:pPr>
        <w:pStyle w:val="TOC2"/>
        <w:rPr>
          <w:del w:id="998" w:author="Mary Jungers" w:date="2019-11-13T18:53:00Z"/>
          <w:rFonts w:asciiTheme="minorHAnsi" w:eastAsiaTheme="minorEastAsia" w:hAnsiTheme="minorHAnsi" w:cstheme="minorBidi"/>
          <w:noProof/>
          <w:sz w:val="22"/>
          <w:szCs w:val="22"/>
        </w:rPr>
      </w:pPr>
      <w:del w:id="999" w:author="Mary Jungers" w:date="2019-11-13T18:53:00Z">
        <w:r w:rsidRPr="00621E63" w:rsidDel="00800492">
          <w:rPr>
            <w:noProof/>
            <w:rPrChange w:id="1000" w:author="Mary Jungers" w:date="2019-11-13T18:53:00Z">
              <w:rPr>
                <w:rStyle w:val="Hyperlink"/>
                <w:noProof/>
              </w:rPr>
            </w:rPrChange>
          </w:rPr>
          <w:delText>3.8 [PCD-08] Reserved</w:delText>
        </w:r>
        <w:r w:rsidRPr="00621E63" w:rsidDel="00800492">
          <w:rPr>
            <w:noProof/>
            <w:webHidden/>
          </w:rPr>
          <w:tab/>
          <w:delText>57</w:delText>
        </w:r>
      </w:del>
    </w:p>
    <w:p w14:paraId="009DD120" w14:textId="24112A79" w:rsidR="00C74AF7" w:rsidRPr="00621E63" w:rsidDel="00800492" w:rsidRDefault="00C74AF7">
      <w:pPr>
        <w:pStyle w:val="TOC2"/>
        <w:rPr>
          <w:del w:id="1001" w:author="Mary Jungers" w:date="2019-11-13T18:53:00Z"/>
          <w:rFonts w:asciiTheme="minorHAnsi" w:eastAsiaTheme="minorEastAsia" w:hAnsiTheme="minorHAnsi" w:cstheme="minorBidi"/>
          <w:noProof/>
          <w:sz w:val="22"/>
          <w:szCs w:val="22"/>
        </w:rPr>
      </w:pPr>
      <w:del w:id="1002" w:author="Mary Jungers" w:date="2019-11-13T18:53:00Z">
        <w:r w:rsidRPr="00621E63" w:rsidDel="00800492">
          <w:rPr>
            <w:noProof/>
            <w:rPrChange w:id="1003" w:author="Mary Jungers" w:date="2019-11-13T18:53:00Z">
              <w:rPr>
                <w:rStyle w:val="Hyperlink"/>
                <w:noProof/>
              </w:rPr>
            </w:rPrChange>
          </w:rPr>
          <w:delText>3.9 Communicate IDC Observations [PCD-09]</w:delText>
        </w:r>
        <w:r w:rsidRPr="00621E63" w:rsidDel="00800492">
          <w:rPr>
            <w:noProof/>
            <w:webHidden/>
          </w:rPr>
          <w:tab/>
          <w:delText>57</w:delText>
        </w:r>
      </w:del>
    </w:p>
    <w:p w14:paraId="416C6B0D" w14:textId="72BB6915" w:rsidR="00C74AF7" w:rsidRPr="00621E63" w:rsidDel="00800492" w:rsidRDefault="00C74AF7">
      <w:pPr>
        <w:pStyle w:val="TOC3"/>
        <w:rPr>
          <w:del w:id="1004" w:author="Mary Jungers" w:date="2019-11-13T18:53:00Z"/>
          <w:rFonts w:asciiTheme="minorHAnsi" w:eastAsiaTheme="minorEastAsia" w:hAnsiTheme="minorHAnsi" w:cstheme="minorBidi"/>
          <w:noProof/>
          <w:sz w:val="22"/>
          <w:szCs w:val="22"/>
        </w:rPr>
      </w:pPr>
      <w:del w:id="1005" w:author="Mary Jungers" w:date="2019-11-13T18:53:00Z">
        <w:r w:rsidRPr="00621E63" w:rsidDel="00800492">
          <w:rPr>
            <w:noProof/>
            <w:rPrChange w:id="1006" w:author="Mary Jungers" w:date="2019-11-13T18:53:00Z">
              <w:rPr>
                <w:rStyle w:val="Hyperlink"/>
                <w:noProof/>
              </w:rPr>
            </w:rPrChange>
          </w:rPr>
          <w:delText>3.9.1 Scope</w:delText>
        </w:r>
        <w:r w:rsidRPr="00621E63" w:rsidDel="00800492">
          <w:rPr>
            <w:noProof/>
            <w:webHidden/>
          </w:rPr>
          <w:tab/>
          <w:delText>57</w:delText>
        </w:r>
      </w:del>
    </w:p>
    <w:p w14:paraId="7753B4ED" w14:textId="6229B19A" w:rsidR="00C74AF7" w:rsidRPr="00621E63" w:rsidDel="00800492" w:rsidRDefault="00C74AF7">
      <w:pPr>
        <w:pStyle w:val="TOC3"/>
        <w:rPr>
          <w:del w:id="1007" w:author="Mary Jungers" w:date="2019-11-13T18:53:00Z"/>
          <w:rFonts w:asciiTheme="minorHAnsi" w:eastAsiaTheme="minorEastAsia" w:hAnsiTheme="minorHAnsi" w:cstheme="minorBidi"/>
          <w:noProof/>
          <w:sz w:val="22"/>
          <w:szCs w:val="22"/>
        </w:rPr>
      </w:pPr>
      <w:del w:id="1008" w:author="Mary Jungers" w:date="2019-11-13T18:53:00Z">
        <w:r w:rsidRPr="00621E63" w:rsidDel="00800492">
          <w:rPr>
            <w:noProof/>
            <w:rPrChange w:id="1009" w:author="Mary Jungers" w:date="2019-11-13T18:53:00Z">
              <w:rPr>
                <w:rStyle w:val="Hyperlink"/>
                <w:noProof/>
              </w:rPr>
            </w:rPrChange>
          </w:rPr>
          <w:delText>3.9.2 Use Case Roles</w:delText>
        </w:r>
        <w:r w:rsidRPr="00621E63" w:rsidDel="00800492">
          <w:rPr>
            <w:noProof/>
            <w:webHidden/>
          </w:rPr>
          <w:tab/>
          <w:delText>57</w:delText>
        </w:r>
      </w:del>
    </w:p>
    <w:p w14:paraId="6150E048" w14:textId="27FCC3E0" w:rsidR="00C74AF7" w:rsidRPr="00621E63" w:rsidDel="00800492" w:rsidRDefault="00C74AF7">
      <w:pPr>
        <w:pStyle w:val="TOC3"/>
        <w:rPr>
          <w:del w:id="1010" w:author="Mary Jungers" w:date="2019-11-13T18:53:00Z"/>
          <w:rFonts w:asciiTheme="minorHAnsi" w:eastAsiaTheme="minorEastAsia" w:hAnsiTheme="minorHAnsi" w:cstheme="minorBidi"/>
          <w:noProof/>
          <w:sz w:val="22"/>
          <w:szCs w:val="22"/>
        </w:rPr>
      </w:pPr>
      <w:del w:id="1011" w:author="Mary Jungers" w:date="2019-11-13T18:53:00Z">
        <w:r w:rsidRPr="00621E63" w:rsidDel="00800492">
          <w:rPr>
            <w:noProof/>
            <w:rPrChange w:id="1012" w:author="Mary Jungers" w:date="2019-11-13T18:53:00Z">
              <w:rPr>
                <w:rStyle w:val="Hyperlink"/>
                <w:noProof/>
              </w:rPr>
            </w:rPrChange>
          </w:rPr>
          <w:delText>3.9.3 Referenced Standard</w:delText>
        </w:r>
        <w:r w:rsidRPr="00621E63" w:rsidDel="00800492">
          <w:rPr>
            <w:noProof/>
            <w:webHidden/>
          </w:rPr>
          <w:tab/>
          <w:delText>58</w:delText>
        </w:r>
      </w:del>
    </w:p>
    <w:p w14:paraId="76B9117B" w14:textId="2F4DE42A" w:rsidR="00C74AF7" w:rsidRPr="00621E63" w:rsidDel="00800492" w:rsidRDefault="00C74AF7">
      <w:pPr>
        <w:pStyle w:val="TOC3"/>
        <w:rPr>
          <w:del w:id="1013" w:author="Mary Jungers" w:date="2019-11-13T18:53:00Z"/>
          <w:rFonts w:asciiTheme="minorHAnsi" w:eastAsiaTheme="minorEastAsia" w:hAnsiTheme="minorHAnsi" w:cstheme="minorBidi"/>
          <w:noProof/>
          <w:sz w:val="22"/>
          <w:szCs w:val="22"/>
        </w:rPr>
      </w:pPr>
      <w:del w:id="1014" w:author="Mary Jungers" w:date="2019-11-13T18:53:00Z">
        <w:r w:rsidRPr="00621E63" w:rsidDel="00800492">
          <w:rPr>
            <w:noProof/>
            <w:rPrChange w:id="1015" w:author="Mary Jungers" w:date="2019-11-13T18:53:00Z">
              <w:rPr>
                <w:rStyle w:val="Hyperlink"/>
                <w:noProof/>
              </w:rPr>
            </w:rPrChange>
          </w:rPr>
          <w:delText>3.9.4 Interaction Diagram</w:delText>
        </w:r>
        <w:r w:rsidRPr="00621E63" w:rsidDel="00800492">
          <w:rPr>
            <w:noProof/>
            <w:webHidden/>
          </w:rPr>
          <w:tab/>
          <w:delText>58</w:delText>
        </w:r>
      </w:del>
    </w:p>
    <w:p w14:paraId="34E08808" w14:textId="5C105567" w:rsidR="00C74AF7" w:rsidRPr="00621E63" w:rsidDel="00800492" w:rsidRDefault="00C74AF7">
      <w:pPr>
        <w:pStyle w:val="TOC4"/>
        <w:rPr>
          <w:del w:id="1016" w:author="Mary Jungers" w:date="2019-11-13T18:53:00Z"/>
          <w:rFonts w:asciiTheme="minorHAnsi" w:eastAsiaTheme="minorEastAsia" w:hAnsiTheme="minorHAnsi" w:cstheme="minorBidi"/>
          <w:noProof/>
          <w:sz w:val="22"/>
          <w:szCs w:val="22"/>
        </w:rPr>
      </w:pPr>
      <w:del w:id="1017" w:author="Mary Jungers" w:date="2019-11-13T18:53:00Z">
        <w:r w:rsidRPr="00621E63" w:rsidDel="00800492">
          <w:rPr>
            <w:noProof/>
            <w:rPrChange w:id="1018" w:author="Mary Jungers" w:date="2019-11-13T18:53:00Z">
              <w:rPr>
                <w:rStyle w:val="Hyperlink"/>
                <w:noProof/>
              </w:rPr>
            </w:rPrChange>
          </w:rPr>
          <w:delText>3.9.4.1 HL7 ORU Observation</w:delText>
        </w:r>
        <w:r w:rsidRPr="00621E63" w:rsidDel="00800492">
          <w:rPr>
            <w:noProof/>
            <w:webHidden/>
          </w:rPr>
          <w:tab/>
          <w:delText>58</w:delText>
        </w:r>
      </w:del>
    </w:p>
    <w:p w14:paraId="24CF678F" w14:textId="161B237F" w:rsidR="00C74AF7" w:rsidRPr="00621E63" w:rsidDel="00800492" w:rsidRDefault="00C74AF7">
      <w:pPr>
        <w:pStyle w:val="TOC5"/>
        <w:rPr>
          <w:del w:id="1019" w:author="Mary Jungers" w:date="2019-11-13T18:53:00Z"/>
          <w:rFonts w:asciiTheme="minorHAnsi" w:eastAsiaTheme="minorEastAsia" w:hAnsiTheme="minorHAnsi" w:cstheme="minorBidi"/>
          <w:noProof/>
          <w:sz w:val="22"/>
          <w:szCs w:val="22"/>
        </w:rPr>
      </w:pPr>
      <w:del w:id="1020" w:author="Mary Jungers" w:date="2019-11-13T18:53:00Z">
        <w:r w:rsidRPr="00621E63" w:rsidDel="00800492">
          <w:rPr>
            <w:noProof/>
            <w:rPrChange w:id="1021" w:author="Mary Jungers" w:date="2019-11-13T18:53:00Z">
              <w:rPr>
                <w:rStyle w:val="Hyperlink"/>
                <w:noProof/>
              </w:rPr>
            </w:rPrChange>
          </w:rPr>
          <w:delText>3.9.4.1.1 Trigger Events</w:delText>
        </w:r>
        <w:r w:rsidRPr="00621E63" w:rsidDel="00800492">
          <w:rPr>
            <w:noProof/>
            <w:webHidden/>
          </w:rPr>
          <w:tab/>
          <w:delText>58</w:delText>
        </w:r>
      </w:del>
    </w:p>
    <w:p w14:paraId="43C4ABD2" w14:textId="56DF3A10" w:rsidR="00C74AF7" w:rsidRPr="00621E63" w:rsidDel="00800492" w:rsidRDefault="00C74AF7">
      <w:pPr>
        <w:pStyle w:val="TOC5"/>
        <w:rPr>
          <w:del w:id="1022" w:author="Mary Jungers" w:date="2019-11-13T18:53:00Z"/>
          <w:rFonts w:asciiTheme="minorHAnsi" w:eastAsiaTheme="minorEastAsia" w:hAnsiTheme="minorHAnsi" w:cstheme="minorBidi"/>
          <w:noProof/>
          <w:sz w:val="22"/>
          <w:szCs w:val="22"/>
        </w:rPr>
      </w:pPr>
      <w:del w:id="1023" w:author="Mary Jungers" w:date="2019-11-13T18:53:00Z">
        <w:r w:rsidRPr="00621E63" w:rsidDel="00800492">
          <w:rPr>
            <w:noProof/>
            <w:rPrChange w:id="1024" w:author="Mary Jungers" w:date="2019-11-13T18:53:00Z">
              <w:rPr>
                <w:rStyle w:val="Hyperlink"/>
                <w:noProof/>
              </w:rPr>
            </w:rPrChange>
          </w:rPr>
          <w:delText>3.9.4.1.2 Message Semantics</w:delText>
        </w:r>
        <w:r w:rsidRPr="00621E63" w:rsidDel="00800492">
          <w:rPr>
            <w:noProof/>
            <w:webHidden/>
          </w:rPr>
          <w:tab/>
          <w:delText>59</w:delText>
        </w:r>
      </w:del>
    </w:p>
    <w:p w14:paraId="6B006D14" w14:textId="0E8EF317" w:rsidR="00C74AF7" w:rsidRPr="00621E63" w:rsidDel="00800492" w:rsidRDefault="00C74AF7">
      <w:pPr>
        <w:pStyle w:val="TOC6"/>
        <w:rPr>
          <w:del w:id="1025" w:author="Mary Jungers" w:date="2019-11-13T18:53:00Z"/>
          <w:rFonts w:asciiTheme="minorHAnsi" w:eastAsiaTheme="minorEastAsia" w:hAnsiTheme="minorHAnsi" w:cstheme="minorBidi"/>
          <w:noProof/>
          <w:sz w:val="22"/>
          <w:szCs w:val="22"/>
        </w:rPr>
      </w:pPr>
      <w:del w:id="1026" w:author="Mary Jungers" w:date="2019-11-13T18:53:00Z">
        <w:r w:rsidRPr="00621E63" w:rsidDel="00800492">
          <w:rPr>
            <w:noProof/>
            <w:rPrChange w:id="1027" w:author="Mary Jungers" w:date="2019-11-13T18:53:00Z">
              <w:rPr>
                <w:rStyle w:val="Hyperlink"/>
                <w:noProof/>
              </w:rPr>
            </w:rPrChange>
          </w:rPr>
          <w:delText>3.9.4.1.2.1 MSH Segment – Message Header</w:delText>
        </w:r>
        <w:r w:rsidRPr="00621E63" w:rsidDel="00800492">
          <w:rPr>
            <w:noProof/>
            <w:webHidden/>
          </w:rPr>
          <w:tab/>
          <w:delText>60</w:delText>
        </w:r>
      </w:del>
    </w:p>
    <w:p w14:paraId="0A6597A6" w14:textId="4EB4184E" w:rsidR="00C74AF7" w:rsidRPr="00621E63" w:rsidDel="00800492" w:rsidRDefault="00C74AF7">
      <w:pPr>
        <w:pStyle w:val="TOC6"/>
        <w:rPr>
          <w:del w:id="1028" w:author="Mary Jungers" w:date="2019-11-13T18:53:00Z"/>
          <w:rFonts w:asciiTheme="minorHAnsi" w:eastAsiaTheme="minorEastAsia" w:hAnsiTheme="minorHAnsi" w:cstheme="minorBidi"/>
          <w:noProof/>
          <w:sz w:val="22"/>
          <w:szCs w:val="22"/>
        </w:rPr>
      </w:pPr>
      <w:del w:id="1029" w:author="Mary Jungers" w:date="2019-11-13T18:53:00Z">
        <w:r w:rsidRPr="00621E63" w:rsidDel="00800492">
          <w:rPr>
            <w:noProof/>
            <w:rPrChange w:id="1030" w:author="Mary Jungers" w:date="2019-11-13T18:53:00Z">
              <w:rPr>
                <w:rStyle w:val="Hyperlink"/>
                <w:noProof/>
              </w:rPr>
            </w:rPrChange>
          </w:rPr>
          <w:delText>3.9.4.1.2.2 PID Segment – Patient Identification</w:delText>
        </w:r>
        <w:r w:rsidRPr="00621E63" w:rsidDel="00800492">
          <w:rPr>
            <w:noProof/>
            <w:webHidden/>
          </w:rPr>
          <w:tab/>
          <w:delText>61</w:delText>
        </w:r>
      </w:del>
    </w:p>
    <w:p w14:paraId="767766AF" w14:textId="4F59FAA7" w:rsidR="00C74AF7" w:rsidRPr="00621E63" w:rsidDel="00800492" w:rsidRDefault="00C74AF7">
      <w:pPr>
        <w:pStyle w:val="TOC6"/>
        <w:rPr>
          <w:del w:id="1031" w:author="Mary Jungers" w:date="2019-11-13T18:53:00Z"/>
          <w:rFonts w:asciiTheme="minorHAnsi" w:eastAsiaTheme="minorEastAsia" w:hAnsiTheme="minorHAnsi" w:cstheme="minorBidi"/>
          <w:noProof/>
          <w:sz w:val="22"/>
          <w:szCs w:val="22"/>
        </w:rPr>
      </w:pPr>
      <w:del w:id="1032" w:author="Mary Jungers" w:date="2019-11-13T18:53:00Z">
        <w:r w:rsidRPr="00621E63" w:rsidDel="00800492">
          <w:rPr>
            <w:noProof/>
            <w:rPrChange w:id="1033" w:author="Mary Jungers" w:date="2019-11-13T18:53:00Z">
              <w:rPr>
                <w:rStyle w:val="Hyperlink"/>
                <w:noProof/>
              </w:rPr>
            </w:rPrChange>
          </w:rPr>
          <w:delText>3.9.4.1.2.3 PV1 Segment – Patient Visit (Optional)</w:delText>
        </w:r>
        <w:r w:rsidRPr="00621E63" w:rsidDel="00800492">
          <w:rPr>
            <w:noProof/>
            <w:webHidden/>
          </w:rPr>
          <w:tab/>
          <w:delText>62</w:delText>
        </w:r>
      </w:del>
    </w:p>
    <w:p w14:paraId="5DAB4E4B" w14:textId="237A2B43" w:rsidR="00C74AF7" w:rsidRPr="00621E63" w:rsidDel="00800492" w:rsidRDefault="00C74AF7">
      <w:pPr>
        <w:pStyle w:val="TOC6"/>
        <w:rPr>
          <w:del w:id="1034" w:author="Mary Jungers" w:date="2019-11-13T18:53:00Z"/>
          <w:rFonts w:asciiTheme="minorHAnsi" w:eastAsiaTheme="minorEastAsia" w:hAnsiTheme="minorHAnsi" w:cstheme="minorBidi"/>
          <w:noProof/>
          <w:sz w:val="22"/>
          <w:szCs w:val="22"/>
        </w:rPr>
      </w:pPr>
      <w:del w:id="1035" w:author="Mary Jungers" w:date="2019-11-13T18:53:00Z">
        <w:r w:rsidRPr="00621E63" w:rsidDel="00800492">
          <w:rPr>
            <w:noProof/>
            <w:rPrChange w:id="1036" w:author="Mary Jungers" w:date="2019-11-13T18:53:00Z">
              <w:rPr>
                <w:rStyle w:val="Hyperlink"/>
                <w:noProof/>
              </w:rPr>
            </w:rPrChange>
          </w:rPr>
          <w:delText>3.9.4.1.2.4 OBR Segment – Observation Request</w:delText>
        </w:r>
        <w:r w:rsidRPr="00621E63" w:rsidDel="00800492">
          <w:rPr>
            <w:noProof/>
            <w:webHidden/>
          </w:rPr>
          <w:tab/>
          <w:delText>63</w:delText>
        </w:r>
      </w:del>
    </w:p>
    <w:p w14:paraId="0FE783DE" w14:textId="5ADD46AC" w:rsidR="00C74AF7" w:rsidRPr="00621E63" w:rsidDel="00800492" w:rsidRDefault="00C74AF7">
      <w:pPr>
        <w:pStyle w:val="TOC6"/>
        <w:rPr>
          <w:del w:id="1037" w:author="Mary Jungers" w:date="2019-11-13T18:53:00Z"/>
          <w:rFonts w:asciiTheme="minorHAnsi" w:eastAsiaTheme="minorEastAsia" w:hAnsiTheme="minorHAnsi" w:cstheme="minorBidi"/>
          <w:noProof/>
          <w:sz w:val="22"/>
          <w:szCs w:val="22"/>
        </w:rPr>
      </w:pPr>
      <w:del w:id="1038" w:author="Mary Jungers" w:date="2019-11-13T18:53:00Z">
        <w:r w:rsidRPr="00621E63" w:rsidDel="00800492">
          <w:rPr>
            <w:noProof/>
            <w:rPrChange w:id="1039" w:author="Mary Jungers" w:date="2019-11-13T18:53:00Z">
              <w:rPr>
                <w:rStyle w:val="Hyperlink"/>
                <w:noProof/>
              </w:rPr>
            </w:rPrChange>
          </w:rPr>
          <w:delText>3.9.4.1.2.5 OBX Segments – Pulse Generator and Lead Observation Results</w:delText>
        </w:r>
        <w:r w:rsidRPr="00621E63" w:rsidDel="00800492">
          <w:rPr>
            <w:noProof/>
            <w:webHidden/>
          </w:rPr>
          <w:tab/>
          <w:delText>64</w:delText>
        </w:r>
      </w:del>
    </w:p>
    <w:p w14:paraId="3FBA8F59" w14:textId="6FB104E5" w:rsidR="00C74AF7" w:rsidRPr="00621E63" w:rsidDel="00800492" w:rsidRDefault="00C74AF7">
      <w:pPr>
        <w:pStyle w:val="TOC6"/>
        <w:rPr>
          <w:del w:id="1040" w:author="Mary Jungers" w:date="2019-11-13T18:53:00Z"/>
          <w:rFonts w:asciiTheme="minorHAnsi" w:eastAsiaTheme="minorEastAsia" w:hAnsiTheme="minorHAnsi" w:cstheme="minorBidi"/>
          <w:noProof/>
          <w:sz w:val="22"/>
          <w:szCs w:val="22"/>
        </w:rPr>
      </w:pPr>
      <w:del w:id="1041" w:author="Mary Jungers" w:date="2019-11-13T18:53:00Z">
        <w:r w:rsidRPr="00621E63" w:rsidDel="00800492">
          <w:rPr>
            <w:noProof/>
            <w:rPrChange w:id="1042" w:author="Mary Jungers" w:date="2019-11-13T18:53:00Z">
              <w:rPr>
                <w:rStyle w:val="Hyperlink"/>
                <w:noProof/>
              </w:rPr>
            </w:rPrChange>
          </w:rPr>
          <w:delText>3.9.4.1.2.6 IEEE 1073.1.1.3 IDC term mapping to OBX segment</w:delText>
        </w:r>
        <w:r w:rsidRPr="00621E63" w:rsidDel="00800492">
          <w:rPr>
            <w:noProof/>
            <w:webHidden/>
          </w:rPr>
          <w:tab/>
          <w:delText>67</w:delText>
        </w:r>
      </w:del>
    </w:p>
    <w:p w14:paraId="731A2FE8" w14:textId="512414D0" w:rsidR="00C74AF7" w:rsidRPr="00621E63" w:rsidDel="00800492" w:rsidRDefault="00C74AF7">
      <w:pPr>
        <w:pStyle w:val="TOC6"/>
        <w:rPr>
          <w:del w:id="1043" w:author="Mary Jungers" w:date="2019-11-13T18:53:00Z"/>
          <w:rFonts w:asciiTheme="minorHAnsi" w:eastAsiaTheme="minorEastAsia" w:hAnsiTheme="minorHAnsi" w:cstheme="minorBidi"/>
          <w:noProof/>
          <w:sz w:val="22"/>
          <w:szCs w:val="22"/>
        </w:rPr>
      </w:pPr>
      <w:del w:id="1044" w:author="Mary Jungers" w:date="2019-11-13T18:53:00Z">
        <w:r w:rsidRPr="00621E63" w:rsidDel="00800492">
          <w:rPr>
            <w:noProof/>
            <w:rPrChange w:id="1045" w:author="Mary Jungers" w:date="2019-11-13T18:53:00Z">
              <w:rPr>
                <w:rStyle w:val="Hyperlink"/>
                <w:noProof/>
              </w:rPr>
            </w:rPrChange>
          </w:rPr>
          <w:delText>3.9.4.1.2.7 OBX Segment with Encapsulated PDF or Reference Pointer to External Report [Optional]</w:delText>
        </w:r>
        <w:r w:rsidRPr="00621E63" w:rsidDel="00800492">
          <w:rPr>
            <w:noProof/>
            <w:webHidden/>
          </w:rPr>
          <w:tab/>
          <w:delText>67</w:delText>
        </w:r>
      </w:del>
    </w:p>
    <w:p w14:paraId="4EACCAAC" w14:textId="0806DC44" w:rsidR="00C74AF7" w:rsidRPr="00621E63" w:rsidDel="00800492" w:rsidRDefault="00C74AF7">
      <w:pPr>
        <w:pStyle w:val="TOC6"/>
        <w:rPr>
          <w:del w:id="1046" w:author="Mary Jungers" w:date="2019-11-13T18:53:00Z"/>
          <w:rFonts w:asciiTheme="minorHAnsi" w:eastAsiaTheme="minorEastAsia" w:hAnsiTheme="minorHAnsi" w:cstheme="minorBidi"/>
          <w:noProof/>
          <w:sz w:val="22"/>
          <w:szCs w:val="22"/>
        </w:rPr>
      </w:pPr>
      <w:del w:id="1047" w:author="Mary Jungers" w:date="2019-11-13T18:53:00Z">
        <w:r w:rsidRPr="00621E63" w:rsidDel="00800492">
          <w:rPr>
            <w:noProof/>
            <w:rPrChange w:id="1048" w:author="Mary Jungers" w:date="2019-11-13T18:53:00Z">
              <w:rPr>
                <w:rStyle w:val="Hyperlink"/>
                <w:noProof/>
              </w:rPr>
            </w:rPrChange>
          </w:rPr>
          <w:delText>3.9.4.1.2.8 NTE Segment – Notes and Comments [Optional]</w:delText>
        </w:r>
        <w:r w:rsidRPr="00621E63" w:rsidDel="00800492">
          <w:rPr>
            <w:noProof/>
            <w:webHidden/>
          </w:rPr>
          <w:tab/>
          <w:delText>69</w:delText>
        </w:r>
      </w:del>
    </w:p>
    <w:p w14:paraId="55E7F7D5" w14:textId="5A1A1F66" w:rsidR="00C74AF7" w:rsidRPr="00621E63" w:rsidDel="00800492" w:rsidRDefault="00C74AF7">
      <w:pPr>
        <w:pStyle w:val="TOC5"/>
        <w:rPr>
          <w:del w:id="1049" w:author="Mary Jungers" w:date="2019-11-13T18:53:00Z"/>
          <w:rFonts w:asciiTheme="minorHAnsi" w:eastAsiaTheme="minorEastAsia" w:hAnsiTheme="minorHAnsi" w:cstheme="minorBidi"/>
          <w:noProof/>
          <w:sz w:val="22"/>
          <w:szCs w:val="22"/>
        </w:rPr>
      </w:pPr>
      <w:del w:id="1050" w:author="Mary Jungers" w:date="2019-11-13T18:53:00Z">
        <w:r w:rsidRPr="00621E63" w:rsidDel="00800492">
          <w:rPr>
            <w:noProof/>
            <w:rPrChange w:id="1051" w:author="Mary Jungers" w:date="2019-11-13T18:53:00Z">
              <w:rPr>
                <w:rStyle w:val="Hyperlink"/>
                <w:noProof/>
              </w:rPr>
            </w:rPrChange>
          </w:rPr>
          <w:delText>3.9.4.1.3 Expected Actions</w:delText>
        </w:r>
        <w:r w:rsidRPr="00621E63" w:rsidDel="00800492">
          <w:rPr>
            <w:noProof/>
            <w:webHidden/>
          </w:rPr>
          <w:tab/>
          <w:delText>69</w:delText>
        </w:r>
      </w:del>
    </w:p>
    <w:p w14:paraId="3F1B8DEE" w14:textId="5CACAC31" w:rsidR="00C74AF7" w:rsidRPr="00621E63" w:rsidDel="00800492" w:rsidRDefault="00C74AF7">
      <w:pPr>
        <w:pStyle w:val="TOC6"/>
        <w:rPr>
          <w:del w:id="1052" w:author="Mary Jungers" w:date="2019-11-13T18:53:00Z"/>
          <w:rFonts w:asciiTheme="minorHAnsi" w:eastAsiaTheme="minorEastAsia" w:hAnsiTheme="minorHAnsi" w:cstheme="minorBidi"/>
          <w:noProof/>
          <w:sz w:val="22"/>
          <w:szCs w:val="22"/>
        </w:rPr>
      </w:pPr>
      <w:del w:id="1053" w:author="Mary Jungers" w:date="2019-11-13T18:53:00Z">
        <w:r w:rsidRPr="00621E63" w:rsidDel="00800492">
          <w:rPr>
            <w:noProof/>
            <w:rPrChange w:id="1054" w:author="Mary Jungers" w:date="2019-11-13T18:53:00Z">
              <w:rPr>
                <w:rStyle w:val="Hyperlink"/>
                <w:noProof/>
              </w:rPr>
            </w:rPrChange>
          </w:rPr>
          <w:delText>3.9.4.1.3.1 Implantable Device – Cardiac – Consumer</w:delText>
        </w:r>
        <w:r w:rsidRPr="00621E63" w:rsidDel="00800492">
          <w:rPr>
            <w:noProof/>
            <w:webHidden/>
          </w:rPr>
          <w:tab/>
          <w:delText>69</w:delText>
        </w:r>
      </w:del>
    </w:p>
    <w:p w14:paraId="1F20BE5A" w14:textId="28D572A3" w:rsidR="00C74AF7" w:rsidRPr="00621E63" w:rsidDel="00800492" w:rsidRDefault="00C74AF7">
      <w:pPr>
        <w:pStyle w:val="TOC3"/>
        <w:rPr>
          <w:del w:id="1055" w:author="Mary Jungers" w:date="2019-11-13T18:53:00Z"/>
          <w:rFonts w:asciiTheme="minorHAnsi" w:eastAsiaTheme="minorEastAsia" w:hAnsiTheme="minorHAnsi" w:cstheme="minorBidi"/>
          <w:noProof/>
          <w:sz w:val="22"/>
          <w:szCs w:val="22"/>
        </w:rPr>
      </w:pPr>
      <w:del w:id="1056" w:author="Mary Jungers" w:date="2019-11-13T18:53:00Z">
        <w:r w:rsidRPr="00621E63" w:rsidDel="00800492">
          <w:rPr>
            <w:noProof/>
            <w:rPrChange w:id="1057" w:author="Mary Jungers" w:date="2019-11-13T18:53:00Z">
              <w:rPr>
                <w:rStyle w:val="Hyperlink"/>
                <w:noProof/>
              </w:rPr>
            </w:rPrChange>
          </w:rPr>
          <w:delText>3.9.5 Security Considerations</w:delText>
        </w:r>
        <w:r w:rsidRPr="00621E63" w:rsidDel="00800492">
          <w:rPr>
            <w:noProof/>
            <w:webHidden/>
          </w:rPr>
          <w:tab/>
          <w:delText>70</w:delText>
        </w:r>
      </w:del>
    </w:p>
    <w:p w14:paraId="463342D5" w14:textId="0690DA9A" w:rsidR="00C74AF7" w:rsidRPr="00621E63" w:rsidDel="00800492" w:rsidRDefault="00C74AF7">
      <w:pPr>
        <w:pStyle w:val="TOC2"/>
        <w:rPr>
          <w:del w:id="1058" w:author="Mary Jungers" w:date="2019-11-13T18:53:00Z"/>
          <w:rFonts w:asciiTheme="minorHAnsi" w:eastAsiaTheme="minorEastAsia" w:hAnsiTheme="minorHAnsi" w:cstheme="minorBidi"/>
          <w:noProof/>
          <w:sz w:val="22"/>
          <w:szCs w:val="22"/>
        </w:rPr>
      </w:pPr>
      <w:del w:id="1059" w:author="Mary Jungers" w:date="2019-11-13T18:53:00Z">
        <w:r w:rsidRPr="00621E63" w:rsidDel="00800492">
          <w:rPr>
            <w:noProof/>
            <w:rPrChange w:id="1060" w:author="Mary Jungers" w:date="2019-11-13T18:53:00Z">
              <w:rPr>
                <w:rStyle w:val="Hyperlink"/>
                <w:noProof/>
              </w:rPr>
            </w:rPrChange>
          </w:rPr>
          <w:delText>3.10 Communicate Infusion Event Data</w:delText>
        </w:r>
        <w:r w:rsidRPr="00621E63" w:rsidDel="00800492">
          <w:rPr>
            <w:noProof/>
            <w:webHidden/>
          </w:rPr>
          <w:tab/>
          <w:delText>70</w:delText>
        </w:r>
      </w:del>
    </w:p>
    <w:p w14:paraId="3797D1CD" w14:textId="432581EA" w:rsidR="00C74AF7" w:rsidRPr="00621E63" w:rsidDel="00800492" w:rsidRDefault="00C74AF7">
      <w:pPr>
        <w:pStyle w:val="TOC3"/>
        <w:rPr>
          <w:del w:id="1061" w:author="Mary Jungers" w:date="2019-11-13T18:53:00Z"/>
          <w:rFonts w:asciiTheme="minorHAnsi" w:eastAsiaTheme="minorEastAsia" w:hAnsiTheme="minorHAnsi" w:cstheme="minorBidi"/>
          <w:noProof/>
          <w:sz w:val="22"/>
          <w:szCs w:val="22"/>
        </w:rPr>
      </w:pPr>
      <w:del w:id="1062" w:author="Mary Jungers" w:date="2019-11-13T18:53:00Z">
        <w:r w:rsidRPr="00621E63" w:rsidDel="00800492">
          <w:rPr>
            <w:noProof/>
            <w:rPrChange w:id="1063" w:author="Mary Jungers" w:date="2019-11-13T18:53:00Z">
              <w:rPr>
                <w:rStyle w:val="Hyperlink"/>
                <w:noProof/>
              </w:rPr>
            </w:rPrChange>
          </w:rPr>
          <w:delText>3.10.1 Scope</w:delText>
        </w:r>
        <w:r w:rsidRPr="00621E63" w:rsidDel="00800492">
          <w:rPr>
            <w:noProof/>
            <w:webHidden/>
          </w:rPr>
          <w:tab/>
          <w:delText>70</w:delText>
        </w:r>
      </w:del>
    </w:p>
    <w:p w14:paraId="565878F1" w14:textId="33033EC4" w:rsidR="00C74AF7" w:rsidRPr="00621E63" w:rsidDel="00800492" w:rsidRDefault="00C74AF7">
      <w:pPr>
        <w:pStyle w:val="TOC3"/>
        <w:rPr>
          <w:del w:id="1064" w:author="Mary Jungers" w:date="2019-11-13T18:53:00Z"/>
          <w:rFonts w:asciiTheme="minorHAnsi" w:eastAsiaTheme="minorEastAsia" w:hAnsiTheme="minorHAnsi" w:cstheme="minorBidi"/>
          <w:noProof/>
          <w:sz w:val="22"/>
          <w:szCs w:val="22"/>
        </w:rPr>
      </w:pPr>
      <w:del w:id="1065" w:author="Mary Jungers" w:date="2019-11-13T18:53:00Z">
        <w:r w:rsidRPr="00621E63" w:rsidDel="00800492">
          <w:rPr>
            <w:noProof/>
            <w:rPrChange w:id="1066" w:author="Mary Jungers" w:date="2019-11-13T18:53:00Z">
              <w:rPr>
                <w:rStyle w:val="Hyperlink"/>
                <w:noProof/>
              </w:rPr>
            </w:rPrChange>
          </w:rPr>
          <w:delText>3.10.2 Use Case Roles</w:delText>
        </w:r>
        <w:r w:rsidRPr="00621E63" w:rsidDel="00800492">
          <w:rPr>
            <w:noProof/>
            <w:webHidden/>
          </w:rPr>
          <w:tab/>
          <w:delText>70</w:delText>
        </w:r>
      </w:del>
    </w:p>
    <w:p w14:paraId="1B249CBB" w14:textId="17619CF2" w:rsidR="00C74AF7" w:rsidRPr="00621E63" w:rsidDel="00800492" w:rsidRDefault="00C74AF7">
      <w:pPr>
        <w:pStyle w:val="TOC3"/>
        <w:rPr>
          <w:del w:id="1067" w:author="Mary Jungers" w:date="2019-11-13T18:53:00Z"/>
          <w:rFonts w:asciiTheme="minorHAnsi" w:eastAsiaTheme="minorEastAsia" w:hAnsiTheme="minorHAnsi" w:cstheme="minorBidi"/>
          <w:noProof/>
          <w:sz w:val="22"/>
          <w:szCs w:val="22"/>
        </w:rPr>
      </w:pPr>
      <w:del w:id="1068" w:author="Mary Jungers" w:date="2019-11-13T18:53:00Z">
        <w:r w:rsidRPr="00621E63" w:rsidDel="00800492">
          <w:rPr>
            <w:noProof/>
            <w:rPrChange w:id="1069" w:author="Mary Jungers" w:date="2019-11-13T18:53:00Z">
              <w:rPr>
                <w:rStyle w:val="Hyperlink"/>
                <w:noProof/>
              </w:rPr>
            </w:rPrChange>
          </w:rPr>
          <w:delText>3.10.3 Referenced Standard</w:delText>
        </w:r>
        <w:r w:rsidRPr="00621E63" w:rsidDel="00800492">
          <w:rPr>
            <w:noProof/>
            <w:webHidden/>
          </w:rPr>
          <w:tab/>
          <w:delText>70</w:delText>
        </w:r>
      </w:del>
    </w:p>
    <w:p w14:paraId="669D69FA" w14:textId="3EC2D9EC" w:rsidR="00C74AF7" w:rsidRPr="00621E63" w:rsidDel="00800492" w:rsidRDefault="00C74AF7">
      <w:pPr>
        <w:pStyle w:val="TOC3"/>
        <w:rPr>
          <w:del w:id="1070" w:author="Mary Jungers" w:date="2019-11-13T18:53:00Z"/>
          <w:rFonts w:asciiTheme="minorHAnsi" w:eastAsiaTheme="minorEastAsia" w:hAnsiTheme="minorHAnsi" w:cstheme="minorBidi"/>
          <w:noProof/>
          <w:sz w:val="22"/>
          <w:szCs w:val="22"/>
        </w:rPr>
      </w:pPr>
      <w:del w:id="1071" w:author="Mary Jungers" w:date="2019-11-13T18:53:00Z">
        <w:r w:rsidRPr="00621E63" w:rsidDel="00800492">
          <w:rPr>
            <w:noProof/>
            <w:rPrChange w:id="1072" w:author="Mary Jungers" w:date="2019-11-13T18:53:00Z">
              <w:rPr>
                <w:rStyle w:val="Hyperlink"/>
                <w:noProof/>
              </w:rPr>
            </w:rPrChange>
          </w:rPr>
          <w:delText>3.10.4 Interaction Diagram</w:delText>
        </w:r>
        <w:r w:rsidRPr="00621E63" w:rsidDel="00800492">
          <w:rPr>
            <w:noProof/>
            <w:webHidden/>
          </w:rPr>
          <w:tab/>
          <w:delText>71</w:delText>
        </w:r>
      </w:del>
    </w:p>
    <w:p w14:paraId="3FF796EE" w14:textId="70AB2D7C" w:rsidR="00C74AF7" w:rsidRPr="00621E63" w:rsidDel="00800492" w:rsidRDefault="00C74AF7">
      <w:pPr>
        <w:pStyle w:val="TOC4"/>
        <w:rPr>
          <w:del w:id="1073" w:author="Mary Jungers" w:date="2019-11-13T18:53:00Z"/>
          <w:rFonts w:asciiTheme="minorHAnsi" w:eastAsiaTheme="minorEastAsia" w:hAnsiTheme="minorHAnsi" w:cstheme="minorBidi"/>
          <w:noProof/>
          <w:sz w:val="22"/>
          <w:szCs w:val="22"/>
        </w:rPr>
      </w:pPr>
      <w:del w:id="1074" w:author="Mary Jungers" w:date="2019-11-13T18:53:00Z">
        <w:r w:rsidRPr="00621E63" w:rsidDel="00800492">
          <w:rPr>
            <w:noProof/>
            <w:webHidden/>
          </w:rPr>
          <w:tab/>
          <w:delText>71</w:delText>
        </w:r>
      </w:del>
    </w:p>
    <w:p w14:paraId="1865ECA6" w14:textId="36DBA2DB" w:rsidR="00C74AF7" w:rsidRPr="00621E63" w:rsidDel="00800492" w:rsidRDefault="00C74AF7">
      <w:pPr>
        <w:pStyle w:val="TOC4"/>
        <w:rPr>
          <w:del w:id="1075" w:author="Mary Jungers" w:date="2019-11-13T18:53:00Z"/>
          <w:rFonts w:asciiTheme="minorHAnsi" w:eastAsiaTheme="minorEastAsia" w:hAnsiTheme="minorHAnsi" w:cstheme="minorBidi"/>
          <w:noProof/>
          <w:sz w:val="22"/>
          <w:szCs w:val="22"/>
        </w:rPr>
      </w:pPr>
      <w:del w:id="1076" w:author="Mary Jungers" w:date="2019-11-13T18:53:00Z">
        <w:r w:rsidRPr="00621E63" w:rsidDel="00800492">
          <w:rPr>
            <w:bCs/>
            <w:noProof/>
            <w:rPrChange w:id="1077" w:author="Mary Jungers" w:date="2019-11-13T18:53:00Z">
              <w:rPr>
                <w:rStyle w:val="Hyperlink"/>
                <w:bCs/>
                <w:noProof/>
              </w:rPr>
            </w:rPrChange>
          </w:rPr>
          <w:delText>3.10.4.1 Communicate Infusion Event Data</w:delText>
        </w:r>
        <w:r w:rsidRPr="00621E63" w:rsidDel="00800492">
          <w:rPr>
            <w:noProof/>
            <w:webHidden/>
          </w:rPr>
          <w:tab/>
          <w:delText>71</w:delText>
        </w:r>
      </w:del>
    </w:p>
    <w:p w14:paraId="19345B06" w14:textId="672793F5" w:rsidR="00C74AF7" w:rsidRPr="00621E63" w:rsidDel="00800492" w:rsidRDefault="00C74AF7">
      <w:pPr>
        <w:pStyle w:val="TOC5"/>
        <w:rPr>
          <w:del w:id="1078" w:author="Mary Jungers" w:date="2019-11-13T18:53:00Z"/>
          <w:rFonts w:asciiTheme="minorHAnsi" w:eastAsiaTheme="minorEastAsia" w:hAnsiTheme="minorHAnsi" w:cstheme="minorBidi"/>
          <w:noProof/>
          <w:sz w:val="22"/>
          <w:szCs w:val="22"/>
        </w:rPr>
      </w:pPr>
      <w:del w:id="1079" w:author="Mary Jungers" w:date="2019-11-13T18:53:00Z">
        <w:r w:rsidRPr="00621E63" w:rsidDel="00800492">
          <w:rPr>
            <w:bCs/>
            <w:noProof/>
            <w:rPrChange w:id="1080" w:author="Mary Jungers" w:date="2019-11-13T18:53:00Z">
              <w:rPr>
                <w:rStyle w:val="Hyperlink"/>
                <w:bCs/>
                <w:noProof/>
              </w:rPr>
            </w:rPrChange>
          </w:rPr>
          <w:delText>3.10.4.1.1 Trigger Events</w:delText>
        </w:r>
        <w:r w:rsidRPr="00621E63" w:rsidDel="00800492">
          <w:rPr>
            <w:noProof/>
            <w:webHidden/>
          </w:rPr>
          <w:tab/>
          <w:delText>71</w:delText>
        </w:r>
      </w:del>
    </w:p>
    <w:p w14:paraId="0894A9EF" w14:textId="38C66744" w:rsidR="00C74AF7" w:rsidRPr="00621E63" w:rsidDel="00800492" w:rsidRDefault="00C74AF7">
      <w:pPr>
        <w:pStyle w:val="TOC5"/>
        <w:rPr>
          <w:del w:id="1081" w:author="Mary Jungers" w:date="2019-11-13T18:53:00Z"/>
          <w:rFonts w:asciiTheme="minorHAnsi" w:eastAsiaTheme="minorEastAsia" w:hAnsiTheme="minorHAnsi" w:cstheme="minorBidi"/>
          <w:noProof/>
          <w:sz w:val="22"/>
          <w:szCs w:val="22"/>
        </w:rPr>
      </w:pPr>
      <w:del w:id="1082" w:author="Mary Jungers" w:date="2019-11-13T18:53:00Z">
        <w:r w:rsidRPr="00621E63" w:rsidDel="00800492">
          <w:rPr>
            <w:bCs/>
            <w:noProof/>
            <w:rPrChange w:id="1083" w:author="Mary Jungers" w:date="2019-11-13T18:53:00Z">
              <w:rPr>
                <w:rStyle w:val="Hyperlink"/>
                <w:bCs/>
                <w:noProof/>
              </w:rPr>
            </w:rPrChange>
          </w:rPr>
          <w:delText>3.10.4.1.2 Message Semantics</w:delText>
        </w:r>
        <w:r w:rsidRPr="00621E63" w:rsidDel="00800492">
          <w:rPr>
            <w:noProof/>
            <w:webHidden/>
          </w:rPr>
          <w:tab/>
          <w:delText>71</w:delText>
        </w:r>
      </w:del>
    </w:p>
    <w:p w14:paraId="4A47E481" w14:textId="4F10EAB5" w:rsidR="00C74AF7" w:rsidRPr="00621E63" w:rsidDel="00800492" w:rsidRDefault="00C74AF7">
      <w:pPr>
        <w:pStyle w:val="TOC5"/>
        <w:rPr>
          <w:del w:id="1084" w:author="Mary Jungers" w:date="2019-11-13T18:53:00Z"/>
          <w:rFonts w:asciiTheme="minorHAnsi" w:eastAsiaTheme="minorEastAsia" w:hAnsiTheme="minorHAnsi" w:cstheme="minorBidi"/>
          <w:noProof/>
          <w:sz w:val="22"/>
          <w:szCs w:val="22"/>
        </w:rPr>
      </w:pPr>
      <w:del w:id="1085" w:author="Mary Jungers" w:date="2019-11-13T18:53:00Z">
        <w:r w:rsidRPr="00621E63" w:rsidDel="00800492">
          <w:rPr>
            <w:bCs/>
            <w:noProof/>
            <w:rPrChange w:id="1086" w:author="Mary Jungers" w:date="2019-11-13T18:53:00Z">
              <w:rPr>
                <w:rStyle w:val="Hyperlink"/>
                <w:bCs/>
                <w:noProof/>
              </w:rPr>
            </w:rPrChange>
          </w:rPr>
          <w:delText>3.10.4.1.3 Expected Actions</w:delText>
        </w:r>
        <w:r w:rsidRPr="00621E63" w:rsidDel="00800492">
          <w:rPr>
            <w:noProof/>
            <w:webHidden/>
          </w:rPr>
          <w:tab/>
          <w:delText>72</w:delText>
        </w:r>
      </w:del>
    </w:p>
    <w:p w14:paraId="431608EC" w14:textId="447DC8F0" w:rsidR="00C74AF7" w:rsidRPr="00621E63" w:rsidDel="00800492" w:rsidRDefault="00C74AF7">
      <w:pPr>
        <w:pStyle w:val="TOC1"/>
        <w:rPr>
          <w:del w:id="1087" w:author="Mary Jungers" w:date="2019-11-13T18:53:00Z"/>
          <w:rFonts w:asciiTheme="minorHAnsi" w:eastAsiaTheme="minorEastAsia" w:hAnsiTheme="minorHAnsi" w:cstheme="minorBidi"/>
          <w:noProof/>
          <w:sz w:val="22"/>
          <w:szCs w:val="22"/>
        </w:rPr>
      </w:pPr>
      <w:del w:id="1088" w:author="Mary Jungers" w:date="2019-11-13T18:53:00Z">
        <w:r w:rsidRPr="00621E63" w:rsidDel="00800492">
          <w:rPr>
            <w:noProof/>
            <w:rPrChange w:id="1089" w:author="Mary Jungers" w:date="2019-11-13T18:53:00Z">
              <w:rPr>
                <w:rStyle w:val="Hyperlink"/>
                <w:noProof/>
              </w:rPr>
            </w:rPrChange>
          </w:rPr>
          <w:delText>Appendix A Mapping ISO/IEEE 11073 Domain Information Model to HL7</w:delText>
        </w:r>
        <w:r w:rsidRPr="00621E63" w:rsidDel="00800492">
          <w:rPr>
            <w:noProof/>
            <w:webHidden/>
          </w:rPr>
          <w:tab/>
          <w:delText>73</w:delText>
        </w:r>
      </w:del>
    </w:p>
    <w:p w14:paraId="3F611A54" w14:textId="5C1B3CD6" w:rsidR="00C74AF7" w:rsidRPr="00621E63" w:rsidDel="00800492" w:rsidRDefault="00C74AF7">
      <w:pPr>
        <w:pStyle w:val="TOC2"/>
        <w:rPr>
          <w:del w:id="1090" w:author="Mary Jungers" w:date="2019-11-13T18:53:00Z"/>
          <w:rFonts w:asciiTheme="minorHAnsi" w:eastAsiaTheme="minorEastAsia" w:hAnsiTheme="minorHAnsi" w:cstheme="minorBidi"/>
          <w:noProof/>
          <w:sz w:val="22"/>
          <w:szCs w:val="22"/>
        </w:rPr>
      </w:pPr>
      <w:del w:id="1091" w:author="Mary Jungers" w:date="2019-11-13T18:53:00Z">
        <w:r w:rsidRPr="00621E63" w:rsidDel="00800492">
          <w:rPr>
            <w:noProof/>
            <w:rPrChange w:id="1092" w:author="Mary Jungers" w:date="2019-11-13T18:53:00Z">
              <w:rPr>
                <w:rStyle w:val="Hyperlink"/>
                <w:noProof/>
              </w:rPr>
            </w:rPrChange>
          </w:rPr>
          <w:delText>A.1 ISO/IEEE Nomenclature mapping to HL7 OBX-3</w:delText>
        </w:r>
        <w:r w:rsidRPr="00621E63" w:rsidDel="00800492">
          <w:rPr>
            <w:noProof/>
            <w:webHidden/>
          </w:rPr>
          <w:tab/>
          <w:delText>76</w:delText>
        </w:r>
      </w:del>
    </w:p>
    <w:p w14:paraId="0B3BE521" w14:textId="6A81DB9D" w:rsidR="00C74AF7" w:rsidRPr="00621E63" w:rsidDel="00800492" w:rsidRDefault="00C74AF7">
      <w:pPr>
        <w:pStyle w:val="TOC1"/>
        <w:rPr>
          <w:del w:id="1093" w:author="Mary Jungers" w:date="2019-11-13T18:53:00Z"/>
          <w:rFonts w:asciiTheme="minorHAnsi" w:eastAsiaTheme="minorEastAsia" w:hAnsiTheme="minorHAnsi" w:cstheme="minorBidi"/>
          <w:noProof/>
          <w:sz w:val="22"/>
          <w:szCs w:val="22"/>
        </w:rPr>
      </w:pPr>
      <w:del w:id="1094" w:author="Mary Jungers" w:date="2019-11-13T18:53:00Z">
        <w:r w:rsidRPr="00621E63" w:rsidDel="00800492">
          <w:rPr>
            <w:noProof/>
            <w:rPrChange w:id="1095" w:author="Mary Jungers" w:date="2019-11-13T18:53:00Z">
              <w:rPr>
                <w:rStyle w:val="Hyperlink"/>
                <w:noProof/>
              </w:rPr>
            </w:rPrChange>
          </w:rPr>
          <w:delText>Appendix B Common Segment Descriptions</w:delText>
        </w:r>
        <w:r w:rsidRPr="00621E63" w:rsidDel="00800492">
          <w:rPr>
            <w:noProof/>
            <w:webHidden/>
          </w:rPr>
          <w:tab/>
          <w:delText>78</w:delText>
        </w:r>
      </w:del>
    </w:p>
    <w:p w14:paraId="13D1E9F3" w14:textId="5DBE4A9B" w:rsidR="00C74AF7" w:rsidRPr="00621E63" w:rsidDel="00800492" w:rsidRDefault="00C74AF7">
      <w:pPr>
        <w:pStyle w:val="TOC2"/>
        <w:rPr>
          <w:del w:id="1096" w:author="Mary Jungers" w:date="2019-11-13T18:53:00Z"/>
          <w:rFonts w:asciiTheme="minorHAnsi" w:eastAsiaTheme="minorEastAsia" w:hAnsiTheme="minorHAnsi" w:cstheme="minorBidi"/>
          <w:noProof/>
          <w:sz w:val="22"/>
          <w:szCs w:val="22"/>
        </w:rPr>
      </w:pPr>
      <w:del w:id="1097" w:author="Mary Jungers" w:date="2019-11-13T18:53:00Z">
        <w:r w:rsidRPr="00621E63" w:rsidDel="00800492">
          <w:rPr>
            <w:noProof/>
            <w:rPrChange w:id="1098" w:author="Mary Jungers" w:date="2019-11-13T18:53:00Z">
              <w:rPr>
                <w:rStyle w:val="Hyperlink"/>
                <w:noProof/>
              </w:rPr>
            </w:rPrChange>
          </w:rPr>
          <w:delText>B.1 MSH – Message Header Segment</w:delText>
        </w:r>
        <w:r w:rsidRPr="00621E63" w:rsidDel="00800492">
          <w:rPr>
            <w:noProof/>
            <w:webHidden/>
          </w:rPr>
          <w:tab/>
          <w:delText>78</w:delText>
        </w:r>
      </w:del>
    </w:p>
    <w:p w14:paraId="7708C346" w14:textId="0C8E6548" w:rsidR="00C74AF7" w:rsidRPr="00621E63" w:rsidDel="00800492" w:rsidRDefault="00C74AF7">
      <w:pPr>
        <w:pStyle w:val="TOC2"/>
        <w:rPr>
          <w:del w:id="1099" w:author="Mary Jungers" w:date="2019-11-13T18:53:00Z"/>
          <w:rFonts w:asciiTheme="minorHAnsi" w:eastAsiaTheme="minorEastAsia" w:hAnsiTheme="minorHAnsi" w:cstheme="minorBidi"/>
          <w:noProof/>
          <w:sz w:val="22"/>
          <w:szCs w:val="22"/>
        </w:rPr>
      </w:pPr>
      <w:del w:id="1100" w:author="Mary Jungers" w:date="2019-11-13T18:53:00Z">
        <w:r w:rsidRPr="00621E63" w:rsidDel="00800492">
          <w:rPr>
            <w:noProof/>
            <w:rPrChange w:id="1101" w:author="Mary Jungers" w:date="2019-11-13T18:53:00Z">
              <w:rPr>
                <w:rStyle w:val="Hyperlink"/>
                <w:noProof/>
              </w:rPr>
            </w:rPrChange>
          </w:rPr>
          <w:delText>B.2 MSA – Message Acknowledgement Segment</w:delText>
        </w:r>
        <w:r w:rsidRPr="00621E63" w:rsidDel="00800492">
          <w:rPr>
            <w:noProof/>
            <w:webHidden/>
          </w:rPr>
          <w:tab/>
          <w:delText>84</w:delText>
        </w:r>
      </w:del>
    </w:p>
    <w:p w14:paraId="263856E2" w14:textId="2C1B8336" w:rsidR="00C74AF7" w:rsidRPr="00621E63" w:rsidDel="00800492" w:rsidRDefault="00C74AF7">
      <w:pPr>
        <w:pStyle w:val="TOC2"/>
        <w:rPr>
          <w:del w:id="1102" w:author="Mary Jungers" w:date="2019-11-13T18:53:00Z"/>
          <w:rFonts w:asciiTheme="minorHAnsi" w:eastAsiaTheme="minorEastAsia" w:hAnsiTheme="minorHAnsi" w:cstheme="minorBidi"/>
          <w:noProof/>
          <w:sz w:val="22"/>
          <w:szCs w:val="22"/>
        </w:rPr>
      </w:pPr>
      <w:del w:id="1103" w:author="Mary Jungers" w:date="2019-11-13T18:53:00Z">
        <w:r w:rsidRPr="00621E63" w:rsidDel="00800492">
          <w:rPr>
            <w:noProof/>
            <w:rPrChange w:id="1104" w:author="Mary Jungers" w:date="2019-11-13T18:53:00Z">
              <w:rPr>
                <w:rStyle w:val="Hyperlink"/>
                <w:noProof/>
              </w:rPr>
            </w:rPrChange>
          </w:rPr>
          <w:delText>B.3 ERR – Error Segment</w:delText>
        </w:r>
        <w:r w:rsidRPr="00621E63" w:rsidDel="00800492">
          <w:rPr>
            <w:noProof/>
            <w:webHidden/>
          </w:rPr>
          <w:tab/>
          <w:delText>85</w:delText>
        </w:r>
      </w:del>
    </w:p>
    <w:p w14:paraId="5A69D8B8" w14:textId="1EEB9C58" w:rsidR="00C74AF7" w:rsidRPr="00621E63" w:rsidDel="00800492" w:rsidRDefault="00C74AF7">
      <w:pPr>
        <w:pStyle w:val="TOC2"/>
        <w:rPr>
          <w:del w:id="1105" w:author="Mary Jungers" w:date="2019-11-13T18:53:00Z"/>
          <w:rFonts w:asciiTheme="minorHAnsi" w:eastAsiaTheme="minorEastAsia" w:hAnsiTheme="minorHAnsi" w:cstheme="minorBidi"/>
          <w:noProof/>
          <w:sz w:val="22"/>
          <w:szCs w:val="22"/>
        </w:rPr>
      </w:pPr>
      <w:del w:id="1106" w:author="Mary Jungers" w:date="2019-11-13T18:53:00Z">
        <w:r w:rsidRPr="00621E63" w:rsidDel="00800492">
          <w:rPr>
            <w:noProof/>
            <w:rPrChange w:id="1107" w:author="Mary Jungers" w:date="2019-11-13T18:53:00Z">
              <w:rPr>
                <w:rStyle w:val="Hyperlink"/>
                <w:noProof/>
              </w:rPr>
            </w:rPrChange>
          </w:rPr>
          <w:delText>B.4 NTE - Notes and Comment Segment</w:delText>
        </w:r>
        <w:r w:rsidRPr="00621E63" w:rsidDel="00800492">
          <w:rPr>
            <w:noProof/>
            <w:webHidden/>
          </w:rPr>
          <w:tab/>
          <w:delText>87</w:delText>
        </w:r>
      </w:del>
    </w:p>
    <w:p w14:paraId="29ABE2A9" w14:textId="2BB1D54B" w:rsidR="00C74AF7" w:rsidRPr="00621E63" w:rsidDel="00800492" w:rsidRDefault="00C74AF7">
      <w:pPr>
        <w:pStyle w:val="TOC2"/>
        <w:rPr>
          <w:del w:id="1108" w:author="Mary Jungers" w:date="2019-11-13T18:53:00Z"/>
          <w:rFonts w:asciiTheme="minorHAnsi" w:eastAsiaTheme="minorEastAsia" w:hAnsiTheme="minorHAnsi" w:cstheme="minorBidi"/>
          <w:noProof/>
          <w:sz w:val="22"/>
          <w:szCs w:val="22"/>
        </w:rPr>
      </w:pPr>
      <w:del w:id="1109" w:author="Mary Jungers" w:date="2019-11-13T18:53:00Z">
        <w:r w:rsidRPr="00621E63" w:rsidDel="00800492">
          <w:rPr>
            <w:noProof/>
            <w:rPrChange w:id="1110" w:author="Mary Jungers" w:date="2019-11-13T18:53:00Z">
              <w:rPr>
                <w:rStyle w:val="Hyperlink"/>
                <w:noProof/>
              </w:rPr>
            </w:rPrChange>
          </w:rPr>
          <w:delText>B.5 PID - Patient Identification segment</w:delText>
        </w:r>
        <w:r w:rsidRPr="00621E63" w:rsidDel="00800492">
          <w:rPr>
            <w:noProof/>
            <w:webHidden/>
          </w:rPr>
          <w:tab/>
          <w:delText>89</w:delText>
        </w:r>
      </w:del>
    </w:p>
    <w:p w14:paraId="422342BD" w14:textId="39B751EF" w:rsidR="00C74AF7" w:rsidRPr="00621E63" w:rsidDel="00800492" w:rsidRDefault="00C74AF7">
      <w:pPr>
        <w:pStyle w:val="TOC3"/>
        <w:rPr>
          <w:del w:id="1111" w:author="Mary Jungers" w:date="2019-11-13T18:53:00Z"/>
          <w:rFonts w:asciiTheme="minorHAnsi" w:eastAsiaTheme="minorEastAsia" w:hAnsiTheme="minorHAnsi" w:cstheme="minorBidi"/>
          <w:noProof/>
          <w:sz w:val="22"/>
          <w:szCs w:val="22"/>
        </w:rPr>
      </w:pPr>
      <w:del w:id="1112" w:author="Mary Jungers" w:date="2019-11-13T18:53:00Z">
        <w:r w:rsidRPr="00621E63" w:rsidDel="00800492">
          <w:rPr>
            <w:noProof/>
            <w:rPrChange w:id="1113" w:author="Mary Jungers" w:date="2019-11-13T18:53:00Z">
              <w:rPr>
                <w:rStyle w:val="Hyperlink"/>
                <w:noProof/>
              </w:rPr>
            </w:rPrChange>
          </w:rPr>
          <w:delText>B.5.1 PID Segment requirements for ACM Transaction PCD-04</w:delText>
        </w:r>
        <w:r w:rsidRPr="00621E63" w:rsidDel="00800492">
          <w:rPr>
            <w:noProof/>
            <w:webHidden/>
          </w:rPr>
          <w:tab/>
          <w:delText>96</w:delText>
        </w:r>
      </w:del>
    </w:p>
    <w:p w14:paraId="5DC4223A" w14:textId="2473DD68" w:rsidR="00C74AF7" w:rsidRPr="00621E63" w:rsidDel="00800492" w:rsidRDefault="00C74AF7">
      <w:pPr>
        <w:pStyle w:val="TOC2"/>
        <w:rPr>
          <w:del w:id="1114" w:author="Mary Jungers" w:date="2019-11-13T18:53:00Z"/>
          <w:rFonts w:asciiTheme="minorHAnsi" w:eastAsiaTheme="minorEastAsia" w:hAnsiTheme="minorHAnsi" w:cstheme="minorBidi"/>
          <w:noProof/>
          <w:sz w:val="22"/>
          <w:szCs w:val="22"/>
        </w:rPr>
      </w:pPr>
      <w:del w:id="1115" w:author="Mary Jungers" w:date="2019-11-13T18:53:00Z">
        <w:r w:rsidRPr="00621E63" w:rsidDel="00800492">
          <w:rPr>
            <w:noProof/>
            <w:rPrChange w:id="1116" w:author="Mary Jungers" w:date="2019-11-13T18:53:00Z">
              <w:rPr>
                <w:rStyle w:val="Hyperlink"/>
                <w:noProof/>
              </w:rPr>
            </w:rPrChange>
          </w:rPr>
          <w:delText>B.6 PV1 - Patient Visit Segment</w:delText>
        </w:r>
        <w:r w:rsidRPr="00621E63" w:rsidDel="00800492">
          <w:rPr>
            <w:noProof/>
            <w:webHidden/>
          </w:rPr>
          <w:tab/>
          <w:delText>97</w:delText>
        </w:r>
      </w:del>
    </w:p>
    <w:p w14:paraId="4861F58B" w14:textId="31427167" w:rsidR="00C74AF7" w:rsidRPr="00621E63" w:rsidDel="00800492" w:rsidRDefault="00C74AF7">
      <w:pPr>
        <w:pStyle w:val="TOC3"/>
        <w:rPr>
          <w:del w:id="1117" w:author="Mary Jungers" w:date="2019-11-13T18:53:00Z"/>
          <w:rFonts w:asciiTheme="minorHAnsi" w:eastAsiaTheme="minorEastAsia" w:hAnsiTheme="minorHAnsi" w:cstheme="minorBidi"/>
          <w:noProof/>
          <w:sz w:val="22"/>
          <w:szCs w:val="22"/>
        </w:rPr>
      </w:pPr>
      <w:del w:id="1118" w:author="Mary Jungers" w:date="2019-11-13T18:53:00Z">
        <w:r w:rsidRPr="00621E63" w:rsidDel="00800492">
          <w:rPr>
            <w:noProof/>
            <w:rPrChange w:id="1119" w:author="Mary Jungers" w:date="2019-11-13T18:53:00Z">
              <w:rPr>
                <w:rStyle w:val="Hyperlink"/>
                <w:noProof/>
              </w:rPr>
            </w:rPrChange>
          </w:rPr>
          <w:delText>B.6.1 PV1 Patient Visit Segment in ACM Transaction PCD-04</w:delText>
        </w:r>
        <w:r w:rsidRPr="00621E63" w:rsidDel="00800492">
          <w:rPr>
            <w:noProof/>
            <w:webHidden/>
          </w:rPr>
          <w:tab/>
          <w:delText>100</w:delText>
        </w:r>
      </w:del>
    </w:p>
    <w:p w14:paraId="7115B39A" w14:textId="21D16220" w:rsidR="00C74AF7" w:rsidRPr="00621E63" w:rsidDel="00800492" w:rsidRDefault="00C74AF7">
      <w:pPr>
        <w:pStyle w:val="TOC2"/>
        <w:rPr>
          <w:del w:id="1120" w:author="Mary Jungers" w:date="2019-11-13T18:53:00Z"/>
          <w:rFonts w:asciiTheme="minorHAnsi" w:eastAsiaTheme="minorEastAsia" w:hAnsiTheme="minorHAnsi" w:cstheme="minorBidi"/>
          <w:noProof/>
          <w:sz w:val="22"/>
          <w:szCs w:val="22"/>
        </w:rPr>
      </w:pPr>
      <w:del w:id="1121" w:author="Mary Jungers" w:date="2019-11-13T18:53:00Z">
        <w:r w:rsidRPr="00621E63" w:rsidDel="00800492">
          <w:rPr>
            <w:noProof/>
            <w:rPrChange w:id="1122" w:author="Mary Jungers" w:date="2019-11-13T18:53:00Z">
              <w:rPr>
                <w:rStyle w:val="Hyperlink"/>
                <w:noProof/>
              </w:rPr>
            </w:rPrChange>
          </w:rPr>
          <w:delText>B.7 OBR – Observation Request segment</w:delText>
        </w:r>
        <w:r w:rsidRPr="00621E63" w:rsidDel="00800492">
          <w:rPr>
            <w:noProof/>
            <w:webHidden/>
          </w:rPr>
          <w:tab/>
          <w:delText>100</w:delText>
        </w:r>
      </w:del>
    </w:p>
    <w:p w14:paraId="6898208A" w14:textId="25D4C3FC" w:rsidR="00C74AF7" w:rsidRPr="00621E63" w:rsidDel="00800492" w:rsidRDefault="00C74AF7">
      <w:pPr>
        <w:pStyle w:val="TOC3"/>
        <w:rPr>
          <w:del w:id="1123" w:author="Mary Jungers" w:date="2019-11-13T18:53:00Z"/>
          <w:rFonts w:asciiTheme="minorHAnsi" w:eastAsiaTheme="minorEastAsia" w:hAnsiTheme="minorHAnsi" w:cstheme="minorBidi"/>
          <w:noProof/>
          <w:sz w:val="22"/>
          <w:szCs w:val="22"/>
        </w:rPr>
      </w:pPr>
      <w:del w:id="1124" w:author="Mary Jungers" w:date="2019-11-13T18:53:00Z">
        <w:r w:rsidRPr="00621E63" w:rsidDel="00800492">
          <w:rPr>
            <w:noProof/>
            <w:rPrChange w:id="1125" w:author="Mary Jungers" w:date="2019-11-13T18:53:00Z">
              <w:rPr>
                <w:rStyle w:val="Hyperlink"/>
                <w:noProof/>
              </w:rPr>
            </w:rPrChange>
          </w:rPr>
          <w:delText>B.7.1 OBR Observation Request Segment in ACM Transaction [PCD-04]</w:delText>
        </w:r>
        <w:r w:rsidRPr="00621E63" w:rsidDel="00800492">
          <w:rPr>
            <w:noProof/>
            <w:webHidden/>
          </w:rPr>
          <w:tab/>
          <w:delText>105</w:delText>
        </w:r>
      </w:del>
    </w:p>
    <w:p w14:paraId="2F25493E" w14:textId="637DEE36" w:rsidR="00C74AF7" w:rsidRPr="00621E63" w:rsidDel="00800492" w:rsidRDefault="00C74AF7">
      <w:pPr>
        <w:pStyle w:val="TOC4"/>
        <w:rPr>
          <w:del w:id="1126" w:author="Mary Jungers" w:date="2019-11-13T18:53:00Z"/>
          <w:rFonts w:asciiTheme="minorHAnsi" w:eastAsiaTheme="minorEastAsia" w:hAnsiTheme="minorHAnsi" w:cstheme="minorBidi"/>
          <w:noProof/>
          <w:sz w:val="22"/>
          <w:szCs w:val="22"/>
        </w:rPr>
      </w:pPr>
      <w:del w:id="1127" w:author="Mary Jungers" w:date="2019-11-13T18:53:00Z">
        <w:r w:rsidRPr="00621E63" w:rsidDel="00800492">
          <w:rPr>
            <w:noProof/>
            <w:rPrChange w:id="1128" w:author="Mary Jungers" w:date="2019-11-13T18:53:00Z">
              <w:rPr>
                <w:rStyle w:val="Hyperlink"/>
                <w:noProof/>
              </w:rPr>
            </w:rPrChange>
          </w:rPr>
          <w:delText>B.7.1.1 PRT Participation Information Segment in ACM Transaction [PCD-04]</w:delText>
        </w:r>
        <w:r w:rsidRPr="00621E63" w:rsidDel="00800492">
          <w:rPr>
            <w:noProof/>
            <w:webHidden/>
          </w:rPr>
          <w:tab/>
          <w:delText>106</w:delText>
        </w:r>
      </w:del>
    </w:p>
    <w:p w14:paraId="447793B5" w14:textId="6BE8A44E" w:rsidR="00C74AF7" w:rsidRPr="00621E63" w:rsidDel="00800492" w:rsidRDefault="00C74AF7">
      <w:pPr>
        <w:pStyle w:val="TOC2"/>
        <w:rPr>
          <w:del w:id="1129" w:author="Mary Jungers" w:date="2019-11-13T18:53:00Z"/>
          <w:rFonts w:asciiTheme="minorHAnsi" w:eastAsiaTheme="minorEastAsia" w:hAnsiTheme="minorHAnsi" w:cstheme="minorBidi"/>
          <w:noProof/>
          <w:sz w:val="22"/>
          <w:szCs w:val="22"/>
        </w:rPr>
      </w:pPr>
      <w:del w:id="1130" w:author="Mary Jungers" w:date="2019-11-13T18:53:00Z">
        <w:r w:rsidRPr="00621E63" w:rsidDel="00800492">
          <w:rPr>
            <w:noProof/>
            <w:rPrChange w:id="1131" w:author="Mary Jungers" w:date="2019-11-13T18:53:00Z">
              <w:rPr>
                <w:rStyle w:val="Hyperlink"/>
                <w:noProof/>
              </w:rPr>
            </w:rPrChange>
          </w:rPr>
          <w:delText xml:space="preserve">B.8 OBX </w:delText>
        </w:r>
        <w:r w:rsidRPr="00621E63" w:rsidDel="00800492">
          <w:rPr>
            <w:rFonts w:eastAsia="MS Gothic"/>
            <w:noProof/>
            <w:rPrChange w:id="1132" w:author="Mary Jungers" w:date="2019-11-13T18:53:00Z">
              <w:rPr>
                <w:rStyle w:val="Hyperlink"/>
                <w:rFonts w:eastAsia="MS Gothic"/>
                <w:noProof/>
              </w:rPr>
            </w:rPrChange>
          </w:rPr>
          <w:delText>-</w:delText>
        </w:r>
        <w:r w:rsidRPr="00621E63" w:rsidDel="00800492">
          <w:rPr>
            <w:noProof/>
            <w:rPrChange w:id="1133" w:author="Mary Jungers" w:date="2019-11-13T18:53:00Z">
              <w:rPr>
                <w:rStyle w:val="Hyperlink"/>
                <w:noProof/>
              </w:rPr>
            </w:rPrChange>
          </w:rPr>
          <w:delText xml:space="preserve"> Observation/Result segment</w:delText>
        </w:r>
        <w:r w:rsidRPr="00621E63" w:rsidDel="00800492">
          <w:rPr>
            <w:noProof/>
            <w:webHidden/>
          </w:rPr>
          <w:tab/>
          <w:delText>109</w:delText>
        </w:r>
      </w:del>
    </w:p>
    <w:p w14:paraId="3A6A6BD5" w14:textId="29318248" w:rsidR="00C74AF7" w:rsidRPr="00621E63" w:rsidDel="00800492" w:rsidRDefault="00C74AF7">
      <w:pPr>
        <w:pStyle w:val="TOC3"/>
        <w:rPr>
          <w:del w:id="1134" w:author="Mary Jungers" w:date="2019-11-13T18:53:00Z"/>
          <w:rFonts w:asciiTheme="minorHAnsi" w:eastAsiaTheme="minorEastAsia" w:hAnsiTheme="minorHAnsi" w:cstheme="minorBidi"/>
          <w:noProof/>
          <w:sz w:val="22"/>
          <w:szCs w:val="22"/>
        </w:rPr>
      </w:pPr>
      <w:del w:id="1135" w:author="Mary Jungers" w:date="2019-11-13T18:53:00Z">
        <w:r w:rsidRPr="00621E63" w:rsidDel="00800492">
          <w:rPr>
            <w:noProof/>
            <w:rPrChange w:id="1136" w:author="Mary Jungers" w:date="2019-11-13T18:53:00Z">
              <w:rPr>
                <w:rStyle w:val="Hyperlink"/>
                <w:noProof/>
              </w:rPr>
            </w:rPrChange>
          </w:rPr>
          <w:delText>B.8.1 OBX-4 in a 'flattened' representation of a device</w:delText>
        </w:r>
        <w:r w:rsidRPr="00621E63" w:rsidDel="00800492">
          <w:rPr>
            <w:noProof/>
            <w:webHidden/>
          </w:rPr>
          <w:tab/>
          <w:delText>111</w:delText>
        </w:r>
      </w:del>
    </w:p>
    <w:p w14:paraId="1FB7A57E" w14:textId="43388C3C" w:rsidR="00C74AF7" w:rsidRPr="00621E63" w:rsidDel="00800492" w:rsidRDefault="00C74AF7">
      <w:pPr>
        <w:pStyle w:val="TOC3"/>
        <w:rPr>
          <w:del w:id="1137" w:author="Mary Jungers" w:date="2019-11-13T18:53:00Z"/>
          <w:rFonts w:asciiTheme="minorHAnsi" w:eastAsiaTheme="minorEastAsia" w:hAnsiTheme="minorHAnsi" w:cstheme="minorBidi"/>
          <w:noProof/>
          <w:sz w:val="22"/>
          <w:szCs w:val="22"/>
        </w:rPr>
      </w:pPr>
      <w:del w:id="1138" w:author="Mary Jungers" w:date="2019-11-13T18:53:00Z">
        <w:r w:rsidRPr="00621E63" w:rsidDel="00800492">
          <w:rPr>
            <w:noProof/>
            <w:rPrChange w:id="1139" w:author="Mary Jungers" w:date="2019-11-13T18:53:00Z">
              <w:rPr>
                <w:rStyle w:val="Hyperlink"/>
                <w:noProof/>
              </w:rPr>
            </w:rPrChange>
          </w:rPr>
          <w:delText>B.8.2 OBX-4 in a hierarchical representation of a device</w:delText>
        </w:r>
        <w:r w:rsidRPr="00621E63" w:rsidDel="00800492">
          <w:rPr>
            <w:noProof/>
            <w:webHidden/>
          </w:rPr>
          <w:tab/>
          <w:delText>112</w:delText>
        </w:r>
      </w:del>
    </w:p>
    <w:p w14:paraId="6354A7D1" w14:textId="640F2EF3" w:rsidR="00C74AF7" w:rsidRPr="00621E63" w:rsidDel="00800492" w:rsidRDefault="00C74AF7">
      <w:pPr>
        <w:pStyle w:val="TOC3"/>
        <w:rPr>
          <w:del w:id="1140" w:author="Mary Jungers" w:date="2019-11-13T18:53:00Z"/>
          <w:rFonts w:asciiTheme="minorHAnsi" w:eastAsiaTheme="minorEastAsia" w:hAnsiTheme="minorHAnsi" w:cstheme="minorBidi"/>
          <w:noProof/>
          <w:sz w:val="22"/>
          <w:szCs w:val="22"/>
        </w:rPr>
      </w:pPr>
      <w:del w:id="1141" w:author="Mary Jungers" w:date="2019-11-13T18:53:00Z">
        <w:r w:rsidRPr="00621E63" w:rsidDel="00800492">
          <w:rPr>
            <w:noProof/>
            <w:rPrChange w:id="1142" w:author="Mary Jungers" w:date="2019-11-13T18:53:00Z">
              <w:rPr>
                <w:rStyle w:val="Hyperlink"/>
                <w:noProof/>
              </w:rPr>
            </w:rPrChange>
          </w:rPr>
          <w:delText>B.8.3 'Device-related' and 'metric-related' OBX segments in hierarchy are tied together by their OBX-4 values</w:delText>
        </w:r>
        <w:r w:rsidRPr="00621E63" w:rsidDel="00800492">
          <w:rPr>
            <w:noProof/>
            <w:webHidden/>
          </w:rPr>
          <w:tab/>
          <w:delText>112</w:delText>
        </w:r>
      </w:del>
    </w:p>
    <w:p w14:paraId="41B6DCFC" w14:textId="06D29767" w:rsidR="00C74AF7" w:rsidRPr="00621E63" w:rsidDel="00800492" w:rsidRDefault="00C74AF7">
      <w:pPr>
        <w:pStyle w:val="TOC3"/>
        <w:rPr>
          <w:del w:id="1143" w:author="Mary Jungers" w:date="2019-11-13T18:53:00Z"/>
          <w:rFonts w:asciiTheme="minorHAnsi" w:eastAsiaTheme="minorEastAsia" w:hAnsiTheme="minorHAnsi" w:cstheme="minorBidi"/>
          <w:noProof/>
          <w:sz w:val="22"/>
          <w:szCs w:val="22"/>
        </w:rPr>
      </w:pPr>
      <w:del w:id="1144" w:author="Mary Jungers" w:date="2019-11-13T18:53:00Z">
        <w:r w:rsidRPr="00621E63" w:rsidDel="00800492">
          <w:rPr>
            <w:noProof/>
            <w:rPrChange w:id="1145" w:author="Mary Jungers" w:date="2019-11-13T18:53:00Z">
              <w:rPr>
                <w:rStyle w:val="Hyperlink"/>
                <w:noProof/>
              </w:rPr>
            </w:rPrChange>
          </w:rPr>
          <w:delText>B.8.4 Dictionary ordering of 'device-related' and 'metric-related' OBX segments</w:delText>
        </w:r>
        <w:r w:rsidRPr="00621E63" w:rsidDel="00800492">
          <w:rPr>
            <w:noProof/>
            <w:webHidden/>
          </w:rPr>
          <w:tab/>
          <w:delText>114</w:delText>
        </w:r>
      </w:del>
    </w:p>
    <w:p w14:paraId="1F488425" w14:textId="55C3CF50" w:rsidR="00C74AF7" w:rsidRPr="00621E63" w:rsidDel="00800492" w:rsidRDefault="00C74AF7">
      <w:pPr>
        <w:pStyle w:val="TOC3"/>
        <w:rPr>
          <w:del w:id="1146" w:author="Mary Jungers" w:date="2019-11-13T18:53:00Z"/>
          <w:rFonts w:asciiTheme="minorHAnsi" w:eastAsiaTheme="minorEastAsia" w:hAnsiTheme="minorHAnsi" w:cstheme="minorBidi"/>
          <w:noProof/>
          <w:sz w:val="22"/>
          <w:szCs w:val="22"/>
        </w:rPr>
      </w:pPr>
      <w:del w:id="1147" w:author="Mary Jungers" w:date="2019-11-13T18:53:00Z">
        <w:r w:rsidRPr="00621E63" w:rsidDel="00800492">
          <w:rPr>
            <w:noProof/>
            <w:rPrChange w:id="1148" w:author="Mary Jungers" w:date="2019-11-13T18:53:00Z">
              <w:rPr>
                <w:rStyle w:val="Hyperlink"/>
                <w:noProof/>
              </w:rPr>
            </w:rPrChange>
          </w:rPr>
          <w:delText>B.8.5 OBX-4 Sub-id in Alert Communication Management transactions ([PCD-04], [PCD-06], [PCD-07])</w:delText>
        </w:r>
        <w:r w:rsidRPr="00621E63" w:rsidDel="00800492">
          <w:rPr>
            <w:noProof/>
            <w:webHidden/>
          </w:rPr>
          <w:tab/>
          <w:delText>115</w:delText>
        </w:r>
      </w:del>
    </w:p>
    <w:p w14:paraId="3C0235B1" w14:textId="379B8D1B" w:rsidR="00C74AF7" w:rsidRPr="00621E63" w:rsidDel="00800492" w:rsidRDefault="00C74AF7">
      <w:pPr>
        <w:pStyle w:val="TOC3"/>
        <w:rPr>
          <w:del w:id="1149" w:author="Mary Jungers" w:date="2019-11-13T18:53:00Z"/>
          <w:rFonts w:asciiTheme="minorHAnsi" w:eastAsiaTheme="minorEastAsia" w:hAnsiTheme="minorHAnsi" w:cstheme="minorBidi"/>
          <w:noProof/>
          <w:sz w:val="22"/>
          <w:szCs w:val="22"/>
        </w:rPr>
      </w:pPr>
      <w:del w:id="1150" w:author="Mary Jungers" w:date="2019-11-13T18:53:00Z">
        <w:r w:rsidRPr="00621E63" w:rsidDel="00800492">
          <w:rPr>
            <w:noProof/>
            <w:rPrChange w:id="1151" w:author="Mary Jungers" w:date="2019-11-13T18:53:00Z">
              <w:rPr>
                <w:rStyle w:val="Hyperlink"/>
                <w:noProof/>
              </w:rPr>
            </w:rPrChange>
          </w:rPr>
          <w:delText>B.8.6 OBX-11 Observation Result Status in Report Alert [PCD-04]</w:delText>
        </w:r>
        <w:r w:rsidRPr="00621E63" w:rsidDel="00800492">
          <w:rPr>
            <w:noProof/>
            <w:webHidden/>
          </w:rPr>
          <w:tab/>
          <w:delText>128</w:delText>
        </w:r>
      </w:del>
    </w:p>
    <w:p w14:paraId="3BD28E42" w14:textId="26F1D6E1" w:rsidR="00C74AF7" w:rsidRPr="00621E63" w:rsidDel="00800492" w:rsidRDefault="00C74AF7">
      <w:pPr>
        <w:pStyle w:val="TOC3"/>
        <w:rPr>
          <w:del w:id="1152" w:author="Mary Jungers" w:date="2019-11-13T18:53:00Z"/>
          <w:rFonts w:asciiTheme="minorHAnsi" w:eastAsiaTheme="minorEastAsia" w:hAnsiTheme="minorHAnsi" w:cstheme="minorBidi"/>
          <w:noProof/>
          <w:sz w:val="22"/>
          <w:szCs w:val="22"/>
        </w:rPr>
      </w:pPr>
      <w:del w:id="1153" w:author="Mary Jungers" w:date="2019-11-13T18:53:00Z">
        <w:r w:rsidRPr="00621E63" w:rsidDel="00800492">
          <w:rPr>
            <w:noProof/>
            <w:rPrChange w:id="1154" w:author="Mary Jungers" w:date="2019-11-13T18:53:00Z">
              <w:rPr>
                <w:rStyle w:val="Hyperlink"/>
                <w:noProof/>
              </w:rPr>
            </w:rPrChange>
          </w:rPr>
          <w:delText>B.8.7 Time Stamps and Time Synchronization</w:delText>
        </w:r>
        <w:r w:rsidRPr="00621E63" w:rsidDel="00800492">
          <w:rPr>
            <w:noProof/>
            <w:webHidden/>
          </w:rPr>
          <w:tab/>
          <w:delText>132</w:delText>
        </w:r>
      </w:del>
    </w:p>
    <w:p w14:paraId="17A85458" w14:textId="70CCF9EF" w:rsidR="00C74AF7" w:rsidRPr="00621E63" w:rsidDel="00800492" w:rsidRDefault="00C74AF7">
      <w:pPr>
        <w:pStyle w:val="TOC3"/>
        <w:rPr>
          <w:del w:id="1155" w:author="Mary Jungers" w:date="2019-11-13T18:53:00Z"/>
          <w:rFonts w:asciiTheme="minorHAnsi" w:eastAsiaTheme="minorEastAsia" w:hAnsiTheme="minorHAnsi" w:cstheme="minorBidi"/>
          <w:noProof/>
          <w:sz w:val="22"/>
          <w:szCs w:val="22"/>
        </w:rPr>
      </w:pPr>
      <w:del w:id="1156" w:author="Mary Jungers" w:date="2019-11-13T18:53:00Z">
        <w:r w:rsidRPr="00621E63" w:rsidDel="00800492">
          <w:rPr>
            <w:noProof/>
            <w:rPrChange w:id="1157" w:author="Mary Jungers" w:date="2019-11-13T18:53:00Z">
              <w:rPr>
                <w:rStyle w:val="Hyperlink"/>
                <w:noProof/>
              </w:rPr>
            </w:rPrChange>
          </w:rPr>
          <w:delText>B.8.8 Device Time Synchronization Capabilities</w:delText>
        </w:r>
        <w:r w:rsidRPr="00621E63" w:rsidDel="00800492">
          <w:rPr>
            <w:noProof/>
            <w:webHidden/>
          </w:rPr>
          <w:tab/>
          <w:delText>134</w:delText>
        </w:r>
      </w:del>
    </w:p>
    <w:p w14:paraId="2FB869B2" w14:textId="75073187" w:rsidR="00C74AF7" w:rsidRPr="00621E63" w:rsidDel="00800492" w:rsidRDefault="00C74AF7">
      <w:pPr>
        <w:pStyle w:val="TOC3"/>
        <w:rPr>
          <w:del w:id="1158" w:author="Mary Jungers" w:date="2019-11-13T18:53:00Z"/>
          <w:rFonts w:asciiTheme="minorHAnsi" w:eastAsiaTheme="minorEastAsia" w:hAnsiTheme="minorHAnsi" w:cstheme="minorBidi"/>
          <w:noProof/>
          <w:sz w:val="22"/>
          <w:szCs w:val="22"/>
        </w:rPr>
      </w:pPr>
      <w:del w:id="1159" w:author="Mary Jungers" w:date="2019-11-13T18:53:00Z">
        <w:r w:rsidRPr="00621E63" w:rsidDel="00800492">
          <w:rPr>
            <w:noProof/>
            <w:rPrChange w:id="1160" w:author="Mary Jungers" w:date="2019-11-13T18:53:00Z">
              <w:rPr>
                <w:rStyle w:val="Hyperlink"/>
                <w:noProof/>
              </w:rPr>
            </w:rPrChange>
          </w:rPr>
          <w:delText>B.8.9 Device and/or DOR Synchronization Protocol</w:delText>
        </w:r>
        <w:r w:rsidRPr="00621E63" w:rsidDel="00800492">
          <w:rPr>
            <w:noProof/>
            <w:webHidden/>
          </w:rPr>
          <w:tab/>
          <w:delText>134</w:delText>
        </w:r>
      </w:del>
    </w:p>
    <w:p w14:paraId="50BB8E35" w14:textId="5460624D" w:rsidR="00C74AF7" w:rsidRPr="00621E63" w:rsidDel="00800492" w:rsidRDefault="00C74AF7">
      <w:pPr>
        <w:pStyle w:val="TOC2"/>
        <w:rPr>
          <w:del w:id="1161" w:author="Mary Jungers" w:date="2019-11-13T18:53:00Z"/>
          <w:rFonts w:asciiTheme="minorHAnsi" w:eastAsiaTheme="minorEastAsia" w:hAnsiTheme="minorHAnsi" w:cstheme="minorBidi"/>
          <w:noProof/>
          <w:sz w:val="22"/>
          <w:szCs w:val="22"/>
        </w:rPr>
      </w:pPr>
      <w:del w:id="1162" w:author="Mary Jungers" w:date="2019-11-13T18:53:00Z">
        <w:r w:rsidRPr="00621E63" w:rsidDel="00800492">
          <w:rPr>
            <w:noProof/>
            <w:rPrChange w:id="1163" w:author="Mary Jungers" w:date="2019-11-13T18:53:00Z">
              <w:rPr>
                <w:rStyle w:val="Hyperlink"/>
                <w:noProof/>
              </w:rPr>
            </w:rPrChange>
          </w:rPr>
          <w:delText>B.9 ORC – Common Order Segment</w:delText>
        </w:r>
        <w:r w:rsidRPr="00621E63" w:rsidDel="00800492">
          <w:rPr>
            <w:noProof/>
            <w:webHidden/>
          </w:rPr>
          <w:tab/>
          <w:delText>135</w:delText>
        </w:r>
      </w:del>
    </w:p>
    <w:p w14:paraId="464B581A" w14:textId="2B293D08" w:rsidR="00C74AF7" w:rsidRPr="00621E63" w:rsidDel="00800492" w:rsidRDefault="00C74AF7">
      <w:pPr>
        <w:pStyle w:val="TOC3"/>
        <w:rPr>
          <w:del w:id="1164" w:author="Mary Jungers" w:date="2019-11-13T18:53:00Z"/>
          <w:rFonts w:asciiTheme="minorHAnsi" w:eastAsiaTheme="minorEastAsia" w:hAnsiTheme="minorHAnsi" w:cstheme="minorBidi"/>
          <w:noProof/>
          <w:sz w:val="22"/>
          <w:szCs w:val="22"/>
        </w:rPr>
      </w:pPr>
      <w:del w:id="1165" w:author="Mary Jungers" w:date="2019-11-13T18:53:00Z">
        <w:r w:rsidRPr="00621E63" w:rsidDel="00800492">
          <w:rPr>
            <w:noProof/>
            <w:rPrChange w:id="1166" w:author="Mary Jungers" w:date="2019-11-13T18:53:00Z">
              <w:rPr>
                <w:rStyle w:val="Hyperlink"/>
                <w:noProof/>
              </w:rPr>
            </w:rPrChange>
          </w:rPr>
          <w:delText>B.9.1 ORC Observation Control Segment in ACM Transaction [PCD-04]</w:delText>
        </w:r>
        <w:r w:rsidRPr="00621E63" w:rsidDel="00800492">
          <w:rPr>
            <w:noProof/>
            <w:webHidden/>
          </w:rPr>
          <w:tab/>
          <w:delText>140</w:delText>
        </w:r>
      </w:del>
    </w:p>
    <w:p w14:paraId="537FB6E9" w14:textId="45143D9C" w:rsidR="00C74AF7" w:rsidRPr="00621E63" w:rsidDel="00800492" w:rsidRDefault="00C74AF7">
      <w:pPr>
        <w:pStyle w:val="TOC3"/>
        <w:rPr>
          <w:del w:id="1167" w:author="Mary Jungers" w:date="2019-11-13T18:53:00Z"/>
          <w:rFonts w:asciiTheme="minorHAnsi" w:eastAsiaTheme="minorEastAsia" w:hAnsiTheme="minorHAnsi" w:cstheme="minorBidi"/>
          <w:noProof/>
          <w:sz w:val="22"/>
          <w:szCs w:val="22"/>
        </w:rPr>
      </w:pPr>
      <w:del w:id="1168" w:author="Mary Jungers" w:date="2019-11-13T18:53:00Z">
        <w:r w:rsidRPr="00621E63" w:rsidDel="00800492">
          <w:rPr>
            <w:noProof/>
            <w:rPrChange w:id="1169" w:author="Mary Jungers" w:date="2019-11-13T18:53:00Z">
              <w:rPr>
                <w:rStyle w:val="Hyperlink"/>
                <w:noProof/>
              </w:rPr>
            </w:rPrChange>
          </w:rPr>
          <w:delText>B.9.2 ORC Observation Control Segment in PIV Application Acknowledgment (RRG^O16^RRG_O16 Pharmacy/Treatment Give Acknowledgement)</w:delText>
        </w:r>
        <w:r w:rsidRPr="00621E63" w:rsidDel="00800492">
          <w:rPr>
            <w:noProof/>
            <w:webHidden/>
          </w:rPr>
          <w:tab/>
          <w:delText>140</w:delText>
        </w:r>
      </w:del>
    </w:p>
    <w:p w14:paraId="6598DDD6" w14:textId="7230E10F" w:rsidR="00C74AF7" w:rsidRPr="00621E63" w:rsidDel="00800492" w:rsidRDefault="00C74AF7">
      <w:pPr>
        <w:pStyle w:val="TOC2"/>
        <w:rPr>
          <w:del w:id="1170" w:author="Mary Jungers" w:date="2019-11-13T18:53:00Z"/>
          <w:rFonts w:asciiTheme="minorHAnsi" w:eastAsiaTheme="minorEastAsia" w:hAnsiTheme="minorHAnsi" w:cstheme="minorBidi"/>
          <w:noProof/>
          <w:sz w:val="22"/>
          <w:szCs w:val="22"/>
        </w:rPr>
      </w:pPr>
      <w:del w:id="1171" w:author="Mary Jungers" w:date="2019-11-13T18:53:00Z">
        <w:r w:rsidRPr="00621E63" w:rsidDel="00800492">
          <w:rPr>
            <w:noProof/>
            <w:rPrChange w:id="1172" w:author="Mary Jungers" w:date="2019-11-13T18:53:00Z">
              <w:rPr>
                <w:rStyle w:val="Hyperlink"/>
                <w:noProof/>
              </w:rPr>
            </w:rPrChange>
          </w:rPr>
          <w:delText>B.10 PRT Participation Information Segment</w:delText>
        </w:r>
        <w:r w:rsidRPr="00621E63" w:rsidDel="00800492">
          <w:rPr>
            <w:noProof/>
            <w:webHidden/>
          </w:rPr>
          <w:tab/>
          <w:delText>141</w:delText>
        </w:r>
      </w:del>
    </w:p>
    <w:p w14:paraId="348348BD" w14:textId="6916FB8A" w:rsidR="00C74AF7" w:rsidRPr="00621E63" w:rsidDel="00800492" w:rsidRDefault="00C74AF7">
      <w:pPr>
        <w:pStyle w:val="TOC3"/>
        <w:rPr>
          <w:del w:id="1173" w:author="Mary Jungers" w:date="2019-11-13T18:53:00Z"/>
          <w:rFonts w:asciiTheme="minorHAnsi" w:eastAsiaTheme="minorEastAsia" w:hAnsiTheme="minorHAnsi" w:cstheme="minorBidi"/>
          <w:noProof/>
          <w:sz w:val="22"/>
          <w:szCs w:val="22"/>
        </w:rPr>
      </w:pPr>
      <w:del w:id="1174" w:author="Mary Jungers" w:date="2019-11-13T18:53:00Z">
        <w:r w:rsidRPr="00621E63" w:rsidDel="00800492">
          <w:rPr>
            <w:noProof/>
            <w:rPrChange w:id="1175" w:author="Mary Jungers" w:date="2019-11-13T18:53:00Z">
              <w:rPr>
                <w:rStyle w:val="Hyperlink"/>
                <w:noProof/>
              </w:rPr>
            </w:rPrChange>
          </w:rPr>
          <w:delText>B.10.1 Current PRT Segment use in ACM Profile transactions</w:delText>
        </w:r>
        <w:r w:rsidRPr="00621E63" w:rsidDel="00800492">
          <w:rPr>
            <w:noProof/>
            <w:webHidden/>
          </w:rPr>
          <w:tab/>
          <w:delText>141</w:delText>
        </w:r>
      </w:del>
    </w:p>
    <w:p w14:paraId="2B8A4703" w14:textId="49682E51" w:rsidR="00C74AF7" w:rsidRPr="00621E63" w:rsidDel="00800492" w:rsidRDefault="00C74AF7">
      <w:pPr>
        <w:pStyle w:val="TOC3"/>
        <w:rPr>
          <w:del w:id="1176" w:author="Mary Jungers" w:date="2019-11-13T18:53:00Z"/>
          <w:rFonts w:asciiTheme="minorHAnsi" w:eastAsiaTheme="minorEastAsia" w:hAnsiTheme="minorHAnsi" w:cstheme="minorBidi"/>
          <w:noProof/>
          <w:sz w:val="22"/>
          <w:szCs w:val="22"/>
        </w:rPr>
      </w:pPr>
      <w:del w:id="1177" w:author="Mary Jungers" w:date="2019-11-13T18:53:00Z">
        <w:r w:rsidRPr="00621E63" w:rsidDel="00800492">
          <w:rPr>
            <w:noProof/>
            <w:rPrChange w:id="1178" w:author="Mary Jungers" w:date="2019-11-13T18:53:00Z">
              <w:rPr>
                <w:rStyle w:val="Hyperlink"/>
                <w:noProof/>
              </w:rPr>
            </w:rPrChange>
          </w:rPr>
          <w:delText>B.10.2 Future PRT segment use to support Unique Device Identifiers in the PCD Profiles</w:delText>
        </w:r>
        <w:r w:rsidRPr="00621E63" w:rsidDel="00800492">
          <w:rPr>
            <w:noProof/>
            <w:webHidden/>
          </w:rPr>
          <w:tab/>
          <w:delText>142</w:delText>
        </w:r>
      </w:del>
    </w:p>
    <w:p w14:paraId="72D31B73" w14:textId="6EED7DC9" w:rsidR="00C74AF7" w:rsidRPr="00621E63" w:rsidDel="00800492" w:rsidRDefault="00C74AF7">
      <w:pPr>
        <w:pStyle w:val="TOC3"/>
        <w:rPr>
          <w:del w:id="1179" w:author="Mary Jungers" w:date="2019-11-13T18:53:00Z"/>
          <w:rFonts w:asciiTheme="minorHAnsi" w:eastAsiaTheme="minorEastAsia" w:hAnsiTheme="minorHAnsi" w:cstheme="minorBidi"/>
          <w:noProof/>
          <w:sz w:val="22"/>
          <w:szCs w:val="22"/>
        </w:rPr>
      </w:pPr>
      <w:del w:id="1180" w:author="Mary Jungers" w:date="2019-11-13T18:53:00Z">
        <w:r w:rsidRPr="00621E63" w:rsidDel="00800492">
          <w:rPr>
            <w:noProof/>
            <w:rPrChange w:id="1181" w:author="Mary Jungers" w:date="2019-11-13T18:53:00Z">
              <w:rPr>
                <w:rStyle w:val="Hyperlink"/>
                <w:noProof/>
              </w:rPr>
            </w:rPrChange>
          </w:rPr>
          <w:delText>B.10.3 PRT Participation Information Segment in ACM Transactions [PCD-04] and [PCD-05]</w:delText>
        </w:r>
        <w:r w:rsidRPr="00621E63" w:rsidDel="00800492">
          <w:rPr>
            <w:noProof/>
            <w:webHidden/>
          </w:rPr>
          <w:tab/>
          <w:delText>157</w:delText>
        </w:r>
      </w:del>
    </w:p>
    <w:p w14:paraId="27D0F10E" w14:textId="78B7077A" w:rsidR="00C74AF7" w:rsidRPr="00621E63" w:rsidDel="00800492" w:rsidRDefault="00C74AF7">
      <w:pPr>
        <w:pStyle w:val="TOC1"/>
        <w:rPr>
          <w:del w:id="1182" w:author="Mary Jungers" w:date="2019-11-13T18:53:00Z"/>
          <w:rFonts w:asciiTheme="minorHAnsi" w:eastAsiaTheme="minorEastAsia" w:hAnsiTheme="minorHAnsi" w:cstheme="minorBidi"/>
          <w:noProof/>
          <w:sz w:val="22"/>
          <w:szCs w:val="22"/>
        </w:rPr>
      </w:pPr>
      <w:del w:id="1183" w:author="Mary Jungers" w:date="2019-11-13T18:53:00Z">
        <w:r w:rsidRPr="00621E63" w:rsidDel="00800492">
          <w:rPr>
            <w:noProof/>
            <w:rPrChange w:id="1184" w:author="Mary Jungers" w:date="2019-11-13T18:53:00Z">
              <w:rPr>
                <w:rStyle w:val="Hyperlink"/>
                <w:noProof/>
              </w:rPr>
            </w:rPrChange>
          </w:rPr>
          <w:delText>Appendix C Common Data Types</w:delText>
        </w:r>
        <w:r w:rsidRPr="00621E63" w:rsidDel="00800492">
          <w:rPr>
            <w:noProof/>
            <w:webHidden/>
          </w:rPr>
          <w:tab/>
          <w:delText>159</w:delText>
        </w:r>
      </w:del>
    </w:p>
    <w:p w14:paraId="15BC7DAE" w14:textId="50C3D809" w:rsidR="00C74AF7" w:rsidRPr="00621E63" w:rsidDel="00800492" w:rsidRDefault="00C74AF7">
      <w:pPr>
        <w:pStyle w:val="TOC2"/>
        <w:rPr>
          <w:del w:id="1185" w:author="Mary Jungers" w:date="2019-11-13T18:53:00Z"/>
          <w:rFonts w:asciiTheme="minorHAnsi" w:eastAsiaTheme="minorEastAsia" w:hAnsiTheme="minorHAnsi" w:cstheme="minorBidi"/>
          <w:noProof/>
          <w:sz w:val="22"/>
          <w:szCs w:val="22"/>
        </w:rPr>
      </w:pPr>
      <w:del w:id="1186" w:author="Mary Jungers" w:date="2019-11-13T18:53:00Z">
        <w:r w:rsidRPr="00621E63" w:rsidDel="00800492">
          <w:rPr>
            <w:noProof/>
            <w:rPrChange w:id="1187" w:author="Mary Jungers" w:date="2019-11-13T18:53:00Z">
              <w:rPr>
                <w:rStyle w:val="Hyperlink"/>
                <w:noProof/>
              </w:rPr>
            </w:rPrChange>
          </w:rPr>
          <w:delText>C.1 CNE Data Type – coded with no exceptions</w:delText>
        </w:r>
        <w:r w:rsidRPr="00621E63" w:rsidDel="00800492">
          <w:rPr>
            <w:noProof/>
            <w:webHidden/>
          </w:rPr>
          <w:tab/>
          <w:delText>159</w:delText>
        </w:r>
      </w:del>
    </w:p>
    <w:p w14:paraId="7B2E3CA5" w14:textId="41E9C05A" w:rsidR="00C74AF7" w:rsidRPr="00621E63" w:rsidDel="00800492" w:rsidRDefault="00C74AF7">
      <w:pPr>
        <w:pStyle w:val="TOC2"/>
        <w:rPr>
          <w:del w:id="1188" w:author="Mary Jungers" w:date="2019-11-13T18:53:00Z"/>
          <w:rFonts w:asciiTheme="minorHAnsi" w:eastAsiaTheme="minorEastAsia" w:hAnsiTheme="minorHAnsi" w:cstheme="minorBidi"/>
          <w:noProof/>
          <w:sz w:val="22"/>
          <w:szCs w:val="22"/>
        </w:rPr>
      </w:pPr>
      <w:del w:id="1189" w:author="Mary Jungers" w:date="2019-11-13T18:53:00Z">
        <w:r w:rsidRPr="00621E63" w:rsidDel="00800492">
          <w:rPr>
            <w:noProof/>
            <w:rPrChange w:id="1190" w:author="Mary Jungers" w:date="2019-11-13T18:53:00Z">
              <w:rPr>
                <w:rStyle w:val="Hyperlink"/>
                <w:noProof/>
              </w:rPr>
            </w:rPrChange>
          </w:rPr>
          <w:delText>C.2 CWE Data Type – coded with exceptions</w:delText>
        </w:r>
        <w:r w:rsidRPr="00621E63" w:rsidDel="00800492">
          <w:rPr>
            <w:noProof/>
            <w:webHidden/>
          </w:rPr>
          <w:tab/>
          <w:delText>160</w:delText>
        </w:r>
      </w:del>
    </w:p>
    <w:p w14:paraId="37D98E3D" w14:textId="33BC6EB6" w:rsidR="00C74AF7" w:rsidRPr="00621E63" w:rsidDel="00800492" w:rsidRDefault="00C74AF7">
      <w:pPr>
        <w:pStyle w:val="TOC2"/>
        <w:rPr>
          <w:del w:id="1191" w:author="Mary Jungers" w:date="2019-11-13T18:53:00Z"/>
          <w:rFonts w:asciiTheme="minorHAnsi" w:eastAsiaTheme="minorEastAsia" w:hAnsiTheme="minorHAnsi" w:cstheme="minorBidi"/>
          <w:noProof/>
          <w:sz w:val="22"/>
          <w:szCs w:val="22"/>
        </w:rPr>
      </w:pPr>
      <w:del w:id="1192" w:author="Mary Jungers" w:date="2019-11-13T18:53:00Z">
        <w:r w:rsidRPr="00621E63" w:rsidDel="00800492">
          <w:rPr>
            <w:noProof/>
            <w:rPrChange w:id="1193" w:author="Mary Jungers" w:date="2019-11-13T18:53:00Z">
              <w:rPr>
                <w:rStyle w:val="Hyperlink"/>
                <w:noProof/>
              </w:rPr>
            </w:rPrChange>
          </w:rPr>
          <w:delText>C.3 CX Data Type</w:delText>
        </w:r>
        <w:r w:rsidRPr="00621E63" w:rsidDel="00800492">
          <w:rPr>
            <w:noProof/>
            <w:webHidden/>
          </w:rPr>
          <w:tab/>
          <w:delText>160</w:delText>
        </w:r>
      </w:del>
    </w:p>
    <w:p w14:paraId="30327D39" w14:textId="5ACB3B17" w:rsidR="00C74AF7" w:rsidRPr="00621E63" w:rsidDel="00800492" w:rsidRDefault="00C74AF7">
      <w:pPr>
        <w:pStyle w:val="TOC2"/>
        <w:rPr>
          <w:del w:id="1194" w:author="Mary Jungers" w:date="2019-11-13T18:53:00Z"/>
          <w:rFonts w:asciiTheme="minorHAnsi" w:eastAsiaTheme="minorEastAsia" w:hAnsiTheme="minorHAnsi" w:cstheme="minorBidi"/>
          <w:noProof/>
          <w:sz w:val="22"/>
          <w:szCs w:val="22"/>
        </w:rPr>
      </w:pPr>
      <w:del w:id="1195" w:author="Mary Jungers" w:date="2019-11-13T18:53:00Z">
        <w:r w:rsidRPr="00621E63" w:rsidDel="00800492">
          <w:rPr>
            <w:noProof/>
            <w:rPrChange w:id="1196" w:author="Mary Jungers" w:date="2019-11-13T18:53:00Z">
              <w:rPr>
                <w:rStyle w:val="Hyperlink"/>
                <w:noProof/>
              </w:rPr>
            </w:rPrChange>
          </w:rPr>
          <w:delText>C.4 DTM – date/time</w:delText>
        </w:r>
        <w:r w:rsidRPr="00621E63" w:rsidDel="00800492">
          <w:rPr>
            <w:noProof/>
            <w:webHidden/>
          </w:rPr>
          <w:tab/>
          <w:delText>161</w:delText>
        </w:r>
      </w:del>
    </w:p>
    <w:p w14:paraId="1BFABCFD" w14:textId="1F28E0B6" w:rsidR="00C74AF7" w:rsidRPr="00621E63" w:rsidDel="00800492" w:rsidRDefault="00C74AF7">
      <w:pPr>
        <w:pStyle w:val="TOC2"/>
        <w:rPr>
          <w:del w:id="1197" w:author="Mary Jungers" w:date="2019-11-13T18:53:00Z"/>
          <w:rFonts w:asciiTheme="minorHAnsi" w:eastAsiaTheme="minorEastAsia" w:hAnsiTheme="minorHAnsi" w:cstheme="minorBidi"/>
          <w:noProof/>
          <w:sz w:val="22"/>
          <w:szCs w:val="22"/>
        </w:rPr>
      </w:pPr>
      <w:del w:id="1198" w:author="Mary Jungers" w:date="2019-11-13T18:53:00Z">
        <w:r w:rsidRPr="00621E63" w:rsidDel="00800492">
          <w:rPr>
            <w:noProof/>
            <w:rPrChange w:id="1199" w:author="Mary Jungers" w:date="2019-11-13T18:53:00Z">
              <w:rPr>
                <w:rStyle w:val="Hyperlink"/>
                <w:noProof/>
              </w:rPr>
            </w:rPrChange>
          </w:rPr>
          <w:delText>C.5 Entity Identifier (EI) Data Type</w:delText>
        </w:r>
        <w:r w:rsidRPr="00621E63" w:rsidDel="00800492">
          <w:rPr>
            <w:noProof/>
            <w:webHidden/>
          </w:rPr>
          <w:tab/>
          <w:delText>162</w:delText>
        </w:r>
      </w:del>
    </w:p>
    <w:p w14:paraId="7D31021C" w14:textId="43BD4CFC" w:rsidR="00C74AF7" w:rsidRPr="00621E63" w:rsidDel="00800492" w:rsidRDefault="00C74AF7">
      <w:pPr>
        <w:pStyle w:val="TOC2"/>
        <w:rPr>
          <w:del w:id="1200" w:author="Mary Jungers" w:date="2019-11-13T18:53:00Z"/>
          <w:rFonts w:asciiTheme="minorHAnsi" w:eastAsiaTheme="minorEastAsia" w:hAnsiTheme="minorHAnsi" w:cstheme="minorBidi"/>
          <w:noProof/>
          <w:sz w:val="22"/>
          <w:szCs w:val="22"/>
        </w:rPr>
      </w:pPr>
      <w:del w:id="1201" w:author="Mary Jungers" w:date="2019-11-13T18:53:00Z">
        <w:r w:rsidRPr="00621E63" w:rsidDel="00800492">
          <w:rPr>
            <w:noProof/>
            <w:rPrChange w:id="1202" w:author="Mary Jungers" w:date="2019-11-13T18:53:00Z">
              <w:rPr>
                <w:rStyle w:val="Hyperlink"/>
                <w:noProof/>
              </w:rPr>
            </w:rPrChange>
          </w:rPr>
          <w:delText>C.6 Hierarchic Designator (HD) Data Type</w:delText>
        </w:r>
        <w:r w:rsidRPr="00621E63" w:rsidDel="00800492">
          <w:rPr>
            <w:noProof/>
            <w:webHidden/>
          </w:rPr>
          <w:tab/>
          <w:delText>164</w:delText>
        </w:r>
      </w:del>
    </w:p>
    <w:p w14:paraId="5C2AE1F5" w14:textId="5FE5A71C" w:rsidR="00C74AF7" w:rsidRPr="00621E63" w:rsidDel="00800492" w:rsidRDefault="00C74AF7">
      <w:pPr>
        <w:pStyle w:val="TOC2"/>
        <w:rPr>
          <w:del w:id="1203" w:author="Mary Jungers" w:date="2019-11-13T18:53:00Z"/>
          <w:rFonts w:asciiTheme="minorHAnsi" w:eastAsiaTheme="minorEastAsia" w:hAnsiTheme="minorHAnsi" w:cstheme="minorBidi"/>
          <w:noProof/>
          <w:sz w:val="22"/>
          <w:szCs w:val="22"/>
        </w:rPr>
      </w:pPr>
      <w:del w:id="1204" w:author="Mary Jungers" w:date="2019-11-13T18:53:00Z">
        <w:r w:rsidRPr="00621E63" w:rsidDel="00800492">
          <w:rPr>
            <w:noProof/>
            <w:rPrChange w:id="1205" w:author="Mary Jungers" w:date="2019-11-13T18:53:00Z">
              <w:rPr>
                <w:rStyle w:val="Hyperlink"/>
                <w:noProof/>
              </w:rPr>
            </w:rPrChange>
          </w:rPr>
          <w:delText>C.7 PL Data Type</w:delText>
        </w:r>
        <w:r w:rsidRPr="00621E63" w:rsidDel="00800492">
          <w:rPr>
            <w:noProof/>
            <w:webHidden/>
          </w:rPr>
          <w:tab/>
          <w:delText>165</w:delText>
        </w:r>
      </w:del>
    </w:p>
    <w:p w14:paraId="742B6285" w14:textId="002E5B4D" w:rsidR="00C74AF7" w:rsidRPr="00621E63" w:rsidDel="00800492" w:rsidRDefault="00C74AF7">
      <w:pPr>
        <w:pStyle w:val="TOC2"/>
        <w:rPr>
          <w:del w:id="1206" w:author="Mary Jungers" w:date="2019-11-13T18:53:00Z"/>
          <w:rFonts w:asciiTheme="minorHAnsi" w:eastAsiaTheme="minorEastAsia" w:hAnsiTheme="minorHAnsi" w:cstheme="minorBidi"/>
          <w:noProof/>
          <w:sz w:val="22"/>
          <w:szCs w:val="22"/>
        </w:rPr>
      </w:pPr>
      <w:del w:id="1207" w:author="Mary Jungers" w:date="2019-11-13T18:53:00Z">
        <w:r w:rsidRPr="00621E63" w:rsidDel="00800492">
          <w:rPr>
            <w:noProof/>
            <w:rPrChange w:id="1208" w:author="Mary Jungers" w:date="2019-11-13T18:53:00Z">
              <w:rPr>
                <w:rStyle w:val="Hyperlink"/>
                <w:noProof/>
              </w:rPr>
            </w:rPrChange>
          </w:rPr>
          <w:delText>C.8 XPN Data Type</w:delText>
        </w:r>
        <w:r w:rsidRPr="00621E63" w:rsidDel="00800492">
          <w:rPr>
            <w:noProof/>
            <w:webHidden/>
          </w:rPr>
          <w:tab/>
          <w:delText>167</w:delText>
        </w:r>
      </w:del>
    </w:p>
    <w:p w14:paraId="3F6F8572" w14:textId="3E20B0D3" w:rsidR="00C74AF7" w:rsidRPr="00621E63" w:rsidDel="00800492" w:rsidRDefault="00C74AF7">
      <w:pPr>
        <w:pStyle w:val="TOC2"/>
        <w:rPr>
          <w:del w:id="1209" w:author="Mary Jungers" w:date="2019-11-13T18:53:00Z"/>
          <w:rFonts w:asciiTheme="minorHAnsi" w:eastAsiaTheme="minorEastAsia" w:hAnsiTheme="minorHAnsi" w:cstheme="minorBidi"/>
          <w:noProof/>
          <w:sz w:val="22"/>
          <w:szCs w:val="22"/>
        </w:rPr>
      </w:pPr>
      <w:del w:id="1210" w:author="Mary Jungers" w:date="2019-11-13T18:53:00Z">
        <w:r w:rsidRPr="00621E63" w:rsidDel="00800492">
          <w:rPr>
            <w:noProof/>
            <w:rPrChange w:id="1211" w:author="Mary Jungers" w:date="2019-11-13T18:53:00Z">
              <w:rPr>
                <w:rStyle w:val="Hyperlink"/>
                <w:noProof/>
              </w:rPr>
            </w:rPrChange>
          </w:rPr>
          <w:delText>C.9 XTN Data Type</w:delText>
        </w:r>
        <w:r w:rsidRPr="00621E63" w:rsidDel="00800492">
          <w:rPr>
            <w:noProof/>
            <w:webHidden/>
          </w:rPr>
          <w:tab/>
          <w:delText>169</w:delText>
        </w:r>
      </w:del>
    </w:p>
    <w:p w14:paraId="345F4D71" w14:textId="4324BCB6" w:rsidR="00C74AF7" w:rsidRPr="00621E63" w:rsidDel="00800492" w:rsidRDefault="00C74AF7">
      <w:pPr>
        <w:pStyle w:val="TOC1"/>
        <w:rPr>
          <w:del w:id="1212" w:author="Mary Jungers" w:date="2019-11-13T18:53:00Z"/>
          <w:rFonts w:asciiTheme="minorHAnsi" w:eastAsiaTheme="minorEastAsia" w:hAnsiTheme="minorHAnsi" w:cstheme="minorBidi"/>
          <w:noProof/>
          <w:sz w:val="22"/>
          <w:szCs w:val="22"/>
        </w:rPr>
      </w:pPr>
      <w:del w:id="1213" w:author="Mary Jungers" w:date="2019-11-13T18:53:00Z">
        <w:r w:rsidRPr="00621E63" w:rsidDel="00800492">
          <w:rPr>
            <w:bCs/>
            <w:noProof/>
            <w:rPrChange w:id="1214" w:author="Mary Jungers" w:date="2019-11-13T18:53:00Z">
              <w:rPr>
                <w:rStyle w:val="Hyperlink"/>
                <w:bCs/>
                <w:noProof/>
              </w:rPr>
            </w:rPrChange>
          </w:rPr>
          <w:delText>Appendix D</w:delText>
        </w:r>
        <w:r w:rsidRPr="00621E63" w:rsidDel="00800492">
          <w:rPr>
            <w:noProof/>
            <w:rPrChange w:id="1215" w:author="Mary Jungers" w:date="2019-11-13T18:53:00Z">
              <w:rPr>
                <w:rStyle w:val="Hyperlink"/>
                <w:noProof/>
              </w:rPr>
            </w:rPrChange>
          </w:rPr>
          <w:delText xml:space="preserve"> Reserved</w:delText>
        </w:r>
        <w:r w:rsidRPr="00621E63" w:rsidDel="00800492">
          <w:rPr>
            <w:noProof/>
            <w:webHidden/>
          </w:rPr>
          <w:tab/>
          <w:delText>170</w:delText>
        </w:r>
      </w:del>
    </w:p>
    <w:p w14:paraId="472AB886" w14:textId="27AAC5DE" w:rsidR="00C74AF7" w:rsidRPr="00621E63" w:rsidDel="00800492" w:rsidRDefault="00C74AF7">
      <w:pPr>
        <w:pStyle w:val="TOC1"/>
        <w:rPr>
          <w:del w:id="1216" w:author="Mary Jungers" w:date="2019-11-13T18:53:00Z"/>
          <w:rFonts w:asciiTheme="minorHAnsi" w:eastAsiaTheme="minorEastAsia" w:hAnsiTheme="minorHAnsi" w:cstheme="minorBidi"/>
          <w:noProof/>
          <w:sz w:val="22"/>
          <w:szCs w:val="22"/>
        </w:rPr>
      </w:pPr>
      <w:del w:id="1217" w:author="Mary Jungers" w:date="2019-11-13T18:53:00Z">
        <w:r w:rsidRPr="00621E63" w:rsidDel="00800492">
          <w:rPr>
            <w:noProof/>
            <w:rPrChange w:id="1218" w:author="Mary Jungers" w:date="2019-11-13T18:53:00Z">
              <w:rPr>
                <w:rStyle w:val="Hyperlink"/>
                <w:noProof/>
              </w:rPr>
            </w:rPrChange>
          </w:rPr>
          <w:delText>Appendix E Examples of messages</w:delText>
        </w:r>
        <w:r w:rsidRPr="00621E63" w:rsidDel="00800492">
          <w:rPr>
            <w:noProof/>
            <w:webHidden/>
          </w:rPr>
          <w:tab/>
          <w:delText>171</w:delText>
        </w:r>
      </w:del>
    </w:p>
    <w:p w14:paraId="4CF5C9AA" w14:textId="67756E20" w:rsidR="00C74AF7" w:rsidRPr="00621E63" w:rsidDel="00800492" w:rsidRDefault="00C74AF7">
      <w:pPr>
        <w:pStyle w:val="TOC2"/>
        <w:rPr>
          <w:del w:id="1219" w:author="Mary Jungers" w:date="2019-11-13T18:53:00Z"/>
          <w:rFonts w:asciiTheme="minorHAnsi" w:eastAsiaTheme="minorEastAsia" w:hAnsiTheme="minorHAnsi" w:cstheme="minorBidi"/>
          <w:noProof/>
          <w:sz w:val="22"/>
          <w:szCs w:val="22"/>
        </w:rPr>
      </w:pPr>
      <w:del w:id="1220" w:author="Mary Jungers" w:date="2019-11-13T18:53:00Z">
        <w:r w:rsidRPr="00621E63" w:rsidDel="00800492">
          <w:rPr>
            <w:noProof/>
            <w:rPrChange w:id="1221" w:author="Mary Jungers" w:date="2019-11-13T18:53:00Z">
              <w:rPr>
                <w:rStyle w:val="Hyperlink"/>
                <w:noProof/>
              </w:rPr>
            </w:rPrChange>
          </w:rPr>
          <w:delText>E.1 PCD-01 Case C1: Communicate periodic data to Clinical Information System (CIS)</w:delText>
        </w:r>
        <w:r w:rsidRPr="00621E63" w:rsidDel="00800492">
          <w:rPr>
            <w:noProof/>
            <w:webHidden/>
          </w:rPr>
          <w:tab/>
          <w:delText>171</w:delText>
        </w:r>
      </w:del>
    </w:p>
    <w:p w14:paraId="0C46688F" w14:textId="724F3DEF" w:rsidR="00C74AF7" w:rsidRPr="00621E63" w:rsidDel="00800492" w:rsidRDefault="00C74AF7">
      <w:pPr>
        <w:pStyle w:val="TOC3"/>
        <w:rPr>
          <w:del w:id="1222" w:author="Mary Jungers" w:date="2019-11-13T18:53:00Z"/>
          <w:rFonts w:asciiTheme="minorHAnsi" w:eastAsiaTheme="minorEastAsia" w:hAnsiTheme="minorHAnsi" w:cstheme="minorBidi"/>
          <w:noProof/>
          <w:sz w:val="22"/>
          <w:szCs w:val="22"/>
        </w:rPr>
      </w:pPr>
      <w:del w:id="1223" w:author="Mary Jungers" w:date="2019-11-13T18:53:00Z">
        <w:r w:rsidRPr="00621E63" w:rsidDel="00800492">
          <w:rPr>
            <w:noProof/>
            <w:rPrChange w:id="1224" w:author="Mary Jungers" w:date="2019-11-13T18:53:00Z">
              <w:rPr>
                <w:rStyle w:val="Hyperlink"/>
                <w:noProof/>
              </w:rPr>
            </w:rPrChange>
          </w:rPr>
          <w:delText>E.1.1 Example of PCD-01 Observation Report (Physiological Monitor)</w:delText>
        </w:r>
        <w:r w:rsidRPr="00621E63" w:rsidDel="00800492">
          <w:rPr>
            <w:noProof/>
            <w:webHidden/>
          </w:rPr>
          <w:tab/>
          <w:delText>171</w:delText>
        </w:r>
      </w:del>
    </w:p>
    <w:p w14:paraId="0425FBB6" w14:textId="50F793D1" w:rsidR="00C74AF7" w:rsidRPr="00621E63" w:rsidDel="00800492" w:rsidRDefault="00C74AF7">
      <w:pPr>
        <w:pStyle w:val="TOC3"/>
        <w:rPr>
          <w:del w:id="1225" w:author="Mary Jungers" w:date="2019-11-13T18:53:00Z"/>
          <w:rFonts w:asciiTheme="minorHAnsi" w:eastAsiaTheme="minorEastAsia" w:hAnsiTheme="minorHAnsi" w:cstheme="minorBidi"/>
          <w:noProof/>
          <w:sz w:val="22"/>
          <w:szCs w:val="22"/>
        </w:rPr>
      </w:pPr>
      <w:del w:id="1226" w:author="Mary Jungers" w:date="2019-11-13T18:53:00Z">
        <w:r w:rsidRPr="00621E63" w:rsidDel="00800492">
          <w:rPr>
            <w:noProof/>
            <w:rPrChange w:id="1227" w:author="Mary Jungers" w:date="2019-11-13T18:53:00Z">
              <w:rPr>
                <w:rStyle w:val="Hyperlink"/>
                <w:noProof/>
              </w:rPr>
            </w:rPrChange>
          </w:rPr>
          <w:delText>E.1.2 Example of PCD-01 Episodic Observation Report</w:delText>
        </w:r>
        <w:r w:rsidRPr="00621E63" w:rsidDel="00800492">
          <w:rPr>
            <w:noProof/>
            <w:webHidden/>
          </w:rPr>
          <w:tab/>
          <w:delText>172</w:delText>
        </w:r>
      </w:del>
    </w:p>
    <w:p w14:paraId="40362CB7" w14:textId="4B1AA7DE" w:rsidR="00C74AF7" w:rsidRPr="00621E63" w:rsidDel="00800492" w:rsidRDefault="00C74AF7">
      <w:pPr>
        <w:pStyle w:val="TOC2"/>
        <w:rPr>
          <w:del w:id="1228" w:author="Mary Jungers" w:date="2019-11-13T18:53:00Z"/>
          <w:rFonts w:asciiTheme="minorHAnsi" w:eastAsiaTheme="minorEastAsia" w:hAnsiTheme="minorHAnsi" w:cstheme="minorBidi"/>
          <w:noProof/>
          <w:sz w:val="22"/>
          <w:szCs w:val="22"/>
        </w:rPr>
      </w:pPr>
      <w:del w:id="1229" w:author="Mary Jungers" w:date="2019-11-13T18:53:00Z">
        <w:r w:rsidRPr="00621E63" w:rsidDel="00800492">
          <w:rPr>
            <w:noProof/>
            <w:rPrChange w:id="1230" w:author="Mary Jungers" w:date="2019-11-13T18:53:00Z">
              <w:rPr>
                <w:rStyle w:val="Hyperlink"/>
                <w:noProof/>
              </w:rPr>
            </w:rPrChange>
          </w:rPr>
          <w:delText>E.2 Examples of transaction [PCD-03]: Communicate Infusion Order</w:delText>
        </w:r>
        <w:r w:rsidRPr="00621E63" w:rsidDel="00800492">
          <w:rPr>
            <w:noProof/>
            <w:webHidden/>
          </w:rPr>
          <w:tab/>
          <w:delText>172</w:delText>
        </w:r>
      </w:del>
    </w:p>
    <w:p w14:paraId="795E39C6" w14:textId="33DAD22F" w:rsidR="00C74AF7" w:rsidRPr="00621E63" w:rsidDel="00800492" w:rsidRDefault="00C74AF7">
      <w:pPr>
        <w:pStyle w:val="TOC3"/>
        <w:rPr>
          <w:del w:id="1231" w:author="Mary Jungers" w:date="2019-11-13T18:53:00Z"/>
          <w:rFonts w:asciiTheme="minorHAnsi" w:eastAsiaTheme="minorEastAsia" w:hAnsiTheme="minorHAnsi" w:cstheme="minorBidi"/>
          <w:noProof/>
          <w:sz w:val="22"/>
          <w:szCs w:val="22"/>
        </w:rPr>
      </w:pPr>
      <w:del w:id="1232" w:author="Mary Jungers" w:date="2019-11-13T18:53:00Z">
        <w:r w:rsidRPr="00621E63" w:rsidDel="00800492">
          <w:rPr>
            <w:noProof/>
            <w:rPrChange w:id="1233" w:author="Mary Jungers" w:date="2019-11-13T18:53:00Z">
              <w:rPr>
                <w:rStyle w:val="Hyperlink"/>
                <w:noProof/>
              </w:rPr>
            </w:rPrChange>
          </w:rPr>
          <w:delText>E.2.1 Storyboard</w:delText>
        </w:r>
        <w:r w:rsidRPr="00621E63" w:rsidDel="00800492">
          <w:rPr>
            <w:noProof/>
            <w:webHidden/>
          </w:rPr>
          <w:tab/>
          <w:delText>172</w:delText>
        </w:r>
      </w:del>
    </w:p>
    <w:p w14:paraId="2EDB6435" w14:textId="60E3B9E9" w:rsidR="00C74AF7" w:rsidRPr="00621E63" w:rsidDel="00800492" w:rsidRDefault="00C74AF7">
      <w:pPr>
        <w:pStyle w:val="TOC3"/>
        <w:rPr>
          <w:del w:id="1234" w:author="Mary Jungers" w:date="2019-11-13T18:53:00Z"/>
          <w:rFonts w:asciiTheme="minorHAnsi" w:eastAsiaTheme="minorEastAsia" w:hAnsiTheme="minorHAnsi" w:cstheme="minorBidi"/>
          <w:noProof/>
          <w:sz w:val="22"/>
          <w:szCs w:val="22"/>
        </w:rPr>
      </w:pPr>
      <w:del w:id="1235" w:author="Mary Jungers" w:date="2019-11-13T18:53:00Z">
        <w:r w:rsidRPr="00621E63" w:rsidDel="00800492">
          <w:rPr>
            <w:noProof/>
            <w:rPrChange w:id="1236" w:author="Mary Jungers" w:date="2019-11-13T18:53:00Z">
              <w:rPr>
                <w:rStyle w:val="Hyperlink"/>
                <w:noProof/>
              </w:rPr>
            </w:rPrChange>
          </w:rPr>
          <w:delText>E.2.2 Interaction Diagram</w:delText>
        </w:r>
        <w:r w:rsidRPr="00621E63" w:rsidDel="00800492">
          <w:rPr>
            <w:noProof/>
            <w:webHidden/>
          </w:rPr>
          <w:tab/>
          <w:delText>173</w:delText>
        </w:r>
      </w:del>
    </w:p>
    <w:p w14:paraId="31A001B9" w14:textId="17D2230D" w:rsidR="00C74AF7" w:rsidRPr="00621E63" w:rsidDel="00800492" w:rsidRDefault="00C74AF7">
      <w:pPr>
        <w:pStyle w:val="TOC3"/>
        <w:rPr>
          <w:del w:id="1237" w:author="Mary Jungers" w:date="2019-11-13T18:53:00Z"/>
          <w:rFonts w:asciiTheme="minorHAnsi" w:eastAsiaTheme="minorEastAsia" w:hAnsiTheme="minorHAnsi" w:cstheme="minorBidi"/>
          <w:noProof/>
          <w:sz w:val="22"/>
          <w:szCs w:val="22"/>
        </w:rPr>
      </w:pPr>
      <w:del w:id="1238" w:author="Mary Jungers" w:date="2019-11-13T18:53:00Z">
        <w:r w:rsidRPr="00621E63" w:rsidDel="00800492">
          <w:rPr>
            <w:noProof/>
            <w:rPrChange w:id="1239" w:author="Mary Jungers" w:date="2019-11-13T18:53:00Z">
              <w:rPr>
                <w:rStyle w:val="Hyperlink"/>
                <w:noProof/>
              </w:rPr>
            </w:rPrChange>
          </w:rPr>
          <w:delText>E.2.3 Messages</w:delText>
        </w:r>
        <w:r w:rsidRPr="00621E63" w:rsidDel="00800492">
          <w:rPr>
            <w:noProof/>
            <w:webHidden/>
          </w:rPr>
          <w:tab/>
          <w:delText>175</w:delText>
        </w:r>
      </w:del>
    </w:p>
    <w:p w14:paraId="626EE016" w14:textId="47B12CC9" w:rsidR="00C74AF7" w:rsidRPr="00621E63" w:rsidDel="00800492" w:rsidRDefault="00C74AF7">
      <w:pPr>
        <w:pStyle w:val="TOC2"/>
        <w:rPr>
          <w:del w:id="1240" w:author="Mary Jungers" w:date="2019-11-13T18:53:00Z"/>
          <w:rFonts w:asciiTheme="minorHAnsi" w:eastAsiaTheme="minorEastAsia" w:hAnsiTheme="minorHAnsi" w:cstheme="minorBidi"/>
          <w:noProof/>
          <w:sz w:val="22"/>
          <w:szCs w:val="22"/>
        </w:rPr>
      </w:pPr>
      <w:del w:id="1241" w:author="Mary Jungers" w:date="2019-11-13T18:53:00Z">
        <w:r w:rsidRPr="00621E63" w:rsidDel="00800492">
          <w:rPr>
            <w:noProof/>
            <w:rPrChange w:id="1242" w:author="Mary Jungers" w:date="2019-11-13T18:53:00Z">
              <w:rPr>
                <w:rStyle w:val="Hyperlink"/>
                <w:noProof/>
              </w:rPr>
            </w:rPrChange>
          </w:rPr>
          <w:delText>E.3 ACM [PCD-04] Example Messages</w:delText>
        </w:r>
        <w:r w:rsidRPr="00621E63" w:rsidDel="00800492">
          <w:rPr>
            <w:noProof/>
            <w:webHidden/>
          </w:rPr>
          <w:tab/>
          <w:delText>176</w:delText>
        </w:r>
      </w:del>
    </w:p>
    <w:p w14:paraId="52978994" w14:textId="5E872024" w:rsidR="00C74AF7" w:rsidRPr="00621E63" w:rsidDel="00800492" w:rsidRDefault="00C74AF7">
      <w:pPr>
        <w:pStyle w:val="TOC3"/>
        <w:rPr>
          <w:del w:id="1243" w:author="Mary Jungers" w:date="2019-11-13T18:53:00Z"/>
          <w:rFonts w:asciiTheme="minorHAnsi" w:eastAsiaTheme="minorEastAsia" w:hAnsiTheme="minorHAnsi" w:cstheme="minorBidi"/>
          <w:noProof/>
          <w:sz w:val="22"/>
          <w:szCs w:val="22"/>
        </w:rPr>
      </w:pPr>
      <w:del w:id="1244" w:author="Mary Jungers" w:date="2019-11-13T18:53:00Z">
        <w:r w:rsidRPr="00621E63" w:rsidDel="00800492">
          <w:rPr>
            <w:noProof/>
            <w:rPrChange w:id="1245" w:author="Mary Jungers" w:date="2019-11-13T18:53:00Z">
              <w:rPr>
                <w:rStyle w:val="Hyperlink"/>
                <w:noProof/>
              </w:rPr>
            </w:rPrChange>
          </w:rPr>
          <w:delText>E.3.1 Alert - Numeric Limit Alarm</w:delText>
        </w:r>
        <w:r w:rsidRPr="00621E63" w:rsidDel="00800492">
          <w:rPr>
            <w:noProof/>
            <w:webHidden/>
          </w:rPr>
          <w:tab/>
          <w:delText>176</w:delText>
        </w:r>
      </w:del>
    </w:p>
    <w:p w14:paraId="1A85C796" w14:textId="54FFB060" w:rsidR="00C74AF7" w:rsidRPr="00621E63" w:rsidDel="00800492" w:rsidRDefault="00C74AF7">
      <w:pPr>
        <w:pStyle w:val="TOC3"/>
        <w:rPr>
          <w:del w:id="1246" w:author="Mary Jungers" w:date="2019-11-13T18:53:00Z"/>
          <w:rFonts w:asciiTheme="minorHAnsi" w:eastAsiaTheme="minorEastAsia" w:hAnsiTheme="minorHAnsi" w:cstheme="minorBidi"/>
          <w:noProof/>
          <w:sz w:val="22"/>
          <w:szCs w:val="22"/>
        </w:rPr>
      </w:pPr>
      <w:del w:id="1247" w:author="Mary Jungers" w:date="2019-11-13T18:53:00Z">
        <w:r w:rsidRPr="00621E63" w:rsidDel="00800492">
          <w:rPr>
            <w:noProof/>
            <w:rPrChange w:id="1248" w:author="Mary Jungers" w:date="2019-11-13T18:53:00Z">
              <w:rPr>
                <w:rStyle w:val="Hyperlink"/>
                <w:noProof/>
              </w:rPr>
            </w:rPrChange>
          </w:rPr>
          <w:delText>E.3.2 Alert - Qualitative (non-numeric) Alarm</w:delText>
        </w:r>
        <w:r w:rsidRPr="00621E63" w:rsidDel="00800492">
          <w:rPr>
            <w:noProof/>
            <w:webHidden/>
          </w:rPr>
          <w:tab/>
          <w:delText>177</w:delText>
        </w:r>
      </w:del>
    </w:p>
    <w:p w14:paraId="194690A6" w14:textId="02B10B38" w:rsidR="00C74AF7" w:rsidRPr="00621E63" w:rsidDel="00800492" w:rsidRDefault="00C74AF7">
      <w:pPr>
        <w:pStyle w:val="TOC1"/>
        <w:rPr>
          <w:del w:id="1249" w:author="Mary Jungers" w:date="2019-11-13T18:53:00Z"/>
          <w:rFonts w:asciiTheme="minorHAnsi" w:eastAsiaTheme="minorEastAsia" w:hAnsiTheme="minorHAnsi" w:cstheme="minorBidi"/>
          <w:noProof/>
          <w:sz w:val="22"/>
          <w:szCs w:val="22"/>
        </w:rPr>
      </w:pPr>
      <w:del w:id="1250" w:author="Mary Jungers" w:date="2019-11-13T18:53:00Z">
        <w:r w:rsidRPr="00621E63" w:rsidDel="00800492">
          <w:rPr>
            <w:noProof/>
            <w:rPrChange w:id="1251" w:author="Mary Jungers" w:date="2019-11-13T18:53:00Z">
              <w:rPr>
                <w:rStyle w:val="Hyperlink"/>
                <w:noProof/>
              </w:rPr>
            </w:rPrChange>
          </w:rPr>
          <w:delText>Appendix F – HL7 Message Profiling Convention</w:delText>
        </w:r>
        <w:r w:rsidRPr="00621E63" w:rsidDel="00800492">
          <w:rPr>
            <w:noProof/>
            <w:webHidden/>
          </w:rPr>
          <w:tab/>
          <w:delText>179</w:delText>
        </w:r>
      </w:del>
    </w:p>
    <w:p w14:paraId="4327EAE6" w14:textId="64CB45DC" w:rsidR="00C74AF7" w:rsidRPr="00621E63" w:rsidDel="00800492" w:rsidRDefault="00C74AF7">
      <w:pPr>
        <w:pStyle w:val="TOC1"/>
        <w:rPr>
          <w:del w:id="1252" w:author="Mary Jungers" w:date="2019-11-13T18:53:00Z"/>
          <w:rFonts w:asciiTheme="minorHAnsi" w:eastAsiaTheme="minorEastAsia" w:hAnsiTheme="minorHAnsi" w:cstheme="minorBidi"/>
          <w:noProof/>
          <w:sz w:val="22"/>
          <w:szCs w:val="22"/>
        </w:rPr>
      </w:pPr>
      <w:del w:id="1253" w:author="Mary Jungers" w:date="2019-11-13T18:53:00Z">
        <w:r w:rsidRPr="00621E63" w:rsidDel="00800492">
          <w:rPr>
            <w:noProof/>
            <w:rPrChange w:id="1254" w:author="Mary Jungers" w:date="2019-11-13T18:53:00Z">
              <w:rPr>
                <w:rStyle w:val="Hyperlink"/>
                <w:noProof/>
              </w:rPr>
            </w:rPrChange>
          </w:rPr>
          <w:delText>Appendix G – HL7 Implementation Notes</w:delText>
        </w:r>
        <w:r w:rsidRPr="00621E63" w:rsidDel="00800492">
          <w:rPr>
            <w:noProof/>
            <w:webHidden/>
          </w:rPr>
          <w:tab/>
          <w:delText>180</w:delText>
        </w:r>
      </w:del>
    </w:p>
    <w:p w14:paraId="6D6B550A" w14:textId="0E6A4A4C" w:rsidR="00C74AF7" w:rsidRPr="00621E63" w:rsidDel="00800492" w:rsidRDefault="00C74AF7">
      <w:pPr>
        <w:pStyle w:val="TOC2"/>
        <w:rPr>
          <w:del w:id="1255" w:author="Mary Jungers" w:date="2019-11-13T18:53:00Z"/>
          <w:rFonts w:asciiTheme="minorHAnsi" w:eastAsiaTheme="minorEastAsia" w:hAnsiTheme="minorHAnsi" w:cstheme="minorBidi"/>
          <w:noProof/>
          <w:sz w:val="22"/>
          <w:szCs w:val="22"/>
        </w:rPr>
      </w:pPr>
      <w:del w:id="1256" w:author="Mary Jungers" w:date="2019-11-13T18:53:00Z">
        <w:r w:rsidRPr="00621E63" w:rsidDel="00800492">
          <w:rPr>
            <w:noProof/>
            <w:rPrChange w:id="1257" w:author="Mary Jungers" w:date="2019-11-13T18:53:00Z">
              <w:rPr>
                <w:rStyle w:val="Hyperlink"/>
                <w:noProof/>
              </w:rPr>
            </w:rPrChange>
          </w:rPr>
          <w:delText>G.1 Acknowledgment Modes</w:delText>
        </w:r>
        <w:r w:rsidRPr="00621E63" w:rsidDel="00800492">
          <w:rPr>
            <w:noProof/>
            <w:webHidden/>
          </w:rPr>
          <w:tab/>
          <w:delText>180</w:delText>
        </w:r>
      </w:del>
    </w:p>
    <w:p w14:paraId="49AA5885" w14:textId="210DE481" w:rsidR="00C74AF7" w:rsidRPr="00621E63" w:rsidDel="00800492" w:rsidRDefault="00C74AF7">
      <w:pPr>
        <w:pStyle w:val="TOC2"/>
        <w:rPr>
          <w:del w:id="1258" w:author="Mary Jungers" w:date="2019-11-13T18:53:00Z"/>
          <w:rFonts w:asciiTheme="minorHAnsi" w:eastAsiaTheme="minorEastAsia" w:hAnsiTheme="minorHAnsi" w:cstheme="minorBidi"/>
          <w:noProof/>
          <w:sz w:val="22"/>
          <w:szCs w:val="22"/>
        </w:rPr>
      </w:pPr>
      <w:del w:id="1259" w:author="Mary Jungers" w:date="2019-11-13T18:53:00Z">
        <w:r w:rsidRPr="00621E63" w:rsidDel="00800492">
          <w:rPr>
            <w:noProof/>
            <w:rPrChange w:id="1260" w:author="Mary Jungers" w:date="2019-11-13T18:53:00Z">
              <w:rPr>
                <w:rStyle w:val="Hyperlink"/>
                <w:noProof/>
              </w:rPr>
            </w:rPrChange>
          </w:rPr>
          <w:delText>G.2 Use of OSI Object Identifier (OID)</w:delText>
        </w:r>
        <w:r w:rsidRPr="00621E63" w:rsidDel="00800492">
          <w:rPr>
            <w:noProof/>
            <w:webHidden/>
          </w:rPr>
          <w:tab/>
          <w:delText>180</w:delText>
        </w:r>
      </w:del>
    </w:p>
    <w:p w14:paraId="2712B1C5" w14:textId="0EE58DD9" w:rsidR="00C74AF7" w:rsidRPr="00621E63" w:rsidDel="00800492" w:rsidRDefault="00C74AF7">
      <w:pPr>
        <w:pStyle w:val="TOC1"/>
        <w:rPr>
          <w:del w:id="1261" w:author="Mary Jungers" w:date="2019-11-13T18:53:00Z"/>
          <w:rFonts w:asciiTheme="minorHAnsi" w:eastAsiaTheme="minorEastAsia" w:hAnsiTheme="minorHAnsi" w:cstheme="minorBidi"/>
          <w:noProof/>
          <w:sz w:val="22"/>
          <w:szCs w:val="22"/>
        </w:rPr>
      </w:pPr>
      <w:del w:id="1262" w:author="Mary Jungers" w:date="2019-11-13T18:53:00Z">
        <w:r w:rsidRPr="00621E63" w:rsidDel="00800492">
          <w:rPr>
            <w:noProof/>
            <w:rPrChange w:id="1263" w:author="Mary Jungers" w:date="2019-11-13T18:53:00Z">
              <w:rPr>
                <w:rStyle w:val="Hyperlink"/>
                <w:noProof/>
              </w:rPr>
            </w:rPrChange>
          </w:rPr>
          <w:delText>Appendix H – IHE Integration Statements</w:delText>
        </w:r>
        <w:r w:rsidRPr="00621E63" w:rsidDel="00800492">
          <w:rPr>
            <w:noProof/>
            <w:webHidden/>
          </w:rPr>
          <w:tab/>
          <w:delText>181</w:delText>
        </w:r>
      </w:del>
    </w:p>
    <w:p w14:paraId="133AA909" w14:textId="6AF2C812" w:rsidR="00C74AF7" w:rsidRPr="00621E63" w:rsidDel="00800492" w:rsidRDefault="00C74AF7">
      <w:pPr>
        <w:pStyle w:val="TOC1"/>
        <w:rPr>
          <w:del w:id="1264" w:author="Mary Jungers" w:date="2019-11-13T18:53:00Z"/>
          <w:rFonts w:asciiTheme="minorHAnsi" w:eastAsiaTheme="minorEastAsia" w:hAnsiTheme="minorHAnsi" w:cstheme="minorBidi"/>
          <w:noProof/>
          <w:sz w:val="22"/>
          <w:szCs w:val="22"/>
        </w:rPr>
      </w:pPr>
      <w:del w:id="1265" w:author="Mary Jungers" w:date="2019-11-13T18:53:00Z">
        <w:r w:rsidRPr="00621E63" w:rsidDel="00800492">
          <w:rPr>
            <w:noProof/>
            <w:rPrChange w:id="1266" w:author="Mary Jungers" w:date="2019-11-13T18:53:00Z">
              <w:rPr>
                <w:rStyle w:val="Hyperlink"/>
                <w:noProof/>
              </w:rPr>
            </w:rPrChange>
          </w:rPr>
          <w:delText>Appendix I – Message Transport using MLLP</w:delText>
        </w:r>
        <w:r w:rsidRPr="00621E63" w:rsidDel="00800492">
          <w:rPr>
            <w:noProof/>
            <w:webHidden/>
          </w:rPr>
          <w:tab/>
          <w:delText>182</w:delText>
        </w:r>
      </w:del>
    </w:p>
    <w:p w14:paraId="4C738946" w14:textId="6F6A2489" w:rsidR="00C74AF7" w:rsidRPr="00621E63" w:rsidDel="00800492" w:rsidRDefault="00C74AF7">
      <w:pPr>
        <w:pStyle w:val="TOC1"/>
        <w:rPr>
          <w:del w:id="1267" w:author="Mary Jungers" w:date="2019-11-13T18:53:00Z"/>
          <w:rFonts w:asciiTheme="minorHAnsi" w:eastAsiaTheme="minorEastAsia" w:hAnsiTheme="minorHAnsi" w:cstheme="minorBidi"/>
          <w:noProof/>
          <w:sz w:val="22"/>
          <w:szCs w:val="22"/>
        </w:rPr>
      </w:pPr>
      <w:del w:id="1268" w:author="Mary Jungers" w:date="2019-11-13T18:53:00Z">
        <w:r w:rsidRPr="00621E63" w:rsidDel="00800492">
          <w:rPr>
            <w:noProof/>
            <w:rPrChange w:id="1269" w:author="Mary Jungers" w:date="2019-11-13T18:53:00Z">
              <w:rPr>
                <w:rStyle w:val="Hyperlink"/>
                <w:noProof/>
              </w:rPr>
            </w:rPrChange>
          </w:rPr>
          <w:delText>Appendix J – Message Transport using WS*</w:delText>
        </w:r>
        <w:r w:rsidRPr="00621E63" w:rsidDel="00800492">
          <w:rPr>
            <w:noProof/>
            <w:webHidden/>
          </w:rPr>
          <w:tab/>
          <w:delText>183</w:delText>
        </w:r>
      </w:del>
    </w:p>
    <w:p w14:paraId="07661574" w14:textId="20DF5D25" w:rsidR="00C74AF7" w:rsidRPr="00621E63" w:rsidDel="00800492" w:rsidRDefault="00C74AF7">
      <w:pPr>
        <w:pStyle w:val="TOC2"/>
        <w:rPr>
          <w:del w:id="1270" w:author="Mary Jungers" w:date="2019-11-13T18:53:00Z"/>
          <w:rFonts w:asciiTheme="minorHAnsi" w:eastAsiaTheme="minorEastAsia" w:hAnsiTheme="minorHAnsi" w:cstheme="minorBidi"/>
          <w:noProof/>
          <w:sz w:val="22"/>
          <w:szCs w:val="22"/>
        </w:rPr>
      </w:pPr>
      <w:del w:id="1271" w:author="Mary Jungers" w:date="2019-11-13T18:53:00Z">
        <w:r w:rsidRPr="00621E63" w:rsidDel="00800492">
          <w:rPr>
            <w:noProof/>
            <w:rPrChange w:id="1272" w:author="Mary Jungers" w:date="2019-11-13T18:53:00Z">
              <w:rPr>
                <w:rStyle w:val="Hyperlink"/>
                <w:noProof/>
              </w:rPr>
            </w:rPrChange>
          </w:rPr>
          <w:delText>J.1 Sample WSDL file and schema</w:delText>
        </w:r>
        <w:r w:rsidRPr="00621E63" w:rsidDel="00800492">
          <w:rPr>
            <w:noProof/>
            <w:webHidden/>
          </w:rPr>
          <w:tab/>
          <w:delText>183</w:delText>
        </w:r>
      </w:del>
    </w:p>
    <w:p w14:paraId="7251C081" w14:textId="76F595DA" w:rsidR="00C74AF7" w:rsidRPr="00621E63" w:rsidDel="00800492" w:rsidRDefault="00C74AF7">
      <w:pPr>
        <w:pStyle w:val="TOC2"/>
        <w:rPr>
          <w:del w:id="1273" w:author="Mary Jungers" w:date="2019-11-13T18:53:00Z"/>
          <w:rFonts w:asciiTheme="minorHAnsi" w:eastAsiaTheme="minorEastAsia" w:hAnsiTheme="minorHAnsi" w:cstheme="minorBidi"/>
          <w:noProof/>
          <w:sz w:val="22"/>
          <w:szCs w:val="22"/>
        </w:rPr>
      </w:pPr>
      <w:del w:id="1274" w:author="Mary Jungers" w:date="2019-11-13T18:53:00Z">
        <w:r w:rsidRPr="00621E63" w:rsidDel="00800492">
          <w:rPr>
            <w:noProof/>
            <w:rPrChange w:id="1275" w:author="Mary Jungers" w:date="2019-11-13T18:53:00Z">
              <w:rPr>
                <w:rStyle w:val="Hyperlink"/>
                <w:noProof/>
              </w:rPr>
            </w:rPrChange>
          </w:rPr>
          <w:delText>J.2 Sample PCD-01 message and response</w:delText>
        </w:r>
        <w:r w:rsidRPr="00621E63" w:rsidDel="00800492">
          <w:rPr>
            <w:noProof/>
            <w:webHidden/>
          </w:rPr>
          <w:tab/>
          <w:delText>185</w:delText>
        </w:r>
      </w:del>
    </w:p>
    <w:p w14:paraId="45530C00" w14:textId="53CCAF88" w:rsidR="00C74AF7" w:rsidRPr="00621E63" w:rsidDel="00800492" w:rsidRDefault="00C74AF7">
      <w:pPr>
        <w:pStyle w:val="TOC1"/>
        <w:rPr>
          <w:del w:id="1276" w:author="Mary Jungers" w:date="2019-11-13T18:53:00Z"/>
          <w:rFonts w:asciiTheme="minorHAnsi" w:eastAsiaTheme="minorEastAsia" w:hAnsiTheme="minorHAnsi" w:cstheme="minorBidi"/>
          <w:noProof/>
          <w:sz w:val="22"/>
          <w:szCs w:val="22"/>
        </w:rPr>
      </w:pPr>
      <w:del w:id="1277" w:author="Mary Jungers" w:date="2019-11-13T18:53:00Z">
        <w:r w:rsidRPr="00621E63" w:rsidDel="00800492">
          <w:rPr>
            <w:noProof/>
            <w:rPrChange w:id="1278" w:author="Mary Jungers" w:date="2019-11-13T18:53:00Z">
              <w:rPr>
                <w:rStyle w:val="Hyperlink"/>
                <w:noProof/>
              </w:rPr>
            </w:rPrChange>
          </w:rPr>
          <w:delText>Appendix K – Message Transport Using WCTP (ACM Transactions [PCD-06] and PCD-07)</w:delText>
        </w:r>
        <w:r w:rsidRPr="00621E63" w:rsidDel="00800492">
          <w:rPr>
            <w:noProof/>
            <w:webHidden/>
          </w:rPr>
          <w:tab/>
          <w:delText>188</w:delText>
        </w:r>
      </w:del>
    </w:p>
    <w:p w14:paraId="1E002EA6" w14:textId="7D7C8AE4" w:rsidR="00C74AF7" w:rsidRPr="00621E63" w:rsidDel="00800492" w:rsidRDefault="00C74AF7">
      <w:pPr>
        <w:pStyle w:val="TOC2"/>
        <w:rPr>
          <w:del w:id="1279" w:author="Mary Jungers" w:date="2019-11-13T18:53:00Z"/>
          <w:rFonts w:asciiTheme="minorHAnsi" w:eastAsiaTheme="minorEastAsia" w:hAnsiTheme="minorHAnsi" w:cstheme="minorBidi"/>
          <w:noProof/>
          <w:sz w:val="22"/>
          <w:szCs w:val="22"/>
        </w:rPr>
      </w:pPr>
      <w:del w:id="1280" w:author="Mary Jungers" w:date="2019-11-13T18:53:00Z">
        <w:r w:rsidRPr="00621E63" w:rsidDel="00800492">
          <w:rPr>
            <w:noProof/>
            <w:rPrChange w:id="1281" w:author="Mary Jungers" w:date="2019-11-13T18:53:00Z">
              <w:rPr>
                <w:rStyle w:val="Hyperlink"/>
                <w:noProof/>
              </w:rPr>
            </w:rPrChange>
          </w:rPr>
          <w:delText>K.1 Abbreviations and definitions</w:delText>
        </w:r>
        <w:r w:rsidRPr="00621E63" w:rsidDel="00800492">
          <w:rPr>
            <w:noProof/>
            <w:webHidden/>
          </w:rPr>
          <w:tab/>
          <w:delText>188</w:delText>
        </w:r>
      </w:del>
    </w:p>
    <w:p w14:paraId="080A5732" w14:textId="7E4EDABC" w:rsidR="00C74AF7" w:rsidRPr="00621E63" w:rsidDel="00800492" w:rsidRDefault="00C74AF7">
      <w:pPr>
        <w:pStyle w:val="TOC2"/>
        <w:rPr>
          <w:del w:id="1282" w:author="Mary Jungers" w:date="2019-11-13T18:53:00Z"/>
          <w:rFonts w:asciiTheme="minorHAnsi" w:eastAsiaTheme="minorEastAsia" w:hAnsiTheme="minorHAnsi" w:cstheme="minorBidi"/>
          <w:noProof/>
          <w:sz w:val="22"/>
          <w:szCs w:val="22"/>
        </w:rPr>
      </w:pPr>
      <w:del w:id="1283" w:author="Mary Jungers" w:date="2019-11-13T18:53:00Z">
        <w:r w:rsidRPr="00621E63" w:rsidDel="00800492">
          <w:rPr>
            <w:noProof/>
            <w:rPrChange w:id="1284" w:author="Mary Jungers" w:date="2019-11-13T18:53:00Z">
              <w:rPr>
                <w:rStyle w:val="Hyperlink"/>
                <w:noProof/>
              </w:rPr>
            </w:rPrChange>
          </w:rPr>
          <w:delText>K.2 Pre-Configuration</w:delText>
        </w:r>
        <w:r w:rsidRPr="00621E63" w:rsidDel="00800492">
          <w:rPr>
            <w:noProof/>
            <w:webHidden/>
          </w:rPr>
          <w:tab/>
          <w:delText>188</w:delText>
        </w:r>
      </w:del>
    </w:p>
    <w:p w14:paraId="0FBFD82F" w14:textId="0BC008CB" w:rsidR="00C74AF7" w:rsidRPr="00621E63" w:rsidDel="00800492" w:rsidRDefault="00C74AF7">
      <w:pPr>
        <w:pStyle w:val="TOC2"/>
        <w:rPr>
          <w:del w:id="1285" w:author="Mary Jungers" w:date="2019-11-13T18:53:00Z"/>
          <w:rFonts w:asciiTheme="minorHAnsi" w:eastAsiaTheme="minorEastAsia" w:hAnsiTheme="minorHAnsi" w:cstheme="minorBidi"/>
          <w:noProof/>
          <w:sz w:val="22"/>
          <w:szCs w:val="22"/>
        </w:rPr>
      </w:pPr>
      <w:del w:id="1286" w:author="Mary Jungers" w:date="2019-11-13T18:53:00Z">
        <w:r w:rsidRPr="00621E63" w:rsidDel="00800492">
          <w:rPr>
            <w:noProof/>
            <w:rPrChange w:id="1287" w:author="Mary Jungers" w:date="2019-11-13T18:53:00Z">
              <w:rPr>
                <w:rStyle w:val="Hyperlink"/>
                <w:noProof/>
              </w:rPr>
            </w:rPrChange>
          </w:rPr>
          <w:delText>K.3 Endpoint Device Addressing</w:delText>
        </w:r>
        <w:r w:rsidRPr="00621E63" w:rsidDel="00800492">
          <w:rPr>
            <w:noProof/>
            <w:webHidden/>
          </w:rPr>
          <w:tab/>
          <w:delText>188</w:delText>
        </w:r>
      </w:del>
    </w:p>
    <w:p w14:paraId="4DD52D55" w14:textId="33822E17" w:rsidR="00C74AF7" w:rsidRPr="00621E63" w:rsidDel="00800492" w:rsidRDefault="00C74AF7">
      <w:pPr>
        <w:pStyle w:val="TOC2"/>
        <w:rPr>
          <w:del w:id="1288" w:author="Mary Jungers" w:date="2019-11-13T18:53:00Z"/>
          <w:rFonts w:asciiTheme="minorHAnsi" w:eastAsiaTheme="minorEastAsia" w:hAnsiTheme="minorHAnsi" w:cstheme="minorBidi"/>
          <w:noProof/>
          <w:sz w:val="22"/>
          <w:szCs w:val="22"/>
        </w:rPr>
      </w:pPr>
      <w:del w:id="1289" w:author="Mary Jungers" w:date="2019-11-13T18:53:00Z">
        <w:r w:rsidRPr="00621E63" w:rsidDel="00800492">
          <w:rPr>
            <w:noProof/>
            <w:rPrChange w:id="1290" w:author="Mary Jungers" w:date="2019-11-13T18:53:00Z">
              <w:rPr>
                <w:rStyle w:val="Hyperlink"/>
                <w:noProof/>
              </w:rPr>
            </w:rPrChange>
          </w:rPr>
          <w:delText>K.4 Polling Versus Push Responses</w:delText>
        </w:r>
        <w:r w:rsidRPr="00621E63" w:rsidDel="00800492">
          <w:rPr>
            <w:noProof/>
            <w:webHidden/>
          </w:rPr>
          <w:tab/>
          <w:delText>188</w:delText>
        </w:r>
      </w:del>
    </w:p>
    <w:p w14:paraId="063900CE" w14:textId="485DA831" w:rsidR="00C74AF7" w:rsidRPr="00621E63" w:rsidDel="00800492" w:rsidRDefault="00C74AF7">
      <w:pPr>
        <w:pStyle w:val="TOC2"/>
        <w:rPr>
          <w:del w:id="1291" w:author="Mary Jungers" w:date="2019-11-13T18:53:00Z"/>
          <w:rFonts w:asciiTheme="minorHAnsi" w:eastAsiaTheme="minorEastAsia" w:hAnsiTheme="minorHAnsi" w:cstheme="minorBidi"/>
          <w:noProof/>
          <w:sz w:val="22"/>
          <w:szCs w:val="22"/>
        </w:rPr>
      </w:pPr>
      <w:del w:id="1292" w:author="Mary Jungers" w:date="2019-11-13T18:53:00Z">
        <w:r w:rsidRPr="00621E63" w:rsidDel="00800492">
          <w:rPr>
            <w:noProof/>
            <w:rPrChange w:id="1293" w:author="Mary Jungers" w:date="2019-11-13T18:53:00Z">
              <w:rPr>
                <w:rStyle w:val="Hyperlink"/>
                <w:noProof/>
              </w:rPr>
            </w:rPrChange>
          </w:rPr>
          <w:delText>K.5 Constraints</w:delText>
        </w:r>
        <w:r w:rsidRPr="00621E63" w:rsidDel="00800492">
          <w:rPr>
            <w:noProof/>
            <w:webHidden/>
          </w:rPr>
          <w:tab/>
          <w:delText>189</w:delText>
        </w:r>
      </w:del>
    </w:p>
    <w:p w14:paraId="53E09A07" w14:textId="2EF04D48" w:rsidR="00C74AF7" w:rsidRPr="00621E63" w:rsidDel="00800492" w:rsidRDefault="00C74AF7">
      <w:pPr>
        <w:pStyle w:val="TOC2"/>
        <w:rPr>
          <w:del w:id="1294" w:author="Mary Jungers" w:date="2019-11-13T18:53:00Z"/>
          <w:rFonts w:asciiTheme="minorHAnsi" w:eastAsiaTheme="minorEastAsia" w:hAnsiTheme="minorHAnsi" w:cstheme="minorBidi"/>
          <w:noProof/>
          <w:sz w:val="22"/>
          <w:szCs w:val="22"/>
        </w:rPr>
      </w:pPr>
      <w:del w:id="1295" w:author="Mary Jungers" w:date="2019-11-13T18:53:00Z">
        <w:r w:rsidRPr="00621E63" w:rsidDel="00800492">
          <w:rPr>
            <w:noProof/>
            <w:rPrChange w:id="1296" w:author="Mary Jungers" w:date="2019-11-13T18:53:00Z">
              <w:rPr>
                <w:rStyle w:val="Hyperlink"/>
                <w:noProof/>
              </w:rPr>
            </w:rPrChange>
          </w:rPr>
          <w:delText>K.6 Transactions</w:delText>
        </w:r>
        <w:r w:rsidRPr="00621E63" w:rsidDel="00800492">
          <w:rPr>
            <w:noProof/>
            <w:webHidden/>
          </w:rPr>
          <w:tab/>
          <w:delText>189</w:delText>
        </w:r>
      </w:del>
    </w:p>
    <w:p w14:paraId="6A81EB69" w14:textId="595A1960" w:rsidR="00C74AF7" w:rsidRPr="00621E63" w:rsidDel="00800492" w:rsidRDefault="00C74AF7">
      <w:pPr>
        <w:pStyle w:val="TOC2"/>
        <w:rPr>
          <w:del w:id="1297" w:author="Mary Jungers" w:date="2019-11-13T18:53:00Z"/>
          <w:rFonts w:asciiTheme="minorHAnsi" w:eastAsiaTheme="minorEastAsia" w:hAnsiTheme="minorHAnsi" w:cstheme="minorBidi"/>
          <w:noProof/>
          <w:sz w:val="22"/>
          <w:szCs w:val="22"/>
        </w:rPr>
      </w:pPr>
      <w:del w:id="1298" w:author="Mary Jungers" w:date="2019-11-13T18:53:00Z">
        <w:r w:rsidRPr="00621E63" w:rsidDel="00800492">
          <w:rPr>
            <w:noProof/>
            <w:rPrChange w:id="1299" w:author="Mary Jungers" w:date="2019-11-13T18:53:00Z">
              <w:rPr>
                <w:rStyle w:val="Hyperlink"/>
                <w:noProof/>
              </w:rPr>
            </w:rPrChange>
          </w:rPr>
          <w:delText>K.7 WCTP XML Element Common Data Items</w:delText>
        </w:r>
        <w:r w:rsidRPr="00621E63" w:rsidDel="00800492">
          <w:rPr>
            <w:noProof/>
            <w:webHidden/>
          </w:rPr>
          <w:tab/>
          <w:delText>189</w:delText>
        </w:r>
      </w:del>
    </w:p>
    <w:p w14:paraId="1531186D" w14:textId="7578660F" w:rsidR="00C74AF7" w:rsidRPr="00621E63" w:rsidDel="00800492" w:rsidRDefault="00C74AF7">
      <w:pPr>
        <w:pStyle w:val="TOC2"/>
        <w:rPr>
          <w:del w:id="1300" w:author="Mary Jungers" w:date="2019-11-13T18:53:00Z"/>
          <w:rFonts w:asciiTheme="minorHAnsi" w:eastAsiaTheme="minorEastAsia" w:hAnsiTheme="minorHAnsi" w:cstheme="minorBidi"/>
          <w:noProof/>
          <w:sz w:val="22"/>
          <w:szCs w:val="22"/>
        </w:rPr>
      </w:pPr>
      <w:del w:id="1301" w:author="Mary Jungers" w:date="2019-11-13T18:53:00Z">
        <w:r w:rsidRPr="00621E63" w:rsidDel="00800492">
          <w:rPr>
            <w:noProof/>
            <w:rPrChange w:id="1302" w:author="Mary Jungers" w:date="2019-11-13T18:53:00Z">
              <w:rPr>
                <w:rStyle w:val="Hyperlink"/>
                <w:noProof/>
              </w:rPr>
            </w:rPrChange>
          </w:rPr>
          <w:delText>K.8 WCTP client–server messages and responses</w:delText>
        </w:r>
        <w:r w:rsidRPr="00621E63" w:rsidDel="00800492">
          <w:rPr>
            <w:noProof/>
            <w:webHidden/>
          </w:rPr>
          <w:tab/>
          <w:delText>195</w:delText>
        </w:r>
      </w:del>
    </w:p>
    <w:p w14:paraId="1782DC0D" w14:textId="226C0057" w:rsidR="00C74AF7" w:rsidRPr="00621E63" w:rsidDel="00800492" w:rsidRDefault="00C74AF7">
      <w:pPr>
        <w:pStyle w:val="TOC3"/>
        <w:rPr>
          <w:del w:id="1303" w:author="Mary Jungers" w:date="2019-11-13T18:53:00Z"/>
          <w:rFonts w:asciiTheme="minorHAnsi" w:eastAsiaTheme="minorEastAsia" w:hAnsiTheme="minorHAnsi" w:cstheme="minorBidi"/>
          <w:noProof/>
          <w:sz w:val="22"/>
          <w:szCs w:val="22"/>
        </w:rPr>
      </w:pPr>
      <w:del w:id="1304" w:author="Mary Jungers" w:date="2019-11-13T18:53:00Z">
        <w:r w:rsidRPr="00621E63" w:rsidDel="00800492">
          <w:rPr>
            <w:noProof/>
            <w:rPrChange w:id="1305" w:author="Mary Jungers" w:date="2019-11-13T18:53:00Z">
              <w:rPr>
                <w:rStyle w:val="Hyperlink"/>
                <w:noProof/>
              </w:rPr>
            </w:rPrChange>
          </w:rPr>
          <w:delText>K.8.1 Administrative – wctp-VersionQuery</w:delText>
        </w:r>
        <w:r w:rsidRPr="00621E63" w:rsidDel="00800492">
          <w:rPr>
            <w:noProof/>
            <w:webHidden/>
          </w:rPr>
          <w:tab/>
          <w:delText>195</w:delText>
        </w:r>
      </w:del>
    </w:p>
    <w:p w14:paraId="12409905" w14:textId="1C56D463" w:rsidR="00C74AF7" w:rsidRPr="00621E63" w:rsidDel="00800492" w:rsidRDefault="00C74AF7">
      <w:pPr>
        <w:pStyle w:val="TOC3"/>
        <w:rPr>
          <w:del w:id="1306" w:author="Mary Jungers" w:date="2019-11-13T18:53:00Z"/>
          <w:rFonts w:asciiTheme="minorHAnsi" w:eastAsiaTheme="minorEastAsia" w:hAnsiTheme="minorHAnsi" w:cstheme="minorBidi"/>
          <w:noProof/>
          <w:sz w:val="22"/>
          <w:szCs w:val="22"/>
        </w:rPr>
      </w:pPr>
      <w:del w:id="1307" w:author="Mary Jungers" w:date="2019-11-13T18:53:00Z">
        <w:r w:rsidRPr="00621E63" w:rsidDel="00800492">
          <w:rPr>
            <w:noProof/>
            <w:rPrChange w:id="1308" w:author="Mary Jungers" w:date="2019-11-13T18:53:00Z">
              <w:rPr>
                <w:rStyle w:val="Hyperlink"/>
                <w:noProof/>
              </w:rPr>
            </w:rPrChange>
          </w:rPr>
          <w:delText>K.8.2 Administrative – wctp-VersionResponse</w:delText>
        </w:r>
        <w:r w:rsidRPr="00621E63" w:rsidDel="00800492">
          <w:rPr>
            <w:noProof/>
            <w:webHidden/>
          </w:rPr>
          <w:tab/>
          <w:delText>195</w:delText>
        </w:r>
      </w:del>
    </w:p>
    <w:p w14:paraId="533B146E" w14:textId="1D4A764A" w:rsidR="00C74AF7" w:rsidRPr="00621E63" w:rsidDel="00800492" w:rsidRDefault="00C74AF7">
      <w:pPr>
        <w:pStyle w:val="TOC3"/>
        <w:rPr>
          <w:del w:id="1309" w:author="Mary Jungers" w:date="2019-11-13T18:53:00Z"/>
          <w:rFonts w:asciiTheme="minorHAnsi" w:eastAsiaTheme="minorEastAsia" w:hAnsiTheme="minorHAnsi" w:cstheme="minorBidi"/>
          <w:noProof/>
          <w:sz w:val="22"/>
          <w:szCs w:val="22"/>
        </w:rPr>
      </w:pPr>
      <w:del w:id="1310" w:author="Mary Jungers" w:date="2019-11-13T18:53:00Z">
        <w:r w:rsidRPr="00621E63" w:rsidDel="00800492">
          <w:rPr>
            <w:noProof/>
            <w:rPrChange w:id="1311" w:author="Mary Jungers" w:date="2019-11-13T18:53:00Z">
              <w:rPr>
                <w:rStyle w:val="Hyperlink"/>
                <w:noProof/>
              </w:rPr>
            </w:rPrChange>
          </w:rPr>
          <w:delText>K.8.3 Administrative – wctp-VersionResponse</w:delText>
        </w:r>
        <w:r w:rsidRPr="00621E63" w:rsidDel="00800492">
          <w:rPr>
            <w:noProof/>
            <w:webHidden/>
          </w:rPr>
          <w:tab/>
          <w:delText>196</w:delText>
        </w:r>
      </w:del>
    </w:p>
    <w:p w14:paraId="1C8BA1F8" w14:textId="26D3135F" w:rsidR="00C74AF7" w:rsidRPr="00621E63" w:rsidDel="00800492" w:rsidRDefault="00C74AF7">
      <w:pPr>
        <w:pStyle w:val="TOC3"/>
        <w:rPr>
          <w:del w:id="1312" w:author="Mary Jungers" w:date="2019-11-13T18:53:00Z"/>
          <w:rFonts w:asciiTheme="minorHAnsi" w:eastAsiaTheme="minorEastAsia" w:hAnsiTheme="minorHAnsi" w:cstheme="minorBidi"/>
          <w:noProof/>
          <w:sz w:val="22"/>
          <w:szCs w:val="22"/>
        </w:rPr>
      </w:pPr>
      <w:del w:id="1313" w:author="Mary Jungers" w:date="2019-11-13T18:53:00Z">
        <w:r w:rsidRPr="00621E63" w:rsidDel="00800492">
          <w:rPr>
            <w:noProof/>
            <w:rPrChange w:id="1314" w:author="Mary Jungers" w:date="2019-11-13T18:53:00Z">
              <w:rPr>
                <w:rStyle w:val="Hyperlink"/>
                <w:noProof/>
              </w:rPr>
            </w:rPrChange>
          </w:rPr>
          <w:delText>K.8.4 IHE PCD-06  – wctp-SubmitRequest – no MCR</w:delText>
        </w:r>
        <w:r w:rsidRPr="00621E63" w:rsidDel="00800492">
          <w:rPr>
            <w:noProof/>
            <w:webHidden/>
          </w:rPr>
          <w:tab/>
          <w:delText>196</w:delText>
        </w:r>
      </w:del>
    </w:p>
    <w:p w14:paraId="33D1710D" w14:textId="21346070" w:rsidR="00C74AF7" w:rsidRPr="00621E63" w:rsidDel="00800492" w:rsidRDefault="00C74AF7">
      <w:pPr>
        <w:pStyle w:val="TOC3"/>
        <w:rPr>
          <w:del w:id="1315" w:author="Mary Jungers" w:date="2019-11-13T18:53:00Z"/>
          <w:rFonts w:asciiTheme="minorHAnsi" w:eastAsiaTheme="minorEastAsia" w:hAnsiTheme="minorHAnsi" w:cstheme="minorBidi"/>
          <w:noProof/>
          <w:sz w:val="22"/>
          <w:szCs w:val="22"/>
        </w:rPr>
      </w:pPr>
      <w:del w:id="1316" w:author="Mary Jungers" w:date="2019-11-13T18:53:00Z">
        <w:r w:rsidRPr="00621E63" w:rsidDel="00800492">
          <w:rPr>
            <w:noProof/>
            <w:rPrChange w:id="1317" w:author="Mary Jungers" w:date="2019-11-13T18:53:00Z">
              <w:rPr>
                <w:rStyle w:val="Hyperlink"/>
                <w:noProof/>
              </w:rPr>
            </w:rPrChange>
          </w:rPr>
          <w:delText>K.8.5 IHE PCD-06  – wctp-SubmitRequest – Unpaired MCR</w:delText>
        </w:r>
        <w:r w:rsidRPr="00621E63" w:rsidDel="00800492">
          <w:rPr>
            <w:noProof/>
            <w:webHidden/>
          </w:rPr>
          <w:tab/>
          <w:delText>197</w:delText>
        </w:r>
      </w:del>
    </w:p>
    <w:p w14:paraId="04EABDEB" w14:textId="7197F9BA" w:rsidR="00C74AF7" w:rsidRPr="00621E63" w:rsidDel="00800492" w:rsidRDefault="00C74AF7">
      <w:pPr>
        <w:pStyle w:val="TOC3"/>
        <w:rPr>
          <w:del w:id="1318" w:author="Mary Jungers" w:date="2019-11-13T18:53:00Z"/>
          <w:rFonts w:asciiTheme="minorHAnsi" w:eastAsiaTheme="minorEastAsia" w:hAnsiTheme="minorHAnsi" w:cstheme="minorBidi"/>
          <w:noProof/>
          <w:sz w:val="22"/>
          <w:szCs w:val="22"/>
        </w:rPr>
      </w:pPr>
      <w:del w:id="1319" w:author="Mary Jungers" w:date="2019-11-13T18:53:00Z">
        <w:r w:rsidRPr="00621E63" w:rsidDel="00800492">
          <w:rPr>
            <w:noProof/>
            <w:rPrChange w:id="1320" w:author="Mary Jungers" w:date="2019-11-13T18:53:00Z">
              <w:rPr>
                <w:rStyle w:val="Hyperlink"/>
                <w:noProof/>
              </w:rPr>
            </w:rPrChange>
          </w:rPr>
          <w:delText>K.8.6 IHE PCD-06 – wctp-SubmitRequest – Paired MCR</w:delText>
        </w:r>
        <w:r w:rsidRPr="00621E63" w:rsidDel="00800492">
          <w:rPr>
            <w:noProof/>
            <w:webHidden/>
          </w:rPr>
          <w:tab/>
          <w:delText>197</w:delText>
        </w:r>
      </w:del>
    </w:p>
    <w:p w14:paraId="3C848AB5" w14:textId="39BF0BDA" w:rsidR="00C74AF7" w:rsidRPr="00621E63" w:rsidDel="00800492" w:rsidRDefault="00C74AF7">
      <w:pPr>
        <w:pStyle w:val="TOC3"/>
        <w:rPr>
          <w:del w:id="1321" w:author="Mary Jungers" w:date="2019-11-13T18:53:00Z"/>
          <w:rFonts w:asciiTheme="minorHAnsi" w:eastAsiaTheme="minorEastAsia" w:hAnsiTheme="minorHAnsi" w:cstheme="minorBidi"/>
          <w:noProof/>
          <w:sz w:val="22"/>
          <w:szCs w:val="22"/>
        </w:rPr>
      </w:pPr>
      <w:del w:id="1322" w:author="Mary Jungers" w:date="2019-11-13T18:53:00Z">
        <w:r w:rsidRPr="00621E63" w:rsidDel="00800492">
          <w:rPr>
            <w:noProof/>
            <w:rPrChange w:id="1323" w:author="Mary Jungers" w:date="2019-11-13T18:53:00Z">
              <w:rPr>
                <w:rStyle w:val="Hyperlink"/>
                <w:noProof/>
              </w:rPr>
            </w:rPrChange>
          </w:rPr>
          <w:delText>K.8.7 IHE PCD-06 – wctp-SubmitRequest – Call Back Phone Number</w:delText>
        </w:r>
        <w:r w:rsidRPr="00621E63" w:rsidDel="00800492">
          <w:rPr>
            <w:noProof/>
            <w:webHidden/>
          </w:rPr>
          <w:tab/>
          <w:delText>198</w:delText>
        </w:r>
      </w:del>
    </w:p>
    <w:p w14:paraId="43CA0D48" w14:textId="4C7EC11E" w:rsidR="00C74AF7" w:rsidRPr="00621E63" w:rsidDel="00800492" w:rsidRDefault="00C74AF7">
      <w:pPr>
        <w:pStyle w:val="TOC3"/>
        <w:rPr>
          <w:del w:id="1324" w:author="Mary Jungers" w:date="2019-11-13T18:53:00Z"/>
          <w:rFonts w:asciiTheme="minorHAnsi" w:eastAsiaTheme="minorEastAsia" w:hAnsiTheme="minorHAnsi" w:cstheme="minorBidi"/>
          <w:noProof/>
          <w:sz w:val="22"/>
          <w:szCs w:val="22"/>
        </w:rPr>
      </w:pPr>
      <w:del w:id="1325" w:author="Mary Jungers" w:date="2019-11-13T18:53:00Z">
        <w:r w:rsidRPr="00621E63" w:rsidDel="00800492">
          <w:rPr>
            <w:noProof/>
            <w:rPrChange w:id="1326" w:author="Mary Jungers" w:date="2019-11-13T18:53:00Z">
              <w:rPr>
                <w:rStyle w:val="Hyperlink"/>
                <w:noProof/>
              </w:rPr>
            </w:rPrChange>
          </w:rPr>
          <w:delText>K.8.8 IHE PCD-07 – Synchronous response to wctp-SubmitRequest – Received by communications status update</w:delText>
        </w:r>
        <w:r w:rsidRPr="00621E63" w:rsidDel="00800492">
          <w:rPr>
            <w:noProof/>
            <w:webHidden/>
          </w:rPr>
          <w:tab/>
          <w:delText>199</w:delText>
        </w:r>
      </w:del>
    </w:p>
    <w:p w14:paraId="396C6098" w14:textId="360F52DB" w:rsidR="00C74AF7" w:rsidRPr="00621E63" w:rsidDel="00800492" w:rsidRDefault="00C74AF7">
      <w:pPr>
        <w:pStyle w:val="TOC3"/>
        <w:rPr>
          <w:del w:id="1327" w:author="Mary Jungers" w:date="2019-11-13T18:53:00Z"/>
          <w:rFonts w:asciiTheme="minorHAnsi" w:eastAsiaTheme="minorEastAsia" w:hAnsiTheme="minorHAnsi" w:cstheme="minorBidi"/>
          <w:noProof/>
          <w:sz w:val="22"/>
          <w:szCs w:val="22"/>
        </w:rPr>
      </w:pPr>
      <w:del w:id="1328" w:author="Mary Jungers" w:date="2019-11-13T18:53:00Z">
        <w:r w:rsidRPr="00621E63" w:rsidDel="00800492">
          <w:rPr>
            <w:noProof/>
            <w:rPrChange w:id="1329" w:author="Mary Jungers" w:date="2019-11-13T18:53:00Z">
              <w:rPr>
                <w:rStyle w:val="Hyperlink"/>
                <w:noProof/>
              </w:rPr>
            </w:rPrChange>
          </w:rPr>
          <w:delText>K.8.9 wctp-PollForMessages – general poll (for Pre-Connectathon/Virtual Connectathon testing)</w:delText>
        </w:r>
        <w:r w:rsidRPr="00621E63" w:rsidDel="00800492">
          <w:rPr>
            <w:noProof/>
            <w:webHidden/>
          </w:rPr>
          <w:tab/>
          <w:delText>200</w:delText>
        </w:r>
      </w:del>
    </w:p>
    <w:p w14:paraId="0DC26E1B" w14:textId="0FB36E7D" w:rsidR="00C74AF7" w:rsidRPr="00621E63" w:rsidDel="00800492" w:rsidRDefault="00C74AF7">
      <w:pPr>
        <w:pStyle w:val="TOC3"/>
        <w:rPr>
          <w:del w:id="1330" w:author="Mary Jungers" w:date="2019-11-13T18:53:00Z"/>
          <w:rFonts w:asciiTheme="minorHAnsi" w:eastAsiaTheme="minorEastAsia" w:hAnsiTheme="minorHAnsi" w:cstheme="minorBidi"/>
          <w:noProof/>
          <w:sz w:val="22"/>
          <w:szCs w:val="22"/>
        </w:rPr>
      </w:pPr>
      <w:del w:id="1331" w:author="Mary Jungers" w:date="2019-11-13T18:53:00Z">
        <w:r w:rsidRPr="00621E63" w:rsidDel="00800492">
          <w:rPr>
            <w:noProof/>
            <w:rPrChange w:id="1332" w:author="Mary Jungers" w:date="2019-11-13T18:53:00Z">
              <w:rPr>
                <w:rStyle w:val="Hyperlink"/>
                <w:noProof/>
              </w:rPr>
            </w:rPrChange>
          </w:rPr>
          <w:delText>K.8.10 wctp-PollResponse – general poll (for Pre-Connectathon/Virtual Connectathon testing)</w:delText>
        </w:r>
        <w:r w:rsidRPr="00621E63" w:rsidDel="00800492">
          <w:rPr>
            <w:noProof/>
            <w:webHidden/>
          </w:rPr>
          <w:tab/>
          <w:delText>200</w:delText>
        </w:r>
      </w:del>
    </w:p>
    <w:p w14:paraId="7706AED6" w14:textId="599781E6" w:rsidR="00C74AF7" w:rsidRPr="00621E63" w:rsidDel="00800492" w:rsidRDefault="00C74AF7">
      <w:pPr>
        <w:pStyle w:val="TOC3"/>
        <w:rPr>
          <w:del w:id="1333" w:author="Mary Jungers" w:date="2019-11-13T18:53:00Z"/>
          <w:rFonts w:asciiTheme="minorHAnsi" w:eastAsiaTheme="minorEastAsia" w:hAnsiTheme="minorHAnsi" w:cstheme="minorBidi"/>
          <w:noProof/>
          <w:sz w:val="22"/>
          <w:szCs w:val="22"/>
        </w:rPr>
      </w:pPr>
      <w:del w:id="1334" w:author="Mary Jungers" w:date="2019-11-13T18:53:00Z">
        <w:r w:rsidRPr="00621E63" w:rsidDel="00800492">
          <w:rPr>
            <w:noProof/>
            <w:rPrChange w:id="1335" w:author="Mary Jungers" w:date="2019-11-13T18:53:00Z">
              <w:rPr>
                <w:rStyle w:val="Hyperlink"/>
                <w:noProof/>
              </w:rPr>
            </w:rPrChange>
          </w:rPr>
          <w:delText>K.8.11 wctp-PollResponse message status update (for Pre-Connectathon/Virtual Connectathon testing)</w:delText>
        </w:r>
        <w:r w:rsidRPr="00621E63" w:rsidDel="00800492">
          <w:rPr>
            <w:noProof/>
            <w:webHidden/>
          </w:rPr>
          <w:tab/>
          <w:delText>201</w:delText>
        </w:r>
      </w:del>
    </w:p>
    <w:p w14:paraId="566E4E50" w14:textId="5D8DB9D1" w:rsidR="00C74AF7" w:rsidRPr="00621E63" w:rsidDel="00800492" w:rsidRDefault="00C74AF7">
      <w:pPr>
        <w:pStyle w:val="TOC3"/>
        <w:rPr>
          <w:del w:id="1336" w:author="Mary Jungers" w:date="2019-11-13T18:53:00Z"/>
          <w:rFonts w:asciiTheme="minorHAnsi" w:eastAsiaTheme="minorEastAsia" w:hAnsiTheme="minorHAnsi" w:cstheme="minorBidi"/>
          <w:noProof/>
          <w:sz w:val="22"/>
          <w:szCs w:val="22"/>
        </w:rPr>
      </w:pPr>
      <w:del w:id="1337" w:author="Mary Jungers" w:date="2019-11-13T18:53:00Z">
        <w:r w:rsidRPr="00621E63" w:rsidDel="00800492">
          <w:rPr>
            <w:noProof/>
            <w:rPrChange w:id="1338" w:author="Mary Jungers" w:date="2019-11-13T18:53:00Z">
              <w:rPr>
                <w:rStyle w:val="Hyperlink"/>
                <w:noProof/>
              </w:rPr>
            </w:rPrChange>
          </w:rPr>
          <w:delText>K.8.12 wctp-PollResponse message status update acknowledgement (for Pre-Connectathon/Virtual Connectathon testing)</w:delText>
        </w:r>
        <w:r w:rsidRPr="00621E63" w:rsidDel="00800492">
          <w:rPr>
            <w:noProof/>
            <w:webHidden/>
          </w:rPr>
          <w:tab/>
          <w:delText>201</w:delText>
        </w:r>
      </w:del>
    </w:p>
    <w:p w14:paraId="60BF3597" w14:textId="07A8B09E" w:rsidR="00C74AF7" w:rsidRPr="00621E63" w:rsidDel="00800492" w:rsidRDefault="00C74AF7">
      <w:pPr>
        <w:pStyle w:val="TOC3"/>
        <w:rPr>
          <w:del w:id="1339" w:author="Mary Jungers" w:date="2019-11-13T18:53:00Z"/>
          <w:rFonts w:asciiTheme="minorHAnsi" w:eastAsiaTheme="minorEastAsia" w:hAnsiTheme="minorHAnsi" w:cstheme="minorBidi"/>
          <w:noProof/>
          <w:sz w:val="22"/>
          <w:szCs w:val="22"/>
        </w:rPr>
      </w:pPr>
      <w:del w:id="1340" w:author="Mary Jungers" w:date="2019-11-13T18:53:00Z">
        <w:r w:rsidRPr="00621E63" w:rsidDel="00800492">
          <w:rPr>
            <w:noProof/>
            <w:rPrChange w:id="1341" w:author="Mary Jungers" w:date="2019-11-13T18:53:00Z">
              <w:rPr>
                <w:rStyle w:val="Hyperlink"/>
                <w:noProof/>
              </w:rPr>
            </w:rPrChange>
          </w:rPr>
          <w:delText>K.8.13 wctp-PollResponse (message reply, not in response to an MCR based wctp-SubmitRequest) (for Pre-Connectathon/Virtual Connectathon testing)</w:delText>
        </w:r>
        <w:r w:rsidRPr="00621E63" w:rsidDel="00800492">
          <w:rPr>
            <w:noProof/>
            <w:webHidden/>
          </w:rPr>
          <w:tab/>
          <w:delText>202</w:delText>
        </w:r>
      </w:del>
    </w:p>
    <w:p w14:paraId="2277DC97" w14:textId="2C86C780" w:rsidR="00C74AF7" w:rsidRPr="00621E63" w:rsidDel="00800492" w:rsidRDefault="00C74AF7">
      <w:pPr>
        <w:pStyle w:val="TOC3"/>
        <w:rPr>
          <w:del w:id="1342" w:author="Mary Jungers" w:date="2019-11-13T18:53:00Z"/>
          <w:rFonts w:asciiTheme="minorHAnsi" w:eastAsiaTheme="minorEastAsia" w:hAnsiTheme="minorHAnsi" w:cstheme="minorBidi"/>
          <w:noProof/>
          <w:sz w:val="22"/>
          <w:szCs w:val="22"/>
        </w:rPr>
      </w:pPr>
      <w:del w:id="1343" w:author="Mary Jungers" w:date="2019-11-13T18:53:00Z">
        <w:r w:rsidRPr="00621E63" w:rsidDel="00800492">
          <w:rPr>
            <w:noProof/>
            <w:rPrChange w:id="1344" w:author="Mary Jungers" w:date="2019-11-13T18:53:00Z">
              <w:rPr>
                <w:rStyle w:val="Hyperlink"/>
                <w:noProof/>
              </w:rPr>
            </w:rPrChange>
          </w:rPr>
          <w:delText>K.8.14 IHE PCD-07 asynchronous status update (DELIVERED - delivery confirmation)</w:delText>
        </w:r>
        <w:r w:rsidRPr="00621E63" w:rsidDel="00800492">
          <w:rPr>
            <w:noProof/>
            <w:webHidden/>
          </w:rPr>
          <w:tab/>
          <w:delText>202</w:delText>
        </w:r>
      </w:del>
    </w:p>
    <w:p w14:paraId="6B56548F" w14:textId="55CD8B2A" w:rsidR="00C74AF7" w:rsidRPr="00621E63" w:rsidDel="00800492" w:rsidRDefault="00C74AF7">
      <w:pPr>
        <w:pStyle w:val="TOC3"/>
        <w:rPr>
          <w:del w:id="1345" w:author="Mary Jungers" w:date="2019-11-13T18:53:00Z"/>
          <w:rFonts w:asciiTheme="minorHAnsi" w:eastAsiaTheme="minorEastAsia" w:hAnsiTheme="minorHAnsi" w:cstheme="minorBidi"/>
          <w:noProof/>
          <w:sz w:val="22"/>
          <w:szCs w:val="22"/>
        </w:rPr>
      </w:pPr>
      <w:del w:id="1346" w:author="Mary Jungers" w:date="2019-11-13T18:53:00Z">
        <w:r w:rsidRPr="00621E63" w:rsidDel="00800492">
          <w:rPr>
            <w:noProof/>
            <w:rPrChange w:id="1347" w:author="Mary Jungers" w:date="2019-11-13T18:53:00Z">
              <w:rPr>
                <w:rStyle w:val="Hyperlink"/>
                <w:noProof/>
              </w:rPr>
            </w:rPrChange>
          </w:rPr>
          <w:delText>K.8.15 IHE PCD-07 asynchronous status update (READ - read receipt)</w:delText>
        </w:r>
        <w:r w:rsidRPr="00621E63" w:rsidDel="00800492">
          <w:rPr>
            <w:noProof/>
            <w:webHidden/>
          </w:rPr>
          <w:tab/>
          <w:delText>202</w:delText>
        </w:r>
      </w:del>
    </w:p>
    <w:p w14:paraId="69F6EBA1" w14:textId="0ABE675A" w:rsidR="00C74AF7" w:rsidRPr="00621E63" w:rsidDel="00800492" w:rsidRDefault="00C74AF7">
      <w:pPr>
        <w:pStyle w:val="TOC3"/>
        <w:rPr>
          <w:del w:id="1348" w:author="Mary Jungers" w:date="2019-11-13T18:53:00Z"/>
          <w:rFonts w:asciiTheme="minorHAnsi" w:eastAsiaTheme="minorEastAsia" w:hAnsiTheme="minorHAnsi" w:cstheme="minorBidi"/>
          <w:noProof/>
          <w:sz w:val="22"/>
          <w:szCs w:val="22"/>
        </w:rPr>
      </w:pPr>
      <w:del w:id="1349" w:author="Mary Jungers" w:date="2019-11-13T18:53:00Z">
        <w:r w:rsidRPr="00621E63" w:rsidDel="00800492">
          <w:rPr>
            <w:noProof/>
            <w:rPrChange w:id="1350" w:author="Mary Jungers" w:date="2019-11-13T18:53:00Z">
              <w:rPr>
                <w:rStyle w:val="Hyperlink"/>
                <w:noProof/>
              </w:rPr>
            </w:rPrChange>
          </w:rPr>
          <w:delText>K.8.16 IHE PCD-07 asynchronous reply message with MCR and URI response</w:delText>
        </w:r>
        <w:r w:rsidRPr="00621E63" w:rsidDel="00800492">
          <w:rPr>
            <w:noProof/>
            <w:webHidden/>
          </w:rPr>
          <w:tab/>
          <w:delText>203</w:delText>
        </w:r>
      </w:del>
    </w:p>
    <w:p w14:paraId="40BA7F17" w14:textId="63FE2FA2" w:rsidR="00C74AF7" w:rsidRPr="00621E63" w:rsidDel="00800492" w:rsidRDefault="00C74AF7">
      <w:pPr>
        <w:pStyle w:val="TOC3"/>
        <w:rPr>
          <w:del w:id="1351" w:author="Mary Jungers" w:date="2019-11-13T18:53:00Z"/>
          <w:rFonts w:asciiTheme="minorHAnsi" w:eastAsiaTheme="minorEastAsia" w:hAnsiTheme="minorHAnsi" w:cstheme="minorBidi"/>
          <w:noProof/>
          <w:sz w:val="22"/>
          <w:szCs w:val="22"/>
        </w:rPr>
      </w:pPr>
      <w:del w:id="1352" w:author="Mary Jungers" w:date="2019-11-13T18:53:00Z">
        <w:r w:rsidRPr="00621E63" w:rsidDel="00800492">
          <w:rPr>
            <w:noProof/>
            <w:rPrChange w:id="1353" w:author="Mary Jungers" w:date="2019-11-13T18:53:00Z">
              <w:rPr>
                <w:rStyle w:val="Hyperlink"/>
                <w:noProof/>
              </w:rPr>
            </w:rPrChange>
          </w:rPr>
          <w:delText>K.8.17 IHE PCD specific WCTP extensions to PCD-06 wctp-SubmitRequest for WCM attachments</w:delText>
        </w:r>
        <w:r w:rsidRPr="00621E63" w:rsidDel="00800492">
          <w:rPr>
            <w:noProof/>
            <w:webHidden/>
          </w:rPr>
          <w:tab/>
          <w:delText>203</w:delText>
        </w:r>
      </w:del>
    </w:p>
    <w:p w14:paraId="4DAA7C02" w14:textId="7529121E" w:rsidR="00C74AF7" w:rsidRPr="00621E63" w:rsidDel="00800492" w:rsidRDefault="00C74AF7">
      <w:pPr>
        <w:pStyle w:val="TOC3"/>
        <w:rPr>
          <w:del w:id="1354" w:author="Mary Jungers" w:date="2019-11-13T18:53:00Z"/>
          <w:rFonts w:asciiTheme="minorHAnsi" w:eastAsiaTheme="minorEastAsia" w:hAnsiTheme="minorHAnsi" w:cstheme="minorBidi"/>
          <w:noProof/>
          <w:sz w:val="22"/>
          <w:szCs w:val="22"/>
        </w:rPr>
      </w:pPr>
      <w:del w:id="1355" w:author="Mary Jungers" w:date="2019-11-13T18:53:00Z">
        <w:r w:rsidRPr="00621E63" w:rsidDel="00800492">
          <w:rPr>
            <w:noProof/>
            <w:rPrChange w:id="1356" w:author="Mary Jungers" w:date="2019-11-13T18:53:00Z">
              <w:rPr>
                <w:rStyle w:val="Hyperlink"/>
                <w:noProof/>
              </w:rPr>
            </w:rPrChange>
          </w:rPr>
          <w:delText>K.8.18 IHE PCD specific WCTP extensions to wctp-SubmitRequest for alert information</w:delText>
        </w:r>
        <w:r w:rsidRPr="00621E63" w:rsidDel="00800492">
          <w:rPr>
            <w:noProof/>
            <w:webHidden/>
          </w:rPr>
          <w:tab/>
          <w:delText>205</w:delText>
        </w:r>
      </w:del>
    </w:p>
    <w:p w14:paraId="20642CB9" w14:textId="703F2AF4" w:rsidR="00C74AF7" w:rsidRPr="00621E63" w:rsidDel="00800492" w:rsidRDefault="00C74AF7">
      <w:pPr>
        <w:pStyle w:val="TOC3"/>
        <w:rPr>
          <w:del w:id="1357" w:author="Mary Jungers" w:date="2019-11-13T18:53:00Z"/>
          <w:rFonts w:asciiTheme="minorHAnsi" w:eastAsiaTheme="minorEastAsia" w:hAnsiTheme="minorHAnsi" w:cstheme="minorBidi"/>
          <w:noProof/>
          <w:sz w:val="22"/>
          <w:szCs w:val="22"/>
        </w:rPr>
      </w:pPr>
      <w:del w:id="1358" w:author="Mary Jungers" w:date="2019-11-13T18:53:00Z">
        <w:r w:rsidRPr="00621E63" w:rsidDel="00800492">
          <w:rPr>
            <w:noProof/>
            <w:rPrChange w:id="1359" w:author="Mary Jungers" w:date="2019-11-13T18:53:00Z">
              <w:rPr>
                <w:rStyle w:val="Hyperlink"/>
                <w:noProof/>
              </w:rPr>
            </w:rPrChange>
          </w:rPr>
          <w:delText>K.8.19 IHE PCD specific WCTP extensions to PCD-07 transactions for alerts</w:delText>
        </w:r>
        <w:r w:rsidRPr="00621E63" w:rsidDel="00800492">
          <w:rPr>
            <w:noProof/>
            <w:webHidden/>
          </w:rPr>
          <w:tab/>
          <w:delText>207</w:delText>
        </w:r>
      </w:del>
    </w:p>
    <w:p w14:paraId="3E14806F" w14:textId="440BD2D2" w:rsidR="00C74AF7" w:rsidRPr="00621E63" w:rsidDel="00800492" w:rsidRDefault="00C74AF7">
      <w:pPr>
        <w:pStyle w:val="TOC3"/>
        <w:rPr>
          <w:del w:id="1360" w:author="Mary Jungers" w:date="2019-11-13T18:53:00Z"/>
          <w:rFonts w:asciiTheme="minorHAnsi" w:eastAsiaTheme="minorEastAsia" w:hAnsiTheme="minorHAnsi" w:cstheme="minorBidi"/>
          <w:noProof/>
          <w:sz w:val="22"/>
          <w:szCs w:val="22"/>
        </w:rPr>
      </w:pPr>
      <w:del w:id="1361" w:author="Mary Jungers" w:date="2019-11-13T18:53:00Z">
        <w:r w:rsidRPr="00621E63" w:rsidDel="00800492">
          <w:rPr>
            <w:noProof/>
            <w:rPrChange w:id="1362" w:author="Mary Jungers" w:date="2019-11-13T18:53:00Z">
              <w:rPr>
                <w:rStyle w:val="Hyperlink"/>
                <w:noProof/>
              </w:rPr>
            </w:rPrChange>
          </w:rPr>
          <w:delText>K.8.20 IHE PCD-06 wctp-IHEPCDSubmitRequestUpdate</w:delText>
        </w:r>
        <w:r w:rsidRPr="00621E63" w:rsidDel="00800492">
          <w:rPr>
            <w:noProof/>
            <w:webHidden/>
          </w:rPr>
          <w:tab/>
          <w:delText>207</w:delText>
        </w:r>
      </w:del>
    </w:p>
    <w:p w14:paraId="33900A40" w14:textId="4F27AF08" w:rsidR="00C74AF7" w:rsidRPr="00621E63" w:rsidDel="00800492" w:rsidRDefault="00C74AF7">
      <w:pPr>
        <w:pStyle w:val="TOC1"/>
        <w:rPr>
          <w:del w:id="1363" w:author="Mary Jungers" w:date="2019-11-13T18:53:00Z"/>
          <w:rFonts w:asciiTheme="minorHAnsi" w:eastAsiaTheme="minorEastAsia" w:hAnsiTheme="minorHAnsi" w:cstheme="minorBidi"/>
          <w:noProof/>
          <w:sz w:val="22"/>
          <w:szCs w:val="22"/>
        </w:rPr>
      </w:pPr>
      <w:del w:id="1364" w:author="Mary Jungers" w:date="2019-11-13T18:53:00Z">
        <w:r w:rsidRPr="00621E63" w:rsidDel="00800492">
          <w:rPr>
            <w:noProof/>
            <w:rPrChange w:id="1365" w:author="Mary Jungers" w:date="2019-11-13T18:53:00Z">
              <w:rPr>
                <w:rStyle w:val="Hyperlink"/>
                <w:noProof/>
              </w:rPr>
            </w:rPrChange>
          </w:rPr>
          <w:delText>Appendix L - Alert (Alarm) Fatigue</w:delText>
        </w:r>
        <w:r w:rsidRPr="00621E63" w:rsidDel="00800492">
          <w:rPr>
            <w:noProof/>
            <w:webHidden/>
          </w:rPr>
          <w:tab/>
          <w:delText>210</w:delText>
        </w:r>
      </w:del>
    </w:p>
    <w:p w14:paraId="37E6109E" w14:textId="30D72947" w:rsidR="00C74AF7" w:rsidRPr="00621E63" w:rsidDel="00800492" w:rsidRDefault="00C74AF7">
      <w:pPr>
        <w:pStyle w:val="TOC1"/>
        <w:rPr>
          <w:del w:id="1366" w:author="Mary Jungers" w:date="2019-11-13T18:53:00Z"/>
          <w:rFonts w:asciiTheme="minorHAnsi" w:eastAsiaTheme="minorEastAsia" w:hAnsiTheme="minorHAnsi" w:cstheme="minorBidi"/>
          <w:noProof/>
          <w:sz w:val="22"/>
          <w:szCs w:val="22"/>
        </w:rPr>
      </w:pPr>
      <w:del w:id="1367" w:author="Mary Jungers" w:date="2019-11-13T18:53:00Z">
        <w:r w:rsidRPr="00621E63" w:rsidDel="00800492">
          <w:rPr>
            <w:noProof/>
            <w:rPrChange w:id="1368" w:author="Mary Jungers" w:date="2019-11-13T18:53:00Z">
              <w:rPr>
                <w:rStyle w:val="Hyperlink"/>
                <w:noProof/>
              </w:rPr>
            </w:rPrChange>
          </w:rPr>
          <w:delText>Appendix M Infusion Pump Events</w:delText>
        </w:r>
        <w:r w:rsidRPr="00621E63" w:rsidDel="00800492">
          <w:rPr>
            <w:noProof/>
            <w:webHidden/>
          </w:rPr>
          <w:tab/>
          <w:delText>212</w:delText>
        </w:r>
      </w:del>
    </w:p>
    <w:p w14:paraId="10184F4C" w14:textId="44B60D8D" w:rsidR="00C74AF7" w:rsidRPr="00621E63" w:rsidDel="00800492" w:rsidRDefault="00C74AF7">
      <w:pPr>
        <w:pStyle w:val="TOC2"/>
        <w:rPr>
          <w:del w:id="1369" w:author="Mary Jungers" w:date="2019-11-13T18:53:00Z"/>
          <w:rFonts w:asciiTheme="minorHAnsi" w:eastAsiaTheme="minorEastAsia" w:hAnsiTheme="minorHAnsi" w:cstheme="minorBidi"/>
          <w:noProof/>
          <w:sz w:val="22"/>
          <w:szCs w:val="22"/>
        </w:rPr>
      </w:pPr>
      <w:del w:id="1370" w:author="Mary Jungers" w:date="2019-11-13T18:53:00Z">
        <w:r w:rsidRPr="00621E63" w:rsidDel="00800492">
          <w:rPr>
            <w:noProof/>
            <w:rPrChange w:id="1371" w:author="Mary Jungers" w:date="2019-11-13T18:53:00Z">
              <w:rPr>
                <w:rStyle w:val="Hyperlink"/>
                <w:noProof/>
              </w:rPr>
            </w:rPrChange>
          </w:rPr>
          <w:delText>M.1 Basic Infusion Events</w:delText>
        </w:r>
        <w:r w:rsidRPr="00621E63" w:rsidDel="00800492">
          <w:rPr>
            <w:noProof/>
            <w:webHidden/>
          </w:rPr>
          <w:tab/>
          <w:delText>212</w:delText>
        </w:r>
      </w:del>
    </w:p>
    <w:p w14:paraId="0FA6DE8B" w14:textId="59EB86E9" w:rsidR="00C74AF7" w:rsidRPr="00621E63" w:rsidDel="00800492" w:rsidRDefault="00C74AF7">
      <w:pPr>
        <w:pStyle w:val="TOC3"/>
        <w:rPr>
          <w:del w:id="1372" w:author="Mary Jungers" w:date="2019-11-13T18:53:00Z"/>
          <w:rFonts w:asciiTheme="minorHAnsi" w:eastAsiaTheme="minorEastAsia" w:hAnsiTheme="minorHAnsi" w:cstheme="minorBidi"/>
          <w:noProof/>
          <w:sz w:val="22"/>
          <w:szCs w:val="22"/>
        </w:rPr>
      </w:pPr>
      <w:del w:id="1373" w:author="Mary Jungers" w:date="2019-11-13T18:53:00Z">
        <w:r w:rsidRPr="00621E63" w:rsidDel="00800492">
          <w:rPr>
            <w:noProof/>
            <w:rPrChange w:id="1374" w:author="Mary Jungers" w:date="2019-11-13T18:53:00Z">
              <w:rPr>
                <w:rStyle w:val="Hyperlink"/>
                <w:noProof/>
              </w:rPr>
            </w:rPrChange>
          </w:rPr>
          <w:delText>M.1.1 Event Message – PCD-10 Communicate Infusion Event Data</w:delText>
        </w:r>
        <w:r w:rsidRPr="00621E63" w:rsidDel="00800492">
          <w:rPr>
            <w:noProof/>
            <w:webHidden/>
          </w:rPr>
          <w:tab/>
          <w:delText>214</w:delText>
        </w:r>
      </w:del>
    </w:p>
    <w:p w14:paraId="0FB43C5D" w14:textId="7B15CE71" w:rsidR="00C74AF7" w:rsidRPr="00621E63" w:rsidDel="00800492" w:rsidRDefault="00C74AF7">
      <w:pPr>
        <w:pStyle w:val="TOC3"/>
        <w:rPr>
          <w:del w:id="1375" w:author="Mary Jungers" w:date="2019-11-13T18:53:00Z"/>
          <w:rFonts w:asciiTheme="minorHAnsi" w:eastAsiaTheme="minorEastAsia" w:hAnsiTheme="minorHAnsi" w:cstheme="minorBidi"/>
          <w:noProof/>
          <w:sz w:val="22"/>
          <w:szCs w:val="22"/>
        </w:rPr>
      </w:pPr>
      <w:del w:id="1376" w:author="Mary Jungers" w:date="2019-11-13T18:53:00Z">
        <w:r w:rsidRPr="00621E63" w:rsidDel="00800492">
          <w:rPr>
            <w:noProof/>
            <w:rPrChange w:id="1377" w:author="Mary Jungers" w:date="2019-11-13T18:53:00Z">
              <w:rPr>
                <w:rStyle w:val="Hyperlink"/>
                <w:noProof/>
              </w:rPr>
            </w:rPrChange>
          </w:rPr>
          <w:delText>M.1.2 Infusion Pump Events</w:delText>
        </w:r>
        <w:r w:rsidRPr="00621E63" w:rsidDel="00800492">
          <w:rPr>
            <w:noProof/>
            <w:webHidden/>
          </w:rPr>
          <w:tab/>
          <w:delText>214</w:delText>
        </w:r>
      </w:del>
    </w:p>
    <w:p w14:paraId="107C624D" w14:textId="163D88B5" w:rsidR="00C74AF7" w:rsidRPr="00621E63" w:rsidDel="00800492" w:rsidRDefault="00C74AF7">
      <w:pPr>
        <w:pStyle w:val="TOC1"/>
        <w:rPr>
          <w:del w:id="1378" w:author="Mary Jungers" w:date="2019-11-13T18:53:00Z"/>
          <w:rFonts w:asciiTheme="minorHAnsi" w:eastAsiaTheme="minorEastAsia" w:hAnsiTheme="minorHAnsi" w:cstheme="minorBidi"/>
          <w:noProof/>
          <w:sz w:val="22"/>
          <w:szCs w:val="22"/>
        </w:rPr>
      </w:pPr>
      <w:del w:id="1379" w:author="Mary Jungers" w:date="2019-11-13T18:53:00Z">
        <w:r w:rsidRPr="00621E63" w:rsidDel="00800492">
          <w:rPr>
            <w:noProof/>
            <w:rPrChange w:id="1380" w:author="Mary Jungers" w:date="2019-11-13T18:53:00Z">
              <w:rPr>
                <w:rStyle w:val="Hyperlink"/>
                <w:noProof/>
              </w:rPr>
            </w:rPrChange>
          </w:rPr>
          <w:delText>Glossary</w:delText>
        </w:r>
        <w:r w:rsidRPr="00621E63" w:rsidDel="00800492">
          <w:rPr>
            <w:noProof/>
            <w:webHidden/>
          </w:rPr>
          <w:tab/>
          <w:delText>248</w:delText>
        </w:r>
      </w:del>
    </w:p>
    <w:p w14:paraId="38875DA2" w14:textId="0ED3E563" w:rsidR="00AA383B" w:rsidRPr="00621E63" w:rsidRDefault="009F4303">
      <w:r w:rsidRPr="00621E63">
        <w:fldChar w:fldCharType="end"/>
      </w:r>
    </w:p>
    <w:p w14:paraId="3C1FEB31" w14:textId="77777777" w:rsidR="009F4303" w:rsidRPr="00621E63" w:rsidRDefault="009F4303" w:rsidP="00F61918">
      <w:bookmarkStart w:id="1381" w:name="_GoBack"/>
      <w:bookmarkEnd w:id="1381"/>
    </w:p>
    <w:p w14:paraId="2F8E7A63" w14:textId="77777777" w:rsidR="009F4303" w:rsidRPr="00621E63" w:rsidRDefault="009F4303" w:rsidP="00123C7B">
      <w:pPr>
        <w:pStyle w:val="Heading1"/>
        <w:rPr>
          <w:noProof w:val="0"/>
        </w:rPr>
      </w:pPr>
      <w:bookmarkStart w:id="1382" w:name="_Toc301797270"/>
      <w:bookmarkStart w:id="1383" w:name="_Toc401769738"/>
      <w:bookmarkStart w:id="1384" w:name="_Toc401769299"/>
      <w:bookmarkStart w:id="1385" w:name="_Toc24650369"/>
      <w:r w:rsidRPr="00621E63">
        <w:rPr>
          <w:noProof w:val="0"/>
        </w:rPr>
        <w:lastRenderedPageBreak/>
        <w:t>Introduction</w:t>
      </w:r>
      <w:bookmarkEnd w:id="1382"/>
      <w:bookmarkEnd w:id="1383"/>
      <w:bookmarkEnd w:id="1385"/>
    </w:p>
    <w:bookmarkEnd w:id="1384"/>
    <w:p w14:paraId="07F9FBAA" w14:textId="77777777" w:rsidR="00B11855" w:rsidRPr="00621E63" w:rsidRDefault="003D003E" w:rsidP="001501FA">
      <w:pPr>
        <w:pStyle w:val="BodyText"/>
      </w:pPr>
      <w:r w:rsidRPr="00621E63">
        <w:t>This document, Volume 2 of the IHE Patient Care Device (PCD) Technical Framework, defines transactions used in IHE Patient Care Device profiles.</w:t>
      </w:r>
    </w:p>
    <w:p w14:paraId="1C38581D" w14:textId="77777777" w:rsidR="00B11855" w:rsidRPr="00621E63" w:rsidRDefault="003D003E" w:rsidP="00123C7B">
      <w:pPr>
        <w:pStyle w:val="Heading2"/>
        <w:rPr>
          <w:noProof w:val="0"/>
        </w:rPr>
      </w:pPr>
      <w:bookmarkStart w:id="1386" w:name="_Toc401769300"/>
      <w:bookmarkStart w:id="1387" w:name="_Toc401769739"/>
      <w:bookmarkStart w:id="1388" w:name="_Toc24650370"/>
      <w:r w:rsidRPr="00621E63">
        <w:rPr>
          <w:noProof w:val="0"/>
        </w:rPr>
        <w:t>Introduction to IHE</w:t>
      </w:r>
      <w:bookmarkEnd w:id="1386"/>
      <w:bookmarkEnd w:id="1387"/>
      <w:bookmarkEnd w:id="1388"/>
    </w:p>
    <w:p w14:paraId="38992295" w14:textId="77777777" w:rsidR="00B11855" w:rsidRPr="00621E63" w:rsidRDefault="003D003E" w:rsidP="00C660CF">
      <w:pPr>
        <w:pStyle w:val="BodyText"/>
      </w:pPr>
      <w:r w:rsidRPr="00621E63">
        <w:t xml:space="preserve">Integrating the Healthcare Enterprise (IHE) is an international initiative to promote the use of standards to achieve interoperability among health information technology (HIT) systems and effective use of electronic health records (EHRs). IHE provides a forum for care providers, HIT experts and other stakeholders in several clinical and operational domains to reach consensus on standards-based solutions to critical interoperability issues. </w:t>
      </w:r>
    </w:p>
    <w:p w14:paraId="65D083FF" w14:textId="77777777" w:rsidR="00B11855" w:rsidRPr="00621E63" w:rsidRDefault="003D003E" w:rsidP="00C660CF">
      <w:pPr>
        <w:pStyle w:val="BodyText"/>
      </w:pPr>
      <w:r w:rsidRPr="00621E63">
        <w:t>The primary output of IHE is system implementation guides, called IHE Profiles. IHE publishes each profile through a well-defined process of public review and trial implementation and gathers profiles that have reached final text status into an IHE Technical Framework, of which this volume is a part.</w:t>
      </w:r>
    </w:p>
    <w:p w14:paraId="0B64ADA0" w14:textId="2276D5D9" w:rsidR="00B11855" w:rsidRPr="00621E63" w:rsidRDefault="003D003E" w:rsidP="000D15D7">
      <w:pPr>
        <w:pStyle w:val="BodyText"/>
      </w:pPr>
      <w:r w:rsidRPr="00621E63">
        <w:t xml:space="preserve">For more general information regarding IHE, refer to </w:t>
      </w:r>
      <w:hyperlink r:id="rId10" w:history="1">
        <w:r w:rsidRPr="00621E63">
          <w:rPr>
            <w:color w:val="0000FF"/>
            <w:u w:val="single" w:color="0000FF"/>
          </w:rPr>
          <w:t>www.ihe.net</w:t>
        </w:r>
      </w:hyperlink>
      <w:r w:rsidRPr="00621E63">
        <w:t xml:space="preserve">. It is strongly recommended that, prior to reading this volume, the reader familiarizes themselves with the concepts defined in the </w:t>
      </w:r>
      <w:hyperlink r:id="rId11" w:anchor="GenIntro" w:history="1">
        <w:r w:rsidR="005F2DA6" w:rsidRPr="00621E63">
          <w:rPr>
            <w:rStyle w:val="Hyperlink"/>
          </w:rPr>
          <w:t>IHE Technical Frameworks General Introduction</w:t>
        </w:r>
      </w:hyperlink>
      <w:r w:rsidRPr="00621E63">
        <w:t>.</w:t>
      </w:r>
    </w:p>
    <w:p w14:paraId="30657A64" w14:textId="77777777" w:rsidR="00B11855" w:rsidRPr="00621E63" w:rsidRDefault="005F2DA6" w:rsidP="00123C7B">
      <w:pPr>
        <w:pStyle w:val="Heading2"/>
        <w:rPr>
          <w:noProof w:val="0"/>
        </w:rPr>
      </w:pPr>
      <w:bookmarkStart w:id="1389" w:name="_Toc401769301"/>
      <w:bookmarkStart w:id="1390" w:name="_Toc401769740"/>
      <w:bookmarkStart w:id="1391" w:name="_Toc24650371"/>
      <w:r w:rsidRPr="00621E63">
        <w:rPr>
          <w:noProof w:val="0"/>
        </w:rPr>
        <w:t>I</w:t>
      </w:r>
      <w:r w:rsidR="003D003E" w:rsidRPr="00621E63">
        <w:rPr>
          <w:noProof w:val="0"/>
        </w:rPr>
        <w:t>ntended Audience</w:t>
      </w:r>
      <w:bookmarkEnd w:id="1389"/>
      <w:bookmarkEnd w:id="1390"/>
      <w:bookmarkEnd w:id="1391"/>
      <w:r w:rsidR="003D003E" w:rsidRPr="00621E63">
        <w:rPr>
          <w:noProof w:val="0"/>
        </w:rPr>
        <w:t xml:space="preserve"> </w:t>
      </w:r>
    </w:p>
    <w:p w14:paraId="401508B3" w14:textId="77777777" w:rsidR="00B11855" w:rsidRPr="00621E63" w:rsidRDefault="003D003E" w:rsidP="00C660CF">
      <w:pPr>
        <w:pStyle w:val="BodyText"/>
      </w:pPr>
      <w:r w:rsidRPr="00621E63">
        <w:t>The intended audience of IHE Technical Frameworks Volume 2 is:</w:t>
      </w:r>
    </w:p>
    <w:p w14:paraId="01FB819D" w14:textId="77777777" w:rsidR="00B11855" w:rsidRPr="00621E63" w:rsidRDefault="003D003E" w:rsidP="00C94C3F">
      <w:pPr>
        <w:pStyle w:val="ListBullet2"/>
      </w:pPr>
      <w:r w:rsidRPr="00621E63">
        <w:t xml:space="preserve">IT departments of healthcare institutions </w:t>
      </w:r>
    </w:p>
    <w:p w14:paraId="28A81B8F" w14:textId="77777777" w:rsidR="00B11855" w:rsidRPr="00621E63" w:rsidRDefault="003D003E" w:rsidP="00C94C3F">
      <w:pPr>
        <w:pStyle w:val="ListBullet2"/>
      </w:pPr>
      <w:r w:rsidRPr="00621E63">
        <w:t>Technical staff of vendors participating in the IHE initiative</w:t>
      </w:r>
    </w:p>
    <w:p w14:paraId="54360748" w14:textId="77777777" w:rsidR="00B11855" w:rsidRPr="00621E63" w:rsidRDefault="003D003E" w:rsidP="00C94C3F">
      <w:pPr>
        <w:pStyle w:val="ListBullet2"/>
      </w:pPr>
      <w:r w:rsidRPr="00621E63">
        <w:t>Experts involved in standards development</w:t>
      </w:r>
    </w:p>
    <w:p w14:paraId="37C226D4" w14:textId="77777777" w:rsidR="00B11855" w:rsidRPr="00621E63" w:rsidRDefault="003D003E" w:rsidP="00123C7B">
      <w:pPr>
        <w:pStyle w:val="Heading2"/>
        <w:rPr>
          <w:noProof w:val="0"/>
        </w:rPr>
      </w:pPr>
      <w:bookmarkStart w:id="1392" w:name="_Toc401769302"/>
      <w:bookmarkStart w:id="1393" w:name="_Toc401769741"/>
      <w:bookmarkStart w:id="1394" w:name="_Toc24650372"/>
      <w:r w:rsidRPr="00621E63">
        <w:rPr>
          <w:noProof w:val="0"/>
        </w:rPr>
        <w:t>Overview of Technical Framework Volume 2</w:t>
      </w:r>
      <w:bookmarkEnd w:id="1392"/>
      <w:bookmarkEnd w:id="1393"/>
      <w:bookmarkEnd w:id="1394"/>
    </w:p>
    <w:p w14:paraId="2E586C68" w14:textId="77777777" w:rsidR="00B11855" w:rsidRPr="00621E63" w:rsidRDefault="003D003E" w:rsidP="00C660CF">
      <w:pPr>
        <w:pStyle w:val="BodyText"/>
      </w:pPr>
      <w:r w:rsidRPr="00621E63">
        <w:t xml:space="preserve">Volume 2 is comprised of several distinct sections:  </w:t>
      </w:r>
    </w:p>
    <w:p w14:paraId="1143A002" w14:textId="77777777" w:rsidR="00B11855" w:rsidRPr="00621E63" w:rsidRDefault="003D003E" w:rsidP="00C94C3F">
      <w:pPr>
        <w:pStyle w:val="ListBullet2"/>
      </w:pPr>
      <w:r w:rsidRPr="00621E63">
        <w:t>Section 1 provides background and reference material.</w:t>
      </w:r>
    </w:p>
    <w:p w14:paraId="6A5E387A" w14:textId="77777777" w:rsidR="00B11855" w:rsidRPr="00621E63" w:rsidRDefault="003D003E" w:rsidP="00C94C3F">
      <w:pPr>
        <w:pStyle w:val="ListBullet2"/>
      </w:pPr>
      <w:r w:rsidRPr="00621E63">
        <w:t>Section 2 presents the conventions used in this volume to define the transactions.</w:t>
      </w:r>
    </w:p>
    <w:p w14:paraId="3BA992A9" w14:textId="77777777" w:rsidR="00B11855" w:rsidRPr="00621E63" w:rsidRDefault="003D003E" w:rsidP="00C94C3F">
      <w:pPr>
        <w:pStyle w:val="ListBullet2"/>
      </w:pPr>
      <w:r w:rsidRPr="00621E63">
        <w:t xml:space="preserve">Section 3 defines </w:t>
      </w:r>
      <w:r w:rsidR="003019C5" w:rsidRPr="00621E63">
        <w:t xml:space="preserve">Patient Care Device domain </w:t>
      </w:r>
      <w:r w:rsidRPr="00621E63">
        <w:t>transactions in detail, specifying the roles for each actor, the standards employed, the information exchanged, and in some cases, implementation options for the transaction.</w:t>
      </w:r>
    </w:p>
    <w:p w14:paraId="736C3E46" w14:textId="43F6B747" w:rsidR="00B11855" w:rsidRPr="00621E63" w:rsidRDefault="003D003E" w:rsidP="006649D9">
      <w:pPr>
        <w:pStyle w:val="BodyText"/>
      </w:pPr>
      <w:r w:rsidRPr="00621E63">
        <w:t xml:space="preserve">The appendices in Volume 2 provide clarification of technical details of the IHE data model and transactions. A glossary of terms and acronyms used in the IHE Technical Framework, including those from relevant standards, is provided in the </w:t>
      </w:r>
      <w:hyperlink r:id="rId12" w:anchor="GenIntro" w:history="1">
        <w:r w:rsidR="005F2DA6" w:rsidRPr="00621E63">
          <w:rPr>
            <w:rStyle w:val="Hyperlink"/>
          </w:rPr>
          <w:t>IHE Technical Frameworks General Introduction</w:t>
        </w:r>
      </w:hyperlink>
      <w:r w:rsidRPr="00621E63">
        <w:t>. Due to the length of the document, some domains may divide Volume 2 into smaller volumes labeled 2a, 2b, etc. In this case, the Volume 2 appendices are gathered in Volume 2x. Code and message samples may also be stored on the IHE ftp server. In this case, explicit links to the ftp server will be provided in the transaction text.</w:t>
      </w:r>
    </w:p>
    <w:p w14:paraId="1A9DFE51" w14:textId="77777777" w:rsidR="00B11855" w:rsidRPr="00621E63" w:rsidRDefault="003D003E" w:rsidP="00123C7B">
      <w:pPr>
        <w:pStyle w:val="Heading2"/>
        <w:rPr>
          <w:noProof w:val="0"/>
        </w:rPr>
      </w:pPr>
      <w:bookmarkStart w:id="1395" w:name="_Toc401769303"/>
      <w:bookmarkStart w:id="1396" w:name="_Toc401769742"/>
      <w:bookmarkStart w:id="1397" w:name="_Toc24650373"/>
      <w:r w:rsidRPr="00621E63">
        <w:rPr>
          <w:noProof w:val="0"/>
        </w:rPr>
        <w:lastRenderedPageBreak/>
        <w:t>Comment Process</w:t>
      </w:r>
      <w:bookmarkEnd w:id="1395"/>
      <w:bookmarkEnd w:id="1396"/>
      <w:bookmarkEnd w:id="1397"/>
    </w:p>
    <w:p w14:paraId="3A3218B5" w14:textId="45D5A0E8" w:rsidR="00B11855" w:rsidRPr="00621E63" w:rsidRDefault="003D003E" w:rsidP="006649D9">
      <w:pPr>
        <w:pStyle w:val="BodyText"/>
      </w:pPr>
      <w:r w:rsidRPr="00621E63">
        <w:t>IHE International welcomes comments on this document and the IHE initiative. They can be submitted by sending an email to the co-chairs and secretary of the Patient Care Device domain committees at pcd@ihe.net.</w:t>
      </w:r>
    </w:p>
    <w:p w14:paraId="2EEAA2D5" w14:textId="77777777" w:rsidR="00B11855" w:rsidRPr="00621E63" w:rsidRDefault="003D003E" w:rsidP="00123C7B">
      <w:pPr>
        <w:pStyle w:val="Heading2"/>
        <w:rPr>
          <w:noProof w:val="0"/>
        </w:rPr>
      </w:pPr>
      <w:bookmarkStart w:id="1398" w:name="_Toc401769304"/>
      <w:bookmarkStart w:id="1399" w:name="_Toc401769743"/>
      <w:bookmarkStart w:id="1400" w:name="_Toc24650374"/>
      <w:r w:rsidRPr="00621E63">
        <w:rPr>
          <w:noProof w:val="0"/>
        </w:rPr>
        <w:t>Copyright Licenses</w:t>
      </w:r>
      <w:bookmarkEnd w:id="1398"/>
      <w:bookmarkEnd w:id="1399"/>
      <w:bookmarkEnd w:id="1400"/>
    </w:p>
    <w:p w14:paraId="7A759F5D" w14:textId="77777777" w:rsidR="00B11855" w:rsidRPr="00621E63" w:rsidRDefault="003D003E" w:rsidP="006649D9">
      <w:pPr>
        <w:pStyle w:val="BodyText"/>
      </w:pPr>
      <w:r w:rsidRPr="00621E63">
        <w:t xml:space="preserve">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 </w:t>
      </w:r>
    </w:p>
    <w:p w14:paraId="0D6FB8C3" w14:textId="77777777" w:rsidR="00B11855" w:rsidRPr="00621E63" w:rsidRDefault="003D003E" w:rsidP="006649D9">
      <w:pPr>
        <w:pStyle w:val="BodyText"/>
      </w:pPr>
      <w:r w:rsidRPr="00621E63">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120FBBA1" w14:textId="77777777" w:rsidR="00B11855" w:rsidRPr="00621E63" w:rsidRDefault="003D003E" w:rsidP="00506FBD">
      <w:pPr>
        <w:pStyle w:val="Heading3"/>
        <w:rPr>
          <w:noProof w:val="0"/>
        </w:rPr>
      </w:pPr>
      <w:bookmarkStart w:id="1401" w:name="_Toc401769305"/>
      <w:bookmarkStart w:id="1402" w:name="_Toc401769744"/>
      <w:bookmarkStart w:id="1403" w:name="_Toc24650375"/>
      <w:r w:rsidRPr="00621E63">
        <w:rPr>
          <w:noProof w:val="0"/>
        </w:rPr>
        <w:t>Copyright of Base Standards</w:t>
      </w:r>
      <w:bookmarkEnd w:id="1401"/>
      <w:bookmarkEnd w:id="1402"/>
      <w:bookmarkEnd w:id="1403"/>
    </w:p>
    <w:p w14:paraId="009DB81B" w14:textId="77777777" w:rsidR="00B11855" w:rsidRPr="00621E63" w:rsidRDefault="003D003E" w:rsidP="006649D9">
      <w:pPr>
        <w:pStyle w:val="BodyText"/>
      </w:pPr>
      <w:r w:rsidRPr="00621E63">
        <w:t>IHE technical documents refer to and make use of a number of standards developed and published by several standards development organizations. All rights for their respective base standards are reserved by these organizations. This agreement does not supersede any copyright provisions applicable to such base standards.</w:t>
      </w:r>
    </w:p>
    <w:p w14:paraId="3DAC8228" w14:textId="1C5F80FB" w:rsidR="00B11855" w:rsidRPr="00621E63" w:rsidRDefault="003D003E" w:rsidP="006649D9">
      <w:pPr>
        <w:pStyle w:val="BodyText"/>
      </w:pPr>
      <w:r w:rsidRPr="00621E63">
        <w:t>Health Level Seven</w:t>
      </w:r>
      <w:r w:rsidR="006021CC" w:rsidRPr="00621E63">
        <w:t xml:space="preserve"> </w:t>
      </w:r>
      <w:r w:rsidRPr="00621E63">
        <w:t xml:space="preserve">has granted permission to IHE to reproduce tables from the </w:t>
      </w:r>
      <w:r w:rsidR="006D613E" w:rsidRPr="00621E63">
        <w:t>HL7</w:t>
      </w:r>
      <w:r w:rsidR="006021CC" w:rsidRPr="00621E63">
        <w:rPr>
          <w:vertAlign w:val="superscript"/>
        </w:rPr>
        <w:t>®</w:t>
      </w:r>
      <w:r w:rsidR="006021CC" w:rsidRPr="00621E63">
        <w:rPr>
          <w:rStyle w:val="FootnoteReference"/>
        </w:rPr>
        <w:footnoteReference w:id="2"/>
      </w:r>
      <w:r w:rsidR="00995105" w:rsidRPr="00621E63">
        <w:t xml:space="preserve"> </w:t>
      </w:r>
      <w:r w:rsidRPr="00621E63">
        <w:t xml:space="preserve">standard. The </w:t>
      </w:r>
      <w:r w:rsidR="006D613E" w:rsidRPr="00621E63">
        <w:t>HL7</w:t>
      </w:r>
      <w:r w:rsidR="00995105" w:rsidRPr="00621E63">
        <w:t xml:space="preserve"> </w:t>
      </w:r>
      <w:r w:rsidRPr="00621E63">
        <w:t>tables in this document are copyrighted by Health Level Seven. All rights reserved. Material drawn from these documents is credited where used.</w:t>
      </w:r>
    </w:p>
    <w:p w14:paraId="1E0A01AA" w14:textId="77777777" w:rsidR="00B11855" w:rsidRPr="00621E63" w:rsidRDefault="003D003E" w:rsidP="00123C7B">
      <w:pPr>
        <w:pStyle w:val="Heading2"/>
        <w:rPr>
          <w:noProof w:val="0"/>
        </w:rPr>
      </w:pPr>
      <w:bookmarkStart w:id="1404" w:name="_Toc401769306"/>
      <w:bookmarkStart w:id="1405" w:name="_Toc401769745"/>
      <w:bookmarkStart w:id="1406" w:name="_Toc24650376"/>
      <w:r w:rsidRPr="00621E63">
        <w:rPr>
          <w:noProof w:val="0"/>
        </w:rPr>
        <w:t>Trademark</w:t>
      </w:r>
      <w:bookmarkEnd w:id="1404"/>
      <w:bookmarkEnd w:id="1405"/>
      <w:bookmarkEnd w:id="1406"/>
    </w:p>
    <w:p w14:paraId="00EEA07E" w14:textId="77777777" w:rsidR="00B11855" w:rsidRPr="00621E63" w:rsidRDefault="003D003E" w:rsidP="00C10546">
      <w:pPr>
        <w:pStyle w:val="BodyText"/>
      </w:pPr>
      <w:r w:rsidRPr="00621E63">
        <w:t>IHE</w:t>
      </w:r>
      <w:r w:rsidRPr="00621E63">
        <w:rPr>
          <w:vertAlign w:val="superscript"/>
        </w:rPr>
        <w:t>®</w:t>
      </w:r>
      <w:r w:rsidRPr="00621E63">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5D8FAB0F" w14:textId="77777777" w:rsidR="00B11855" w:rsidRPr="00621E63" w:rsidRDefault="003D003E" w:rsidP="00123C7B">
      <w:pPr>
        <w:pStyle w:val="Heading2"/>
        <w:rPr>
          <w:noProof w:val="0"/>
        </w:rPr>
      </w:pPr>
      <w:bookmarkStart w:id="1407" w:name="_Toc401769307"/>
      <w:bookmarkStart w:id="1408" w:name="_Toc401769746"/>
      <w:bookmarkStart w:id="1409" w:name="_Toc24650377"/>
      <w:r w:rsidRPr="00621E63">
        <w:rPr>
          <w:noProof w:val="0"/>
        </w:rPr>
        <w:t>Disclaimer Regarding Patent Rights</w:t>
      </w:r>
      <w:bookmarkEnd w:id="1407"/>
      <w:bookmarkEnd w:id="1408"/>
      <w:bookmarkEnd w:id="1409"/>
    </w:p>
    <w:p w14:paraId="6BA23B82" w14:textId="77777777" w:rsidR="00B11855" w:rsidRPr="00621E63" w:rsidRDefault="003D003E" w:rsidP="006649D9">
      <w:pPr>
        <w:pStyle w:val="BodyText"/>
      </w:pPr>
      <w:r w:rsidRPr="00621E63">
        <w:t xml:space="preserve">Attention is called to the possibility that implementation of the specifications in this document may require use of subject matter covered by patent rights. By publication of this document, no position is taken with respect to the existence or validity of any patent rights in connection therewith. IHE International is not responsible for identifying Necessary Patent Claims for which </w:t>
      </w:r>
      <w:r w:rsidRPr="00621E63">
        <w:lastRenderedPageBreak/>
        <w:t xml:space="preserve">a license may be required, for conducting inquiries into the legal validity or scope of Patents Claims or determining whether any licensing terms or conditions provided in connection with submission of a Letter of Assurance, if any, or in any licensing agreements are reasonable or non-discriminatory. Users of the specifications in this document are expressly advised that determination of the validity of any patent rights, and the risk of infringement of such rights, is entirely their own responsibility. Further information about the IHE International patent disclosure process including links to forms for making disclosures is available at </w:t>
      </w:r>
      <w:hyperlink r:id="rId13" w:history="1">
        <w:r w:rsidRPr="00621E63">
          <w:rPr>
            <w:color w:val="0000FF"/>
            <w:u w:val="single" w:color="0000FF"/>
          </w:rPr>
          <w:t>http://www.ihe.net/Patent_Disclosure_Process</w:t>
        </w:r>
      </w:hyperlink>
      <w:r w:rsidRPr="00621E63">
        <w:t xml:space="preserve">. Please address questions about the patent disclosure process to the secretary of the IHE International Board: </w:t>
      </w:r>
      <w:hyperlink r:id="rId14" w:history="1">
        <w:r w:rsidRPr="00621E63">
          <w:rPr>
            <w:color w:val="0000FF"/>
            <w:u w:val="single" w:color="0000FF"/>
          </w:rPr>
          <w:t>secretary@ihe.net</w:t>
        </w:r>
      </w:hyperlink>
      <w:r w:rsidRPr="00621E63">
        <w:t>.</w:t>
      </w:r>
    </w:p>
    <w:p w14:paraId="49D1E675" w14:textId="77777777" w:rsidR="00B11855" w:rsidRPr="00621E63" w:rsidRDefault="003D003E" w:rsidP="00123C7B">
      <w:pPr>
        <w:pStyle w:val="Heading2"/>
        <w:rPr>
          <w:noProof w:val="0"/>
        </w:rPr>
      </w:pPr>
      <w:bookmarkStart w:id="1410" w:name="_Toc401769308"/>
      <w:bookmarkStart w:id="1411" w:name="_Toc401769747"/>
      <w:bookmarkStart w:id="1412" w:name="_Toc24650378"/>
      <w:r w:rsidRPr="00621E63">
        <w:rPr>
          <w:noProof w:val="0"/>
        </w:rPr>
        <w:t>History of Document Changes</w:t>
      </w:r>
      <w:bookmarkEnd w:id="1410"/>
      <w:bookmarkEnd w:id="1411"/>
      <w:bookmarkEnd w:id="1412"/>
    </w:p>
    <w:p w14:paraId="1482F6A4" w14:textId="77777777" w:rsidR="00B11855" w:rsidRPr="00621E63" w:rsidRDefault="003D003E" w:rsidP="006649D9">
      <w:pPr>
        <w:pStyle w:val="BodyText"/>
        <w:rPr>
          <w:rStyle w:val="Emphasis"/>
        </w:rPr>
      </w:pPr>
      <w:r w:rsidRPr="00621E63">
        <w:t>This section provides a brief summary of changes and additions to this document.</w:t>
      </w:r>
    </w:p>
    <w:p w14:paraId="7F3CA6C6" w14:textId="77777777" w:rsidR="00B11855" w:rsidRPr="00621E63" w:rsidRDefault="00B11855" w:rsidP="006D7FD4">
      <w:pPr>
        <w:pStyle w:val="BodyText"/>
      </w:pPr>
    </w:p>
    <w:tbl>
      <w:tblPr>
        <w:tblW w:w="9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1435"/>
        <w:gridCol w:w="1373"/>
        <w:gridCol w:w="7056"/>
      </w:tblGrid>
      <w:tr w:rsidR="00C40FD5" w:rsidRPr="00621E63" w14:paraId="66B97481" w14:textId="77777777" w:rsidTr="00792D5F">
        <w:trPr>
          <w:cantSplit/>
          <w:jc w:val="center"/>
        </w:trPr>
        <w:tc>
          <w:tcPr>
            <w:tcW w:w="1435" w:type="dxa"/>
            <w:shd w:val="clear" w:color="auto" w:fill="D9D9D9"/>
          </w:tcPr>
          <w:p w14:paraId="54D6F8C8" w14:textId="77777777" w:rsidR="00B11855" w:rsidRPr="00621E63" w:rsidRDefault="003D003E" w:rsidP="00B43978">
            <w:pPr>
              <w:pStyle w:val="TableEntryHeader"/>
            </w:pPr>
            <w:r w:rsidRPr="00621E63">
              <w:t>Date</w:t>
            </w:r>
          </w:p>
        </w:tc>
        <w:tc>
          <w:tcPr>
            <w:tcW w:w="1373" w:type="dxa"/>
            <w:shd w:val="clear" w:color="auto" w:fill="D9D9D9"/>
          </w:tcPr>
          <w:p w14:paraId="5612FE6D" w14:textId="77777777" w:rsidR="00B11855" w:rsidRPr="00621E63" w:rsidRDefault="003D003E" w:rsidP="00B43978">
            <w:pPr>
              <w:pStyle w:val="TableEntryHeader"/>
            </w:pPr>
            <w:r w:rsidRPr="00621E63">
              <w:t>Document Revision</w:t>
            </w:r>
          </w:p>
        </w:tc>
        <w:tc>
          <w:tcPr>
            <w:tcW w:w="7056" w:type="dxa"/>
            <w:shd w:val="clear" w:color="auto" w:fill="D9D9D9"/>
          </w:tcPr>
          <w:p w14:paraId="31B77969" w14:textId="77777777" w:rsidR="00B11855" w:rsidRPr="00621E63" w:rsidRDefault="003D003E" w:rsidP="00B43978">
            <w:pPr>
              <w:pStyle w:val="TableEntryHeader"/>
            </w:pPr>
            <w:r w:rsidRPr="00621E63">
              <w:t>Change Summary</w:t>
            </w:r>
          </w:p>
        </w:tc>
      </w:tr>
      <w:tr w:rsidR="00B11855" w:rsidRPr="00621E63" w14:paraId="5DC0A79A" w14:textId="77777777" w:rsidTr="00792D5F">
        <w:trPr>
          <w:cantSplit/>
          <w:jc w:val="center"/>
        </w:trPr>
        <w:tc>
          <w:tcPr>
            <w:tcW w:w="1435" w:type="dxa"/>
            <w:shd w:val="clear" w:color="auto" w:fill="auto"/>
          </w:tcPr>
          <w:p w14:paraId="73B75E03" w14:textId="77777777" w:rsidR="00B11855" w:rsidRPr="00621E63" w:rsidRDefault="00F82FDF" w:rsidP="000166DD">
            <w:pPr>
              <w:pStyle w:val="TableEntry"/>
            </w:pPr>
            <w:r w:rsidRPr="00621E63">
              <w:t>2014-1</w:t>
            </w:r>
            <w:r w:rsidR="0028464C" w:rsidRPr="00621E63">
              <w:t>1-04</w:t>
            </w:r>
          </w:p>
        </w:tc>
        <w:tc>
          <w:tcPr>
            <w:tcW w:w="1373" w:type="dxa"/>
            <w:shd w:val="clear" w:color="auto" w:fill="auto"/>
          </w:tcPr>
          <w:p w14:paraId="5C9EA188" w14:textId="77777777" w:rsidR="00B11855" w:rsidRPr="00621E63" w:rsidRDefault="00F82FDF" w:rsidP="006C4856">
            <w:pPr>
              <w:pStyle w:val="TableEntry"/>
            </w:pPr>
            <w:r w:rsidRPr="00621E63">
              <w:t>4.0</w:t>
            </w:r>
          </w:p>
        </w:tc>
        <w:tc>
          <w:tcPr>
            <w:tcW w:w="7056" w:type="dxa"/>
            <w:shd w:val="clear" w:color="auto" w:fill="auto"/>
          </w:tcPr>
          <w:p w14:paraId="4CA7D5C4" w14:textId="77777777" w:rsidR="00B11855" w:rsidRPr="00621E63" w:rsidRDefault="003D003E" w:rsidP="0087008C">
            <w:pPr>
              <w:pStyle w:val="TableEntry"/>
            </w:pPr>
            <w:r w:rsidRPr="00621E63">
              <w:t xml:space="preserve">Incorporated approved Change Proposals Nos. 86-106 excluding withdrawn proposals. Integrated Sections 1 and 2 from 2014 Technical Framework Vol. 2 Templates and deleted </w:t>
            </w:r>
            <w:r w:rsidR="0087008C" w:rsidRPr="00621E63">
              <w:t>material from Appendices which are no</w:t>
            </w:r>
            <w:r w:rsidRPr="00621E63">
              <w:t>w included</w:t>
            </w:r>
            <w:r w:rsidR="0087008C" w:rsidRPr="00621E63">
              <w:t xml:space="preserve"> by reference from</w:t>
            </w:r>
            <w:r w:rsidRPr="00621E63">
              <w:t xml:space="preserve"> the General Introduction. IHE Glossary is now included by reference.</w:t>
            </w:r>
          </w:p>
        </w:tc>
      </w:tr>
      <w:tr w:rsidR="00B11855" w:rsidRPr="00621E63" w14:paraId="2724C478" w14:textId="77777777" w:rsidTr="00792D5F">
        <w:trPr>
          <w:cantSplit/>
          <w:jc w:val="center"/>
        </w:trPr>
        <w:tc>
          <w:tcPr>
            <w:tcW w:w="1435" w:type="dxa"/>
            <w:shd w:val="clear" w:color="auto" w:fill="auto"/>
          </w:tcPr>
          <w:p w14:paraId="42EAB243" w14:textId="77777777" w:rsidR="00B11855" w:rsidRPr="00621E63" w:rsidRDefault="009167AE" w:rsidP="00C10546">
            <w:pPr>
              <w:pStyle w:val="TableEntry"/>
            </w:pPr>
            <w:r w:rsidRPr="00621E63">
              <w:t>2015-</w:t>
            </w:r>
            <w:r w:rsidR="008C6449" w:rsidRPr="00621E63">
              <w:t>10-</w:t>
            </w:r>
            <w:r w:rsidR="00957489" w:rsidRPr="00621E63">
              <w:t>14</w:t>
            </w:r>
          </w:p>
        </w:tc>
        <w:tc>
          <w:tcPr>
            <w:tcW w:w="1373" w:type="dxa"/>
            <w:shd w:val="clear" w:color="auto" w:fill="auto"/>
          </w:tcPr>
          <w:p w14:paraId="40C57CB9" w14:textId="77777777" w:rsidR="00B11855" w:rsidRPr="00621E63" w:rsidRDefault="009167AE" w:rsidP="006C4856">
            <w:pPr>
              <w:pStyle w:val="TableEntry"/>
            </w:pPr>
            <w:r w:rsidRPr="00621E63">
              <w:t>5.0</w:t>
            </w:r>
          </w:p>
        </w:tc>
        <w:tc>
          <w:tcPr>
            <w:tcW w:w="7056" w:type="dxa"/>
            <w:shd w:val="clear" w:color="auto" w:fill="auto"/>
          </w:tcPr>
          <w:p w14:paraId="734E8A83" w14:textId="77777777" w:rsidR="00B11855" w:rsidRPr="00621E63" w:rsidRDefault="009167AE" w:rsidP="006C4856">
            <w:pPr>
              <w:pStyle w:val="TableEntry"/>
            </w:pPr>
            <w:r w:rsidRPr="00621E63">
              <w:t xml:space="preserve">Updated ACM </w:t>
            </w:r>
            <w:r w:rsidR="00FF5580" w:rsidRPr="00621E63">
              <w:t>Profile</w:t>
            </w:r>
            <w:r w:rsidRPr="00621E63">
              <w:t xml:space="preserve"> to include all approved CPs and for housekeeping.</w:t>
            </w:r>
            <w:r w:rsidR="00296955" w:rsidRPr="00621E63">
              <w:t xml:space="preserve"> Incorporated other applicable CPs through CP 121.</w:t>
            </w:r>
          </w:p>
        </w:tc>
      </w:tr>
      <w:tr w:rsidR="00B11855" w:rsidRPr="00621E63" w14:paraId="02A666C1" w14:textId="77777777" w:rsidTr="00792D5F">
        <w:trPr>
          <w:cantSplit/>
          <w:trHeight w:val="242"/>
          <w:jc w:val="center"/>
        </w:trPr>
        <w:tc>
          <w:tcPr>
            <w:tcW w:w="1435" w:type="dxa"/>
            <w:shd w:val="clear" w:color="auto" w:fill="auto"/>
          </w:tcPr>
          <w:p w14:paraId="4891F341" w14:textId="1C807F62" w:rsidR="00B11855" w:rsidRPr="00621E63" w:rsidRDefault="006D613E">
            <w:pPr>
              <w:pStyle w:val="TableEntry"/>
            </w:pPr>
            <w:r w:rsidRPr="00621E63">
              <w:t>2016-1</w:t>
            </w:r>
            <w:r w:rsidR="00130543" w:rsidRPr="00621E63">
              <w:t>1-09</w:t>
            </w:r>
          </w:p>
        </w:tc>
        <w:tc>
          <w:tcPr>
            <w:tcW w:w="1373" w:type="dxa"/>
            <w:shd w:val="clear" w:color="auto" w:fill="auto"/>
          </w:tcPr>
          <w:p w14:paraId="222DDF47" w14:textId="77777777" w:rsidR="00B11855" w:rsidRPr="00621E63" w:rsidRDefault="006D613E" w:rsidP="006C4856">
            <w:pPr>
              <w:pStyle w:val="TableEntry"/>
            </w:pPr>
            <w:r w:rsidRPr="00621E63">
              <w:t>6.0</w:t>
            </w:r>
          </w:p>
        </w:tc>
        <w:tc>
          <w:tcPr>
            <w:tcW w:w="7056" w:type="dxa"/>
            <w:shd w:val="clear" w:color="auto" w:fill="auto"/>
          </w:tcPr>
          <w:p w14:paraId="54DB7864" w14:textId="135BD644" w:rsidR="00B11855" w:rsidRPr="00621E63" w:rsidRDefault="006D552F" w:rsidP="006C4856">
            <w:pPr>
              <w:pStyle w:val="TableEntry"/>
            </w:pPr>
            <w:r w:rsidRPr="00621E63">
              <w:t>Incorporated</w:t>
            </w:r>
            <w:r w:rsidR="00123C7B" w:rsidRPr="00621E63">
              <w:t xml:space="preserve"> </w:t>
            </w:r>
            <w:r w:rsidR="00513A74" w:rsidRPr="00621E63">
              <w:t xml:space="preserve">applicable </w:t>
            </w:r>
            <w:r w:rsidR="00123C7B" w:rsidRPr="00621E63">
              <w:t>CPs through CP 128</w:t>
            </w:r>
          </w:p>
        </w:tc>
      </w:tr>
      <w:tr w:rsidR="00166EF7" w:rsidRPr="00621E63" w14:paraId="63CAC926" w14:textId="77777777" w:rsidTr="00792D5F">
        <w:trPr>
          <w:cantSplit/>
          <w:trHeight w:val="242"/>
          <w:jc w:val="center"/>
        </w:trPr>
        <w:tc>
          <w:tcPr>
            <w:tcW w:w="1435" w:type="dxa"/>
            <w:shd w:val="clear" w:color="auto" w:fill="auto"/>
          </w:tcPr>
          <w:p w14:paraId="3E29DECE" w14:textId="5052068C" w:rsidR="00166EF7" w:rsidRPr="00621E63" w:rsidRDefault="00166EF7">
            <w:pPr>
              <w:pStyle w:val="TableEntry"/>
            </w:pPr>
            <w:r w:rsidRPr="00621E63">
              <w:t>2017-</w:t>
            </w:r>
            <w:r w:rsidR="007E0357" w:rsidRPr="00621E63">
              <w:t>11-09</w:t>
            </w:r>
          </w:p>
        </w:tc>
        <w:tc>
          <w:tcPr>
            <w:tcW w:w="1373" w:type="dxa"/>
            <w:shd w:val="clear" w:color="auto" w:fill="auto"/>
          </w:tcPr>
          <w:p w14:paraId="67554BDE" w14:textId="474A1A77" w:rsidR="00166EF7" w:rsidRPr="00621E63" w:rsidRDefault="00166EF7" w:rsidP="006C4856">
            <w:pPr>
              <w:pStyle w:val="TableEntry"/>
            </w:pPr>
            <w:r w:rsidRPr="00621E63">
              <w:t>7.0</w:t>
            </w:r>
          </w:p>
        </w:tc>
        <w:tc>
          <w:tcPr>
            <w:tcW w:w="7056" w:type="dxa"/>
            <w:shd w:val="clear" w:color="auto" w:fill="auto"/>
          </w:tcPr>
          <w:p w14:paraId="4E4C64FB" w14:textId="27271696" w:rsidR="00166EF7" w:rsidRPr="00621E63" w:rsidRDefault="00166EF7" w:rsidP="00404616">
            <w:pPr>
              <w:pStyle w:val="TableEntry"/>
            </w:pPr>
            <w:r w:rsidRPr="00621E63">
              <w:t xml:space="preserve">Incorporated ACM </w:t>
            </w:r>
            <w:r w:rsidR="00EE799D" w:rsidRPr="00621E63">
              <w:t>Profile</w:t>
            </w:r>
            <w:r w:rsidRPr="00621E63">
              <w:t xml:space="preserve"> </w:t>
            </w:r>
            <w:r w:rsidR="00B018C1" w:rsidRPr="00621E63">
              <w:t xml:space="preserve">CP 129 to add additional attributes from </w:t>
            </w:r>
            <w:r w:rsidR="00647994" w:rsidRPr="00621E63">
              <w:t>[PCD-04]</w:t>
            </w:r>
            <w:r w:rsidR="00B018C1" w:rsidRPr="00621E63">
              <w:t xml:space="preserve"> to </w:t>
            </w:r>
            <w:r w:rsidR="00645B27" w:rsidRPr="00621E63">
              <w:t>[PCD-06]</w:t>
            </w:r>
            <w:r w:rsidR="00B018C1" w:rsidRPr="00621E63">
              <w:t xml:space="preserve"> and </w:t>
            </w:r>
            <w:r w:rsidR="00901663" w:rsidRPr="00621E63">
              <w:t>[PCD-07]</w:t>
            </w:r>
            <w:r w:rsidR="00B018C1" w:rsidRPr="00621E63">
              <w:t xml:space="preserve"> messages, </w:t>
            </w:r>
            <w:r w:rsidRPr="00621E63">
              <w:t>CP 130 to add table of minimally required attributes</w:t>
            </w:r>
            <w:r w:rsidR="00B018C1" w:rsidRPr="00621E63">
              <w:t>,</w:t>
            </w:r>
            <w:r w:rsidRPr="00621E63">
              <w:t xml:space="preserve"> CP 131 for </w:t>
            </w:r>
            <w:r w:rsidR="00645B27" w:rsidRPr="00621E63">
              <w:t>[PCD-06]</w:t>
            </w:r>
            <w:r w:rsidRPr="00621E63">
              <w:t xml:space="preserve"> update messages</w:t>
            </w:r>
            <w:r w:rsidR="00404616" w:rsidRPr="00621E63">
              <w:t>,</w:t>
            </w:r>
            <w:r w:rsidRPr="00621E63">
              <w:t xml:space="preserve"> and to add a mapping table of ISO 60601-1-8 alarm signal states to ACM </w:t>
            </w:r>
            <w:r w:rsidR="00647994" w:rsidRPr="00621E63">
              <w:t>[PCD-04]</w:t>
            </w:r>
            <w:r w:rsidRPr="00621E63">
              <w:t xml:space="preserve"> attribute values.</w:t>
            </w:r>
          </w:p>
        </w:tc>
      </w:tr>
      <w:tr w:rsidR="00085AA2" w:rsidRPr="00621E63" w14:paraId="158B20BD" w14:textId="77777777" w:rsidTr="00792D5F">
        <w:trPr>
          <w:cantSplit/>
          <w:trHeight w:val="242"/>
          <w:jc w:val="center"/>
        </w:trPr>
        <w:tc>
          <w:tcPr>
            <w:tcW w:w="1435" w:type="dxa"/>
            <w:shd w:val="clear" w:color="auto" w:fill="auto"/>
          </w:tcPr>
          <w:p w14:paraId="24545FF3" w14:textId="219A36D6" w:rsidR="00085AA2" w:rsidRPr="00621E63" w:rsidRDefault="00085AA2">
            <w:pPr>
              <w:pStyle w:val="TableEntry"/>
            </w:pPr>
            <w:r w:rsidRPr="00621E63">
              <w:t>2018-</w:t>
            </w:r>
            <w:r w:rsidR="00EA31E4" w:rsidRPr="00621E63">
              <w:t>10-</w:t>
            </w:r>
            <w:r w:rsidR="008B728A" w:rsidRPr="00621E63">
              <w:t>23</w:t>
            </w:r>
          </w:p>
        </w:tc>
        <w:tc>
          <w:tcPr>
            <w:tcW w:w="1373" w:type="dxa"/>
            <w:shd w:val="clear" w:color="auto" w:fill="auto"/>
          </w:tcPr>
          <w:p w14:paraId="53F1BCA0" w14:textId="16879E0C" w:rsidR="00085AA2" w:rsidRPr="00621E63" w:rsidRDefault="00085AA2" w:rsidP="006C4856">
            <w:pPr>
              <w:pStyle w:val="TableEntry"/>
            </w:pPr>
            <w:r w:rsidRPr="00621E63">
              <w:t>8.0</w:t>
            </w:r>
          </w:p>
        </w:tc>
        <w:tc>
          <w:tcPr>
            <w:tcW w:w="7056" w:type="dxa"/>
            <w:shd w:val="clear" w:color="auto" w:fill="auto"/>
          </w:tcPr>
          <w:p w14:paraId="50E952D1" w14:textId="77777777" w:rsidR="00085AA2" w:rsidRPr="00621E63" w:rsidRDefault="00085AA2" w:rsidP="00404616">
            <w:pPr>
              <w:pStyle w:val="TableEntry"/>
            </w:pPr>
            <w:r w:rsidRPr="00621E63">
              <w:t>Incorporated into ACM Profile</w:t>
            </w:r>
            <w:r w:rsidR="007D46DB" w:rsidRPr="00621E63">
              <w:t xml:space="preserve"> approved CPs</w:t>
            </w:r>
          </w:p>
          <w:p w14:paraId="168134AB" w14:textId="34366804" w:rsidR="007D46DB" w:rsidRPr="00621E63" w:rsidRDefault="007D46DB" w:rsidP="00404616">
            <w:pPr>
              <w:pStyle w:val="TableEntry"/>
            </w:pPr>
            <w:r w:rsidRPr="00621E63">
              <w:t xml:space="preserve">135 – Change </w:t>
            </w:r>
            <w:r w:rsidR="00647994" w:rsidRPr="00621E63">
              <w:t>[PCD-05]</w:t>
            </w:r>
            <w:r w:rsidRPr="00621E63">
              <w:t xml:space="preserve"> to use R41 instead of R42</w:t>
            </w:r>
          </w:p>
          <w:p w14:paraId="1F73E7AB" w14:textId="55E43E56" w:rsidR="007D46DB" w:rsidRPr="00621E63" w:rsidRDefault="007D46DB" w:rsidP="00404616">
            <w:pPr>
              <w:pStyle w:val="TableEntry"/>
            </w:pPr>
            <w:r w:rsidRPr="00621E63">
              <w:t>136 – Add URI action to paired and unpaired MCR choices</w:t>
            </w:r>
          </w:p>
          <w:p w14:paraId="19D1F06D" w14:textId="264124BE" w:rsidR="007D46DB" w:rsidRPr="00621E63" w:rsidRDefault="007D46DB" w:rsidP="00404616">
            <w:pPr>
              <w:pStyle w:val="TableEntry"/>
            </w:pPr>
            <w:r w:rsidRPr="00621E63">
              <w:t xml:space="preserve">137 – Add Presentation ID to </w:t>
            </w:r>
            <w:r w:rsidR="00645B27" w:rsidRPr="00621E63">
              <w:t>[PCD-06]</w:t>
            </w:r>
          </w:p>
          <w:p w14:paraId="7BDE2DAC" w14:textId="2C2B44D9" w:rsidR="001B4BA9" w:rsidRPr="00621E63" w:rsidRDefault="001B4BA9" w:rsidP="001B4BA9">
            <w:pPr>
              <w:pStyle w:val="TableEntry"/>
            </w:pPr>
            <w:r w:rsidRPr="00621E63">
              <w:t xml:space="preserve">And to correct incorrect statement regarding ACM Profile not using OBX-7 in </w:t>
            </w:r>
            <w:r w:rsidR="00647994" w:rsidRPr="00621E63">
              <w:t>[PCD-04]</w:t>
            </w:r>
            <w:r w:rsidRPr="00621E63">
              <w:t xml:space="preserve"> transactions.</w:t>
            </w:r>
          </w:p>
        </w:tc>
      </w:tr>
      <w:tr w:rsidR="004443F8" w:rsidRPr="00621E63" w14:paraId="5FFA6BE0" w14:textId="77777777" w:rsidTr="00792D5F">
        <w:trPr>
          <w:cantSplit/>
          <w:trHeight w:val="242"/>
          <w:jc w:val="center"/>
        </w:trPr>
        <w:tc>
          <w:tcPr>
            <w:tcW w:w="1435" w:type="dxa"/>
            <w:shd w:val="clear" w:color="auto" w:fill="auto"/>
          </w:tcPr>
          <w:p w14:paraId="297BE1E1" w14:textId="78B754D5" w:rsidR="004443F8" w:rsidRPr="00621E63" w:rsidRDefault="004443F8">
            <w:pPr>
              <w:pStyle w:val="TableEntry"/>
            </w:pPr>
            <w:r w:rsidRPr="00621E63">
              <w:t>2019-11-</w:t>
            </w:r>
            <w:del w:id="1413" w:author="Mary Jungers" w:date="2019-11-14T18:51:00Z">
              <w:r w:rsidRPr="00621E63" w:rsidDel="00D93F40">
                <w:delText>05</w:delText>
              </w:r>
            </w:del>
            <w:ins w:id="1414" w:author="Mary Jungers" w:date="2019-11-14T18:51:00Z">
              <w:r w:rsidR="00D93F40">
                <w:t>xx</w:t>
              </w:r>
            </w:ins>
          </w:p>
        </w:tc>
        <w:tc>
          <w:tcPr>
            <w:tcW w:w="1373" w:type="dxa"/>
            <w:shd w:val="clear" w:color="auto" w:fill="auto"/>
          </w:tcPr>
          <w:p w14:paraId="1095381A" w14:textId="31EFC32A" w:rsidR="004443F8" w:rsidRPr="00621E63" w:rsidRDefault="004443F8" w:rsidP="006C4856">
            <w:pPr>
              <w:pStyle w:val="TableEntry"/>
            </w:pPr>
            <w:r w:rsidRPr="00621E63">
              <w:t>9.0</w:t>
            </w:r>
          </w:p>
        </w:tc>
        <w:tc>
          <w:tcPr>
            <w:tcW w:w="7056" w:type="dxa"/>
            <w:shd w:val="clear" w:color="auto" w:fill="auto"/>
          </w:tcPr>
          <w:p w14:paraId="4E04977C" w14:textId="470C9CC9" w:rsidR="004443F8" w:rsidRPr="00621E63" w:rsidRDefault="004443F8" w:rsidP="00404616">
            <w:pPr>
              <w:pStyle w:val="TableEntry"/>
            </w:pPr>
            <w:r w:rsidRPr="00621E63">
              <w:t>Infusion Pump Event Communications approved by IHE PCD Technical and Planning Committees</w:t>
            </w:r>
            <w:r w:rsidR="00BE1C63" w:rsidRPr="00621E63">
              <w:t xml:space="preserve"> as Final Text</w:t>
            </w:r>
            <w:r w:rsidRPr="00621E63">
              <w:t>, so transaction</w:t>
            </w:r>
            <w:r w:rsidR="00BE1C63" w:rsidRPr="00621E63">
              <w:t xml:space="preserve"> detail from Profile Supplement added to this Technical Framework volume</w:t>
            </w:r>
            <w:r w:rsidR="007F0B93" w:rsidRPr="00621E63">
              <w:t xml:space="preserve"> and Appendix M with additional transaction details</w:t>
            </w:r>
          </w:p>
          <w:p w14:paraId="43C43D28" w14:textId="6C247760" w:rsidR="004443F8" w:rsidRPr="00621E63" w:rsidRDefault="004443F8" w:rsidP="00404616">
            <w:pPr>
              <w:pStyle w:val="TableEntry"/>
            </w:pPr>
            <w:r w:rsidRPr="00621E63">
              <w:t>Incorporated approved Change Proposals</w:t>
            </w:r>
          </w:p>
          <w:p w14:paraId="15861C8F" w14:textId="1F83497E" w:rsidR="004443F8" w:rsidRPr="00621E63" w:rsidRDefault="000E663C" w:rsidP="004443F8">
            <w:pPr>
              <w:pStyle w:val="TableEntry"/>
            </w:pPr>
            <w:r w:rsidRPr="00621E63">
              <w:t xml:space="preserve">139 and </w:t>
            </w:r>
            <w:r w:rsidR="004443F8" w:rsidRPr="00621E63">
              <w:t>140 – PIV Adding detail about supported use cases including bolus from existing infusion</w:t>
            </w:r>
            <w:r w:rsidR="00BE1C63" w:rsidRPr="00621E63">
              <w:t xml:space="preserve"> (see CP-PCD-141)</w:t>
            </w:r>
            <w:r w:rsidR="004443F8" w:rsidRPr="00621E63">
              <w:t xml:space="preserve"> and </w:t>
            </w:r>
            <w:r w:rsidR="00BE1C63" w:rsidRPr="00621E63">
              <w:t xml:space="preserve">(see CP-PCD-142) </w:t>
            </w:r>
            <w:r w:rsidR="004443F8" w:rsidRPr="00621E63">
              <w:t>multistep.</w:t>
            </w:r>
          </w:p>
          <w:p w14:paraId="0C1F32C8" w14:textId="29FCC7C3" w:rsidR="00BE1C63" w:rsidRPr="00621E63" w:rsidRDefault="00BE1C63" w:rsidP="004443F8">
            <w:pPr>
              <w:pStyle w:val="TableEntry"/>
            </w:pPr>
            <w:r w:rsidRPr="00621E63">
              <w:t>143 – ACM use optional OBX instance for display text</w:t>
            </w:r>
          </w:p>
          <w:p w14:paraId="61883F7B" w14:textId="0F1CD295" w:rsidR="00E92A44" w:rsidRPr="00621E63" w:rsidRDefault="00E92A44" w:rsidP="004443F8">
            <w:pPr>
              <w:pStyle w:val="TableEntry"/>
            </w:pPr>
            <w:r w:rsidRPr="00621E63">
              <w:t>144 – PIV – additional values for route of administration in RXR segment</w:t>
            </w:r>
          </w:p>
          <w:p w14:paraId="1300877B" w14:textId="4B35F75E" w:rsidR="00BE1C63" w:rsidRPr="00621E63" w:rsidRDefault="00BE1C63" w:rsidP="004443F8">
            <w:pPr>
              <w:pStyle w:val="TableEntry"/>
            </w:pPr>
            <w:r w:rsidRPr="00621E63">
              <w:t>145 – ACM add timing diagram (informative)</w:t>
            </w:r>
          </w:p>
          <w:p w14:paraId="4795FC3C" w14:textId="5CC10EF1" w:rsidR="004443F8" w:rsidRPr="00621E63" w:rsidRDefault="00BE1C63" w:rsidP="00E92A44">
            <w:pPr>
              <w:pStyle w:val="TableEntry"/>
            </w:pPr>
            <w:r w:rsidRPr="00621E63">
              <w:t>146 – add Appendix discussing Alarm Fatigue in relation to ACM Profile</w:t>
            </w:r>
          </w:p>
        </w:tc>
      </w:tr>
    </w:tbl>
    <w:p w14:paraId="1576A396" w14:textId="3C8B4DF5" w:rsidR="00B11855" w:rsidRPr="00621E63" w:rsidRDefault="00B11855" w:rsidP="00FC4803">
      <w:pPr>
        <w:pStyle w:val="BodyText"/>
      </w:pPr>
    </w:p>
    <w:p w14:paraId="036E7947" w14:textId="77777777" w:rsidR="00B11855" w:rsidRPr="00621E63" w:rsidRDefault="00B11855" w:rsidP="00FC4803">
      <w:pPr>
        <w:pStyle w:val="BodyText"/>
      </w:pPr>
    </w:p>
    <w:p w14:paraId="402F4CB8" w14:textId="77777777" w:rsidR="00B11855" w:rsidRPr="00621E63" w:rsidRDefault="00B11855" w:rsidP="00FC4803">
      <w:pPr>
        <w:pStyle w:val="BodyText"/>
      </w:pPr>
    </w:p>
    <w:p w14:paraId="719F03F6" w14:textId="77777777" w:rsidR="00B11855" w:rsidRPr="00621E63" w:rsidRDefault="003D003E" w:rsidP="00123C7B">
      <w:pPr>
        <w:pStyle w:val="Heading1"/>
        <w:rPr>
          <w:noProof w:val="0"/>
        </w:rPr>
      </w:pPr>
      <w:bookmarkStart w:id="1415" w:name="_Toc401769309"/>
      <w:bookmarkStart w:id="1416" w:name="_Toc401769748"/>
      <w:bookmarkStart w:id="1417" w:name="_Toc24650379"/>
      <w:r w:rsidRPr="00621E63">
        <w:rPr>
          <w:noProof w:val="0"/>
        </w:rPr>
        <w:lastRenderedPageBreak/>
        <w:t>Conventions</w:t>
      </w:r>
      <w:bookmarkEnd w:id="1415"/>
      <w:bookmarkEnd w:id="1416"/>
      <w:bookmarkEnd w:id="1417"/>
    </w:p>
    <w:p w14:paraId="7C67DB64" w14:textId="77777777" w:rsidR="00D26FE7" w:rsidRPr="00621E63" w:rsidRDefault="003D003E" w:rsidP="00235CEC">
      <w:pPr>
        <w:pStyle w:val="BodyText"/>
      </w:pPr>
      <w:r w:rsidRPr="00621E63">
        <w:t>This document has adopted the following conventions for representing the framework concepts and specifying how the standards upon which the IHE PCD Technical Framework is based should be applied.</w:t>
      </w:r>
    </w:p>
    <w:p w14:paraId="3758823D" w14:textId="77777777" w:rsidR="00B11855" w:rsidRPr="00621E63" w:rsidRDefault="003D003E" w:rsidP="00123C7B">
      <w:pPr>
        <w:pStyle w:val="Heading2"/>
        <w:rPr>
          <w:noProof w:val="0"/>
        </w:rPr>
      </w:pPr>
      <w:bookmarkStart w:id="1418" w:name="_Toc401769310"/>
      <w:bookmarkStart w:id="1419" w:name="_Toc401769749"/>
      <w:bookmarkStart w:id="1420" w:name="_Toc24650380"/>
      <w:r w:rsidRPr="00621E63">
        <w:rPr>
          <w:noProof w:val="0"/>
        </w:rPr>
        <w:t>Transaction Modeling and Profiling Conventions</w:t>
      </w:r>
      <w:bookmarkEnd w:id="1418"/>
      <w:bookmarkEnd w:id="1419"/>
      <w:bookmarkEnd w:id="1420"/>
    </w:p>
    <w:p w14:paraId="5018FA12" w14:textId="638FEE01" w:rsidR="00EA31E4" w:rsidRPr="00621E63" w:rsidDel="00870139" w:rsidRDefault="00EA31E4" w:rsidP="00EA31E4">
      <w:pPr>
        <w:pStyle w:val="BodyText"/>
        <w:rPr>
          <w:del w:id="1421" w:author="Mary Jungers" w:date="2019-11-14T11:00:00Z"/>
        </w:rPr>
      </w:pPr>
      <w:r w:rsidRPr="00621E63">
        <w:t xml:space="preserve">In order to maintain consistent documentation methods, modeling methods for IHE transactions and profiling conventions for frequently used standards are maintained as </w:t>
      </w:r>
      <w:hyperlink r:id="rId15" w:anchor="GenIntro" w:history="1">
        <w:r w:rsidRPr="00621E63">
          <w:rPr>
            <w:rStyle w:val="Hyperlink"/>
          </w:rPr>
          <w:t>Appendix E</w:t>
        </w:r>
      </w:hyperlink>
      <w:r w:rsidRPr="00621E63">
        <w:t xml:space="preserve"> to the </w:t>
      </w:r>
      <w:r w:rsidRPr="00621E63">
        <w:rPr>
          <w:i/>
        </w:rPr>
        <w:t>IHE Technical Frameworks General Introduction</w:t>
      </w:r>
      <w:r w:rsidRPr="00621E63">
        <w:t>. Methods described include the Unified Modeling Language (UML) and standards conventions include DICOM</w:t>
      </w:r>
      <w:r w:rsidR="006257A2" w:rsidRPr="00621E63">
        <w:rPr>
          <w:vertAlign w:val="superscript"/>
        </w:rPr>
        <w:t>®</w:t>
      </w:r>
      <w:r w:rsidR="006257A2" w:rsidRPr="00621E63">
        <w:rPr>
          <w:rStyle w:val="FootnoteReference"/>
        </w:rPr>
        <w:footnoteReference w:id="3"/>
      </w:r>
      <w:r w:rsidRPr="00621E63">
        <w:t>, HL7 v2.x, HL7 Clinical Document Architecture (CDA</w:t>
      </w:r>
      <w:bookmarkStart w:id="1422" w:name="OLE_LINK38"/>
      <w:r w:rsidR="00B4317E" w:rsidRPr="00621E63">
        <w:rPr>
          <w:vertAlign w:val="superscript"/>
        </w:rPr>
        <w:t>®</w:t>
      </w:r>
      <w:bookmarkEnd w:id="1422"/>
      <w:r w:rsidR="00B4317E" w:rsidRPr="00621E63">
        <w:rPr>
          <w:rStyle w:val="FootnoteReference"/>
        </w:rPr>
        <w:footnoteReference w:id="4"/>
      </w:r>
      <w:r w:rsidRPr="00621E63">
        <w:t xml:space="preserve">) Documents, etc. These conventions are critical to understanding this volume and should be reviewed prior to reading this text. </w:t>
      </w:r>
    </w:p>
    <w:p w14:paraId="055007FF" w14:textId="77777777" w:rsidR="002A7F9F" w:rsidRPr="00621E63" w:rsidRDefault="002A7F9F">
      <w:pPr>
        <w:pStyle w:val="BodyText"/>
      </w:pPr>
    </w:p>
    <w:p w14:paraId="085FF028" w14:textId="7746C8FD" w:rsidR="002A7F9F" w:rsidRPr="00621E63" w:rsidRDefault="002A7F9F" w:rsidP="00792D5F">
      <w:pPr>
        <w:pStyle w:val="Heading2"/>
        <w:rPr>
          <w:noProof w:val="0"/>
        </w:rPr>
      </w:pPr>
      <w:bookmarkStart w:id="1423" w:name="_Toc24650381"/>
      <w:r w:rsidRPr="00621E63">
        <w:rPr>
          <w:noProof w:val="0"/>
        </w:rPr>
        <w:t>Additional Standards Profil</w:t>
      </w:r>
      <w:r w:rsidR="0013430C" w:rsidRPr="00621E63">
        <w:rPr>
          <w:noProof w:val="0"/>
        </w:rPr>
        <w:t>i</w:t>
      </w:r>
      <w:r w:rsidRPr="00621E63">
        <w:rPr>
          <w:noProof w:val="0"/>
        </w:rPr>
        <w:t>ng Conventions</w:t>
      </w:r>
      <w:bookmarkEnd w:id="1423"/>
    </w:p>
    <w:p w14:paraId="064FF6E9" w14:textId="5D1E1126" w:rsidR="001D3853" w:rsidRPr="00621E63" w:rsidDel="00870139" w:rsidRDefault="00870139">
      <w:pPr>
        <w:pStyle w:val="BodyText"/>
        <w:rPr>
          <w:del w:id="1424" w:author="Mary Jungers" w:date="2019-11-14T10:58:00Z"/>
        </w:rPr>
      </w:pPr>
      <w:bookmarkStart w:id="1425" w:name="_Toc527032158"/>
      <w:bookmarkStart w:id="1426" w:name="_Toc527042948"/>
      <w:bookmarkStart w:id="1427" w:name="_Toc527981412"/>
      <w:bookmarkStart w:id="1428" w:name="_Toc527981914"/>
      <w:bookmarkEnd w:id="1425"/>
      <w:bookmarkEnd w:id="1426"/>
      <w:bookmarkEnd w:id="1427"/>
      <w:bookmarkEnd w:id="1428"/>
      <w:ins w:id="1429" w:author="Mary Jungers" w:date="2019-11-14T10:58:00Z">
        <w:r>
          <w:t>If applicable, t</w:t>
        </w:r>
      </w:ins>
    </w:p>
    <w:p w14:paraId="4E51C601" w14:textId="33A03617" w:rsidR="00B11855" w:rsidRPr="00621E63" w:rsidRDefault="003D003E" w:rsidP="00235CEC">
      <w:pPr>
        <w:pStyle w:val="BodyText"/>
      </w:pPr>
      <w:del w:id="1430" w:author="Mary Jungers" w:date="2019-11-14T10:58:00Z">
        <w:r w:rsidRPr="00621E63" w:rsidDel="00870139">
          <w:delText>T</w:delText>
        </w:r>
      </w:del>
      <w:r w:rsidRPr="00621E63">
        <w:t xml:space="preserve">his section defines profiling conventions for standards which are not described in the </w:t>
      </w:r>
      <w:hyperlink r:id="rId16" w:anchor="GenIntro" w:history="1">
        <w:r w:rsidR="0013430C" w:rsidRPr="00621E63">
          <w:rPr>
            <w:rStyle w:val="Hyperlink"/>
          </w:rPr>
          <w:t>IHE Technical Frameworks General Introduction</w:t>
        </w:r>
      </w:hyperlink>
      <w:r w:rsidRPr="00621E63">
        <w:t>.</w:t>
      </w:r>
    </w:p>
    <w:p w14:paraId="2885A0DE" w14:textId="77777777" w:rsidR="00870139" w:rsidRDefault="00870139">
      <w:pPr>
        <w:pStyle w:val="BodyText"/>
        <w:rPr>
          <w:ins w:id="1431" w:author="Mary Jungers" w:date="2019-11-14T10:58:00Z"/>
        </w:rPr>
      </w:pPr>
    </w:p>
    <w:p w14:paraId="0ADB3360" w14:textId="2175E2D5" w:rsidR="00647994" w:rsidRPr="00621E63" w:rsidRDefault="00647994">
      <w:pPr>
        <w:pStyle w:val="BodyText"/>
      </w:pPr>
      <w:r w:rsidRPr="00621E63">
        <w:t>No</w:t>
      </w:r>
      <w:r w:rsidR="00F07D04" w:rsidRPr="00621E63">
        <w:t>ne</w:t>
      </w:r>
      <w:del w:id="1432" w:author="Mary Jungers" w:date="2019-11-14T10:58:00Z">
        <w:r w:rsidR="00F07D04" w:rsidRPr="00621E63" w:rsidDel="00870139">
          <w:delText xml:space="preserve"> additional</w:delText>
        </w:r>
      </w:del>
      <w:r w:rsidRPr="00621E63">
        <w:t>.</w:t>
      </w:r>
    </w:p>
    <w:p w14:paraId="3225EF2E" w14:textId="77777777" w:rsidR="00B11855" w:rsidRPr="00621E63" w:rsidRDefault="003D003E" w:rsidP="00123C7B">
      <w:pPr>
        <w:pStyle w:val="Heading2"/>
        <w:rPr>
          <w:noProof w:val="0"/>
        </w:rPr>
      </w:pPr>
      <w:bookmarkStart w:id="1433" w:name="_Toc401769312"/>
      <w:bookmarkStart w:id="1434" w:name="_Toc401769751"/>
      <w:bookmarkStart w:id="1435" w:name="_Toc24650382"/>
      <w:r w:rsidRPr="00621E63">
        <w:rPr>
          <w:noProof w:val="0"/>
        </w:rPr>
        <w:t>Use of Coded Entities and Coding Schemes</w:t>
      </w:r>
      <w:bookmarkEnd w:id="1433"/>
      <w:bookmarkEnd w:id="1434"/>
      <w:bookmarkEnd w:id="1435"/>
    </w:p>
    <w:p w14:paraId="3C57E25D" w14:textId="673B7DC2" w:rsidR="00647994" w:rsidRPr="00621E63" w:rsidRDefault="00647994" w:rsidP="00647994">
      <w:pPr>
        <w:pStyle w:val="BodyText"/>
      </w:pPr>
      <w:r w:rsidRPr="00621E63">
        <w:t>Where applicable, coding schemes required by the DICOM, HL7, LOINC</w:t>
      </w:r>
      <w:ins w:id="1436" w:author="Mary Jungers" w:date="2019-11-14T10:57:00Z">
        <w:r w:rsidR="00870139" w:rsidRPr="00870139">
          <w:rPr>
            <w:vertAlign w:val="superscript"/>
            <w:rPrChange w:id="1437" w:author="Mary Jungers" w:date="2019-11-14T10:57:00Z">
              <w:rPr/>
            </w:rPrChange>
          </w:rPr>
          <w:t>®</w:t>
        </w:r>
      </w:ins>
      <w:ins w:id="1438" w:author="Mary Jungers" w:date="2019-11-14T13:52:00Z">
        <w:r w:rsidR="004D10A4">
          <w:rPr>
            <w:rStyle w:val="FootnoteReference"/>
          </w:rPr>
          <w:footnoteReference w:id="5"/>
        </w:r>
      </w:ins>
      <w:r w:rsidRPr="00621E63">
        <w:t>, and SNOMED</w:t>
      </w:r>
      <w:ins w:id="1441" w:author="Mary Jungers" w:date="2019-11-14T13:51:00Z">
        <w:r w:rsidR="004D10A4">
          <w:t xml:space="preserve"> CT</w:t>
        </w:r>
      </w:ins>
      <w:ins w:id="1442" w:author="Mary Jungers" w:date="2019-11-14T10:57:00Z">
        <w:r w:rsidR="00870139" w:rsidRPr="00870139">
          <w:rPr>
            <w:vertAlign w:val="superscript"/>
            <w:rPrChange w:id="1443" w:author="Mary Jungers" w:date="2019-11-14T10:57:00Z">
              <w:rPr/>
            </w:rPrChange>
          </w:rPr>
          <w:t>®</w:t>
        </w:r>
      </w:ins>
      <w:ins w:id="1444" w:author="Mary Jungers" w:date="2019-11-14T13:47:00Z">
        <w:r w:rsidR="004D10A4">
          <w:rPr>
            <w:rStyle w:val="FootnoteReference"/>
          </w:rPr>
          <w:footnoteReference w:id="6"/>
        </w:r>
      </w:ins>
      <w:r w:rsidRPr="00621E63">
        <w:t xml:space="preserve"> standards are used in IHE Profiles. In the cases where such resources are not explicitly identified by standards, implementations may utilize any resource (including proprietary or local) provided any licensing/copyright requirements are satisfied.</w:t>
      </w:r>
    </w:p>
    <w:p w14:paraId="1293E9B2" w14:textId="495ED5F1" w:rsidR="00647994" w:rsidRPr="00621E63" w:rsidRDefault="00647994" w:rsidP="00647994">
      <w:pPr>
        <w:pStyle w:val="BodyText"/>
      </w:pPr>
      <w:r w:rsidRPr="00621E63">
        <w:t>IHE does produce and maintain certain terminology.</w:t>
      </w:r>
      <w:del w:id="1448" w:author="Mary Jungers" w:date="2019-11-14T10:59:00Z">
        <w:r w:rsidRPr="00621E63" w:rsidDel="00870139">
          <w:delText xml:space="preserve"> </w:delText>
        </w:r>
      </w:del>
      <w:ins w:id="1449" w:author="Mary Jungers" w:date="2019-11-14T10:59:00Z">
        <w:r w:rsidR="00870139">
          <w:t xml:space="preserve"> </w:t>
        </w:r>
      </w:ins>
      <w:r w:rsidRPr="00621E63">
        <w:t xml:space="preserve">OIDs and URNs have been assigned for specific uses. The IHE process for managing OIDs and URNs is described at </w:t>
      </w:r>
      <w:hyperlink r:id="rId17" w:history="1">
        <w:r w:rsidRPr="00621E63">
          <w:rPr>
            <w:rStyle w:val="Hyperlink"/>
          </w:rPr>
          <w:t>http://wiki.ihe.net/index.php/OID_Registration</w:t>
        </w:r>
      </w:hyperlink>
      <w:r w:rsidRPr="00621E63">
        <w:t>.</w:t>
      </w:r>
    </w:p>
    <w:p w14:paraId="104AD095" w14:textId="77777777" w:rsidR="00B11855" w:rsidRPr="00621E63" w:rsidRDefault="003D003E" w:rsidP="00123C7B">
      <w:pPr>
        <w:pStyle w:val="Heading1"/>
        <w:rPr>
          <w:noProof w:val="0"/>
        </w:rPr>
      </w:pPr>
      <w:bookmarkStart w:id="1450" w:name="_Toc527032161"/>
      <w:bookmarkStart w:id="1451" w:name="_Toc527042951"/>
      <w:bookmarkStart w:id="1452" w:name="_Toc527981415"/>
      <w:bookmarkStart w:id="1453" w:name="_Toc527981917"/>
      <w:bookmarkStart w:id="1454" w:name="_Toc527982331"/>
      <w:bookmarkStart w:id="1455" w:name="_Toc527982711"/>
      <w:bookmarkStart w:id="1456" w:name="_Toc401769313"/>
      <w:bookmarkStart w:id="1457" w:name="_Toc401769752"/>
      <w:bookmarkStart w:id="1458" w:name="_Toc24650383"/>
      <w:bookmarkEnd w:id="1450"/>
      <w:bookmarkEnd w:id="1451"/>
      <w:bookmarkEnd w:id="1452"/>
      <w:bookmarkEnd w:id="1453"/>
      <w:bookmarkEnd w:id="1454"/>
      <w:bookmarkEnd w:id="1455"/>
      <w:r w:rsidRPr="00621E63">
        <w:rPr>
          <w:noProof w:val="0"/>
        </w:rPr>
        <w:lastRenderedPageBreak/>
        <w:t>IHE PCD Transactions</w:t>
      </w:r>
      <w:bookmarkEnd w:id="1456"/>
      <w:bookmarkEnd w:id="1457"/>
      <w:bookmarkEnd w:id="1458"/>
    </w:p>
    <w:p w14:paraId="213091C3" w14:textId="5760D625" w:rsidR="00B11855" w:rsidRPr="00621E63" w:rsidRDefault="003D003E" w:rsidP="00FC4803">
      <w:pPr>
        <w:pStyle w:val="BodyText"/>
      </w:pPr>
      <w:r w:rsidRPr="00621E63">
        <w:t xml:space="preserve">This section defines each IHE </w:t>
      </w:r>
      <w:r w:rsidR="00647994" w:rsidRPr="00621E63">
        <w:t xml:space="preserve">Patient Care Device </w:t>
      </w:r>
      <w:r w:rsidRPr="00621E63">
        <w:t>transaction in detail, specifying the standards used</w:t>
      </w:r>
      <w:r w:rsidR="00647994" w:rsidRPr="00621E63">
        <w:t xml:space="preserve"> and the </w:t>
      </w:r>
      <w:r w:rsidRPr="00621E63">
        <w:t>information transferred</w:t>
      </w:r>
      <w:r w:rsidR="00647994" w:rsidRPr="00621E63">
        <w:t>.</w:t>
      </w:r>
    </w:p>
    <w:p w14:paraId="5F54B111" w14:textId="7A06891F" w:rsidR="00B11855" w:rsidRPr="00621E63" w:rsidRDefault="003D003E" w:rsidP="00123C7B">
      <w:pPr>
        <w:pStyle w:val="Heading2"/>
        <w:rPr>
          <w:noProof w:val="0"/>
        </w:rPr>
      </w:pPr>
      <w:bookmarkStart w:id="1459" w:name="_Toc401769314"/>
      <w:bookmarkStart w:id="1460" w:name="_Toc401769753"/>
      <w:bookmarkStart w:id="1461" w:name="_Toc24650384"/>
      <w:r w:rsidRPr="00621E63">
        <w:rPr>
          <w:noProof w:val="0"/>
        </w:rPr>
        <w:t>Communicate PCD Data</w:t>
      </w:r>
      <w:bookmarkEnd w:id="1459"/>
      <w:bookmarkEnd w:id="1460"/>
      <w:r w:rsidR="00BB3E0D" w:rsidRPr="00621E63">
        <w:rPr>
          <w:noProof w:val="0"/>
        </w:rPr>
        <w:t xml:space="preserve"> [PCD-01]</w:t>
      </w:r>
      <w:bookmarkEnd w:id="1461"/>
    </w:p>
    <w:p w14:paraId="4F19C11A" w14:textId="390438A3" w:rsidR="00B11855" w:rsidRPr="00621E63" w:rsidRDefault="003D003E" w:rsidP="00FC4803">
      <w:pPr>
        <w:pStyle w:val="BodyText"/>
      </w:pPr>
      <w:r w:rsidRPr="00621E63">
        <w:t xml:space="preserve">This section specifies </w:t>
      </w:r>
      <w:r w:rsidR="00647994" w:rsidRPr="00621E63">
        <w:t>t</w:t>
      </w:r>
      <w:r w:rsidRPr="00621E63">
        <w:t xml:space="preserve">ransaction </w:t>
      </w:r>
      <w:r w:rsidR="00647994" w:rsidRPr="00621E63">
        <w:t>[</w:t>
      </w:r>
      <w:r w:rsidRPr="00621E63">
        <w:t>PCD-01</w:t>
      </w:r>
      <w:r w:rsidR="00647994" w:rsidRPr="00621E63">
        <w:t>]</w:t>
      </w:r>
      <w:r w:rsidRPr="00621E63">
        <w:t xml:space="preserve"> of the IHE Patient Care Device Technical Framework, which is used to transmit patient care device data between systems. Transaction </w:t>
      </w:r>
      <w:r w:rsidR="00647994" w:rsidRPr="00621E63">
        <w:t>[</w:t>
      </w:r>
      <w:r w:rsidRPr="00621E63">
        <w:t>PCD-01</w:t>
      </w:r>
      <w:r w:rsidR="00647994" w:rsidRPr="00621E63">
        <w:t>]</w:t>
      </w:r>
      <w:r w:rsidRPr="00621E63">
        <w:t xml:space="preserve"> is used by the Device Observation Reporter and Device Observation Consumer </w:t>
      </w:r>
      <w:r w:rsidR="00B054A1" w:rsidRPr="00621E63">
        <w:t>A</w:t>
      </w:r>
      <w:r w:rsidRPr="00621E63">
        <w:t>ctors. Note that these actor names are linked to abstract functions rather than to physical devices; a Device Observation Reporter may be implemented in a freestanding system or it may be implemented in the Patient Care Device itself.</w:t>
      </w:r>
    </w:p>
    <w:p w14:paraId="2A11D9D0" w14:textId="77777777" w:rsidR="00B11855" w:rsidRPr="00621E63" w:rsidRDefault="00035DED" w:rsidP="00123C7B">
      <w:pPr>
        <w:pStyle w:val="Heading3"/>
        <w:rPr>
          <w:noProof w:val="0"/>
        </w:rPr>
      </w:pPr>
      <w:bookmarkStart w:id="1462" w:name="_Toc401769315"/>
      <w:bookmarkStart w:id="1463" w:name="_Toc401769754"/>
      <w:bookmarkStart w:id="1464" w:name="_Toc24650385"/>
      <w:r w:rsidRPr="00621E63">
        <w:rPr>
          <w:noProof w:val="0"/>
        </w:rPr>
        <w:t>S</w:t>
      </w:r>
      <w:r w:rsidR="003D003E" w:rsidRPr="00621E63">
        <w:rPr>
          <w:noProof w:val="0"/>
        </w:rPr>
        <w:t>cope</w:t>
      </w:r>
      <w:bookmarkEnd w:id="1462"/>
      <w:bookmarkEnd w:id="1463"/>
      <w:bookmarkEnd w:id="1464"/>
    </w:p>
    <w:p w14:paraId="09DDD276" w14:textId="77777777" w:rsidR="00B11855" w:rsidRPr="00621E63" w:rsidRDefault="003D003E" w:rsidP="00E2583A">
      <w:pPr>
        <w:pStyle w:val="BodyText"/>
      </w:pPr>
      <w:r w:rsidRPr="00621E63">
        <w:t>This transaction is used to communicate PCD Data from:</w:t>
      </w:r>
    </w:p>
    <w:p w14:paraId="1DDFC0CD" w14:textId="77777777" w:rsidR="00B11855" w:rsidRPr="00621E63" w:rsidRDefault="003D003E" w:rsidP="00C94C3F">
      <w:pPr>
        <w:pStyle w:val="ListBullet2"/>
      </w:pPr>
      <w:r w:rsidRPr="00621E63">
        <w:t>A Device Observation Reporter (DOR) to a Device Observation Consumer (DOC).</w:t>
      </w:r>
    </w:p>
    <w:p w14:paraId="2BF43A56" w14:textId="77777777" w:rsidR="00B11855" w:rsidRPr="00621E63" w:rsidRDefault="003D003E" w:rsidP="00123C7B">
      <w:pPr>
        <w:pStyle w:val="Heading3"/>
        <w:rPr>
          <w:noProof w:val="0"/>
        </w:rPr>
      </w:pPr>
      <w:bookmarkStart w:id="1465" w:name="_Toc431232163"/>
      <w:bookmarkStart w:id="1466" w:name="_Toc431237142"/>
      <w:bookmarkStart w:id="1467" w:name="_Toc431238308"/>
      <w:bookmarkStart w:id="1468" w:name="_Toc431288044"/>
      <w:bookmarkStart w:id="1469" w:name="_Toc432168038"/>
      <w:bookmarkStart w:id="1470" w:name="_Toc432421159"/>
      <w:bookmarkStart w:id="1471" w:name="_Toc432514835"/>
      <w:bookmarkStart w:id="1472" w:name="_Toc432516110"/>
      <w:bookmarkStart w:id="1473" w:name="_Toc401769316"/>
      <w:bookmarkStart w:id="1474" w:name="_Toc401769755"/>
      <w:bookmarkStart w:id="1475" w:name="_Toc24650386"/>
      <w:bookmarkEnd w:id="1465"/>
      <w:bookmarkEnd w:id="1466"/>
      <w:bookmarkEnd w:id="1467"/>
      <w:bookmarkEnd w:id="1468"/>
      <w:bookmarkEnd w:id="1469"/>
      <w:bookmarkEnd w:id="1470"/>
      <w:bookmarkEnd w:id="1471"/>
      <w:bookmarkEnd w:id="1472"/>
      <w:r w:rsidRPr="00621E63">
        <w:rPr>
          <w:noProof w:val="0"/>
        </w:rPr>
        <w:t>Use Case Roles</w:t>
      </w:r>
      <w:bookmarkEnd w:id="1473"/>
      <w:bookmarkEnd w:id="1474"/>
      <w:bookmarkEnd w:id="1475"/>
    </w:p>
    <w:p w14:paraId="536EC21E" w14:textId="77777777" w:rsidR="00FD7EFA" w:rsidRPr="00621E63" w:rsidRDefault="00FD7EFA" w:rsidP="002E3ED0">
      <w:pPr>
        <w:pStyle w:val="BodyText"/>
      </w:pPr>
    </w:p>
    <w:p w14:paraId="5B19E0AC" w14:textId="77777777" w:rsidR="00B11855" w:rsidRPr="00621E63" w:rsidRDefault="00F73333" w:rsidP="002B062D">
      <w:pPr>
        <w:pStyle w:val="BodyText"/>
        <w:jc w:val="center"/>
      </w:pPr>
      <w:r w:rsidRPr="00621E63">
        <mc:AlternateContent>
          <mc:Choice Requires="wps">
            <w:drawing>
              <wp:anchor distT="0" distB="0" distL="114300" distR="114300" simplePos="0" relativeHeight="251458048" behindDoc="0" locked="0" layoutInCell="1" allowOverlap="1" wp14:anchorId="48F0E357" wp14:editId="5C4E6768">
                <wp:simplePos x="0" y="0"/>
                <wp:positionH relativeFrom="column">
                  <wp:posOffset>4196715</wp:posOffset>
                </wp:positionH>
                <wp:positionV relativeFrom="paragraph">
                  <wp:posOffset>6076950</wp:posOffset>
                </wp:positionV>
                <wp:extent cx="1270" cy="237490"/>
                <wp:effectExtent l="76200" t="0" r="74930" b="48260"/>
                <wp:wrapNone/>
                <wp:docPr id="179"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70" cy="23749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B47DF9" id="Straight Connector 7" o:spid="_x0000_s1026" style="position:absolute;flip:y;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45pt,478.5pt" to="330.55pt,49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">
                <v:stroke startarrow="block"/>
              </v:line>
            </w:pict>
          </mc:Fallback>
        </mc:AlternateContent>
      </w:r>
      <w:r w:rsidRPr="00621E63">
        <w:drawing>
          <wp:inline distT="0" distB="0" distL="0" distR="0" wp14:anchorId="46E1E2B6" wp14:editId="62C34977">
            <wp:extent cx="2255520" cy="2462530"/>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5520" cy="2462530"/>
                    </a:xfrm>
                    <a:prstGeom prst="rect">
                      <a:avLst/>
                    </a:prstGeom>
                    <a:noFill/>
                    <a:ln>
                      <a:noFill/>
                    </a:ln>
                  </pic:spPr>
                </pic:pic>
              </a:graphicData>
            </a:graphic>
          </wp:inline>
        </w:drawing>
      </w:r>
    </w:p>
    <w:p w14:paraId="513BA65B" w14:textId="77777777" w:rsidR="00FB6FC1" w:rsidRPr="00621E63" w:rsidRDefault="00FB6FC1" w:rsidP="002B062D">
      <w:pPr>
        <w:pStyle w:val="BodyText"/>
        <w:jc w:val="center"/>
      </w:pPr>
    </w:p>
    <w:p w14:paraId="0ACD1648" w14:textId="77777777" w:rsidR="00B11855" w:rsidRPr="00621E63" w:rsidRDefault="003D003E" w:rsidP="00CF5627">
      <w:pPr>
        <w:pStyle w:val="FigureTitle"/>
      </w:pPr>
      <w:r w:rsidRPr="00621E63">
        <w:t>Figure 3.1.2</w:t>
      </w:r>
      <w:r w:rsidR="00D52943" w:rsidRPr="00621E63">
        <w:rPr>
          <w:rFonts w:eastAsia="MS Gothic"/>
        </w:rPr>
        <w:t>-</w:t>
      </w:r>
      <w:r w:rsidRPr="00621E63">
        <w:t>1: Communicate PCD Data</w:t>
      </w:r>
    </w:p>
    <w:tbl>
      <w:tblPr>
        <w:tblW w:w="55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4410"/>
      </w:tblGrid>
      <w:tr w:rsidR="00855E3C" w:rsidRPr="00621E63" w14:paraId="7ECF3650" w14:textId="77777777" w:rsidTr="00792D5F">
        <w:trPr>
          <w:jc w:val="center"/>
        </w:trPr>
        <w:tc>
          <w:tcPr>
            <w:tcW w:w="1188" w:type="dxa"/>
            <w:shd w:val="clear" w:color="auto" w:fill="auto"/>
          </w:tcPr>
          <w:p w14:paraId="3D8B4702" w14:textId="77777777" w:rsidR="00855E3C" w:rsidRPr="00621E63" w:rsidRDefault="00855E3C" w:rsidP="00855E3C">
            <w:pPr>
              <w:pStyle w:val="BodyText"/>
              <w:rPr>
                <w:b/>
                <w:bCs/>
              </w:rPr>
            </w:pPr>
            <w:r w:rsidRPr="00621E63">
              <w:rPr>
                <w:rStyle w:val="Strong"/>
              </w:rPr>
              <w:t>Actor</w:t>
            </w:r>
          </w:p>
        </w:tc>
        <w:tc>
          <w:tcPr>
            <w:tcW w:w="4410" w:type="dxa"/>
            <w:shd w:val="clear" w:color="auto" w:fill="auto"/>
          </w:tcPr>
          <w:p w14:paraId="232FE0C9" w14:textId="77777777" w:rsidR="00855E3C" w:rsidRPr="00621E63" w:rsidRDefault="00855E3C" w:rsidP="00A9614E">
            <w:pPr>
              <w:pStyle w:val="BodyText"/>
            </w:pPr>
            <w:r w:rsidRPr="00621E63">
              <w:t>Device Observation Reporter (DOR)</w:t>
            </w:r>
          </w:p>
        </w:tc>
      </w:tr>
      <w:tr w:rsidR="00855E3C" w:rsidRPr="00621E63" w14:paraId="6A904A5D" w14:textId="77777777" w:rsidTr="00792D5F">
        <w:trPr>
          <w:jc w:val="center"/>
        </w:trPr>
        <w:tc>
          <w:tcPr>
            <w:tcW w:w="1188" w:type="dxa"/>
            <w:shd w:val="clear" w:color="auto" w:fill="auto"/>
          </w:tcPr>
          <w:p w14:paraId="6E639D36" w14:textId="77777777" w:rsidR="00855E3C" w:rsidRPr="00621E63" w:rsidRDefault="00855E3C" w:rsidP="00855E3C">
            <w:pPr>
              <w:pStyle w:val="BodyText"/>
              <w:rPr>
                <w:b/>
                <w:bCs/>
              </w:rPr>
            </w:pPr>
            <w:r w:rsidRPr="00621E63">
              <w:rPr>
                <w:rStyle w:val="Strong"/>
              </w:rPr>
              <w:t>Role</w:t>
            </w:r>
          </w:p>
        </w:tc>
        <w:tc>
          <w:tcPr>
            <w:tcW w:w="4410" w:type="dxa"/>
            <w:shd w:val="clear" w:color="auto" w:fill="auto"/>
          </w:tcPr>
          <w:p w14:paraId="7E930E15" w14:textId="77777777" w:rsidR="00855E3C" w:rsidRPr="00621E63" w:rsidRDefault="00855E3C" w:rsidP="00A9614E">
            <w:pPr>
              <w:pStyle w:val="BodyText"/>
            </w:pPr>
            <w:r w:rsidRPr="00621E63">
              <w:t>Sends PCD Data to DOC</w:t>
            </w:r>
          </w:p>
        </w:tc>
      </w:tr>
      <w:tr w:rsidR="00855E3C" w:rsidRPr="00621E63" w14:paraId="5466FFFD" w14:textId="77777777" w:rsidTr="00792D5F">
        <w:trPr>
          <w:jc w:val="center"/>
        </w:trPr>
        <w:tc>
          <w:tcPr>
            <w:tcW w:w="1188" w:type="dxa"/>
            <w:shd w:val="clear" w:color="auto" w:fill="auto"/>
          </w:tcPr>
          <w:p w14:paraId="3C81D309" w14:textId="77777777" w:rsidR="00855E3C" w:rsidRPr="00621E63" w:rsidRDefault="00855E3C" w:rsidP="00855E3C">
            <w:pPr>
              <w:pStyle w:val="BodyText"/>
              <w:rPr>
                <w:b/>
                <w:bCs/>
              </w:rPr>
            </w:pPr>
            <w:r w:rsidRPr="00621E63">
              <w:rPr>
                <w:rStyle w:val="Strong"/>
              </w:rPr>
              <w:t>Actor</w:t>
            </w:r>
          </w:p>
        </w:tc>
        <w:tc>
          <w:tcPr>
            <w:tcW w:w="4410" w:type="dxa"/>
            <w:shd w:val="clear" w:color="auto" w:fill="auto"/>
          </w:tcPr>
          <w:p w14:paraId="5B89E6C5" w14:textId="77777777" w:rsidR="00855E3C" w:rsidRPr="00621E63" w:rsidRDefault="00855E3C" w:rsidP="00A9614E">
            <w:pPr>
              <w:pStyle w:val="BodyText"/>
            </w:pPr>
            <w:r w:rsidRPr="00621E63">
              <w:t>Device Observation Consumer (DOC)</w:t>
            </w:r>
          </w:p>
        </w:tc>
      </w:tr>
      <w:tr w:rsidR="00855E3C" w:rsidRPr="00621E63" w14:paraId="244ED0EB" w14:textId="77777777" w:rsidTr="00792D5F">
        <w:trPr>
          <w:jc w:val="center"/>
        </w:trPr>
        <w:tc>
          <w:tcPr>
            <w:tcW w:w="1188" w:type="dxa"/>
            <w:shd w:val="clear" w:color="auto" w:fill="auto"/>
          </w:tcPr>
          <w:p w14:paraId="0E776062" w14:textId="77777777" w:rsidR="00855E3C" w:rsidRPr="00621E63" w:rsidRDefault="00855E3C" w:rsidP="00855E3C">
            <w:pPr>
              <w:pStyle w:val="BodyText"/>
              <w:rPr>
                <w:b/>
                <w:bCs/>
              </w:rPr>
            </w:pPr>
            <w:r w:rsidRPr="00621E63">
              <w:rPr>
                <w:rStyle w:val="Strong"/>
              </w:rPr>
              <w:t>Role</w:t>
            </w:r>
          </w:p>
        </w:tc>
        <w:tc>
          <w:tcPr>
            <w:tcW w:w="4410" w:type="dxa"/>
            <w:shd w:val="clear" w:color="auto" w:fill="auto"/>
          </w:tcPr>
          <w:p w14:paraId="14B9506B" w14:textId="77777777" w:rsidR="00855E3C" w:rsidRPr="00621E63" w:rsidRDefault="00855E3C" w:rsidP="00A9614E">
            <w:pPr>
              <w:pStyle w:val="BodyText"/>
            </w:pPr>
            <w:r w:rsidRPr="00621E63">
              <w:t>Receives PCD Data from DOR</w:t>
            </w:r>
          </w:p>
        </w:tc>
      </w:tr>
    </w:tbl>
    <w:p w14:paraId="7EB19C1D" w14:textId="77777777" w:rsidR="00B11855" w:rsidRPr="00621E63" w:rsidRDefault="003D003E" w:rsidP="00D26FE7">
      <w:pPr>
        <w:pStyle w:val="Heading3"/>
        <w:rPr>
          <w:noProof w:val="0"/>
        </w:rPr>
      </w:pPr>
      <w:bookmarkStart w:id="1476" w:name="_Toc401769317"/>
      <w:bookmarkStart w:id="1477" w:name="_Toc401769756"/>
      <w:bookmarkStart w:id="1478" w:name="OLE_LINK8"/>
      <w:bookmarkStart w:id="1479" w:name="_Toc24650387"/>
      <w:r w:rsidRPr="00621E63">
        <w:rPr>
          <w:noProof w:val="0"/>
        </w:rPr>
        <w:lastRenderedPageBreak/>
        <w:t>Referenced Standards</w:t>
      </w:r>
      <w:bookmarkEnd w:id="1476"/>
      <w:bookmarkEnd w:id="1477"/>
      <w:bookmarkEnd w:id="1479"/>
    </w:p>
    <w:p w14:paraId="7EBEEF14" w14:textId="03FD9829" w:rsidR="00B11855" w:rsidRPr="00621E63" w:rsidRDefault="006D613E" w:rsidP="00C94C3F">
      <w:pPr>
        <w:pStyle w:val="ListBullet2"/>
      </w:pPr>
      <w:r w:rsidRPr="00621E63">
        <w:t>HL7</w:t>
      </w:r>
      <w:r w:rsidR="00995105" w:rsidRPr="00621E63">
        <w:t xml:space="preserve"> </w:t>
      </w:r>
      <w:r w:rsidR="003D003E" w:rsidRPr="00621E63">
        <w:t xml:space="preserve">- </w:t>
      </w:r>
      <w:r w:rsidRPr="00621E63">
        <w:t>HL7</w:t>
      </w:r>
      <w:r w:rsidR="003D003E" w:rsidRPr="00621E63">
        <w:t xml:space="preserve"> Version 2.6 Chapter 7 Observation Reporting </w:t>
      </w:r>
    </w:p>
    <w:p w14:paraId="35892B72" w14:textId="746764E6" w:rsidR="00F56771" w:rsidRPr="00621E63" w:rsidRDefault="00F56771" w:rsidP="00C94C3F">
      <w:pPr>
        <w:pStyle w:val="ListBullet2"/>
      </w:pPr>
      <w:r w:rsidRPr="00621E63">
        <w:t>HL7 – HL7 Version 2.7</w:t>
      </w:r>
      <w:r w:rsidR="007A6C1E" w:rsidRPr="00621E63">
        <w:t xml:space="preserve"> Chapter 7 Observation Reporting – PRT Participation Segment with added fields for Unique Device Identification (UDI)</w:t>
      </w:r>
    </w:p>
    <w:p w14:paraId="7DE6DDDB" w14:textId="77777777" w:rsidR="00B11855" w:rsidRPr="00621E63" w:rsidRDefault="003D003E" w:rsidP="00C94C3F">
      <w:pPr>
        <w:pStyle w:val="ListBullet2"/>
      </w:pPr>
      <w:r w:rsidRPr="00621E63">
        <w:t>ISO/IEEE 11073-10201 Domain Information Model</w:t>
      </w:r>
    </w:p>
    <w:p w14:paraId="1CDA03AF" w14:textId="77777777" w:rsidR="00B11855" w:rsidRPr="00621E63" w:rsidRDefault="003D003E" w:rsidP="00C94C3F">
      <w:pPr>
        <w:pStyle w:val="ListBullet2"/>
      </w:pPr>
      <w:r w:rsidRPr="00621E63">
        <w:t>ISO/IEEE 11073-10101 Nomenclature</w:t>
      </w:r>
    </w:p>
    <w:p w14:paraId="747BF696" w14:textId="77777777" w:rsidR="008315EB" w:rsidRPr="00621E63" w:rsidRDefault="008315EB" w:rsidP="008315EB">
      <w:pPr>
        <w:pStyle w:val="ListBullet2"/>
      </w:pPr>
      <w:bookmarkStart w:id="1480" w:name="OLE_LINK4"/>
      <w:r w:rsidRPr="00621E63">
        <w:t xml:space="preserve">ISO/IEEE 11073-10102-2012 Nomenclature - Annotated ECG defines additional ECG lead identifiers and code offsets &gt; 65 that </w:t>
      </w:r>
      <w:r w:rsidRPr="00621E63">
        <w:rPr>
          <w:i/>
        </w:rPr>
        <w:t>shall</w:t>
      </w:r>
      <w:r w:rsidRPr="00621E63">
        <w:t xml:space="preserve"> be used as needed by sending systems and </w:t>
      </w:r>
      <w:r w:rsidRPr="00621E63">
        <w:rPr>
          <w:i/>
        </w:rPr>
        <w:t>shall</w:t>
      </w:r>
      <w:r w:rsidRPr="00621E63">
        <w:t xml:space="preserve"> be understood by receiving systems.</w:t>
      </w:r>
    </w:p>
    <w:p w14:paraId="52AFC48A" w14:textId="32A373D0" w:rsidR="008315EB" w:rsidRPr="00621E63" w:rsidRDefault="008315EB" w:rsidP="00621E63">
      <w:pPr>
        <w:pStyle w:val="ListContinue1"/>
        <w:pPrChange w:id="1481" w:author="Mary Jungers" w:date="2019-11-14T10:17:00Z">
          <w:pPr>
            <w:pStyle w:val="ListBullet2"/>
            <w:numPr>
              <w:numId w:val="0"/>
            </w:numPr>
            <w:tabs>
              <w:tab w:val="clear" w:pos="720"/>
            </w:tabs>
            <w:ind w:left="360" w:firstLine="0"/>
          </w:pPr>
        </w:pPrChange>
      </w:pPr>
      <w:r w:rsidRPr="00621E63">
        <w:rPr>
          <w:i/>
        </w:rPr>
        <w:t>Note:</w:t>
      </w:r>
      <w:r w:rsidRPr="00621E63">
        <w:t xml:space="preserve">  The code offsets 0 to 65 originally defined by ISO/IEEE 11073-10101:2004 Annex A are identical to those defined by ISO/IEEE 11073-10102-2012 and can convey the ECG leads typically reported by a traditional 12-lead resting, stress or Holter ECG in a compatible manner without precoordination.</w:t>
      </w:r>
    </w:p>
    <w:bookmarkEnd w:id="1478"/>
    <w:bookmarkEnd w:id="1480"/>
    <w:p w14:paraId="72CC246B" w14:textId="77777777" w:rsidR="00B11855" w:rsidRPr="00621E63" w:rsidRDefault="003D003E" w:rsidP="002D1895">
      <w:pPr>
        <w:pStyle w:val="BodyText"/>
      </w:pPr>
      <w:r w:rsidRPr="00621E63">
        <w:t xml:space="preserve">The IHE Patient Care Device Technical Framework uses an information model and a nomenclature from the IEEE 11073. The information model is defined in ISO/IEEE 11073-10201 Health Informatics – Point-of-care medical device communication – Part 10201: Domain Information Model. The nomenclature is defined in ISO/IEEE 11073-10101 Health Informatics – Point -of-care medical device communication – Part 10101: Nomenclature. Familiarity with these standards is necessary for implementers of the Device Observation Reporter and Device Observation Consumer </w:t>
      </w:r>
      <w:r w:rsidR="00B054A1" w:rsidRPr="00621E63">
        <w:t>Actors</w:t>
      </w:r>
      <w:r w:rsidRPr="00621E63">
        <w:t>.</w:t>
      </w:r>
    </w:p>
    <w:p w14:paraId="1C9E0087" w14:textId="7DB54112" w:rsidR="00B11855" w:rsidRPr="00621E63" w:rsidRDefault="006D613E" w:rsidP="002D1895">
      <w:pPr>
        <w:pStyle w:val="BodyText"/>
      </w:pPr>
      <w:r w:rsidRPr="00621E63">
        <w:t>HL7</w:t>
      </w:r>
      <w:r w:rsidR="00995105" w:rsidRPr="00621E63">
        <w:t xml:space="preserve"> </w:t>
      </w:r>
      <w:r w:rsidR="003D003E" w:rsidRPr="00621E63">
        <w:t xml:space="preserve">V2.6 Chapter 7 Observation Reporting defines the general </w:t>
      </w:r>
      <w:r w:rsidRPr="00621E63">
        <w:t>HL7</w:t>
      </w:r>
      <w:r w:rsidR="00995105" w:rsidRPr="00621E63">
        <w:t xml:space="preserve"> </w:t>
      </w:r>
      <w:r w:rsidR="003D003E" w:rsidRPr="00621E63">
        <w:t xml:space="preserve">syntax and coding requirements related to observation reporting, used for PCD data communications in the PCD TF. Familiarity with </w:t>
      </w:r>
      <w:r w:rsidRPr="00621E63">
        <w:t>HL7</w:t>
      </w:r>
      <w:r w:rsidR="00995105" w:rsidRPr="00621E63">
        <w:t xml:space="preserve"> </w:t>
      </w:r>
      <w:r w:rsidR="003D003E" w:rsidRPr="00621E63">
        <w:t>Chapter 7 is necessary for implementers of the PCD TF transactions.</w:t>
      </w:r>
    </w:p>
    <w:p w14:paraId="748704FF" w14:textId="2D8E4E52" w:rsidR="00B11855" w:rsidRPr="00621E63" w:rsidRDefault="003D003E" w:rsidP="002D1895">
      <w:pPr>
        <w:pStyle w:val="BodyText"/>
      </w:pPr>
      <w:r w:rsidRPr="00621E63">
        <w:t xml:space="preserve">This Technical Framework specifies conventions that are used to represent the information model hierarchy for medical devices embodied in the IEEE 11073 Domain Information Model within the syntactic and semantic conventions of </w:t>
      </w:r>
      <w:r w:rsidR="006D613E" w:rsidRPr="00621E63">
        <w:t>HL7</w:t>
      </w:r>
      <w:r w:rsidR="00995105" w:rsidRPr="00621E63">
        <w:t xml:space="preserve"> </w:t>
      </w:r>
      <w:r w:rsidRPr="00621E63">
        <w:t xml:space="preserve">v. 2.6 </w:t>
      </w:r>
    </w:p>
    <w:p w14:paraId="7AD78F30" w14:textId="475F6027" w:rsidR="00B11855" w:rsidRPr="00621E63" w:rsidRDefault="003D003E" w:rsidP="002D1895">
      <w:pPr>
        <w:pStyle w:val="BodyText"/>
      </w:pPr>
      <w:r w:rsidRPr="00621E63">
        <w:t xml:space="preserve">Definitions of </w:t>
      </w:r>
      <w:r w:rsidR="006D613E" w:rsidRPr="00621E63">
        <w:t>HL7</w:t>
      </w:r>
      <w:r w:rsidR="00995105" w:rsidRPr="00621E63">
        <w:t xml:space="preserve"> </w:t>
      </w:r>
      <w:r w:rsidRPr="00621E63">
        <w:t xml:space="preserve">Data Types used in PCD transactions, with comments on any specializations for PCD, are given in Appendix C, Common Data Types in this volume. </w:t>
      </w:r>
    </w:p>
    <w:p w14:paraId="3A9D1BA6" w14:textId="42B6DFDB" w:rsidR="00B11855" w:rsidRPr="00621E63" w:rsidRDefault="003D003E" w:rsidP="00123C7B">
      <w:pPr>
        <w:pStyle w:val="Heading3"/>
        <w:rPr>
          <w:noProof w:val="0"/>
        </w:rPr>
      </w:pPr>
      <w:bookmarkStart w:id="1482" w:name="_Toc401769318"/>
      <w:bookmarkStart w:id="1483" w:name="_Toc401769757"/>
      <w:del w:id="1484" w:author="Mary Jungers" w:date="2019-11-14T10:20:00Z">
        <w:r w:rsidRPr="00621E63" w:rsidDel="005B0C7C">
          <w:rPr>
            <w:noProof w:val="0"/>
          </w:rPr>
          <w:delText>Interaction Diagram</w:delText>
        </w:r>
      </w:del>
      <w:bookmarkStart w:id="1485" w:name="_Toc24650388"/>
      <w:ins w:id="1486" w:author="Mary Jungers" w:date="2019-11-14T10:20:00Z">
        <w:r w:rsidR="005B0C7C">
          <w:rPr>
            <w:noProof w:val="0"/>
          </w:rPr>
          <w:t>Message</w:t>
        </w:r>
      </w:ins>
      <w:r w:rsidRPr="00621E63">
        <w:rPr>
          <w:noProof w:val="0"/>
        </w:rPr>
        <w:t>s</w:t>
      </w:r>
      <w:bookmarkEnd w:id="1482"/>
      <w:bookmarkEnd w:id="1483"/>
      <w:bookmarkEnd w:id="1485"/>
    </w:p>
    <w:p w14:paraId="383A88D8" w14:textId="77777777" w:rsidR="00B11855" w:rsidRPr="00621E63" w:rsidRDefault="003D003E" w:rsidP="002D1895">
      <w:pPr>
        <w:pStyle w:val="BodyText"/>
      </w:pPr>
      <w:r w:rsidRPr="00621E63">
        <w:t>The following interaction diagrams illustrate potential implementations.</w:t>
      </w:r>
    </w:p>
    <w:p w14:paraId="38A0A2A2" w14:textId="77777777" w:rsidR="00B11855" w:rsidRPr="00621E63" w:rsidRDefault="003D003E" w:rsidP="003D003E">
      <w:pPr>
        <w:pStyle w:val="Heading4"/>
        <w:rPr>
          <w:noProof w:val="0"/>
        </w:rPr>
      </w:pPr>
      <w:bookmarkStart w:id="1487" w:name="_Toc401769758"/>
      <w:bookmarkStart w:id="1488" w:name="_Toc24650389"/>
      <w:r w:rsidRPr="00621E63">
        <w:rPr>
          <w:noProof w:val="0"/>
        </w:rPr>
        <w:t>DOR communicates with DOC</w:t>
      </w:r>
      <w:bookmarkEnd w:id="1487"/>
      <w:bookmarkEnd w:id="1488"/>
    </w:p>
    <w:p w14:paraId="058BE45E" w14:textId="46329FCB" w:rsidR="00B11855" w:rsidRPr="00621E63" w:rsidRDefault="003D003E" w:rsidP="006E20D6">
      <w:pPr>
        <w:pStyle w:val="BodyText"/>
      </w:pPr>
      <w:r w:rsidRPr="00621E63">
        <w:t xml:space="preserve">The </w:t>
      </w:r>
      <w:r w:rsidR="00647994" w:rsidRPr="00621E63">
        <w:t>[</w:t>
      </w:r>
      <w:r w:rsidRPr="00621E63">
        <w:t>PCD-01</w:t>
      </w:r>
      <w:r w:rsidR="00647994" w:rsidRPr="00621E63">
        <w:t>]</w:t>
      </w:r>
      <w:r w:rsidRPr="00621E63">
        <w:t xml:space="preserve"> </w:t>
      </w:r>
      <w:r w:rsidR="003019C5" w:rsidRPr="00621E63">
        <w:t xml:space="preserve">transaction </w:t>
      </w:r>
      <w:r w:rsidRPr="00621E63">
        <w:t xml:space="preserve">is used to communicate PCD data from: Device Observation Reporter (DOR) to a Device Observation Consumer (DOC). </w:t>
      </w:r>
    </w:p>
    <w:p w14:paraId="62D10CA2" w14:textId="77777777" w:rsidR="00B11855" w:rsidRPr="00621E63" w:rsidRDefault="00F73333" w:rsidP="002B062D">
      <w:pPr>
        <w:pStyle w:val="BodyText"/>
        <w:jc w:val="center"/>
      </w:pPr>
      <w:r w:rsidRPr="00621E63">
        <w:lastRenderedPageBreak/>
        <w:drawing>
          <wp:inline distT="0" distB="0" distL="0" distR="0" wp14:anchorId="78E642E7" wp14:editId="34A18E9B">
            <wp:extent cx="4364990" cy="2584450"/>
            <wp:effectExtent l="0" t="0" r="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4990" cy="2584450"/>
                    </a:xfrm>
                    <a:prstGeom prst="rect">
                      <a:avLst/>
                    </a:prstGeom>
                    <a:noFill/>
                    <a:ln>
                      <a:noFill/>
                    </a:ln>
                  </pic:spPr>
                </pic:pic>
              </a:graphicData>
            </a:graphic>
          </wp:inline>
        </w:drawing>
      </w:r>
    </w:p>
    <w:p w14:paraId="08DE7C3F" w14:textId="77777777" w:rsidR="00B11855" w:rsidRPr="00621E63" w:rsidRDefault="003D003E" w:rsidP="00CF5627">
      <w:pPr>
        <w:pStyle w:val="FigureTitle"/>
      </w:pPr>
      <w:r w:rsidRPr="00621E63">
        <w:t>Figure 3.1.4.1</w:t>
      </w:r>
      <w:r w:rsidR="00D52943" w:rsidRPr="00621E63">
        <w:rPr>
          <w:rFonts w:eastAsia="MS Gothic"/>
        </w:rPr>
        <w:t>-</w:t>
      </w:r>
      <w:r w:rsidRPr="00621E63">
        <w:t>1: Communicate PCD Data Interaction Diagram</w:t>
      </w:r>
    </w:p>
    <w:p w14:paraId="75FBA580" w14:textId="346E2B70" w:rsidR="00B11855" w:rsidRPr="00621E63" w:rsidRDefault="00647994" w:rsidP="00123C7B">
      <w:pPr>
        <w:pStyle w:val="Heading5"/>
        <w:rPr>
          <w:noProof w:val="0"/>
        </w:rPr>
      </w:pPr>
      <w:bookmarkStart w:id="1489" w:name="_Toc497485505"/>
      <w:bookmarkStart w:id="1490" w:name="_Toc497485842"/>
      <w:bookmarkStart w:id="1491" w:name="_Toc497486069"/>
      <w:bookmarkStart w:id="1492" w:name="_Toc497486346"/>
      <w:bookmarkStart w:id="1493" w:name="_Toc497486573"/>
      <w:bookmarkStart w:id="1494" w:name="_Toc497493442"/>
      <w:bookmarkStart w:id="1495" w:name="_Toc401769759"/>
      <w:bookmarkStart w:id="1496" w:name="_Toc24650390"/>
      <w:bookmarkEnd w:id="1489"/>
      <w:bookmarkEnd w:id="1490"/>
      <w:bookmarkEnd w:id="1491"/>
      <w:bookmarkEnd w:id="1492"/>
      <w:bookmarkEnd w:id="1493"/>
      <w:bookmarkEnd w:id="1494"/>
      <w:r w:rsidRPr="00621E63">
        <w:rPr>
          <w:noProof w:val="0"/>
        </w:rPr>
        <w:t>PCD-01</w:t>
      </w:r>
      <w:r w:rsidR="003D003E" w:rsidRPr="00621E63">
        <w:rPr>
          <w:noProof w:val="0"/>
        </w:rPr>
        <w:t xml:space="preserve"> Communicate PCD Data (ORU^R01^ORU_R01) static definition</w:t>
      </w:r>
      <w:bookmarkEnd w:id="1495"/>
      <w:bookmarkEnd w:id="1496"/>
      <w:r w:rsidR="003D003E" w:rsidRPr="00621E63">
        <w:rPr>
          <w:noProof w:val="0"/>
        </w:rPr>
        <w:t xml:space="preserve"> </w:t>
      </w:r>
    </w:p>
    <w:p w14:paraId="520911D7" w14:textId="22E660FD" w:rsidR="00B11855" w:rsidRPr="00621E63" w:rsidRDefault="003D003E" w:rsidP="002F241F">
      <w:pPr>
        <w:pStyle w:val="BodyText"/>
      </w:pPr>
      <w:r w:rsidRPr="00621E63">
        <w:t>The PCD-01</w:t>
      </w:r>
      <w:r w:rsidR="007426DD" w:rsidRPr="00621E63">
        <w:t xml:space="preserve"> </w:t>
      </w:r>
      <w:r w:rsidRPr="00621E63">
        <w:t>Communicate PCD Data message is used to communicate PCD data</w:t>
      </w:r>
    </w:p>
    <w:p w14:paraId="40FE4623" w14:textId="77777777" w:rsidR="00B11855" w:rsidRPr="00621E63" w:rsidRDefault="003D003E" w:rsidP="00C94C3F">
      <w:pPr>
        <w:pStyle w:val="ListBullet2"/>
      </w:pPr>
      <w:r w:rsidRPr="00621E63">
        <w:t>From a Device Observation Reporter (DOR) to a Device Observation Consumer (DOC)</w:t>
      </w:r>
    </w:p>
    <w:p w14:paraId="75D58F2B" w14:textId="1E3858AF" w:rsidR="00B11855" w:rsidRPr="00621E63" w:rsidRDefault="003D003E" w:rsidP="002D1895">
      <w:pPr>
        <w:pStyle w:val="BodyText"/>
      </w:pPr>
      <w:r w:rsidRPr="00621E63">
        <w:t xml:space="preserve">Common </w:t>
      </w:r>
      <w:r w:rsidR="006D613E" w:rsidRPr="00621E63">
        <w:t>HL7</w:t>
      </w:r>
      <w:r w:rsidR="00995105" w:rsidRPr="00621E63">
        <w:t xml:space="preserve"> </w:t>
      </w:r>
      <w:r w:rsidRPr="00621E63">
        <w:t>segments (MSH, MSA, ERR, NTE, PID, PV1, OBR, OBX, ORC</w:t>
      </w:r>
      <w:r w:rsidR="00C75AB4" w:rsidRPr="00621E63">
        <w:t>, PRT</w:t>
      </w:r>
      <w:r w:rsidRPr="00621E63">
        <w:t xml:space="preserve">) and data types (CWE, CNE, CX, EI, HD, PL, DTM, XPN, XTN) used in IHE PCD transactions are defined </w:t>
      </w:r>
      <w:r w:rsidR="003019C5" w:rsidRPr="00621E63">
        <w:t xml:space="preserve">in </w:t>
      </w:r>
      <w:r w:rsidR="00E51575" w:rsidRPr="00621E63">
        <w:t>Appendix B</w:t>
      </w:r>
      <w:r w:rsidR="009B6563" w:rsidRPr="00621E63">
        <w:t>,</w:t>
      </w:r>
      <w:r w:rsidRPr="00621E63">
        <w:t xml:space="preserve"> </w:t>
      </w:r>
      <w:r w:rsidR="009B6563" w:rsidRPr="00621E63">
        <w:t>“</w:t>
      </w:r>
      <w:r w:rsidRPr="00621E63">
        <w:t>Common Segment Descriptions</w:t>
      </w:r>
      <w:r w:rsidR="009B6563" w:rsidRPr="00621E63">
        <w:t>”</w:t>
      </w:r>
      <w:r w:rsidRPr="00621E63">
        <w:t>, and Appendix C, "Common Data Types".</w:t>
      </w:r>
      <w:r w:rsidR="00C75AB4" w:rsidRPr="00621E63">
        <w:t xml:space="preserve"> Note that this message structure differs from the basic </w:t>
      </w:r>
      <w:r w:rsidR="006D613E" w:rsidRPr="00621E63">
        <w:t>HL7</w:t>
      </w:r>
      <w:r w:rsidR="00995105" w:rsidRPr="00621E63">
        <w:t xml:space="preserve"> </w:t>
      </w:r>
      <w:r w:rsidR="00C75AB4" w:rsidRPr="00621E63">
        <w:t xml:space="preserve">version 2.6 by allowing for the appearance of PRT segments, a segment new in </w:t>
      </w:r>
      <w:r w:rsidR="006D613E" w:rsidRPr="00621E63">
        <w:t>HL7</w:t>
      </w:r>
      <w:r w:rsidR="00995105" w:rsidRPr="00621E63">
        <w:t xml:space="preserve"> </w:t>
      </w:r>
      <w:r w:rsidR="00C75AB4" w:rsidRPr="00621E63">
        <w:t xml:space="preserve">version 2.7, in certain locations. This is to allow for </w:t>
      </w:r>
      <w:r w:rsidR="00E21780" w:rsidRPr="00621E63">
        <w:t xml:space="preserve">the need for new participation data needed in transactions added to the ACM </w:t>
      </w:r>
      <w:r w:rsidR="00FF5580" w:rsidRPr="00621E63">
        <w:t>Profile</w:t>
      </w:r>
      <w:r w:rsidR="00E21780" w:rsidRPr="00621E63">
        <w:t xml:space="preserve"> in this Technical Framework revision, and for planned future extensions to support FDA Unique Device Identifiers. See </w:t>
      </w:r>
      <w:r w:rsidR="00E51575" w:rsidRPr="00621E63">
        <w:t>S</w:t>
      </w:r>
      <w:r w:rsidR="00E21780" w:rsidRPr="00621E63">
        <w:t xml:space="preserve">ection </w:t>
      </w:r>
      <w:r w:rsidR="00E51575" w:rsidRPr="00621E63">
        <w:t>B.10</w:t>
      </w:r>
      <w:r w:rsidR="00E21780" w:rsidRPr="00621E63">
        <w:t xml:space="preserve"> for details on the PRT segment.</w:t>
      </w:r>
    </w:p>
    <w:p w14:paraId="1CE25863" w14:textId="77777777" w:rsidR="00B11855" w:rsidRPr="00621E63" w:rsidRDefault="003D003E" w:rsidP="002D1895">
      <w:pPr>
        <w:pStyle w:val="BodyText"/>
      </w:pPr>
      <w:r w:rsidRPr="00621E63">
        <w:t>The static message is defined with the repeating segment group called "Order Observation". This group can repeat within the message so that a device needs to send only one message with multiple orders.</w:t>
      </w:r>
    </w:p>
    <w:p w14:paraId="326599DE" w14:textId="77777777" w:rsidR="00B11855" w:rsidRPr="00621E63" w:rsidRDefault="00B11855" w:rsidP="00DE39CA">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1303"/>
        <w:gridCol w:w="2955"/>
        <w:gridCol w:w="961"/>
        <w:gridCol w:w="816"/>
        <w:gridCol w:w="1516"/>
      </w:tblGrid>
      <w:tr w:rsidR="00C40FD5" w:rsidRPr="00621E63" w14:paraId="1C567ED7" w14:textId="77777777" w:rsidTr="00DE39CA">
        <w:trPr>
          <w:cantSplit/>
          <w:tblHeader/>
          <w:jc w:val="center"/>
        </w:trPr>
        <w:tc>
          <w:tcPr>
            <w:tcW w:w="0" w:type="auto"/>
            <w:shd w:val="clear" w:color="auto" w:fill="D9D9D9"/>
          </w:tcPr>
          <w:p w14:paraId="7ECCB38F" w14:textId="77777777" w:rsidR="002D1895" w:rsidRPr="00621E63" w:rsidRDefault="002D1895" w:rsidP="00E97927">
            <w:pPr>
              <w:pStyle w:val="TableEntryHeader"/>
            </w:pPr>
            <w:r w:rsidRPr="00621E63">
              <w:t>Segment</w:t>
            </w:r>
          </w:p>
        </w:tc>
        <w:tc>
          <w:tcPr>
            <w:tcW w:w="0" w:type="auto"/>
            <w:shd w:val="clear" w:color="auto" w:fill="D9D9D9"/>
          </w:tcPr>
          <w:p w14:paraId="0E1173F5" w14:textId="77777777" w:rsidR="002D1895" w:rsidRPr="00621E63" w:rsidRDefault="002D1895" w:rsidP="00E97927">
            <w:pPr>
              <w:pStyle w:val="TableEntryHeader"/>
            </w:pPr>
            <w:r w:rsidRPr="00621E63">
              <w:t>Meaning</w:t>
            </w:r>
          </w:p>
        </w:tc>
        <w:tc>
          <w:tcPr>
            <w:tcW w:w="0" w:type="auto"/>
            <w:shd w:val="clear" w:color="auto" w:fill="D9D9D9"/>
          </w:tcPr>
          <w:p w14:paraId="4E9A2CFC" w14:textId="77777777" w:rsidR="002D1895" w:rsidRPr="00621E63" w:rsidRDefault="002D1895" w:rsidP="00E97927">
            <w:pPr>
              <w:pStyle w:val="TableEntryHeader"/>
            </w:pPr>
            <w:r w:rsidRPr="00621E63">
              <w:t>Usage</w:t>
            </w:r>
          </w:p>
        </w:tc>
        <w:tc>
          <w:tcPr>
            <w:tcW w:w="0" w:type="auto"/>
            <w:shd w:val="clear" w:color="auto" w:fill="D9D9D9"/>
          </w:tcPr>
          <w:p w14:paraId="0BBC951E" w14:textId="77777777" w:rsidR="002D1895" w:rsidRPr="00621E63" w:rsidRDefault="002D1895" w:rsidP="00E97927">
            <w:pPr>
              <w:pStyle w:val="TableEntryHeader"/>
            </w:pPr>
            <w:r w:rsidRPr="00621E63">
              <w:t>Card</w:t>
            </w:r>
          </w:p>
        </w:tc>
        <w:tc>
          <w:tcPr>
            <w:tcW w:w="0" w:type="auto"/>
            <w:shd w:val="clear" w:color="auto" w:fill="D9D9D9"/>
          </w:tcPr>
          <w:p w14:paraId="5CB16402" w14:textId="72AEEEDD" w:rsidR="002D1895" w:rsidRPr="00621E63" w:rsidRDefault="006D613E" w:rsidP="00E97927">
            <w:pPr>
              <w:pStyle w:val="TableEntryHeader"/>
            </w:pPr>
            <w:r w:rsidRPr="00621E63">
              <w:t>HL7</w:t>
            </w:r>
            <w:r w:rsidR="00995105" w:rsidRPr="00621E63">
              <w:t xml:space="preserve"> </w:t>
            </w:r>
            <w:r w:rsidR="002D1895" w:rsidRPr="00621E63">
              <w:t>chapter</w:t>
            </w:r>
          </w:p>
        </w:tc>
      </w:tr>
      <w:tr w:rsidR="00C40FD5" w:rsidRPr="00621E63" w14:paraId="54CEA4AC" w14:textId="77777777" w:rsidTr="009B6563">
        <w:trPr>
          <w:cantSplit/>
          <w:jc w:val="center"/>
        </w:trPr>
        <w:tc>
          <w:tcPr>
            <w:tcW w:w="0" w:type="auto"/>
            <w:shd w:val="clear" w:color="auto" w:fill="auto"/>
          </w:tcPr>
          <w:p w14:paraId="3D4CB6FA" w14:textId="77777777" w:rsidR="00B11855" w:rsidRPr="00621E63" w:rsidRDefault="003D003E" w:rsidP="00506FBD">
            <w:pPr>
              <w:pStyle w:val="TableEntry"/>
              <w:rPr>
                <w:rFonts w:ascii="ArialMT" w:hAnsi="ArialMT"/>
                <w:b/>
              </w:rPr>
            </w:pPr>
            <w:r w:rsidRPr="00621E63">
              <w:t>MSH</w:t>
            </w:r>
          </w:p>
        </w:tc>
        <w:tc>
          <w:tcPr>
            <w:tcW w:w="0" w:type="auto"/>
            <w:shd w:val="clear" w:color="auto" w:fill="auto"/>
          </w:tcPr>
          <w:p w14:paraId="4314697D" w14:textId="77777777" w:rsidR="00B11855" w:rsidRPr="00621E63" w:rsidRDefault="003D003E" w:rsidP="00506FBD">
            <w:pPr>
              <w:pStyle w:val="TableEntry"/>
              <w:rPr>
                <w:rFonts w:ascii="ArialMT" w:hAnsi="ArialMT"/>
                <w:b/>
              </w:rPr>
            </w:pPr>
            <w:r w:rsidRPr="00621E63">
              <w:t>Message Header</w:t>
            </w:r>
          </w:p>
        </w:tc>
        <w:tc>
          <w:tcPr>
            <w:tcW w:w="0" w:type="auto"/>
            <w:shd w:val="clear" w:color="auto" w:fill="auto"/>
          </w:tcPr>
          <w:p w14:paraId="011FC3FE" w14:textId="77777777" w:rsidR="00B11855" w:rsidRPr="00621E63" w:rsidRDefault="003D003E" w:rsidP="00506FBD">
            <w:pPr>
              <w:pStyle w:val="TableEntry"/>
              <w:rPr>
                <w:rFonts w:ascii="ArialMT" w:hAnsi="ArialMT"/>
                <w:b/>
              </w:rPr>
            </w:pPr>
            <w:r w:rsidRPr="00621E63">
              <w:t>R</w:t>
            </w:r>
          </w:p>
        </w:tc>
        <w:tc>
          <w:tcPr>
            <w:tcW w:w="0" w:type="auto"/>
            <w:shd w:val="clear" w:color="auto" w:fill="auto"/>
          </w:tcPr>
          <w:p w14:paraId="3AAEAA1C" w14:textId="77777777" w:rsidR="00B11855" w:rsidRPr="00621E63" w:rsidRDefault="003D003E" w:rsidP="00506FBD">
            <w:pPr>
              <w:pStyle w:val="TableEntry"/>
              <w:rPr>
                <w:rFonts w:ascii="ArialMT" w:hAnsi="ArialMT"/>
                <w:b/>
              </w:rPr>
            </w:pPr>
            <w:r w:rsidRPr="00621E63">
              <w:t>[1..1]</w:t>
            </w:r>
          </w:p>
        </w:tc>
        <w:tc>
          <w:tcPr>
            <w:tcW w:w="0" w:type="auto"/>
            <w:shd w:val="clear" w:color="auto" w:fill="auto"/>
          </w:tcPr>
          <w:p w14:paraId="59C0CEE9" w14:textId="77777777" w:rsidR="00B11855" w:rsidRPr="00621E63" w:rsidRDefault="003D003E" w:rsidP="00506FBD">
            <w:pPr>
              <w:pStyle w:val="TableEntry"/>
              <w:rPr>
                <w:rFonts w:ascii="ArialMT" w:hAnsi="ArialMT"/>
                <w:b/>
              </w:rPr>
            </w:pPr>
            <w:r w:rsidRPr="00621E63">
              <w:t>2</w:t>
            </w:r>
          </w:p>
        </w:tc>
      </w:tr>
      <w:tr w:rsidR="00C40FD5" w:rsidRPr="00621E63" w14:paraId="46F6F35C" w14:textId="77777777" w:rsidTr="006C0E8E">
        <w:trPr>
          <w:cantSplit/>
          <w:jc w:val="center"/>
        </w:trPr>
        <w:tc>
          <w:tcPr>
            <w:tcW w:w="0" w:type="auto"/>
            <w:shd w:val="clear" w:color="auto" w:fill="auto"/>
          </w:tcPr>
          <w:p w14:paraId="16904722" w14:textId="77777777" w:rsidR="00B11855" w:rsidRPr="00621E63" w:rsidRDefault="003D003E" w:rsidP="00506FBD">
            <w:pPr>
              <w:pStyle w:val="TableEntry"/>
              <w:rPr>
                <w:rFonts w:ascii="ArialMT" w:hAnsi="ArialMT"/>
                <w:b/>
              </w:rPr>
            </w:pPr>
            <w:r w:rsidRPr="00621E63">
              <w:t>[{SFT}]</w:t>
            </w:r>
          </w:p>
        </w:tc>
        <w:tc>
          <w:tcPr>
            <w:tcW w:w="0" w:type="auto"/>
            <w:shd w:val="clear" w:color="auto" w:fill="auto"/>
          </w:tcPr>
          <w:p w14:paraId="3805A55D" w14:textId="77777777" w:rsidR="00B11855" w:rsidRPr="00621E63" w:rsidRDefault="003D003E" w:rsidP="00506FBD">
            <w:pPr>
              <w:pStyle w:val="TableEntry"/>
              <w:rPr>
                <w:rFonts w:ascii="ArialMT" w:hAnsi="ArialMT"/>
                <w:b/>
              </w:rPr>
            </w:pPr>
            <w:r w:rsidRPr="00621E63">
              <w:t>Software Segment</w:t>
            </w:r>
          </w:p>
        </w:tc>
        <w:tc>
          <w:tcPr>
            <w:tcW w:w="0" w:type="auto"/>
            <w:shd w:val="clear" w:color="auto" w:fill="auto"/>
          </w:tcPr>
          <w:p w14:paraId="4BA5BB99" w14:textId="77777777" w:rsidR="00B11855" w:rsidRPr="00621E63" w:rsidRDefault="003D003E" w:rsidP="00506FBD">
            <w:pPr>
              <w:pStyle w:val="TableEntry"/>
              <w:rPr>
                <w:rFonts w:ascii="ArialMT" w:hAnsi="ArialMT"/>
                <w:b/>
              </w:rPr>
            </w:pPr>
            <w:r w:rsidRPr="00621E63">
              <w:t>X</w:t>
            </w:r>
          </w:p>
        </w:tc>
        <w:tc>
          <w:tcPr>
            <w:tcW w:w="0" w:type="auto"/>
            <w:shd w:val="clear" w:color="auto" w:fill="auto"/>
          </w:tcPr>
          <w:p w14:paraId="301ABC1E" w14:textId="77777777" w:rsidR="00B11855" w:rsidRPr="00621E63" w:rsidRDefault="003D003E" w:rsidP="00506FBD">
            <w:pPr>
              <w:pStyle w:val="TableEntry"/>
              <w:rPr>
                <w:rFonts w:ascii="ArialMT" w:hAnsi="ArialMT"/>
                <w:b/>
              </w:rPr>
            </w:pPr>
            <w:r w:rsidRPr="00621E63">
              <w:t>[0..</w:t>
            </w:r>
            <w:r w:rsidR="00E86B15" w:rsidRPr="00621E63">
              <w:t>0</w:t>
            </w:r>
            <w:r w:rsidRPr="00621E63">
              <w:t>]</w:t>
            </w:r>
          </w:p>
        </w:tc>
        <w:tc>
          <w:tcPr>
            <w:tcW w:w="0" w:type="auto"/>
            <w:shd w:val="clear" w:color="auto" w:fill="auto"/>
          </w:tcPr>
          <w:p w14:paraId="0CAF9515" w14:textId="77777777" w:rsidR="00B11855" w:rsidRPr="00621E63" w:rsidRDefault="003D003E" w:rsidP="00506FBD">
            <w:pPr>
              <w:pStyle w:val="TableEntry"/>
              <w:rPr>
                <w:rFonts w:ascii="ArialMT" w:hAnsi="ArialMT"/>
                <w:b/>
              </w:rPr>
            </w:pPr>
            <w:r w:rsidRPr="00621E63">
              <w:t>2</w:t>
            </w:r>
          </w:p>
        </w:tc>
      </w:tr>
      <w:tr w:rsidR="00C40FD5" w:rsidRPr="00621E63" w14:paraId="73E5B6ED" w14:textId="77777777" w:rsidTr="006C0E8E">
        <w:trPr>
          <w:cantSplit/>
          <w:jc w:val="center"/>
        </w:trPr>
        <w:tc>
          <w:tcPr>
            <w:tcW w:w="0" w:type="auto"/>
            <w:shd w:val="clear" w:color="auto" w:fill="auto"/>
          </w:tcPr>
          <w:p w14:paraId="0AE2FB20" w14:textId="77777777" w:rsidR="00B11855" w:rsidRPr="00621E63" w:rsidRDefault="003D003E" w:rsidP="00506FBD">
            <w:pPr>
              <w:pStyle w:val="TableEntry"/>
            </w:pPr>
            <w:r w:rsidRPr="00621E63">
              <w:t>[UAC]</w:t>
            </w:r>
          </w:p>
        </w:tc>
        <w:tc>
          <w:tcPr>
            <w:tcW w:w="0" w:type="auto"/>
            <w:shd w:val="clear" w:color="auto" w:fill="auto"/>
          </w:tcPr>
          <w:p w14:paraId="40C8A0EA" w14:textId="77777777" w:rsidR="00B11855" w:rsidRPr="00621E63" w:rsidRDefault="003D003E" w:rsidP="00506FBD">
            <w:pPr>
              <w:pStyle w:val="TableEntry"/>
            </w:pPr>
            <w:r w:rsidRPr="00621E63">
              <w:t>User Authentication Credential</w:t>
            </w:r>
          </w:p>
        </w:tc>
        <w:tc>
          <w:tcPr>
            <w:tcW w:w="0" w:type="auto"/>
            <w:shd w:val="clear" w:color="auto" w:fill="auto"/>
          </w:tcPr>
          <w:p w14:paraId="6BD203E0" w14:textId="77777777" w:rsidR="00B11855" w:rsidRPr="00621E63" w:rsidRDefault="003D003E" w:rsidP="00506FBD">
            <w:pPr>
              <w:pStyle w:val="TableEntry"/>
            </w:pPr>
            <w:r w:rsidRPr="00621E63">
              <w:t>O</w:t>
            </w:r>
          </w:p>
        </w:tc>
        <w:tc>
          <w:tcPr>
            <w:tcW w:w="0" w:type="auto"/>
            <w:shd w:val="clear" w:color="auto" w:fill="auto"/>
          </w:tcPr>
          <w:p w14:paraId="72EBA487" w14:textId="77777777" w:rsidR="00B11855" w:rsidRPr="00621E63" w:rsidRDefault="00E86B15" w:rsidP="00506FBD">
            <w:pPr>
              <w:pStyle w:val="TableEntry"/>
            </w:pPr>
            <w:r w:rsidRPr="00621E63">
              <w:t>[0..</w:t>
            </w:r>
            <w:r w:rsidR="009B6563" w:rsidRPr="00621E63">
              <w:t>1</w:t>
            </w:r>
            <w:r w:rsidRPr="00621E63">
              <w:t>]</w:t>
            </w:r>
          </w:p>
        </w:tc>
        <w:tc>
          <w:tcPr>
            <w:tcW w:w="0" w:type="auto"/>
            <w:shd w:val="clear" w:color="auto" w:fill="auto"/>
          </w:tcPr>
          <w:p w14:paraId="5513CE7F" w14:textId="77777777" w:rsidR="00B11855" w:rsidRPr="00621E63" w:rsidRDefault="00B11855" w:rsidP="00506FBD">
            <w:pPr>
              <w:pStyle w:val="TableEntry"/>
            </w:pPr>
          </w:p>
        </w:tc>
      </w:tr>
      <w:tr w:rsidR="00C40FD5" w:rsidRPr="00621E63" w14:paraId="347C9D80" w14:textId="77777777" w:rsidTr="009B6563">
        <w:trPr>
          <w:cantSplit/>
          <w:jc w:val="center"/>
        </w:trPr>
        <w:tc>
          <w:tcPr>
            <w:tcW w:w="0" w:type="auto"/>
            <w:shd w:val="clear" w:color="auto" w:fill="auto"/>
          </w:tcPr>
          <w:p w14:paraId="4EA7854D" w14:textId="77777777" w:rsidR="00B11855" w:rsidRPr="00621E63" w:rsidRDefault="003D003E" w:rsidP="00506FBD">
            <w:pPr>
              <w:pStyle w:val="TableEntry"/>
              <w:rPr>
                <w:rFonts w:ascii="ArialMT" w:hAnsi="ArialMT"/>
                <w:b/>
              </w:rPr>
            </w:pPr>
            <w:r w:rsidRPr="00621E63">
              <w:t>{</w:t>
            </w:r>
          </w:p>
        </w:tc>
        <w:tc>
          <w:tcPr>
            <w:tcW w:w="0" w:type="auto"/>
            <w:shd w:val="clear" w:color="auto" w:fill="auto"/>
          </w:tcPr>
          <w:p w14:paraId="0BB1C7B2" w14:textId="77777777" w:rsidR="00B11855" w:rsidRPr="00621E63" w:rsidRDefault="003D003E" w:rsidP="00506FBD">
            <w:pPr>
              <w:pStyle w:val="TableEntry"/>
              <w:rPr>
                <w:rFonts w:ascii="ArialMT" w:hAnsi="ArialMT"/>
                <w:b/>
              </w:rPr>
            </w:pPr>
            <w:r w:rsidRPr="00621E63">
              <w:t>--- PATIENT_RESULT begin</w:t>
            </w:r>
          </w:p>
        </w:tc>
        <w:tc>
          <w:tcPr>
            <w:tcW w:w="0" w:type="auto"/>
            <w:shd w:val="clear" w:color="auto" w:fill="auto"/>
          </w:tcPr>
          <w:p w14:paraId="3E46C0A5" w14:textId="77777777" w:rsidR="00B11855" w:rsidRPr="00621E63" w:rsidRDefault="00B11855" w:rsidP="00506FBD">
            <w:pPr>
              <w:pStyle w:val="TableEntry"/>
            </w:pPr>
          </w:p>
        </w:tc>
        <w:tc>
          <w:tcPr>
            <w:tcW w:w="0" w:type="auto"/>
            <w:shd w:val="clear" w:color="auto" w:fill="auto"/>
          </w:tcPr>
          <w:p w14:paraId="3B5950A2" w14:textId="77777777" w:rsidR="00B11855" w:rsidRPr="00621E63" w:rsidRDefault="00B11855" w:rsidP="00506FBD">
            <w:pPr>
              <w:pStyle w:val="TableEntry"/>
            </w:pPr>
          </w:p>
        </w:tc>
        <w:tc>
          <w:tcPr>
            <w:tcW w:w="0" w:type="auto"/>
            <w:shd w:val="clear" w:color="auto" w:fill="auto"/>
          </w:tcPr>
          <w:p w14:paraId="6C7736C2" w14:textId="77777777" w:rsidR="00B11855" w:rsidRPr="00621E63" w:rsidRDefault="00B11855" w:rsidP="00506FBD">
            <w:pPr>
              <w:pStyle w:val="TableEntry"/>
            </w:pPr>
          </w:p>
        </w:tc>
      </w:tr>
      <w:tr w:rsidR="00C40FD5" w:rsidRPr="00621E63" w14:paraId="4199C49A" w14:textId="77777777" w:rsidTr="009B6563">
        <w:trPr>
          <w:cantSplit/>
          <w:jc w:val="center"/>
        </w:trPr>
        <w:tc>
          <w:tcPr>
            <w:tcW w:w="0" w:type="auto"/>
            <w:shd w:val="clear" w:color="auto" w:fill="auto"/>
          </w:tcPr>
          <w:p w14:paraId="2BB2F611"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0B96B75B" w14:textId="77777777" w:rsidR="00B11855" w:rsidRPr="00621E63" w:rsidRDefault="003D003E" w:rsidP="00506FBD">
            <w:pPr>
              <w:pStyle w:val="TableEntry"/>
            </w:pPr>
            <w:r w:rsidRPr="00621E63">
              <w:t>--- PATIENT begin</w:t>
            </w:r>
          </w:p>
        </w:tc>
        <w:tc>
          <w:tcPr>
            <w:tcW w:w="0" w:type="auto"/>
            <w:shd w:val="clear" w:color="auto" w:fill="auto"/>
          </w:tcPr>
          <w:p w14:paraId="3004D4FB" w14:textId="77777777" w:rsidR="00B11855" w:rsidRPr="00621E63" w:rsidRDefault="00B11855" w:rsidP="00506FBD">
            <w:pPr>
              <w:pStyle w:val="TableEntry"/>
            </w:pPr>
          </w:p>
        </w:tc>
        <w:tc>
          <w:tcPr>
            <w:tcW w:w="0" w:type="auto"/>
            <w:shd w:val="clear" w:color="auto" w:fill="auto"/>
          </w:tcPr>
          <w:p w14:paraId="446B807E" w14:textId="77777777" w:rsidR="00B11855" w:rsidRPr="00621E63" w:rsidRDefault="00B11855" w:rsidP="00506FBD">
            <w:pPr>
              <w:pStyle w:val="TableEntry"/>
            </w:pPr>
          </w:p>
        </w:tc>
        <w:tc>
          <w:tcPr>
            <w:tcW w:w="0" w:type="auto"/>
            <w:shd w:val="clear" w:color="auto" w:fill="auto"/>
          </w:tcPr>
          <w:p w14:paraId="6B2D3D69" w14:textId="77777777" w:rsidR="00B11855" w:rsidRPr="00621E63" w:rsidRDefault="00B11855" w:rsidP="00506FBD">
            <w:pPr>
              <w:pStyle w:val="TableEntry"/>
            </w:pPr>
          </w:p>
        </w:tc>
      </w:tr>
      <w:tr w:rsidR="00C40FD5" w:rsidRPr="00621E63" w14:paraId="27D04054" w14:textId="77777777" w:rsidTr="009B6563">
        <w:trPr>
          <w:cantSplit/>
          <w:jc w:val="center"/>
        </w:trPr>
        <w:tc>
          <w:tcPr>
            <w:tcW w:w="0" w:type="auto"/>
            <w:shd w:val="clear" w:color="auto" w:fill="auto"/>
          </w:tcPr>
          <w:p w14:paraId="431831AB" w14:textId="77777777" w:rsidR="00B11855" w:rsidRPr="00621E63" w:rsidRDefault="002B062D" w:rsidP="00506FBD">
            <w:pPr>
              <w:pStyle w:val="TableEntry"/>
            </w:pPr>
            <w:r w:rsidRPr="00621E63">
              <w:t> </w:t>
            </w:r>
            <w:r w:rsidR="003D003E" w:rsidRPr="00621E63">
              <w:t>PID</w:t>
            </w:r>
          </w:p>
        </w:tc>
        <w:tc>
          <w:tcPr>
            <w:tcW w:w="0" w:type="auto"/>
            <w:shd w:val="clear" w:color="auto" w:fill="auto"/>
          </w:tcPr>
          <w:p w14:paraId="12365247" w14:textId="77777777" w:rsidR="00B11855" w:rsidRPr="00621E63" w:rsidRDefault="003D003E" w:rsidP="00506FBD">
            <w:pPr>
              <w:pStyle w:val="TableEntry"/>
            </w:pPr>
            <w:r w:rsidRPr="00621E63">
              <w:t>Patient Identification</w:t>
            </w:r>
          </w:p>
        </w:tc>
        <w:tc>
          <w:tcPr>
            <w:tcW w:w="0" w:type="auto"/>
            <w:shd w:val="clear" w:color="auto" w:fill="auto"/>
          </w:tcPr>
          <w:p w14:paraId="48FF2983" w14:textId="77777777" w:rsidR="00B11855" w:rsidRPr="00621E63" w:rsidRDefault="003D003E" w:rsidP="00506FBD">
            <w:pPr>
              <w:pStyle w:val="TableEntry"/>
            </w:pPr>
            <w:r w:rsidRPr="00621E63">
              <w:t>R</w:t>
            </w:r>
          </w:p>
        </w:tc>
        <w:tc>
          <w:tcPr>
            <w:tcW w:w="0" w:type="auto"/>
            <w:shd w:val="clear" w:color="auto" w:fill="auto"/>
          </w:tcPr>
          <w:p w14:paraId="7FE85782" w14:textId="77777777" w:rsidR="00B11855" w:rsidRPr="00621E63" w:rsidRDefault="003D003E" w:rsidP="00506FBD">
            <w:pPr>
              <w:pStyle w:val="TableEntry"/>
            </w:pPr>
            <w:r w:rsidRPr="00621E63">
              <w:t>[1..1]</w:t>
            </w:r>
          </w:p>
        </w:tc>
        <w:tc>
          <w:tcPr>
            <w:tcW w:w="0" w:type="auto"/>
            <w:shd w:val="clear" w:color="auto" w:fill="auto"/>
          </w:tcPr>
          <w:p w14:paraId="0F721D07" w14:textId="77777777" w:rsidR="00B11855" w:rsidRPr="00621E63" w:rsidRDefault="003D003E" w:rsidP="00506FBD">
            <w:pPr>
              <w:pStyle w:val="TableEntry"/>
            </w:pPr>
            <w:r w:rsidRPr="00621E63">
              <w:t>3</w:t>
            </w:r>
          </w:p>
        </w:tc>
      </w:tr>
      <w:tr w:rsidR="00C40FD5" w:rsidRPr="00621E63" w14:paraId="6242E1E9" w14:textId="77777777" w:rsidTr="009B6563">
        <w:trPr>
          <w:cantSplit/>
          <w:jc w:val="center"/>
        </w:trPr>
        <w:tc>
          <w:tcPr>
            <w:tcW w:w="0" w:type="auto"/>
            <w:shd w:val="clear" w:color="auto" w:fill="auto"/>
          </w:tcPr>
          <w:p w14:paraId="7B40A57D" w14:textId="77777777" w:rsidR="00B11855" w:rsidRPr="00621E63" w:rsidRDefault="002B062D" w:rsidP="00506FBD">
            <w:pPr>
              <w:pStyle w:val="TableEntry"/>
            </w:pPr>
            <w:r w:rsidRPr="00621E63">
              <w:t> </w:t>
            </w:r>
            <w:r w:rsidR="003D003E" w:rsidRPr="00621E63">
              <w:t>[PD1]</w:t>
            </w:r>
          </w:p>
        </w:tc>
        <w:tc>
          <w:tcPr>
            <w:tcW w:w="0" w:type="auto"/>
            <w:shd w:val="clear" w:color="auto" w:fill="auto"/>
          </w:tcPr>
          <w:p w14:paraId="7A19977B" w14:textId="77777777" w:rsidR="00B11855" w:rsidRPr="00621E63" w:rsidRDefault="003D003E" w:rsidP="00506FBD">
            <w:pPr>
              <w:pStyle w:val="TableEntry"/>
            </w:pPr>
            <w:r w:rsidRPr="00621E63">
              <w:t>Additional Demographics</w:t>
            </w:r>
          </w:p>
        </w:tc>
        <w:tc>
          <w:tcPr>
            <w:tcW w:w="0" w:type="auto"/>
            <w:shd w:val="clear" w:color="auto" w:fill="auto"/>
          </w:tcPr>
          <w:p w14:paraId="42D53941" w14:textId="77777777" w:rsidR="00B11855" w:rsidRPr="00621E63" w:rsidRDefault="003D003E" w:rsidP="00506FBD">
            <w:pPr>
              <w:pStyle w:val="TableEntry"/>
            </w:pPr>
            <w:r w:rsidRPr="00621E63">
              <w:t>X</w:t>
            </w:r>
          </w:p>
        </w:tc>
        <w:tc>
          <w:tcPr>
            <w:tcW w:w="0" w:type="auto"/>
            <w:shd w:val="clear" w:color="auto" w:fill="auto"/>
          </w:tcPr>
          <w:p w14:paraId="090237ED" w14:textId="77777777" w:rsidR="00B11855" w:rsidRPr="00621E63" w:rsidRDefault="003D003E" w:rsidP="00506FBD">
            <w:pPr>
              <w:pStyle w:val="TableEntry"/>
            </w:pPr>
            <w:r w:rsidRPr="00621E63">
              <w:t>[0..0]</w:t>
            </w:r>
          </w:p>
        </w:tc>
        <w:tc>
          <w:tcPr>
            <w:tcW w:w="0" w:type="auto"/>
            <w:shd w:val="clear" w:color="auto" w:fill="auto"/>
          </w:tcPr>
          <w:p w14:paraId="35283340" w14:textId="77777777" w:rsidR="00B11855" w:rsidRPr="00621E63" w:rsidRDefault="003D003E" w:rsidP="00506FBD">
            <w:pPr>
              <w:pStyle w:val="TableEntry"/>
            </w:pPr>
            <w:r w:rsidRPr="00621E63">
              <w:t>3</w:t>
            </w:r>
          </w:p>
        </w:tc>
      </w:tr>
      <w:tr w:rsidR="00C75AB4" w:rsidRPr="00621E63" w14:paraId="15E4C4C6" w14:textId="77777777" w:rsidTr="009B6563">
        <w:trPr>
          <w:cantSplit/>
          <w:jc w:val="center"/>
        </w:trPr>
        <w:tc>
          <w:tcPr>
            <w:tcW w:w="0" w:type="auto"/>
            <w:shd w:val="clear" w:color="auto" w:fill="auto"/>
          </w:tcPr>
          <w:p w14:paraId="3AE1824F" w14:textId="77777777" w:rsidR="00C75AB4" w:rsidRPr="00621E63" w:rsidRDefault="00C75AB4" w:rsidP="00506FBD">
            <w:pPr>
              <w:pStyle w:val="TableEntry"/>
            </w:pPr>
            <w:r w:rsidRPr="00621E63">
              <w:t> </w:t>
            </w:r>
            <w:r w:rsidRPr="00621E63">
              <w:t>[{PRT}]</w:t>
            </w:r>
          </w:p>
        </w:tc>
        <w:tc>
          <w:tcPr>
            <w:tcW w:w="0" w:type="auto"/>
            <w:shd w:val="clear" w:color="auto" w:fill="auto"/>
          </w:tcPr>
          <w:p w14:paraId="7850E24B" w14:textId="77777777" w:rsidR="00C75AB4" w:rsidRPr="00621E63" w:rsidRDefault="00C75AB4" w:rsidP="00506FBD">
            <w:pPr>
              <w:pStyle w:val="TableEntry"/>
            </w:pPr>
          </w:p>
        </w:tc>
        <w:tc>
          <w:tcPr>
            <w:tcW w:w="0" w:type="auto"/>
            <w:shd w:val="clear" w:color="auto" w:fill="auto"/>
          </w:tcPr>
          <w:p w14:paraId="52065008" w14:textId="77777777" w:rsidR="00C75AB4" w:rsidRPr="00621E63" w:rsidRDefault="00C75AB4" w:rsidP="00506FBD">
            <w:pPr>
              <w:pStyle w:val="TableEntry"/>
            </w:pPr>
          </w:p>
        </w:tc>
        <w:tc>
          <w:tcPr>
            <w:tcW w:w="0" w:type="auto"/>
            <w:shd w:val="clear" w:color="auto" w:fill="auto"/>
          </w:tcPr>
          <w:p w14:paraId="57391540" w14:textId="77777777" w:rsidR="00C75AB4" w:rsidRPr="00621E63" w:rsidRDefault="00C75AB4" w:rsidP="00506FBD">
            <w:pPr>
              <w:pStyle w:val="TableEntry"/>
            </w:pPr>
          </w:p>
        </w:tc>
        <w:tc>
          <w:tcPr>
            <w:tcW w:w="0" w:type="auto"/>
            <w:shd w:val="clear" w:color="auto" w:fill="auto"/>
          </w:tcPr>
          <w:p w14:paraId="43F129FE" w14:textId="77777777" w:rsidR="00C75AB4" w:rsidRPr="00621E63" w:rsidRDefault="00C75AB4" w:rsidP="00506FBD">
            <w:pPr>
              <w:pStyle w:val="TableEntry"/>
            </w:pPr>
          </w:p>
        </w:tc>
      </w:tr>
      <w:tr w:rsidR="00C40FD5" w:rsidRPr="00621E63" w14:paraId="14543CC4" w14:textId="77777777" w:rsidTr="009B6563">
        <w:trPr>
          <w:cantSplit/>
          <w:jc w:val="center"/>
        </w:trPr>
        <w:tc>
          <w:tcPr>
            <w:tcW w:w="0" w:type="auto"/>
            <w:shd w:val="clear" w:color="auto" w:fill="auto"/>
          </w:tcPr>
          <w:p w14:paraId="045DAF0F" w14:textId="77777777" w:rsidR="00B11855" w:rsidRPr="00621E63" w:rsidRDefault="002B062D" w:rsidP="00506FBD">
            <w:pPr>
              <w:pStyle w:val="TableEntry"/>
            </w:pPr>
            <w:r w:rsidRPr="00621E63">
              <w:lastRenderedPageBreak/>
              <w:t> </w:t>
            </w:r>
            <w:r w:rsidR="003D003E" w:rsidRPr="00621E63">
              <w:t>[{NTE}]</w:t>
            </w:r>
          </w:p>
        </w:tc>
        <w:tc>
          <w:tcPr>
            <w:tcW w:w="0" w:type="auto"/>
            <w:shd w:val="clear" w:color="auto" w:fill="auto"/>
          </w:tcPr>
          <w:p w14:paraId="19117EBC" w14:textId="77777777" w:rsidR="00B11855" w:rsidRPr="00621E63" w:rsidRDefault="003D003E" w:rsidP="00506FBD">
            <w:pPr>
              <w:pStyle w:val="TableEntry"/>
            </w:pPr>
            <w:r w:rsidRPr="00621E63">
              <w:t>Notes and Comments</w:t>
            </w:r>
          </w:p>
        </w:tc>
        <w:tc>
          <w:tcPr>
            <w:tcW w:w="0" w:type="auto"/>
            <w:shd w:val="clear" w:color="auto" w:fill="auto"/>
          </w:tcPr>
          <w:p w14:paraId="4F37B32F" w14:textId="77777777" w:rsidR="00B11855" w:rsidRPr="00621E63" w:rsidRDefault="003D003E" w:rsidP="00506FBD">
            <w:pPr>
              <w:pStyle w:val="TableEntry"/>
            </w:pPr>
            <w:r w:rsidRPr="00621E63">
              <w:t>X</w:t>
            </w:r>
          </w:p>
        </w:tc>
        <w:tc>
          <w:tcPr>
            <w:tcW w:w="0" w:type="auto"/>
            <w:shd w:val="clear" w:color="auto" w:fill="auto"/>
          </w:tcPr>
          <w:p w14:paraId="26E1F774" w14:textId="77777777" w:rsidR="00B11855" w:rsidRPr="00621E63" w:rsidRDefault="003D003E" w:rsidP="00506FBD">
            <w:pPr>
              <w:pStyle w:val="TableEntry"/>
            </w:pPr>
            <w:r w:rsidRPr="00621E63">
              <w:t>[0  0]</w:t>
            </w:r>
          </w:p>
        </w:tc>
        <w:tc>
          <w:tcPr>
            <w:tcW w:w="0" w:type="auto"/>
            <w:shd w:val="clear" w:color="auto" w:fill="auto"/>
          </w:tcPr>
          <w:p w14:paraId="45DEEDC3" w14:textId="77777777" w:rsidR="00B11855" w:rsidRPr="00621E63" w:rsidRDefault="003D003E" w:rsidP="00506FBD">
            <w:pPr>
              <w:pStyle w:val="TableEntry"/>
            </w:pPr>
            <w:r w:rsidRPr="00621E63">
              <w:t>2</w:t>
            </w:r>
          </w:p>
        </w:tc>
      </w:tr>
      <w:tr w:rsidR="00C40FD5" w:rsidRPr="00621E63" w14:paraId="06B61FA9" w14:textId="77777777" w:rsidTr="009B6563">
        <w:trPr>
          <w:cantSplit/>
          <w:jc w:val="center"/>
        </w:trPr>
        <w:tc>
          <w:tcPr>
            <w:tcW w:w="0" w:type="auto"/>
            <w:shd w:val="clear" w:color="auto" w:fill="auto"/>
          </w:tcPr>
          <w:p w14:paraId="7EABE665" w14:textId="77777777" w:rsidR="00B11855" w:rsidRPr="00621E63" w:rsidRDefault="002B062D" w:rsidP="00506FBD">
            <w:pPr>
              <w:pStyle w:val="TableEntry"/>
            </w:pPr>
            <w:r w:rsidRPr="00621E63">
              <w:t> </w:t>
            </w:r>
            <w:r w:rsidRPr="00621E63">
              <w:t> </w:t>
            </w:r>
            <w:r w:rsidR="003D003E" w:rsidRPr="00621E63">
              <w:t>[{NK1}]</w:t>
            </w:r>
          </w:p>
        </w:tc>
        <w:tc>
          <w:tcPr>
            <w:tcW w:w="0" w:type="auto"/>
            <w:shd w:val="clear" w:color="auto" w:fill="auto"/>
          </w:tcPr>
          <w:p w14:paraId="23B29D90" w14:textId="77777777" w:rsidR="00B11855" w:rsidRPr="00621E63" w:rsidRDefault="003D003E" w:rsidP="00506FBD">
            <w:pPr>
              <w:pStyle w:val="TableEntry"/>
            </w:pPr>
            <w:r w:rsidRPr="00621E63">
              <w:t>Next of Kin/Associated Parties</w:t>
            </w:r>
          </w:p>
        </w:tc>
        <w:tc>
          <w:tcPr>
            <w:tcW w:w="0" w:type="auto"/>
            <w:shd w:val="clear" w:color="auto" w:fill="auto"/>
          </w:tcPr>
          <w:p w14:paraId="1653744F" w14:textId="77777777" w:rsidR="00B11855" w:rsidRPr="00621E63" w:rsidRDefault="003D003E" w:rsidP="00506FBD">
            <w:pPr>
              <w:pStyle w:val="TableEntry"/>
            </w:pPr>
            <w:r w:rsidRPr="00621E63">
              <w:t>O</w:t>
            </w:r>
          </w:p>
        </w:tc>
        <w:tc>
          <w:tcPr>
            <w:tcW w:w="0" w:type="auto"/>
            <w:shd w:val="clear" w:color="auto" w:fill="auto"/>
          </w:tcPr>
          <w:p w14:paraId="1AA1A9C2" w14:textId="77777777" w:rsidR="00B11855" w:rsidRPr="00621E63" w:rsidRDefault="003D003E" w:rsidP="00506FBD">
            <w:pPr>
              <w:pStyle w:val="TableEntry"/>
            </w:pPr>
            <w:r w:rsidRPr="00621E63">
              <w:t>[0..3]</w:t>
            </w:r>
          </w:p>
        </w:tc>
        <w:tc>
          <w:tcPr>
            <w:tcW w:w="0" w:type="auto"/>
            <w:shd w:val="clear" w:color="auto" w:fill="auto"/>
          </w:tcPr>
          <w:p w14:paraId="46FA2DA6" w14:textId="77777777" w:rsidR="00B11855" w:rsidRPr="00621E63" w:rsidRDefault="003D003E" w:rsidP="00506FBD">
            <w:pPr>
              <w:pStyle w:val="TableEntry"/>
            </w:pPr>
            <w:r w:rsidRPr="00621E63">
              <w:t>3</w:t>
            </w:r>
          </w:p>
        </w:tc>
      </w:tr>
      <w:tr w:rsidR="00C40FD5" w:rsidRPr="00621E63" w14:paraId="6A31BA8B" w14:textId="77777777" w:rsidTr="009B6563">
        <w:trPr>
          <w:cantSplit/>
          <w:jc w:val="center"/>
        </w:trPr>
        <w:tc>
          <w:tcPr>
            <w:tcW w:w="0" w:type="auto"/>
            <w:shd w:val="clear" w:color="auto" w:fill="auto"/>
          </w:tcPr>
          <w:p w14:paraId="13E94E85"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7875F9AA" w14:textId="77777777" w:rsidR="00B11855" w:rsidRPr="00621E63" w:rsidRDefault="003D003E" w:rsidP="00506FBD">
            <w:pPr>
              <w:pStyle w:val="TableEntry"/>
            </w:pPr>
            <w:r w:rsidRPr="00621E63">
              <w:t>--- VISIT begin</w:t>
            </w:r>
          </w:p>
        </w:tc>
        <w:tc>
          <w:tcPr>
            <w:tcW w:w="0" w:type="auto"/>
            <w:shd w:val="clear" w:color="auto" w:fill="auto"/>
          </w:tcPr>
          <w:p w14:paraId="60F7D52F" w14:textId="77777777" w:rsidR="00B11855" w:rsidRPr="00621E63" w:rsidRDefault="00B11855" w:rsidP="00506FBD">
            <w:pPr>
              <w:pStyle w:val="TableEntry"/>
            </w:pPr>
          </w:p>
        </w:tc>
        <w:tc>
          <w:tcPr>
            <w:tcW w:w="0" w:type="auto"/>
            <w:shd w:val="clear" w:color="auto" w:fill="auto"/>
          </w:tcPr>
          <w:p w14:paraId="1EBA519B" w14:textId="77777777" w:rsidR="00B11855" w:rsidRPr="00621E63" w:rsidRDefault="00B11855" w:rsidP="00506FBD">
            <w:pPr>
              <w:pStyle w:val="TableEntry"/>
            </w:pPr>
          </w:p>
        </w:tc>
        <w:tc>
          <w:tcPr>
            <w:tcW w:w="0" w:type="auto"/>
            <w:shd w:val="clear" w:color="auto" w:fill="auto"/>
          </w:tcPr>
          <w:p w14:paraId="6CD95F81" w14:textId="77777777" w:rsidR="00B11855" w:rsidRPr="00621E63" w:rsidRDefault="00B11855" w:rsidP="00506FBD">
            <w:pPr>
              <w:pStyle w:val="TableEntry"/>
            </w:pPr>
          </w:p>
        </w:tc>
      </w:tr>
      <w:tr w:rsidR="00C40FD5" w:rsidRPr="00621E63" w14:paraId="318A77F5" w14:textId="77777777" w:rsidTr="009B6563">
        <w:trPr>
          <w:cantSplit/>
          <w:jc w:val="center"/>
        </w:trPr>
        <w:tc>
          <w:tcPr>
            <w:tcW w:w="0" w:type="auto"/>
            <w:shd w:val="clear" w:color="auto" w:fill="auto"/>
          </w:tcPr>
          <w:p w14:paraId="10CE48E1" w14:textId="77777777" w:rsidR="00B11855" w:rsidRPr="00621E63" w:rsidRDefault="002B062D" w:rsidP="00506FBD">
            <w:pPr>
              <w:pStyle w:val="TableEntry"/>
            </w:pPr>
            <w:r w:rsidRPr="00621E63">
              <w:t> </w:t>
            </w:r>
            <w:r w:rsidRPr="00621E63">
              <w:t> </w:t>
            </w:r>
            <w:r w:rsidRPr="00621E63">
              <w:t> </w:t>
            </w:r>
            <w:r w:rsidR="003D003E" w:rsidRPr="00621E63">
              <w:t>PV1</w:t>
            </w:r>
          </w:p>
        </w:tc>
        <w:tc>
          <w:tcPr>
            <w:tcW w:w="0" w:type="auto"/>
            <w:shd w:val="clear" w:color="auto" w:fill="auto"/>
          </w:tcPr>
          <w:p w14:paraId="54CEA62C" w14:textId="77777777" w:rsidR="00B11855" w:rsidRPr="00621E63" w:rsidRDefault="003D003E" w:rsidP="00506FBD">
            <w:pPr>
              <w:pStyle w:val="TableEntry"/>
            </w:pPr>
            <w:r w:rsidRPr="00621E63">
              <w:t>Patient Visit</w:t>
            </w:r>
          </w:p>
        </w:tc>
        <w:tc>
          <w:tcPr>
            <w:tcW w:w="0" w:type="auto"/>
            <w:shd w:val="clear" w:color="auto" w:fill="auto"/>
          </w:tcPr>
          <w:p w14:paraId="16C9B5F0" w14:textId="77777777" w:rsidR="00B11855" w:rsidRPr="00621E63" w:rsidRDefault="003D003E" w:rsidP="00506FBD">
            <w:pPr>
              <w:pStyle w:val="TableEntry"/>
            </w:pPr>
            <w:r w:rsidRPr="00621E63">
              <w:t>R</w:t>
            </w:r>
          </w:p>
        </w:tc>
        <w:tc>
          <w:tcPr>
            <w:tcW w:w="0" w:type="auto"/>
            <w:shd w:val="clear" w:color="auto" w:fill="auto"/>
          </w:tcPr>
          <w:p w14:paraId="53556465" w14:textId="77777777" w:rsidR="00B11855" w:rsidRPr="00621E63" w:rsidRDefault="003D003E" w:rsidP="00506FBD">
            <w:pPr>
              <w:pStyle w:val="TableEntry"/>
            </w:pPr>
            <w:r w:rsidRPr="00621E63">
              <w:t>[1..1]</w:t>
            </w:r>
          </w:p>
        </w:tc>
        <w:tc>
          <w:tcPr>
            <w:tcW w:w="0" w:type="auto"/>
            <w:shd w:val="clear" w:color="auto" w:fill="auto"/>
          </w:tcPr>
          <w:p w14:paraId="0DF956FA" w14:textId="77777777" w:rsidR="00B11855" w:rsidRPr="00621E63" w:rsidRDefault="003D003E" w:rsidP="00506FBD">
            <w:pPr>
              <w:pStyle w:val="TableEntry"/>
            </w:pPr>
            <w:r w:rsidRPr="00621E63">
              <w:t>3</w:t>
            </w:r>
          </w:p>
        </w:tc>
      </w:tr>
      <w:tr w:rsidR="00C40FD5" w:rsidRPr="00621E63" w14:paraId="3281D806" w14:textId="77777777" w:rsidTr="009B6563">
        <w:trPr>
          <w:cantSplit/>
          <w:jc w:val="center"/>
        </w:trPr>
        <w:tc>
          <w:tcPr>
            <w:tcW w:w="0" w:type="auto"/>
            <w:shd w:val="clear" w:color="auto" w:fill="auto"/>
          </w:tcPr>
          <w:p w14:paraId="2828C241" w14:textId="77777777" w:rsidR="00B11855" w:rsidRPr="00621E63" w:rsidRDefault="002B062D" w:rsidP="00506FBD">
            <w:pPr>
              <w:pStyle w:val="TableEntry"/>
            </w:pPr>
            <w:r w:rsidRPr="00621E63">
              <w:t> </w:t>
            </w:r>
            <w:r w:rsidRPr="00621E63">
              <w:t> </w:t>
            </w:r>
            <w:r w:rsidRPr="00621E63">
              <w:t> </w:t>
            </w:r>
            <w:r w:rsidR="003D003E" w:rsidRPr="00621E63">
              <w:t>[PV2]</w:t>
            </w:r>
          </w:p>
        </w:tc>
        <w:tc>
          <w:tcPr>
            <w:tcW w:w="0" w:type="auto"/>
            <w:shd w:val="clear" w:color="auto" w:fill="auto"/>
          </w:tcPr>
          <w:p w14:paraId="3EB0FFB2" w14:textId="77777777" w:rsidR="00B11855" w:rsidRPr="00621E63" w:rsidRDefault="003D003E" w:rsidP="00506FBD">
            <w:pPr>
              <w:pStyle w:val="TableEntry"/>
            </w:pPr>
            <w:r w:rsidRPr="00621E63">
              <w:t>Patient Visit – Additional Info</w:t>
            </w:r>
          </w:p>
        </w:tc>
        <w:tc>
          <w:tcPr>
            <w:tcW w:w="0" w:type="auto"/>
            <w:shd w:val="clear" w:color="auto" w:fill="auto"/>
          </w:tcPr>
          <w:p w14:paraId="274E1F77" w14:textId="77777777" w:rsidR="00B11855" w:rsidRPr="00621E63" w:rsidRDefault="003D003E" w:rsidP="00506FBD">
            <w:pPr>
              <w:pStyle w:val="TableEntry"/>
            </w:pPr>
            <w:r w:rsidRPr="00621E63">
              <w:t>X</w:t>
            </w:r>
          </w:p>
        </w:tc>
        <w:tc>
          <w:tcPr>
            <w:tcW w:w="0" w:type="auto"/>
            <w:shd w:val="clear" w:color="auto" w:fill="auto"/>
          </w:tcPr>
          <w:p w14:paraId="7B19DCDD" w14:textId="77777777" w:rsidR="00B11855" w:rsidRPr="00621E63" w:rsidRDefault="003D003E" w:rsidP="00506FBD">
            <w:pPr>
              <w:pStyle w:val="TableEntry"/>
            </w:pPr>
            <w:r w:rsidRPr="00621E63">
              <w:t>[0..0]</w:t>
            </w:r>
          </w:p>
        </w:tc>
        <w:tc>
          <w:tcPr>
            <w:tcW w:w="0" w:type="auto"/>
            <w:shd w:val="clear" w:color="auto" w:fill="auto"/>
          </w:tcPr>
          <w:p w14:paraId="2A3AF2D0" w14:textId="77777777" w:rsidR="00B11855" w:rsidRPr="00621E63" w:rsidRDefault="003D003E" w:rsidP="00506FBD">
            <w:pPr>
              <w:pStyle w:val="TableEntry"/>
            </w:pPr>
            <w:r w:rsidRPr="00621E63">
              <w:t>3</w:t>
            </w:r>
          </w:p>
        </w:tc>
      </w:tr>
      <w:tr w:rsidR="00C75AB4" w:rsidRPr="00621E63" w14:paraId="2042C8FD" w14:textId="77777777" w:rsidTr="009B6563">
        <w:trPr>
          <w:cantSplit/>
          <w:jc w:val="center"/>
        </w:trPr>
        <w:tc>
          <w:tcPr>
            <w:tcW w:w="0" w:type="auto"/>
            <w:shd w:val="clear" w:color="auto" w:fill="auto"/>
          </w:tcPr>
          <w:p w14:paraId="3A493C71" w14:textId="77777777" w:rsidR="00C75AB4" w:rsidRPr="00621E63" w:rsidRDefault="00C75AB4" w:rsidP="00506FBD">
            <w:pPr>
              <w:pStyle w:val="TableEntry"/>
            </w:pPr>
            <w:r w:rsidRPr="00621E63">
              <w:t> </w:t>
            </w:r>
            <w:r w:rsidRPr="00621E63">
              <w:t> </w:t>
            </w:r>
            <w:r w:rsidRPr="00621E63">
              <w:t> </w:t>
            </w:r>
            <w:r w:rsidRPr="00621E63">
              <w:t>[{PRT}]</w:t>
            </w:r>
          </w:p>
        </w:tc>
        <w:tc>
          <w:tcPr>
            <w:tcW w:w="0" w:type="auto"/>
            <w:shd w:val="clear" w:color="auto" w:fill="auto"/>
          </w:tcPr>
          <w:p w14:paraId="26A081DC" w14:textId="77777777" w:rsidR="00C75AB4" w:rsidRPr="00621E63" w:rsidRDefault="00C75AB4" w:rsidP="00506FBD">
            <w:pPr>
              <w:pStyle w:val="TableEntry"/>
            </w:pPr>
          </w:p>
        </w:tc>
        <w:tc>
          <w:tcPr>
            <w:tcW w:w="0" w:type="auto"/>
            <w:shd w:val="clear" w:color="auto" w:fill="auto"/>
          </w:tcPr>
          <w:p w14:paraId="76A2A159" w14:textId="77777777" w:rsidR="00C75AB4" w:rsidRPr="00621E63" w:rsidRDefault="00C75AB4" w:rsidP="00506FBD">
            <w:pPr>
              <w:pStyle w:val="TableEntry"/>
            </w:pPr>
          </w:p>
        </w:tc>
        <w:tc>
          <w:tcPr>
            <w:tcW w:w="0" w:type="auto"/>
            <w:shd w:val="clear" w:color="auto" w:fill="auto"/>
          </w:tcPr>
          <w:p w14:paraId="5814B7A9" w14:textId="77777777" w:rsidR="00C75AB4" w:rsidRPr="00621E63" w:rsidRDefault="00C75AB4" w:rsidP="00506FBD">
            <w:pPr>
              <w:pStyle w:val="TableEntry"/>
            </w:pPr>
          </w:p>
        </w:tc>
        <w:tc>
          <w:tcPr>
            <w:tcW w:w="0" w:type="auto"/>
            <w:shd w:val="clear" w:color="auto" w:fill="auto"/>
          </w:tcPr>
          <w:p w14:paraId="2DD6B0A1" w14:textId="77777777" w:rsidR="00C75AB4" w:rsidRPr="00621E63" w:rsidRDefault="00C75AB4" w:rsidP="00506FBD">
            <w:pPr>
              <w:pStyle w:val="TableEntry"/>
            </w:pPr>
          </w:p>
        </w:tc>
      </w:tr>
      <w:tr w:rsidR="00C40FD5" w:rsidRPr="00621E63" w14:paraId="6B5225B7" w14:textId="77777777" w:rsidTr="009B6563">
        <w:trPr>
          <w:cantSplit/>
          <w:jc w:val="center"/>
        </w:trPr>
        <w:tc>
          <w:tcPr>
            <w:tcW w:w="0" w:type="auto"/>
            <w:shd w:val="clear" w:color="auto" w:fill="auto"/>
          </w:tcPr>
          <w:p w14:paraId="3D2543BD"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59A47B7B" w14:textId="77777777" w:rsidR="00B11855" w:rsidRPr="00621E63" w:rsidRDefault="003D003E" w:rsidP="00506FBD">
            <w:pPr>
              <w:pStyle w:val="TableEntry"/>
            </w:pPr>
            <w:r w:rsidRPr="00621E63">
              <w:t>--- VISIT end</w:t>
            </w:r>
          </w:p>
        </w:tc>
        <w:tc>
          <w:tcPr>
            <w:tcW w:w="0" w:type="auto"/>
            <w:shd w:val="clear" w:color="auto" w:fill="auto"/>
          </w:tcPr>
          <w:p w14:paraId="16220503" w14:textId="77777777" w:rsidR="00B11855" w:rsidRPr="00621E63" w:rsidRDefault="00B11855" w:rsidP="00506FBD">
            <w:pPr>
              <w:pStyle w:val="TableEntry"/>
            </w:pPr>
          </w:p>
        </w:tc>
        <w:tc>
          <w:tcPr>
            <w:tcW w:w="0" w:type="auto"/>
            <w:shd w:val="clear" w:color="auto" w:fill="auto"/>
          </w:tcPr>
          <w:p w14:paraId="32270A13" w14:textId="77777777" w:rsidR="00B11855" w:rsidRPr="00621E63" w:rsidRDefault="00B11855" w:rsidP="00506FBD">
            <w:pPr>
              <w:pStyle w:val="TableEntry"/>
            </w:pPr>
          </w:p>
        </w:tc>
        <w:tc>
          <w:tcPr>
            <w:tcW w:w="0" w:type="auto"/>
            <w:shd w:val="clear" w:color="auto" w:fill="auto"/>
          </w:tcPr>
          <w:p w14:paraId="1EBA4768" w14:textId="77777777" w:rsidR="00B11855" w:rsidRPr="00621E63" w:rsidRDefault="00B11855" w:rsidP="00506FBD">
            <w:pPr>
              <w:pStyle w:val="TableEntry"/>
            </w:pPr>
          </w:p>
        </w:tc>
      </w:tr>
      <w:tr w:rsidR="00C40FD5" w:rsidRPr="00621E63" w14:paraId="5EA731D4" w14:textId="77777777" w:rsidTr="009B6563">
        <w:trPr>
          <w:cantSplit/>
          <w:jc w:val="center"/>
        </w:trPr>
        <w:tc>
          <w:tcPr>
            <w:tcW w:w="0" w:type="auto"/>
            <w:shd w:val="clear" w:color="auto" w:fill="auto"/>
          </w:tcPr>
          <w:p w14:paraId="497DBB84"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778F8F4A" w14:textId="77777777" w:rsidR="00B11855" w:rsidRPr="00621E63" w:rsidRDefault="003D003E" w:rsidP="00506FBD">
            <w:pPr>
              <w:pStyle w:val="TableEntry"/>
            </w:pPr>
            <w:r w:rsidRPr="00621E63">
              <w:t>--- PATIENT end</w:t>
            </w:r>
          </w:p>
        </w:tc>
        <w:tc>
          <w:tcPr>
            <w:tcW w:w="0" w:type="auto"/>
            <w:shd w:val="clear" w:color="auto" w:fill="auto"/>
          </w:tcPr>
          <w:p w14:paraId="59791001" w14:textId="77777777" w:rsidR="00B11855" w:rsidRPr="00621E63" w:rsidRDefault="00B11855" w:rsidP="00506FBD">
            <w:pPr>
              <w:pStyle w:val="TableEntry"/>
            </w:pPr>
          </w:p>
        </w:tc>
        <w:tc>
          <w:tcPr>
            <w:tcW w:w="0" w:type="auto"/>
            <w:shd w:val="clear" w:color="auto" w:fill="auto"/>
          </w:tcPr>
          <w:p w14:paraId="1467D59A" w14:textId="77777777" w:rsidR="00B11855" w:rsidRPr="00621E63" w:rsidRDefault="00B11855" w:rsidP="00506FBD">
            <w:pPr>
              <w:pStyle w:val="TableEntry"/>
            </w:pPr>
          </w:p>
        </w:tc>
        <w:tc>
          <w:tcPr>
            <w:tcW w:w="0" w:type="auto"/>
            <w:shd w:val="clear" w:color="auto" w:fill="auto"/>
          </w:tcPr>
          <w:p w14:paraId="6E7A2340" w14:textId="77777777" w:rsidR="00B11855" w:rsidRPr="00621E63" w:rsidRDefault="00B11855" w:rsidP="00506FBD">
            <w:pPr>
              <w:pStyle w:val="TableEntry"/>
            </w:pPr>
          </w:p>
        </w:tc>
      </w:tr>
      <w:tr w:rsidR="00C40FD5" w:rsidRPr="00621E63" w14:paraId="19E1EED6" w14:textId="77777777" w:rsidTr="009B6563">
        <w:trPr>
          <w:cantSplit/>
          <w:jc w:val="center"/>
        </w:trPr>
        <w:tc>
          <w:tcPr>
            <w:tcW w:w="0" w:type="auto"/>
            <w:shd w:val="clear" w:color="auto" w:fill="auto"/>
          </w:tcPr>
          <w:p w14:paraId="4F2F7B4A"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6B99A796" w14:textId="77777777" w:rsidR="00B11855" w:rsidRPr="00621E63" w:rsidRDefault="003D003E" w:rsidP="00506FBD">
            <w:pPr>
              <w:pStyle w:val="TableEntry"/>
            </w:pPr>
            <w:r w:rsidRPr="00621E63">
              <w:t>---ORDER_OBSERVATION begin</w:t>
            </w:r>
          </w:p>
        </w:tc>
        <w:tc>
          <w:tcPr>
            <w:tcW w:w="0" w:type="auto"/>
            <w:shd w:val="clear" w:color="auto" w:fill="auto"/>
          </w:tcPr>
          <w:p w14:paraId="00BF204E" w14:textId="77777777" w:rsidR="00B11855" w:rsidRPr="00621E63" w:rsidRDefault="00B11855" w:rsidP="00506FBD">
            <w:pPr>
              <w:pStyle w:val="TableEntry"/>
            </w:pPr>
          </w:p>
        </w:tc>
        <w:tc>
          <w:tcPr>
            <w:tcW w:w="0" w:type="auto"/>
            <w:shd w:val="clear" w:color="auto" w:fill="auto"/>
          </w:tcPr>
          <w:p w14:paraId="3F46F8B9" w14:textId="77777777" w:rsidR="00B11855" w:rsidRPr="00621E63" w:rsidRDefault="00B11855" w:rsidP="00506FBD">
            <w:pPr>
              <w:pStyle w:val="TableEntry"/>
            </w:pPr>
          </w:p>
        </w:tc>
        <w:tc>
          <w:tcPr>
            <w:tcW w:w="0" w:type="auto"/>
            <w:shd w:val="clear" w:color="auto" w:fill="auto"/>
          </w:tcPr>
          <w:p w14:paraId="20C0A761" w14:textId="77777777" w:rsidR="00B11855" w:rsidRPr="00621E63" w:rsidRDefault="00B11855" w:rsidP="00506FBD">
            <w:pPr>
              <w:pStyle w:val="TableEntry"/>
            </w:pPr>
          </w:p>
        </w:tc>
      </w:tr>
      <w:tr w:rsidR="00C40FD5" w:rsidRPr="00621E63" w14:paraId="21EDA7CB" w14:textId="77777777" w:rsidTr="009B6563">
        <w:trPr>
          <w:cantSplit/>
          <w:jc w:val="center"/>
        </w:trPr>
        <w:tc>
          <w:tcPr>
            <w:tcW w:w="0" w:type="auto"/>
            <w:shd w:val="clear" w:color="auto" w:fill="auto"/>
          </w:tcPr>
          <w:p w14:paraId="0B943CDF" w14:textId="77777777" w:rsidR="00B11855" w:rsidRPr="00621E63" w:rsidRDefault="002B062D" w:rsidP="00506FBD">
            <w:pPr>
              <w:pStyle w:val="TableEntry"/>
            </w:pPr>
            <w:r w:rsidRPr="00621E63">
              <w:t> </w:t>
            </w:r>
            <w:r w:rsidRPr="00621E63">
              <w:t> </w:t>
            </w:r>
            <w:r w:rsidR="003D003E" w:rsidRPr="00621E63">
              <w:t>[ORC]</w:t>
            </w:r>
          </w:p>
        </w:tc>
        <w:tc>
          <w:tcPr>
            <w:tcW w:w="0" w:type="auto"/>
            <w:shd w:val="clear" w:color="auto" w:fill="auto"/>
          </w:tcPr>
          <w:p w14:paraId="50EFE22B" w14:textId="77777777" w:rsidR="00B11855" w:rsidRPr="00621E63" w:rsidRDefault="003D003E" w:rsidP="00506FBD">
            <w:pPr>
              <w:pStyle w:val="TableEntry"/>
            </w:pPr>
            <w:r w:rsidRPr="00621E63">
              <w:t>Order Common</w:t>
            </w:r>
          </w:p>
        </w:tc>
        <w:tc>
          <w:tcPr>
            <w:tcW w:w="0" w:type="auto"/>
            <w:shd w:val="clear" w:color="auto" w:fill="auto"/>
          </w:tcPr>
          <w:p w14:paraId="1DC47D71" w14:textId="77777777" w:rsidR="00B11855" w:rsidRPr="00621E63" w:rsidRDefault="003D003E" w:rsidP="00506FBD">
            <w:pPr>
              <w:pStyle w:val="TableEntry"/>
            </w:pPr>
            <w:r w:rsidRPr="00621E63">
              <w:t>X</w:t>
            </w:r>
          </w:p>
        </w:tc>
        <w:tc>
          <w:tcPr>
            <w:tcW w:w="0" w:type="auto"/>
            <w:shd w:val="clear" w:color="auto" w:fill="auto"/>
          </w:tcPr>
          <w:p w14:paraId="160D0828" w14:textId="77777777" w:rsidR="00B11855" w:rsidRPr="00621E63" w:rsidRDefault="003D003E" w:rsidP="00506FBD">
            <w:pPr>
              <w:pStyle w:val="TableEntry"/>
            </w:pPr>
            <w:r w:rsidRPr="00621E63">
              <w:t>[0..0]</w:t>
            </w:r>
          </w:p>
        </w:tc>
        <w:tc>
          <w:tcPr>
            <w:tcW w:w="0" w:type="auto"/>
            <w:shd w:val="clear" w:color="auto" w:fill="auto"/>
          </w:tcPr>
          <w:p w14:paraId="0CFEB18A" w14:textId="77777777" w:rsidR="00B11855" w:rsidRPr="00621E63" w:rsidRDefault="003D003E" w:rsidP="00506FBD">
            <w:pPr>
              <w:pStyle w:val="TableEntry"/>
            </w:pPr>
            <w:r w:rsidRPr="00621E63">
              <w:t>4</w:t>
            </w:r>
          </w:p>
        </w:tc>
      </w:tr>
      <w:tr w:rsidR="00C40FD5" w:rsidRPr="00621E63" w14:paraId="6093876C" w14:textId="77777777" w:rsidTr="009B6563">
        <w:trPr>
          <w:cantSplit/>
          <w:jc w:val="center"/>
        </w:trPr>
        <w:tc>
          <w:tcPr>
            <w:tcW w:w="0" w:type="auto"/>
            <w:shd w:val="clear" w:color="auto" w:fill="auto"/>
          </w:tcPr>
          <w:p w14:paraId="354AD41D" w14:textId="77777777" w:rsidR="00B11855" w:rsidRPr="00621E63" w:rsidRDefault="002B062D" w:rsidP="00506FBD">
            <w:pPr>
              <w:pStyle w:val="TableEntry"/>
            </w:pPr>
            <w:r w:rsidRPr="00621E63">
              <w:t> </w:t>
            </w:r>
            <w:r w:rsidRPr="00621E63">
              <w:t> </w:t>
            </w:r>
            <w:r w:rsidR="003D003E" w:rsidRPr="00621E63">
              <w:t>OBR</w:t>
            </w:r>
          </w:p>
        </w:tc>
        <w:tc>
          <w:tcPr>
            <w:tcW w:w="0" w:type="auto"/>
            <w:shd w:val="clear" w:color="auto" w:fill="auto"/>
          </w:tcPr>
          <w:p w14:paraId="12B82D50" w14:textId="77777777" w:rsidR="00B11855" w:rsidRPr="00621E63" w:rsidRDefault="003D003E" w:rsidP="00506FBD">
            <w:pPr>
              <w:pStyle w:val="TableEntry"/>
            </w:pPr>
            <w:r w:rsidRPr="00621E63">
              <w:t>Observation Request</w:t>
            </w:r>
          </w:p>
        </w:tc>
        <w:tc>
          <w:tcPr>
            <w:tcW w:w="0" w:type="auto"/>
            <w:shd w:val="clear" w:color="auto" w:fill="auto"/>
          </w:tcPr>
          <w:p w14:paraId="3EAF0232" w14:textId="77777777" w:rsidR="00B11855" w:rsidRPr="00621E63" w:rsidRDefault="003D003E" w:rsidP="00506FBD">
            <w:pPr>
              <w:pStyle w:val="TableEntry"/>
            </w:pPr>
            <w:r w:rsidRPr="00621E63">
              <w:t>R</w:t>
            </w:r>
          </w:p>
        </w:tc>
        <w:tc>
          <w:tcPr>
            <w:tcW w:w="0" w:type="auto"/>
            <w:shd w:val="clear" w:color="auto" w:fill="auto"/>
          </w:tcPr>
          <w:p w14:paraId="5AF4117A" w14:textId="77777777" w:rsidR="00B11855" w:rsidRPr="00621E63" w:rsidRDefault="003D003E" w:rsidP="00506FBD">
            <w:pPr>
              <w:pStyle w:val="TableEntry"/>
            </w:pPr>
            <w:r w:rsidRPr="00621E63">
              <w:t>[1..1]</w:t>
            </w:r>
          </w:p>
        </w:tc>
        <w:tc>
          <w:tcPr>
            <w:tcW w:w="0" w:type="auto"/>
            <w:shd w:val="clear" w:color="auto" w:fill="auto"/>
          </w:tcPr>
          <w:p w14:paraId="604F62F0" w14:textId="77777777" w:rsidR="00B11855" w:rsidRPr="00621E63" w:rsidRDefault="003D003E" w:rsidP="00506FBD">
            <w:pPr>
              <w:pStyle w:val="TableEntry"/>
            </w:pPr>
            <w:r w:rsidRPr="00621E63">
              <w:t>7</w:t>
            </w:r>
          </w:p>
        </w:tc>
      </w:tr>
      <w:tr w:rsidR="00C40FD5" w:rsidRPr="00621E63" w14:paraId="4789A678" w14:textId="77777777" w:rsidTr="009B6563">
        <w:trPr>
          <w:cantSplit/>
          <w:jc w:val="center"/>
        </w:trPr>
        <w:tc>
          <w:tcPr>
            <w:tcW w:w="0" w:type="auto"/>
            <w:shd w:val="clear" w:color="auto" w:fill="auto"/>
          </w:tcPr>
          <w:p w14:paraId="16BF2C34" w14:textId="77777777" w:rsidR="00B11855" w:rsidRPr="00621E63" w:rsidRDefault="002B062D" w:rsidP="00506FBD">
            <w:pPr>
              <w:pStyle w:val="TableEntry"/>
            </w:pPr>
            <w:r w:rsidRPr="00621E63">
              <w:t> </w:t>
            </w:r>
            <w:r w:rsidRPr="00621E63">
              <w:t> </w:t>
            </w:r>
            <w:r w:rsidR="003D003E" w:rsidRPr="00621E63">
              <w:t>[{NTE}]</w:t>
            </w:r>
          </w:p>
        </w:tc>
        <w:tc>
          <w:tcPr>
            <w:tcW w:w="0" w:type="auto"/>
            <w:shd w:val="clear" w:color="auto" w:fill="auto"/>
          </w:tcPr>
          <w:p w14:paraId="3F0F84EE" w14:textId="77777777" w:rsidR="00B11855" w:rsidRPr="00621E63" w:rsidRDefault="003D003E" w:rsidP="00506FBD">
            <w:pPr>
              <w:pStyle w:val="TableEntry"/>
            </w:pPr>
            <w:r w:rsidRPr="00621E63">
              <w:t>Notes and Comments</w:t>
            </w:r>
          </w:p>
        </w:tc>
        <w:tc>
          <w:tcPr>
            <w:tcW w:w="0" w:type="auto"/>
            <w:shd w:val="clear" w:color="auto" w:fill="auto"/>
          </w:tcPr>
          <w:p w14:paraId="516B8796" w14:textId="77777777" w:rsidR="00B11855" w:rsidRPr="00621E63" w:rsidRDefault="003D003E" w:rsidP="00506FBD">
            <w:pPr>
              <w:pStyle w:val="TableEntry"/>
            </w:pPr>
            <w:r w:rsidRPr="00621E63">
              <w:t>O</w:t>
            </w:r>
          </w:p>
        </w:tc>
        <w:tc>
          <w:tcPr>
            <w:tcW w:w="0" w:type="auto"/>
            <w:shd w:val="clear" w:color="auto" w:fill="auto"/>
          </w:tcPr>
          <w:p w14:paraId="253D5944" w14:textId="77777777" w:rsidR="00B11855" w:rsidRPr="00621E63" w:rsidRDefault="003D003E" w:rsidP="00506FBD">
            <w:pPr>
              <w:pStyle w:val="TableEntry"/>
            </w:pPr>
            <w:r w:rsidRPr="00621E63">
              <w:t>[0..1]</w:t>
            </w:r>
          </w:p>
        </w:tc>
        <w:tc>
          <w:tcPr>
            <w:tcW w:w="0" w:type="auto"/>
            <w:shd w:val="clear" w:color="auto" w:fill="auto"/>
          </w:tcPr>
          <w:p w14:paraId="3D963C07" w14:textId="77777777" w:rsidR="00B11855" w:rsidRPr="00621E63" w:rsidRDefault="003D003E" w:rsidP="00506FBD">
            <w:pPr>
              <w:pStyle w:val="TableEntry"/>
            </w:pPr>
            <w:r w:rsidRPr="00621E63">
              <w:t>2</w:t>
            </w:r>
          </w:p>
        </w:tc>
      </w:tr>
      <w:tr w:rsidR="00C75AB4" w:rsidRPr="00621E63" w14:paraId="5C3BBB55" w14:textId="77777777" w:rsidTr="009B6563">
        <w:trPr>
          <w:cantSplit/>
          <w:jc w:val="center"/>
        </w:trPr>
        <w:tc>
          <w:tcPr>
            <w:tcW w:w="0" w:type="auto"/>
            <w:shd w:val="clear" w:color="auto" w:fill="auto"/>
          </w:tcPr>
          <w:p w14:paraId="06C41FD7" w14:textId="77777777" w:rsidR="00C75AB4" w:rsidRPr="00621E63" w:rsidRDefault="00C75AB4" w:rsidP="00C75AB4">
            <w:pPr>
              <w:pStyle w:val="TableEntry"/>
            </w:pPr>
            <w:r w:rsidRPr="00621E63">
              <w:t> </w:t>
            </w:r>
            <w:r w:rsidRPr="00621E63">
              <w:t> </w:t>
            </w:r>
            <w:r w:rsidRPr="00621E63">
              <w:t>[{PRT}]</w:t>
            </w:r>
          </w:p>
        </w:tc>
        <w:tc>
          <w:tcPr>
            <w:tcW w:w="0" w:type="auto"/>
            <w:shd w:val="clear" w:color="auto" w:fill="auto"/>
          </w:tcPr>
          <w:p w14:paraId="2D063135" w14:textId="77777777" w:rsidR="00C75AB4" w:rsidRPr="00621E63" w:rsidRDefault="00C75AB4" w:rsidP="00506FBD">
            <w:pPr>
              <w:pStyle w:val="TableEntry"/>
            </w:pPr>
          </w:p>
        </w:tc>
        <w:tc>
          <w:tcPr>
            <w:tcW w:w="0" w:type="auto"/>
            <w:shd w:val="clear" w:color="auto" w:fill="auto"/>
          </w:tcPr>
          <w:p w14:paraId="619A7746" w14:textId="77777777" w:rsidR="00C75AB4" w:rsidRPr="00621E63" w:rsidRDefault="00C75AB4" w:rsidP="00506FBD">
            <w:pPr>
              <w:pStyle w:val="TableEntry"/>
            </w:pPr>
          </w:p>
        </w:tc>
        <w:tc>
          <w:tcPr>
            <w:tcW w:w="0" w:type="auto"/>
            <w:shd w:val="clear" w:color="auto" w:fill="auto"/>
          </w:tcPr>
          <w:p w14:paraId="7DDE9B08" w14:textId="77777777" w:rsidR="00C75AB4" w:rsidRPr="00621E63" w:rsidRDefault="00C75AB4" w:rsidP="00506FBD">
            <w:pPr>
              <w:pStyle w:val="TableEntry"/>
            </w:pPr>
          </w:p>
        </w:tc>
        <w:tc>
          <w:tcPr>
            <w:tcW w:w="0" w:type="auto"/>
            <w:shd w:val="clear" w:color="auto" w:fill="auto"/>
          </w:tcPr>
          <w:p w14:paraId="5FEE839B" w14:textId="77777777" w:rsidR="00C75AB4" w:rsidRPr="00621E63" w:rsidRDefault="00C75AB4" w:rsidP="00506FBD">
            <w:pPr>
              <w:pStyle w:val="TableEntry"/>
            </w:pPr>
          </w:p>
        </w:tc>
      </w:tr>
      <w:tr w:rsidR="00C40FD5" w:rsidRPr="00621E63" w14:paraId="38421086" w14:textId="77777777" w:rsidTr="009B6563">
        <w:trPr>
          <w:cantSplit/>
          <w:jc w:val="center"/>
        </w:trPr>
        <w:tc>
          <w:tcPr>
            <w:tcW w:w="0" w:type="auto"/>
            <w:shd w:val="clear" w:color="auto" w:fill="auto"/>
          </w:tcPr>
          <w:p w14:paraId="7A8E868A"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48CC5418" w14:textId="77777777" w:rsidR="00B11855" w:rsidRPr="00621E63" w:rsidRDefault="003D003E" w:rsidP="00506FBD">
            <w:pPr>
              <w:pStyle w:val="TableEntry"/>
            </w:pPr>
            <w:r w:rsidRPr="00621E63">
              <w:t>--- TIMING_QTY begin</w:t>
            </w:r>
          </w:p>
        </w:tc>
        <w:tc>
          <w:tcPr>
            <w:tcW w:w="0" w:type="auto"/>
            <w:shd w:val="clear" w:color="auto" w:fill="auto"/>
          </w:tcPr>
          <w:p w14:paraId="61C2EF37" w14:textId="77777777" w:rsidR="00B11855" w:rsidRPr="00621E63" w:rsidRDefault="00B11855" w:rsidP="00506FBD">
            <w:pPr>
              <w:pStyle w:val="TableEntry"/>
            </w:pPr>
          </w:p>
        </w:tc>
        <w:tc>
          <w:tcPr>
            <w:tcW w:w="0" w:type="auto"/>
            <w:shd w:val="clear" w:color="auto" w:fill="auto"/>
          </w:tcPr>
          <w:p w14:paraId="0E5FEA4C" w14:textId="77777777" w:rsidR="00B11855" w:rsidRPr="00621E63" w:rsidRDefault="00B11855" w:rsidP="00506FBD">
            <w:pPr>
              <w:pStyle w:val="TableEntry"/>
            </w:pPr>
          </w:p>
        </w:tc>
        <w:tc>
          <w:tcPr>
            <w:tcW w:w="0" w:type="auto"/>
            <w:shd w:val="clear" w:color="auto" w:fill="auto"/>
          </w:tcPr>
          <w:p w14:paraId="10AC2CDF" w14:textId="77777777" w:rsidR="00B11855" w:rsidRPr="00621E63" w:rsidRDefault="00B11855" w:rsidP="00506FBD">
            <w:pPr>
              <w:pStyle w:val="TableEntry"/>
            </w:pPr>
          </w:p>
        </w:tc>
      </w:tr>
      <w:tr w:rsidR="00C40FD5" w:rsidRPr="00621E63" w14:paraId="4CF659FC" w14:textId="77777777" w:rsidTr="009B6563">
        <w:trPr>
          <w:cantSplit/>
          <w:jc w:val="center"/>
        </w:trPr>
        <w:tc>
          <w:tcPr>
            <w:tcW w:w="0" w:type="auto"/>
            <w:shd w:val="clear" w:color="auto" w:fill="auto"/>
          </w:tcPr>
          <w:p w14:paraId="5980B048" w14:textId="77777777" w:rsidR="00B11855" w:rsidRPr="00621E63" w:rsidRDefault="002B062D" w:rsidP="00506FBD">
            <w:pPr>
              <w:pStyle w:val="TableEntry"/>
            </w:pPr>
            <w:r w:rsidRPr="00621E63">
              <w:t> </w:t>
            </w:r>
            <w:r w:rsidRPr="00621E63">
              <w:t> </w:t>
            </w:r>
            <w:r w:rsidRPr="00621E63">
              <w:t> </w:t>
            </w:r>
            <w:r w:rsidR="003D003E" w:rsidRPr="00621E63">
              <w:t>TQ1</w:t>
            </w:r>
          </w:p>
        </w:tc>
        <w:tc>
          <w:tcPr>
            <w:tcW w:w="0" w:type="auto"/>
            <w:shd w:val="clear" w:color="auto" w:fill="auto"/>
          </w:tcPr>
          <w:p w14:paraId="38F79E90" w14:textId="77777777" w:rsidR="00B11855" w:rsidRPr="00621E63" w:rsidRDefault="003D003E" w:rsidP="00506FBD">
            <w:pPr>
              <w:pStyle w:val="TableEntry"/>
            </w:pPr>
            <w:r w:rsidRPr="00621E63">
              <w:t>Timing/Quantity</w:t>
            </w:r>
          </w:p>
        </w:tc>
        <w:tc>
          <w:tcPr>
            <w:tcW w:w="0" w:type="auto"/>
            <w:shd w:val="clear" w:color="auto" w:fill="auto"/>
          </w:tcPr>
          <w:p w14:paraId="0E8ABD14" w14:textId="77777777" w:rsidR="00B11855" w:rsidRPr="00621E63" w:rsidRDefault="003D003E" w:rsidP="00506FBD">
            <w:pPr>
              <w:pStyle w:val="TableEntry"/>
            </w:pPr>
            <w:r w:rsidRPr="00621E63">
              <w:t>R</w:t>
            </w:r>
          </w:p>
        </w:tc>
        <w:tc>
          <w:tcPr>
            <w:tcW w:w="0" w:type="auto"/>
            <w:shd w:val="clear" w:color="auto" w:fill="auto"/>
          </w:tcPr>
          <w:p w14:paraId="7B8455AB" w14:textId="77777777" w:rsidR="00B11855" w:rsidRPr="00621E63" w:rsidRDefault="003D003E" w:rsidP="00506FBD">
            <w:pPr>
              <w:pStyle w:val="TableEntry"/>
            </w:pPr>
            <w:r w:rsidRPr="00621E63">
              <w:t>[1..1]</w:t>
            </w:r>
          </w:p>
        </w:tc>
        <w:tc>
          <w:tcPr>
            <w:tcW w:w="0" w:type="auto"/>
            <w:shd w:val="clear" w:color="auto" w:fill="auto"/>
          </w:tcPr>
          <w:p w14:paraId="1ED7842C" w14:textId="77777777" w:rsidR="00B11855" w:rsidRPr="00621E63" w:rsidRDefault="003D003E" w:rsidP="00506FBD">
            <w:pPr>
              <w:pStyle w:val="TableEntry"/>
            </w:pPr>
            <w:r w:rsidRPr="00621E63">
              <w:t>4</w:t>
            </w:r>
          </w:p>
        </w:tc>
      </w:tr>
      <w:tr w:rsidR="00C40FD5" w:rsidRPr="00621E63" w14:paraId="766ED172" w14:textId="77777777" w:rsidTr="006C0E8E">
        <w:trPr>
          <w:cantSplit/>
          <w:jc w:val="center"/>
        </w:trPr>
        <w:tc>
          <w:tcPr>
            <w:tcW w:w="0" w:type="auto"/>
            <w:shd w:val="clear" w:color="auto" w:fill="auto"/>
          </w:tcPr>
          <w:p w14:paraId="21E6F5C3" w14:textId="77777777" w:rsidR="00B11855" w:rsidRPr="00621E63" w:rsidRDefault="002B062D" w:rsidP="00506FBD">
            <w:pPr>
              <w:pStyle w:val="TableEntry"/>
            </w:pPr>
            <w:r w:rsidRPr="00621E63">
              <w:t> </w:t>
            </w:r>
            <w:r w:rsidRPr="00621E63">
              <w:t> </w:t>
            </w:r>
            <w:r w:rsidRPr="00621E63">
              <w:t> </w:t>
            </w:r>
            <w:r w:rsidR="003D003E" w:rsidRPr="00621E63">
              <w:t>[{TQ2}]</w:t>
            </w:r>
          </w:p>
        </w:tc>
        <w:tc>
          <w:tcPr>
            <w:tcW w:w="0" w:type="auto"/>
            <w:shd w:val="clear" w:color="auto" w:fill="auto"/>
          </w:tcPr>
          <w:p w14:paraId="346EEBD1" w14:textId="77777777" w:rsidR="00B11855" w:rsidRPr="00621E63" w:rsidRDefault="003D003E" w:rsidP="00506FBD">
            <w:pPr>
              <w:pStyle w:val="TableEntry"/>
            </w:pPr>
            <w:r w:rsidRPr="00621E63">
              <w:t>Timing/Quantity Order Sequence</w:t>
            </w:r>
          </w:p>
        </w:tc>
        <w:tc>
          <w:tcPr>
            <w:tcW w:w="0" w:type="auto"/>
            <w:shd w:val="clear" w:color="auto" w:fill="auto"/>
          </w:tcPr>
          <w:p w14:paraId="1E5990B0" w14:textId="77777777" w:rsidR="00B11855" w:rsidRPr="00621E63" w:rsidRDefault="003D003E" w:rsidP="00506FBD">
            <w:pPr>
              <w:pStyle w:val="TableEntry"/>
            </w:pPr>
            <w:r w:rsidRPr="00621E63">
              <w:t>X</w:t>
            </w:r>
          </w:p>
        </w:tc>
        <w:tc>
          <w:tcPr>
            <w:tcW w:w="0" w:type="auto"/>
            <w:shd w:val="clear" w:color="auto" w:fill="auto"/>
          </w:tcPr>
          <w:p w14:paraId="6D1068A8" w14:textId="77777777" w:rsidR="00B11855" w:rsidRPr="00621E63" w:rsidRDefault="00E86B15" w:rsidP="00506FBD">
            <w:pPr>
              <w:pStyle w:val="TableEntry"/>
            </w:pPr>
            <w:r w:rsidRPr="00621E63">
              <w:t>[0..0]</w:t>
            </w:r>
          </w:p>
        </w:tc>
        <w:tc>
          <w:tcPr>
            <w:tcW w:w="0" w:type="auto"/>
            <w:shd w:val="clear" w:color="auto" w:fill="auto"/>
          </w:tcPr>
          <w:p w14:paraId="298BE221" w14:textId="77777777" w:rsidR="00B11855" w:rsidRPr="00621E63" w:rsidRDefault="003D003E" w:rsidP="00506FBD">
            <w:pPr>
              <w:pStyle w:val="TableEntry"/>
            </w:pPr>
            <w:r w:rsidRPr="00621E63">
              <w:t>4</w:t>
            </w:r>
          </w:p>
        </w:tc>
      </w:tr>
      <w:tr w:rsidR="00C40FD5" w:rsidRPr="00621E63" w14:paraId="75BD3EAC" w14:textId="77777777" w:rsidTr="009B6563">
        <w:trPr>
          <w:cantSplit/>
          <w:jc w:val="center"/>
        </w:trPr>
        <w:tc>
          <w:tcPr>
            <w:tcW w:w="0" w:type="auto"/>
            <w:shd w:val="clear" w:color="auto" w:fill="auto"/>
          </w:tcPr>
          <w:p w14:paraId="1465EADE" w14:textId="77777777" w:rsidR="00B11855" w:rsidRPr="00621E63" w:rsidRDefault="002B062D" w:rsidP="009D1F0A">
            <w:pPr>
              <w:pStyle w:val="TableEntry"/>
            </w:pPr>
            <w:r w:rsidRPr="00621E63">
              <w:t> </w:t>
            </w:r>
            <w:r w:rsidRPr="00621E63">
              <w:t> </w:t>
            </w:r>
            <w:r w:rsidR="009D1F0A" w:rsidRPr="00621E63">
              <w:t>}</w:t>
            </w:r>
            <w:r w:rsidR="003D003E" w:rsidRPr="00621E63">
              <w:t>]</w:t>
            </w:r>
          </w:p>
        </w:tc>
        <w:tc>
          <w:tcPr>
            <w:tcW w:w="0" w:type="auto"/>
            <w:shd w:val="clear" w:color="auto" w:fill="auto"/>
          </w:tcPr>
          <w:p w14:paraId="24F00238" w14:textId="77777777" w:rsidR="00B11855" w:rsidRPr="00621E63" w:rsidRDefault="003D003E" w:rsidP="00506FBD">
            <w:pPr>
              <w:pStyle w:val="TableEntry"/>
            </w:pPr>
            <w:r w:rsidRPr="00621E63">
              <w:t>--- TIMING_QTY end</w:t>
            </w:r>
          </w:p>
        </w:tc>
        <w:tc>
          <w:tcPr>
            <w:tcW w:w="0" w:type="auto"/>
            <w:shd w:val="clear" w:color="auto" w:fill="auto"/>
          </w:tcPr>
          <w:p w14:paraId="2691E155" w14:textId="77777777" w:rsidR="00B11855" w:rsidRPr="00621E63" w:rsidRDefault="00B11855" w:rsidP="00506FBD">
            <w:pPr>
              <w:pStyle w:val="TableEntry"/>
            </w:pPr>
          </w:p>
        </w:tc>
        <w:tc>
          <w:tcPr>
            <w:tcW w:w="0" w:type="auto"/>
            <w:shd w:val="clear" w:color="auto" w:fill="auto"/>
          </w:tcPr>
          <w:p w14:paraId="457E3C31" w14:textId="77777777" w:rsidR="00B11855" w:rsidRPr="00621E63" w:rsidRDefault="00B11855" w:rsidP="00506FBD">
            <w:pPr>
              <w:pStyle w:val="TableEntry"/>
            </w:pPr>
          </w:p>
        </w:tc>
        <w:tc>
          <w:tcPr>
            <w:tcW w:w="0" w:type="auto"/>
            <w:shd w:val="clear" w:color="auto" w:fill="auto"/>
          </w:tcPr>
          <w:p w14:paraId="16D7F420" w14:textId="77777777" w:rsidR="00B11855" w:rsidRPr="00621E63" w:rsidRDefault="00B11855" w:rsidP="00506FBD">
            <w:pPr>
              <w:pStyle w:val="TableEntry"/>
            </w:pPr>
          </w:p>
        </w:tc>
      </w:tr>
      <w:tr w:rsidR="00C40FD5" w:rsidRPr="00621E63" w14:paraId="4AB4CD91" w14:textId="77777777" w:rsidTr="009B6563">
        <w:trPr>
          <w:cantSplit/>
          <w:jc w:val="center"/>
        </w:trPr>
        <w:tc>
          <w:tcPr>
            <w:tcW w:w="0" w:type="auto"/>
            <w:shd w:val="clear" w:color="auto" w:fill="auto"/>
          </w:tcPr>
          <w:p w14:paraId="781A3E86" w14:textId="77777777" w:rsidR="00B11855" w:rsidRPr="00621E63" w:rsidRDefault="002B062D" w:rsidP="00506FBD">
            <w:pPr>
              <w:pStyle w:val="TableEntry"/>
            </w:pPr>
            <w:r w:rsidRPr="00621E63">
              <w:t> </w:t>
            </w:r>
            <w:r w:rsidRPr="00621E63">
              <w:t> </w:t>
            </w:r>
            <w:r w:rsidR="003D003E" w:rsidRPr="00621E63">
              <w:t>[CTD]</w:t>
            </w:r>
          </w:p>
        </w:tc>
        <w:tc>
          <w:tcPr>
            <w:tcW w:w="0" w:type="auto"/>
            <w:shd w:val="clear" w:color="auto" w:fill="auto"/>
          </w:tcPr>
          <w:p w14:paraId="21DD8634" w14:textId="77777777" w:rsidR="00B11855" w:rsidRPr="00621E63" w:rsidRDefault="003D003E" w:rsidP="00506FBD">
            <w:pPr>
              <w:pStyle w:val="TableEntry"/>
            </w:pPr>
            <w:r w:rsidRPr="00621E63">
              <w:t>Contact Data</w:t>
            </w:r>
          </w:p>
        </w:tc>
        <w:tc>
          <w:tcPr>
            <w:tcW w:w="0" w:type="auto"/>
            <w:shd w:val="clear" w:color="auto" w:fill="auto"/>
          </w:tcPr>
          <w:p w14:paraId="4A72458B" w14:textId="77777777" w:rsidR="00B11855" w:rsidRPr="00621E63" w:rsidRDefault="003D003E" w:rsidP="00506FBD">
            <w:pPr>
              <w:pStyle w:val="TableEntry"/>
            </w:pPr>
            <w:r w:rsidRPr="00621E63">
              <w:t>X</w:t>
            </w:r>
          </w:p>
        </w:tc>
        <w:tc>
          <w:tcPr>
            <w:tcW w:w="0" w:type="auto"/>
            <w:shd w:val="clear" w:color="auto" w:fill="auto"/>
          </w:tcPr>
          <w:p w14:paraId="1CE2B85F" w14:textId="77777777" w:rsidR="00B11855" w:rsidRPr="00621E63" w:rsidRDefault="003D003E" w:rsidP="00506FBD">
            <w:pPr>
              <w:pStyle w:val="TableEntry"/>
            </w:pPr>
            <w:r w:rsidRPr="00621E63">
              <w:t>[0..0]</w:t>
            </w:r>
          </w:p>
        </w:tc>
        <w:tc>
          <w:tcPr>
            <w:tcW w:w="0" w:type="auto"/>
            <w:shd w:val="clear" w:color="auto" w:fill="auto"/>
          </w:tcPr>
          <w:p w14:paraId="40C7C3F1" w14:textId="77777777" w:rsidR="00B11855" w:rsidRPr="00621E63" w:rsidRDefault="003D003E" w:rsidP="00506FBD">
            <w:pPr>
              <w:pStyle w:val="TableEntry"/>
            </w:pPr>
            <w:r w:rsidRPr="00621E63">
              <w:t>11</w:t>
            </w:r>
          </w:p>
        </w:tc>
      </w:tr>
      <w:tr w:rsidR="00C40FD5" w:rsidRPr="00621E63" w14:paraId="7F3C2E62" w14:textId="77777777" w:rsidTr="009B6563">
        <w:trPr>
          <w:cantSplit/>
          <w:jc w:val="center"/>
        </w:trPr>
        <w:tc>
          <w:tcPr>
            <w:tcW w:w="0" w:type="auto"/>
            <w:shd w:val="clear" w:color="auto" w:fill="auto"/>
          </w:tcPr>
          <w:p w14:paraId="153F056D"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2DBFE098" w14:textId="77777777" w:rsidR="00B11855" w:rsidRPr="00621E63" w:rsidRDefault="003D003E" w:rsidP="00506FBD">
            <w:pPr>
              <w:pStyle w:val="TableEntry"/>
            </w:pPr>
            <w:r w:rsidRPr="00621E63">
              <w:t>--- OBSERVATION begin</w:t>
            </w:r>
          </w:p>
        </w:tc>
        <w:tc>
          <w:tcPr>
            <w:tcW w:w="0" w:type="auto"/>
            <w:shd w:val="clear" w:color="auto" w:fill="auto"/>
          </w:tcPr>
          <w:p w14:paraId="3517F153" w14:textId="77777777" w:rsidR="00B11855" w:rsidRPr="00621E63" w:rsidRDefault="00B11855" w:rsidP="00506FBD">
            <w:pPr>
              <w:pStyle w:val="TableEntry"/>
            </w:pPr>
          </w:p>
        </w:tc>
        <w:tc>
          <w:tcPr>
            <w:tcW w:w="0" w:type="auto"/>
            <w:shd w:val="clear" w:color="auto" w:fill="auto"/>
          </w:tcPr>
          <w:p w14:paraId="7291C947" w14:textId="77777777" w:rsidR="00B11855" w:rsidRPr="00621E63" w:rsidRDefault="00B11855" w:rsidP="00506FBD">
            <w:pPr>
              <w:pStyle w:val="TableEntry"/>
            </w:pPr>
          </w:p>
        </w:tc>
        <w:tc>
          <w:tcPr>
            <w:tcW w:w="0" w:type="auto"/>
            <w:shd w:val="clear" w:color="auto" w:fill="auto"/>
          </w:tcPr>
          <w:p w14:paraId="5DE3979C" w14:textId="77777777" w:rsidR="00B11855" w:rsidRPr="00621E63" w:rsidRDefault="00B11855" w:rsidP="00506FBD">
            <w:pPr>
              <w:pStyle w:val="TableEntry"/>
            </w:pPr>
          </w:p>
        </w:tc>
      </w:tr>
      <w:tr w:rsidR="00C40FD5" w:rsidRPr="00621E63" w14:paraId="2765740F" w14:textId="77777777" w:rsidTr="009B6563">
        <w:trPr>
          <w:cantSplit/>
          <w:jc w:val="center"/>
        </w:trPr>
        <w:tc>
          <w:tcPr>
            <w:tcW w:w="0" w:type="auto"/>
            <w:shd w:val="clear" w:color="auto" w:fill="auto"/>
          </w:tcPr>
          <w:p w14:paraId="42CC6953" w14:textId="77777777" w:rsidR="00B11855" w:rsidRPr="00621E63" w:rsidRDefault="002B062D" w:rsidP="00506FBD">
            <w:pPr>
              <w:pStyle w:val="TableEntry"/>
            </w:pPr>
            <w:r w:rsidRPr="00621E63">
              <w:t> </w:t>
            </w:r>
            <w:r w:rsidRPr="00621E63">
              <w:t> </w:t>
            </w:r>
            <w:r w:rsidRPr="00621E63">
              <w:t> </w:t>
            </w:r>
            <w:r w:rsidR="003D003E" w:rsidRPr="00621E63">
              <w:t>OBX</w:t>
            </w:r>
          </w:p>
        </w:tc>
        <w:tc>
          <w:tcPr>
            <w:tcW w:w="0" w:type="auto"/>
            <w:shd w:val="clear" w:color="auto" w:fill="auto"/>
          </w:tcPr>
          <w:p w14:paraId="36F17B95" w14:textId="77777777" w:rsidR="00B11855" w:rsidRPr="00621E63" w:rsidRDefault="003D003E" w:rsidP="00506FBD">
            <w:pPr>
              <w:pStyle w:val="TableEntry"/>
            </w:pPr>
            <w:r w:rsidRPr="00621E63">
              <w:t>Observation Result</w:t>
            </w:r>
          </w:p>
        </w:tc>
        <w:tc>
          <w:tcPr>
            <w:tcW w:w="0" w:type="auto"/>
            <w:shd w:val="clear" w:color="auto" w:fill="auto"/>
          </w:tcPr>
          <w:p w14:paraId="691EC237" w14:textId="77777777" w:rsidR="00B11855" w:rsidRPr="00621E63" w:rsidRDefault="003D003E" w:rsidP="00506FBD">
            <w:pPr>
              <w:pStyle w:val="TableEntry"/>
            </w:pPr>
            <w:r w:rsidRPr="00621E63">
              <w:t>R</w:t>
            </w:r>
          </w:p>
        </w:tc>
        <w:tc>
          <w:tcPr>
            <w:tcW w:w="0" w:type="auto"/>
            <w:shd w:val="clear" w:color="auto" w:fill="auto"/>
          </w:tcPr>
          <w:p w14:paraId="5C0DB5EF" w14:textId="77777777" w:rsidR="00B11855" w:rsidRPr="00621E63" w:rsidRDefault="003D003E" w:rsidP="00506FBD">
            <w:pPr>
              <w:pStyle w:val="TableEntry"/>
            </w:pPr>
            <w:r w:rsidRPr="00621E63">
              <w:t>[1..1]</w:t>
            </w:r>
          </w:p>
        </w:tc>
        <w:tc>
          <w:tcPr>
            <w:tcW w:w="0" w:type="auto"/>
            <w:shd w:val="clear" w:color="auto" w:fill="auto"/>
          </w:tcPr>
          <w:p w14:paraId="150978A1" w14:textId="77777777" w:rsidR="00B11855" w:rsidRPr="00621E63" w:rsidRDefault="003D003E" w:rsidP="00506FBD">
            <w:pPr>
              <w:pStyle w:val="TableEntry"/>
            </w:pPr>
            <w:r w:rsidRPr="00621E63">
              <w:t>7</w:t>
            </w:r>
          </w:p>
        </w:tc>
      </w:tr>
      <w:tr w:rsidR="00C75AB4" w:rsidRPr="00621E63" w14:paraId="47D3A440" w14:textId="77777777" w:rsidTr="009B6563">
        <w:trPr>
          <w:cantSplit/>
          <w:jc w:val="center"/>
        </w:trPr>
        <w:tc>
          <w:tcPr>
            <w:tcW w:w="0" w:type="auto"/>
            <w:shd w:val="clear" w:color="auto" w:fill="auto"/>
          </w:tcPr>
          <w:p w14:paraId="7A22266F" w14:textId="77777777" w:rsidR="00C75AB4" w:rsidRPr="00621E63" w:rsidRDefault="00C75AB4" w:rsidP="00506FBD">
            <w:pPr>
              <w:pStyle w:val="TableEntry"/>
            </w:pPr>
            <w:r w:rsidRPr="00621E63">
              <w:t> </w:t>
            </w:r>
            <w:r w:rsidRPr="00621E63">
              <w:t> </w:t>
            </w:r>
            <w:r w:rsidRPr="00621E63">
              <w:t> </w:t>
            </w:r>
            <w:r w:rsidRPr="00621E63">
              <w:t>[{PRT}]</w:t>
            </w:r>
          </w:p>
        </w:tc>
        <w:tc>
          <w:tcPr>
            <w:tcW w:w="0" w:type="auto"/>
            <w:shd w:val="clear" w:color="auto" w:fill="auto"/>
          </w:tcPr>
          <w:p w14:paraId="0B295901" w14:textId="77777777" w:rsidR="00C75AB4" w:rsidRPr="00621E63" w:rsidRDefault="00C75AB4" w:rsidP="00506FBD">
            <w:pPr>
              <w:pStyle w:val="TableEntry"/>
            </w:pPr>
          </w:p>
        </w:tc>
        <w:tc>
          <w:tcPr>
            <w:tcW w:w="0" w:type="auto"/>
            <w:shd w:val="clear" w:color="auto" w:fill="auto"/>
          </w:tcPr>
          <w:p w14:paraId="4C482566" w14:textId="77777777" w:rsidR="00C75AB4" w:rsidRPr="00621E63" w:rsidRDefault="00C75AB4" w:rsidP="00506FBD">
            <w:pPr>
              <w:pStyle w:val="TableEntry"/>
            </w:pPr>
          </w:p>
        </w:tc>
        <w:tc>
          <w:tcPr>
            <w:tcW w:w="0" w:type="auto"/>
            <w:shd w:val="clear" w:color="auto" w:fill="auto"/>
          </w:tcPr>
          <w:p w14:paraId="06CF9014" w14:textId="77777777" w:rsidR="00C75AB4" w:rsidRPr="00621E63" w:rsidRDefault="00C75AB4" w:rsidP="00506FBD">
            <w:pPr>
              <w:pStyle w:val="TableEntry"/>
            </w:pPr>
          </w:p>
        </w:tc>
        <w:tc>
          <w:tcPr>
            <w:tcW w:w="0" w:type="auto"/>
            <w:shd w:val="clear" w:color="auto" w:fill="auto"/>
          </w:tcPr>
          <w:p w14:paraId="63D6F075" w14:textId="77777777" w:rsidR="00C75AB4" w:rsidRPr="00621E63" w:rsidRDefault="00C75AB4" w:rsidP="00506FBD">
            <w:pPr>
              <w:pStyle w:val="TableEntry"/>
            </w:pPr>
          </w:p>
        </w:tc>
      </w:tr>
      <w:tr w:rsidR="00C40FD5" w:rsidRPr="00621E63" w14:paraId="267B37C2" w14:textId="77777777" w:rsidTr="009B6563">
        <w:trPr>
          <w:cantSplit/>
          <w:jc w:val="center"/>
        </w:trPr>
        <w:tc>
          <w:tcPr>
            <w:tcW w:w="0" w:type="auto"/>
            <w:shd w:val="clear" w:color="auto" w:fill="auto"/>
          </w:tcPr>
          <w:p w14:paraId="1D510CBC" w14:textId="77777777" w:rsidR="00B11855" w:rsidRPr="00621E63" w:rsidRDefault="002B062D" w:rsidP="00506FBD">
            <w:pPr>
              <w:pStyle w:val="TableEntry"/>
            </w:pPr>
            <w:r w:rsidRPr="00621E63">
              <w:t> </w:t>
            </w:r>
            <w:r w:rsidRPr="00621E63">
              <w:t> </w:t>
            </w:r>
            <w:r w:rsidRPr="00621E63">
              <w:t> </w:t>
            </w:r>
            <w:r w:rsidR="003D003E" w:rsidRPr="00621E63">
              <w:t>[{NTE}]</w:t>
            </w:r>
          </w:p>
        </w:tc>
        <w:tc>
          <w:tcPr>
            <w:tcW w:w="0" w:type="auto"/>
            <w:shd w:val="clear" w:color="auto" w:fill="auto"/>
          </w:tcPr>
          <w:p w14:paraId="496247D6" w14:textId="77777777" w:rsidR="00B11855" w:rsidRPr="00621E63" w:rsidRDefault="003D003E" w:rsidP="00506FBD">
            <w:pPr>
              <w:pStyle w:val="TableEntry"/>
            </w:pPr>
            <w:r w:rsidRPr="00621E63">
              <w:t>Notes and comments</w:t>
            </w:r>
          </w:p>
        </w:tc>
        <w:tc>
          <w:tcPr>
            <w:tcW w:w="0" w:type="auto"/>
            <w:shd w:val="clear" w:color="auto" w:fill="auto"/>
          </w:tcPr>
          <w:p w14:paraId="5A6AB7C7" w14:textId="77777777" w:rsidR="00B11855" w:rsidRPr="00621E63" w:rsidRDefault="003D003E" w:rsidP="00506FBD">
            <w:pPr>
              <w:pStyle w:val="TableEntry"/>
            </w:pPr>
            <w:r w:rsidRPr="00621E63">
              <w:t>O</w:t>
            </w:r>
          </w:p>
        </w:tc>
        <w:tc>
          <w:tcPr>
            <w:tcW w:w="0" w:type="auto"/>
            <w:shd w:val="clear" w:color="auto" w:fill="auto"/>
          </w:tcPr>
          <w:p w14:paraId="4B1941BB" w14:textId="77777777" w:rsidR="00B11855" w:rsidRPr="00621E63" w:rsidRDefault="003D003E" w:rsidP="00506FBD">
            <w:pPr>
              <w:pStyle w:val="TableEntry"/>
            </w:pPr>
            <w:r w:rsidRPr="00621E63">
              <w:t>[0..1]</w:t>
            </w:r>
          </w:p>
        </w:tc>
        <w:tc>
          <w:tcPr>
            <w:tcW w:w="0" w:type="auto"/>
            <w:shd w:val="clear" w:color="auto" w:fill="auto"/>
          </w:tcPr>
          <w:p w14:paraId="22FB871D" w14:textId="77777777" w:rsidR="00B11855" w:rsidRPr="00621E63" w:rsidRDefault="003D003E" w:rsidP="00506FBD">
            <w:pPr>
              <w:pStyle w:val="TableEntry"/>
            </w:pPr>
            <w:r w:rsidRPr="00621E63">
              <w:t>2</w:t>
            </w:r>
          </w:p>
        </w:tc>
      </w:tr>
      <w:tr w:rsidR="00C40FD5" w:rsidRPr="00621E63" w14:paraId="6385BB09" w14:textId="77777777" w:rsidTr="009B6563">
        <w:trPr>
          <w:cantSplit/>
          <w:jc w:val="center"/>
        </w:trPr>
        <w:tc>
          <w:tcPr>
            <w:tcW w:w="0" w:type="auto"/>
            <w:shd w:val="clear" w:color="auto" w:fill="auto"/>
          </w:tcPr>
          <w:p w14:paraId="6016C73F"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64E69772" w14:textId="77777777" w:rsidR="00B11855" w:rsidRPr="00621E63" w:rsidRDefault="003D003E" w:rsidP="00506FBD">
            <w:pPr>
              <w:pStyle w:val="TableEntry"/>
            </w:pPr>
            <w:r w:rsidRPr="00621E63">
              <w:t>--- OBSERVATION end</w:t>
            </w:r>
          </w:p>
        </w:tc>
        <w:tc>
          <w:tcPr>
            <w:tcW w:w="0" w:type="auto"/>
            <w:shd w:val="clear" w:color="auto" w:fill="auto"/>
          </w:tcPr>
          <w:p w14:paraId="7D4CEF44" w14:textId="77777777" w:rsidR="00B11855" w:rsidRPr="00621E63" w:rsidRDefault="00B11855" w:rsidP="00506FBD">
            <w:pPr>
              <w:pStyle w:val="TableEntry"/>
            </w:pPr>
          </w:p>
        </w:tc>
        <w:tc>
          <w:tcPr>
            <w:tcW w:w="0" w:type="auto"/>
            <w:shd w:val="clear" w:color="auto" w:fill="auto"/>
          </w:tcPr>
          <w:p w14:paraId="0B83F167" w14:textId="77777777" w:rsidR="00B11855" w:rsidRPr="00621E63" w:rsidRDefault="00B11855" w:rsidP="00506FBD">
            <w:pPr>
              <w:pStyle w:val="TableEntry"/>
            </w:pPr>
          </w:p>
        </w:tc>
        <w:tc>
          <w:tcPr>
            <w:tcW w:w="0" w:type="auto"/>
            <w:shd w:val="clear" w:color="auto" w:fill="auto"/>
          </w:tcPr>
          <w:p w14:paraId="5FD0ACE5" w14:textId="77777777" w:rsidR="00B11855" w:rsidRPr="00621E63" w:rsidRDefault="00B11855" w:rsidP="00506FBD">
            <w:pPr>
              <w:pStyle w:val="TableEntry"/>
            </w:pPr>
          </w:p>
        </w:tc>
      </w:tr>
      <w:tr w:rsidR="00C40FD5" w:rsidRPr="00621E63" w14:paraId="6FA9AB28" w14:textId="77777777" w:rsidTr="009B6563">
        <w:trPr>
          <w:cantSplit/>
          <w:jc w:val="center"/>
        </w:trPr>
        <w:tc>
          <w:tcPr>
            <w:tcW w:w="0" w:type="auto"/>
            <w:shd w:val="clear" w:color="auto" w:fill="auto"/>
          </w:tcPr>
          <w:p w14:paraId="1C652D0D" w14:textId="77777777" w:rsidR="00B11855" w:rsidRPr="00621E63" w:rsidRDefault="002B062D" w:rsidP="00506FBD">
            <w:pPr>
              <w:pStyle w:val="TableEntry"/>
            </w:pPr>
            <w:r w:rsidRPr="00621E63">
              <w:t> </w:t>
            </w:r>
            <w:r w:rsidRPr="00621E63">
              <w:t> </w:t>
            </w:r>
            <w:r w:rsidR="003D003E" w:rsidRPr="00621E63">
              <w:t>[{FT1}]</w:t>
            </w:r>
          </w:p>
        </w:tc>
        <w:tc>
          <w:tcPr>
            <w:tcW w:w="0" w:type="auto"/>
            <w:shd w:val="clear" w:color="auto" w:fill="auto"/>
          </w:tcPr>
          <w:p w14:paraId="707E0AF6" w14:textId="77777777" w:rsidR="00B11855" w:rsidRPr="00621E63" w:rsidRDefault="003D003E" w:rsidP="00506FBD">
            <w:pPr>
              <w:pStyle w:val="TableEntry"/>
            </w:pPr>
            <w:r w:rsidRPr="00621E63">
              <w:t>Financial Transaction</w:t>
            </w:r>
          </w:p>
        </w:tc>
        <w:tc>
          <w:tcPr>
            <w:tcW w:w="0" w:type="auto"/>
            <w:shd w:val="clear" w:color="auto" w:fill="auto"/>
          </w:tcPr>
          <w:p w14:paraId="2E7764E5" w14:textId="77777777" w:rsidR="00B11855" w:rsidRPr="00621E63" w:rsidRDefault="003D003E" w:rsidP="00506FBD">
            <w:pPr>
              <w:pStyle w:val="TableEntry"/>
            </w:pPr>
            <w:r w:rsidRPr="00621E63">
              <w:t>X</w:t>
            </w:r>
          </w:p>
        </w:tc>
        <w:tc>
          <w:tcPr>
            <w:tcW w:w="0" w:type="auto"/>
            <w:shd w:val="clear" w:color="auto" w:fill="auto"/>
          </w:tcPr>
          <w:p w14:paraId="356683D4" w14:textId="77777777" w:rsidR="00B11855" w:rsidRPr="00621E63" w:rsidRDefault="003D003E" w:rsidP="00506FBD">
            <w:pPr>
              <w:pStyle w:val="TableEntry"/>
            </w:pPr>
            <w:r w:rsidRPr="00621E63">
              <w:t>[0..0]</w:t>
            </w:r>
          </w:p>
        </w:tc>
        <w:tc>
          <w:tcPr>
            <w:tcW w:w="0" w:type="auto"/>
            <w:shd w:val="clear" w:color="auto" w:fill="auto"/>
          </w:tcPr>
          <w:p w14:paraId="38DC1F4D" w14:textId="77777777" w:rsidR="00B11855" w:rsidRPr="00621E63" w:rsidRDefault="003D003E" w:rsidP="00506FBD">
            <w:pPr>
              <w:pStyle w:val="TableEntry"/>
            </w:pPr>
            <w:r w:rsidRPr="00621E63">
              <w:t>6</w:t>
            </w:r>
          </w:p>
        </w:tc>
      </w:tr>
      <w:tr w:rsidR="00C40FD5" w:rsidRPr="00621E63" w14:paraId="37B0DB84" w14:textId="77777777" w:rsidTr="009B6563">
        <w:trPr>
          <w:cantSplit/>
          <w:jc w:val="center"/>
        </w:trPr>
        <w:tc>
          <w:tcPr>
            <w:tcW w:w="0" w:type="auto"/>
            <w:shd w:val="clear" w:color="auto" w:fill="auto"/>
          </w:tcPr>
          <w:p w14:paraId="5B1803BB" w14:textId="77777777" w:rsidR="00B11855" w:rsidRPr="00621E63" w:rsidRDefault="002B062D" w:rsidP="00506FBD">
            <w:pPr>
              <w:pStyle w:val="TableEntry"/>
            </w:pPr>
            <w:r w:rsidRPr="00621E63">
              <w:t> </w:t>
            </w:r>
            <w:r w:rsidRPr="00621E63">
              <w:t> </w:t>
            </w:r>
            <w:r w:rsidR="003D003E" w:rsidRPr="00621E63">
              <w:t>[{CTI}]</w:t>
            </w:r>
          </w:p>
        </w:tc>
        <w:tc>
          <w:tcPr>
            <w:tcW w:w="0" w:type="auto"/>
            <w:shd w:val="clear" w:color="auto" w:fill="auto"/>
          </w:tcPr>
          <w:p w14:paraId="435413D8" w14:textId="77777777" w:rsidR="00B11855" w:rsidRPr="00621E63" w:rsidRDefault="003D003E" w:rsidP="00506FBD">
            <w:pPr>
              <w:pStyle w:val="TableEntry"/>
            </w:pPr>
            <w:r w:rsidRPr="00621E63">
              <w:t>Clinical Trial Identification</w:t>
            </w:r>
          </w:p>
        </w:tc>
        <w:tc>
          <w:tcPr>
            <w:tcW w:w="0" w:type="auto"/>
            <w:shd w:val="clear" w:color="auto" w:fill="auto"/>
          </w:tcPr>
          <w:p w14:paraId="0B8A296D" w14:textId="77777777" w:rsidR="00B11855" w:rsidRPr="00621E63" w:rsidRDefault="003D003E" w:rsidP="00506FBD">
            <w:pPr>
              <w:pStyle w:val="TableEntry"/>
            </w:pPr>
            <w:r w:rsidRPr="00621E63">
              <w:t>X</w:t>
            </w:r>
          </w:p>
        </w:tc>
        <w:tc>
          <w:tcPr>
            <w:tcW w:w="0" w:type="auto"/>
            <w:shd w:val="clear" w:color="auto" w:fill="auto"/>
          </w:tcPr>
          <w:p w14:paraId="4E63F9E9" w14:textId="77777777" w:rsidR="00B11855" w:rsidRPr="00621E63" w:rsidRDefault="003D003E" w:rsidP="00506FBD">
            <w:pPr>
              <w:pStyle w:val="TableEntry"/>
            </w:pPr>
            <w:r w:rsidRPr="00621E63">
              <w:t>[0..0]</w:t>
            </w:r>
          </w:p>
        </w:tc>
        <w:tc>
          <w:tcPr>
            <w:tcW w:w="0" w:type="auto"/>
            <w:shd w:val="clear" w:color="auto" w:fill="auto"/>
          </w:tcPr>
          <w:p w14:paraId="6C774C23" w14:textId="77777777" w:rsidR="00B11855" w:rsidRPr="00621E63" w:rsidRDefault="003D003E" w:rsidP="00506FBD">
            <w:pPr>
              <w:pStyle w:val="TableEntry"/>
            </w:pPr>
            <w:r w:rsidRPr="00621E63">
              <w:t>7</w:t>
            </w:r>
          </w:p>
        </w:tc>
      </w:tr>
      <w:tr w:rsidR="00C40FD5" w:rsidRPr="00621E63" w14:paraId="5D61073A" w14:textId="77777777" w:rsidTr="009B6563">
        <w:trPr>
          <w:cantSplit/>
          <w:jc w:val="center"/>
        </w:trPr>
        <w:tc>
          <w:tcPr>
            <w:tcW w:w="0" w:type="auto"/>
            <w:shd w:val="clear" w:color="auto" w:fill="auto"/>
          </w:tcPr>
          <w:p w14:paraId="16E23A16"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7FDB1D61" w14:textId="77777777" w:rsidR="00B11855" w:rsidRPr="00621E63" w:rsidRDefault="003D003E" w:rsidP="00506FBD">
            <w:pPr>
              <w:pStyle w:val="TableEntry"/>
            </w:pPr>
            <w:r w:rsidRPr="00621E63">
              <w:t>--- SPECIMEN begin</w:t>
            </w:r>
          </w:p>
        </w:tc>
        <w:tc>
          <w:tcPr>
            <w:tcW w:w="0" w:type="auto"/>
            <w:shd w:val="clear" w:color="auto" w:fill="auto"/>
          </w:tcPr>
          <w:p w14:paraId="140305B5" w14:textId="77777777" w:rsidR="00B11855" w:rsidRPr="00621E63" w:rsidRDefault="00B11855" w:rsidP="00506FBD">
            <w:pPr>
              <w:pStyle w:val="TableEntry"/>
            </w:pPr>
          </w:p>
        </w:tc>
        <w:tc>
          <w:tcPr>
            <w:tcW w:w="0" w:type="auto"/>
            <w:shd w:val="clear" w:color="auto" w:fill="auto"/>
          </w:tcPr>
          <w:p w14:paraId="52FEA0C8" w14:textId="77777777" w:rsidR="00B11855" w:rsidRPr="00621E63" w:rsidRDefault="00B11855" w:rsidP="00506FBD">
            <w:pPr>
              <w:pStyle w:val="TableEntry"/>
            </w:pPr>
          </w:p>
        </w:tc>
        <w:tc>
          <w:tcPr>
            <w:tcW w:w="0" w:type="auto"/>
            <w:shd w:val="clear" w:color="auto" w:fill="auto"/>
          </w:tcPr>
          <w:p w14:paraId="0D6B030F" w14:textId="77777777" w:rsidR="00B11855" w:rsidRPr="00621E63" w:rsidRDefault="00B11855" w:rsidP="00506FBD">
            <w:pPr>
              <w:pStyle w:val="TableEntry"/>
            </w:pPr>
          </w:p>
        </w:tc>
      </w:tr>
      <w:tr w:rsidR="00C40FD5" w:rsidRPr="00621E63" w14:paraId="5ADFDB08" w14:textId="77777777" w:rsidTr="009B6563">
        <w:trPr>
          <w:cantSplit/>
          <w:jc w:val="center"/>
        </w:trPr>
        <w:tc>
          <w:tcPr>
            <w:tcW w:w="0" w:type="auto"/>
            <w:shd w:val="clear" w:color="auto" w:fill="auto"/>
          </w:tcPr>
          <w:p w14:paraId="6E5F1F6C" w14:textId="77777777" w:rsidR="00B11855" w:rsidRPr="00621E63" w:rsidRDefault="002B062D" w:rsidP="00506FBD">
            <w:pPr>
              <w:pStyle w:val="TableEntry"/>
            </w:pPr>
            <w:r w:rsidRPr="00621E63">
              <w:t> </w:t>
            </w:r>
            <w:r w:rsidRPr="00621E63">
              <w:t> </w:t>
            </w:r>
            <w:r w:rsidRPr="00621E63">
              <w:t> </w:t>
            </w:r>
            <w:r w:rsidR="003D003E" w:rsidRPr="00621E63">
              <w:t>SPM</w:t>
            </w:r>
          </w:p>
        </w:tc>
        <w:tc>
          <w:tcPr>
            <w:tcW w:w="0" w:type="auto"/>
            <w:shd w:val="clear" w:color="auto" w:fill="auto"/>
          </w:tcPr>
          <w:p w14:paraId="52456CE4" w14:textId="77777777" w:rsidR="00B11855" w:rsidRPr="00621E63" w:rsidRDefault="003D003E" w:rsidP="00506FBD">
            <w:pPr>
              <w:pStyle w:val="TableEntry"/>
            </w:pPr>
            <w:r w:rsidRPr="00621E63">
              <w:t>Specimen</w:t>
            </w:r>
          </w:p>
        </w:tc>
        <w:tc>
          <w:tcPr>
            <w:tcW w:w="0" w:type="auto"/>
            <w:shd w:val="clear" w:color="auto" w:fill="auto"/>
          </w:tcPr>
          <w:p w14:paraId="4C6F4E01" w14:textId="77777777" w:rsidR="00B11855" w:rsidRPr="00621E63" w:rsidRDefault="003D003E" w:rsidP="00506FBD">
            <w:pPr>
              <w:pStyle w:val="TableEntry"/>
            </w:pPr>
            <w:r w:rsidRPr="00621E63">
              <w:t>X</w:t>
            </w:r>
          </w:p>
        </w:tc>
        <w:tc>
          <w:tcPr>
            <w:tcW w:w="0" w:type="auto"/>
            <w:shd w:val="clear" w:color="auto" w:fill="auto"/>
          </w:tcPr>
          <w:p w14:paraId="65105AC5" w14:textId="77777777" w:rsidR="00B11855" w:rsidRPr="00621E63" w:rsidRDefault="003D003E" w:rsidP="00506FBD">
            <w:pPr>
              <w:pStyle w:val="TableEntry"/>
            </w:pPr>
            <w:r w:rsidRPr="00621E63">
              <w:t>[0..0]</w:t>
            </w:r>
          </w:p>
        </w:tc>
        <w:tc>
          <w:tcPr>
            <w:tcW w:w="0" w:type="auto"/>
            <w:shd w:val="clear" w:color="auto" w:fill="auto"/>
          </w:tcPr>
          <w:p w14:paraId="3F7732AD" w14:textId="77777777" w:rsidR="00B11855" w:rsidRPr="00621E63" w:rsidRDefault="003D003E" w:rsidP="00506FBD">
            <w:pPr>
              <w:pStyle w:val="TableEntry"/>
            </w:pPr>
            <w:r w:rsidRPr="00621E63">
              <w:t>7</w:t>
            </w:r>
          </w:p>
        </w:tc>
      </w:tr>
      <w:tr w:rsidR="00C40FD5" w:rsidRPr="00621E63" w14:paraId="58495C89" w14:textId="77777777" w:rsidTr="009B6563">
        <w:trPr>
          <w:cantSplit/>
          <w:jc w:val="center"/>
        </w:trPr>
        <w:tc>
          <w:tcPr>
            <w:tcW w:w="0" w:type="auto"/>
            <w:shd w:val="clear" w:color="auto" w:fill="auto"/>
          </w:tcPr>
          <w:p w14:paraId="58E2A6FC" w14:textId="77777777" w:rsidR="00B11855" w:rsidRPr="00621E63" w:rsidRDefault="002B062D" w:rsidP="00506FBD">
            <w:pPr>
              <w:pStyle w:val="TableEntry"/>
            </w:pPr>
            <w:r w:rsidRPr="00621E63">
              <w:t> </w:t>
            </w:r>
            <w:r w:rsidRPr="00621E63">
              <w:t> </w:t>
            </w:r>
            <w:r w:rsidRPr="00621E63">
              <w:t> </w:t>
            </w:r>
            <w:r w:rsidR="003D003E" w:rsidRPr="00621E63">
              <w:t>[{OBX}]</w:t>
            </w:r>
          </w:p>
        </w:tc>
        <w:tc>
          <w:tcPr>
            <w:tcW w:w="0" w:type="auto"/>
            <w:shd w:val="clear" w:color="auto" w:fill="auto"/>
          </w:tcPr>
          <w:p w14:paraId="0A2CECAA" w14:textId="77777777" w:rsidR="00B11855" w:rsidRPr="00621E63" w:rsidRDefault="003D003E" w:rsidP="00506FBD">
            <w:pPr>
              <w:pStyle w:val="TableEntry"/>
            </w:pPr>
            <w:r w:rsidRPr="00621E63">
              <w:t>Observation related to Specimen</w:t>
            </w:r>
          </w:p>
        </w:tc>
        <w:tc>
          <w:tcPr>
            <w:tcW w:w="0" w:type="auto"/>
            <w:shd w:val="clear" w:color="auto" w:fill="auto"/>
          </w:tcPr>
          <w:p w14:paraId="787FE46F" w14:textId="77777777" w:rsidR="00B11855" w:rsidRPr="00621E63" w:rsidRDefault="003D003E" w:rsidP="00506FBD">
            <w:pPr>
              <w:pStyle w:val="TableEntry"/>
            </w:pPr>
            <w:r w:rsidRPr="00621E63">
              <w:t>X</w:t>
            </w:r>
          </w:p>
        </w:tc>
        <w:tc>
          <w:tcPr>
            <w:tcW w:w="0" w:type="auto"/>
            <w:shd w:val="clear" w:color="auto" w:fill="auto"/>
          </w:tcPr>
          <w:p w14:paraId="5D6B7CBE" w14:textId="77777777" w:rsidR="00B11855" w:rsidRPr="00621E63" w:rsidRDefault="003D003E" w:rsidP="00506FBD">
            <w:pPr>
              <w:pStyle w:val="TableEntry"/>
            </w:pPr>
            <w:r w:rsidRPr="00621E63">
              <w:t>[0..0]</w:t>
            </w:r>
          </w:p>
        </w:tc>
        <w:tc>
          <w:tcPr>
            <w:tcW w:w="0" w:type="auto"/>
            <w:shd w:val="clear" w:color="auto" w:fill="auto"/>
          </w:tcPr>
          <w:p w14:paraId="7F9D8021" w14:textId="77777777" w:rsidR="00B11855" w:rsidRPr="00621E63" w:rsidRDefault="003D003E" w:rsidP="00506FBD">
            <w:pPr>
              <w:pStyle w:val="TableEntry"/>
            </w:pPr>
            <w:r w:rsidRPr="00621E63">
              <w:t>7</w:t>
            </w:r>
          </w:p>
        </w:tc>
      </w:tr>
      <w:tr w:rsidR="00C40FD5" w:rsidRPr="00621E63" w14:paraId="759B9834" w14:textId="77777777" w:rsidTr="009B6563">
        <w:trPr>
          <w:cantSplit/>
          <w:jc w:val="center"/>
        </w:trPr>
        <w:tc>
          <w:tcPr>
            <w:tcW w:w="0" w:type="auto"/>
            <w:shd w:val="clear" w:color="auto" w:fill="auto"/>
          </w:tcPr>
          <w:p w14:paraId="116FD900"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0AE497B1" w14:textId="77777777" w:rsidR="00B11855" w:rsidRPr="00621E63" w:rsidRDefault="003D003E" w:rsidP="00506FBD">
            <w:pPr>
              <w:pStyle w:val="TableEntry"/>
            </w:pPr>
            <w:r w:rsidRPr="00621E63">
              <w:t>--- SPECIMEN end</w:t>
            </w:r>
          </w:p>
        </w:tc>
        <w:tc>
          <w:tcPr>
            <w:tcW w:w="0" w:type="auto"/>
            <w:shd w:val="clear" w:color="auto" w:fill="auto"/>
          </w:tcPr>
          <w:p w14:paraId="7E9C07BC" w14:textId="77777777" w:rsidR="00B11855" w:rsidRPr="00621E63" w:rsidRDefault="00B11855" w:rsidP="00506FBD">
            <w:pPr>
              <w:pStyle w:val="TableEntry"/>
            </w:pPr>
          </w:p>
        </w:tc>
        <w:tc>
          <w:tcPr>
            <w:tcW w:w="0" w:type="auto"/>
            <w:shd w:val="clear" w:color="auto" w:fill="auto"/>
          </w:tcPr>
          <w:p w14:paraId="42E1BE78" w14:textId="77777777" w:rsidR="00B11855" w:rsidRPr="00621E63" w:rsidRDefault="00B11855" w:rsidP="00506FBD">
            <w:pPr>
              <w:pStyle w:val="TableEntry"/>
            </w:pPr>
          </w:p>
        </w:tc>
        <w:tc>
          <w:tcPr>
            <w:tcW w:w="0" w:type="auto"/>
            <w:shd w:val="clear" w:color="auto" w:fill="auto"/>
          </w:tcPr>
          <w:p w14:paraId="6954CF24" w14:textId="77777777" w:rsidR="00B11855" w:rsidRPr="00621E63" w:rsidRDefault="00B11855" w:rsidP="00506FBD">
            <w:pPr>
              <w:pStyle w:val="TableEntry"/>
            </w:pPr>
          </w:p>
        </w:tc>
      </w:tr>
      <w:tr w:rsidR="00C40FD5" w:rsidRPr="00621E63" w14:paraId="1FFFCEB2" w14:textId="77777777" w:rsidTr="009B6563">
        <w:trPr>
          <w:cantSplit/>
          <w:jc w:val="center"/>
        </w:trPr>
        <w:tc>
          <w:tcPr>
            <w:tcW w:w="0" w:type="auto"/>
            <w:shd w:val="clear" w:color="auto" w:fill="auto"/>
          </w:tcPr>
          <w:p w14:paraId="6D2AF3F4"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23DDDB97" w14:textId="77777777" w:rsidR="00B11855" w:rsidRPr="00621E63" w:rsidRDefault="003D003E" w:rsidP="00506FBD">
            <w:pPr>
              <w:pStyle w:val="TableEntry"/>
            </w:pPr>
            <w:r w:rsidRPr="00621E63">
              <w:t>--- ORDER_OBSERVATION end</w:t>
            </w:r>
          </w:p>
        </w:tc>
        <w:tc>
          <w:tcPr>
            <w:tcW w:w="0" w:type="auto"/>
            <w:shd w:val="clear" w:color="auto" w:fill="auto"/>
          </w:tcPr>
          <w:p w14:paraId="113E04C1" w14:textId="77777777" w:rsidR="00B11855" w:rsidRPr="00621E63" w:rsidRDefault="00B11855" w:rsidP="00506FBD">
            <w:pPr>
              <w:pStyle w:val="TableEntry"/>
            </w:pPr>
          </w:p>
        </w:tc>
        <w:tc>
          <w:tcPr>
            <w:tcW w:w="0" w:type="auto"/>
            <w:shd w:val="clear" w:color="auto" w:fill="auto"/>
          </w:tcPr>
          <w:p w14:paraId="13490BE0" w14:textId="77777777" w:rsidR="00B11855" w:rsidRPr="00621E63" w:rsidRDefault="00B11855" w:rsidP="00506FBD">
            <w:pPr>
              <w:pStyle w:val="TableEntry"/>
            </w:pPr>
          </w:p>
        </w:tc>
        <w:tc>
          <w:tcPr>
            <w:tcW w:w="0" w:type="auto"/>
            <w:shd w:val="clear" w:color="auto" w:fill="auto"/>
          </w:tcPr>
          <w:p w14:paraId="745946D8" w14:textId="77777777" w:rsidR="00B11855" w:rsidRPr="00621E63" w:rsidRDefault="00B11855" w:rsidP="00506FBD">
            <w:pPr>
              <w:pStyle w:val="TableEntry"/>
            </w:pPr>
          </w:p>
        </w:tc>
      </w:tr>
      <w:tr w:rsidR="00C40FD5" w:rsidRPr="00621E63" w14:paraId="152A5B3E" w14:textId="77777777" w:rsidTr="009B6563">
        <w:trPr>
          <w:cantSplit/>
          <w:jc w:val="center"/>
        </w:trPr>
        <w:tc>
          <w:tcPr>
            <w:tcW w:w="0" w:type="auto"/>
            <w:shd w:val="clear" w:color="auto" w:fill="auto"/>
          </w:tcPr>
          <w:p w14:paraId="33A950D1" w14:textId="77777777" w:rsidR="00B11855" w:rsidRPr="00621E63" w:rsidRDefault="003D003E" w:rsidP="00506FBD">
            <w:pPr>
              <w:pStyle w:val="TableEntry"/>
            </w:pPr>
            <w:r w:rsidRPr="00621E63">
              <w:t>}</w:t>
            </w:r>
          </w:p>
        </w:tc>
        <w:tc>
          <w:tcPr>
            <w:tcW w:w="0" w:type="auto"/>
            <w:shd w:val="clear" w:color="auto" w:fill="auto"/>
          </w:tcPr>
          <w:p w14:paraId="018E26B7" w14:textId="77777777" w:rsidR="00B11855" w:rsidRPr="00621E63" w:rsidRDefault="003D003E" w:rsidP="00506FBD">
            <w:pPr>
              <w:pStyle w:val="TableEntry"/>
            </w:pPr>
            <w:r w:rsidRPr="00621E63">
              <w:t>--- PATIENT_RESULT end</w:t>
            </w:r>
          </w:p>
        </w:tc>
        <w:tc>
          <w:tcPr>
            <w:tcW w:w="0" w:type="auto"/>
            <w:shd w:val="clear" w:color="auto" w:fill="auto"/>
          </w:tcPr>
          <w:p w14:paraId="456FE437" w14:textId="77777777" w:rsidR="00B11855" w:rsidRPr="00621E63" w:rsidRDefault="00B11855" w:rsidP="00506FBD">
            <w:pPr>
              <w:pStyle w:val="TableEntry"/>
            </w:pPr>
          </w:p>
        </w:tc>
        <w:tc>
          <w:tcPr>
            <w:tcW w:w="0" w:type="auto"/>
            <w:shd w:val="clear" w:color="auto" w:fill="auto"/>
          </w:tcPr>
          <w:p w14:paraId="7092F27D" w14:textId="77777777" w:rsidR="00B11855" w:rsidRPr="00621E63" w:rsidRDefault="00B11855" w:rsidP="00506FBD">
            <w:pPr>
              <w:pStyle w:val="TableEntry"/>
            </w:pPr>
          </w:p>
        </w:tc>
        <w:tc>
          <w:tcPr>
            <w:tcW w:w="0" w:type="auto"/>
            <w:shd w:val="clear" w:color="auto" w:fill="auto"/>
          </w:tcPr>
          <w:p w14:paraId="506D88EA" w14:textId="77777777" w:rsidR="00B11855" w:rsidRPr="00621E63" w:rsidRDefault="00B11855" w:rsidP="00506FBD">
            <w:pPr>
              <w:pStyle w:val="TableEntry"/>
            </w:pPr>
          </w:p>
        </w:tc>
      </w:tr>
      <w:tr w:rsidR="00C40FD5" w:rsidRPr="00621E63" w14:paraId="701680E2" w14:textId="77777777" w:rsidTr="009B6563">
        <w:trPr>
          <w:cantSplit/>
          <w:jc w:val="center"/>
        </w:trPr>
        <w:tc>
          <w:tcPr>
            <w:tcW w:w="0" w:type="auto"/>
            <w:shd w:val="clear" w:color="auto" w:fill="auto"/>
          </w:tcPr>
          <w:p w14:paraId="14FB1206" w14:textId="77777777" w:rsidR="00B11855" w:rsidRPr="00621E63" w:rsidRDefault="003D003E" w:rsidP="00506FBD">
            <w:pPr>
              <w:pStyle w:val="TableEntry"/>
            </w:pPr>
            <w:r w:rsidRPr="00621E63">
              <w:t>[DSC]</w:t>
            </w:r>
          </w:p>
        </w:tc>
        <w:tc>
          <w:tcPr>
            <w:tcW w:w="0" w:type="auto"/>
            <w:shd w:val="clear" w:color="auto" w:fill="auto"/>
          </w:tcPr>
          <w:p w14:paraId="7EEF2201" w14:textId="77777777" w:rsidR="00B11855" w:rsidRPr="00621E63" w:rsidRDefault="003D003E" w:rsidP="00506FBD">
            <w:pPr>
              <w:pStyle w:val="TableEntry"/>
            </w:pPr>
            <w:r w:rsidRPr="00621E63">
              <w:t>Continuation Pointer</w:t>
            </w:r>
          </w:p>
        </w:tc>
        <w:tc>
          <w:tcPr>
            <w:tcW w:w="0" w:type="auto"/>
            <w:shd w:val="clear" w:color="auto" w:fill="auto"/>
          </w:tcPr>
          <w:p w14:paraId="36F8788D" w14:textId="77777777" w:rsidR="00B11855" w:rsidRPr="00621E63" w:rsidRDefault="003D003E" w:rsidP="00506FBD">
            <w:pPr>
              <w:pStyle w:val="TableEntry"/>
            </w:pPr>
            <w:r w:rsidRPr="00621E63">
              <w:t>X</w:t>
            </w:r>
          </w:p>
        </w:tc>
        <w:tc>
          <w:tcPr>
            <w:tcW w:w="0" w:type="auto"/>
            <w:shd w:val="clear" w:color="auto" w:fill="auto"/>
          </w:tcPr>
          <w:p w14:paraId="75357A2F" w14:textId="77777777" w:rsidR="00B11855" w:rsidRPr="00621E63" w:rsidRDefault="003D003E" w:rsidP="00506FBD">
            <w:pPr>
              <w:pStyle w:val="TableEntry"/>
            </w:pPr>
            <w:r w:rsidRPr="00621E63">
              <w:t>[0..0]</w:t>
            </w:r>
          </w:p>
        </w:tc>
        <w:tc>
          <w:tcPr>
            <w:tcW w:w="0" w:type="auto"/>
            <w:shd w:val="clear" w:color="auto" w:fill="auto"/>
          </w:tcPr>
          <w:p w14:paraId="1F9D496C" w14:textId="77777777" w:rsidR="00B11855" w:rsidRPr="00621E63" w:rsidRDefault="003D003E" w:rsidP="000166DD">
            <w:pPr>
              <w:pStyle w:val="TableEntry"/>
            </w:pPr>
            <w:r w:rsidRPr="00621E63">
              <w:t>2</w:t>
            </w:r>
          </w:p>
        </w:tc>
      </w:tr>
    </w:tbl>
    <w:p w14:paraId="2A5B5756" w14:textId="77777777" w:rsidR="00B11855" w:rsidRPr="00621E63" w:rsidRDefault="00B11855" w:rsidP="002D1895">
      <w:pPr>
        <w:pStyle w:val="BodyText"/>
      </w:pPr>
    </w:p>
    <w:p w14:paraId="0D325430" w14:textId="77777777" w:rsidR="00B11855" w:rsidRPr="00621E63" w:rsidRDefault="003D003E" w:rsidP="00123C7B">
      <w:pPr>
        <w:pStyle w:val="Heading5"/>
        <w:rPr>
          <w:noProof w:val="0"/>
        </w:rPr>
      </w:pPr>
      <w:bookmarkStart w:id="1497" w:name="_Toc401769760"/>
      <w:bookmarkStart w:id="1498" w:name="_Toc24650391"/>
      <w:r w:rsidRPr="00621E63">
        <w:rPr>
          <w:noProof w:val="0"/>
        </w:rPr>
        <w:t>Trigger events</w:t>
      </w:r>
      <w:bookmarkEnd w:id="1497"/>
      <w:bookmarkEnd w:id="1498"/>
    </w:p>
    <w:p w14:paraId="5ED47606" w14:textId="77777777" w:rsidR="00B11855" w:rsidRPr="00621E63" w:rsidRDefault="003D003E" w:rsidP="00AF4ED1">
      <w:pPr>
        <w:pStyle w:val="BodyText"/>
      </w:pPr>
      <w:r w:rsidRPr="00621E63">
        <w:t xml:space="preserve">The ORU^R01^ORU_R01 message is an unsolicited update initiated by the Device Observation Reporter. The ORU^R01 can be sent with or without a preceding order, since it is common in a clinical setting for device data to be reported without a specific order having been transacted in the information system (that is, the reporting is the result of a "standing order" for monitoring in a particular clinical situation). </w:t>
      </w:r>
    </w:p>
    <w:p w14:paraId="17C0B40D" w14:textId="77777777" w:rsidR="00B11855" w:rsidRPr="00621E63" w:rsidRDefault="003D003E" w:rsidP="00AF4ED1">
      <w:pPr>
        <w:pStyle w:val="BodyText"/>
      </w:pPr>
      <w:r w:rsidRPr="00621E63">
        <w:lastRenderedPageBreak/>
        <w:t>While a DOR may be implemented directly on a medical device, it is more often implemented on a gateway or intermediary device as an application which implements the DOR, receiving data from one or more patient care devices using either standards-based or proprietary protocols which are outside the current scope of the IHE PCD TF.</w:t>
      </w:r>
    </w:p>
    <w:p w14:paraId="56C81177" w14:textId="77777777" w:rsidR="00B11855" w:rsidRPr="00621E63" w:rsidRDefault="003D003E" w:rsidP="00AF4ED1">
      <w:pPr>
        <w:pStyle w:val="BodyText"/>
      </w:pPr>
      <w:r w:rsidRPr="00621E63">
        <w:t>In general, the DOR sends periodic reports at an interval of between several times per minute (high acuity) and a maximum interval of 24 hours (chronic, home health) with a typical interval of 1 minute. The minimum and maximum intervals are configured at implementation. The DOR may also send aperiodic reports for "event type" information. The DOR shall not do interpolation of data received from the PCD source.</w:t>
      </w:r>
    </w:p>
    <w:p w14:paraId="5452EBA7" w14:textId="77777777" w:rsidR="00B11855" w:rsidRPr="00621E63" w:rsidRDefault="003D003E" w:rsidP="00123C7B">
      <w:pPr>
        <w:pStyle w:val="Heading5"/>
        <w:rPr>
          <w:noProof w:val="0"/>
        </w:rPr>
      </w:pPr>
      <w:bookmarkStart w:id="1499" w:name="_Toc401769761"/>
      <w:bookmarkStart w:id="1500" w:name="_Toc24650392"/>
      <w:r w:rsidRPr="00621E63">
        <w:rPr>
          <w:noProof w:val="0"/>
        </w:rPr>
        <w:t>Message Semantics</w:t>
      </w:r>
      <w:bookmarkEnd w:id="1499"/>
      <w:bookmarkEnd w:id="1500"/>
    </w:p>
    <w:p w14:paraId="0C275551" w14:textId="13FC2CD6" w:rsidR="00B11855" w:rsidRPr="00621E63" w:rsidRDefault="003D003E" w:rsidP="00AF4ED1">
      <w:pPr>
        <w:pStyle w:val="BodyText"/>
      </w:pPr>
      <w:r w:rsidRPr="00621E63">
        <w:t xml:space="preserve">Refer to the </w:t>
      </w:r>
      <w:r w:rsidR="006D613E" w:rsidRPr="00621E63">
        <w:t>HL7</w:t>
      </w:r>
      <w:r w:rsidR="00995105" w:rsidRPr="00621E63">
        <w:t xml:space="preserve"> </w:t>
      </w:r>
      <w:r w:rsidRPr="00621E63">
        <w:t xml:space="preserve">standard for the ORU message of </w:t>
      </w:r>
      <w:r w:rsidR="006D613E" w:rsidRPr="00621E63">
        <w:t>HL7</w:t>
      </w:r>
      <w:r w:rsidR="00995105" w:rsidRPr="00621E63">
        <w:t xml:space="preserve"> </w:t>
      </w:r>
      <w:r w:rsidRPr="00621E63">
        <w:t>2.6 Chapter 7 and the general message semantics.</w:t>
      </w:r>
    </w:p>
    <w:p w14:paraId="5C00AA43" w14:textId="77777777" w:rsidR="005A4CB1" w:rsidRPr="00621E63" w:rsidRDefault="003D003E" w:rsidP="00AF4ED1">
      <w:pPr>
        <w:pStyle w:val="BodyText"/>
      </w:pPr>
      <w:r w:rsidRPr="00621E63">
        <w:t>The ORU^OR1^ORU_R01 message structure provides the mechanisms for mapping the hierarchical structure of an IEEE 11073 containment tree to a series of OBX messages each of which is optionally qualified by a note which immediately follows the respective OBX. See the discussion of how the containment is represented using a "dotted notation" in field OBX-4 Observation Sub-ID in Appendix B, Section B.8</w:t>
      </w:r>
      <w:r w:rsidR="00F82FDF" w:rsidRPr="00621E63">
        <w:t>.</w:t>
      </w:r>
    </w:p>
    <w:p w14:paraId="2090C221" w14:textId="4C50C749" w:rsidR="00B11855" w:rsidRPr="00621E63" w:rsidRDefault="003D003E" w:rsidP="00AF4ED1">
      <w:pPr>
        <w:pStyle w:val="BodyText"/>
      </w:pPr>
      <w:r w:rsidRPr="00621E63">
        <w:t xml:space="preserve">See </w:t>
      </w:r>
      <w:r w:rsidR="00E51575" w:rsidRPr="00621E63">
        <w:t>Appendix A.1</w:t>
      </w:r>
      <w:r w:rsidR="005A4CB1" w:rsidRPr="00621E63">
        <w:t xml:space="preserve"> </w:t>
      </w:r>
      <w:r w:rsidRPr="00621E63">
        <w:t xml:space="preserve">ISO/IEEE Nomenclature mapping to </w:t>
      </w:r>
      <w:r w:rsidR="006D613E" w:rsidRPr="00621E63">
        <w:t>HL7</w:t>
      </w:r>
      <w:r w:rsidR="00995105" w:rsidRPr="00621E63">
        <w:t xml:space="preserve"> </w:t>
      </w:r>
      <w:r w:rsidRPr="00621E63">
        <w:t>OBX-3 for further information on the mapping rules.</w:t>
      </w:r>
    </w:p>
    <w:p w14:paraId="6C743424" w14:textId="51FA288A" w:rsidR="00B11855" w:rsidRPr="00621E63" w:rsidRDefault="003D003E" w:rsidP="00AF4ED1">
      <w:pPr>
        <w:pStyle w:val="BodyText"/>
      </w:pPr>
      <w:r w:rsidRPr="00621E63">
        <w:t xml:space="preserve">Examples of ORU^R01^ORU_R01 messages implemented in </w:t>
      </w:r>
      <w:r w:rsidR="006D613E" w:rsidRPr="00621E63">
        <w:t>HL7</w:t>
      </w:r>
      <w:r w:rsidR="00995105" w:rsidRPr="00621E63">
        <w:t xml:space="preserve"> </w:t>
      </w:r>
      <w:r w:rsidR="00E86B15" w:rsidRPr="00621E63">
        <w:t>Encoding Rules (</w:t>
      </w:r>
      <w:r w:rsidRPr="00621E63">
        <w:t>ER</w:t>
      </w:r>
      <w:r w:rsidR="00E86B15" w:rsidRPr="00621E63">
        <w:t>7)</w:t>
      </w:r>
      <w:r w:rsidRPr="00621E63">
        <w:t xml:space="preserve"> are provided in Appendix E.</w:t>
      </w:r>
    </w:p>
    <w:p w14:paraId="41014635" w14:textId="77777777" w:rsidR="00B11855" w:rsidRPr="00621E63" w:rsidRDefault="003D003E" w:rsidP="00123C7B">
      <w:pPr>
        <w:pStyle w:val="Heading5"/>
        <w:rPr>
          <w:noProof w:val="0"/>
        </w:rPr>
      </w:pPr>
      <w:bookmarkStart w:id="1501" w:name="31414_Expected_Actions"/>
      <w:bookmarkStart w:id="1502" w:name="_Toc401769762"/>
      <w:bookmarkStart w:id="1503" w:name="_Toc24650393"/>
      <w:bookmarkEnd w:id="1501"/>
      <w:r w:rsidRPr="00621E63">
        <w:rPr>
          <w:noProof w:val="0"/>
        </w:rPr>
        <w:t>Expected Actions</w:t>
      </w:r>
      <w:bookmarkEnd w:id="1502"/>
      <w:bookmarkEnd w:id="1503"/>
    </w:p>
    <w:p w14:paraId="68EF4647" w14:textId="04F21AFD" w:rsidR="00B11855" w:rsidRPr="00621E63" w:rsidRDefault="003D003E" w:rsidP="00AF4ED1">
      <w:pPr>
        <w:pStyle w:val="BodyText"/>
      </w:pPr>
      <w:r w:rsidRPr="00621E63">
        <w:t xml:space="preserve">The ORU^R01^ORU_R01 message is sent from the DOR to the DOC. Upon </w:t>
      </w:r>
      <w:r w:rsidR="00403636" w:rsidRPr="00621E63">
        <w:t>receipt,</w:t>
      </w:r>
      <w:r w:rsidRPr="00621E63">
        <w:t xml:space="preserve"> the DOC validates the message and responds with an acknowledgement as defined in Appendix G.1.1 Acknowledgment Modes.</w:t>
      </w:r>
    </w:p>
    <w:p w14:paraId="3E6808A1" w14:textId="77777777" w:rsidR="00B11855" w:rsidRPr="00621E63" w:rsidRDefault="003D003E" w:rsidP="00123C7B">
      <w:pPr>
        <w:pStyle w:val="Heading3"/>
        <w:rPr>
          <w:noProof w:val="0"/>
        </w:rPr>
      </w:pPr>
      <w:bookmarkStart w:id="1504" w:name="_Toc401769319"/>
      <w:bookmarkStart w:id="1505" w:name="_Toc401769763"/>
      <w:bookmarkStart w:id="1506" w:name="_Toc24650394"/>
      <w:r w:rsidRPr="00621E63">
        <w:rPr>
          <w:noProof w:val="0"/>
        </w:rPr>
        <w:t>Security Considerations</w:t>
      </w:r>
      <w:bookmarkEnd w:id="1504"/>
      <w:bookmarkEnd w:id="1505"/>
      <w:bookmarkEnd w:id="1506"/>
    </w:p>
    <w:p w14:paraId="381FE57A" w14:textId="5702221E" w:rsidR="009F4303" w:rsidRPr="00621E63" w:rsidRDefault="003D003E" w:rsidP="00AF4ED1">
      <w:pPr>
        <w:pStyle w:val="BodyText"/>
      </w:pPr>
      <w:r w:rsidRPr="00621E63">
        <w:t xml:space="preserve">During the </w:t>
      </w:r>
      <w:r w:rsidR="00403636" w:rsidRPr="00621E63">
        <w:t>p</w:t>
      </w:r>
      <w:r w:rsidRPr="00621E63">
        <w:t xml:space="preserve">rofile development there were no unusual security or 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3AB33CC2" w14:textId="6FC57022" w:rsidR="00B11855" w:rsidRPr="00621E63" w:rsidRDefault="00BB3E0D" w:rsidP="00123C7B">
      <w:pPr>
        <w:pStyle w:val="Heading2"/>
        <w:rPr>
          <w:noProof w:val="0"/>
        </w:rPr>
      </w:pPr>
      <w:bookmarkStart w:id="1507" w:name="_Toc24650395"/>
      <w:r w:rsidRPr="00621E63">
        <w:rPr>
          <w:noProof w:val="0"/>
        </w:rPr>
        <w:lastRenderedPageBreak/>
        <w:t>[</w:t>
      </w:r>
      <w:r w:rsidR="009F4303" w:rsidRPr="00621E63">
        <w:rPr>
          <w:noProof w:val="0"/>
        </w:rPr>
        <w:t>PCD-02</w:t>
      </w:r>
      <w:r w:rsidRPr="00621E63">
        <w:rPr>
          <w:noProof w:val="0"/>
        </w:rPr>
        <w:t>]</w:t>
      </w:r>
      <w:r w:rsidR="009F4303" w:rsidRPr="00621E63">
        <w:rPr>
          <w:noProof w:val="0"/>
        </w:rPr>
        <w:t xml:space="preserve"> Reserved</w:t>
      </w:r>
      <w:bookmarkEnd w:id="1507"/>
    </w:p>
    <w:p w14:paraId="092EA43D" w14:textId="58F7903B" w:rsidR="00424D92" w:rsidRPr="00621E63" w:rsidRDefault="00424D92" w:rsidP="00123C7B">
      <w:pPr>
        <w:pStyle w:val="Heading2"/>
        <w:rPr>
          <w:noProof w:val="0"/>
        </w:rPr>
      </w:pPr>
      <w:bookmarkStart w:id="1508" w:name="_Toc401770150"/>
      <w:bookmarkStart w:id="1509" w:name="_Toc401770344"/>
      <w:bookmarkStart w:id="1510" w:name="_Toc401770537"/>
      <w:bookmarkStart w:id="1511" w:name="_Toc401770731"/>
      <w:bookmarkStart w:id="1512" w:name="_Toc401770926"/>
      <w:bookmarkStart w:id="1513" w:name="_Toc401771121"/>
      <w:bookmarkStart w:id="1514" w:name="_Toc401771315"/>
      <w:bookmarkStart w:id="1515" w:name="_Toc401771507"/>
      <w:bookmarkStart w:id="1516" w:name="_Toc401771700"/>
      <w:bookmarkStart w:id="1517" w:name="_Toc401771893"/>
      <w:bookmarkStart w:id="1518" w:name="_Toc401772086"/>
      <w:bookmarkStart w:id="1519" w:name="_Toc401772674"/>
      <w:bookmarkStart w:id="1520" w:name="_Toc401773302"/>
      <w:bookmarkStart w:id="1521" w:name="_Toc401774178"/>
      <w:bookmarkStart w:id="1522" w:name="_Toc401769321"/>
      <w:bookmarkStart w:id="1523" w:name="_Toc401769765"/>
      <w:bookmarkStart w:id="1524" w:name="_Toc401770151"/>
      <w:bookmarkStart w:id="1525" w:name="_Toc401770345"/>
      <w:bookmarkStart w:id="1526" w:name="_Toc401770538"/>
      <w:bookmarkStart w:id="1527" w:name="_Toc401770732"/>
      <w:bookmarkStart w:id="1528" w:name="_Toc401770927"/>
      <w:bookmarkStart w:id="1529" w:name="_Toc401771122"/>
      <w:bookmarkStart w:id="1530" w:name="_Toc401771316"/>
      <w:bookmarkStart w:id="1531" w:name="_Toc401771508"/>
      <w:bookmarkStart w:id="1532" w:name="_Toc401771701"/>
      <w:bookmarkStart w:id="1533" w:name="_Toc401771894"/>
      <w:bookmarkStart w:id="1534" w:name="_Toc401772087"/>
      <w:bookmarkStart w:id="1535" w:name="_Toc401772675"/>
      <w:bookmarkStart w:id="1536" w:name="_Toc401773303"/>
      <w:bookmarkStart w:id="1537" w:name="_Toc401774179"/>
      <w:bookmarkStart w:id="1538" w:name="33_PCD03_Communicate_Infusion_"/>
      <w:bookmarkStart w:id="1539" w:name="_Toc401769322"/>
      <w:bookmarkStart w:id="1540" w:name="_Toc401769766"/>
      <w:bookmarkStart w:id="1541" w:name="_Toc24650396"/>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r w:rsidRPr="00621E63">
        <w:rPr>
          <w:noProof w:val="0"/>
        </w:rPr>
        <w:t>Communicate Infusion Order</w:t>
      </w:r>
      <w:bookmarkEnd w:id="1539"/>
      <w:bookmarkEnd w:id="1540"/>
      <w:r w:rsidR="00BB3E0D" w:rsidRPr="00621E63">
        <w:rPr>
          <w:noProof w:val="0"/>
        </w:rPr>
        <w:t xml:space="preserve"> [PCD-03]</w:t>
      </w:r>
      <w:bookmarkEnd w:id="1541"/>
    </w:p>
    <w:p w14:paraId="5D5F6FC1" w14:textId="7CCF3612" w:rsidR="00424D92" w:rsidRPr="00621E63" w:rsidRDefault="00424D92" w:rsidP="00B74AE3">
      <w:pPr>
        <w:pStyle w:val="BodyText"/>
      </w:pPr>
      <w:r w:rsidRPr="00621E63">
        <w:t xml:space="preserve">This section specifies </w:t>
      </w:r>
      <w:r w:rsidR="00647994" w:rsidRPr="00621E63">
        <w:t>t</w:t>
      </w:r>
      <w:r w:rsidRPr="00621E63">
        <w:t xml:space="preserve">ransaction </w:t>
      </w:r>
      <w:r w:rsidR="00647994" w:rsidRPr="00621E63">
        <w:t>[PCD-03]</w:t>
      </w:r>
      <w:r w:rsidRPr="00621E63">
        <w:t xml:space="preserve"> of the IHE Patient Care Device Technical Framework. Transaction </w:t>
      </w:r>
      <w:r w:rsidR="00647994" w:rsidRPr="00621E63">
        <w:t>[PCD-03]</w:t>
      </w:r>
      <w:r w:rsidRPr="00621E63">
        <w:t xml:space="preserve"> is used by the Infusion Order Programmer and Infusion Order Consumer.</w:t>
      </w:r>
    </w:p>
    <w:p w14:paraId="314F36C6" w14:textId="06D8865C" w:rsidR="00424D92" w:rsidRPr="00621E63" w:rsidRDefault="00424D92" w:rsidP="00B74AE3">
      <w:pPr>
        <w:pStyle w:val="BodyText"/>
      </w:pPr>
      <w:r w:rsidRPr="00621E63">
        <w:t xml:space="preserve">Since the IOC is typically a gateway rather than an infusion pump, all of the information specified in the Communicate Infusion Order </w:t>
      </w:r>
      <w:r w:rsidR="007426DD" w:rsidRPr="00621E63">
        <w:t xml:space="preserve">[PCD-03] </w:t>
      </w:r>
      <w:r w:rsidRPr="00621E63">
        <w:t>transaction is not necessarily provided to or used to program the device.</w:t>
      </w:r>
    </w:p>
    <w:p w14:paraId="46F526D7" w14:textId="77777777" w:rsidR="00424D92" w:rsidRPr="00621E63" w:rsidRDefault="00424D92" w:rsidP="00506FBD">
      <w:pPr>
        <w:pStyle w:val="Note"/>
      </w:pPr>
      <w:r w:rsidRPr="00621E63">
        <w:t xml:space="preserve">Note: </w:t>
      </w:r>
      <w:r w:rsidR="00FF5580" w:rsidRPr="00621E63">
        <w:t>S</w:t>
      </w:r>
      <w:r w:rsidRPr="00621E63">
        <w:t>ee related detail on infusion pump device models and data models in the Device Specialization – Infusion Pump</w:t>
      </w:r>
      <w:r w:rsidR="009536D7" w:rsidRPr="00621E63">
        <w:t xml:space="preserve"> </w:t>
      </w:r>
      <w:r w:rsidRPr="00621E63">
        <w:t>PCD profiles for large volume, syringe, and patient controlled analgesia (PCA) pumps.</w:t>
      </w:r>
    </w:p>
    <w:p w14:paraId="45DFE8F0" w14:textId="77777777" w:rsidR="00424D92" w:rsidRPr="00621E63" w:rsidRDefault="00424D92" w:rsidP="00123C7B">
      <w:pPr>
        <w:pStyle w:val="Heading3"/>
        <w:rPr>
          <w:noProof w:val="0"/>
        </w:rPr>
      </w:pPr>
      <w:bookmarkStart w:id="1542" w:name="331_Scope"/>
      <w:bookmarkStart w:id="1543" w:name="_Toc401769323"/>
      <w:bookmarkStart w:id="1544" w:name="_Toc401769767"/>
      <w:bookmarkStart w:id="1545" w:name="_Toc24650397"/>
      <w:bookmarkEnd w:id="1542"/>
      <w:r w:rsidRPr="00621E63">
        <w:rPr>
          <w:noProof w:val="0"/>
        </w:rPr>
        <w:t>Scope</w:t>
      </w:r>
      <w:bookmarkEnd w:id="1543"/>
      <w:bookmarkEnd w:id="1544"/>
      <w:bookmarkEnd w:id="1545"/>
    </w:p>
    <w:p w14:paraId="39F80911" w14:textId="77777777" w:rsidR="00424D92" w:rsidRPr="00621E63" w:rsidRDefault="00424D92" w:rsidP="00BC58BD">
      <w:pPr>
        <w:pStyle w:val="BodyText"/>
      </w:pPr>
      <w:r w:rsidRPr="00621E63">
        <w:t>This transaction is used to communicate Infusion Order parameters from an Infusion Order Programmer (IOP) to an Infusion Order Consumer (IOC).</w:t>
      </w:r>
    </w:p>
    <w:p w14:paraId="7B80AEC2" w14:textId="77777777" w:rsidR="00424D92" w:rsidRPr="00621E63" w:rsidRDefault="00424D92" w:rsidP="00123C7B">
      <w:pPr>
        <w:pStyle w:val="Heading3"/>
        <w:rPr>
          <w:noProof w:val="0"/>
        </w:rPr>
      </w:pPr>
      <w:bookmarkStart w:id="1546" w:name="332_Use_Case_Roles"/>
      <w:bookmarkStart w:id="1547" w:name="_Toc401769324"/>
      <w:bookmarkStart w:id="1548" w:name="_Toc401769768"/>
      <w:bookmarkStart w:id="1549" w:name="_Toc24650398"/>
      <w:bookmarkEnd w:id="1546"/>
      <w:r w:rsidRPr="00621E63">
        <w:rPr>
          <w:noProof w:val="0"/>
        </w:rPr>
        <w:t>Use Case Roles</w:t>
      </w:r>
      <w:bookmarkEnd w:id="1547"/>
      <w:bookmarkEnd w:id="1548"/>
      <w:bookmarkEnd w:id="1549"/>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8028"/>
      </w:tblGrid>
      <w:tr w:rsidR="00855E3C" w:rsidRPr="00621E63" w14:paraId="0E7F5CD2" w14:textId="77777777" w:rsidTr="008C3E59">
        <w:tc>
          <w:tcPr>
            <w:tcW w:w="1548" w:type="dxa"/>
            <w:shd w:val="clear" w:color="auto" w:fill="auto"/>
          </w:tcPr>
          <w:p w14:paraId="12BD43A9" w14:textId="77777777" w:rsidR="00855E3C" w:rsidRPr="00621E63" w:rsidRDefault="00855E3C" w:rsidP="00855E3C">
            <w:pPr>
              <w:pStyle w:val="BodyText"/>
            </w:pPr>
            <w:r w:rsidRPr="00621E63">
              <w:rPr>
                <w:rStyle w:val="Strong"/>
              </w:rPr>
              <w:t>Actor</w:t>
            </w:r>
          </w:p>
        </w:tc>
        <w:tc>
          <w:tcPr>
            <w:tcW w:w="8028" w:type="dxa"/>
            <w:shd w:val="clear" w:color="auto" w:fill="auto"/>
          </w:tcPr>
          <w:p w14:paraId="01D9758D" w14:textId="77777777" w:rsidR="00855E3C" w:rsidRPr="00621E63" w:rsidRDefault="00855E3C" w:rsidP="00A9614E">
            <w:pPr>
              <w:pStyle w:val="BodyText"/>
            </w:pPr>
            <w:r w:rsidRPr="00621E63">
              <w:t>Infusion Order Programmer</w:t>
            </w:r>
          </w:p>
        </w:tc>
      </w:tr>
      <w:tr w:rsidR="00855E3C" w:rsidRPr="00621E63" w14:paraId="5CEAFBA8" w14:textId="77777777" w:rsidTr="008C3E59">
        <w:tc>
          <w:tcPr>
            <w:tcW w:w="1548" w:type="dxa"/>
            <w:shd w:val="clear" w:color="auto" w:fill="auto"/>
          </w:tcPr>
          <w:p w14:paraId="4718996A" w14:textId="77777777" w:rsidR="00855E3C" w:rsidRPr="00621E63" w:rsidRDefault="00855E3C" w:rsidP="00855E3C">
            <w:pPr>
              <w:pStyle w:val="BodyText"/>
            </w:pPr>
            <w:r w:rsidRPr="00621E63">
              <w:rPr>
                <w:rStyle w:val="Strong"/>
              </w:rPr>
              <w:t>Role</w:t>
            </w:r>
          </w:p>
        </w:tc>
        <w:tc>
          <w:tcPr>
            <w:tcW w:w="8028" w:type="dxa"/>
            <w:shd w:val="clear" w:color="auto" w:fill="auto"/>
          </w:tcPr>
          <w:p w14:paraId="15C26009" w14:textId="77777777" w:rsidR="00855E3C" w:rsidRPr="00621E63" w:rsidRDefault="00855E3C" w:rsidP="00A9614E">
            <w:pPr>
              <w:pStyle w:val="BodyText"/>
            </w:pPr>
            <w:r w:rsidRPr="00621E63">
              <w:t>Sends Infusion Order parameters to IOC</w:t>
            </w:r>
          </w:p>
        </w:tc>
      </w:tr>
      <w:tr w:rsidR="00855E3C" w:rsidRPr="00621E63" w14:paraId="55786BAE" w14:textId="77777777" w:rsidTr="008C3E59">
        <w:tc>
          <w:tcPr>
            <w:tcW w:w="1548" w:type="dxa"/>
            <w:shd w:val="clear" w:color="auto" w:fill="auto"/>
          </w:tcPr>
          <w:p w14:paraId="3DC53353" w14:textId="77777777" w:rsidR="00855E3C" w:rsidRPr="00621E63" w:rsidRDefault="00855E3C" w:rsidP="00855E3C">
            <w:pPr>
              <w:pStyle w:val="BodyText"/>
              <w:rPr>
                <w:rStyle w:val="Strong"/>
              </w:rPr>
            </w:pPr>
            <w:r w:rsidRPr="00621E63">
              <w:rPr>
                <w:rStyle w:val="Strong"/>
              </w:rPr>
              <w:t>Actor</w:t>
            </w:r>
          </w:p>
        </w:tc>
        <w:tc>
          <w:tcPr>
            <w:tcW w:w="8028" w:type="dxa"/>
            <w:shd w:val="clear" w:color="auto" w:fill="auto"/>
          </w:tcPr>
          <w:p w14:paraId="514EC214" w14:textId="77777777" w:rsidR="00855E3C" w:rsidRPr="00621E63" w:rsidRDefault="00855E3C" w:rsidP="00A9614E">
            <w:pPr>
              <w:pStyle w:val="BodyText"/>
              <w:rPr>
                <w:rStyle w:val="Strong"/>
              </w:rPr>
            </w:pPr>
            <w:r w:rsidRPr="00621E63">
              <w:t>Infusion Order Consumer</w:t>
            </w:r>
          </w:p>
        </w:tc>
      </w:tr>
      <w:tr w:rsidR="00855E3C" w:rsidRPr="00621E63" w14:paraId="7F7BB5A2" w14:textId="77777777" w:rsidTr="008C3E59">
        <w:tc>
          <w:tcPr>
            <w:tcW w:w="1548" w:type="dxa"/>
            <w:shd w:val="clear" w:color="auto" w:fill="auto"/>
          </w:tcPr>
          <w:p w14:paraId="07C7DA11" w14:textId="77777777" w:rsidR="00855E3C" w:rsidRPr="00621E63" w:rsidRDefault="00855E3C" w:rsidP="00855E3C">
            <w:pPr>
              <w:pStyle w:val="BodyText"/>
              <w:rPr>
                <w:rStyle w:val="Strong"/>
              </w:rPr>
            </w:pPr>
            <w:r w:rsidRPr="00621E63">
              <w:rPr>
                <w:rStyle w:val="Strong"/>
              </w:rPr>
              <w:t>Role</w:t>
            </w:r>
          </w:p>
        </w:tc>
        <w:tc>
          <w:tcPr>
            <w:tcW w:w="8028" w:type="dxa"/>
            <w:shd w:val="clear" w:color="auto" w:fill="auto"/>
          </w:tcPr>
          <w:p w14:paraId="19056837" w14:textId="77777777" w:rsidR="00855E3C" w:rsidRPr="00621E63" w:rsidRDefault="00855E3C" w:rsidP="00A9614E">
            <w:pPr>
              <w:pStyle w:val="BodyText"/>
              <w:rPr>
                <w:rStyle w:val="Strong"/>
              </w:rPr>
            </w:pPr>
            <w:r w:rsidRPr="00621E63">
              <w:t>Receives Infusion Order parameters from IOP and in turn programs the pump</w:t>
            </w:r>
          </w:p>
        </w:tc>
      </w:tr>
    </w:tbl>
    <w:p w14:paraId="47F3F5C5" w14:textId="77777777" w:rsidR="00424D92" w:rsidRPr="00621E63" w:rsidRDefault="00424D92" w:rsidP="00F7428B">
      <w:pPr>
        <w:pStyle w:val="BodyText"/>
      </w:pPr>
    </w:p>
    <w:p w14:paraId="75287263" w14:textId="098EC753" w:rsidR="00424D92" w:rsidRPr="00621E63" w:rsidRDefault="00424D92" w:rsidP="00123C7B">
      <w:pPr>
        <w:pStyle w:val="Heading3"/>
        <w:rPr>
          <w:noProof w:val="0"/>
        </w:rPr>
      </w:pPr>
      <w:bookmarkStart w:id="1550" w:name="333_Referenced_Standard"/>
      <w:bookmarkStart w:id="1551" w:name="_Toc401769325"/>
      <w:bookmarkStart w:id="1552" w:name="_Toc401769769"/>
      <w:bookmarkStart w:id="1553" w:name="_Toc24650399"/>
      <w:bookmarkEnd w:id="1550"/>
      <w:r w:rsidRPr="00621E63">
        <w:rPr>
          <w:noProof w:val="0"/>
        </w:rPr>
        <w:t>Referenced Standard</w:t>
      </w:r>
      <w:bookmarkEnd w:id="1551"/>
      <w:bookmarkEnd w:id="1552"/>
      <w:r w:rsidR="00D72462" w:rsidRPr="00621E63">
        <w:rPr>
          <w:noProof w:val="0"/>
        </w:rPr>
        <w:t>s</w:t>
      </w:r>
      <w:bookmarkEnd w:id="1553"/>
    </w:p>
    <w:p w14:paraId="2BB9286B" w14:textId="37B1579B" w:rsidR="00424D92" w:rsidRPr="00621E63" w:rsidRDefault="006D613E" w:rsidP="00506FBD">
      <w:pPr>
        <w:pStyle w:val="ListBullet2"/>
      </w:pPr>
      <w:r w:rsidRPr="00621E63">
        <w:t>HL7</w:t>
      </w:r>
      <w:r w:rsidR="00995105" w:rsidRPr="00621E63">
        <w:t xml:space="preserve"> </w:t>
      </w:r>
      <w:r w:rsidR="00424D92" w:rsidRPr="00621E63">
        <w:t>- HL7 Version 2.6 Ch4 Order Entry</w:t>
      </w:r>
    </w:p>
    <w:p w14:paraId="79504C70" w14:textId="77777777" w:rsidR="00424D92" w:rsidRPr="00621E63" w:rsidRDefault="00424D92" w:rsidP="00DE39CA">
      <w:pPr>
        <w:pStyle w:val="ListBullet2"/>
      </w:pPr>
      <w:r w:rsidRPr="00621E63">
        <w:t>ISO/IEEE 11073-10101 Nomenclature</w:t>
      </w:r>
    </w:p>
    <w:p w14:paraId="45818302" w14:textId="1927973A" w:rsidR="00D72462" w:rsidRPr="00621E63" w:rsidRDefault="00D72462" w:rsidP="00DE39CA">
      <w:pPr>
        <w:pStyle w:val="ListBullet2"/>
      </w:pPr>
      <w:r w:rsidRPr="00621E63">
        <w:t>ISO/IEEE 11073-10201 Domain Information Model</w:t>
      </w:r>
    </w:p>
    <w:p w14:paraId="18914E0A" w14:textId="1298B5C2" w:rsidR="00424D92" w:rsidRPr="00621E63" w:rsidRDefault="00424D92" w:rsidP="00123C7B">
      <w:pPr>
        <w:pStyle w:val="Heading3"/>
        <w:rPr>
          <w:noProof w:val="0"/>
        </w:rPr>
      </w:pPr>
      <w:bookmarkStart w:id="1554" w:name="334_Interaction_Diagram"/>
      <w:bookmarkStart w:id="1555" w:name="_Toc401769326"/>
      <w:bookmarkStart w:id="1556" w:name="_Toc401769770"/>
      <w:bookmarkEnd w:id="1554"/>
      <w:del w:id="1557" w:author="Mary Jungers" w:date="2019-11-14T10:20:00Z">
        <w:r w:rsidRPr="00621E63" w:rsidDel="005B0C7C">
          <w:rPr>
            <w:noProof w:val="0"/>
          </w:rPr>
          <w:delText>Interaction Diagram</w:delText>
        </w:r>
      </w:del>
      <w:bookmarkStart w:id="1558" w:name="_Toc24650400"/>
      <w:bookmarkEnd w:id="1555"/>
      <w:bookmarkEnd w:id="1556"/>
      <w:ins w:id="1559" w:author="Mary Jungers" w:date="2019-11-14T10:20:00Z">
        <w:r w:rsidR="005B0C7C">
          <w:rPr>
            <w:noProof w:val="0"/>
          </w:rPr>
          <w:t>Messages</w:t>
        </w:r>
      </w:ins>
      <w:bookmarkEnd w:id="1558"/>
    </w:p>
    <w:p w14:paraId="196B9819" w14:textId="77777777" w:rsidR="00424D92" w:rsidRPr="00621E63" w:rsidRDefault="00424D92" w:rsidP="001501FA">
      <w:pPr>
        <w:pStyle w:val="BodyText"/>
      </w:pPr>
      <w:r w:rsidRPr="00621E63">
        <w:t>The following interaction diagram illustrates the implementation.</w:t>
      </w:r>
    </w:p>
    <w:p w14:paraId="4FB6AEFA" w14:textId="77777777" w:rsidR="00424D92" w:rsidRPr="00621E63" w:rsidRDefault="00424D92" w:rsidP="001501FA">
      <w:pPr>
        <w:pStyle w:val="BodyText"/>
      </w:pPr>
    </w:p>
    <w:p w14:paraId="2E6399FE" w14:textId="77777777" w:rsidR="00BA6DD2" w:rsidRPr="00621E63" w:rsidRDefault="00F73333" w:rsidP="007E3A28">
      <w:pPr>
        <w:pStyle w:val="BodyText"/>
        <w:jc w:val="center"/>
      </w:pPr>
      <w:r w:rsidRPr="00621E63">
        <w:lastRenderedPageBreak/>
        <w:drawing>
          <wp:inline distT="0" distB="0" distL="0" distR="0" wp14:anchorId="34E89F5C" wp14:editId="5B365819">
            <wp:extent cx="2670175" cy="2206625"/>
            <wp:effectExtent l="0" t="0" r="0" b="3175"/>
            <wp:docPr id="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0175" cy="2206625"/>
                    </a:xfrm>
                    <a:prstGeom prst="rect">
                      <a:avLst/>
                    </a:prstGeom>
                    <a:noFill/>
                    <a:ln>
                      <a:noFill/>
                    </a:ln>
                  </pic:spPr>
                </pic:pic>
              </a:graphicData>
            </a:graphic>
          </wp:inline>
        </w:drawing>
      </w:r>
    </w:p>
    <w:p w14:paraId="3E1771B3" w14:textId="77777777" w:rsidR="00BA6DD2" w:rsidRPr="00621E63" w:rsidRDefault="00BA6DD2" w:rsidP="001501FA">
      <w:pPr>
        <w:pStyle w:val="BodyText"/>
      </w:pPr>
    </w:p>
    <w:p w14:paraId="2471C45C" w14:textId="77777777" w:rsidR="00424D92" w:rsidRPr="00621E63" w:rsidRDefault="00424D92" w:rsidP="00CF5627">
      <w:pPr>
        <w:pStyle w:val="FigureTitle"/>
      </w:pPr>
      <w:r w:rsidRPr="00621E63">
        <w:t>Figure 3.3.4</w:t>
      </w:r>
      <w:r w:rsidR="00D52943" w:rsidRPr="00621E63">
        <w:rPr>
          <w:rFonts w:eastAsia="MS Gothic"/>
        </w:rPr>
        <w:t>-</w:t>
      </w:r>
      <w:r w:rsidRPr="00621E63">
        <w:t>1: Communicate Infusion Order</w:t>
      </w:r>
    </w:p>
    <w:p w14:paraId="3A7C4ADF" w14:textId="3BA72787" w:rsidR="00424D92" w:rsidRPr="00621E63" w:rsidRDefault="00647994" w:rsidP="00B74AE3">
      <w:pPr>
        <w:pStyle w:val="Heading4"/>
        <w:rPr>
          <w:noProof w:val="0"/>
        </w:rPr>
      </w:pPr>
      <w:bookmarkStart w:id="1560" w:name="_Toc497485517"/>
      <w:bookmarkStart w:id="1561" w:name="_Toc497485854"/>
      <w:bookmarkStart w:id="1562" w:name="_Toc497486081"/>
      <w:bookmarkStart w:id="1563" w:name="_Toc497486358"/>
      <w:bookmarkStart w:id="1564" w:name="_Toc497486585"/>
      <w:bookmarkStart w:id="1565" w:name="_Toc497493454"/>
      <w:bookmarkStart w:id="1566" w:name="3341_PCD03_Communicate_Infusio"/>
      <w:bookmarkStart w:id="1567" w:name="_Toc401769771"/>
      <w:bookmarkStart w:id="1568" w:name="_Toc24650401"/>
      <w:bookmarkEnd w:id="1560"/>
      <w:bookmarkEnd w:id="1561"/>
      <w:bookmarkEnd w:id="1562"/>
      <w:bookmarkEnd w:id="1563"/>
      <w:bookmarkEnd w:id="1564"/>
      <w:bookmarkEnd w:id="1565"/>
      <w:bookmarkEnd w:id="1566"/>
      <w:r w:rsidRPr="00621E63">
        <w:rPr>
          <w:noProof w:val="0"/>
        </w:rPr>
        <w:t>PCD-03</w:t>
      </w:r>
      <w:r w:rsidR="00424D92" w:rsidRPr="00621E63">
        <w:rPr>
          <w:noProof w:val="0"/>
        </w:rPr>
        <w:t xml:space="preserve"> Communicate Infusion Order (RGV^O15^RGV_O15) static definition</w:t>
      </w:r>
      <w:bookmarkEnd w:id="1567"/>
      <w:bookmarkEnd w:id="1568"/>
    </w:p>
    <w:p w14:paraId="4D512953" w14:textId="01B78D67" w:rsidR="00424D92" w:rsidRPr="00621E63" w:rsidRDefault="00424D92" w:rsidP="001060A2">
      <w:pPr>
        <w:pStyle w:val="BodyText"/>
      </w:pPr>
      <w:r w:rsidRPr="00621E63">
        <w:t xml:space="preserve">The </w:t>
      </w:r>
      <w:r w:rsidR="00647994" w:rsidRPr="00621E63">
        <w:t>PCD-03</w:t>
      </w:r>
      <w:r w:rsidRPr="00621E63">
        <w:t xml:space="preserve"> Communicate Infusion Order message is used to communicate infusion data from an Infusion Order Programmer (IOP) to an Infusion Order Consumer (IOC).</w:t>
      </w:r>
    </w:p>
    <w:p w14:paraId="3DAB269A" w14:textId="31ACE63A" w:rsidR="00424D92" w:rsidRPr="00621E63" w:rsidRDefault="00424D92" w:rsidP="001060A2">
      <w:pPr>
        <w:pStyle w:val="BodyText"/>
      </w:pPr>
      <w:r w:rsidRPr="00621E63">
        <w:t xml:space="preserve">Since the IOC is typically a gateway rather than an infusion pump, all of the information specified in the Communicate Infusion Order </w:t>
      </w:r>
      <w:r w:rsidR="007426DD" w:rsidRPr="00621E63">
        <w:t xml:space="preserve">[PCD-03] </w:t>
      </w:r>
      <w:r w:rsidRPr="00621E63">
        <w:t>transaction is not necessarily provided to or used to program the device.</w:t>
      </w:r>
    </w:p>
    <w:p w14:paraId="69F4A66D" w14:textId="510915E9" w:rsidR="00424D92" w:rsidRPr="00621E63" w:rsidRDefault="00424D92" w:rsidP="001060A2">
      <w:pPr>
        <w:pStyle w:val="BodyText"/>
      </w:pPr>
      <w:r w:rsidRPr="00621E63">
        <w:t xml:space="preserve">All </w:t>
      </w:r>
      <w:r w:rsidR="006D613E" w:rsidRPr="00621E63">
        <w:t>HL7</w:t>
      </w:r>
      <w:r w:rsidR="00995105" w:rsidRPr="00621E63">
        <w:t xml:space="preserve"> </w:t>
      </w:r>
      <w:r w:rsidRPr="00621E63">
        <w:t xml:space="preserve">segments used in the </w:t>
      </w:r>
      <w:r w:rsidR="00647994" w:rsidRPr="00621E63">
        <w:t>[PCD-03]</w:t>
      </w:r>
      <w:r w:rsidRPr="00621E63">
        <w:t xml:space="preserve"> transaction are defined within this document. </w:t>
      </w:r>
    </w:p>
    <w:p w14:paraId="69A1A48C" w14:textId="77777777" w:rsidR="00F82FDF" w:rsidRPr="00621E63" w:rsidRDefault="00424D92" w:rsidP="00DE39CA">
      <w:pPr>
        <w:pStyle w:val="Heading4"/>
        <w:rPr>
          <w:noProof w:val="0"/>
        </w:rPr>
      </w:pPr>
      <w:bookmarkStart w:id="1569" w:name="3342_RGVO15RGVO15_PharmacyTrea"/>
      <w:bookmarkStart w:id="1570" w:name="_Toc401769772"/>
      <w:bookmarkStart w:id="1571" w:name="_Toc24650402"/>
      <w:bookmarkEnd w:id="1569"/>
      <w:r w:rsidRPr="00621E63">
        <w:rPr>
          <w:noProof w:val="0"/>
        </w:rPr>
        <w:t>RGV^O15^RGV_O15 Pharmacy/Treatment Give Message</w:t>
      </w:r>
      <w:bookmarkEnd w:id="1570"/>
      <w:bookmarkEnd w:id="1571"/>
    </w:p>
    <w:p w14:paraId="215FA4BD" w14:textId="77777777" w:rsidR="00424D92" w:rsidRPr="00621E63" w:rsidRDefault="00424D92" w:rsidP="00CF5627">
      <w:pPr>
        <w:pStyle w:val="TableTitle"/>
      </w:pPr>
      <w:r w:rsidRPr="00621E63">
        <w:t>Table 3.3.4.2-1: RGV^O15^RGV_O15 Pharmacy/Treatment Give Message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4"/>
        <w:gridCol w:w="2960"/>
        <w:gridCol w:w="1578"/>
        <w:gridCol w:w="1532"/>
        <w:gridCol w:w="1626"/>
      </w:tblGrid>
      <w:tr w:rsidR="003019C5" w:rsidRPr="00621E63" w14:paraId="46CCA924" w14:textId="77777777" w:rsidTr="00A92110">
        <w:trPr>
          <w:cantSplit/>
          <w:tblHeader/>
          <w:jc w:val="center"/>
        </w:trPr>
        <w:tc>
          <w:tcPr>
            <w:tcW w:w="1860" w:type="dxa"/>
            <w:shd w:val="clear" w:color="auto" w:fill="D9D9D9"/>
          </w:tcPr>
          <w:p w14:paraId="6D3FB8B4" w14:textId="77777777" w:rsidR="00424D92" w:rsidRPr="00621E63" w:rsidRDefault="00424D92" w:rsidP="00DE39CA">
            <w:pPr>
              <w:pStyle w:val="TableEntryHeader"/>
            </w:pPr>
            <w:r w:rsidRPr="00621E63">
              <w:t>Segment</w:t>
            </w:r>
          </w:p>
        </w:tc>
        <w:tc>
          <w:tcPr>
            <w:tcW w:w="1860" w:type="dxa"/>
            <w:shd w:val="clear" w:color="auto" w:fill="D9D9D9"/>
          </w:tcPr>
          <w:p w14:paraId="409DCD9F" w14:textId="77777777" w:rsidR="00424D92" w:rsidRPr="00621E63" w:rsidRDefault="00424D92" w:rsidP="00DE39CA">
            <w:pPr>
              <w:pStyle w:val="TableEntryHeader"/>
            </w:pPr>
            <w:r w:rsidRPr="00621E63">
              <w:t>Meaning</w:t>
            </w:r>
          </w:p>
        </w:tc>
        <w:tc>
          <w:tcPr>
            <w:tcW w:w="1860" w:type="dxa"/>
            <w:shd w:val="clear" w:color="auto" w:fill="D9D9D9"/>
          </w:tcPr>
          <w:p w14:paraId="00E62CE6" w14:textId="77777777" w:rsidR="00424D92" w:rsidRPr="00621E63" w:rsidRDefault="00424D92" w:rsidP="00DE39CA">
            <w:pPr>
              <w:pStyle w:val="TableEntryHeader"/>
            </w:pPr>
            <w:r w:rsidRPr="00621E63">
              <w:t>Usage</w:t>
            </w:r>
          </w:p>
        </w:tc>
        <w:tc>
          <w:tcPr>
            <w:tcW w:w="1860" w:type="dxa"/>
            <w:shd w:val="clear" w:color="auto" w:fill="D9D9D9"/>
          </w:tcPr>
          <w:p w14:paraId="195528C2" w14:textId="77777777" w:rsidR="00424D92" w:rsidRPr="00621E63" w:rsidRDefault="00424D92" w:rsidP="00DE39CA">
            <w:pPr>
              <w:pStyle w:val="TableEntryHeader"/>
            </w:pPr>
            <w:r w:rsidRPr="00621E63">
              <w:t>Card</w:t>
            </w:r>
          </w:p>
        </w:tc>
        <w:tc>
          <w:tcPr>
            <w:tcW w:w="1860" w:type="dxa"/>
            <w:shd w:val="clear" w:color="auto" w:fill="D9D9D9"/>
          </w:tcPr>
          <w:p w14:paraId="73094C9A" w14:textId="305C333A" w:rsidR="00424D92" w:rsidRPr="00621E63" w:rsidRDefault="006D613E" w:rsidP="00DE39CA">
            <w:pPr>
              <w:pStyle w:val="TableEntryHeader"/>
            </w:pPr>
            <w:r w:rsidRPr="00621E63">
              <w:t>HL7</w:t>
            </w:r>
            <w:r w:rsidR="00995105" w:rsidRPr="00621E63">
              <w:t xml:space="preserve"> </w:t>
            </w:r>
            <w:r w:rsidR="00424D92" w:rsidRPr="00621E63">
              <w:t>Chapter</w:t>
            </w:r>
          </w:p>
        </w:tc>
      </w:tr>
      <w:tr w:rsidR="00C40FD5" w:rsidRPr="00621E63" w14:paraId="4F1278DC" w14:textId="77777777" w:rsidTr="009B6563">
        <w:trPr>
          <w:cantSplit/>
          <w:jc w:val="center"/>
        </w:trPr>
        <w:tc>
          <w:tcPr>
            <w:tcW w:w="1860" w:type="dxa"/>
            <w:shd w:val="clear" w:color="auto" w:fill="auto"/>
          </w:tcPr>
          <w:p w14:paraId="3481AF9B" w14:textId="77777777" w:rsidR="00424D92" w:rsidRPr="00621E63" w:rsidRDefault="00424D92" w:rsidP="006C0E8E">
            <w:pPr>
              <w:pStyle w:val="TableEntry"/>
              <w:keepNext/>
            </w:pPr>
            <w:r w:rsidRPr="00621E63">
              <w:t>MSH</w:t>
            </w:r>
          </w:p>
        </w:tc>
        <w:tc>
          <w:tcPr>
            <w:tcW w:w="1860" w:type="dxa"/>
            <w:shd w:val="clear" w:color="auto" w:fill="auto"/>
          </w:tcPr>
          <w:p w14:paraId="6E3AABDE" w14:textId="77777777" w:rsidR="00424D92" w:rsidRPr="00621E63" w:rsidRDefault="00424D92" w:rsidP="006C0E8E">
            <w:pPr>
              <w:pStyle w:val="TableEntry"/>
              <w:keepNext/>
            </w:pPr>
            <w:r w:rsidRPr="00621E63">
              <w:t>Message Header</w:t>
            </w:r>
          </w:p>
        </w:tc>
        <w:tc>
          <w:tcPr>
            <w:tcW w:w="1860" w:type="dxa"/>
            <w:shd w:val="clear" w:color="auto" w:fill="auto"/>
          </w:tcPr>
          <w:p w14:paraId="5BE04654" w14:textId="77777777" w:rsidR="00424D92" w:rsidRPr="00621E63" w:rsidRDefault="00424D92" w:rsidP="006C0E8E">
            <w:pPr>
              <w:pStyle w:val="TableEntry"/>
              <w:keepNext/>
            </w:pPr>
            <w:r w:rsidRPr="00621E63">
              <w:t>R</w:t>
            </w:r>
          </w:p>
        </w:tc>
        <w:tc>
          <w:tcPr>
            <w:tcW w:w="1860" w:type="dxa"/>
            <w:shd w:val="clear" w:color="auto" w:fill="auto"/>
          </w:tcPr>
          <w:p w14:paraId="45F6E6E5" w14:textId="77777777" w:rsidR="00424D92" w:rsidRPr="00621E63" w:rsidRDefault="00424D92" w:rsidP="006C0E8E">
            <w:pPr>
              <w:pStyle w:val="TableEntry"/>
              <w:keepNext/>
            </w:pPr>
            <w:r w:rsidRPr="00621E63">
              <w:t>[1..1]</w:t>
            </w:r>
          </w:p>
        </w:tc>
        <w:tc>
          <w:tcPr>
            <w:tcW w:w="1860" w:type="dxa"/>
            <w:shd w:val="clear" w:color="auto" w:fill="auto"/>
          </w:tcPr>
          <w:p w14:paraId="2C04CBFD" w14:textId="77777777" w:rsidR="00424D92" w:rsidRPr="00621E63" w:rsidRDefault="00424D92" w:rsidP="006C0E8E">
            <w:pPr>
              <w:pStyle w:val="TableEntry"/>
              <w:keepNext/>
            </w:pPr>
            <w:r w:rsidRPr="00621E63">
              <w:t>2</w:t>
            </w:r>
          </w:p>
        </w:tc>
      </w:tr>
      <w:tr w:rsidR="00C40FD5" w:rsidRPr="00621E63" w14:paraId="65EAB8C1" w14:textId="77777777" w:rsidTr="009B6563">
        <w:trPr>
          <w:cantSplit/>
          <w:jc w:val="center"/>
        </w:trPr>
        <w:tc>
          <w:tcPr>
            <w:tcW w:w="1860" w:type="dxa"/>
            <w:shd w:val="clear" w:color="auto" w:fill="auto"/>
          </w:tcPr>
          <w:p w14:paraId="12B3627F" w14:textId="77777777" w:rsidR="00424D92" w:rsidRPr="00621E63" w:rsidRDefault="00424D92" w:rsidP="006C0E8E">
            <w:pPr>
              <w:pStyle w:val="TableEntry"/>
              <w:keepNext/>
            </w:pPr>
            <w:r w:rsidRPr="00621E63">
              <w:t>[{ SFT }]</w:t>
            </w:r>
          </w:p>
        </w:tc>
        <w:tc>
          <w:tcPr>
            <w:tcW w:w="1860" w:type="dxa"/>
            <w:shd w:val="clear" w:color="auto" w:fill="auto"/>
          </w:tcPr>
          <w:p w14:paraId="06D65C0F" w14:textId="77777777" w:rsidR="00424D92" w:rsidRPr="00621E63" w:rsidRDefault="00424D92" w:rsidP="006C0E8E">
            <w:pPr>
              <w:pStyle w:val="TableEntry"/>
              <w:keepNext/>
            </w:pPr>
            <w:r w:rsidRPr="00621E63">
              <w:t>Software</w:t>
            </w:r>
          </w:p>
        </w:tc>
        <w:tc>
          <w:tcPr>
            <w:tcW w:w="1860" w:type="dxa"/>
            <w:shd w:val="clear" w:color="auto" w:fill="auto"/>
          </w:tcPr>
          <w:p w14:paraId="68966E95" w14:textId="77777777" w:rsidR="00424D92" w:rsidRPr="00621E63" w:rsidRDefault="00424D92" w:rsidP="006C0E8E">
            <w:pPr>
              <w:pStyle w:val="TableEntry"/>
              <w:keepNext/>
            </w:pPr>
            <w:r w:rsidRPr="00621E63">
              <w:t>X</w:t>
            </w:r>
          </w:p>
        </w:tc>
        <w:tc>
          <w:tcPr>
            <w:tcW w:w="1860" w:type="dxa"/>
            <w:shd w:val="clear" w:color="auto" w:fill="auto"/>
          </w:tcPr>
          <w:p w14:paraId="6E1D40BD"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7349811A" w14:textId="77777777" w:rsidR="00424D92" w:rsidRPr="00621E63" w:rsidRDefault="00424D92" w:rsidP="006C0E8E">
            <w:pPr>
              <w:pStyle w:val="TableEntry"/>
              <w:keepNext/>
            </w:pPr>
            <w:r w:rsidRPr="00621E63">
              <w:t>2</w:t>
            </w:r>
          </w:p>
        </w:tc>
      </w:tr>
      <w:tr w:rsidR="00C40FD5" w:rsidRPr="00621E63" w14:paraId="1E70B962" w14:textId="77777777" w:rsidTr="009B6563">
        <w:trPr>
          <w:cantSplit/>
          <w:jc w:val="center"/>
        </w:trPr>
        <w:tc>
          <w:tcPr>
            <w:tcW w:w="1860" w:type="dxa"/>
            <w:shd w:val="clear" w:color="auto" w:fill="auto"/>
          </w:tcPr>
          <w:p w14:paraId="78BEBD1F" w14:textId="77777777" w:rsidR="00424D92" w:rsidRPr="00621E63" w:rsidRDefault="00424D92" w:rsidP="006C0E8E">
            <w:pPr>
              <w:pStyle w:val="TableEntry"/>
              <w:keepNext/>
            </w:pPr>
            <w:r w:rsidRPr="00621E63">
              <w:t>[{ NTE }]</w:t>
            </w:r>
          </w:p>
        </w:tc>
        <w:tc>
          <w:tcPr>
            <w:tcW w:w="1860" w:type="dxa"/>
            <w:shd w:val="clear" w:color="auto" w:fill="auto"/>
          </w:tcPr>
          <w:p w14:paraId="486A3583" w14:textId="77777777" w:rsidR="00424D92" w:rsidRPr="00621E63" w:rsidRDefault="00424D92" w:rsidP="006C0E8E">
            <w:pPr>
              <w:pStyle w:val="TableEntry"/>
              <w:keepNext/>
            </w:pPr>
            <w:r w:rsidRPr="00621E63">
              <w:t>Notes and Comments (for Header)</w:t>
            </w:r>
          </w:p>
        </w:tc>
        <w:tc>
          <w:tcPr>
            <w:tcW w:w="1860" w:type="dxa"/>
            <w:shd w:val="clear" w:color="auto" w:fill="auto"/>
          </w:tcPr>
          <w:p w14:paraId="2D93C81E" w14:textId="77777777" w:rsidR="00424D92" w:rsidRPr="00621E63" w:rsidRDefault="00424D92" w:rsidP="006C0E8E">
            <w:pPr>
              <w:pStyle w:val="TableEntry"/>
              <w:keepNext/>
            </w:pPr>
            <w:r w:rsidRPr="00621E63">
              <w:t>X</w:t>
            </w:r>
          </w:p>
        </w:tc>
        <w:tc>
          <w:tcPr>
            <w:tcW w:w="1860" w:type="dxa"/>
            <w:shd w:val="clear" w:color="auto" w:fill="auto"/>
          </w:tcPr>
          <w:p w14:paraId="19710576"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1FEB3C30" w14:textId="77777777" w:rsidR="00424D92" w:rsidRPr="00621E63" w:rsidRDefault="00424D92" w:rsidP="006C0E8E">
            <w:pPr>
              <w:pStyle w:val="TableEntry"/>
              <w:keepNext/>
            </w:pPr>
            <w:r w:rsidRPr="00621E63">
              <w:t>2</w:t>
            </w:r>
          </w:p>
        </w:tc>
      </w:tr>
      <w:tr w:rsidR="00C40FD5" w:rsidRPr="00621E63" w14:paraId="6A4D408C" w14:textId="77777777" w:rsidTr="009B6563">
        <w:trPr>
          <w:cantSplit/>
          <w:jc w:val="center"/>
        </w:trPr>
        <w:tc>
          <w:tcPr>
            <w:tcW w:w="1860" w:type="dxa"/>
            <w:shd w:val="clear" w:color="auto" w:fill="auto"/>
          </w:tcPr>
          <w:p w14:paraId="6584A410" w14:textId="77777777" w:rsidR="00424D92" w:rsidRPr="00621E63" w:rsidRDefault="00424D92" w:rsidP="006C0E8E">
            <w:pPr>
              <w:pStyle w:val="TableEntry"/>
              <w:keepNext/>
            </w:pPr>
            <w:r w:rsidRPr="00621E63">
              <w:t xml:space="preserve">[  </w:t>
            </w:r>
          </w:p>
        </w:tc>
        <w:tc>
          <w:tcPr>
            <w:tcW w:w="1860" w:type="dxa"/>
            <w:shd w:val="clear" w:color="auto" w:fill="auto"/>
          </w:tcPr>
          <w:p w14:paraId="2C96F43F" w14:textId="77777777" w:rsidR="00424D92" w:rsidRPr="00621E63" w:rsidRDefault="00424D92" w:rsidP="006C0E8E">
            <w:pPr>
              <w:pStyle w:val="TableEntry"/>
              <w:keepNext/>
            </w:pPr>
            <w:r w:rsidRPr="00621E63">
              <w:t>--- PATIENT begin</w:t>
            </w:r>
          </w:p>
        </w:tc>
        <w:tc>
          <w:tcPr>
            <w:tcW w:w="1860" w:type="dxa"/>
            <w:shd w:val="clear" w:color="auto" w:fill="auto"/>
          </w:tcPr>
          <w:p w14:paraId="3624E715"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40C1F46F"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6BCB1E10" w14:textId="77777777" w:rsidR="00424D92" w:rsidRPr="00621E63" w:rsidRDefault="00424D92" w:rsidP="006C0E8E">
            <w:pPr>
              <w:pStyle w:val="TableEntry"/>
              <w:keepNext/>
              <w:rPr>
                <w:rFonts w:ascii="Arial" w:hAnsi="Arial" w:cs="Courier New"/>
                <w:color w:val="000000"/>
              </w:rPr>
            </w:pPr>
          </w:p>
        </w:tc>
      </w:tr>
      <w:tr w:rsidR="00C40FD5" w:rsidRPr="00621E63" w14:paraId="0A9C62E5" w14:textId="77777777" w:rsidTr="009B6563">
        <w:trPr>
          <w:cantSplit/>
          <w:jc w:val="center"/>
        </w:trPr>
        <w:tc>
          <w:tcPr>
            <w:tcW w:w="1860" w:type="dxa"/>
            <w:shd w:val="clear" w:color="auto" w:fill="auto"/>
          </w:tcPr>
          <w:p w14:paraId="30B23B10" w14:textId="77777777" w:rsidR="00424D92" w:rsidRPr="00621E63" w:rsidRDefault="00424D92" w:rsidP="006C0E8E">
            <w:pPr>
              <w:pStyle w:val="TableEntry"/>
              <w:keepNext/>
            </w:pPr>
            <w:r w:rsidRPr="00621E63">
              <w:t xml:space="preserve">      PID</w:t>
            </w:r>
          </w:p>
        </w:tc>
        <w:tc>
          <w:tcPr>
            <w:tcW w:w="1860" w:type="dxa"/>
            <w:shd w:val="clear" w:color="auto" w:fill="auto"/>
          </w:tcPr>
          <w:p w14:paraId="4090A67C" w14:textId="77777777" w:rsidR="00424D92" w:rsidRPr="00621E63" w:rsidRDefault="00424D92" w:rsidP="006C0E8E">
            <w:pPr>
              <w:pStyle w:val="TableEntry"/>
              <w:keepNext/>
            </w:pPr>
            <w:r w:rsidRPr="00621E63">
              <w:t>Patient Identification</w:t>
            </w:r>
          </w:p>
        </w:tc>
        <w:tc>
          <w:tcPr>
            <w:tcW w:w="1860" w:type="dxa"/>
            <w:shd w:val="clear" w:color="auto" w:fill="auto"/>
          </w:tcPr>
          <w:p w14:paraId="084FBC71" w14:textId="77777777" w:rsidR="00424D92" w:rsidRPr="00621E63" w:rsidRDefault="00424D92" w:rsidP="006C0E8E">
            <w:pPr>
              <w:pStyle w:val="TableEntry"/>
              <w:keepNext/>
            </w:pPr>
            <w:r w:rsidRPr="00621E63">
              <w:t>R</w:t>
            </w:r>
          </w:p>
        </w:tc>
        <w:tc>
          <w:tcPr>
            <w:tcW w:w="1860" w:type="dxa"/>
            <w:shd w:val="clear" w:color="auto" w:fill="auto"/>
          </w:tcPr>
          <w:p w14:paraId="75FCE2E9" w14:textId="77777777" w:rsidR="00424D92" w:rsidRPr="00621E63" w:rsidRDefault="00424D92" w:rsidP="006C0E8E">
            <w:pPr>
              <w:pStyle w:val="TableEntry"/>
              <w:keepNext/>
            </w:pPr>
            <w:r w:rsidRPr="00621E63">
              <w:t>[1..1]</w:t>
            </w:r>
          </w:p>
        </w:tc>
        <w:tc>
          <w:tcPr>
            <w:tcW w:w="1860" w:type="dxa"/>
            <w:shd w:val="clear" w:color="auto" w:fill="auto"/>
          </w:tcPr>
          <w:p w14:paraId="0199F6C4" w14:textId="77777777" w:rsidR="00424D92" w:rsidRPr="00621E63" w:rsidRDefault="00424D92" w:rsidP="006C0E8E">
            <w:pPr>
              <w:pStyle w:val="TableEntry"/>
              <w:keepNext/>
            </w:pPr>
            <w:r w:rsidRPr="00621E63">
              <w:t>3</w:t>
            </w:r>
          </w:p>
        </w:tc>
      </w:tr>
      <w:tr w:rsidR="00C40FD5" w:rsidRPr="00621E63" w14:paraId="4E713B03" w14:textId="77777777" w:rsidTr="009B6563">
        <w:trPr>
          <w:cantSplit/>
          <w:jc w:val="center"/>
        </w:trPr>
        <w:tc>
          <w:tcPr>
            <w:tcW w:w="1860" w:type="dxa"/>
            <w:shd w:val="clear" w:color="auto" w:fill="auto"/>
          </w:tcPr>
          <w:p w14:paraId="2C8AACAE" w14:textId="77777777" w:rsidR="00424D92" w:rsidRPr="00621E63" w:rsidRDefault="00424D92" w:rsidP="001060A2">
            <w:pPr>
              <w:pStyle w:val="TableEntry"/>
            </w:pPr>
            <w:r w:rsidRPr="00621E63">
              <w:t xml:space="preserve">   [{ NTE }]</w:t>
            </w:r>
          </w:p>
        </w:tc>
        <w:tc>
          <w:tcPr>
            <w:tcW w:w="1860" w:type="dxa"/>
            <w:shd w:val="clear" w:color="auto" w:fill="auto"/>
          </w:tcPr>
          <w:p w14:paraId="5F0F6B1C" w14:textId="77777777" w:rsidR="00424D92" w:rsidRPr="00621E63" w:rsidRDefault="00424D92" w:rsidP="001060A2">
            <w:pPr>
              <w:pStyle w:val="TableEntry"/>
            </w:pPr>
            <w:r w:rsidRPr="00621E63">
              <w:t>Notes and Comments (for PID)</w:t>
            </w:r>
          </w:p>
        </w:tc>
        <w:tc>
          <w:tcPr>
            <w:tcW w:w="1860" w:type="dxa"/>
            <w:shd w:val="clear" w:color="auto" w:fill="auto"/>
          </w:tcPr>
          <w:p w14:paraId="6D8CF5D6" w14:textId="77777777" w:rsidR="00424D92" w:rsidRPr="00621E63" w:rsidRDefault="00424D92" w:rsidP="001060A2">
            <w:pPr>
              <w:pStyle w:val="TableEntry"/>
            </w:pPr>
            <w:r w:rsidRPr="00621E63">
              <w:t>X</w:t>
            </w:r>
          </w:p>
        </w:tc>
        <w:tc>
          <w:tcPr>
            <w:tcW w:w="1860" w:type="dxa"/>
            <w:shd w:val="clear" w:color="auto" w:fill="auto"/>
          </w:tcPr>
          <w:p w14:paraId="53C0010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7F49E80" w14:textId="77777777" w:rsidR="00424D92" w:rsidRPr="00621E63" w:rsidRDefault="00424D92" w:rsidP="001060A2">
            <w:pPr>
              <w:pStyle w:val="TableEntry"/>
            </w:pPr>
            <w:r w:rsidRPr="00621E63">
              <w:t>2</w:t>
            </w:r>
          </w:p>
        </w:tc>
      </w:tr>
      <w:tr w:rsidR="00C40FD5" w:rsidRPr="00621E63" w14:paraId="4F3A54F0" w14:textId="77777777" w:rsidTr="009B6563">
        <w:trPr>
          <w:cantSplit/>
          <w:jc w:val="center"/>
        </w:trPr>
        <w:tc>
          <w:tcPr>
            <w:tcW w:w="1860" w:type="dxa"/>
            <w:shd w:val="clear" w:color="auto" w:fill="auto"/>
          </w:tcPr>
          <w:p w14:paraId="68F1C9DD" w14:textId="77777777" w:rsidR="00424D92" w:rsidRPr="00621E63" w:rsidRDefault="00424D92" w:rsidP="001060A2">
            <w:pPr>
              <w:pStyle w:val="TableEntry"/>
            </w:pPr>
            <w:r w:rsidRPr="00621E63">
              <w:t xml:space="preserve">   [{ AL1 }]</w:t>
            </w:r>
          </w:p>
        </w:tc>
        <w:tc>
          <w:tcPr>
            <w:tcW w:w="1860" w:type="dxa"/>
            <w:shd w:val="clear" w:color="auto" w:fill="auto"/>
          </w:tcPr>
          <w:p w14:paraId="1EDA1315" w14:textId="77777777" w:rsidR="00424D92" w:rsidRPr="00621E63" w:rsidRDefault="00424D92" w:rsidP="001060A2">
            <w:pPr>
              <w:pStyle w:val="TableEntry"/>
            </w:pPr>
            <w:r w:rsidRPr="00621E63">
              <w:t>Allergy Information</w:t>
            </w:r>
          </w:p>
        </w:tc>
        <w:tc>
          <w:tcPr>
            <w:tcW w:w="1860" w:type="dxa"/>
            <w:shd w:val="clear" w:color="auto" w:fill="auto"/>
          </w:tcPr>
          <w:p w14:paraId="2F1AC068" w14:textId="77777777" w:rsidR="00424D92" w:rsidRPr="00621E63" w:rsidRDefault="00424D92" w:rsidP="001060A2">
            <w:pPr>
              <w:pStyle w:val="TableEntry"/>
            </w:pPr>
            <w:r w:rsidRPr="00621E63">
              <w:t>X</w:t>
            </w:r>
          </w:p>
        </w:tc>
        <w:tc>
          <w:tcPr>
            <w:tcW w:w="1860" w:type="dxa"/>
            <w:shd w:val="clear" w:color="auto" w:fill="auto"/>
          </w:tcPr>
          <w:p w14:paraId="30541CF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5E7F8A3" w14:textId="77777777" w:rsidR="00424D92" w:rsidRPr="00621E63" w:rsidRDefault="00424D92" w:rsidP="001060A2">
            <w:pPr>
              <w:pStyle w:val="TableEntry"/>
            </w:pPr>
            <w:r w:rsidRPr="00621E63">
              <w:t>2</w:t>
            </w:r>
          </w:p>
        </w:tc>
      </w:tr>
      <w:tr w:rsidR="00C40FD5" w:rsidRPr="00621E63" w14:paraId="78165BC2" w14:textId="77777777" w:rsidTr="009B6563">
        <w:trPr>
          <w:cantSplit/>
          <w:jc w:val="center"/>
        </w:trPr>
        <w:tc>
          <w:tcPr>
            <w:tcW w:w="1860" w:type="dxa"/>
            <w:shd w:val="clear" w:color="auto" w:fill="auto"/>
          </w:tcPr>
          <w:p w14:paraId="0BD95F38" w14:textId="77777777" w:rsidR="00424D92" w:rsidRPr="00621E63" w:rsidRDefault="00424D92" w:rsidP="001060A2">
            <w:pPr>
              <w:pStyle w:val="TableEntry"/>
            </w:pPr>
            <w:r w:rsidRPr="00621E63">
              <w:t xml:space="preserve">   [  </w:t>
            </w:r>
          </w:p>
        </w:tc>
        <w:tc>
          <w:tcPr>
            <w:tcW w:w="1860" w:type="dxa"/>
            <w:shd w:val="clear" w:color="auto" w:fill="auto"/>
          </w:tcPr>
          <w:p w14:paraId="2D26ADA1" w14:textId="77777777" w:rsidR="00424D92" w:rsidRPr="00621E63" w:rsidRDefault="00424D92" w:rsidP="001060A2">
            <w:pPr>
              <w:pStyle w:val="TableEntry"/>
            </w:pPr>
            <w:r w:rsidRPr="00621E63">
              <w:t>--- PATIENT_VISIT begin</w:t>
            </w:r>
          </w:p>
        </w:tc>
        <w:tc>
          <w:tcPr>
            <w:tcW w:w="1860" w:type="dxa"/>
            <w:shd w:val="clear" w:color="auto" w:fill="auto"/>
          </w:tcPr>
          <w:p w14:paraId="3FDFBB8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528F85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FCAF499" w14:textId="77777777" w:rsidR="00424D92" w:rsidRPr="00621E63" w:rsidRDefault="00424D92" w:rsidP="001060A2">
            <w:pPr>
              <w:pStyle w:val="TableEntry"/>
              <w:rPr>
                <w:rFonts w:ascii="Arial" w:hAnsi="Arial" w:cs="Courier New"/>
                <w:color w:val="000000"/>
              </w:rPr>
            </w:pPr>
          </w:p>
        </w:tc>
      </w:tr>
      <w:tr w:rsidR="00C40FD5" w:rsidRPr="00621E63" w14:paraId="07173D09" w14:textId="77777777" w:rsidTr="009B6563">
        <w:trPr>
          <w:cantSplit/>
          <w:jc w:val="center"/>
        </w:trPr>
        <w:tc>
          <w:tcPr>
            <w:tcW w:w="1860" w:type="dxa"/>
            <w:shd w:val="clear" w:color="auto" w:fill="auto"/>
          </w:tcPr>
          <w:p w14:paraId="0CCB1AF0" w14:textId="77777777" w:rsidR="00424D92" w:rsidRPr="00621E63" w:rsidRDefault="00424D92" w:rsidP="001060A2">
            <w:pPr>
              <w:pStyle w:val="TableEntry"/>
            </w:pPr>
            <w:r w:rsidRPr="00621E63">
              <w:t xml:space="preserve">         PV1</w:t>
            </w:r>
          </w:p>
        </w:tc>
        <w:tc>
          <w:tcPr>
            <w:tcW w:w="1860" w:type="dxa"/>
            <w:shd w:val="clear" w:color="auto" w:fill="auto"/>
          </w:tcPr>
          <w:p w14:paraId="66D52D98" w14:textId="77777777" w:rsidR="00424D92" w:rsidRPr="00621E63" w:rsidRDefault="00424D92" w:rsidP="001060A2">
            <w:pPr>
              <w:pStyle w:val="TableEntry"/>
            </w:pPr>
            <w:r w:rsidRPr="00621E63">
              <w:t>Patient Visit</w:t>
            </w:r>
          </w:p>
        </w:tc>
        <w:tc>
          <w:tcPr>
            <w:tcW w:w="1860" w:type="dxa"/>
            <w:shd w:val="clear" w:color="auto" w:fill="auto"/>
          </w:tcPr>
          <w:p w14:paraId="1B431A34" w14:textId="77777777" w:rsidR="00424D92" w:rsidRPr="00621E63" w:rsidRDefault="00424D92" w:rsidP="001060A2">
            <w:pPr>
              <w:pStyle w:val="TableEntry"/>
            </w:pPr>
            <w:r w:rsidRPr="00621E63">
              <w:t>O</w:t>
            </w:r>
          </w:p>
        </w:tc>
        <w:tc>
          <w:tcPr>
            <w:tcW w:w="1860" w:type="dxa"/>
            <w:shd w:val="clear" w:color="auto" w:fill="auto"/>
          </w:tcPr>
          <w:p w14:paraId="78510BA3" w14:textId="77777777" w:rsidR="00424D92" w:rsidRPr="00621E63" w:rsidRDefault="00424D92" w:rsidP="001060A2">
            <w:pPr>
              <w:pStyle w:val="TableEntry"/>
            </w:pPr>
            <w:r w:rsidRPr="00621E63">
              <w:t>[0..1]</w:t>
            </w:r>
          </w:p>
        </w:tc>
        <w:tc>
          <w:tcPr>
            <w:tcW w:w="1860" w:type="dxa"/>
            <w:shd w:val="clear" w:color="auto" w:fill="auto"/>
          </w:tcPr>
          <w:p w14:paraId="583868BF" w14:textId="77777777" w:rsidR="00424D92" w:rsidRPr="00621E63" w:rsidRDefault="00424D92" w:rsidP="001060A2">
            <w:pPr>
              <w:pStyle w:val="TableEntry"/>
            </w:pPr>
            <w:r w:rsidRPr="00621E63">
              <w:t>3</w:t>
            </w:r>
          </w:p>
        </w:tc>
      </w:tr>
      <w:tr w:rsidR="00C40FD5" w:rsidRPr="00621E63" w14:paraId="70AF7E42" w14:textId="77777777" w:rsidTr="009B6563">
        <w:trPr>
          <w:cantSplit/>
          <w:jc w:val="center"/>
        </w:trPr>
        <w:tc>
          <w:tcPr>
            <w:tcW w:w="1860" w:type="dxa"/>
            <w:shd w:val="clear" w:color="auto" w:fill="auto"/>
          </w:tcPr>
          <w:p w14:paraId="218D26FD" w14:textId="77777777" w:rsidR="00424D92" w:rsidRPr="00621E63" w:rsidRDefault="00424D92" w:rsidP="001060A2">
            <w:pPr>
              <w:pStyle w:val="TableEntry"/>
            </w:pPr>
            <w:r w:rsidRPr="00621E63">
              <w:t xml:space="preserve">      [  PV2  ]</w:t>
            </w:r>
          </w:p>
        </w:tc>
        <w:tc>
          <w:tcPr>
            <w:tcW w:w="1860" w:type="dxa"/>
            <w:shd w:val="clear" w:color="auto" w:fill="auto"/>
          </w:tcPr>
          <w:p w14:paraId="3F1D6B89" w14:textId="77777777" w:rsidR="00424D92" w:rsidRPr="00621E63" w:rsidRDefault="00424D92" w:rsidP="001060A2">
            <w:pPr>
              <w:pStyle w:val="TableEntry"/>
            </w:pPr>
            <w:r w:rsidRPr="00621E63">
              <w:t>Patient Visit – Additional Info</w:t>
            </w:r>
          </w:p>
        </w:tc>
        <w:tc>
          <w:tcPr>
            <w:tcW w:w="1860" w:type="dxa"/>
            <w:shd w:val="clear" w:color="auto" w:fill="auto"/>
          </w:tcPr>
          <w:p w14:paraId="66B34660" w14:textId="77777777" w:rsidR="00424D92" w:rsidRPr="00621E63" w:rsidRDefault="00424D92" w:rsidP="001060A2">
            <w:pPr>
              <w:pStyle w:val="TableEntry"/>
            </w:pPr>
            <w:r w:rsidRPr="00621E63">
              <w:t>X</w:t>
            </w:r>
          </w:p>
        </w:tc>
        <w:tc>
          <w:tcPr>
            <w:tcW w:w="1860" w:type="dxa"/>
            <w:shd w:val="clear" w:color="auto" w:fill="auto"/>
          </w:tcPr>
          <w:p w14:paraId="069FC86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AD74CF1" w14:textId="77777777" w:rsidR="00424D92" w:rsidRPr="00621E63" w:rsidRDefault="00424D92" w:rsidP="001060A2">
            <w:pPr>
              <w:pStyle w:val="TableEntry"/>
            </w:pPr>
            <w:r w:rsidRPr="00621E63">
              <w:t>3</w:t>
            </w:r>
          </w:p>
        </w:tc>
      </w:tr>
      <w:tr w:rsidR="00C40FD5" w:rsidRPr="00621E63" w14:paraId="02D20175" w14:textId="77777777" w:rsidTr="009B6563">
        <w:trPr>
          <w:cantSplit/>
          <w:jc w:val="center"/>
        </w:trPr>
        <w:tc>
          <w:tcPr>
            <w:tcW w:w="1860" w:type="dxa"/>
            <w:shd w:val="clear" w:color="auto" w:fill="auto"/>
          </w:tcPr>
          <w:p w14:paraId="178B9979" w14:textId="77777777" w:rsidR="00424D92" w:rsidRPr="00621E63" w:rsidRDefault="00424D92" w:rsidP="001060A2">
            <w:pPr>
              <w:pStyle w:val="TableEntry"/>
            </w:pPr>
            <w:r w:rsidRPr="00621E63">
              <w:t xml:space="preserve">   ]</w:t>
            </w:r>
          </w:p>
        </w:tc>
        <w:tc>
          <w:tcPr>
            <w:tcW w:w="1860" w:type="dxa"/>
            <w:shd w:val="clear" w:color="auto" w:fill="auto"/>
          </w:tcPr>
          <w:p w14:paraId="618B7539" w14:textId="77777777" w:rsidR="00424D92" w:rsidRPr="00621E63" w:rsidRDefault="00424D92" w:rsidP="001060A2">
            <w:pPr>
              <w:pStyle w:val="TableEntry"/>
            </w:pPr>
            <w:r w:rsidRPr="00621E63">
              <w:t>--- PATIENT_VISIT end</w:t>
            </w:r>
          </w:p>
        </w:tc>
        <w:tc>
          <w:tcPr>
            <w:tcW w:w="1860" w:type="dxa"/>
            <w:shd w:val="clear" w:color="auto" w:fill="auto"/>
          </w:tcPr>
          <w:p w14:paraId="3E1CE36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54BA14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17724F7" w14:textId="77777777" w:rsidR="00424D92" w:rsidRPr="00621E63" w:rsidRDefault="00424D92" w:rsidP="001060A2">
            <w:pPr>
              <w:pStyle w:val="TableEntry"/>
              <w:rPr>
                <w:rFonts w:ascii="Arial" w:hAnsi="Arial" w:cs="Courier New"/>
                <w:color w:val="000000"/>
              </w:rPr>
            </w:pPr>
          </w:p>
        </w:tc>
      </w:tr>
      <w:tr w:rsidR="00C40FD5" w:rsidRPr="00621E63" w14:paraId="098DD168" w14:textId="77777777" w:rsidTr="009B6563">
        <w:trPr>
          <w:cantSplit/>
          <w:jc w:val="center"/>
        </w:trPr>
        <w:tc>
          <w:tcPr>
            <w:tcW w:w="1860" w:type="dxa"/>
            <w:shd w:val="clear" w:color="auto" w:fill="auto"/>
          </w:tcPr>
          <w:p w14:paraId="4D8EA45E" w14:textId="77777777" w:rsidR="00424D92" w:rsidRPr="00621E63" w:rsidRDefault="00424D92" w:rsidP="001060A2">
            <w:pPr>
              <w:pStyle w:val="TableEntry"/>
            </w:pPr>
            <w:r w:rsidRPr="00621E63">
              <w:t>]</w:t>
            </w:r>
          </w:p>
        </w:tc>
        <w:tc>
          <w:tcPr>
            <w:tcW w:w="1860" w:type="dxa"/>
            <w:shd w:val="clear" w:color="auto" w:fill="auto"/>
          </w:tcPr>
          <w:p w14:paraId="74449333" w14:textId="77777777" w:rsidR="00424D92" w:rsidRPr="00621E63" w:rsidRDefault="00424D92" w:rsidP="001060A2">
            <w:pPr>
              <w:pStyle w:val="TableEntry"/>
            </w:pPr>
            <w:r w:rsidRPr="00621E63">
              <w:t>--- PATIENT end</w:t>
            </w:r>
          </w:p>
        </w:tc>
        <w:tc>
          <w:tcPr>
            <w:tcW w:w="1860" w:type="dxa"/>
            <w:shd w:val="clear" w:color="auto" w:fill="auto"/>
          </w:tcPr>
          <w:p w14:paraId="05CFEF5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51D679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41D0D24" w14:textId="77777777" w:rsidR="00424D92" w:rsidRPr="00621E63" w:rsidRDefault="00424D92" w:rsidP="001060A2">
            <w:pPr>
              <w:pStyle w:val="TableEntry"/>
              <w:rPr>
                <w:rFonts w:ascii="Arial" w:hAnsi="Arial" w:cs="Courier New"/>
                <w:color w:val="000000"/>
              </w:rPr>
            </w:pPr>
          </w:p>
        </w:tc>
      </w:tr>
      <w:tr w:rsidR="00C40FD5" w:rsidRPr="00621E63" w14:paraId="658C5ECD" w14:textId="77777777" w:rsidTr="009B6563">
        <w:trPr>
          <w:cantSplit/>
          <w:jc w:val="center"/>
        </w:trPr>
        <w:tc>
          <w:tcPr>
            <w:tcW w:w="1860" w:type="dxa"/>
            <w:shd w:val="clear" w:color="auto" w:fill="auto"/>
          </w:tcPr>
          <w:p w14:paraId="20A74685" w14:textId="77777777" w:rsidR="00424D92" w:rsidRPr="00621E63" w:rsidRDefault="00424D92" w:rsidP="001060A2">
            <w:pPr>
              <w:pStyle w:val="TableEntry"/>
            </w:pPr>
            <w:r w:rsidRPr="00621E63">
              <w:lastRenderedPageBreak/>
              <w:t xml:space="preserve">{  </w:t>
            </w:r>
          </w:p>
        </w:tc>
        <w:tc>
          <w:tcPr>
            <w:tcW w:w="1860" w:type="dxa"/>
            <w:shd w:val="clear" w:color="auto" w:fill="auto"/>
          </w:tcPr>
          <w:p w14:paraId="4C491796" w14:textId="77777777" w:rsidR="00424D92" w:rsidRPr="00621E63" w:rsidRDefault="00424D92" w:rsidP="001060A2">
            <w:pPr>
              <w:pStyle w:val="TableEntry"/>
            </w:pPr>
            <w:r w:rsidRPr="00621E63">
              <w:t>--- ORDER begin</w:t>
            </w:r>
          </w:p>
        </w:tc>
        <w:tc>
          <w:tcPr>
            <w:tcW w:w="1860" w:type="dxa"/>
            <w:shd w:val="clear" w:color="auto" w:fill="auto"/>
          </w:tcPr>
          <w:p w14:paraId="2B1AA2F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7EAD6E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742B7A7" w14:textId="77777777" w:rsidR="00424D92" w:rsidRPr="00621E63" w:rsidRDefault="00424D92" w:rsidP="001060A2">
            <w:pPr>
              <w:pStyle w:val="TableEntry"/>
              <w:rPr>
                <w:rFonts w:ascii="Arial" w:hAnsi="Arial" w:cs="Courier New"/>
                <w:color w:val="000000"/>
              </w:rPr>
            </w:pPr>
          </w:p>
        </w:tc>
      </w:tr>
      <w:tr w:rsidR="00C40FD5" w:rsidRPr="00621E63" w14:paraId="6AFC9EBC" w14:textId="77777777" w:rsidTr="009B6563">
        <w:trPr>
          <w:cantSplit/>
          <w:jc w:val="center"/>
        </w:trPr>
        <w:tc>
          <w:tcPr>
            <w:tcW w:w="1860" w:type="dxa"/>
            <w:shd w:val="clear" w:color="auto" w:fill="auto"/>
          </w:tcPr>
          <w:p w14:paraId="551DD635" w14:textId="77777777" w:rsidR="00424D92" w:rsidRPr="00621E63" w:rsidRDefault="00424D92" w:rsidP="001060A2">
            <w:pPr>
              <w:pStyle w:val="TableEntry"/>
            </w:pPr>
            <w:r w:rsidRPr="00621E63">
              <w:t xml:space="preserve">      ORC</w:t>
            </w:r>
          </w:p>
        </w:tc>
        <w:tc>
          <w:tcPr>
            <w:tcW w:w="1860" w:type="dxa"/>
            <w:shd w:val="clear" w:color="auto" w:fill="auto"/>
          </w:tcPr>
          <w:p w14:paraId="74AF9321" w14:textId="77777777" w:rsidR="00424D92" w:rsidRPr="00621E63" w:rsidRDefault="00424D92" w:rsidP="001060A2">
            <w:pPr>
              <w:pStyle w:val="TableEntry"/>
            </w:pPr>
            <w:r w:rsidRPr="00621E63">
              <w:t>Common Order</w:t>
            </w:r>
          </w:p>
        </w:tc>
        <w:tc>
          <w:tcPr>
            <w:tcW w:w="1860" w:type="dxa"/>
            <w:shd w:val="clear" w:color="auto" w:fill="auto"/>
          </w:tcPr>
          <w:p w14:paraId="0EAC5E10" w14:textId="77777777" w:rsidR="00424D92" w:rsidRPr="00621E63" w:rsidRDefault="00424D92" w:rsidP="001060A2">
            <w:pPr>
              <w:pStyle w:val="TableEntry"/>
            </w:pPr>
            <w:r w:rsidRPr="00621E63">
              <w:t>R</w:t>
            </w:r>
          </w:p>
        </w:tc>
        <w:tc>
          <w:tcPr>
            <w:tcW w:w="1860" w:type="dxa"/>
            <w:shd w:val="clear" w:color="auto" w:fill="auto"/>
          </w:tcPr>
          <w:p w14:paraId="05A15612" w14:textId="77777777" w:rsidR="00424D92" w:rsidRPr="00621E63" w:rsidRDefault="00424D92" w:rsidP="001060A2">
            <w:pPr>
              <w:pStyle w:val="TableEntry"/>
            </w:pPr>
            <w:r w:rsidRPr="00621E63">
              <w:t>[1..1]</w:t>
            </w:r>
          </w:p>
        </w:tc>
        <w:tc>
          <w:tcPr>
            <w:tcW w:w="1860" w:type="dxa"/>
            <w:shd w:val="clear" w:color="auto" w:fill="auto"/>
          </w:tcPr>
          <w:p w14:paraId="196FA43E" w14:textId="77777777" w:rsidR="00424D92" w:rsidRPr="00621E63" w:rsidRDefault="00424D92" w:rsidP="001060A2">
            <w:pPr>
              <w:pStyle w:val="TableEntry"/>
            </w:pPr>
            <w:r w:rsidRPr="00621E63">
              <w:t>4</w:t>
            </w:r>
          </w:p>
        </w:tc>
      </w:tr>
      <w:tr w:rsidR="00C40FD5" w:rsidRPr="00621E63" w14:paraId="5C779E98" w14:textId="77777777" w:rsidTr="009B6563">
        <w:trPr>
          <w:cantSplit/>
          <w:jc w:val="center"/>
        </w:trPr>
        <w:tc>
          <w:tcPr>
            <w:tcW w:w="1860" w:type="dxa"/>
            <w:shd w:val="clear" w:color="auto" w:fill="auto"/>
          </w:tcPr>
          <w:p w14:paraId="786285AF" w14:textId="77777777" w:rsidR="00424D92" w:rsidRPr="00621E63" w:rsidRDefault="00424D92" w:rsidP="001060A2">
            <w:pPr>
              <w:pStyle w:val="TableEntry"/>
            </w:pPr>
            <w:r w:rsidRPr="00621E63">
              <w:t xml:space="preserve">   [{ </w:t>
            </w:r>
          </w:p>
        </w:tc>
        <w:tc>
          <w:tcPr>
            <w:tcW w:w="1860" w:type="dxa"/>
            <w:shd w:val="clear" w:color="auto" w:fill="auto"/>
          </w:tcPr>
          <w:p w14:paraId="76AF8049" w14:textId="77777777" w:rsidR="00424D92" w:rsidRPr="00621E63" w:rsidRDefault="00424D92" w:rsidP="001060A2">
            <w:pPr>
              <w:pStyle w:val="TableEntry"/>
            </w:pPr>
            <w:r w:rsidRPr="00621E63">
              <w:t>--- TIMING begin</w:t>
            </w:r>
          </w:p>
        </w:tc>
        <w:tc>
          <w:tcPr>
            <w:tcW w:w="1860" w:type="dxa"/>
            <w:shd w:val="clear" w:color="auto" w:fill="auto"/>
          </w:tcPr>
          <w:p w14:paraId="45D9582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E17656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298D6DD" w14:textId="77777777" w:rsidR="00424D92" w:rsidRPr="00621E63" w:rsidRDefault="00424D92" w:rsidP="001060A2">
            <w:pPr>
              <w:pStyle w:val="TableEntry"/>
              <w:rPr>
                <w:rFonts w:ascii="Arial" w:hAnsi="Arial" w:cs="Courier New"/>
                <w:color w:val="000000"/>
              </w:rPr>
            </w:pPr>
          </w:p>
        </w:tc>
      </w:tr>
      <w:tr w:rsidR="00C40FD5" w:rsidRPr="00621E63" w14:paraId="21F67127" w14:textId="77777777" w:rsidTr="009B6563">
        <w:trPr>
          <w:cantSplit/>
          <w:jc w:val="center"/>
        </w:trPr>
        <w:tc>
          <w:tcPr>
            <w:tcW w:w="1860" w:type="dxa"/>
            <w:shd w:val="clear" w:color="auto" w:fill="auto"/>
          </w:tcPr>
          <w:p w14:paraId="740C23E7" w14:textId="77777777" w:rsidR="00424D92" w:rsidRPr="00621E63" w:rsidRDefault="00424D92" w:rsidP="001060A2">
            <w:pPr>
              <w:pStyle w:val="TableEntry"/>
            </w:pPr>
            <w:r w:rsidRPr="00621E63">
              <w:t xml:space="preserve">         TQ1</w:t>
            </w:r>
          </w:p>
        </w:tc>
        <w:tc>
          <w:tcPr>
            <w:tcW w:w="1860" w:type="dxa"/>
            <w:shd w:val="clear" w:color="auto" w:fill="auto"/>
          </w:tcPr>
          <w:p w14:paraId="10CA4A55" w14:textId="77777777" w:rsidR="00424D92" w:rsidRPr="00621E63" w:rsidRDefault="00424D92" w:rsidP="001060A2">
            <w:pPr>
              <w:pStyle w:val="TableEntry"/>
            </w:pPr>
            <w:r w:rsidRPr="00621E63">
              <w:t>Timing/Quantity</w:t>
            </w:r>
          </w:p>
        </w:tc>
        <w:tc>
          <w:tcPr>
            <w:tcW w:w="1860" w:type="dxa"/>
            <w:shd w:val="clear" w:color="auto" w:fill="auto"/>
          </w:tcPr>
          <w:p w14:paraId="3B926AA2" w14:textId="77777777" w:rsidR="00424D92" w:rsidRPr="00621E63" w:rsidRDefault="00424D92" w:rsidP="001060A2">
            <w:pPr>
              <w:pStyle w:val="TableEntry"/>
            </w:pPr>
            <w:r w:rsidRPr="00621E63">
              <w:t>X</w:t>
            </w:r>
          </w:p>
        </w:tc>
        <w:tc>
          <w:tcPr>
            <w:tcW w:w="1860" w:type="dxa"/>
            <w:shd w:val="clear" w:color="auto" w:fill="auto"/>
          </w:tcPr>
          <w:p w14:paraId="7B1194D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C8769E5" w14:textId="77777777" w:rsidR="00424D92" w:rsidRPr="00621E63" w:rsidRDefault="00424D92" w:rsidP="001060A2">
            <w:pPr>
              <w:pStyle w:val="TableEntry"/>
            </w:pPr>
            <w:r w:rsidRPr="00621E63">
              <w:t>4</w:t>
            </w:r>
          </w:p>
        </w:tc>
      </w:tr>
      <w:tr w:rsidR="00C40FD5" w:rsidRPr="00621E63" w14:paraId="5C496034" w14:textId="77777777" w:rsidTr="009B6563">
        <w:trPr>
          <w:cantSplit/>
          <w:jc w:val="center"/>
        </w:trPr>
        <w:tc>
          <w:tcPr>
            <w:tcW w:w="1860" w:type="dxa"/>
            <w:shd w:val="clear" w:color="auto" w:fill="auto"/>
          </w:tcPr>
          <w:p w14:paraId="065F9B7F" w14:textId="77777777" w:rsidR="00424D92" w:rsidRPr="00621E63" w:rsidRDefault="00424D92" w:rsidP="001060A2">
            <w:pPr>
              <w:pStyle w:val="TableEntry"/>
            </w:pPr>
            <w:r w:rsidRPr="00621E63">
              <w:t xml:space="preserve">      [{ TQ2 }]</w:t>
            </w:r>
          </w:p>
        </w:tc>
        <w:tc>
          <w:tcPr>
            <w:tcW w:w="1860" w:type="dxa"/>
            <w:shd w:val="clear" w:color="auto" w:fill="auto"/>
          </w:tcPr>
          <w:p w14:paraId="1CDCFEB4" w14:textId="77777777" w:rsidR="00424D92" w:rsidRPr="00621E63" w:rsidRDefault="00424D92" w:rsidP="001060A2">
            <w:pPr>
              <w:pStyle w:val="TableEntry"/>
            </w:pPr>
            <w:r w:rsidRPr="00621E63">
              <w:t>Timing/Quantity Order Sequence</w:t>
            </w:r>
          </w:p>
        </w:tc>
        <w:tc>
          <w:tcPr>
            <w:tcW w:w="1860" w:type="dxa"/>
            <w:shd w:val="clear" w:color="auto" w:fill="auto"/>
          </w:tcPr>
          <w:p w14:paraId="6523EF45" w14:textId="77777777" w:rsidR="00424D92" w:rsidRPr="00621E63" w:rsidRDefault="00424D92" w:rsidP="001060A2">
            <w:pPr>
              <w:pStyle w:val="TableEntry"/>
            </w:pPr>
            <w:r w:rsidRPr="00621E63">
              <w:t>X</w:t>
            </w:r>
          </w:p>
        </w:tc>
        <w:tc>
          <w:tcPr>
            <w:tcW w:w="1860" w:type="dxa"/>
            <w:shd w:val="clear" w:color="auto" w:fill="auto"/>
          </w:tcPr>
          <w:p w14:paraId="2E9F068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5CA486E" w14:textId="77777777" w:rsidR="00424D92" w:rsidRPr="00621E63" w:rsidRDefault="00424D92" w:rsidP="001060A2">
            <w:pPr>
              <w:pStyle w:val="TableEntry"/>
            </w:pPr>
            <w:r w:rsidRPr="00621E63">
              <w:t>4</w:t>
            </w:r>
          </w:p>
        </w:tc>
      </w:tr>
      <w:tr w:rsidR="00C40FD5" w:rsidRPr="00621E63" w14:paraId="33B36441" w14:textId="77777777" w:rsidTr="009B6563">
        <w:trPr>
          <w:cantSplit/>
          <w:jc w:val="center"/>
        </w:trPr>
        <w:tc>
          <w:tcPr>
            <w:tcW w:w="1860" w:type="dxa"/>
            <w:shd w:val="clear" w:color="auto" w:fill="auto"/>
          </w:tcPr>
          <w:p w14:paraId="05FC863B" w14:textId="77777777" w:rsidR="00424D92" w:rsidRPr="00621E63" w:rsidRDefault="00424D92" w:rsidP="001060A2">
            <w:pPr>
              <w:pStyle w:val="TableEntry"/>
            </w:pPr>
            <w:r w:rsidRPr="00621E63">
              <w:t xml:space="preserve">   }]</w:t>
            </w:r>
          </w:p>
        </w:tc>
        <w:tc>
          <w:tcPr>
            <w:tcW w:w="1860" w:type="dxa"/>
            <w:shd w:val="clear" w:color="auto" w:fill="auto"/>
          </w:tcPr>
          <w:p w14:paraId="43B64905" w14:textId="77777777" w:rsidR="00424D92" w:rsidRPr="00621E63" w:rsidRDefault="00424D92" w:rsidP="001060A2">
            <w:pPr>
              <w:pStyle w:val="TableEntry"/>
            </w:pPr>
            <w:r w:rsidRPr="00621E63">
              <w:t>--- TIMING end</w:t>
            </w:r>
          </w:p>
        </w:tc>
        <w:tc>
          <w:tcPr>
            <w:tcW w:w="1860" w:type="dxa"/>
            <w:shd w:val="clear" w:color="auto" w:fill="auto"/>
          </w:tcPr>
          <w:p w14:paraId="431C188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7E52F4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E54BBC0" w14:textId="77777777" w:rsidR="00424D92" w:rsidRPr="00621E63" w:rsidRDefault="00424D92" w:rsidP="001060A2">
            <w:pPr>
              <w:pStyle w:val="TableEntry"/>
              <w:rPr>
                <w:rFonts w:ascii="Arial" w:hAnsi="Arial" w:cs="Courier New"/>
                <w:color w:val="000000"/>
              </w:rPr>
            </w:pPr>
          </w:p>
        </w:tc>
      </w:tr>
      <w:tr w:rsidR="00C40FD5" w:rsidRPr="00621E63" w14:paraId="4E26D77C" w14:textId="77777777" w:rsidTr="009B6563">
        <w:trPr>
          <w:cantSplit/>
          <w:jc w:val="center"/>
        </w:trPr>
        <w:tc>
          <w:tcPr>
            <w:tcW w:w="1860" w:type="dxa"/>
            <w:shd w:val="clear" w:color="auto" w:fill="auto"/>
          </w:tcPr>
          <w:p w14:paraId="0419F19A" w14:textId="77777777" w:rsidR="00424D92" w:rsidRPr="00621E63" w:rsidRDefault="00424D92" w:rsidP="001060A2">
            <w:pPr>
              <w:pStyle w:val="TableEntry"/>
            </w:pPr>
            <w:r w:rsidRPr="00621E63">
              <w:t xml:space="preserve">   [  </w:t>
            </w:r>
          </w:p>
        </w:tc>
        <w:tc>
          <w:tcPr>
            <w:tcW w:w="1860" w:type="dxa"/>
            <w:shd w:val="clear" w:color="auto" w:fill="auto"/>
          </w:tcPr>
          <w:p w14:paraId="72564834" w14:textId="77777777" w:rsidR="00424D92" w:rsidRPr="00621E63" w:rsidRDefault="00424D92" w:rsidP="001060A2">
            <w:pPr>
              <w:pStyle w:val="TableEntry"/>
            </w:pPr>
            <w:r w:rsidRPr="00621E63">
              <w:t>--- ORDER_DETAIL begin</w:t>
            </w:r>
          </w:p>
        </w:tc>
        <w:tc>
          <w:tcPr>
            <w:tcW w:w="1860" w:type="dxa"/>
            <w:shd w:val="clear" w:color="auto" w:fill="auto"/>
          </w:tcPr>
          <w:p w14:paraId="731CF9F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9AF259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F41109C" w14:textId="77777777" w:rsidR="00424D92" w:rsidRPr="00621E63" w:rsidRDefault="00424D92" w:rsidP="001060A2">
            <w:pPr>
              <w:pStyle w:val="TableEntry"/>
              <w:rPr>
                <w:rFonts w:ascii="Arial" w:hAnsi="Arial" w:cs="Courier New"/>
                <w:color w:val="000000"/>
              </w:rPr>
            </w:pPr>
          </w:p>
        </w:tc>
      </w:tr>
      <w:tr w:rsidR="00C40FD5" w:rsidRPr="00621E63" w14:paraId="760955DA" w14:textId="77777777" w:rsidTr="009B6563">
        <w:trPr>
          <w:cantSplit/>
          <w:jc w:val="center"/>
        </w:trPr>
        <w:tc>
          <w:tcPr>
            <w:tcW w:w="1860" w:type="dxa"/>
            <w:shd w:val="clear" w:color="auto" w:fill="auto"/>
          </w:tcPr>
          <w:p w14:paraId="43258D55" w14:textId="77777777" w:rsidR="00424D92" w:rsidRPr="00621E63" w:rsidRDefault="00424D92" w:rsidP="001060A2">
            <w:pPr>
              <w:pStyle w:val="TableEntry"/>
            </w:pPr>
            <w:r w:rsidRPr="00621E63">
              <w:t xml:space="preserve">         RXO</w:t>
            </w:r>
          </w:p>
        </w:tc>
        <w:tc>
          <w:tcPr>
            <w:tcW w:w="1860" w:type="dxa"/>
            <w:shd w:val="clear" w:color="auto" w:fill="auto"/>
          </w:tcPr>
          <w:p w14:paraId="12ABD531" w14:textId="77777777" w:rsidR="00424D92" w:rsidRPr="00621E63" w:rsidRDefault="00424D92" w:rsidP="001060A2">
            <w:pPr>
              <w:pStyle w:val="TableEntry"/>
            </w:pPr>
            <w:r w:rsidRPr="00621E63">
              <w:t>Pharmacy /Treatment Order</w:t>
            </w:r>
          </w:p>
        </w:tc>
        <w:tc>
          <w:tcPr>
            <w:tcW w:w="1860" w:type="dxa"/>
            <w:shd w:val="clear" w:color="auto" w:fill="auto"/>
          </w:tcPr>
          <w:p w14:paraId="651E6E13" w14:textId="77777777" w:rsidR="00424D92" w:rsidRPr="00621E63" w:rsidRDefault="00424D92" w:rsidP="001060A2">
            <w:pPr>
              <w:pStyle w:val="TableEntry"/>
            </w:pPr>
            <w:r w:rsidRPr="00621E63">
              <w:t>X</w:t>
            </w:r>
          </w:p>
        </w:tc>
        <w:tc>
          <w:tcPr>
            <w:tcW w:w="1860" w:type="dxa"/>
            <w:shd w:val="clear" w:color="auto" w:fill="auto"/>
          </w:tcPr>
          <w:p w14:paraId="5B71AE5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33AE8FF" w14:textId="77777777" w:rsidR="00424D92" w:rsidRPr="00621E63" w:rsidRDefault="00424D92" w:rsidP="001060A2">
            <w:pPr>
              <w:pStyle w:val="TableEntry"/>
            </w:pPr>
            <w:r w:rsidRPr="00621E63">
              <w:t>4</w:t>
            </w:r>
          </w:p>
        </w:tc>
      </w:tr>
      <w:tr w:rsidR="00C40FD5" w:rsidRPr="00621E63" w14:paraId="2CCC5E20" w14:textId="77777777" w:rsidTr="009B6563">
        <w:trPr>
          <w:cantSplit/>
          <w:jc w:val="center"/>
        </w:trPr>
        <w:tc>
          <w:tcPr>
            <w:tcW w:w="1860" w:type="dxa"/>
            <w:shd w:val="clear" w:color="auto" w:fill="auto"/>
          </w:tcPr>
          <w:p w14:paraId="5F2F7684" w14:textId="77777777" w:rsidR="00424D92" w:rsidRPr="00621E63" w:rsidRDefault="00424D92" w:rsidP="001060A2">
            <w:pPr>
              <w:pStyle w:val="TableEntry"/>
            </w:pPr>
            <w:r w:rsidRPr="00621E63">
              <w:t xml:space="preserve">      [  </w:t>
            </w:r>
          </w:p>
        </w:tc>
        <w:tc>
          <w:tcPr>
            <w:tcW w:w="1860" w:type="dxa"/>
            <w:shd w:val="clear" w:color="auto" w:fill="auto"/>
          </w:tcPr>
          <w:p w14:paraId="3AE29C91" w14:textId="77777777" w:rsidR="00424D92" w:rsidRPr="00621E63" w:rsidRDefault="00424D92" w:rsidP="001060A2">
            <w:pPr>
              <w:pStyle w:val="TableEntry"/>
            </w:pPr>
            <w:r w:rsidRPr="00621E63">
              <w:t>--- ORDER_DETAIL_SUPPLEMENT begin</w:t>
            </w:r>
          </w:p>
        </w:tc>
        <w:tc>
          <w:tcPr>
            <w:tcW w:w="1860" w:type="dxa"/>
            <w:shd w:val="clear" w:color="auto" w:fill="auto"/>
          </w:tcPr>
          <w:p w14:paraId="229D2EC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317984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B39A06E" w14:textId="77777777" w:rsidR="00424D92" w:rsidRPr="00621E63" w:rsidRDefault="00424D92" w:rsidP="001060A2">
            <w:pPr>
              <w:pStyle w:val="TableEntry"/>
              <w:rPr>
                <w:rFonts w:ascii="Arial" w:hAnsi="Arial" w:cs="Courier New"/>
                <w:color w:val="000000"/>
              </w:rPr>
            </w:pPr>
          </w:p>
        </w:tc>
      </w:tr>
      <w:tr w:rsidR="00C40FD5" w:rsidRPr="00621E63" w14:paraId="200724BC" w14:textId="77777777" w:rsidTr="009B6563">
        <w:trPr>
          <w:cantSplit/>
          <w:jc w:val="center"/>
        </w:trPr>
        <w:tc>
          <w:tcPr>
            <w:tcW w:w="1860" w:type="dxa"/>
            <w:shd w:val="clear" w:color="auto" w:fill="auto"/>
          </w:tcPr>
          <w:p w14:paraId="3743CB04" w14:textId="77777777" w:rsidR="00424D92" w:rsidRPr="00621E63" w:rsidRDefault="00424D92" w:rsidP="001060A2">
            <w:pPr>
              <w:pStyle w:val="TableEntry"/>
            </w:pPr>
            <w:r w:rsidRPr="00621E63">
              <w:t xml:space="preserve">         {  NTE  }</w:t>
            </w:r>
          </w:p>
        </w:tc>
        <w:tc>
          <w:tcPr>
            <w:tcW w:w="1860" w:type="dxa"/>
            <w:shd w:val="clear" w:color="auto" w:fill="auto"/>
          </w:tcPr>
          <w:p w14:paraId="3ED026AE" w14:textId="77777777" w:rsidR="00424D92" w:rsidRPr="00621E63" w:rsidRDefault="00424D92" w:rsidP="001060A2">
            <w:pPr>
              <w:pStyle w:val="TableEntry"/>
            </w:pPr>
            <w:r w:rsidRPr="00621E63">
              <w:t>Notes and Comments (for RXO)</w:t>
            </w:r>
          </w:p>
        </w:tc>
        <w:tc>
          <w:tcPr>
            <w:tcW w:w="1860" w:type="dxa"/>
            <w:shd w:val="clear" w:color="auto" w:fill="auto"/>
          </w:tcPr>
          <w:p w14:paraId="5268ACF6" w14:textId="77777777" w:rsidR="00424D92" w:rsidRPr="00621E63" w:rsidRDefault="00424D92" w:rsidP="001060A2">
            <w:pPr>
              <w:pStyle w:val="TableEntry"/>
            </w:pPr>
            <w:r w:rsidRPr="00621E63">
              <w:t>X</w:t>
            </w:r>
          </w:p>
        </w:tc>
        <w:tc>
          <w:tcPr>
            <w:tcW w:w="1860" w:type="dxa"/>
            <w:shd w:val="clear" w:color="auto" w:fill="auto"/>
          </w:tcPr>
          <w:p w14:paraId="14C04BB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0253FA3" w14:textId="77777777" w:rsidR="00424D92" w:rsidRPr="00621E63" w:rsidRDefault="00424D92" w:rsidP="001060A2">
            <w:pPr>
              <w:pStyle w:val="TableEntry"/>
            </w:pPr>
            <w:r w:rsidRPr="00621E63">
              <w:t>2</w:t>
            </w:r>
          </w:p>
        </w:tc>
      </w:tr>
      <w:tr w:rsidR="00C40FD5" w:rsidRPr="00621E63" w14:paraId="7D3638A5" w14:textId="77777777" w:rsidTr="009B6563">
        <w:trPr>
          <w:cantSplit/>
          <w:jc w:val="center"/>
        </w:trPr>
        <w:tc>
          <w:tcPr>
            <w:tcW w:w="1860" w:type="dxa"/>
            <w:shd w:val="clear" w:color="auto" w:fill="auto"/>
          </w:tcPr>
          <w:p w14:paraId="4D1915F0" w14:textId="77777777" w:rsidR="00424D92" w:rsidRPr="00621E63" w:rsidRDefault="00424D92" w:rsidP="001060A2">
            <w:pPr>
              <w:pStyle w:val="TableEntry"/>
            </w:pPr>
            <w:r w:rsidRPr="00621E63">
              <w:t xml:space="preserve">         {  RXR  }</w:t>
            </w:r>
          </w:p>
        </w:tc>
        <w:tc>
          <w:tcPr>
            <w:tcW w:w="1860" w:type="dxa"/>
            <w:shd w:val="clear" w:color="auto" w:fill="auto"/>
          </w:tcPr>
          <w:p w14:paraId="566B89A1" w14:textId="77777777" w:rsidR="00424D92" w:rsidRPr="00621E63" w:rsidRDefault="00424D92" w:rsidP="001060A2">
            <w:pPr>
              <w:pStyle w:val="TableEntry"/>
            </w:pPr>
            <w:r w:rsidRPr="00621E63">
              <w:t>Pharmacy/Treatment Route</w:t>
            </w:r>
          </w:p>
        </w:tc>
        <w:tc>
          <w:tcPr>
            <w:tcW w:w="1860" w:type="dxa"/>
            <w:shd w:val="clear" w:color="auto" w:fill="auto"/>
          </w:tcPr>
          <w:p w14:paraId="768BBF79" w14:textId="77777777" w:rsidR="00424D92" w:rsidRPr="00621E63" w:rsidRDefault="00424D92" w:rsidP="001060A2">
            <w:pPr>
              <w:pStyle w:val="TableEntry"/>
            </w:pPr>
            <w:r w:rsidRPr="00621E63">
              <w:t>X</w:t>
            </w:r>
          </w:p>
        </w:tc>
        <w:tc>
          <w:tcPr>
            <w:tcW w:w="1860" w:type="dxa"/>
            <w:shd w:val="clear" w:color="auto" w:fill="auto"/>
          </w:tcPr>
          <w:p w14:paraId="6A3D8AE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6079D9B" w14:textId="77777777" w:rsidR="00424D92" w:rsidRPr="00621E63" w:rsidRDefault="00424D92" w:rsidP="001060A2">
            <w:pPr>
              <w:pStyle w:val="TableEntry"/>
            </w:pPr>
            <w:r w:rsidRPr="00621E63">
              <w:t>4</w:t>
            </w:r>
          </w:p>
        </w:tc>
      </w:tr>
      <w:tr w:rsidR="00C40FD5" w:rsidRPr="00621E63" w14:paraId="43E91103" w14:textId="77777777" w:rsidTr="009B6563">
        <w:trPr>
          <w:cantSplit/>
          <w:jc w:val="center"/>
        </w:trPr>
        <w:tc>
          <w:tcPr>
            <w:tcW w:w="1860" w:type="dxa"/>
            <w:shd w:val="clear" w:color="auto" w:fill="auto"/>
          </w:tcPr>
          <w:p w14:paraId="2427FD04" w14:textId="77777777" w:rsidR="00424D92" w:rsidRPr="00621E63" w:rsidRDefault="00424D92" w:rsidP="001060A2">
            <w:pPr>
              <w:pStyle w:val="TableEntry"/>
            </w:pPr>
            <w:r w:rsidRPr="00621E63">
              <w:t xml:space="preserve">         [{ </w:t>
            </w:r>
          </w:p>
        </w:tc>
        <w:tc>
          <w:tcPr>
            <w:tcW w:w="1860" w:type="dxa"/>
            <w:shd w:val="clear" w:color="auto" w:fill="auto"/>
          </w:tcPr>
          <w:p w14:paraId="2D224BA9" w14:textId="77777777" w:rsidR="00424D92" w:rsidRPr="00621E63" w:rsidRDefault="00424D92" w:rsidP="001060A2">
            <w:pPr>
              <w:pStyle w:val="TableEntry"/>
            </w:pPr>
            <w:r w:rsidRPr="00621E63">
              <w:t>--- COMPONENTS begin</w:t>
            </w:r>
          </w:p>
        </w:tc>
        <w:tc>
          <w:tcPr>
            <w:tcW w:w="1860" w:type="dxa"/>
            <w:shd w:val="clear" w:color="auto" w:fill="auto"/>
          </w:tcPr>
          <w:p w14:paraId="17BD57A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5D78F0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997140D" w14:textId="77777777" w:rsidR="00424D92" w:rsidRPr="00621E63" w:rsidRDefault="00424D92" w:rsidP="001060A2">
            <w:pPr>
              <w:pStyle w:val="TableEntry"/>
              <w:rPr>
                <w:rFonts w:ascii="Arial" w:hAnsi="Arial" w:cs="Courier New"/>
                <w:color w:val="000000"/>
              </w:rPr>
            </w:pPr>
          </w:p>
        </w:tc>
      </w:tr>
      <w:tr w:rsidR="00C40FD5" w:rsidRPr="00621E63" w14:paraId="44E3FB04" w14:textId="77777777" w:rsidTr="009B6563">
        <w:trPr>
          <w:cantSplit/>
          <w:jc w:val="center"/>
        </w:trPr>
        <w:tc>
          <w:tcPr>
            <w:tcW w:w="1860" w:type="dxa"/>
            <w:shd w:val="clear" w:color="auto" w:fill="auto"/>
          </w:tcPr>
          <w:p w14:paraId="5F3E7535" w14:textId="77777777" w:rsidR="00424D92" w:rsidRPr="00621E63" w:rsidRDefault="00424D92" w:rsidP="001060A2">
            <w:pPr>
              <w:pStyle w:val="TableEntry"/>
            </w:pPr>
            <w:r w:rsidRPr="00621E63">
              <w:t xml:space="preserve">               RXC</w:t>
            </w:r>
          </w:p>
        </w:tc>
        <w:tc>
          <w:tcPr>
            <w:tcW w:w="1860" w:type="dxa"/>
            <w:shd w:val="clear" w:color="auto" w:fill="auto"/>
          </w:tcPr>
          <w:p w14:paraId="7A235947" w14:textId="77777777" w:rsidR="00424D92" w:rsidRPr="00621E63" w:rsidRDefault="00424D92" w:rsidP="001060A2">
            <w:pPr>
              <w:pStyle w:val="TableEntry"/>
            </w:pPr>
            <w:r w:rsidRPr="00621E63">
              <w:t>Pharmacy/Treatment Component</w:t>
            </w:r>
          </w:p>
        </w:tc>
        <w:tc>
          <w:tcPr>
            <w:tcW w:w="1860" w:type="dxa"/>
            <w:shd w:val="clear" w:color="auto" w:fill="auto"/>
          </w:tcPr>
          <w:p w14:paraId="3924EFA1" w14:textId="77777777" w:rsidR="00424D92" w:rsidRPr="00621E63" w:rsidRDefault="00424D92" w:rsidP="001060A2">
            <w:pPr>
              <w:pStyle w:val="TableEntry"/>
            </w:pPr>
            <w:r w:rsidRPr="00621E63">
              <w:t>X</w:t>
            </w:r>
          </w:p>
        </w:tc>
        <w:tc>
          <w:tcPr>
            <w:tcW w:w="1860" w:type="dxa"/>
            <w:shd w:val="clear" w:color="auto" w:fill="auto"/>
          </w:tcPr>
          <w:p w14:paraId="5909D09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8955B7F" w14:textId="77777777" w:rsidR="00424D92" w:rsidRPr="00621E63" w:rsidRDefault="00424D92" w:rsidP="001060A2">
            <w:pPr>
              <w:pStyle w:val="TableEntry"/>
            </w:pPr>
            <w:r w:rsidRPr="00621E63">
              <w:t>4</w:t>
            </w:r>
          </w:p>
        </w:tc>
      </w:tr>
      <w:tr w:rsidR="00C40FD5" w:rsidRPr="00621E63" w14:paraId="73EB958F" w14:textId="77777777" w:rsidTr="009B6563">
        <w:trPr>
          <w:cantSplit/>
          <w:jc w:val="center"/>
        </w:trPr>
        <w:tc>
          <w:tcPr>
            <w:tcW w:w="1860" w:type="dxa"/>
            <w:shd w:val="clear" w:color="auto" w:fill="auto"/>
          </w:tcPr>
          <w:p w14:paraId="7921A729" w14:textId="77777777" w:rsidR="00424D92" w:rsidRPr="00621E63" w:rsidRDefault="00424D92" w:rsidP="001060A2">
            <w:pPr>
              <w:pStyle w:val="TableEntry"/>
            </w:pPr>
            <w:r w:rsidRPr="00621E63">
              <w:t xml:space="preserve">            [{ NTE }]</w:t>
            </w:r>
          </w:p>
        </w:tc>
        <w:tc>
          <w:tcPr>
            <w:tcW w:w="1860" w:type="dxa"/>
            <w:shd w:val="clear" w:color="auto" w:fill="auto"/>
          </w:tcPr>
          <w:p w14:paraId="1B16C084" w14:textId="77777777" w:rsidR="00424D92" w:rsidRPr="00621E63" w:rsidRDefault="00424D92" w:rsidP="001060A2">
            <w:pPr>
              <w:pStyle w:val="TableEntry"/>
            </w:pPr>
            <w:r w:rsidRPr="00621E63">
              <w:t>Notes and Comments (for each RXC)</w:t>
            </w:r>
          </w:p>
        </w:tc>
        <w:tc>
          <w:tcPr>
            <w:tcW w:w="1860" w:type="dxa"/>
            <w:shd w:val="clear" w:color="auto" w:fill="auto"/>
          </w:tcPr>
          <w:p w14:paraId="52E43BBA" w14:textId="77777777" w:rsidR="00424D92" w:rsidRPr="00621E63" w:rsidRDefault="00424D92" w:rsidP="001060A2">
            <w:pPr>
              <w:pStyle w:val="TableEntry"/>
            </w:pPr>
            <w:r w:rsidRPr="00621E63">
              <w:t>X</w:t>
            </w:r>
          </w:p>
        </w:tc>
        <w:tc>
          <w:tcPr>
            <w:tcW w:w="1860" w:type="dxa"/>
            <w:shd w:val="clear" w:color="auto" w:fill="auto"/>
          </w:tcPr>
          <w:p w14:paraId="18D43C1E"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11313CE" w14:textId="77777777" w:rsidR="00424D92" w:rsidRPr="00621E63" w:rsidRDefault="00424D92" w:rsidP="001060A2">
            <w:pPr>
              <w:pStyle w:val="TableEntry"/>
            </w:pPr>
            <w:r w:rsidRPr="00621E63">
              <w:t>2</w:t>
            </w:r>
          </w:p>
        </w:tc>
      </w:tr>
      <w:tr w:rsidR="00C40FD5" w:rsidRPr="00621E63" w14:paraId="5F22B2A8" w14:textId="77777777" w:rsidTr="009B6563">
        <w:trPr>
          <w:cantSplit/>
          <w:jc w:val="center"/>
        </w:trPr>
        <w:tc>
          <w:tcPr>
            <w:tcW w:w="1860" w:type="dxa"/>
            <w:shd w:val="clear" w:color="auto" w:fill="auto"/>
          </w:tcPr>
          <w:p w14:paraId="2FD572FB" w14:textId="77777777" w:rsidR="00424D92" w:rsidRPr="00621E63" w:rsidRDefault="00424D92" w:rsidP="001060A2">
            <w:pPr>
              <w:pStyle w:val="TableEntry"/>
            </w:pPr>
            <w:r w:rsidRPr="00621E63">
              <w:t xml:space="preserve">         }]</w:t>
            </w:r>
          </w:p>
        </w:tc>
        <w:tc>
          <w:tcPr>
            <w:tcW w:w="1860" w:type="dxa"/>
            <w:shd w:val="clear" w:color="auto" w:fill="auto"/>
          </w:tcPr>
          <w:p w14:paraId="2AA8CD8B" w14:textId="77777777" w:rsidR="00424D92" w:rsidRPr="00621E63" w:rsidRDefault="00424D92" w:rsidP="001060A2">
            <w:pPr>
              <w:pStyle w:val="TableEntry"/>
            </w:pPr>
            <w:r w:rsidRPr="00621E63">
              <w:t>--- COMPONENTS end</w:t>
            </w:r>
          </w:p>
        </w:tc>
        <w:tc>
          <w:tcPr>
            <w:tcW w:w="1860" w:type="dxa"/>
            <w:shd w:val="clear" w:color="auto" w:fill="auto"/>
          </w:tcPr>
          <w:p w14:paraId="28E2167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4851D0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1B6DC01" w14:textId="77777777" w:rsidR="00424D92" w:rsidRPr="00621E63" w:rsidRDefault="00424D92" w:rsidP="001060A2">
            <w:pPr>
              <w:pStyle w:val="TableEntry"/>
              <w:rPr>
                <w:rFonts w:ascii="Arial" w:hAnsi="Arial" w:cs="Courier New"/>
                <w:color w:val="000000"/>
              </w:rPr>
            </w:pPr>
          </w:p>
        </w:tc>
      </w:tr>
      <w:tr w:rsidR="00C40FD5" w:rsidRPr="00621E63" w14:paraId="31CC28FC" w14:textId="77777777" w:rsidTr="009B6563">
        <w:trPr>
          <w:cantSplit/>
          <w:jc w:val="center"/>
        </w:trPr>
        <w:tc>
          <w:tcPr>
            <w:tcW w:w="1860" w:type="dxa"/>
            <w:shd w:val="clear" w:color="auto" w:fill="auto"/>
          </w:tcPr>
          <w:p w14:paraId="512CBBE3" w14:textId="77777777" w:rsidR="00424D92" w:rsidRPr="00621E63" w:rsidRDefault="00424D92" w:rsidP="001060A2">
            <w:pPr>
              <w:pStyle w:val="TableEntry"/>
            </w:pPr>
            <w:r w:rsidRPr="00621E63">
              <w:t xml:space="preserve">      ]</w:t>
            </w:r>
          </w:p>
        </w:tc>
        <w:tc>
          <w:tcPr>
            <w:tcW w:w="1860" w:type="dxa"/>
            <w:shd w:val="clear" w:color="auto" w:fill="auto"/>
          </w:tcPr>
          <w:p w14:paraId="3C30D0AD" w14:textId="77777777" w:rsidR="00424D92" w:rsidRPr="00621E63" w:rsidRDefault="00424D92" w:rsidP="001060A2">
            <w:pPr>
              <w:pStyle w:val="TableEntry"/>
            </w:pPr>
            <w:r w:rsidRPr="00621E63">
              <w:t>--- ORDER_DETAIL_SUPPLEMENT end</w:t>
            </w:r>
          </w:p>
        </w:tc>
        <w:tc>
          <w:tcPr>
            <w:tcW w:w="1860" w:type="dxa"/>
            <w:shd w:val="clear" w:color="auto" w:fill="auto"/>
          </w:tcPr>
          <w:p w14:paraId="37C2553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54AF23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73A4740" w14:textId="77777777" w:rsidR="00424D92" w:rsidRPr="00621E63" w:rsidRDefault="00424D92" w:rsidP="001060A2">
            <w:pPr>
              <w:pStyle w:val="TableEntry"/>
              <w:rPr>
                <w:rFonts w:ascii="Arial" w:hAnsi="Arial" w:cs="Courier New"/>
                <w:color w:val="000000"/>
              </w:rPr>
            </w:pPr>
          </w:p>
        </w:tc>
      </w:tr>
      <w:tr w:rsidR="00C40FD5" w:rsidRPr="00621E63" w14:paraId="20AE9A1D" w14:textId="77777777" w:rsidTr="009B6563">
        <w:trPr>
          <w:cantSplit/>
          <w:jc w:val="center"/>
        </w:trPr>
        <w:tc>
          <w:tcPr>
            <w:tcW w:w="1860" w:type="dxa"/>
            <w:shd w:val="clear" w:color="auto" w:fill="auto"/>
          </w:tcPr>
          <w:p w14:paraId="004D1102" w14:textId="77777777" w:rsidR="00424D92" w:rsidRPr="00621E63" w:rsidRDefault="00424D92" w:rsidP="001060A2">
            <w:pPr>
              <w:pStyle w:val="TableEntry"/>
            </w:pPr>
            <w:r w:rsidRPr="00621E63">
              <w:t xml:space="preserve">   ]</w:t>
            </w:r>
          </w:p>
        </w:tc>
        <w:tc>
          <w:tcPr>
            <w:tcW w:w="1860" w:type="dxa"/>
            <w:shd w:val="clear" w:color="auto" w:fill="auto"/>
          </w:tcPr>
          <w:p w14:paraId="27923BD1" w14:textId="77777777" w:rsidR="00424D92" w:rsidRPr="00621E63" w:rsidRDefault="00424D92" w:rsidP="001060A2">
            <w:pPr>
              <w:pStyle w:val="TableEntry"/>
            </w:pPr>
            <w:r w:rsidRPr="00621E63">
              <w:t>--- ORDER_DETAIL end</w:t>
            </w:r>
          </w:p>
        </w:tc>
        <w:tc>
          <w:tcPr>
            <w:tcW w:w="1860" w:type="dxa"/>
            <w:shd w:val="clear" w:color="auto" w:fill="auto"/>
          </w:tcPr>
          <w:p w14:paraId="300D7C5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06825C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67DBC54" w14:textId="77777777" w:rsidR="00424D92" w:rsidRPr="00621E63" w:rsidRDefault="00424D92" w:rsidP="001060A2">
            <w:pPr>
              <w:pStyle w:val="TableEntry"/>
              <w:rPr>
                <w:rFonts w:ascii="Arial" w:hAnsi="Arial" w:cs="Courier New"/>
                <w:color w:val="000000"/>
              </w:rPr>
            </w:pPr>
          </w:p>
        </w:tc>
      </w:tr>
      <w:tr w:rsidR="00C40FD5" w:rsidRPr="00621E63" w14:paraId="6B6FC06F" w14:textId="77777777" w:rsidTr="009B6563">
        <w:trPr>
          <w:cantSplit/>
          <w:jc w:val="center"/>
        </w:trPr>
        <w:tc>
          <w:tcPr>
            <w:tcW w:w="1860" w:type="dxa"/>
            <w:shd w:val="clear" w:color="auto" w:fill="auto"/>
          </w:tcPr>
          <w:p w14:paraId="655B1BD5" w14:textId="77777777" w:rsidR="00424D92" w:rsidRPr="00621E63" w:rsidRDefault="00424D92" w:rsidP="001060A2">
            <w:pPr>
              <w:pStyle w:val="TableEntry"/>
            </w:pPr>
            <w:r w:rsidRPr="00621E63">
              <w:t xml:space="preserve">   [  </w:t>
            </w:r>
          </w:p>
        </w:tc>
        <w:tc>
          <w:tcPr>
            <w:tcW w:w="1860" w:type="dxa"/>
            <w:shd w:val="clear" w:color="auto" w:fill="auto"/>
          </w:tcPr>
          <w:p w14:paraId="7347974A" w14:textId="77777777" w:rsidR="00424D92" w:rsidRPr="00621E63" w:rsidRDefault="00424D92" w:rsidP="001060A2">
            <w:pPr>
              <w:pStyle w:val="TableEntry"/>
            </w:pPr>
            <w:r w:rsidRPr="00621E63">
              <w:t>--- ENCODING begin</w:t>
            </w:r>
          </w:p>
        </w:tc>
        <w:tc>
          <w:tcPr>
            <w:tcW w:w="1860" w:type="dxa"/>
            <w:shd w:val="clear" w:color="auto" w:fill="auto"/>
          </w:tcPr>
          <w:p w14:paraId="1C83D4B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8843A7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3C298E1" w14:textId="77777777" w:rsidR="00424D92" w:rsidRPr="00621E63" w:rsidRDefault="00424D92" w:rsidP="001060A2">
            <w:pPr>
              <w:pStyle w:val="TableEntry"/>
              <w:rPr>
                <w:rFonts w:ascii="Arial" w:hAnsi="Arial" w:cs="Courier New"/>
                <w:color w:val="000000"/>
              </w:rPr>
            </w:pPr>
          </w:p>
        </w:tc>
      </w:tr>
      <w:tr w:rsidR="00C40FD5" w:rsidRPr="00621E63" w14:paraId="5C1338A3" w14:textId="77777777" w:rsidTr="009B6563">
        <w:trPr>
          <w:cantSplit/>
          <w:jc w:val="center"/>
        </w:trPr>
        <w:tc>
          <w:tcPr>
            <w:tcW w:w="1860" w:type="dxa"/>
            <w:shd w:val="clear" w:color="auto" w:fill="auto"/>
          </w:tcPr>
          <w:p w14:paraId="39365437" w14:textId="77777777" w:rsidR="00424D92" w:rsidRPr="00621E63" w:rsidRDefault="00424D92" w:rsidP="001060A2">
            <w:pPr>
              <w:pStyle w:val="TableEntry"/>
            </w:pPr>
            <w:r w:rsidRPr="00621E63">
              <w:t xml:space="preserve">         RXE</w:t>
            </w:r>
          </w:p>
        </w:tc>
        <w:tc>
          <w:tcPr>
            <w:tcW w:w="1860" w:type="dxa"/>
            <w:shd w:val="clear" w:color="auto" w:fill="auto"/>
          </w:tcPr>
          <w:p w14:paraId="74499F6A" w14:textId="77777777" w:rsidR="00424D92" w:rsidRPr="00621E63" w:rsidRDefault="00424D92" w:rsidP="001060A2">
            <w:pPr>
              <w:pStyle w:val="TableEntry"/>
            </w:pPr>
            <w:r w:rsidRPr="00621E63">
              <w:t xml:space="preserve">Pharmacy/Treatment Encoded Order </w:t>
            </w:r>
          </w:p>
        </w:tc>
        <w:tc>
          <w:tcPr>
            <w:tcW w:w="1860" w:type="dxa"/>
            <w:shd w:val="clear" w:color="auto" w:fill="auto"/>
          </w:tcPr>
          <w:p w14:paraId="477592C1" w14:textId="77777777" w:rsidR="00424D92" w:rsidRPr="00621E63" w:rsidRDefault="00424D92" w:rsidP="001060A2">
            <w:pPr>
              <w:pStyle w:val="TableEntry"/>
            </w:pPr>
            <w:r w:rsidRPr="00621E63">
              <w:t>X</w:t>
            </w:r>
          </w:p>
        </w:tc>
        <w:tc>
          <w:tcPr>
            <w:tcW w:w="1860" w:type="dxa"/>
            <w:shd w:val="clear" w:color="auto" w:fill="auto"/>
          </w:tcPr>
          <w:p w14:paraId="048BC9A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1C4202E" w14:textId="77777777" w:rsidR="00424D92" w:rsidRPr="00621E63" w:rsidRDefault="00424D92" w:rsidP="001060A2">
            <w:pPr>
              <w:pStyle w:val="TableEntry"/>
            </w:pPr>
            <w:r w:rsidRPr="00621E63">
              <w:t>4</w:t>
            </w:r>
          </w:p>
        </w:tc>
      </w:tr>
      <w:tr w:rsidR="00C40FD5" w:rsidRPr="00621E63" w14:paraId="0DA94C25" w14:textId="77777777" w:rsidTr="009B6563">
        <w:trPr>
          <w:cantSplit/>
          <w:jc w:val="center"/>
        </w:trPr>
        <w:tc>
          <w:tcPr>
            <w:tcW w:w="1860" w:type="dxa"/>
            <w:shd w:val="clear" w:color="auto" w:fill="auto"/>
          </w:tcPr>
          <w:p w14:paraId="68709A55" w14:textId="77777777" w:rsidR="00424D92" w:rsidRPr="00621E63" w:rsidRDefault="00424D92" w:rsidP="001060A2">
            <w:pPr>
              <w:pStyle w:val="TableEntry"/>
            </w:pPr>
            <w:r w:rsidRPr="00621E63">
              <w:t xml:space="preserve">      {  </w:t>
            </w:r>
          </w:p>
        </w:tc>
        <w:tc>
          <w:tcPr>
            <w:tcW w:w="1860" w:type="dxa"/>
            <w:shd w:val="clear" w:color="auto" w:fill="auto"/>
          </w:tcPr>
          <w:p w14:paraId="42DDACE9" w14:textId="77777777" w:rsidR="00424D92" w:rsidRPr="00621E63" w:rsidRDefault="00424D92" w:rsidP="001060A2">
            <w:pPr>
              <w:pStyle w:val="TableEntry"/>
            </w:pPr>
            <w:r w:rsidRPr="00621E63">
              <w:t>--- TIMING_ENCODED begin</w:t>
            </w:r>
          </w:p>
        </w:tc>
        <w:tc>
          <w:tcPr>
            <w:tcW w:w="1860" w:type="dxa"/>
            <w:shd w:val="clear" w:color="auto" w:fill="auto"/>
          </w:tcPr>
          <w:p w14:paraId="4D3F2E0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BD6868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FF3F921" w14:textId="77777777" w:rsidR="00424D92" w:rsidRPr="00621E63" w:rsidRDefault="00424D92" w:rsidP="001060A2">
            <w:pPr>
              <w:pStyle w:val="TableEntry"/>
              <w:rPr>
                <w:rFonts w:ascii="Arial" w:hAnsi="Arial" w:cs="Courier New"/>
                <w:color w:val="000000"/>
              </w:rPr>
            </w:pPr>
          </w:p>
        </w:tc>
      </w:tr>
      <w:tr w:rsidR="00C40FD5" w:rsidRPr="00621E63" w14:paraId="3D67F446" w14:textId="77777777" w:rsidTr="009B6563">
        <w:trPr>
          <w:cantSplit/>
          <w:jc w:val="center"/>
        </w:trPr>
        <w:tc>
          <w:tcPr>
            <w:tcW w:w="1860" w:type="dxa"/>
            <w:shd w:val="clear" w:color="auto" w:fill="auto"/>
          </w:tcPr>
          <w:p w14:paraId="32DAE329" w14:textId="77777777" w:rsidR="00424D92" w:rsidRPr="00621E63" w:rsidRDefault="00424D92" w:rsidP="001060A2">
            <w:pPr>
              <w:pStyle w:val="TableEntry"/>
            </w:pPr>
            <w:r w:rsidRPr="00621E63">
              <w:t xml:space="preserve">            TQ1</w:t>
            </w:r>
          </w:p>
        </w:tc>
        <w:tc>
          <w:tcPr>
            <w:tcW w:w="1860" w:type="dxa"/>
            <w:shd w:val="clear" w:color="auto" w:fill="auto"/>
          </w:tcPr>
          <w:p w14:paraId="12496CD2" w14:textId="77777777" w:rsidR="00424D92" w:rsidRPr="00621E63" w:rsidRDefault="00424D92" w:rsidP="001060A2">
            <w:pPr>
              <w:pStyle w:val="TableEntry"/>
            </w:pPr>
            <w:r w:rsidRPr="00621E63">
              <w:t>Timing/Quantity</w:t>
            </w:r>
          </w:p>
        </w:tc>
        <w:tc>
          <w:tcPr>
            <w:tcW w:w="1860" w:type="dxa"/>
            <w:shd w:val="clear" w:color="auto" w:fill="auto"/>
          </w:tcPr>
          <w:p w14:paraId="25E06E5C" w14:textId="77777777" w:rsidR="00424D92" w:rsidRPr="00621E63" w:rsidRDefault="00424D92" w:rsidP="001060A2">
            <w:pPr>
              <w:pStyle w:val="TableEntry"/>
            </w:pPr>
            <w:r w:rsidRPr="00621E63">
              <w:t>X</w:t>
            </w:r>
          </w:p>
        </w:tc>
        <w:tc>
          <w:tcPr>
            <w:tcW w:w="1860" w:type="dxa"/>
            <w:shd w:val="clear" w:color="auto" w:fill="auto"/>
          </w:tcPr>
          <w:p w14:paraId="2DF6907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7122024" w14:textId="77777777" w:rsidR="00424D92" w:rsidRPr="00621E63" w:rsidRDefault="00424D92" w:rsidP="001060A2">
            <w:pPr>
              <w:pStyle w:val="TableEntry"/>
            </w:pPr>
            <w:r w:rsidRPr="00621E63">
              <w:t>4</w:t>
            </w:r>
          </w:p>
        </w:tc>
      </w:tr>
      <w:tr w:rsidR="00C40FD5" w:rsidRPr="00621E63" w14:paraId="2A47A937" w14:textId="77777777" w:rsidTr="009B6563">
        <w:trPr>
          <w:cantSplit/>
          <w:jc w:val="center"/>
        </w:trPr>
        <w:tc>
          <w:tcPr>
            <w:tcW w:w="1860" w:type="dxa"/>
            <w:shd w:val="clear" w:color="auto" w:fill="auto"/>
          </w:tcPr>
          <w:p w14:paraId="5812EA2F" w14:textId="77777777" w:rsidR="00424D92" w:rsidRPr="00621E63" w:rsidRDefault="00424D92" w:rsidP="001060A2">
            <w:pPr>
              <w:pStyle w:val="TableEntry"/>
            </w:pPr>
            <w:r w:rsidRPr="00621E63">
              <w:t xml:space="preserve">         [{ TQ2 }]</w:t>
            </w:r>
          </w:p>
        </w:tc>
        <w:tc>
          <w:tcPr>
            <w:tcW w:w="1860" w:type="dxa"/>
            <w:shd w:val="clear" w:color="auto" w:fill="auto"/>
          </w:tcPr>
          <w:p w14:paraId="68AEF539" w14:textId="77777777" w:rsidR="00424D92" w:rsidRPr="00621E63" w:rsidRDefault="00424D92" w:rsidP="001060A2">
            <w:pPr>
              <w:pStyle w:val="TableEntry"/>
            </w:pPr>
            <w:r w:rsidRPr="00621E63">
              <w:t>Timing/Quantity Order Sequence</w:t>
            </w:r>
          </w:p>
        </w:tc>
        <w:tc>
          <w:tcPr>
            <w:tcW w:w="1860" w:type="dxa"/>
            <w:shd w:val="clear" w:color="auto" w:fill="auto"/>
          </w:tcPr>
          <w:p w14:paraId="1B0277FB" w14:textId="77777777" w:rsidR="00424D92" w:rsidRPr="00621E63" w:rsidRDefault="00424D92" w:rsidP="001060A2">
            <w:pPr>
              <w:pStyle w:val="TableEntry"/>
            </w:pPr>
            <w:r w:rsidRPr="00621E63">
              <w:t>X</w:t>
            </w:r>
          </w:p>
        </w:tc>
        <w:tc>
          <w:tcPr>
            <w:tcW w:w="1860" w:type="dxa"/>
            <w:shd w:val="clear" w:color="auto" w:fill="auto"/>
          </w:tcPr>
          <w:p w14:paraId="48C19DB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6CC64E6" w14:textId="77777777" w:rsidR="00424D92" w:rsidRPr="00621E63" w:rsidRDefault="00424D92" w:rsidP="001060A2">
            <w:pPr>
              <w:pStyle w:val="TableEntry"/>
            </w:pPr>
            <w:r w:rsidRPr="00621E63">
              <w:t>4</w:t>
            </w:r>
          </w:p>
        </w:tc>
      </w:tr>
      <w:tr w:rsidR="00C40FD5" w:rsidRPr="00621E63" w14:paraId="71CF86FC" w14:textId="77777777" w:rsidTr="009B6563">
        <w:trPr>
          <w:cantSplit/>
          <w:jc w:val="center"/>
        </w:trPr>
        <w:tc>
          <w:tcPr>
            <w:tcW w:w="1860" w:type="dxa"/>
            <w:shd w:val="clear" w:color="auto" w:fill="auto"/>
          </w:tcPr>
          <w:p w14:paraId="1A337EC5" w14:textId="77777777" w:rsidR="00424D92" w:rsidRPr="00621E63" w:rsidRDefault="00424D92" w:rsidP="001060A2">
            <w:pPr>
              <w:pStyle w:val="TableEntry"/>
            </w:pPr>
            <w:r w:rsidRPr="00621E63">
              <w:t xml:space="preserve">      }</w:t>
            </w:r>
          </w:p>
        </w:tc>
        <w:tc>
          <w:tcPr>
            <w:tcW w:w="1860" w:type="dxa"/>
            <w:shd w:val="clear" w:color="auto" w:fill="auto"/>
          </w:tcPr>
          <w:p w14:paraId="44931299" w14:textId="77777777" w:rsidR="00424D92" w:rsidRPr="00621E63" w:rsidRDefault="00424D92" w:rsidP="001060A2">
            <w:pPr>
              <w:pStyle w:val="TableEntry"/>
            </w:pPr>
            <w:r w:rsidRPr="00621E63">
              <w:t>--- TIMING_ENCODED end</w:t>
            </w:r>
          </w:p>
        </w:tc>
        <w:tc>
          <w:tcPr>
            <w:tcW w:w="1860" w:type="dxa"/>
            <w:shd w:val="clear" w:color="auto" w:fill="auto"/>
          </w:tcPr>
          <w:p w14:paraId="593D58E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188E0F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B2B93BD" w14:textId="77777777" w:rsidR="00424D92" w:rsidRPr="00621E63" w:rsidRDefault="00424D92" w:rsidP="001060A2">
            <w:pPr>
              <w:pStyle w:val="TableEntry"/>
              <w:rPr>
                <w:rFonts w:ascii="Arial" w:hAnsi="Arial" w:cs="Courier New"/>
                <w:color w:val="000000"/>
              </w:rPr>
            </w:pPr>
          </w:p>
        </w:tc>
      </w:tr>
      <w:tr w:rsidR="00C40FD5" w:rsidRPr="00621E63" w14:paraId="4E87ED52" w14:textId="77777777" w:rsidTr="009B6563">
        <w:trPr>
          <w:cantSplit/>
          <w:jc w:val="center"/>
        </w:trPr>
        <w:tc>
          <w:tcPr>
            <w:tcW w:w="1860" w:type="dxa"/>
            <w:shd w:val="clear" w:color="auto" w:fill="auto"/>
          </w:tcPr>
          <w:p w14:paraId="417A5CC5" w14:textId="77777777" w:rsidR="00424D92" w:rsidRPr="00621E63" w:rsidRDefault="00424D92" w:rsidP="001060A2">
            <w:pPr>
              <w:pStyle w:val="TableEntry"/>
            </w:pPr>
            <w:r w:rsidRPr="00621E63">
              <w:t xml:space="preserve">      {  RXR  }</w:t>
            </w:r>
          </w:p>
        </w:tc>
        <w:tc>
          <w:tcPr>
            <w:tcW w:w="1860" w:type="dxa"/>
            <w:shd w:val="clear" w:color="auto" w:fill="auto"/>
          </w:tcPr>
          <w:p w14:paraId="0E45C8B6" w14:textId="77777777" w:rsidR="00424D92" w:rsidRPr="00621E63" w:rsidRDefault="00424D92" w:rsidP="001060A2">
            <w:pPr>
              <w:pStyle w:val="TableEntry"/>
            </w:pPr>
            <w:r w:rsidRPr="00621E63">
              <w:t>Pharmacy/Treatment Route</w:t>
            </w:r>
          </w:p>
        </w:tc>
        <w:tc>
          <w:tcPr>
            <w:tcW w:w="1860" w:type="dxa"/>
            <w:shd w:val="clear" w:color="auto" w:fill="auto"/>
          </w:tcPr>
          <w:p w14:paraId="2631AB1C" w14:textId="77777777" w:rsidR="00424D92" w:rsidRPr="00621E63" w:rsidRDefault="00424D92" w:rsidP="001060A2">
            <w:pPr>
              <w:pStyle w:val="TableEntry"/>
            </w:pPr>
            <w:r w:rsidRPr="00621E63">
              <w:t>X</w:t>
            </w:r>
          </w:p>
        </w:tc>
        <w:tc>
          <w:tcPr>
            <w:tcW w:w="1860" w:type="dxa"/>
            <w:shd w:val="clear" w:color="auto" w:fill="auto"/>
          </w:tcPr>
          <w:p w14:paraId="5A7E257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4702D55" w14:textId="77777777" w:rsidR="00424D92" w:rsidRPr="00621E63" w:rsidRDefault="00424D92" w:rsidP="001060A2">
            <w:pPr>
              <w:pStyle w:val="TableEntry"/>
            </w:pPr>
            <w:r w:rsidRPr="00621E63">
              <w:t>4</w:t>
            </w:r>
          </w:p>
        </w:tc>
      </w:tr>
      <w:tr w:rsidR="00C40FD5" w:rsidRPr="00621E63" w14:paraId="11DEEC46" w14:textId="77777777" w:rsidTr="009B6563">
        <w:trPr>
          <w:cantSplit/>
          <w:jc w:val="center"/>
        </w:trPr>
        <w:tc>
          <w:tcPr>
            <w:tcW w:w="1860" w:type="dxa"/>
            <w:shd w:val="clear" w:color="auto" w:fill="auto"/>
          </w:tcPr>
          <w:p w14:paraId="4FA83BA7" w14:textId="77777777" w:rsidR="00424D92" w:rsidRPr="00621E63" w:rsidRDefault="00424D92" w:rsidP="001060A2">
            <w:pPr>
              <w:pStyle w:val="TableEntry"/>
            </w:pPr>
            <w:r w:rsidRPr="00621E63">
              <w:t xml:space="preserve">      [{ RXC }]</w:t>
            </w:r>
          </w:p>
        </w:tc>
        <w:tc>
          <w:tcPr>
            <w:tcW w:w="1860" w:type="dxa"/>
            <w:shd w:val="clear" w:color="auto" w:fill="auto"/>
          </w:tcPr>
          <w:p w14:paraId="04055FD8" w14:textId="77777777" w:rsidR="00424D92" w:rsidRPr="00621E63" w:rsidRDefault="00424D92" w:rsidP="001060A2">
            <w:pPr>
              <w:pStyle w:val="TableEntry"/>
            </w:pPr>
            <w:r w:rsidRPr="00621E63">
              <w:t>Pharmacy/Treatment Component</w:t>
            </w:r>
          </w:p>
        </w:tc>
        <w:tc>
          <w:tcPr>
            <w:tcW w:w="1860" w:type="dxa"/>
            <w:shd w:val="clear" w:color="auto" w:fill="auto"/>
          </w:tcPr>
          <w:p w14:paraId="5D3AA3B4" w14:textId="77777777" w:rsidR="00424D92" w:rsidRPr="00621E63" w:rsidRDefault="00424D92" w:rsidP="001060A2">
            <w:pPr>
              <w:pStyle w:val="TableEntry"/>
            </w:pPr>
            <w:r w:rsidRPr="00621E63">
              <w:t>X</w:t>
            </w:r>
          </w:p>
        </w:tc>
        <w:tc>
          <w:tcPr>
            <w:tcW w:w="1860" w:type="dxa"/>
            <w:shd w:val="clear" w:color="auto" w:fill="auto"/>
          </w:tcPr>
          <w:p w14:paraId="2DA7201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F87A557" w14:textId="77777777" w:rsidR="00424D92" w:rsidRPr="00621E63" w:rsidRDefault="00424D92" w:rsidP="001060A2">
            <w:pPr>
              <w:pStyle w:val="TableEntry"/>
            </w:pPr>
            <w:r w:rsidRPr="00621E63">
              <w:t>4</w:t>
            </w:r>
          </w:p>
        </w:tc>
      </w:tr>
      <w:tr w:rsidR="00C40FD5" w:rsidRPr="00621E63" w14:paraId="5A995B67" w14:textId="77777777" w:rsidTr="009B6563">
        <w:trPr>
          <w:cantSplit/>
          <w:jc w:val="center"/>
        </w:trPr>
        <w:tc>
          <w:tcPr>
            <w:tcW w:w="1860" w:type="dxa"/>
            <w:shd w:val="clear" w:color="auto" w:fill="auto"/>
          </w:tcPr>
          <w:p w14:paraId="301B0209" w14:textId="77777777" w:rsidR="00424D92" w:rsidRPr="00621E63" w:rsidRDefault="00424D92" w:rsidP="001060A2">
            <w:pPr>
              <w:pStyle w:val="TableEntry"/>
            </w:pPr>
            <w:r w:rsidRPr="00621E63">
              <w:t xml:space="preserve">   ]</w:t>
            </w:r>
          </w:p>
        </w:tc>
        <w:tc>
          <w:tcPr>
            <w:tcW w:w="1860" w:type="dxa"/>
            <w:shd w:val="clear" w:color="auto" w:fill="auto"/>
          </w:tcPr>
          <w:p w14:paraId="1729ED7C" w14:textId="77777777" w:rsidR="00424D92" w:rsidRPr="00621E63" w:rsidRDefault="00424D92" w:rsidP="001060A2">
            <w:pPr>
              <w:pStyle w:val="TableEntry"/>
            </w:pPr>
            <w:r w:rsidRPr="00621E63">
              <w:t>--- ENCODING end</w:t>
            </w:r>
          </w:p>
        </w:tc>
        <w:tc>
          <w:tcPr>
            <w:tcW w:w="1860" w:type="dxa"/>
            <w:shd w:val="clear" w:color="auto" w:fill="auto"/>
          </w:tcPr>
          <w:p w14:paraId="3E887C3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511755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9CE4E29" w14:textId="77777777" w:rsidR="00424D92" w:rsidRPr="00621E63" w:rsidRDefault="00424D92" w:rsidP="001060A2">
            <w:pPr>
              <w:pStyle w:val="TableEntry"/>
              <w:rPr>
                <w:rFonts w:ascii="Arial" w:hAnsi="Arial" w:cs="Courier New"/>
                <w:color w:val="000000"/>
              </w:rPr>
            </w:pPr>
          </w:p>
        </w:tc>
      </w:tr>
      <w:tr w:rsidR="00C40FD5" w:rsidRPr="00621E63" w14:paraId="3987DC5A" w14:textId="77777777" w:rsidTr="009B6563">
        <w:trPr>
          <w:cantSplit/>
          <w:jc w:val="center"/>
        </w:trPr>
        <w:tc>
          <w:tcPr>
            <w:tcW w:w="1860" w:type="dxa"/>
            <w:shd w:val="clear" w:color="auto" w:fill="auto"/>
          </w:tcPr>
          <w:p w14:paraId="48545675" w14:textId="77777777" w:rsidR="00424D92" w:rsidRPr="00621E63" w:rsidRDefault="00424D92" w:rsidP="001060A2">
            <w:pPr>
              <w:pStyle w:val="TableEntry"/>
            </w:pPr>
            <w:r w:rsidRPr="00621E63">
              <w:t xml:space="preserve">   {  </w:t>
            </w:r>
          </w:p>
        </w:tc>
        <w:tc>
          <w:tcPr>
            <w:tcW w:w="1860" w:type="dxa"/>
            <w:shd w:val="clear" w:color="auto" w:fill="auto"/>
          </w:tcPr>
          <w:p w14:paraId="6685B0C0" w14:textId="77777777" w:rsidR="00424D92" w:rsidRPr="00621E63" w:rsidRDefault="00424D92" w:rsidP="001060A2">
            <w:pPr>
              <w:pStyle w:val="TableEntry"/>
            </w:pPr>
            <w:r w:rsidRPr="00621E63">
              <w:t>--- GIVE begin</w:t>
            </w:r>
          </w:p>
        </w:tc>
        <w:tc>
          <w:tcPr>
            <w:tcW w:w="1860" w:type="dxa"/>
            <w:shd w:val="clear" w:color="auto" w:fill="auto"/>
          </w:tcPr>
          <w:p w14:paraId="31DAA55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C05000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6DEB9B9" w14:textId="77777777" w:rsidR="00424D92" w:rsidRPr="00621E63" w:rsidRDefault="00424D92" w:rsidP="001060A2">
            <w:pPr>
              <w:pStyle w:val="TableEntry"/>
              <w:rPr>
                <w:rFonts w:ascii="Arial" w:hAnsi="Arial" w:cs="Courier New"/>
                <w:color w:val="000000"/>
              </w:rPr>
            </w:pPr>
          </w:p>
        </w:tc>
      </w:tr>
      <w:tr w:rsidR="00C40FD5" w:rsidRPr="00621E63" w14:paraId="541C0509" w14:textId="77777777" w:rsidTr="009B6563">
        <w:trPr>
          <w:cantSplit/>
          <w:jc w:val="center"/>
        </w:trPr>
        <w:tc>
          <w:tcPr>
            <w:tcW w:w="1860" w:type="dxa"/>
            <w:shd w:val="clear" w:color="auto" w:fill="auto"/>
          </w:tcPr>
          <w:p w14:paraId="2C1D42FC" w14:textId="77777777" w:rsidR="00424D92" w:rsidRPr="00621E63" w:rsidRDefault="00424D92" w:rsidP="001060A2">
            <w:pPr>
              <w:pStyle w:val="TableEntry"/>
            </w:pPr>
            <w:r w:rsidRPr="00621E63">
              <w:t xml:space="preserve">         RXG</w:t>
            </w:r>
          </w:p>
        </w:tc>
        <w:tc>
          <w:tcPr>
            <w:tcW w:w="1860" w:type="dxa"/>
            <w:shd w:val="clear" w:color="auto" w:fill="auto"/>
          </w:tcPr>
          <w:p w14:paraId="799F92AA" w14:textId="77777777" w:rsidR="00424D92" w:rsidRPr="00621E63" w:rsidRDefault="00424D92" w:rsidP="001060A2">
            <w:pPr>
              <w:pStyle w:val="TableEntry"/>
            </w:pPr>
            <w:r w:rsidRPr="00621E63">
              <w:t>Pharmacy/Treatment Give</w:t>
            </w:r>
          </w:p>
        </w:tc>
        <w:tc>
          <w:tcPr>
            <w:tcW w:w="1860" w:type="dxa"/>
            <w:shd w:val="clear" w:color="auto" w:fill="auto"/>
          </w:tcPr>
          <w:p w14:paraId="79CA6AC8" w14:textId="77777777" w:rsidR="00424D92" w:rsidRPr="00621E63" w:rsidRDefault="00424D92" w:rsidP="001060A2">
            <w:pPr>
              <w:pStyle w:val="TableEntry"/>
            </w:pPr>
            <w:r w:rsidRPr="00621E63">
              <w:t>R</w:t>
            </w:r>
          </w:p>
        </w:tc>
        <w:tc>
          <w:tcPr>
            <w:tcW w:w="1860" w:type="dxa"/>
            <w:shd w:val="clear" w:color="auto" w:fill="auto"/>
          </w:tcPr>
          <w:p w14:paraId="656F7191" w14:textId="77777777" w:rsidR="00424D92" w:rsidRPr="00621E63" w:rsidRDefault="00424D92" w:rsidP="001060A2">
            <w:pPr>
              <w:pStyle w:val="TableEntry"/>
            </w:pPr>
            <w:r w:rsidRPr="00621E63">
              <w:t>[1..1]</w:t>
            </w:r>
          </w:p>
        </w:tc>
        <w:tc>
          <w:tcPr>
            <w:tcW w:w="1860" w:type="dxa"/>
            <w:shd w:val="clear" w:color="auto" w:fill="auto"/>
          </w:tcPr>
          <w:p w14:paraId="7F64ABB4" w14:textId="77777777" w:rsidR="00424D92" w:rsidRPr="00621E63" w:rsidRDefault="00424D92" w:rsidP="001060A2">
            <w:pPr>
              <w:pStyle w:val="TableEntry"/>
            </w:pPr>
            <w:r w:rsidRPr="00621E63">
              <w:t>4</w:t>
            </w:r>
          </w:p>
        </w:tc>
      </w:tr>
      <w:tr w:rsidR="00C40FD5" w:rsidRPr="00621E63" w14:paraId="359C0509" w14:textId="77777777" w:rsidTr="009B6563">
        <w:trPr>
          <w:cantSplit/>
          <w:jc w:val="center"/>
        </w:trPr>
        <w:tc>
          <w:tcPr>
            <w:tcW w:w="1860" w:type="dxa"/>
            <w:shd w:val="clear" w:color="auto" w:fill="auto"/>
          </w:tcPr>
          <w:p w14:paraId="51FA12CB" w14:textId="77777777" w:rsidR="00424D92" w:rsidRPr="00621E63" w:rsidRDefault="00424D92" w:rsidP="001060A2">
            <w:pPr>
              <w:pStyle w:val="TableEntry"/>
            </w:pPr>
            <w:r w:rsidRPr="00621E63">
              <w:t xml:space="preserve">      {  </w:t>
            </w:r>
          </w:p>
        </w:tc>
        <w:tc>
          <w:tcPr>
            <w:tcW w:w="1860" w:type="dxa"/>
            <w:shd w:val="clear" w:color="auto" w:fill="auto"/>
          </w:tcPr>
          <w:p w14:paraId="01AFDE80" w14:textId="77777777" w:rsidR="00424D92" w:rsidRPr="00621E63" w:rsidRDefault="00424D92" w:rsidP="001060A2">
            <w:pPr>
              <w:pStyle w:val="TableEntry"/>
            </w:pPr>
            <w:r w:rsidRPr="00621E63">
              <w:t>--- TIMING_GIVE begin</w:t>
            </w:r>
          </w:p>
        </w:tc>
        <w:tc>
          <w:tcPr>
            <w:tcW w:w="1860" w:type="dxa"/>
            <w:shd w:val="clear" w:color="auto" w:fill="auto"/>
          </w:tcPr>
          <w:p w14:paraId="52F7856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CC697E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9BDE8E2" w14:textId="77777777" w:rsidR="00424D92" w:rsidRPr="00621E63" w:rsidRDefault="00424D92" w:rsidP="001060A2">
            <w:pPr>
              <w:pStyle w:val="TableEntry"/>
              <w:rPr>
                <w:rFonts w:ascii="Arial" w:hAnsi="Arial" w:cs="Courier New"/>
                <w:color w:val="000000"/>
              </w:rPr>
            </w:pPr>
          </w:p>
        </w:tc>
      </w:tr>
      <w:tr w:rsidR="00C40FD5" w:rsidRPr="00621E63" w14:paraId="5DBAE16F" w14:textId="77777777" w:rsidTr="009B6563">
        <w:trPr>
          <w:cantSplit/>
          <w:jc w:val="center"/>
        </w:trPr>
        <w:tc>
          <w:tcPr>
            <w:tcW w:w="1860" w:type="dxa"/>
            <w:shd w:val="clear" w:color="auto" w:fill="auto"/>
          </w:tcPr>
          <w:p w14:paraId="3D7A096E" w14:textId="77777777" w:rsidR="00424D92" w:rsidRPr="00621E63" w:rsidRDefault="00424D92" w:rsidP="001060A2">
            <w:pPr>
              <w:pStyle w:val="TableEntry"/>
            </w:pPr>
            <w:r w:rsidRPr="00621E63">
              <w:t xml:space="preserve">            TQ1</w:t>
            </w:r>
          </w:p>
        </w:tc>
        <w:tc>
          <w:tcPr>
            <w:tcW w:w="1860" w:type="dxa"/>
            <w:shd w:val="clear" w:color="auto" w:fill="auto"/>
          </w:tcPr>
          <w:p w14:paraId="0DC88EAA" w14:textId="77777777" w:rsidR="00424D92" w:rsidRPr="00621E63" w:rsidRDefault="00424D92" w:rsidP="001060A2">
            <w:pPr>
              <w:pStyle w:val="TableEntry"/>
            </w:pPr>
            <w:r w:rsidRPr="00621E63">
              <w:t>Timing/Quantity</w:t>
            </w:r>
          </w:p>
        </w:tc>
        <w:tc>
          <w:tcPr>
            <w:tcW w:w="1860" w:type="dxa"/>
            <w:shd w:val="clear" w:color="auto" w:fill="auto"/>
          </w:tcPr>
          <w:p w14:paraId="6215D118" w14:textId="77777777" w:rsidR="00424D92" w:rsidRPr="00621E63" w:rsidRDefault="00424D92" w:rsidP="001060A2">
            <w:pPr>
              <w:pStyle w:val="TableEntry"/>
            </w:pPr>
            <w:r w:rsidRPr="00621E63">
              <w:t>O</w:t>
            </w:r>
          </w:p>
        </w:tc>
        <w:tc>
          <w:tcPr>
            <w:tcW w:w="1860" w:type="dxa"/>
            <w:shd w:val="clear" w:color="auto" w:fill="auto"/>
          </w:tcPr>
          <w:p w14:paraId="7A036E8A" w14:textId="77777777" w:rsidR="00424D92" w:rsidRPr="00621E63" w:rsidRDefault="00424D92" w:rsidP="001060A2">
            <w:pPr>
              <w:pStyle w:val="TableEntry"/>
            </w:pPr>
            <w:r w:rsidRPr="00621E63">
              <w:t>[0..1]</w:t>
            </w:r>
          </w:p>
        </w:tc>
        <w:tc>
          <w:tcPr>
            <w:tcW w:w="1860" w:type="dxa"/>
            <w:shd w:val="clear" w:color="auto" w:fill="auto"/>
          </w:tcPr>
          <w:p w14:paraId="70B4A8C1" w14:textId="77777777" w:rsidR="00424D92" w:rsidRPr="00621E63" w:rsidRDefault="00424D92" w:rsidP="001060A2">
            <w:pPr>
              <w:pStyle w:val="TableEntry"/>
            </w:pPr>
            <w:r w:rsidRPr="00621E63">
              <w:t>4</w:t>
            </w:r>
          </w:p>
        </w:tc>
      </w:tr>
      <w:tr w:rsidR="00C40FD5" w:rsidRPr="00621E63" w14:paraId="53A4D023" w14:textId="77777777" w:rsidTr="009B6563">
        <w:trPr>
          <w:cantSplit/>
          <w:jc w:val="center"/>
        </w:trPr>
        <w:tc>
          <w:tcPr>
            <w:tcW w:w="1860" w:type="dxa"/>
            <w:shd w:val="clear" w:color="auto" w:fill="auto"/>
          </w:tcPr>
          <w:p w14:paraId="656739C3" w14:textId="77777777" w:rsidR="00424D92" w:rsidRPr="00621E63" w:rsidRDefault="00424D92" w:rsidP="001060A2">
            <w:pPr>
              <w:pStyle w:val="TableEntry"/>
            </w:pPr>
            <w:r w:rsidRPr="00621E63">
              <w:t xml:space="preserve">         [{ TQ2 }]</w:t>
            </w:r>
          </w:p>
        </w:tc>
        <w:tc>
          <w:tcPr>
            <w:tcW w:w="1860" w:type="dxa"/>
            <w:shd w:val="clear" w:color="auto" w:fill="auto"/>
          </w:tcPr>
          <w:p w14:paraId="441FD0E5" w14:textId="77777777" w:rsidR="00424D92" w:rsidRPr="00621E63" w:rsidRDefault="00424D92" w:rsidP="001060A2">
            <w:pPr>
              <w:pStyle w:val="TableEntry"/>
            </w:pPr>
            <w:r w:rsidRPr="00621E63">
              <w:t>Timing/Quantity Order Sequence</w:t>
            </w:r>
          </w:p>
        </w:tc>
        <w:tc>
          <w:tcPr>
            <w:tcW w:w="1860" w:type="dxa"/>
            <w:shd w:val="clear" w:color="auto" w:fill="auto"/>
          </w:tcPr>
          <w:p w14:paraId="139DBFFB" w14:textId="77777777" w:rsidR="00424D92" w:rsidRPr="00621E63" w:rsidRDefault="00424D92" w:rsidP="001060A2">
            <w:pPr>
              <w:pStyle w:val="TableEntry"/>
            </w:pPr>
            <w:r w:rsidRPr="00621E63">
              <w:t>X</w:t>
            </w:r>
          </w:p>
        </w:tc>
        <w:tc>
          <w:tcPr>
            <w:tcW w:w="1860" w:type="dxa"/>
            <w:shd w:val="clear" w:color="auto" w:fill="auto"/>
          </w:tcPr>
          <w:p w14:paraId="25DAAB0B"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0E09AF0" w14:textId="77777777" w:rsidR="00424D92" w:rsidRPr="00621E63" w:rsidRDefault="00424D92" w:rsidP="001060A2">
            <w:pPr>
              <w:pStyle w:val="TableEntry"/>
            </w:pPr>
            <w:r w:rsidRPr="00621E63">
              <w:t>4</w:t>
            </w:r>
          </w:p>
        </w:tc>
      </w:tr>
      <w:tr w:rsidR="00C40FD5" w:rsidRPr="00621E63" w14:paraId="3F321EF6" w14:textId="77777777" w:rsidTr="009B6563">
        <w:trPr>
          <w:cantSplit/>
          <w:jc w:val="center"/>
        </w:trPr>
        <w:tc>
          <w:tcPr>
            <w:tcW w:w="1860" w:type="dxa"/>
            <w:shd w:val="clear" w:color="auto" w:fill="auto"/>
          </w:tcPr>
          <w:p w14:paraId="74D1BE94" w14:textId="77777777" w:rsidR="00424D92" w:rsidRPr="00621E63" w:rsidRDefault="00424D92" w:rsidP="001060A2">
            <w:pPr>
              <w:pStyle w:val="TableEntry"/>
            </w:pPr>
            <w:r w:rsidRPr="00621E63">
              <w:t xml:space="preserve">      }</w:t>
            </w:r>
          </w:p>
        </w:tc>
        <w:tc>
          <w:tcPr>
            <w:tcW w:w="1860" w:type="dxa"/>
            <w:shd w:val="clear" w:color="auto" w:fill="auto"/>
          </w:tcPr>
          <w:p w14:paraId="2D893B3D" w14:textId="77777777" w:rsidR="00424D92" w:rsidRPr="00621E63" w:rsidRDefault="00424D92" w:rsidP="001060A2">
            <w:pPr>
              <w:pStyle w:val="TableEntry"/>
            </w:pPr>
            <w:r w:rsidRPr="00621E63">
              <w:t>--- TIMING_GIVE end</w:t>
            </w:r>
          </w:p>
        </w:tc>
        <w:tc>
          <w:tcPr>
            <w:tcW w:w="1860" w:type="dxa"/>
            <w:shd w:val="clear" w:color="auto" w:fill="auto"/>
          </w:tcPr>
          <w:p w14:paraId="04B2563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8A291F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FC7631D" w14:textId="77777777" w:rsidR="00424D92" w:rsidRPr="00621E63" w:rsidRDefault="00424D92" w:rsidP="001060A2">
            <w:pPr>
              <w:pStyle w:val="TableEntry"/>
              <w:rPr>
                <w:rFonts w:ascii="Arial" w:hAnsi="Arial" w:cs="Courier New"/>
                <w:color w:val="000000"/>
              </w:rPr>
            </w:pPr>
          </w:p>
        </w:tc>
      </w:tr>
      <w:tr w:rsidR="00C40FD5" w:rsidRPr="00621E63" w14:paraId="2C08066D" w14:textId="77777777" w:rsidTr="009B6563">
        <w:trPr>
          <w:cantSplit/>
          <w:jc w:val="center"/>
        </w:trPr>
        <w:tc>
          <w:tcPr>
            <w:tcW w:w="1860" w:type="dxa"/>
            <w:shd w:val="clear" w:color="auto" w:fill="auto"/>
          </w:tcPr>
          <w:p w14:paraId="00DA8B87" w14:textId="77777777" w:rsidR="00424D92" w:rsidRPr="00621E63" w:rsidRDefault="00424D92" w:rsidP="001060A2">
            <w:pPr>
              <w:pStyle w:val="TableEntry"/>
            </w:pPr>
            <w:r w:rsidRPr="00621E63">
              <w:t xml:space="preserve">      {  RXR  }</w:t>
            </w:r>
          </w:p>
        </w:tc>
        <w:tc>
          <w:tcPr>
            <w:tcW w:w="1860" w:type="dxa"/>
            <w:shd w:val="clear" w:color="auto" w:fill="auto"/>
          </w:tcPr>
          <w:p w14:paraId="5B276A72" w14:textId="77777777" w:rsidR="00424D92" w:rsidRPr="00621E63" w:rsidRDefault="00424D92" w:rsidP="001060A2">
            <w:pPr>
              <w:pStyle w:val="TableEntry"/>
            </w:pPr>
            <w:r w:rsidRPr="00621E63">
              <w:t>Pharmacy/Treatment Route</w:t>
            </w:r>
          </w:p>
        </w:tc>
        <w:tc>
          <w:tcPr>
            <w:tcW w:w="1860" w:type="dxa"/>
            <w:shd w:val="clear" w:color="auto" w:fill="auto"/>
          </w:tcPr>
          <w:p w14:paraId="122B7E4B" w14:textId="77777777" w:rsidR="00424D92" w:rsidRPr="00621E63" w:rsidRDefault="00424D92" w:rsidP="001060A2">
            <w:pPr>
              <w:pStyle w:val="TableEntry"/>
            </w:pPr>
            <w:r w:rsidRPr="00621E63">
              <w:t>R</w:t>
            </w:r>
          </w:p>
        </w:tc>
        <w:tc>
          <w:tcPr>
            <w:tcW w:w="1860" w:type="dxa"/>
            <w:shd w:val="clear" w:color="auto" w:fill="auto"/>
          </w:tcPr>
          <w:p w14:paraId="2998D140" w14:textId="77777777" w:rsidR="00424D92" w:rsidRPr="00621E63" w:rsidRDefault="00424D92" w:rsidP="001060A2">
            <w:pPr>
              <w:pStyle w:val="TableEntry"/>
            </w:pPr>
            <w:r w:rsidRPr="00621E63">
              <w:t>[1..1]</w:t>
            </w:r>
          </w:p>
        </w:tc>
        <w:tc>
          <w:tcPr>
            <w:tcW w:w="1860" w:type="dxa"/>
            <w:shd w:val="clear" w:color="auto" w:fill="auto"/>
          </w:tcPr>
          <w:p w14:paraId="66A03B18" w14:textId="77777777" w:rsidR="00424D92" w:rsidRPr="00621E63" w:rsidRDefault="00424D92" w:rsidP="001060A2">
            <w:pPr>
              <w:pStyle w:val="TableEntry"/>
            </w:pPr>
            <w:r w:rsidRPr="00621E63">
              <w:t>4</w:t>
            </w:r>
          </w:p>
        </w:tc>
      </w:tr>
      <w:tr w:rsidR="00C40FD5" w:rsidRPr="00621E63" w14:paraId="0F088B35" w14:textId="77777777" w:rsidTr="009B6563">
        <w:trPr>
          <w:cantSplit/>
          <w:jc w:val="center"/>
        </w:trPr>
        <w:tc>
          <w:tcPr>
            <w:tcW w:w="1860" w:type="dxa"/>
            <w:shd w:val="clear" w:color="auto" w:fill="auto"/>
          </w:tcPr>
          <w:p w14:paraId="4AEB3CFE" w14:textId="77777777" w:rsidR="00424D92" w:rsidRPr="00621E63" w:rsidRDefault="00424D92" w:rsidP="001060A2">
            <w:pPr>
              <w:pStyle w:val="TableEntry"/>
            </w:pPr>
            <w:r w:rsidRPr="00621E63">
              <w:t xml:space="preserve">      [{ RXC }]</w:t>
            </w:r>
          </w:p>
        </w:tc>
        <w:tc>
          <w:tcPr>
            <w:tcW w:w="1860" w:type="dxa"/>
            <w:shd w:val="clear" w:color="auto" w:fill="auto"/>
          </w:tcPr>
          <w:p w14:paraId="3D8FBB5C" w14:textId="77777777" w:rsidR="00424D92" w:rsidRPr="00621E63" w:rsidRDefault="00424D92" w:rsidP="001060A2">
            <w:pPr>
              <w:pStyle w:val="TableEntry"/>
            </w:pPr>
            <w:r w:rsidRPr="00621E63">
              <w:t>Pharmacy/Treatment Component</w:t>
            </w:r>
          </w:p>
        </w:tc>
        <w:tc>
          <w:tcPr>
            <w:tcW w:w="1860" w:type="dxa"/>
            <w:shd w:val="clear" w:color="auto" w:fill="auto"/>
          </w:tcPr>
          <w:p w14:paraId="4E137F27" w14:textId="77777777" w:rsidR="00424D92" w:rsidRPr="00621E63" w:rsidRDefault="00424D92" w:rsidP="001060A2">
            <w:pPr>
              <w:pStyle w:val="TableEntry"/>
            </w:pPr>
            <w:r w:rsidRPr="00621E63">
              <w:t>X</w:t>
            </w:r>
          </w:p>
        </w:tc>
        <w:tc>
          <w:tcPr>
            <w:tcW w:w="1860" w:type="dxa"/>
            <w:shd w:val="clear" w:color="auto" w:fill="auto"/>
          </w:tcPr>
          <w:p w14:paraId="5D01E6F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D07605D" w14:textId="77777777" w:rsidR="00424D92" w:rsidRPr="00621E63" w:rsidRDefault="00424D92" w:rsidP="001060A2">
            <w:pPr>
              <w:pStyle w:val="TableEntry"/>
            </w:pPr>
            <w:r w:rsidRPr="00621E63">
              <w:t>4</w:t>
            </w:r>
          </w:p>
        </w:tc>
      </w:tr>
      <w:tr w:rsidR="00C40FD5" w:rsidRPr="00621E63" w14:paraId="1AB7BA09" w14:textId="77777777" w:rsidTr="009B6563">
        <w:trPr>
          <w:cantSplit/>
          <w:jc w:val="center"/>
        </w:trPr>
        <w:tc>
          <w:tcPr>
            <w:tcW w:w="1860" w:type="dxa"/>
            <w:shd w:val="clear" w:color="auto" w:fill="auto"/>
          </w:tcPr>
          <w:p w14:paraId="55D1254D" w14:textId="77777777" w:rsidR="00424D92" w:rsidRPr="00621E63" w:rsidRDefault="00424D92" w:rsidP="001060A2">
            <w:pPr>
              <w:pStyle w:val="TableEntry"/>
            </w:pPr>
            <w:r w:rsidRPr="00621E63">
              <w:t xml:space="preserve">      {  </w:t>
            </w:r>
          </w:p>
        </w:tc>
        <w:tc>
          <w:tcPr>
            <w:tcW w:w="1860" w:type="dxa"/>
            <w:shd w:val="clear" w:color="auto" w:fill="auto"/>
          </w:tcPr>
          <w:p w14:paraId="5390EBE4" w14:textId="77777777" w:rsidR="00424D92" w:rsidRPr="00621E63" w:rsidRDefault="00424D92" w:rsidP="001060A2">
            <w:pPr>
              <w:pStyle w:val="TableEntry"/>
            </w:pPr>
            <w:r w:rsidRPr="00621E63">
              <w:t>--- OBSERVATION begin</w:t>
            </w:r>
          </w:p>
        </w:tc>
        <w:tc>
          <w:tcPr>
            <w:tcW w:w="1860" w:type="dxa"/>
            <w:shd w:val="clear" w:color="auto" w:fill="auto"/>
          </w:tcPr>
          <w:p w14:paraId="79B6596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3909A8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D846231" w14:textId="77777777" w:rsidR="00424D92" w:rsidRPr="00621E63" w:rsidRDefault="00424D92" w:rsidP="001060A2">
            <w:pPr>
              <w:pStyle w:val="TableEntry"/>
              <w:rPr>
                <w:rFonts w:ascii="Arial" w:hAnsi="Arial" w:cs="Courier New"/>
                <w:color w:val="000000"/>
              </w:rPr>
            </w:pPr>
          </w:p>
        </w:tc>
      </w:tr>
      <w:tr w:rsidR="00C40FD5" w:rsidRPr="00621E63" w14:paraId="1D62C70B" w14:textId="77777777" w:rsidTr="006C0E8E">
        <w:trPr>
          <w:cantSplit/>
          <w:jc w:val="center"/>
        </w:trPr>
        <w:tc>
          <w:tcPr>
            <w:tcW w:w="1860" w:type="dxa"/>
            <w:shd w:val="clear" w:color="auto" w:fill="auto"/>
          </w:tcPr>
          <w:p w14:paraId="1568A2A5" w14:textId="77777777" w:rsidR="00424D92" w:rsidRPr="00621E63" w:rsidRDefault="00424D92" w:rsidP="001060A2">
            <w:pPr>
              <w:pStyle w:val="TableEntry"/>
            </w:pPr>
            <w:r w:rsidRPr="00621E63">
              <w:t xml:space="preserve">         [  OBX  ]</w:t>
            </w:r>
          </w:p>
        </w:tc>
        <w:tc>
          <w:tcPr>
            <w:tcW w:w="1860" w:type="dxa"/>
            <w:shd w:val="clear" w:color="auto" w:fill="auto"/>
          </w:tcPr>
          <w:p w14:paraId="6A345055" w14:textId="77777777" w:rsidR="00424D92" w:rsidRPr="00621E63" w:rsidRDefault="00424D92" w:rsidP="001060A2">
            <w:pPr>
              <w:pStyle w:val="TableEntry"/>
            </w:pPr>
            <w:r w:rsidRPr="00621E63">
              <w:t>Observation/Results</w:t>
            </w:r>
          </w:p>
        </w:tc>
        <w:tc>
          <w:tcPr>
            <w:tcW w:w="1860" w:type="dxa"/>
            <w:shd w:val="clear" w:color="auto" w:fill="auto"/>
          </w:tcPr>
          <w:p w14:paraId="73FAB626" w14:textId="77777777" w:rsidR="00424D92" w:rsidRPr="00621E63" w:rsidRDefault="00424D92" w:rsidP="001060A2">
            <w:pPr>
              <w:pStyle w:val="TableEntry"/>
            </w:pPr>
            <w:r w:rsidRPr="00621E63">
              <w:t>R</w:t>
            </w:r>
          </w:p>
        </w:tc>
        <w:tc>
          <w:tcPr>
            <w:tcW w:w="1860" w:type="dxa"/>
            <w:shd w:val="clear" w:color="auto" w:fill="auto"/>
          </w:tcPr>
          <w:p w14:paraId="742AD7DF" w14:textId="77777777" w:rsidR="00424D92" w:rsidRPr="00621E63" w:rsidRDefault="00424D92" w:rsidP="00E86B15">
            <w:pPr>
              <w:pStyle w:val="TableEntry"/>
              <w:rPr>
                <w:rFonts w:ascii="Courier New" w:hAnsi="Courier New" w:cs="Courier New"/>
                <w:sz w:val="24"/>
              </w:rPr>
            </w:pPr>
            <w:r w:rsidRPr="00621E63">
              <w:t xml:space="preserve"> </w:t>
            </w:r>
            <w:r w:rsidRPr="00621E63">
              <w:rPr>
                <w:rFonts w:cs="Courier New"/>
              </w:rPr>
              <w:t>[1..n]</w:t>
            </w:r>
          </w:p>
        </w:tc>
        <w:tc>
          <w:tcPr>
            <w:tcW w:w="1860" w:type="dxa"/>
            <w:shd w:val="clear" w:color="auto" w:fill="auto"/>
          </w:tcPr>
          <w:p w14:paraId="2AA880D2" w14:textId="77777777" w:rsidR="00424D92" w:rsidRPr="00621E63" w:rsidRDefault="00424D92" w:rsidP="001060A2">
            <w:pPr>
              <w:pStyle w:val="TableEntry"/>
            </w:pPr>
            <w:r w:rsidRPr="00621E63">
              <w:t>7</w:t>
            </w:r>
          </w:p>
        </w:tc>
      </w:tr>
      <w:tr w:rsidR="00C40FD5" w:rsidRPr="00621E63" w14:paraId="27A696E3" w14:textId="77777777" w:rsidTr="009B6563">
        <w:trPr>
          <w:cantSplit/>
          <w:jc w:val="center"/>
        </w:trPr>
        <w:tc>
          <w:tcPr>
            <w:tcW w:w="1860" w:type="dxa"/>
            <w:shd w:val="clear" w:color="auto" w:fill="auto"/>
          </w:tcPr>
          <w:p w14:paraId="717AA0CC" w14:textId="77777777" w:rsidR="00424D92" w:rsidRPr="00621E63" w:rsidRDefault="00424D92" w:rsidP="001060A2">
            <w:pPr>
              <w:pStyle w:val="TableEntry"/>
            </w:pPr>
            <w:r w:rsidRPr="00621E63">
              <w:lastRenderedPageBreak/>
              <w:t xml:space="preserve">         [{ NTE }]</w:t>
            </w:r>
          </w:p>
        </w:tc>
        <w:tc>
          <w:tcPr>
            <w:tcW w:w="1860" w:type="dxa"/>
            <w:shd w:val="clear" w:color="auto" w:fill="auto"/>
          </w:tcPr>
          <w:p w14:paraId="0877ADF8" w14:textId="77777777" w:rsidR="00424D92" w:rsidRPr="00621E63" w:rsidRDefault="00424D92" w:rsidP="001060A2">
            <w:pPr>
              <w:pStyle w:val="TableEntry"/>
            </w:pPr>
            <w:r w:rsidRPr="00621E63">
              <w:t>Notes and Comments (for OBX)</w:t>
            </w:r>
          </w:p>
        </w:tc>
        <w:tc>
          <w:tcPr>
            <w:tcW w:w="1860" w:type="dxa"/>
            <w:shd w:val="clear" w:color="auto" w:fill="auto"/>
          </w:tcPr>
          <w:p w14:paraId="7259C04F" w14:textId="77777777" w:rsidR="00424D92" w:rsidRPr="00621E63" w:rsidRDefault="00424D92" w:rsidP="001060A2">
            <w:pPr>
              <w:pStyle w:val="TableEntry"/>
            </w:pPr>
            <w:r w:rsidRPr="00621E63">
              <w:t>X</w:t>
            </w:r>
          </w:p>
        </w:tc>
        <w:tc>
          <w:tcPr>
            <w:tcW w:w="1860" w:type="dxa"/>
            <w:shd w:val="clear" w:color="auto" w:fill="auto"/>
          </w:tcPr>
          <w:p w14:paraId="78337FE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ABE754A" w14:textId="77777777" w:rsidR="00424D92" w:rsidRPr="00621E63" w:rsidRDefault="00424D92" w:rsidP="001060A2">
            <w:pPr>
              <w:pStyle w:val="TableEntry"/>
            </w:pPr>
            <w:r w:rsidRPr="00621E63">
              <w:t>2</w:t>
            </w:r>
          </w:p>
        </w:tc>
      </w:tr>
      <w:tr w:rsidR="00C40FD5" w:rsidRPr="00621E63" w14:paraId="40CE9FCB" w14:textId="77777777" w:rsidTr="009B6563">
        <w:trPr>
          <w:cantSplit/>
          <w:jc w:val="center"/>
        </w:trPr>
        <w:tc>
          <w:tcPr>
            <w:tcW w:w="1860" w:type="dxa"/>
            <w:shd w:val="clear" w:color="auto" w:fill="auto"/>
          </w:tcPr>
          <w:p w14:paraId="3CF757BC" w14:textId="77777777" w:rsidR="00424D92" w:rsidRPr="00621E63" w:rsidRDefault="00424D92" w:rsidP="001060A2">
            <w:pPr>
              <w:pStyle w:val="TableEntry"/>
            </w:pPr>
            <w:r w:rsidRPr="00621E63">
              <w:t xml:space="preserve">      }</w:t>
            </w:r>
          </w:p>
        </w:tc>
        <w:tc>
          <w:tcPr>
            <w:tcW w:w="1860" w:type="dxa"/>
            <w:shd w:val="clear" w:color="auto" w:fill="auto"/>
          </w:tcPr>
          <w:p w14:paraId="77ED95E5" w14:textId="77777777" w:rsidR="00424D92" w:rsidRPr="00621E63" w:rsidRDefault="00424D92" w:rsidP="001060A2">
            <w:pPr>
              <w:pStyle w:val="TableEntry"/>
            </w:pPr>
            <w:r w:rsidRPr="00621E63">
              <w:t>--- OBSERVATION end</w:t>
            </w:r>
          </w:p>
        </w:tc>
        <w:tc>
          <w:tcPr>
            <w:tcW w:w="1860" w:type="dxa"/>
            <w:shd w:val="clear" w:color="auto" w:fill="auto"/>
          </w:tcPr>
          <w:p w14:paraId="709C60C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A39DCC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8D6BAF1" w14:textId="77777777" w:rsidR="00424D92" w:rsidRPr="00621E63" w:rsidRDefault="00424D92" w:rsidP="001060A2">
            <w:pPr>
              <w:pStyle w:val="TableEntry"/>
              <w:rPr>
                <w:rFonts w:ascii="Arial" w:hAnsi="Arial" w:cs="Courier New"/>
                <w:color w:val="000000"/>
              </w:rPr>
            </w:pPr>
          </w:p>
        </w:tc>
      </w:tr>
      <w:tr w:rsidR="00C40FD5" w:rsidRPr="00621E63" w14:paraId="10168B16" w14:textId="77777777" w:rsidTr="009B6563">
        <w:trPr>
          <w:cantSplit/>
          <w:jc w:val="center"/>
        </w:trPr>
        <w:tc>
          <w:tcPr>
            <w:tcW w:w="1860" w:type="dxa"/>
            <w:shd w:val="clear" w:color="auto" w:fill="auto"/>
          </w:tcPr>
          <w:p w14:paraId="51D50C55" w14:textId="77777777" w:rsidR="00424D92" w:rsidRPr="00621E63" w:rsidRDefault="00424D92" w:rsidP="001060A2">
            <w:pPr>
              <w:pStyle w:val="TableEntry"/>
            </w:pPr>
            <w:r w:rsidRPr="00621E63">
              <w:t xml:space="preserve">   }</w:t>
            </w:r>
          </w:p>
        </w:tc>
        <w:tc>
          <w:tcPr>
            <w:tcW w:w="1860" w:type="dxa"/>
            <w:shd w:val="clear" w:color="auto" w:fill="auto"/>
          </w:tcPr>
          <w:p w14:paraId="7546EDB2" w14:textId="77777777" w:rsidR="00424D92" w:rsidRPr="00621E63" w:rsidRDefault="00424D92" w:rsidP="001060A2">
            <w:pPr>
              <w:pStyle w:val="TableEntry"/>
            </w:pPr>
            <w:r w:rsidRPr="00621E63">
              <w:t>--- GIVE end</w:t>
            </w:r>
          </w:p>
        </w:tc>
        <w:tc>
          <w:tcPr>
            <w:tcW w:w="1860" w:type="dxa"/>
            <w:shd w:val="clear" w:color="auto" w:fill="auto"/>
          </w:tcPr>
          <w:p w14:paraId="3D19B72E"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E9540B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EE19B7A" w14:textId="77777777" w:rsidR="00424D92" w:rsidRPr="00621E63" w:rsidRDefault="00424D92" w:rsidP="001060A2">
            <w:pPr>
              <w:pStyle w:val="TableEntry"/>
              <w:rPr>
                <w:rFonts w:ascii="Arial" w:hAnsi="Arial" w:cs="Courier New"/>
                <w:color w:val="000000"/>
              </w:rPr>
            </w:pPr>
          </w:p>
        </w:tc>
      </w:tr>
      <w:tr w:rsidR="00C40FD5" w:rsidRPr="00621E63" w14:paraId="4A4E1AB1" w14:textId="77777777" w:rsidTr="009B6563">
        <w:trPr>
          <w:cantSplit/>
          <w:jc w:val="center"/>
        </w:trPr>
        <w:tc>
          <w:tcPr>
            <w:tcW w:w="1860" w:type="dxa"/>
            <w:shd w:val="clear" w:color="auto" w:fill="auto"/>
          </w:tcPr>
          <w:p w14:paraId="4BE296D2" w14:textId="77777777" w:rsidR="00424D92" w:rsidRPr="00621E63" w:rsidRDefault="00424D92" w:rsidP="001060A2">
            <w:pPr>
              <w:pStyle w:val="TableEntry"/>
            </w:pPr>
            <w:r w:rsidRPr="00621E63">
              <w:t>}</w:t>
            </w:r>
          </w:p>
        </w:tc>
        <w:tc>
          <w:tcPr>
            <w:tcW w:w="1860" w:type="dxa"/>
            <w:shd w:val="clear" w:color="auto" w:fill="auto"/>
          </w:tcPr>
          <w:p w14:paraId="4EC0C93C" w14:textId="77777777" w:rsidR="00424D92" w:rsidRPr="00621E63" w:rsidRDefault="00424D92" w:rsidP="001060A2">
            <w:pPr>
              <w:pStyle w:val="TableEntry"/>
            </w:pPr>
            <w:r w:rsidRPr="00621E63">
              <w:t>--- ORDER end</w:t>
            </w:r>
          </w:p>
        </w:tc>
        <w:tc>
          <w:tcPr>
            <w:tcW w:w="1860" w:type="dxa"/>
            <w:shd w:val="clear" w:color="auto" w:fill="auto"/>
          </w:tcPr>
          <w:p w14:paraId="54F4DF8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13145D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A514197" w14:textId="77777777" w:rsidR="00424D92" w:rsidRPr="00621E63" w:rsidRDefault="00424D92" w:rsidP="001060A2">
            <w:pPr>
              <w:pStyle w:val="TableEntry"/>
              <w:rPr>
                <w:rFonts w:ascii="Arial" w:hAnsi="Arial" w:cs="Courier New"/>
                <w:color w:val="000000"/>
              </w:rPr>
            </w:pPr>
          </w:p>
        </w:tc>
      </w:tr>
    </w:tbl>
    <w:p w14:paraId="3162D42A" w14:textId="77777777" w:rsidR="00424D92" w:rsidRPr="00621E63" w:rsidRDefault="00424D92" w:rsidP="001501FA">
      <w:pPr>
        <w:pStyle w:val="BodyText"/>
      </w:pPr>
    </w:p>
    <w:p w14:paraId="37721D42" w14:textId="77777777" w:rsidR="00424D92" w:rsidRPr="00621E63" w:rsidRDefault="00424D92" w:rsidP="00B74AE3">
      <w:pPr>
        <w:pStyle w:val="Heading4"/>
        <w:rPr>
          <w:noProof w:val="0"/>
        </w:rPr>
      </w:pPr>
      <w:bookmarkStart w:id="1572" w:name="3343_Trigger_Events"/>
      <w:bookmarkStart w:id="1573" w:name="_Toc401769773"/>
      <w:bookmarkStart w:id="1574" w:name="_Toc24650403"/>
      <w:bookmarkEnd w:id="1572"/>
      <w:r w:rsidRPr="00621E63">
        <w:rPr>
          <w:noProof w:val="0"/>
        </w:rPr>
        <w:t>Trigger Events</w:t>
      </w:r>
      <w:bookmarkEnd w:id="1573"/>
      <w:bookmarkEnd w:id="1574"/>
    </w:p>
    <w:p w14:paraId="2FD94A30" w14:textId="77777777" w:rsidR="00424D92" w:rsidRPr="00621E63" w:rsidRDefault="00424D92" w:rsidP="001060A2">
      <w:pPr>
        <w:pStyle w:val="BodyText"/>
      </w:pPr>
      <w:r w:rsidRPr="00621E63">
        <w:t>The RGV^O15^RGV_O15 message is generated by the Infusion Order Programmer when the caregiver initiates an action to administer a medication using an IV pump.</w:t>
      </w:r>
    </w:p>
    <w:p w14:paraId="3DFFEBC7" w14:textId="77777777" w:rsidR="00424D92" w:rsidRPr="00621E63" w:rsidRDefault="00424D92" w:rsidP="00B74AE3">
      <w:pPr>
        <w:pStyle w:val="Heading4"/>
        <w:rPr>
          <w:noProof w:val="0"/>
        </w:rPr>
      </w:pPr>
      <w:bookmarkStart w:id="1575" w:name="3344_Message_Semantics"/>
      <w:bookmarkStart w:id="1576" w:name="_Toc401769774"/>
      <w:bookmarkStart w:id="1577" w:name="_Toc24650404"/>
      <w:bookmarkEnd w:id="1575"/>
      <w:r w:rsidRPr="00621E63">
        <w:rPr>
          <w:noProof w:val="0"/>
        </w:rPr>
        <w:t>Message Semantics</w:t>
      </w:r>
      <w:bookmarkEnd w:id="1576"/>
      <w:bookmarkEnd w:id="1577"/>
    </w:p>
    <w:p w14:paraId="1E05110E" w14:textId="39B83E45" w:rsidR="00424D92" w:rsidRPr="00621E63" w:rsidRDefault="00424D92" w:rsidP="001060A2">
      <w:pPr>
        <w:pStyle w:val="BodyText"/>
      </w:pPr>
      <w:r w:rsidRPr="00621E63">
        <w:t xml:space="preserve">Refer to the </w:t>
      </w:r>
      <w:r w:rsidR="006D613E" w:rsidRPr="00621E63">
        <w:t>HL7</w:t>
      </w:r>
      <w:r w:rsidR="00995105" w:rsidRPr="00621E63">
        <w:t xml:space="preserve"> </w:t>
      </w:r>
      <w:r w:rsidRPr="00621E63">
        <w:t xml:space="preserve">standard for the RGV message in </w:t>
      </w:r>
      <w:r w:rsidR="006D613E" w:rsidRPr="00621E63">
        <w:t>HL7</w:t>
      </w:r>
      <w:r w:rsidR="00995105" w:rsidRPr="00621E63">
        <w:t xml:space="preserve"> </w:t>
      </w:r>
      <w:r w:rsidRPr="00621E63">
        <w:t>2.6 Chapter 4 for the general message semantics.</w:t>
      </w:r>
    </w:p>
    <w:p w14:paraId="436BFECF" w14:textId="77777777" w:rsidR="00424D92" w:rsidRPr="00621E63" w:rsidRDefault="00424D92" w:rsidP="00123C7B">
      <w:pPr>
        <w:pStyle w:val="Heading5"/>
        <w:rPr>
          <w:noProof w:val="0"/>
        </w:rPr>
      </w:pPr>
      <w:bookmarkStart w:id="1578" w:name="33441_MSH_Message_Header_Segme"/>
      <w:bookmarkStart w:id="1579" w:name="_Toc401769775"/>
      <w:bookmarkStart w:id="1580" w:name="_Toc24650405"/>
      <w:bookmarkEnd w:id="1578"/>
      <w:r w:rsidRPr="00621E63">
        <w:rPr>
          <w:noProof w:val="0"/>
        </w:rPr>
        <w:t>MSH – Message Header Segment</w:t>
      </w:r>
      <w:bookmarkEnd w:id="1579"/>
      <w:bookmarkEnd w:id="1580"/>
    </w:p>
    <w:p w14:paraId="211B11EF" w14:textId="6C399F87" w:rsidR="00424D92" w:rsidRPr="00621E63" w:rsidRDefault="00424D92" w:rsidP="001060A2">
      <w:pPr>
        <w:pStyle w:val="BodyText"/>
      </w:pPr>
      <w:r w:rsidRPr="00621E63">
        <w:t xml:space="preserve">This segment defines the intent, source, destination, and some specifics of the syntax of a message. See </w:t>
      </w:r>
      <w:r w:rsidR="006D613E" w:rsidRPr="00621E63">
        <w:t>HL7</w:t>
      </w:r>
      <w:r w:rsidR="00995105" w:rsidRPr="00621E63">
        <w:t xml:space="preserve"> </w:t>
      </w:r>
      <w:r w:rsidRPr="00621E63">
        <w:t>v2.6: chapter 2 Message control. For MSH usage in IHE PCD Technical Framework profiles, refer to Appendix B.1 of this volume. MSH-15 and MSH-16 fields have special considerations in PCD 03:</w:t>
      </w:r>
    </w:p>
    <w:p w14:paraId="268BC349" w14:textId="77777777" w:rsidR="00424D92" w:rsidRPr="00621E63" w:rsidRDefault="00424D92" w:rsidP="00CF5627">
      <w:pPr>
        <w:pStyle w:val="BodyText"/>
      </w:pPr>
      <w:r w:rsidRPr="00621E63">
        <w:rPr>
          <w:b/>
          <w:bCs/>
        </w:rPr>
        <w:t xml:space="preserve">MSH-15 Accept Acknowledgement Type (ID), required: </w:t>
      </w:r>
    </w:p>
    <w:p w14:paraId="5ACF899B" w14:textId="77777777" w:rsidR="00424D92" w:rsidRPr="00621E63" w:rsidRDefault="00424D92" w:rsidP="00CF5627">
      <w:pPr>
        <w:pStyle w:val="BodyText"/>
        <w:ind w:left="720"/>
      </w:pPr>
      <w:r w:rsidRPr="00621E63">
        <w:t>This is required for all messages. The Accept Acknowledgement Type field will be valued with “AL” (always) by the IOP in a RGV^O15 message and by the IOC in a RRG^O16 message.</w:t>
      </w:r>
    </w:p>
    <w:p w14:paraId="66DEE117" w14:textId="77777777" w:rsidR="00424D92" w:rsidRPr="00621E63" w:rsidRDefault="00424D92" w:rsidP="00CF5627">
      <w:pPr>
        <w:pStyle w:val="BodyText"/>
        <w:ind w:left="720"/>
      </w:pPr>
      <w:r w:rsidRPr="00621E63">
        <w:t>The receiving application must transmit the accept acknowledgement on the same network connection as the initiating RGV^015 or RRG^O16 message</w:t>
      </w:r>
    </w:p>
    <w:p w14:paraId="0F6E0AC5" w14:textId="77777777" w:rsidR="00424D92" w:rsidRPr="00621E63" w:rsidRDefault="00424D92" w:rsidP="00CF5627">
      <w:pPr>
        <w:pStyle w:val="BodyText"/>
      </w:pPr>
      <w:r w:rsidRPr="00621E63">
        <w:rPr>
          <w:b/>
          <w:bCs/>
        </w:rPr>
        <w:t xml:space="preserve">MSH-16 Application Acknowledgement Type (ID), required: </w:t>
      </w:r>
    </w:p>
    <w:p w14:paraId="0B9FF220" w14:textId="77777777" w:rsidR="00424D92" w:rsidRPr="00621E63" w:rsidRDefault="00424D92" w:rsidP="00CF5627">
      <w:pPr>
        <w:pStyle w:val="BodyText"/>
        <w:ind w:left="720"/>
      </w:pPr>
      <w:r w:rsidRPr="00621E63">
        <w:t>This is required for all messages. The application acknowledgement field informs the receiver whether the sender can process application acknowledgements and under what conditions to send the additional acknowledgement. The receiving system must send (or not send) acknowledgements as specified by this field.</w:t>
      </w:r>
    </w:p>
    <w:p w14:paraId="12185ED7" w14:textId="77777777" w:rsidR="00424D92" w:rsidRPr="00621E63" w:rsidRDefault="00424D92" w:rsidP="00CF5627">
      <w:pPr>
        <w:pStyle w:val="BodyText"/>
        <w:ind w:left="720"/>
      </w:pPr>
      <w:r w:rsidRPr="00621E63">
        <w:t>When the sending application requests an application acknowledgement, the receiving application must initiate a new network connection for the transaction. Here is an example of an IOP to IOC transaction:</w:t>
      </w:r>
    </w:p>
    <w:p w14:paraId="4BFB0DD6" w14:textId="77777777" w:rsidR="00B758AA" w:rsidRPr="00621E63" w:rsidRDefault="00B758AA" w:rsidP="00DE39CA">
      <w:pPr>
        <w:pStyle w:val="BodyText"/>
      </w:pPr>
    </w:p>
    <w:p w14:paraId="794E9944" w14:textId="77777777" w:rsidR="00424D92" w:rsidRPr="00621E63" w:rsidRDefault="00F73333" w:rsidP="00C10546">
      <w:pPr>
        <w:pStyle w:val="ListNumber2"/>
      </w:pPr>
      <w:r w:rsidRPr="00621E63">
        <w:lastRenderedPageBreak/>
        <w:drawing>
          <wp:anchor distT="91440" distB="91440" distL="114300" distR="114300" simplePos="0" relativeHeight="251497984" behindDoc="0" locked="0" layoutInCell="0" allowOverlap="0" wp14:anchorId="4EDEA274" wp14:editId="4E0B2125">
            <wp:simplePos x="0" y="0"/>
            <wp:positionH relativeFrom="page">
              <wp:posOffset>1796415</wp:posOffset>
            </wp:positionH>
            <wp:positionV relativeFrom="paragraph">
              <wp:posOffset>0</wp:posOffset>
            </wp:positionV>
            <wp:extent cx="4208780" cy="2618105"/>
            <wp:effectExtent l="0" t="0" r="1270" b="0"/>
            <wp:wrapTopAndBottom/>
            <wp:docPr id="41" name="Picture 163" descr="Description: visio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escription: visio0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8780" cy="2618105"/>
                    </a:xfrm>
                    <a:prstGeom prst="rect">
                      <a:avLst/>
                    </a:prstGeom>
                    <a:noFill/>
                  </pic:spPr>
                </pic:pic>
              </a:graphicData>
            </a:graphic>
            <wp14:sizeRelH relativeFrom="page">
              <wp14:pctWidth>0</wp14:pctWidth>
            </wp14:sizeRelH>
            <wp14:sizeRelV relativeFrom="page">
              <wp14:pctHeight>0</wp14:pctHeight>
            </wp14:sizeRelV>
          </wp:anchor>
        </w:drawing>
      </w:r>
      <w:r w:rsidR="00F82FDF" w:rsidRPr="00621E63">
        <w:t>T</w:t>
      </w:r>
      <w:r w:rsidR="00424D92" w:rsidRPr="00621E63">
        <w:t>he IOP sends a RGV^O15 message on the IOC’s port 3000 with MSH-15=”AL” and MSH-16=”AL”.</w:t>
      </w:r>
    </w:p>
    <w:p w14:paraId="575AAD54" w14:textId="77777777" w:rsidR="00424D92" w:rsidRPr="00621E63" w:rsidRDefault="00424D92" w:rsidP="00C10546">
      <w:pPr>
        <w:pStyle w:val="ListNumber2"/>
      </w:pPr>
      <w:r w:rsidRPr="00621E63">
        <w:t>The IOC receives the message on port 3000 and transmits an ACK^O15 to the IOP on the same network connection.</w:t>
      </w:r>
    </w:p>
    <w:p w14:paraId="4CB85172" w14:textId="77777777" w:rsidR="00424D92" w:rsidRPr="00621E63" w:rsidRDefault="00424D92" w:rsidP="00DE39CA">
      <w:pPr>
        <w:pStyle w:val="BodyText"/>
      </w:pPr>
    </w:p>
    <w:p w14:paraId="56196BC3" w14:textId="77777777" w:rsidR="004C49BE" w:rsidRPr="00621E63" w:rsidRDefault="00F73333" w:rsidP="00DE39CA">
      <w:pPr>
        <w:pStyle w:val="BodyText"/>
      </w:pPr>
      <w:r w:rsidRPr="00621E63">
        <w:drawing>
          <wp:anchor distT="0" distB="0" distL="114300" distR="114300" simplePos="0" relativeHeight="251853312" behindDoc="0" locked="0" layoutInCell="1" allowOverlap="1" wp14:anchorId="1C035C97" wp14:editId="4803BFA8">
            <wp:simplePos x="0" y="0"/>
            <wp:positionH relativeFrom="column">
              <wp:posOffset>1113790</wp:posOffset>
            </wp:positionH>
            <wp:positionV relativeFrom="paragraph">
              <wp:posOffset>58420</wp:posOffset>
            </wp:positionV>
            <wp:extent cx="4356735" cy="2706370"/>
            <wp:effectExtent l="0" t="0" r="5715" b="0"/>
            <wp:wrapTopAndBottom/>
            <wp:docPr id="178" name="Picture 169" descr="Description: EnhAck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Description: EnhAck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6735" cy="2706370"/>
                    </a:xfrm>
                    <a:prstGeom prst="rect">
                      <a:avLst/>
                    </a:prstGeom>
                    <a:noFill/>
                  </pic:spPr>
                </pic:pic>
              </a:graphicData>
            </a:graphic>
            <wp14:sizeRelH relativeFrom="page">
              <wp14:pctWidth>0</wp14:pctWidth>
            </wp14:sizeRelH>
            <wp14:sizeRelV relativeFrom="page">
              <wp14:pctHeight>0</wp14:pctHeight>
            </wp14:sizeRelV>
          </wp:anchor>
        </w:drawing>
      </w:r>
    </w:p>
    <w:p w14:paraId="28480084" w14:textId="77777777" w:rsidR="00424D92" w:rsidRPr="00621E63" w:rsidRDefault="00424D92" w:rsidP="00C10546">
      <w:pPr>
        <w:pStyle w:val="ListNumber2"/>
      </w:pPr>
      <w:r w:rsidRPr="00621E63">
        <w:t>After completing application processing, the IOC transmits a RRG^016 on a different network connection (e.g., the IOP’s port 3001) with MSH-15=”AL” and MSH-16=”NE”.</w:t>
      </w:r>
    </w:p>
    <w:p w14:paraId="6D489846" w14:textId="77777777" w:rsidR="00424D92" w:rsidRPr="00621E63" w:rsidRDefault="00424D92" w:rsidP="00C10546">
      <w:pPr>
        <w:pStyle w:val="ListNumber2"/>
      </w:pPr>
      <w:r w:rsidRPr="00621E63">
        <w:t>The IOP receives the message on port 3001 and sends an ACK^016 to the IOC on the same network connection.</w:t>
      </w:r>
    </w:p>
    <w:p w14:paraId="1506AAD8" w14:textId="77777777" w:rsidR="00424D92" w:rsidRPr="00621E63" w:rsidRDefault="00424D92" w:rsidP="00C10546">
      <w:pPr>
        <w:pStyle w:val="BodyText"/>
      </w:pPr>
      <w:r w:rsidRPr="00621E63">
        <w:lastRenderedPageBreak/>
        <w:t>After completing application processing, the IOP does not transmit an application acknowledgement.</w:t>
      </w:r>
    </w:p>
    <w:p w14:paraId="3BD4EC39" w14:textId="77777777" w:rsidR="00424D92" w:rsidRPr="00621E63" w:rsidRDefault="00424D92" w:rsidP="00C10546">
      <w:pPr>
        <w:pStyle w:val="BodyText"/>
      </w:pPr>
      <w:r w:rsidRPr="00621E63">
        <w:t xml:space="preserve">If the IOP wants to always receive an application acknowledgement (RRG) message in addition to the accept acknowledgement, the IOP must populate MSH-16 with “AL” (always). If the IOP cannot process application acknowledgement messages, the IOP must populate MSH-16 with “NE” (never). The IOP must populate MSH-16 with “ER” (error) when the system only wants to receive an application acknowledgement message when the IOC detects an error. </w:t>
      </w:r>
    </w:p>
    <w:p w14:paraId="5D14A474" w14:textId="363C596E" w:rsidR="00805FC3" w:rsidRPr="00621E63" w:rsidRDefault="00424D92" w:rsidP="001060A2">
      <w:pPr>
        <w:pStyle w:val="BodyText"/>
      </w:pPr>
      <w:r w:rsidRPr="00621E63">
        <w:t>The table below identifies the possible values for MSH-16:</w:t>
      </w:r>
    </w:p>
    <w:p w14:paraId="7BF5F118" w14:textId="649A797D" w:rsidR="00424D92" w:rsidRPr="00621E63" w:rsidRDefault="00424D92" w:rsidP="00CF5627">
      <w:pPr>
        <w:pStyle w:val="TableTitle"/>
      </w:pPr>
      <w:r w:rsidRPr="00621E63">
        <w:t xml:space="preserve">Table 3.3.4.4.1-1: Possible Values for MSH-16 in </w:t>
      </w:r>
      <w:r w:rsidR="00647994" w:rsidRPr="00621E63">
        <w:t>PCD-03</w:t>
      </w:r>
      <w:r w:rsidRPr="00621E63">
        <w:t xml:space="preserve"> Message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0"/>
        <w:gridCol w:w="2700"/>
        <w:gridCol w:w="4830"/>
      </w:tblGrid>
      <w:tr w:rsidR="00C40FD5" w:rsidRPr="00621E63" w14:paraId="3144F0B7" w14:textId="77777777" w:rsidTr="00DE39CA">
        <w:trPr>
          <w:cantSplit/>
          <w:jc w:val="center"/>
        </w:trPr>
        <w:tc>
          <w:tcPr>
            <w:tcW w:w="1770" w:type="dxa"/>
            <w:shd w:val="clear" w:color="auto" w:fill="D9D9D9"/>
          </w:tcPr>
          <w:p w14:paraId="252F28B2" w14:textId="77777777" w:rsidR="00424D92" w:rsidRPr="00621E63" w:rsidRDefault="00424D92" w:rsidP="00947B25">
            <w:pPr>
              <w:pStyle w:val="TableEntryHeader"/>
              <w:keepLines/>
              <w:rPr>
                <w:rFonts w:ascii="Courier New" w:hAnsi="Courier New"/>
                <w:sz w:val="24"/>
              </w:rPr>
            </w:pPr>
            <w:r w:rsidRPr="00621E63">
              <w:t xml:space="preserve">Value </w:t>
            </w:r>
          </w:p>
        </w:tc>
        <w:tc>
          <w:tcPr>
            <w:tcW w:w="2700" w:type="dxa"/>
            <w:shd w:val="clear" w:color="auto" w:fill="D9D9D9"/>
          </w:tcPr>
          <w:p w14:paraId="1D38FBA0" w14:textId="77777777" w:rsidR="00424D92" w:rsidRPr="00621E63" w:rsidRDefault="00424D92" w:rsidP="00947B25">
            <w:pPr>
              <w:pStyle w:val="TableEntryHeader"/>
              <w:keepLines/>
              <w:rPr>
                <w:rFonts w:ascii="Courier New" w:hAnsi="Courier New"/>
                <w:sz w:val="24"/>
              </w:rPr>
            </w:pPr>
            <w:r w:rsidRPr="00621E63">
              <w:t xml:space="preserve">Description </w:t>
            </w:r>
          </w:p>
        </w:tc>
        <w:tc>
          <w:tcPr>
            <w:tcW w:w="4830" w:type="dxa"/>
            <w:shd w:val="clear" w:color="auto" w:fill="D9D9D9"/>
          </w:tcPr>
          <w:p w14:paraId="2E19DD20" w14:textId="77777777" w:rsidR="00424D92" w:rsidRPr="00621E63" w:rsidRDefault="00424D92" w:rsidP="00947B25">
            <w:pPr>
              <w:pStyle w:val="TableEntryHeader"/>
              <w:keepLines/>
              <w:rPr>
                <w:rFonts w:ascii="Courier New" w:hAnsi="Courier New"/>
                <w:sz w:val="24"/>
              </w:rPr>
            </w:pPr>
            <w:r w:rsidRPr="00621E63">
              <w:t xml:space="preserve">Comments </w:t>
            </w:r>
          </w:p>
        </w:tc>
      </w:tr>
      <w:tr w:rsidR="00424D92" w:rsidRPr="00621E63" w14:paraId="0EC61BEC" w14:textId="77777777" w:rsidTr="00DE39CA">
        <w:trPr>
          <w:cantSplit/>
          <w:jc w:val="center"/>
        </w:trPr>
        <w:tc>
          <w:tcPr>
            <w:tcW w:w="1770" w:type="dxa"/>
            <w:shd w:val="clear" w:color="auto" w:fill="auto"/>
          </w:tcPr>
          <w:p w14:paraId="3CD35906" w14:textId="77777777" w:rsidR="00424D92" w:rsidRPr="00621E63" w:rsidRDefault="00424D92" w:rsidP="00947B25">
            <w:pPr>
              <w:pStyle w:val="TableEntry"/>
              <w:keepNext/>
              <w:keepLines/>
            </w:pPr>
            <w:r w:rsidRPr="00621E63">
              <w:t>AL</w:t>
            </w:r>
          </w:p>
        </w:tc>
        <w:tc>
          <w:tcPr>
            <w:tcW w:w="2700" w:type="dxa"/>
            <w:shd w:val="clear" w:color="auto" w:fill="auto"/>
          </w:tcPr>
          <w:p w14:paraId="130B0C08" w14:textId="77777777" w:rsidR="00424D92" w:rsidRPr="00621E63" w:rsidRDefault="00424D92" w:rsidP="00947B25">
            <w:pPr>
              <w:pStyle w:val="TableEntry"/>
              <w:keepNext/>
              <w:keepLines/>
            </w:pPr>
            <w:r w:rsidRPr="00621E63">
              <w:t>Always</w:t>
            </w:r>
          </w:p>
        </w:tc>
        <w:tc>
          <w:tcPr>
            <w:tcW w:w="4830" w:type="dxa"/>
            <w:shd w:val="clear" w:color="auto" w:fill="auto"/>
          </w:tcPr>
          <w:p w14:paraId="29D94202" w14:textId="77777777" w:rsidR="00424D92" w:rsidRPr="00621E63" w:rsidRDefault="00424D92" w:rsidP="00947B25">
            <w:pPr>
              <w:pStyle w:val="TableEntry"/>
              <w:keepNext/>
              <w:keepLines/>
            </w:pPr>
            <w:r w:rsidRPr="00621E63">
              <w:t>The sender always wants to receive an application acknowledgement in addition to the accept acknowledgement.</w:t>
            </w:r>
          </w:p>
        </w:tc>
      </w:tr>
      <w:tr w:rsidR="00424D92" w:rsidRPr="00621E63" w14:paraId="3EDB1333" w14:textId="77777777" w:rsidTr="00DE39CA">
        <w:trPr>
          <w:cantSplit/>
          <w:jc w:val="center"/>
        </w:trPr>
        <w:tc>
          <w:tcPr>
            <w:tcW w:w="1770" w:type="dxa"/>
            <w:shd w:val="clear" w:color="auto" w:fill="auto"/>
          </w:tcPr>
          <w:p w14:paraId="6129F45D" w14:textId="77777777" w:rsidR="00424D92" w:rsidRPr="00621E63" w:rsidRDefault="00424D92" w:rsidP="00947B25">
            <w:pPr>
              <w:pStyle w:val="TableEntry"/>
              <w:keepNext/>
              <w:keepLines/>
            </w:pPr>
            <w:r w:rsidRPr="00621E63">
              <w:t xml:space="preserve">NE </w:t>
            </w:r>
          </w:p>
        </w:tc>
        <w:tc>
          <w:tcPr>
            <w:tcW w:w="2700" w:type="dxa"/>
            <w:shd w:val="clear" w:color="auto" w:fill="auto"/>
          </w:tcPr>
          <w:p w14:paraId="21908681" w14:textId="77777777" w:rsidR="00424D92" w:rsidRPr="00621E63" w:rsidRDefault="00424D92" w:rsidP="00947B25">
            <w:pPr>
              <w:pStyle w:val="TableEntry"/>
              <w:keepNext/>
              <w:keepLines/>
            </w:pPr>
            <w:r w:rsidRPr="00621E63">
              <w:t xml:space="preserve">Never </w:t>
            </w:r>
          </w:p>
        </w:tc>
        <w:tc>
          <w:tcPr>
            <w:tcW w:w="4830" w:type="dxa"/>
            <w:shd w:val="clear" w:color="auto" w:fill="auto"/>
          </w:tcPr>
          <w:p w14:paraId="4084B9DC" w14:textId="77777777" w:rsidR="00424D92" w:rsidRPr="00621E63" w:rsidRDefault="00424D92" w:rsidP="00947B25">
            <w:pPr>
              <w:pStyle w:val="TableEntry"/>
              <w:keepNext/>
              <w:keepLines/>
            </w:pPr>
            <w:r w:rsidRPr="00621E63">
              <w:t xml:space="preserve">The sender cannot process application acknowledgements </w:t>
            </w:r>
          </w:p>
        </w:tc>
      </w:tr>
      <w:tr w:rsidR="00424D92" w:rsidRPr="00621E63" w14:paraId="5F0BD005" w14:textId="77777777" w:rsidTr="00DE39CA">
        <w:trPr>
          <w:cantSplit/>
          <w:jc w:val="center"/>
        </w:trPr>
        <w:tc>
          <w:tcPr>
            <w:tcW w:w="1770" w:type="dxa"/>
            <w:shd w:val="clear" w:color="auto" w:fill="auto"/>
          </w:tcPr>
          <w:p w14:paraId="757C630A" w14:textId="77777777" w:rsidR="00424D92" w:rsidRPr="00621E63" w:rsidRDefault="00424D92" w:rsidP="00947B25">
            <w:pPr>
              <w:pStyle w:val="TableEntry"/>
              <w:keepNext/>
              <w:keepLines/>
            </w:pPr>
            <w:r w:rsidRPr="00621E63">
              <w:t xml:space="preserve">ER </w:t>
            </w:r>
          </w:p>
        </w:tc>
        <w:tc>
          <w:tcPr>
            <w:tcW w:w="2700" w:type="dxa"/>
            <w:shd w:val="clear" w:color="auto" w:fill="auto"/>
          </w:tcPr>
          <w:p w14:paraId="3FF07CD4" w14:textId="77777777" w:rsidR="00424D92" w:rsidRPr="00621E63" w:rsidRDefault="00424D92" w:rsidP="00947B25">
            <w:pPr>
              <w:pStyle w:val="TableEntry"/>
              <w:keepNext/>
              <w:keepLines/>
            </w:pPr>
            <w:r w:rsidRPr="00621E63">
              <w:t xml:space="preserve">Error/reject </w:t>
            </w:r>
          </w:p>
        </w:tc>
        <w:tc>
          <w:tcPr>
            <w:tcW w:w="4830" w:type="dxa"/>
            <w:shd w:val="clear" w:color="auto" w:fill="auto"/>
          </w:tcPr>
          <w:p w14:paraId="07F1B726" w14:textId="77777777" w:rsidR="00424D92" w:rsidRPr="00621E63" w:rsidRDefault="00424D92" w:rsidP="00947B25">
            <w:pPr>
              <w:pStyle w:val="TableEntry"/>
              <w:keepNext/>
              <w:keepLines/>
            </w:pPr>
            <w:r w:rsidRPr="00621E63">
              <w:t xml:space="preserve">The sender only wants to be notified if there is a message error detected </w:t>
            </w:r>
          </w:p>
        </w:tc>
      </w:tr>
    </w:tbl>
    <w:p w14:paraId="633837E4" w14:textId="77777777" w:rsidR="00424D92" w:rsidRPr="00621E63" w:rsidRDefault="00424D92" w:rsidP="001060A2">
      <w:pPr>
        <w:pStyle w:val="BodyText"/>
      </w:pPr>
    </w:p>
    <w:p w14:paraId="7EC50B21" w14:textId="77777777" w:rsidR="00424D92" w:rsidRPr="00621E63" w:rsidRDefault="00424D92" w:rsidP="001060A2">
      <w:pPr>
        <w:pStyle w:val="BodyText"/>
      </w:pPr>
      <w:r w:rsidRPr="00621E63">
        <w:t xml:space="preserve">This profile recommends “AL” (always) to receive complete messaging processing confirmation. If this support is not feasible, this profile recommends that the IOP value the application acknowledgement field with “ER” (error/reject), so that the IOC will only send an application error when it is unable to process the requested order. </w:t>
      </w:r>
    </w:p>
    <w:p w14:paraId="6848E101" w14:textId="77777777" w:rsidR="00424D92" w:rsidRPr="00621E63" w:rsidRDefault="00424D92" w:rsidP="001060A2">
      <w:pPr>
        <w:pStyle w:val="BodyText"/>
      </w:pPr>
      <w:r w:rsidRPr="00621E63">
        <w:t>This profile recommends that the IOC value the application acknowledgement field with “NE” on a RRG^O16, so that the IOP will only send an accept acknowledgement and not an application acknowledgement. Note that the IOP is responsible for sending (or not sending) an acknowledgement as specified by the IOC.</w:t>
      </w:r>
    </w:p>
    <w:p w14:paraId="4EECD27B" w14:textId="77777777" w:rsidR="00424D92" w:rsidRPr="00621E63" w:rsidRDefault="00424D92" w:rsidP="00123C7B">
      <w:pPr>
        <w:pStyle w:val="Heading5"/>
        <w:rPr>
          <w:noProof w:val="0"/>
        </w:rPr>
      </w:pPr>
      <w:bookmarkStart w:id="1581" w:name="33442_PID_Patient_Identificati"/>
      <w:bookmarkStart w:id="1582" w:name="_Toc401769776"/>
      <w:bookmarkStart w:id="1583" w:name="_Toc24650406"/>
      <w:bookmarkEnd w:id="1581"/>
      <w:r w:rsidRPr="00621E63">
        <w:rPr>
          <w:noProof w:val="0"/>
        </w:rPr>
        <w:t>PID - Patient Identification Segment</w:t>
      </w:r>
      <w:bookmarkEnd w:id="1582"/>
      <w:bookmarkEnd w:id="1583"/>
    </w:p>
    <w:p w14:paraId="6E53A0D5" w14:textId="79A9DC4D" w:rsidR="00424D92" w:rsidRPr="00621E63" w:rsidRDefault="00424D92" w:rsidP="001060A2">
      <w:pPr>
        <w:pStyle w:val="BodyText"/>
      </w:pPr>
      <w:r w:rsidRPr="00621E63">
        <w:t xml:space="preserve">The PID segment is used by all applications as the primary means of communicating patient identification information. This segment contains permanent patient identifying and demographic information that, for the most part, is not likely to change frequently. See </w:t>
      </w:r>
      <w:r w:rsidR="006D613E" w:rsidRPr="00621E63">
        <w:t>HL7</w:t>
      </w:r>
      <w:r w:rsidR="00995105" w:rsidRPr="00621E63">
        <w:t xml:space="preserve"> </w:t>
      </w:r>
      <w:r w:rsidRPr="00621E63">
        <w:t>v2.6: chapter 3 (3.4.2). For PID usage in IHE PCD Technical Framework profiles, refer to Appendix B.5 of this volume.</w:t>
      </w:r>
    </w:p>
    <w:p w14:paraId="194DF7A7" w14:textId="77777777" w:rsidR="00424D92" w:rsidRPr="00621E63" w:rsidRDefault="00424D92" w:rsidP="00123C7B">
      <w:pPr>
        <w:pStyle w:val="Heading5"/>
        <w:rPr>
          <w:noProof w:val="0"/>
        </w:rPr>
      </w:pPr>
      <w:bookmarkStart w:id="1584" w:name="33443_PV1_Patient_Visit_Segmen"/>
      <w:bookmarkStart w:id="1585" w:name="_Toc401769777"/>
      <w:bookmarkStart w:id="1586" w:name="_Toc24650407"/>
      <w:bookmarkEnd w:id="1584"/>
      <w:r w:rsidRPr="00621E63">
        <w:rPr>
          <w:noProof w:val="0"/>
        </w:rPr>
        <w:t>PV1 Patient Visit Segment</w:t>
      </w:r>
      <w:bookmarkEnd w:id="1585"/>
      <w:bookmarkEnd w:id="1586"/>
    </w:p>
    <w:p w14:paraId="5F228746" w14:textId="77777777" w:rsidR="00424D92" w:rsidRPr="00621E63" w:rsidRDefault="00424D92" w:rsidP="001060A2">
      <w:pPr>
        <w:pStyle w:val="BodyText"/>
      </w:pPr>
      <w:r w:rsidRPr="00621E63">
        <w:t>The PV1 segment is used by Registration/Patient Administration applications to communicate information on an account or visit-specific basis. See Appendix B.6 for details.</w:t>
      </w:r>
    </w:p>
    <w:p w14:paraId="4AAC7ED1" w14:textId="77777777" w:rsidR="00424D92" w:rsidRPr="00621E63" w:rsidRDefault="00424D92" w:rsidP="00123C7B">
      <w:pPr>
        <w:pStyle w:val="Heading5"/>
        <w:rPr>
          <w:noProof w:val="0"/>
        </w:rPr>
      </w:pPr>
      <w:bookmarkStart w:id="1587" w:name="33444_ORC_Common_Order_Segment"/>
      <w:bookmarkStart w:id="1588" w:name="_Toc401769778"/>
      <w:bookmarkStart w:id="1589" w:name="_Toc24650408"/>
      <w:bookmarkEnd w:id="1587"/>
      <w:r w:rsidRPr="00621E63">
        <w:rPr>
          <w:noProof w:val="0"/>
        </w:rPr>
        <w:t xml:space="preserve">ORC </w:t>
      </w:r>
      <w:r w:rsidR="00F76540" w:rsidRPr="00621E63">
        <w:rPr>
          <w:rFonts w:eastAsia="MS Gothic"/>
          <w:noProof w:val="0"/>
        </w:rPr>
        <w:t>-</w:t>
      </w:r>
      <w:r w:rsidRPr="00621E63">
        <w:rPr>
          <w:noProof w:val="0"/>
        </w:rPr>
        <w:t xml:space="preserve"> Common Order Segment</w:t>
      </w:r>
      <w:bookmarkEnd w:id="1588"/>
      <w:bookmarkEnd w:id="1589"/>
    </w:p>
    <w:p w14:paraId="5689F177" w14:textId="77777777" w:rsidR="00424D92" w:rsidRPr="00621E63" w:rsidRDefault="00424D92" w:rsidP="001060A2">
      <w:pPr>
        <w:pStyle w:val="BodyText"/>
      </w:pPr>
      <w:r w:rsidRPr="00621E63">
        <w:t>The Common Order segment (ORC) is used to transmit fields that are common to all orders (all types of services that are requested). See Appendix B.9 for details of usage in IHE PCD profiles.</w:t>
      </w:r>
    </w:p>
    <w:p w14:paraId="05013E65" w14:textId="77777777" w:rsidR="00B11855" w:rsidRPr="00621E63" w:rsidRDefault="003D003E" w:rsidP="00123C7B">
      <w:pPr>
        <w:pStyle w:val="Heading5"/>
        <w:rPr>
          <w:noProof w:val="0"/>
        </w:rPr>
      </w:pPr>
      <w:bookmarkStart w:id="1590" w:name="33445_RXG_PharmacyTreatment_Gi"/>
      <w:bookmarkStart w:id="1591" w:name="_Toc401769779"/>
      <w:bookmarkStart w:id="1592" w:name="_Toc24650409"/>
      <w:bookmarkEnd w:id="1590"/>
      <w:r w:rsidRPr="00621E63">
        <w:rPr>
          <w:noProof w:val="0"/>
        </w:rPr>
        <w:lastRenderedPageBreak/>
        <w:t>RXG - Pharmacy/Treatment Give Segment</w:t>
      </w:r>
      <w:bookmarkEnd w:id="1591"/>
      <w:bookmarkEnd w:id="1592"/>
    </w:p>
    <w:p w14:paraId="331AD39E" w14:textId="0475634C" w:rsidR="00B11855" w:rsidRPr="00621E63" w:rsidRDefault="003D003E" w:rsidP="00CF5627">
      <w:pPr>
        <w:pStyle w:val="TableTitle"/>
      </w:pPr>
      <w:r w:rsidRPr="00621E63">
        <w:t>Table 3.3.4.4.</w:t>
      </w:r>
      <w:r w:rsidR="00805FC3" w:rsidRPr="00621E63">
        <w:t>5</w:t>
      </w:r>
      <w:r w:rsidRPr="00621E63">
        <w:t xml:space="preserve">-1: </w:t>
      </w:r>
      <w:r w:rsidR="006D613E" w:rsidRPr="00621E63">
        <w:t>HL7</w:t>
      </w:r>
      <w:r w:rsidR="00995105" w:rsidRPr="00621E63">
        <w:t xml:space="preserve"> </w:t>
      </w:r>
      <w:r w:rsidRPr="00621E63">
        <w:t>Attribute Table – RXG – Pharmacy/Treatment Give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908"/>
        <w:gridCol w:w="806"/>
        <w:gridCol w:w="990"/>
        <w:gridCol w:w="1168"/>
        <w:gridCol w:w="974"/>
        <w:gridCol w:w="1046"/>
        <w:gridCol w:w="2916"/>
      </w:tblGrid>
      <w:tr w:rsidR="003019C5" w:rsidRPr="00621E63" w14:paraId="6BB550C9" w14:textId="77777777" w:rsidTr="00DE39CA">
        <w:trPr>
          <w:cantSplit/>
          <w:tblHeader/>
          <w:jc w:val="center"/>
        </w:trPr>
        <w:tc>
          <w:tcPr>
            <w:tcW w:w="811" w:type="dxa"/>
            <w:shd w:val="clear" w:color="auto" w:fill="D9D9D9"/>
          </w:tcPr>
          <w:p w14:paraId="27352E3D" w14:textId="77777777" w:rsidR="00B11855" w:rsidRPr="00621E63" w:rsidRDefault="003D003E" w:rsidP="001E1150">
            <w:pPr>
              <w:pStyle w:val="TableEntryHeader"/>
            </w:pPr>
            <w:r w:rsidRPr="00621E63">
              <w:t>SEQ</w:t>
            </w:r>
          </w:p>
        </w:tc>
        <w:tc>
          <w:tcPr>
            <w:tcW w:w="908" w:type="dxa"/>
            <w:shd w:val="clear" w:color="auto" w:fill="D9D9D9"/>
          </w:tcPr>
          <w:p w14:paraId="3E3BABD5" w14:textId="77777777" w:rsidR="00B11855" w:rsidRPr="00621E63" w:rsidRDefault="003D003E" w:rsidP="001E1150">
            <w:pPr>
              <w:pStyle w:val="TableEntryHeader"/>
            </w:pPr>
            <w:r w:rsidRPr="00621E63">
              <w:t>LEN</w:t>
            </w:r>
          </w:p>
        </w:tc>
        <w:tc>
          <w:tcPr>
            <w:tcW w:w="806" w:type="dxa"/>
            <w:shd w:val="clear" w:color="auto" w:fill="D9D9D9"/>
          </w:tcPr>
          <w:p w14:paraId="123BE3C5" w14:textId="77777777" w:rsidR="00B11855" w:rsidRPr="00621E63" w:rsidRDefault="003D003E" w:rsidP="001E1150">
            <w:pPr>
              <w:pStyle w:val="TableEntryHeader"/>
            </w:pPr>
            <w:r w:rsidRPr="00621E63">
              <w:t>DT</w:t>
            </w:r>
          </w:p>
        </w:tc>
        <w:tc>
          <w:tcPr>
            <w:tcW w:w="990" w:type="dxa"/>
            <w:shd w:val="clear" w:color="auto" w:fill="D9D9D9"/>
          </w:tcPr>
          <w:p w14:paraId="1E9DCACB" w14:textId="77777777" w:rsidR="00B11855" w:rsidRPr="00621E63" w:rsidRDefault="003D003E" w:rsidP="001E1150">
            <w:pPr>
              <w:pStyle w:val="TableEntryHeader"/>
            </w:pPr>
            <w:r w:rsidRPr="00621E63">
              <w:t>Usage</w:t>
            </w:r>
          </w:p>
        </w:tc>
        <w:tc>
          <w:tcPr>
            <w:tcW w:w="1168" w:type="dxa"/>
            <w:shd w:val="clear" w:color="auto" w:fill="D9D9D9"/>
          </w:tcPr>
          <w:p w14:paraId="26799980" w14:textId="77777777" w:rsidR="00B11855" w:rsidRPr="00621E63" w:rsidRDefault="003D003E" w:rsidP="001E1150">
            <w:pPr>
              <w:pStyle w:val="TableEntryHeader"/>
            </w:pPr>
            <w:r w:rsidRPr="00621E63">
              <w:t>Card.</w:t>
            </w:r>
          </w:p>
        </w:tc>
        <w:tc>
          <w:tcPr>
            <w:tcW w:w="974" w:type="dxa"/>
            <w:shd w:val="clear" w:color="auto" w:fill="D9D9D9"/>
          </w:tcPr>
          <w:p w14:paraId="22028F7B" w14:textId="77777777" w:rsidR="00B11855" w:rsidRPr="00621E63" w:rsidRDefault="003D003E" w:rsidP="001E1150">
            <w:pPr>
              <w:pStyle w:val="TableEntryHeader"/>
            </w:pPr>
            <w:r w:rsidRPr="00621E63">
              <w:t>TBL#</w:t>
            </w:r>
          </w:p>
        </w:tc>
        <w:tc>
          <w:tcPr>
            <w:tcW w:w="1046" w:type="dxa"/>
            <w:shd w:val="clear" w:color="auto" w:fill="D9D9D9"/>
          </w:tcPr>
          <w:p w14:paraId="57471C34" w14:textId="77777777" w:rsidR="00B11855" w:rsidRPr="00621E63" w:rsidRDefault="003D003E" w:rsidP="001E1150">
            <w:pPr>
              <w:pStyle w:val="TableEntryHeader"/>
            </w:pPr>
            <w:r w:rsidRPr="00621E63">
              <w:t>ITEM #</w:t>
            </w:r>
          </w:p>
        </w:tc>
        <w:tc>
          <w:tcPr>
            <w:tcW w:w="2916" w:type="dxa"/>
            <w:shd w:val="clear" w:color="auto" w:fill="D9D9D9"/>
          </w:tcPr>
          <w:p w14:paraId="5E11CB69" w14:textId="77777777" w:rsidR="00B11855" w:rsidRPr="00621E63" w:rsidRDefault="003D003E" w:rsidP="001E1150">
            <w:pPr>
              <w:pStyle w:val="TableEntryHeader"/>
            </w:pPr>
            <w:r w:rsidRPr="00621E63">
              <w:t>ELEMENT NAME</w:t>
            </w:r>
          </w:p>
        </w:tc>
      </w:tr>
      <w:tr w:rsidR="00C40FD5" w:rsidRPr="00621E63" w14:paraId="3EC998C2" w14:textId="77777777" w:rsidTr="006C0E8E">
        <w:trPr>
          <w:cantSplit/>
          <w:jc w:val="center"/>
        </w:trPr>
        <w:tc>
          <w:tcPr>
            <w:tcW w:w="811" w:type="dxa"/>
            <w:shd w:val="clear" w:color="auto" w:fill="auto"/>
          </w:tcPr>
          <w:p w14:paraId="25E92077" w14:textId="77777777" w:rsidR="00B11855" w:rsidRPr="00621E63" w:rsidRDefault="003D003E" w:rsidP="001E1150">
            <w:pPr>
              <w:pStyle w:val="TableEntry"/>
            </w:pPr>
            <w:r w:rsidRPr="00621E63">
              <w:t>1</w:t>
            </w:r>
          </w:p>
        </w:tc>
        <w:tc>
          <w:tcPr>
            <w:tcW w:w="908" w:type="dxa"/>
            <w:shd w:val="clear" w:color="auto" w:fill="auto"/>
          </w:tcPr>
          <w:p w14:paraId="7B8F2901" w14:textId="77777777" w:rsidR="00B11855" w:rsidRPr="00621E63" w:rsidRDefault="003D003E" w:rsidP="001E1150">
            <w:pPr>
              <w:pStyle w:val="TableEntry"/>
            </w:pPr>
            <w:r w:rsidRPr="00621E63">
              <w:t>4</w:t>
            </w:r>
          </w:p>
        </w:tc>
        <w:tc>
          <w:tcPr>
            <w:tcW w:w="806" w:type="dxa"/>
            <w:shd w:val="clear" w:color="auto" w:fill="auto"/>
          </w:tcPr>
          <w:p w14:paraId="3E24F8E9" w14:textId="77777777" w:rsidR="00B11855" w:rsidRPr="00621E63" w:rsidRDefault="003D003E" w:rsidP="001E1150">
            <w:pPr>
              <w:pStyle w:val="TableEntry"/>
            </w:pPr>
            <w:r w:rsidRPr="00621E63">
              <w:t>NM</w:t>
            </w:r>
          </w:p>
        </w:tc>
        <w:tc>
          <w:tcPr>
            <w:tcW w:w="990" w:type="dxa"/>
            <w:shd w:val="clear" w:color="auto" w:fill="auto"/>
          </w:tcPr>
          <w:p w14:paraId="2B6DCBB4" w14:textId="77777777" w:rsidR="00B11855" w:rsidRPr="004D10A4" w:rsidRDefault="003D003E" w:rsidP="001E1150">
            <w:pPr>
              <w:pStyle w:val="TableEntry"/>
            </w:pPr>
            <w:r w:rsidRPr="004D10A4">
              <w:t>R</w:t>
            </w:r>
          </w:p>
        </w:tc>
        <w:tc>
          <w:tcPr>
            <w:tcW w:w="1168" w:type="dxa"/>
            <w:shd w:val="clear" w:color="auto" w:fill="auto"/>
          </w:tcPr>
          <w:p w14:paraId="2E2C6FB0" w14:textId="77777777" w:rsidR="00B11855" w:rsidRPr="004D10A4" w:rsidRDefault="003D003E" w:rsidP="001E1150">
            <w:pPr>
              <w:pStyle w:val="TableEntry"/>
              <w:rPr>
                <w:rPrChange w:id="1593" w:author="Mary Jungers" w:date="2019-11-14T13:56:00Z">
                  <w:rPr>
                    <w:color w:val="FF0000"/>
                  </w:rPr>
                </w:rPrChange>
              </w:rPr>
            </w:pPr>
            <w:r w:rsidRPr="004D10A4">
              <w:t>[1..1]</w:t>
            </w:r>
          </w:p>
        </w:tc>
        <w:tc>
          <w:tcPr>
            <w:tcW w:w="974" w:type="dxa"/>
            <w:shd w:val="clear" w:color="auto" w:fill="auto"/>
          </w:tcPr>
          <w:p w14:paraId="79C58EB9" w14:textId="77777777" w:rsidR="00B11855" w:rsidRPr="00621E63" w:rsidRDefault="00B11855" w:rsidP="00DF61EC">
            <w:pPr>
              <w:pStyle w:val="TableEntry"/>
            </w:pPr>
          </w:p>
        </w:tc>
        <w:tc>
          <w:tcPr>
            <w:tcW w:w="1046" w:type="dxa"/>
            <w:shd w:val="clear" w:color="auto" w:fill="auto"/>
          </w:tcPr>
          <w:p w14:paraId="2B013C9B" w14:textId="77777777" w:rsidR="00B11855" w:rsidRPr="00621E63" w:rsidRDefault="003D003E" w:rsidP="001E1150">
            <w:pPr>
              <w:pStyle w:val="TableEntry"/>
            </w:pPr>
            <w:r w:rsidRPr="00621E63">
              <w:t>00342</w:t>
            </w:r>
          </w:p>
        </w:tc>
        <w:tc>
          <w:tcPr>
            <w:tcW w:w="2916" w:type="dxa"/>
            <w:shd w:val="clear" w:color="auto" w:fill="auto"/>
          </w:tcPr>
          <w:p w14:paraId="697EC146" w14:textId="77777777" w:rsidR="00B11855" w:rsidRPr="00621E63" w:rsidRDefault="003D003E" w:rsidP="001E1150">
            <w:pPr>
              <w:pStyle w:val="TableEntry"/>
            </w:pPr>
            <w:r w:rsidRPr="00621E63">
              <w:t>Give Sub-ID Counter</w:t>
            </w:r>
          </w:p>
        </w:tc>
      </w:tr>
      <w:tr w:rsidR="00C40FD5" w:rsidRPr="00621E63" w14:paraId="3A5E0DE5" w14:textId="77777777" w:rsidTr="006C0E8E">
        <w:trPr>
          <w:cantSplit/>
          <w:jc w:val="center"/>
        </w:trPr>
        <w:tc>
          <w:tcPr>
            <w:tcW w:w="811" w:type="dxa"/>
            <w:shd w:val="clear" w:color="auto" w:fill="auto"/>
          </w:tcPr>
          <w:p w14:paraId="56F62DC1" w14:textId="77777777" w:rsidR="00B11855" w:rsidRPr="00621E63" w:rsidRDefault="003D003E" w:rsidP="001E1150">
            <w:pPr>
              <w:pStyle w:val="TableEntry"/>
            </w:pPr>
            <w:r w:rsidRPr="00621E63">
              <w:t>2</w:t>
            </w:r>
          </w:p>
        </w:tc>
        <w:tc>
          <w:tcPr>
            <w:tcW w:w="908" w:type="dxa"/>
            <w:shd w:val="clear" w:color="auto" w:fill="auto"/>
          </w:tcPr>
          <w:p w14:paraId="3D4638CE" w14:textId="77777777" w:rsidR="00B11855" w:rsidRPr="00621E63" w:rsidRDefault="003D003E" w:rsidP="001E1150">
            <w:pPr>
              <w:pStyle w:val="TableEntry"/>
            </w:pPr>
            <w:r w:rsidRPr="00621E63">
              <w:t>4</w:t>
            </w:r>
          </w:p>
        </w:tc>
        <w:tc>
          <w:tcPr>
            <w:tcW w:w="806" w:type="dxa"/>
            <w:shd w:val="clear" w:color="auto" w:fill="auto"/>
          </w:tcPr>
          <w:p w14:paraId="49FDFBB2" w14:textId="77777777" w:rsidR="00B11855" w:rsidRPr="00621E63" w:rsidRDefault="003D003E" w:rsidP="001E1150">
            <w:pPr>
              <w:pStyle w:val="TableEntry"/>
            </w:pPr>
            <w:r w:rsidRPr="00621E63">
              <w:t>NM</w:t>
            </w:r>
          </w:p>
        </w:tc>
        <w:tc>
          <w:tcPr>
            <w:tcW w:w="990" w:type="dxa"/>
            <w:shd w:val="clear" w:color="auto" w:fill="auto"/>
          </w:tcPr>
          <w:p w14:paraId="2FADB2BB" w14:textId="77777777" w:rsidR="00B11855" w:rsidRPr="00621E63" w:rsidRDefault="003D003E" w:rsidP="001E1150">
            <w:pPr>
              <w:pStyle w:val="TableEntry"/>
            </w:pPr>
            <w:r w:rsidRPr="00621E63">
              <w:t>RE</w:t>
            </w:r>
          </w:p>
        </w:tc>
        <w:tc>
          <w:tcPr>
            <w:tcW w:w="1168" w:type="dxa"/>
            <w:shd w:val="clear" w:color="auto" w:fill="auto"/>
          </w:tcPr>
          <w:p w14:paraId="35AE8C52" w14:textId="77777777" w:rsidR="00B11855" w:rsidRPr="00621E63" w:rsidRDefault="003D003E" w:rsidP="001E1150">
            <w:pPr>
              <w:pStyle w:val="TableEntry"/>
            </w:pPr>
            <w:r w:rsidRPr="00621E63">
              <w:t>[0..1]</w:t>
            </w:r>
          </w:p>
        </w:tc>
        <w:tc>
          <w:tcPr>
            <w:tcW w:w="974" w:type="dxa"/>
            <w:shd w:val="clear" w:color="auto" w:fill="auto"/>
          </w:tcPr>
          <w:p w14:paraId="0449FE35" w14:textId="77777777" w:rsidR="00B11855" w:rsidRPr="00621E63" w:rsidRDefault="00B11855" w:rsidP="00DF61EC">
            <w:pPr>
              <w:pStyle w:val="TableEntry"/>
            </w:pPr>
          </w:p>
        </w:tc>
        <w:tc>
          <w:tcPr>
            <w:tcW w:w="1046" w:type="dxa"/>
            <w:shd w:val="clear" w:color="auto" w:fill="auto"/>
          </w:tcPr>
          <w:p w14:paraId="25A9F79F" w14:textId="77777777" w:rsidR="00B11855" w:rsidRPr="00621E63" w:rsidRDefault="003D003E" w:rsidP="001E1150">
            <w:pPr>
              <w:pStyle w:val="TableEntry"/>
            </w:pPr>
            <w:r w:rsidRPr="00621E63">
              <w:t>00334</w:t>
            </w:r>
          </w:p>
        </w:tc>
        <w:tc>
          <w:tcPr>
            <w:tcW w:w="2916" w:type="dxa"/>
            <w:shd w:val="clear" w:color="auto" w:fill="auto"/>
          </w:tcPr>
          <w:p w14:paraId="048D435E" w14:textId="77777777" w:rsidR="00B11855" w:rsidRPr="00621E63" w:rsidRDefault="003D003E" w:rsidP="001E1150">
            <w:pPr>
              <w:pStyle w:val="TableEntry"/>
            </w:pPr>
            <w:r w:rsidRPr="00621E63">
              <w:t>Dispense Sub-ID Counter</w:t>
            </w:r>
          </w:p>
        </w:tc>
      </w:tr>
      <w:tr w:rsidR="00C40FD5" w:rsidRPr="00621E63" w14:paraId="1C7A19C3" w14:textId="77777777" w:rsidTr="00D62951">
        <w:trPr>
          <w:cantSplit/>
          <w:jc w:val="center"/>
        </w:trPr>
        <w:tc>
          <w:tcPr>
            <w:tcW w:w="811" w:type="dxa"/>
            <w:shd w:val="clear" w:color="auto" w:fill="auto"/>
          </w:tcPr>
          <w:p w14:paraId="4547CC21" w14:textId="77777777" w:rsidR="00B11855" w:rsidRPr="00621E63" w:rsidRDefault="003D003E" w:rsidP="001E1150">
            <w:pPr>
              <w:pStyle w:val="TableEntry"/>
            </w:pPr>
            <w:r w:rsidRPr="00621E63">
              <w:t>3</w:t>
            </w:r>
          </w:p>
        </w:tc>
        <w:tc>
          <w:tcPr>
            <w:tcW w:w="908" w:type="dxa"/>
            <w:shd w:val="clear" w:color="auto" w:fill="auto"/>
          </w:tcPr>
          <w:p w14:paraId="6E6EE1D5" w14:textId="77777777" w:rsidR="00B11855" w:rsidRPr="00621E63" w:rsidRDefault="003D003E" w:rsidP="001E1150">
            <w:pPr>
              <w:pStyle w:val="TableEntry"/>
            </w:pPr>
            <w:r w:rsidRPr="00621E63">
              <w:t>705</w:t>
            </w:r>
          </w:p>
        </w:tc>
        <w:tc>
          <w:tcPr>
            <w:tcW w:w="806" w:type="dxa"/>
            <w:shd w:val="clear" w:color="auto" w:fill="auto"/>
          </w:tcPr>
          <w:p w14:paraId="2EDA8C09" w14:textId="77777777" w:rsidR="00B11855" w:rsidRPr="00621E63" w:rsidRDefault="003D003E" w:rsidP="001E1150">
            <w:pPr>
              <w:pStyle w:val="TableEntry"/>
            </w:pPr>
            <w:r w:rsidRPr="00621E63">
              <w:t>TQ</w:t>
            </w:r>
          </w:p>
        </w:tc>
        <w:tc>
          <w:tcPr>
            <w:tcW w:w="990" w:type="dxa"/>
            <w:shd w:val="clear" w:color="auto" w:fill="auto"/>
          </w:tcPr>
          <w:p w14:paraId="113AFF3A" w14:textId="77777777" w:rsidR="00B11855" w:rsidRPr="00621E63" w:rsidRDefault="003D003E" w:rsidP="001E1150">
            <w:pPr>
              <w:pStyle w:val="TableEntry"/>
            </w:pPr>
            <w:r w:rsidRPr="00621E63">
              <w:t>X</w:t>
            </w:r>
          </w:p>
        </w:tc>
        <w:tc>
          <w:tcPr>
            <w:tcW w:w="1168" w:type="dxa"/>
            <w:shd w:val="clear" w:color="auto" w:fill="auto"/>
          </w:tcPr>
          <w:p w14:paraId="1F5E1243" w14:textId="77777777" w:rsidR="00B11855" w:rsidRPr="00621E63" w:rsidRDefault="003D003E" w:rsidP="001E1150">
            <w:pPr>
              <w:pStyle w:val="TableEntry"/>
            </w:pPr>
            <w:r w:rsidRPr="00621E63">
              <w:t>[0..0]</w:t>
            </w:r>
          </w:p>
        </w:tc>
        <w:tc>
          <w:tcPr>
            <w:tcW w:w="974" w:type="dxa"/>
            <w:shd w:val="clear" w:color="auto" w:fill="auto"/>
          </w:tcPr>
          <w:p w14:paraId="76EF6509" w14:textId="77777777" w:rsidR="00B11855" w:rsidRPr="00621E63" w:rsidRDefault="00B11855" w:rsidP="00DF61EC">
            <w:pPr>
              <w:pStyle w:val="TableEntry"/>
            </w:pPr>
          </w:p>
        </w:tc>
        <w:tc>
          <w:tcPr>
            <w:tcW w:w="1046" w:type="dxa"/>
            <w:shd w:val="clear" w:color="auto" w:fill="auto"/>
          </w:tcPr>
          <w:p w14:paraId="5903FC29" w14:textId="77777777" w:rsidR="00B11855" w:rsidRPr="00621E63" w:rsidRDefault="003D003E" w:rsidP="001E1150">
            <w:pPr>
              <w:pStyle w:val="TableEntry"/>
            </w:pPr>
            <w:r w:rsidRPr="00621E63">
              <w:t>00221</w:t>
            </w:r>
          </w:p>
        </w:tc>
        <w:tc>
          <w:tcPr>
            <w:tcW w:w="2916" w:type="dxa"/>
            <w:shd w:val="clear" w:color="auto" w:fill="auto"/>
          </w:tcPr>
          <w:p w14:paraId="08ED8E55" w14:textId="77777777" w:rsidR="00B11855" w:rsidRPr="00621E63" w:rsidRDefault="003D003E" w:rsidP="001E1150">
            <w:pPr>
              <w:pStyle w:val="TableEntry"/>
            </w:pPr>
            <w:r w:rsidRPr="00621E63">
              <w:t>Quantity/Timing</w:t>
            </w:r>
          </w:p>
        </w:tc>
      </w:tr>
      <w:tr w:rsidR="00C40FD5" w:rsidRPr="00621E63" w14:paraId="2174CE8A" w14:textId="77777777" w:rsidTr="006C0E8E">
        <w:trPr>
          <w:cantSplit/>
          <w:jc w:val="center"/>
        </w:trPr>
        <w:tc>
          <w:tcPr>
            <w:tcW w:w="811" w:type="dxa"/>
            <w:shd w:val="clear" w:color="auto" w:fill="auto"/>
          </w:tcPr>
          <w:p w14:paraId="133B213D" w14:textId="77777777" w:rsidR="00B11855" w:rsidRPr="00621E63" w:rsidRDefault="003D003E" w:rsidP="001E1150">
            <w:pPr>
              <w:pStyle w:val="TableEntry"/>
            </w:pPr>
            <w:r w:rsidRPr="00621E63">
              <w:t>4</w:t>
            </w:r>
          </w:p>
        </w:tc>
        <w:tc>
          <w:tcPr>
            <w:tcW w:w="908" w:type="dxa"/>
            <w:shd w:val="clear" w:color="auto" w:fill="auto"/>
          </w:tcPr>
          <w:p w14:paraId="5E76DB01" w14:textId="52CF2BAB" w:rsidR="00B11855" w:rsidRPr="00621E63" w:rsidRDefault="003D003E" w:rsidP="001E1150">
            <w:pPr>
              <w:pStyle w:val="TableEntry"/>
            </w:pPr>
            <w:r w:rsidRPr="00621E63">
              <w:t>705</w:t>
            </w:r>
          </w:p>
        </w:tc>
        <w:tc>
          <w:tcPr>
            <w:tcW w:w="806" w:type="dxa"/>
            <w:shd w:val="clear" w:color="auto" w:fill="auto"/>
          </w:tcPr>
          <w:p w14:paraId="10BC97E6" w14:textId="77777777" w:rsidR="00B11855" w:rsidRPr="00621E63" w:rsidRDefault="003D003E" w:rsidP="001E1150">
            <w:pPr>
              <w:pStyle w:val="TableEntry"/>
            </w:pPr>
            <w:r w:rsidRPr="00621E63">
              <w:t>CWE</w:t>
            </w:r>
          </w:p>
        </w:tc>
        <w:tc>
          <w:tcPr>
            <w:tcW w:w="990" w:type="dxa"/>
            <w:shd w:val="clear" w:color="auto" w:fill="auto"/>
          </w:tcPr>
          <w:p w14:paraId="2E1C0090" w14:textId="77777777" w:rsidR="00B11855" w:rsidRPr="00621E63" w:rsidRDefault="003D003E" w:rsidP="001E1150">
            <w:pPr>
              <w:pStyle w:val="TableEntry"/>
            </w:pPr>
            <w:r w:rsidRPr="00621E63">
              <w:t>R</w:t>
            </w:r>
          </w:p>
        </w:tc>
        <w:tc>
          <w:tcPr>
            <w:tcW w:w="1168" w:type="dxa"/>
            <w:shd w:val="clear" w:color="auto" w:fill="auto"/>
          </w:tcPr>
          <w:p w14:paraId="034E5C06" w14:textId="77777777" w:rsidR="00B11855" w:rsidRPr="00621E63" w:rsidRDefault="003D003E" w:rsidP="001E1150">
            <w:pPr>
              <w:pStyle w:val="TableEntry"/>
            </w:pPr>
            <w:r w:rsidRPr="00621E63">
              <w:t>[1..1]</w:t>
            </w:r>
          </w:p>
        </w:tc>
        <w:tc>
          <w:tcPr>
            <w:tcW w:w="974" w:type="dxa"/>
            <w:shd w:val="clear" w:color="auto" w:fill="auto"/>
          </w:tcPr>
          <w:p w14:paraId="702CFF22" w14:textId="77777777" w:rsidR="00B11855" w:rsidRPr="00621E63" w:rsidRDefault="003D003E" w:rsidP="00DF61EC">
            <w:pPr>
              <w:pStyle w:val="TableEntry"/>
            </w:pPr>
            <w:r w:rsidRPr="00621E63">
              <w:t>0292</w:t>
            </w:r>
          </w:p>
        </w:tc>
        <w:tc>
          <w:tcPr>
            <w:tcW w:w="1046" w:type="dxa"/>
            <w:shd w:val="clear" w:color="auto" w:fill="auto"/>
          </w:tcPr>
          <w:p w14:paraId="0944BAF6" w14:textId="77777777" w:rsidR="00B11855" w:rsidRPr="00621E63" w:rsidRDefault="003D003E" w:rsidP="001E1150">
            <w:pPr>
              <w:pStyle w:val="TableEntry"/>
            </w:pPr>
            <w:r w:rsidRPr="00621E63">
              <w:t>00317</w:t>
            </w:r>
          </w:p>
        </w:tc>
        <w:tc>
          <w:tcPr>
            <w:tcW w:w="2916" w:type="dxa"/>
            <w:shd w:val="clear" w:color="auto" w:fill="auto"/>
          </w:tcPr>
          <w:p w14:paraId="2CC5204C" w14:textId="77777777" w:rsidR="00B11855" w:rsidRPr="00621E63" w:rsidRDefault="003D003E" w:rsidP="001E1150">
            <w:pPr>
              <w:pStyle w:val="TableEntry"/>
            </w:pPr>
            <w:r w:rsidRPr="00621E63">
              <w:t>Give Code</w:t>
            </w:r>
          </w:p>
        </w:tc>
      </w:tr>
      <w:tr w:rsidR="00C40FD5" w:rsidRPr="00621E63" w14:paraId="404C1B80" w14:textId="77777777" w:rsidTr="006C0E8E">
        <w:trPr>
          <w:cantSplit/>
          <w:jc w:val="center"/>
        </w:trPr>
        <w:tc>
          <w:tcPr>
            <w:tcW w:w="811" w:type="dxa"/>
            <w:shd w:val="clear" w:color="auto" w:fill="auto"/>
          </w:tcPr>
          <w:p w14:paraId="19245030" w14:textId="77777777" w:rsidR="00B11855" w:rsidRPr="00621E63" w:rsidRDefault="003D003E" w:rsidP="001E1150">
            <w:pPr>
              <w:pStyle w:val="TableEntry"/>
            </w:pPr>
            <w:r w:rsidRPr="00621E63">
              <w:t>5</w:t>
            </w:r>
          </w:p>
        </w:tc>
        <w:tc>
          <w:tcPr>
            <w:tcW w:w="908" w:type="dxa"/>
            <w:shd w:val="clear" w:color="auto" w:fill="auto"/>
          </w:tcPr>
          <w:p w14:paraId="212502ED" w14:textId="77777777" w:rsidR="00B11855" w:rsidRPr="00621E63" w:rsidRDefault="003D003E" w:rsidP="001E1150">
            <w:pPr>
              <w:pStyle w:val="TableEntry"/>
            </w:pPr>
            <w:r w:rsidRPr="00621E63">
              <w:t>20</w:t>
            </w:r>
          </w:p>
        </w:tc>
        <w:tc>
          <w:tcPr>
            <w:tcW w:w="806" w:type="dxa"/>
            <w:shd w:val="clear" w:color="auto" w:fill="auto"/>
          </w:tcPr>
          <w:p w14:paraId="23EE0E7F" w14:textId="77777777" w:rsidR="00B11855" w:rsidRPr="00621E63" w:rsidRDefault="003D003E" w:rsidP="001E1150">
            <w:pPr>
              <w:pStyle w:val="TableEntry"/>
            </w:pPr>
            <w:r w:rsidRPr="00621E63">
              <w:t>NM</w:t>
            </w:r>
          </w:p>
        </w:tc>
        <w:tc>
          <w:tcPr>
            <w:tcW w:w="990" w:type="dxa"/>
            <w:shd w:val="clear" w:color="auto" w:fill="auto"/>
          </w:tcPr>
          <w:p w14:paraId="7EAEF427" w14:textId="77777777" w:rsidR="00B11855" w:rsidRPr="00621E63" w:rsidRDefault="003D003E" w:rsidP="001E1150">
            <w:pPr>
              <w:pStyle w:val="TableEntry"/>
            </w:pPr>
            <w:r w:rsidRPr="00621E63">
              <w:t>CE</w:t>
            </w:r>
          </w:p>
        </w:tc>
        <w:tc>
          <w:tcPr>
            <w:tcW w:w="1168" w:type="dxa"/>
            <w:shd w:val="clear" w:color="auto" w:fill="auto"/>
          </w:tcPr>
          <w:p w14:paraId="18D96A17" w14:textId="77777777" w:rsidR="00B11855" w:rsidRPr="00621E63" w:rsidRDefault="00947B25" w:rsidP="00DE39CA">
            <w:pPr>
              <w:pStyle w:val="TableEntry"/>
            </w:pPr>
            <w:r w:rsidRPr="00621E63">
              <w:t xml:space="preserve">  [</w:t>
            </w:r>
            <w:r w:rsidR="003D003E" w:rsidRPr="00621E63">
              <w:t>0..1]</w:t>
            </w:r>
          </w:p>
        </w:tc>
        <w:tc>
          <w:tcPr>
            <w:tcW w:w="974" w:type="dxa"/>
            <w:shd w:val="clear" w:color="auto" w:fill="auto"/>
          </w:tcPr>
          <w:p w14:paraId="67C7B9D0" w14:textId="77777777" w:rsidR="00B11855" w:rsidRPr="00621E63" w:rsidRDefault="00B11855" w:rsidP="00DF61EC">
            <w:pPr>
              <w:pStyle w:val="TableEntry"/>
            </w:pPr>
          </w:p>
        </w:tc>
        <w:tc>
          <w:tcPr>
            <w:tcW w:w="1046" w:type="dxa"/>
            <w:shd w:val="clear" w:color="auto" w:fill="auto"/>
          </w:tcPr>
          <w:p w14:paraId="74304902" w14:textId="77777777" w:rsidR="00B11855" w:rsidRPr="00621E63" w:rsidRDefault="003D003E" w:rsidP="001E1150">
            <w:pPr>
              <w:pStyle w:val="TableEntry"/>
            </w:pPr>
            <w:r w:rsidRPr="00621E63">
              <w:t>00318</w:t>
            </w:r>
          </w:p>
        </w:tc>
        <w:tc>
          <w:tcPr>
            <w:tcW w:w="2916" w:type="dxa"/>
            <w:shd w:val="clear" w:color="auto" w:fill="auto"/>
          </w:tcPr>
          <w:p w14:paraId="7B6DD9DE" w14:textId="77777777" w:rsidR="00B11855" w:rsidRPr="00621E63" w:rsidRDefault="003D003E" w:rsidP="001E1150">
            <w:pPr>
              <w:pStyle w:val="TableEntry"/>
            </w:pPr>
            <w:r w:rsidRPr="00621E63">
              <w:t>Give Amount - Minimum</w:t>
            </w:r>
          </w:p>
        </w:tc>
      </w:tr>
      <w:tr w:rsidR="00C40FD5" w:rsidRPr="00621E63" w14:paraId="79BEDC60" w14:textId="77777777" w:rsidTr="006C0E8E">
        <w:trPr>
          <w:cantSplit/>
          <w:jc w:val="center"/>
        </w:trPr>
        <w:tc>
          <w:tcPr>
            <w:tcW w:w="811" w:type="dxa"/>
            <w:shd w:val="clear" w:color="auto" w:fill="auto"/>
          </w:tcPr>
          <w:p w14:paraId="42C7CF19" w14:textId="77777777" w:rsidR="00B11855" w:rsidRPr="00621E63" w:rsidRDefault="003D003E" w:rsidP="001E1150">
            <w:pPr>
              <w:pStyle w:val="TableEntry"/>
            </w:pPr>
            <w:r w:rsidRPr="00621E63">
              <w:t>6</w:t>
            </w:r>
          </w:p>
        </w:tc>
        <w:tc>
          <w:tcPr>
            <w:tcW w:w="908" w:type="dxa"/>
            <w:shd w:val="clear" w:color="auto" w:fill="auto"/>
          </w:tcPr>
          <w:p w14:paraId="0660C482" w14:textId="77777777" w:rsidR="00B11855" w:rsidRPr="00621E63" w:rsidRDefault="003D003E" w:rsidP="001E1150">
            <w:pPr>
              <w:pStyle w:val="TableEntry"/>
            </w:pPr>
            <w:r w:rsidRPr="00621E63">
              <w:t>20</w:t>
            </w:r>
          </w:p>
        </w:tc>
        <w:tc>
          <w:tcPr>
            <w:tcW w:w="806" w:type="dxa"/>
            <w:shd w:val="clear" w:color="auto" w:fill="auto"/>
          </w:tcPr>
          <w:p w14:paraId="495F5B36" w14:textId="77777777" w:rsidR="00B11855" w:rsidRPr="00621E63" w:rsidRDefault="003D003E" w:rsidP="001E1150">
            <w:pPr>
              <w:pStyle w:val="TableEntry"/>
            </w:pPr>
            <w:r w:rsidRPr="00621E63">
              <w:t>NM</w:t>
            </w:r>
          </w:p>
        </w:tc>
        <w:tc>
          <w:tcPr>
            <w:tcW w:w="990" w:type="dxa"/>
            <w:shd w:val="clear" w:color="auto" w:fill="auto"/>
          </w:tcPr>
          <w:p w14:paraId="6A3AF1FE" w14:textId="77777777" w:rsidR="00B11855" w:rsidRPr="00621E63" w:rsidRDefault="003D003E" w:rsidP="001E1150">
            <w:pPr>
              <w:pStyle w:val="TableEntry"/>
            </w:pPr>
            <w:r w:rsidRPr="00621E63">
              <w:t>RE</w:t>
            </w:r>
          </w:p>
        </w:tc>
        <w:tc>
          <w:tcPr>
            <w:tcW w:w="1168" w:type="dxa"/>
            <w:shd w:val="clear" w:color="auto" w:fill="auto"/>
          </w:tcPr>
          <w:p w14:paraId="72629322" w14:textId="77777777" w:rsidR="00B11855" w:rsidRPr="00621E63" w:rsidRDefault="003D003E" w:rsidP="001E1150">
            <w:pPr>
              <w:pStyle w:val="TableEntry"/>
            </w:pPr>
            <w:r w:rsidRPr="00621E63">
              <w:t>[0..1]</w:t>
            </w:r>
          </w:p>
        </w:tc>
        <w:tc>
          <w:tcPr>
            <w:tcW w:w="974" w:type="dxa"/>
            <w:shd w:val="clear" w:color="auto" w:fill="auto"/>
          </w:tcPr>
          <w:p w14:paraId="4AB374D7" w14:textId="77777777" w:rsidR="00B11855" w:rsidRPr="00621E63" w:rsidRDefault="00B11855" w:rsidP="00DF61EC">
            <w:pPr>
              <w:pStyle w:val="TableEntry"/>
            </w:pPr>
          </w:p>
        </w:tc>
        <w:tc>
          <w:tcPr>
            <w:tcW w:w="1046" w:type="dxa"/>
            <w:shd w:val="clear" w:color="auto" w:fill="auto"/>
          </w:tcPr>
          <w:p w14:paraId="61962EC0" w14:textId="77777777" w:rsidR="00B11855" w:rsidRPr="00621E63" w:rsidRDefault="003D003E" w:rsidP="001E1150">
            <w:pPr>
              <w:pStyle w:val="TableEntry"/>
            </w:pPr>
            <w:r w:rsidRPr="00621E63">
              <w:t>00319</w:t>
            </w:r>
          </w:p>
        </w:tc>
        <w:tc>
          <w:tcPr>
            <w:tcW w:w="2916" w:type="dxa"/>
            <w:shd w:val="clear" w:color="auto" w:fill="auto"/>
          </w:tcPr>
          <w:p w14:paraId="598C6300" w14:textId="77777777" w:rsidR="00B11855" w:rsidRPr="00621E63" w:rsidRDefault="003D003E" w:rsidP="001E1150">
            <w:pPr>
              <w:pStyle w:val="TableEntry"/>
            </w:pPr>
            <w:r w:rsidRPr="00621E63">
              <w:t>Give Amount - Maximum</w:t>
            </w:r>
          </w:p>
        </w:tc>
      </w:tr>
      <w:tr w:rsidR="00C40FD5" w:rsidRPr="00621E63" w14:paraId="01ED1E72" w14:textId="77777777" w:rsidTr="006C0E8E">
        <w:trPr>
          <w:cantSplit/>
          <w:jc w:val="center"/>
        </w:trPr>
        <w:tc>
          <w:tcPr>
            <w:tcW w:w="811" w:type="dxa"/>
            <w:shd w:val="clear" w:color="auto" w:fill="auto"/>
          </w:tcPr>
          <w:p w14:paraId="2A1945DD" w14:textId="77777777" w:rsidR="00B11855" w:rsidRPr="00621E63" w:rsidRDefault="003D003E" w:rsidP="001E1150">
            <w:pPr>
              <w:pStyle w:val="TableEntry"/>
            </w:pPr>
            <w:r w:rsidRPr="00621E63">
              <w:t>7</w:t>
            </w:r>
          </w:p>
        </w:tc>
        <w:tc>
          <w:tcPr>
            <w:tcW w:w="908" w:type="dxa"/>
            <w:shd w:val="clear" w:color="auto" w:fill="auto"/>
          </w:tcPr>
          <w:p w14:paraId="2699F3D9" w14:textId="77777777" w:rsidR="00B11855" w:rsidRPr="00621E63" w:rsidRDefault="003D003E" w:rsidP="001E1150">
            <w:pPr>
              <w:pStyle w:val="TableEntry"/>
            </w:pPr>
            <w:r w:rsidRPr="00621E63">
              <w:t>705</w:t>
            </w:r>
          </w:p>
        </w:tc>
        <w:tc>
          <w:tcPr>
            <w:tcW w:w="806" w:type="dxa"/>
            <w:shd w:val="clear" w:color="auto" w:fill="auto"/>
          </w:tcPr>
          <w:p w14:paraId="7B2C8706" w14:textId="77777777" w:rsidR="00B11855" w:rsidRPr="00621E63" w:rsidRDefault="003D003E" w:rsidP="001E1150">
            <w:pPr>
              <w:pStyle w:val="TableEntry"/>
            </w:pPr>
            <w:r w:rsidRPr="00621E63">
              <w:t>CWE</w:t>
            </w:r>
          </w:p>
        </w:tc>
        <w:tc>
          <w:tcPr>
            <w:tcW w:w="990" w:type="dxa"/>
            <w:shd w:val="clear" w:color="auto" w:fill="auto"/>
          </w:tcPr>
          <w:p w14:paraId="7644DE0C" w14:textId="77777777" w:rsidR="00B11855" w:rsidRPr="00621E63" w:rsidRDefault="003D003E" w:rsidP="001E1150">
            <w:pPr>
              <w:pStyle w:val="TableEntry"/>
            </w:pPr>
            <w:r w:rsidRPr="00621E63">
              <w:t>CE</w:t>
            </w:r>
          </w:p>
        </w:tc>
        <w:tc>
          <w:tcPr>
            <w:tcW w:w="1168" w:type="dxa"/>
            <w:shd w:val="clear" w:color="auto" w:fill="auto"/>
          </w:tcPr>
          <w:p w14:paraId="4B076FB7" w14:textId="77777777" w:rsidR="00B11855" w:rsidRPr="00621E63" w:rsidRDefault="003D003E" w:rsidP="001E1150">
            <w:pPr>
              <w:pStyle w:val="TableEntry"/>
            </w:pPr>
            <w:r w:rsidRPr="00621E63">
              <w:t>[0..1]</w:t>
            </w:r>
          </w:p>
        </w:tc>
        <w:tc>
          <w:tcPr>
            <w:tcW w:w="974" w:type="dxa"/>
            <w:shd w:val="clear" w:color="auto" w:fill="auto"/>
          </w:tcPr>
          <w:p w14:paraId="775594F8" w14:textId="77777777" w:rsidR="00B11855" w:rsidRPr="00621E63" w:rsidRDefault="00B11855" w:rsidP="00DF61EC">
            <w:pPr>
              <w:pStyle w:val="TableEntry"/>
            </w:pPr>
          </w:p>
        </w:tc>
        <w:tc>
          <w:tcPr>
            <w:tcW w:w="1046" w:type="dxa"/>
            <w:shd w:val="clear" w:color="auto" w:fill="auto"/>
          </w:tcPr>
          <w:p w14:paraId="2940F7F7" w14:textId="77777777" w:rsidR="00B11855" w:rsidRPr="00621E63" w:rsidRDefault="003D003E" w:rsidP="001E1150">
            <w:pPr>
              <w:pStyle w:val="TableEntry"/>
            </w:pPr>
            <w:r w:rsidRPr="00621E63">
              <w:t>00320</w:t>
            </w:r>
          </w:p>
        </w:tc>
        <w:tc>
          <w:tcPr>
            <w:tcW w:w="2916" w:type="dxa"/>
            <w:shd w:val="clear" w:color="auto" w:fill="auto"/>
          </w:tcPr>
          <w:p w14:paraId="3C757A99" w14:textId="77777777" w:rsidR="00B11855" w:rsidRPr="00621E63" w:rsidRDefault="003D003E" w:rsidP="001E1150">
            <w:pPr>
              <w:pStyle w:val="TableEntry"/>
            </w:pPr>
            <w:r w:rsidRPr="00621E63">
              <w:t>Give Units</w:t>
            </w:r>
          </w:p>
        </w:tc>
      </w:tr>
      <w:tr w:rsidR="00C40FD5" w:rsidRPr="00621E63" w14:paraId="39E80B2E" w14:textId="77777777" w:rsidTr="006C0E8E">
        <w:trPr>
          <w:cantSplit/>
          <w:jc w:val="center"/>
        </w:trPr>
        <w:tc>
          <w:tcPr>
            <w:tcW w:w="811" w:type="dxa"/>
            <w:shd w:val="clear" w:color="auto" w:fill="auto"/>
          </w:tcPr>
          <w:p w14:paraId="00B5AD3F" w14:textId="77777777" w:rsidR="00B11855" w:rsidRPr="00621E63" w:rsidRDefault="003D003E" w:rsidP="001E1150">
            <w:pPr>
              <w:pStyle w:val="TableEntry"/>
            </w:pPr>
            <w:r w:rsidRPr="00621E63">
              <w:t>8</w:t>
            </w:r>
          </w:p>
        </w:tc>
        <w:tc>
          <w:tcPr>
            <w:tcW w:w="908" w:type="dxa"/>
            <w:shd w:val="clear" w:color="auto" w:fill="auto"/>
          </w:tcPr>
          <w:p w14:paraId="54C3F559" w14:textId="77777777" w:rsidR="00B11855" w:rsidRPr="00621E63" w:rsidRDefault="003D003E" w:rsidP="001E1150">
            <w:pPr>
              <w:pStyle w:val="TableEntry"/>
            </w:pPr>
            <w:r w:rsidRPr="00621E63">
              <w:t>705</w:t>
            </w:r>
          </w:p>
        </w:tc>
        <w:tc>
          <w:tcPr>
            <w:tcW w:w="806" w:type="dxa"/>
            <w:shd w:val="clear" w:color="auto" w:fill="auto"/>
          </w:tcPr>
          <w:p w14:paraId="7CA82F4A" w14:textId="77777777" w:rsidR="00B11855" w:rsidRPr="00621E63" w:rsidRDefault="003D003E" w:rsidP="001E1150">
            <w:pPr>
              <w:pStyle w:val="TableEntry"/>
            </w:pPr>
            <w:r w:rsidRPr="00621E63">
              <w:t>CWE</w:t>
            </w:r>
          </w:p>
        </w:tc>
        <w:tc>
          <w:tcPr>
            <w:tcW w:w="990" w:type="dxa"/>
            <w:shd w:val="clear" w:color="auto" w:fill="auto"/>
          </w:tcPr>
          <w:p w14:paraId="5B2B206B" w14:textId="77777777" w:rsidR="00B11855" w:rsidRPr="00621E63" w:rsidRDefault="003D003E" w:rsidP="001E1150">
            <w:pPr>
              <w:pStyle w:val="TableEntry"/>
            </w:pPr>
            <w:r w:rsidRPr="00621E63">
              <w:t>RE</w:t>
            </w:r>
          </w:p>
        </w:tc>
        <w:tc>
          <w:tcPr>
            <w:tcW w:w="1168" w:type="dxa"/>
            <w:shd w:val="clear" w:color="auto" w:fill="auto"/>
          </w:tcPr>
          <w:p w14:paraId="20879080" w14:textId="77777777" w:rsidR="00B11855" w:rsidRPr="00621E63" w:rsidRDefault="003D003E" w:rsidP="001E1150">
            <w:pPr>
              <w:pStyle w:val="TableEntry"/>
            </w:pPr>
            <w:r w:rsidRPr="00621E63">
              <w:t>[0..1]</w:t>
            </w:r>
          </w:p>
        </w:tc>
        <w:tc>
          <w:tcPr>
            <w:tcW w:w="974" w:type="dxa"/>
            <w:shd w:val="clear" w:color="auto" w:fill="auto"/>
          </w:tcPr>
          <w:p w14:paraId="0BBF39FF" w14:textId="77777777" w:rsidR="00B11855" w:rsidRPr="00621E63" w:rsidRDefault="00B11855" w:rsidP="00DF61EC">
            <w:pPr>
              <w:pStyle w:val="TableEntry"/>
            </w:pPr>
          </w:p>
        </w:tc>
        <w:tc>
          <w:tcPr>
            <w:tcW w:w="1046" w:type="dxa"/>
            <w:shd w:val="clear" w:color="auto" w:fill="auto"/>
          </w:tcPr>
          <w:p w14:paraId="4220A7A8" w14:textId="77777777" w:rsidR="00B11855" w:rsidRPr="00621E63" w:rsidRDefault="003D003E" w:rsidP="001E1150">
            <w:pPr>
              <w:pStyle w:val="TableEntry"/>
            </w:pPr>
            <w:r w:rsidRPr="00621E63">
              <w:t>00321</w:t>
            </w:r>
          </w:p>
        </w:tc>
        <w:tc>
          <w:tcPr>
            <w:tcW w:w="2916" w:type="dxa"/>
            <w:shd w:val="clear" w:color="auto" w:fill="auto"/>
          </w:tcPr>
          <w:p w14:paraId="79CC9E76" w14:textId="77777777" w:rsidR="00B11855" w:rsidRPr="00621E63" w:rsidRDefault="003D003E" w:rsidP="001E1150">
            <w:pPr>
              <w:pStyle w:val="TableEntry"/>
            </w:pPr>
            <w:r w:rsidRPr="00621E63">
              <w:t>Give Dosage Form</w:t>
            </w:r>
          </w:p>
        </w:tc>
      </w:tr>
      <w:tr w:rsidR="00C40FD5" w:rsidRPr="00621E63" w14:paraId="6FCDA4C0" w14:textId="77777777" w:rsidTr="006C0E8E">
        <w:trPr>
          <w:cantSplit/>
          <w:jc w:val="center"/>
        </w:trPr>
        <w:tc>
          <w:tcPr>
            <w:tcW w:w="811" w:type="dxa"/>
            <w:shd w:val="clear" w:color="auto" w:fill="auto"/>
          </w:tcPr>
          <w:p w14:paraId="1601B65C" w14:textId="77777777" w:rsidR="00B11855" w:rsidRPr="00621E63" w:rsidRDefault="003D003E" w:rsidP="001E1150">
            <w:pPr>
              <w:pStyle w:val="TableEntry"/>
            </w:pPr>
            <w:r w:rsidRPr="00621E63">
              <w:t>9</w:t>
            </w:r>
          </w:p>
        </w:tc>
        <w:tc>
          <w:tcPr>
            <w:tcW w:w="908" w:type="dxa"/>
            <w:shd w:val="clear" w:color="auto" w:fill="auto"/>
          </w:tcPr>
          <w:p w14:paraId="5ABDA84F" w14:textId="77777777" w:rsidR="00B11855" w:rsidRPr="00621E63" w:rsidRDefault="003D003E" w:rsidP="001E1150">
            <w:pPr>
              <w:pStyle w:val="TableEntry"/>
            </w:pPr>
            <w:r w:rsidRPr="00621E63">
              <w:t>705</w:t>
            </w:r>
          </w:p>
        </w:tc>
        <w:tc>
          <w:tcPr>
            <w:tcW w:w="806" w:type="dxa"/>
            <w:shd w:val="clear" w:color="auto" w:fill="auto"/>
          </w:tcPr>
          <w:p w14:paraId="38EEC414" w14:textId="77777777" w:rsidR="00B11855" w:rsidRPr="00621E63" w:rsidRDefault="003D003E" w:rsidP="001E1150">
            <w:pPr>
              <w:pStyle w:val="TableEntry"/>
            </w:pPr>
            <w:r w:rsidRPr="00621E63">
              <w:t>CWE</w:t>
            </w:r>
          </w:p>
        </w:tc>
        <w:tc>
          <w:tcPr>
            <w:tcW w:w="990" w:type="dxa"/>
            <w:shd w:val="clear" w:color="auto" w:fill="auto"/>
          </w:tcPr>
          <w:p w14:paraId="3AE503E4" w14:textId="77777777" w:rsidR="00B11855" w:rsidRPr="00621E63" w:rsidRDefault="003D003E" w:rsidP="001E1150">
            <w:pPr>
              <w:pStyle w:val="TableEntry"/>
            </w:pPr>
            <w:r w:rsidRPr="00621E63">
              <w:t>RE</w:t>
            </w:r>
          </w:p>
        </w:tc>
        <w:tc>
          <w:tcPr>
            <w:tcW w:w="1168" w:type="dxa"/>
            <w:shd w:val="clear" w:color="auto" w:fill="auto"/>
          </w:tcPr>
          <w:p w14:paraId="7ED30662" w14:textId="77777777" w:rsidR="00B11855" w:rsidRPr="00621E63" w:rsidRDefault="003D003E" w:rsidP="001E1150">
            <w:pPr>
              <w:pStyle w:val="TableEntry"/>
            </w:pPr>
            <w:r w:rsidRPr="00621E63">
              <w:t>[0..*]</w:t>
            </w:r>
          </w:p>
        </w:tc>
        <w:tc>
          <w:tcPr>
            <w:tcW w:w="974" w:type="dxa"/>
            <w:shd w:val="clear" w:color="auto" w:fill="auto"/>
          </w:tcPr>
          <w:p w14:paraId="00A8E587" w14:textId="77777777" w:rsidR="00B11855" w:rsidRPr="00621E63" w:rsidRDefault="00B11855" w:rsidP="00DF61EC">
            <w:pPr>
              <w:pStyle w:val="TableEntry"/>
            </w:pPr>
          </w:p>
        </w:tc>
        <w:tc>
          <w:tcPr>
            <w:tcW w:w="1046" w:type="dxa"/>
            <w:shd w:val="clear" w:color="auto" w:fill="auto"/>
          </w:tcPr>
          <w:p w14:paraId="6A7A0C56" w14:textId="77777777" w:rsidR="00B11855" w:rsidRPr="00621E63" w:rsidRDefault="003D003E" w:rsidP="001E1150">
            <w:pPr>
              <w:pStyle w:val="TableEntry"/>
            </w:pPr>
            <w:r w:rsidRPr="00621E63">
              <w:t>00351</w:t>
            </w:r>
          </w:p>
        </w:tc>
        <w:tc>
          <w:tcPr>
            <w:tcW w:w="2916" w:type="dxa"/>
            <w:shd w:val="clear" w:color="auto" w:fill="auto"/>
          </w:tcPr>
          <w:p w14:paraId="67382418" w14:textId="77777777" w:rsidR="00B11855" w:rsidRPr="00621E63" w:rsidRDefault="003D003E" w:rsidP="001E1150">
            <w:pPr>
              <w:pStyle w:val="TableEntry"/>
            </w:pPr>
            <w:r w:rsidRPr="00621E63">
              <w:t>Administration Notes</w:t>
            </w:r>
          </w:p>
        </w:tc>
      </w:tr>
      <w:tr w:rsidR="00C40FD5" w:rsidRPr="00621E63" w14:paraId="1C6E216C" w14:textId="77777777" w:rsidTr="006C0E8E">
        <w:trPr>
          <w:cantSplit/>
          <w:jc w:val="center"/>
        </w:trPr>
        <w:tc>
          <w:tcPr>
            <w:tcW w:w="811" w:type="dxa"/>
            <w:shd w:val="clear" w:color="auto" w:fill="auto"/>
          </w:tcPr>
          <w:p w14:paraId="3F365981" w14:textId="77777777" w:rsidR="00B11855" w:rsidRPr="00621E63" w:rsidRDefault="003D003E" w:rsidP="001E1150">
            <w:pPr>
              <w:pStyle w:val="TableEntry"/>
            </w:pPr>
            <w:r w:rsidRPr="00621E63">
              <w:t>10</w:t>
            </w:r>
          </w:p>
        </w:tc>
        <w:tc>
          <w:tcPr>
            <w:tcW w:w="908" w:type="dxa"/>
            <w:shd w:val="clear" w:color="auto" w:fill="auto"/>
          </w:tcPr>
          <w:p w14:paraId="2314782A" w14:textId="77777777" w:rsidR="00B11855" w:rsidRPr="00621E63" w:rsidRDefault="003D003E" w:rsidP="001E1150">
            <w:pPr>
              <w:pStyle w:val="TableEntry"/>
            </w:pPr>
            <w:r w:rsidRPr="00621E63">
              <w:t>1</w:t>
            </w:r>
          </w:p>
        </w:tc>
        <w:tc>
          <w:tcPr>
            <w:tcW w:w="806" w:type="dxa"/>
            <w:shd w:val="clear" w:color="auto" w:fill="auto"/>
          </w:tcPr>
          <w:p w14:paraId="6352B5FA" w14:textId="77777777" w:rsidR="00B11855" w:rsidRPr="00621E63" w:rsidRDefault="003D003E" w:rsidP="001E1150">
            <w:pPr>
              <w:pStyle w:val="TableEntry"/>
            </w:pPr>
            <w:r w:rsidRPr="00621E63">
              <w:t>ID</w:t>
            </w:r>
          </w:p>
        </w:tc>
        <w:tc>
          <w:tcPr>
            <w:tcW w:w="990" w:type="dxa"/>
            <w:shd w:val="clear" w:color="auto" w:fill="auto"/>
          </w:tcPr>
          <w:p w14:paraId="771C2609" w14:textId="77777777" w:rsidR="00B11855" w:rsidRPr="00621E63" w:rsidRDefault="003D003E" w:rsidP="001E1150">
            <w:pPr>
              <w:pStyle w:val="TableEntry"/>
            </w:pPr>
            <w:r w:rsidRPr="00621E63">
              <w:t>RE</w:t>
            </w:r>
          </w:p>
        </w:tc>
        <w:tc>
          <w:tcPr>
            <w:tcW w:w="1168" w:type="dxa"/>
            <w:shd w:val="clear" w:color="auto" w:fill="auto"/>
          </w:tcPr>
          <w:p w14:paraId="0DEC2EE5" w14:textId="77777777" w:rsidR="00B11855" w:rsidRPr="00621E63" w:rsidRDefault="003D003E" w:rsidP="001E1150">
            <w:pPr>
              <w:pStyle w:val="TableEntry"/>
            </w:pPr>
            <w:r w:rsidRPr="00621E63">
              <w:t>[0..1]</w:t>
            </w:r>
          </w:p>
        </w:tc>
        <w:tc>
          <w:tcPr>
            <w:tcW w:w="974" w:type="dxa"/>
            <w:shd w:val="clear" w:color="auto" w:fill="auto"/>
          </w:tcPr>
          <w:p w14:paraId="38CFB1FA" w14:textId="77777777" w:rsidR="00B11855" w:rsidRPr="00621E63" w:rsidRDefault="003D003E" w:rsidP="00DF61EC">
            <w:pPr>
              <w:pStyle w:val="TableEntry"/>
            </w:pPr>
            <w:r w:rsidRPr="00621E63">
              <w:t>0167</w:t>
            </w:r>
          </w:p>
        </w:tc>
        <w:tc>
          <w:tcPr>
            <w:tcW w:w="1046" w:type="dxa"/>
            <w:shd w:val="clear" w:color="auto" w:fill="auto"/>
          </w:tcPr>
          <w:p w14:paraId="12EB92CC" w14:textId="77777777" w:rsidR="00B11855" w:rsidRPr="00621E63" w:rsidRDefault="003D003E" w:rsidP="001E1150">
            <w:pPr>
              <w:pStyle w:val="TableEntry"/>
            </w:pPr>
            <w:r w:rsidRPr="00621E63">
              <w:t>00322</w:t>
            </w:r>
          </w:p>
        </w:tc>
        <w:tc>
          <w:tcPr>
            <w:tcW w:w="2916" w:type="dxa"/>
            <w:shd w:val="clear" w:color="auto" w:fill="auto"/>
          </w:tcPr>
          <w:p w14:paraId="726B60D1" w14:textId="77777777" w:rsidR="00B11855" w:rsidRPr="00621E63" w:rsidRDefault="003D003E" w:rsidP="001E1150">
            <w:pPr>
              <w:pStyle w:val="TableEntry"/>
            </w:pPr>
            <w:r w:rsidRPr="00621E63">
              <w:t>Substitution Status</w:t>
            </w:r>
          </w:p>
        </w:tc>
      </w:tr>
      <w:tr w:rsidR="00C40FD5" w:rsidRPr="00621E63" w14:paraId="296B630D" w14:textId="77777777" w:rsidTr="006C0E8E">
        <w:trPr>
          <w:cantSplit/>
          <w:jc w:val="center"/>
        </w:trPr>
        <w:tc>
          <w:tcPr>
            <w:tcW w:w="811" w:type="dxa"/>
            <w:shd w:val="clear" w:color="auto" w:fill="auto"/>
          </w:tcPr>
          <w:p w14:paraId="4804EA80" w14:textId="77777777" w:rsidR="00B11855" w:rsidRPr="00621E63" w:rsidRDefault="003D003E" w:rsidP="001E1150">
            <w:pPr>
              <w:pStyle w:val="TableEntry"/>
            </w:pPr>
            <w:r w:rsidRPr="00621E63">
              <w:t>11</w:t>
            </w:r>
          </w:p>
        </w:tc>
        <w:tc>
          <w:tcPr>
            <w:tcW w:w="908" w:type="dxa"/>
            <w:shd w:val="clear" w:color="auto" w:fill="auto"/>
          </w:tcPr>
          <w:p w14:paraId="7FA5082A" w14:textId="77777777" w:rsidR="00B11855" w:rsidRPr="00621E63" w:rsidRDefault="003D003E" w:rsidP="001E1150">
            <w:pPr>
              <w:pStyle w:val="TableEntry"/>
            </w:pPr>
            <w:r w:rsidRPr="00621E63">
              <w:t>200</w:t>
            </w:r>
          </w:p>
        </w:tc>
        <w:tc>
          <w:tcPr>
            <w:tcW w:w="806" w:type="dxa"/>
            <w:shd w:val="clear" w:color="auto" w:fill="auto"/>
          </w:tcPr>
          <w:p w14:paraId="79372106" w14:textId="77777777" w:rsidR="00B11855" w:rsidRPr="00621E63" w:rsidRDefault="003D003E" w:rsidP="001E1150">
            <w:pPr>
              <w:pStyle w:val="TableEntry"/>
            </w:pPr>
            <w:r w:rsidRPr="00621E63">
              <w:t>LA2</w:t>
            </w:r>
          </w:p>
        </w:tc>
        <w:tc>
          <w:tcPr>
            <w:tcW w:w="990" w:type="dxa"/>
            <w:shd w:val="clear" w:color="auto" w:fill="auto"/>
          </w:tcPr>
          <w:p w14:paraId="52FAE76D" w14:textId="77777777" w:rsidR="00B11855" w:rsidRPr="00621E63" w:rsidRDefault="003D003E" w:rsidP="001E1150">
            <w:pPr>
              <w:pStyle w:val="TableEntry"/>
            </w:pPr>
            <w:r w:rsidRPr="00621E63">
              <w:t>RE</w:t>
            </w:r>
          </w:p>
        </w:tc>
        <w:tc>
          <w:tcPr>
            <w:tcW w:w="1168" w:type="dxa"/>
            <w:shd w:val="clear" w:color="auto" w:fill="auto"/>
          </w:tcPr>
          <w:p w14:paraId="7E8D315C" w14:textId="77777777" w:rsidR="00B11855" w:rsidRPr="00621E63" w:rsidRDefault="003D003E" w:rsidP="001E1150">
            <w:pPr>
              <w:pStyle w:val="TableEntry"/>
            </w:pPr>
            <w:r w:rsidRPr="00621E63">
              <w:t>[0..1]</w:t>
            </w:r>
          </w:p>
        </w:tc>
        <w:tc>
          <w:tcPr>
            <w:tcW w:w="974" w:type="dxa"/>
            <w:shd w:val="clear" w:color="auto" w:fill="auto"/>
          </w:tcPr>
          <w:p w14:paraId="09ABA4CA" w14:textId="77777777" w:rsidR="00B11855" w:rsidRPr="00621E63" w:rsidRDefault="00B11855" w:rsidP="00DF61EC">
            <w:pPr>
              <w:pStyle w:val="TableEntry"/>
            </w:pPr>
          </w:p>
        </w:tc>
        <w:tc>
          <w:tcPr>
            <w:tcW w:w="1046" w:type="dxa"/>
            <w:shd w:val="clear" w:color="auto" w:fill="auto"/>
          </w:tcPr>
          <w:p w14:paraId="18DD915B" w14:textId="77777777" w:rsidR="00B11855" w:rsidRPr="00621E63" w:rsidRDefault="003D003E" w:rsidP="001E1150">
            <w:pPr>
              <w:pStyle w:val="TableEntry"/>
            </w:pPr>
            <w:r w:rsidRPr="00621E63">
              <w:t>01303</w:t>
            </w:r>
          </w:p>
        </w:tc>
        <w:tc>
          <w:tcPr>
            <w:tcW w:w="2916" w:type="dxa"/>
            <w:shd w:val="clear" w:color="auto" w:fill="auto"/>
          </w:tcPr>
          <w:p w14:paraId="071E1DD7" w14:textId="77777777" w:rsidR="00B11855" w:rsidRPr="00621E63" w:rsidRDefault="003D003E" w:rsidP="001E1150">
            <w:pPr>
              <w:pStyle w:val="TableEntry"/>
            </w:pPr>
            <w:r w:rsidRPr="00621E63">
              <w:t>Dispense-To Location</w:t>
            </w:r>
          </w:p>
        </w:tc>
      </w:tr>
      <w:tr w:rsidR="00C40FD5" w:rsidRPr="00621E63" w14:paraId="0D0CD243" w14:textId="77777777" w:rsidTr="006C0E8E">
        <w:trPr>
          <w:cantSplit/>
          <w:jc w:val="center"/>
        </w:trPr>
        <w:tc>
          <w:tcPr>
            <w:tcW w:w="811" w:type="dxa"/>
            <w:shd w:val="clear" w:color="auto" w:fill="auto"/>
          </w:tcPr>
          <w:p w14:paraId="17C3A811" w14:textId="77777777" w:rsidR="00B11855" w:rsidRPr="00621E63" w:rsidRDefault="003D003E" w:rsidP="001E1150">
            <w:pPr>
              <w:pStyle w:val="TableEntry"/>
            </w:pPr>
            <w:r w:rsidRPr="00621E63">
              <w:t>12</w:t>
            </w:r>
          </w:p>
        </w:tc>
        <w:tc>
          <w:tcPr>
            <w:tcW w:w="908" w:type="dxa"/>
            <w:shd w:val="clear" w:color="auto" w:fill="auto"/>
          </w:tcPr>
          <w:p w14:paraId="48134C72" w14:textId="77777777" w:rsidR="00B11855" w:rsidRPr="00621E63" w:rsidRDefault="003D003E" w:rsidP="001E1150">
            <w:pPr>
              <w:pStyle w:val="TableEntry"/>
            </w:pPr>
            <w:r w:rsidRPr="00621E63">
              <w:t>1</w:t>
            </w:r>
          </w:p>
        </w:tc>
        <w:tc>
          <w:tcPr>
            <w:tcW w:w="806" w:type="dxa"/>
            <w:shd w:val="clear" w:color="auto" w:fill="auto"/>
          </w:tcPr>
          <w:p w14:paraId="27689B11" w14:textId="77777777" w:rsidR="00B11855" w:rsidRPr="00621E63" w:rsidRDefault="003D003E" w:rsidP="001E1150">
            <w:pPr>
              <w:pStyle w:val="TableEntry"/>
            </w:pPr>
            <w:r w:rsidRPr="00621E63">
              <w:t>ID</w:t>
            </w:r>
          </w:p>
        </w:tc>
        <w:tc>
          <w:tcPr>
            <w:tcW w:w="990" w:type="dxa"/>
            <w:shd w:val="clear" w:color="auto" w:fill="auto"/>
          </w:tcPr>
          <w:p w14:paraId="731192FF" w14:textId="77777777" w:rsidR="00B11855" w:rsidRPr="00621E63" w:rsidRDefault="003D003E" w:rsidP="001E1150">
            <w:pPr>
              <w:pStyle w:val="TableEntry"/>
            </w:pPr>
            <w:r w:rsidRPr="00621E63">
              <w:t>RE</w:t>
            </w:r>
          </w:p>
        </w:tc>
        <w:tc>
          <w:tcPr>
            <w:tcW w:w="1168" w:type="dxa"/>
            <w:shd w:val="clear" w:color="auto" w:fill="auto"/>
          </w:tcPr>
          <w:p w14:paraId="044126D8" w14:textId="77777777" w:rsidR="00B11855" w:rsidRPr="00621E63" w:rsidRDefault="003D003E" w:rsidP="001E1150">
            <w:pPr>
              <w:pStyle w:val="TableEntry"/>
            </w:pPr>
            <w:r w:rsidRPr="00621E63">
              <w:t>[0..1]</w:t>
            </w:r>
          </w:p>
        </w:tc>
        <w:tc>
          <w:tcPr>
            <w:tcW w:w="974" w:type="dxa"/>
            <w:shd w:val="clear" w:color="auto" w:fill="auto"/>
          </w:tcPr>
          <w:p w14:paraId="527BD6A7" w14:textId="77777777" w:rsidR="00B11855" w:rsidRPr="00621E63" w:rsidRDefault="003D003E" w:rsidP="00DF61EC">
            <w:pPr>
              <w:pStyle w:val="TableEntry"/>
            </w:pPr>
            <w:r w:rsidRPr="00621E63">
              <w:t>0136</w:t>
            </w:r>
          </w:p>
        </w:tc>
        <w:tc>
          <w:tcPr>
            <w:tcW w:w="1046" w:type="dxa"/>
            <w:shd w:val="clear" w:color="auto" w:fill="auto"/>
          </w:tcPr>
          <w:p w14:paraId="73E6A89F" w14:textId="77777777" w:rsidR="00B11855" w:rsidRPr="00621E63" w:rsidRDefault="003D003E" w:rsidP="001E1150">
            <w:pPr>
              <w:pStyle w:val="TableEntry"/>
            </w:pPr>
            <w:r w:rsidRPr="00621E63">
              <w:t>00307</w:t>
            </w:r>
          </w:p>
        </w:tc>
        <w:tc>
          <w:tcPr>
            <w:tcW w:w="2916" w:type="dxa"/>
            <w:shd w:val="clear" w:color="auto" w:fill="auto"/>
          </w:tcPr>
          <w:p w14:paraId="72DFC170" w14:textId="77777777" w:rsidR="00B11855" w:rsidRPr="00621E63" w:rsidRDefault="003D003E" w:rsidP="001E1150">
            <w:pPr>
              <w:pStyle w:val="TableEntry"/>
            </w:pPr>
            <w:r w:rsidRPr="00621E63">
              <w:t>Needs Human Review</w:t>
            </w:r>
          </w:p>
        </w:tc>
      </w:tr>
      <w:tr w:rsidR="00C40FD5" w:rsidRPr="00621E63" w14:paraId="2B1F963F" w14:textId="77777777" w:rsidTr="006C0E8E">
        <w:trPr>
          <w:cantSplit/>
          <w:jc w:val="center"/>
        </w:trPr>
        <w:tc>
          <w:tcPr>
            <w:tcW w:w="811" w:type="dxa"/>
            <w:shd w:val="clear" w:color="auto" w:fill="auto"/>
          </w:tcPr>
          <w:p w14:paraId="3FEB0F75" w14:textId="77777777" w:rsidR="00B11855" w:rsidRPr="00621E63" w:rsidRDefault="003D003E" w:rsidP="001E1150">
            <w:pPr>
              <w:pStyle w:val="TableEntry"/>
            </w:pPr>
            <w:r w:rsidRPr="00621E63">
              <w:t>13</w:t>
            </w:r>
          </w:p>
        </w:tc>
        <w:tc>
          <w:tcPr>
            <w:tcW w:w="908" w:type="dxa"/>
            <w:shd w:val="clear" w:color="auto" w:fill="auto"/>
          </w:tcPr>
          <w:p w14:paraId="37BCE168" w14:textId="77777777" w:rsidR="00B11855" w:rsidRPr="00621E63" w:rsidRDefault="003D003E" w:rsidP="001E1150">
            <w:pPr>
              <w:pStyle w:val="TableEntry"/>
            </w:pPr>
            <w:r w:rsidRPr="00621E63">
              <w:t>705</w:t>
            </w:r>
          </w:p>
        </w:tc>
        <w:tc>
          <w:tcPr>
            <w:tcW w:w="806" w:type="dxa"/>
            <w:shd w:val="clear" w:color="auto" w:fill="auto"/>
          </w:tcPr>
          <w:p w14:paraId="64202DD1" w14:textId="77777777" w:rsidR="00B11855" w:rsidRPr="00621E63" w:rsidRDefault="003D003E" w:rsidP="001E1150">
            <w:pPr>
              <w:pStyle w:val="TableEntry"/>
            </w:pPr>
            <w:r w:rsidRPr="00621E63">
              <w:t>CWE</w:t>
            </w:r>
          </w:p>
        </w:tc>
        <w:tc>
          <w:tcPr>
            <w:tcW w:w="990" w:type="dxa"/>
            <w:shd w:val="clear" w:color="auto" w:fill="auto"/>
          </w:tcPr>
          <w:p w14:paraId="418A9F5D" w14:textId="77777777" w:rsidR="00B11855" w:rsidRPr="00621E63" w:rsidRDefault="003D003E" w:rsidP="001E1150">
            <w:pPr>
              <w:pStyle w:val="TableEntry"/>
            </w:pPr>
            <w:r w:rsidRPr="00621E63">
              <w:t>RE</w:t>
            </w:r>
          </w:p>
        </w:tc>
        <w:tc>
          <w:tcPr>
            <w:tcW w:w="1168" w:type="dxa"/>
            <w:shd w:val="clear" w:color="auto" w:fill="auto"/>
          </w:tcPr>
          <w:p w14:paraId="7E1096F6" w14:textId="77777777" w:rsidR="00B11855" w:rsidRPr="00621E63" w:rsidRDefault="003D003E" w:rsidP="001E1150">
            <w:pPr>
              <w:pStyle w:val="TableEntry"/>
            </w:pPr>
            <w:r w:rsidRPr="00621E63">
              <w:t>[0..*]</w:t>
            </w:r>
          </w:p>
        </w:tc>
        <w:tc>
          <w:tcPr>
            <w:tcW w:w="974" w:type="dxa"/>
            <w:shd w:val="clear" w:color="auto" w:fill="auto"/>
          </w:tcPr>
          <w:p w14:paraId="5D7C55F3" w14:textId="77777777" w:rsidR="00B11855" w:rsidRPr="00621E63" w:rsidRDefault="00B11855" w:rsidP="00DF61EC">
            <w:pPr>
              <w:pStyle w:val="TableEntry"/>
            </w:pPr>
          </w:p>
        </w:tc>
        <w:tc>
          <w:tcPr>
            <w:tcW w:w="1046" w:type="dxa"/>
            <w:shd w:val="clear" w:color="auto" w:fill="auto"/>
          </w:tcPr>
          <w:p w14:paraId="05FA2B6A" w14:textId="77777777" w:rsidR="00B11855" w:rsidRPr="00621E63" w:rsidRDefault="003D003E" w:rsidP="001E1150">
            <w:pPr>
              <w:pStyle w:val="TableEntry"/>
            </w:pPr>
            <w:r w:rsidRPr="00621E63">
              <w:t>00343</w:t>
            </w:r>
          </w:p>
        </w:tc>
        <w:tc>
          <w:tcPr>
            <w:tcW w:w="2916" w:type="dxa"/>
            <w:shd w:val="clear" w:color="auto" w:fill="auto"/>
          </w:tcPr>
          <w:p w14:paraId="696036B4" w14:textId="77777777" w:rsidR="00B11855" w:rsidRPr="00621E63" w:rsidRDefault="003D003E" w:rsidP="001E1150">
            <w:pPr>
              <w:pStyle w:val="TableEntry"/>
            </w:pPr>
            <w:r w:rsidRPr="00621E63">
              <w:t>Pharmacy/Treatment Supplier's Special Administration Instructions</w:t>
            </w:r>
          </w:p>
        </w:tc>
      </w:tr>
      <w:tr w:rsidR="00C40FD5" w:rsidRPr="00621E63" w14:paraId="01B5F97F" w14:textId="77777777" w:rsidTr="006C0E8E">
        <w:trPr>
          <w:cantSplit/>
          <w:jc w:val="center"/>
        </w:trPr>
        <w:tc>
          <w:tcPr>
            <w:tcW w:w="811" w:type="dxa"/>
            <w:shd w:val="clear" w:color="auto" w:fill="auto"/>
          </w:tcPr>
          <w:p w14:paraId="75D3B637" w14:textId="77777777" w:rsidR="00B11855" w:rsidRPr="00621E63" w:rsidRDefault="003D003E" w:rsidP="001E1150">
            <w:pPr>
              <w:pStyle w:val="TableEntry"/>
            </w:pPr>
            <w:r w:rsidRPr="00621E63">
              <w:t>14</w:t>
            </w:r>
          </w:p>
        </w:tc>
        <w:tc>
          <w:tcPr>
            <w:tcW w:w="908" w:type="dxa"/>
            <w:shd w:val="clear" w:color="auto" w:fill="auto"/>
          </w:tcPr>
          <w:p w14:paraId="5602592F" w14:textId="77777777" w:rsidR="00B11855" w:rsidRPr="00621E63" w:rsidRDefault="003D003E" w:rsidP="001E1150">
            <w:pPr>
              <w:pStyle w:val="TableEntry"/>
            </w:pPr>
            <w:r w:rsidRPr="00621E63">
              <w:t>20</w:t>
            </w:r>
          </w:p>
        </w:tc>
        <w:tc>
          <w:tcPr>
            <w:tcW w:w="806" w:type="dxa"/>
            <w:shd w:val="clear" w:color="auto" w:fill="auto"/>
          </w:tcPr>
          <w:p w14:paraId="33244DFF" w14:textId="77777777" w:rsidR="00B11855" w:rsidRPr="00621E63" w:rsidRDefault="003D003E" w:rsidP="001E1150">
            <w:pPr>
              <w:pStyle w:val="TableEntry"/>
            </w:pPr>
            <w:r w:rsidRPr="00621E63">
              <w:t>ST</w:t>
            </w:r>
          </w:p>
        </w:tc>
        <w:tc>
          <w:tcPr>
            <w:tcW w:w="990" w:type="dxa"/>
            <w:shd w:val="clear" w:color="auto" w:fill="auto"/>
          </w:tcPr>
          <w:p w14:paraId="12D0F506" w14:textId="77777777" w:rsidR="00B11855" w:rsidRPr="00621E63" w:rsidRDefault="003D003E" w:rsidP="001E1150">
            <w:pPr>
              <w:pStyle w:val="TableEntry"/>
            </w:pPr>
            <w:r w:rsidRPr="00621E63">
              <w:t>RE</w:t>
            </w:r>
          </w:p>
        </w:tc>
        <w:tc>
          <w:tcPr>
            <w:tcW w:w="1168" w:type="dxa"/>
            <w:shd w:val="clear" w:color="auto" w:fill="auto"/>
          </w:tcPr>
          <w:p w14:paraId="7554A24C" w14:textId="77777777" w:rsidR="00B11855" w:rsidRPr="00621E63" w:rsidRDefault="00947B25" w:rsidP="00DE39CA">
            <w:pPr>
              <w:pStyle w:val="TableEntry"/>
            </w:pPr>
            <w:r w:rsidRPr="00621E63">
              <w:t xml:space="preserve">  </w:t>
            </w:r>
            <w:r w:rsidR="003D003E" w:rsidRPr="00621E63">
              <w:t>[0..1]</w:t>
            </w:r>
          </w:p>
        </w:tc>
        <w:tc>
          <w:tcPr>
            <w:tcW w:w="974" w:type="dxa"/>
            <w:shd w:val="clear" w:color="auto" w:fill="auto"/>
          </w:tcPr>
          <w:p w14:paraId="4AE32383" w14:textId="77777777" w:rsidR="00B11855" w:rsidRPr="00621E63" w:rsidRDefault="00B11855" w:rsidP="00DF61EC">
            <w:pPr>
              <w:pStyle w:val="TableEntry"/>
            </w:pPr>
          </w:p>
        </w:tc>
        <w:tc>
          <w:tcPr>
            <w:tcW w:w="1046" w:type="dxa"/>
            <w:shd w:val="clear" w:color="auto" w:fill="auto"/>
          </w:tcPr>
          <w:p w14:paraId="06D633A2" w14:textId="77777777" w:rsidR="00B11855" w:rsidRPr="00621E63" w:rsidRDefault="003D003E" w:rsidP="001E1150">
            <w:pPr>
              <w:pStyle w:val="TableEntry"/>
            </w:pPr>
            <w:r w:rsidRPr="00621E63">
              <w:t>00331</w:t>
            </w:r>
          </w:p>
        </w:tc>
        <w:tc>
          <w:tcPr>
            <w:tcW w:w="2916" w:type="dxa"/>
            <w:shd w:val="clear" w:color="auto" w:fill="auto"/>
          </w:tcPr>
          <w:p w14:paraId="62877590" w14:textId="77777777" w:rsidR="00B11855" w:rsidRPr="00621E63" w:rsidRDefault="003D003E" w:rsidP="001E1150">
            <w:pPr>
              <w:pStyle w:val="TableEntry"/>
            </w:pPr>
            <w:r w:rsidRPr="00621E63">
              <w:t>Give Per (Time Unit)</w:t>
            </w:r>
          </w:p>
        </w:tc>
      </w:tr>
      <w:tr w:rsidR="00C40FD5" w:rsidRPr="00621E63" w14:paraId="4E8B3BF2" w14:textId="77777777" w:rsidTr="006C0E8E">
        <w:trPr>
          <w:cantSplit/>
          <w:jc w:val="center"/>
        </w:trPr>
        <w:tc>
          <w:tcPr>
            <w:tcW w:w="811" w:type="dxa"/>
            <w:shd w:val="clear" w:color="auto" w:fill="auto"/>
          </w:tcPr>
          <w:p w14:paraId="3D312AFE" w14:textId="77777777" w:rsidR="00B11855" w:rsidRPr="00621E63" w:rsidRDefault="003D003E" w:rsidP="001E1150">
            <w:pPr>
              <w:pStyle w:val="TableEntry"/>
            </w:pPr>
            <w:r w:rsidRPr="00621E63">
              <w:t>15</w:t>
            </w:r>
          </w:p>
        </w:tc>
        <w:tc>
          <w:tcPr>
            <w:tcW w:w="908" w:type="dxa"/>
            <w:shd w:val="clear" w:color="auto" w:fill="auto"/>
          </w:tcPr>
          <w:p w14:paraId="224B3269" w14:textId="77777777" w:rsidR="00B11855" w:rsidRPr="00621E63" w:rsidRDefault="003D003E" w:rsidP="001E1150">
            <w:pPr>
              <w:pStyle w:val="TableEntry"/>
            </w:pPr>
            <w:r w:rsidRPr="00621E63">
              <w:t>6</w:t>
            </w:r>
          </w:p>
        </w:tc>
        <w:tc>
          <w:tcPr>
            <w:tcW w:w="806" w:type="dxa"/>
            <w:shd w:val="clear" w:color="auto" w:fill="auto"/>
          </w:tcPr>
          <w:p w14:paraId="39D9B259" w14:textId="77777777" w:rsidR="00B11855" w:rsidRPr="00621E63" w:rsidRDefault="003D003E" w:rsidP="001E1150">
            <w:pPr>
              <w:pStyle w:val="TableEntry"/>
            </w:pPr>
            <w:r w:rsidRPr="00621E63">
              <w:t>ST</w:t>
            </w:r>
          </w:p>
        </w:tc>
        <w:tc>
          <w:tcPr>
            <w:tcW w:w="990" w:type="dxa"/>
            <w:shd w:val="clear" w:color="auto" w:fill="auto"/>
          </w:tcPr>
          <w:p w14:paraId="6F9BCFC1" w14:textId="77777777" w:rsidR="00B11855" w:rsidRPr="00621E63" w:rsidRDefault="003D003E" w:rsidP="001E1150">
            <w:pPr>
              <w:pStyle w:val="TableEntry"/>
            </w:pPr>
            <w:r w:rsidRPr="00621E63">
              <w:t>CE</w:t>
            </w:r>
          </w:p>
        </w:tc>
        <w:tc>
          <w:tcPr>
            <w:tcW w:w="1168" w:type="dxa"/>
            <w:shd w:val="clear" w:color="auto" w:fill="auto"/>
          </w:tcPr>
          <w:p w14:paraId="477E0DA2" w14:textId="77777777" w:rsidR="00B11855" w:rsidRPr="00621E63" w:rsidRDefault="00185E26" w:rsidP="00DE39CA">
            <w:pPr>
              <w:pStyle w:val="TableEntry"/>
            </w:pPr>
            <w:r w:rsidRPr="00621E63">
              <w:t xml:space="preserve"> </w:t>
            </w:r>
            <w:r w:rsidR="00947B25" w:rsidRPr="00621E63">
              <w:t xml:space="preserve"> </w:t>
            </w:r>
            <w:r w:rsidR="003D003E" w:rsidRPr="00621E63">
              <w:t>[0..1]</w:t>
            </w:r>
          </w:p>
        </w:tc>
        <w:tc>
          <w:tcPr>
            <w:tcW w:w="974" w:type="dxa"/>
            <w:shd w:val="clear" w:color="auto" w:fill="auto"/>
          </w:tcPr>
          <w:p w14:paraId="49DDD6B1" w14:textId="77777777" w:rsidR="00B11855" w:rsidRPr="00621E63" w:rsidRDefault="00B11855" w:rsidP="00DF61EC">
            <w:pPr>
              <w:pStyle w:val="TableEntry"/>
            </w:pPr>
          </w:p>
        </w:tc>
        <w:tc>
          <w:tcPr>
            <w:tcW w:w="1046" w:type="dxa"/>
            <w:shd w:val="clear" w:color="auto" w:fill="auto"/>
          </w:tcPr>
          <w:p w14:paraId="5E823225" w14:textId="77777777" w:rsidR="00B11855" w:rsidRPr="00621E63" w:rsidRDefault="003D003E" w:rsidP="001E1150">
            <w:pPr>
              <w:pStyle w:val="TableEntry"/>
            </w:pPr>
            <w:r w:rsidRPr="00621E63">
              <w:t>00332</w:t>
            </w:r>
          </w:p>
        </w:tc>
        <w:tc>
          <w:tcPr>
            <w:tcW w:w="2916" w:type="dxa"/>
            <w:shd w:val="clear" w:color="auto" w:fill="auto"/>
          </w:tcPr>
          <w:p w14:paraId="43CA9A38" w14:textId="77777777" w:rsidR="00B11855" w:rsidRPr="00621E63" w:rsidRDefault="003D003E" w:rsidP="001E1150">
            <w:pPr>
              <w:pStyle w:val="TableEntry"/>
            </w:pPr>
            <w:r w:rsidRPr="00621E63">
              <w:t>Give Rate Amount</w:t>
            </w:r>
          </w:p>
        </w:tc>
      </w:tr>
      <w:tr w:rsidR="00C40FD5" w:rsidRPr="00621E63" w14:paraId="56C22A43" w14:textId="77777777" w:rsidTr="006C0E8E">
        <w:trPr>
          <w:cantSplit/>
          <w:jc w:val="center"/>
        </w:trPr>
        <w:tc>
          <w:tcPr>
            <w:tcW w:w="811" w:type="dxa"/>
            <w:shd w:val="clear" w:color="auto" w:fill="auto"/>
          </w:tcPr>
          <w:p w14:paraId="4E879871" w14:textId="77777777" w:rsidR="00B11855" w:rsidRPr="00621E63" w:rsidRDefault="003D003E" w:rsidP="001E1150">
            <w:pPr>
              <w:pStyle w:val="TableEntry"/>
            </w:pPr>
            <w:r w:rsidRPr="00621E63">
              <w:t>16</w:t>
            </w:r>
          </w:p>
        </w:tc>
        <w:tc>
          <w:tcPr>
            <w:tcW w:w="908" w:type="dxa"/>
            <w:shd w:val="clear" w:color="auto" w:fill="auto"/>
          </w:tcPr>
          <w:p w14:paraId="42F0059C" w14:textId="77777777" w:rsidR="00B11855" w:rsidRPr="00621E63" w:rsidRDefault="003D003E" w:rsidP="001E1150">
            <w:pPr>
              <w:pStyle w:val="TableEntry"/>
            </w:pPr>
            <w:r w:rsidRPr="00621E63">
              <w:t>705</w:t>
            </w:r>
          </w:p>
        </w:tc>
        <w:tc>
          <w:tcPr>
            <w:tcW w:w="806" w:type="dxa"/>
            <w:shd w:val="clear" w:color="auto" w:fill="auto"/>
          </w:tcPr>
          <w:p w14:paraId="0D14145B" w14:textId="77777777" w:rsidR="00B11855" w:rsidRPr="00621E63" w:rsidRDefault="003D003E" w:rsidP="001E1150">
            <w:pPr>
              <w:pStyle w:val="TableEntry"/>
            </w:pPr>
            <w:r w:rsidRPr="00621E63">
              <w:t>CWE</w:t>
            </w:r>
          </w:p>
        </w:tc>
        <w:tc>
          <w:tcPr>
            <w:tcW w:w="990" w:type="dxa"/>
            <w:shd w:val="clear" w:color="auto" w:fill="auto"/>
          </w:tcPr>
          <w:p w14:paraId="565DA300" w14:textId="77777777" w:rsidR="00B11855" w:rsidRPr="00621E63" w:rsidRDefault="003D003E" w:rsidP="001E1150">
            <w:pPr>
              <w:pStyle w:val="TableEntry"/>
            </w:pPr>
            <w:r w:rsidRPr="00621E63">
              <w:t>CE</w:t>
            </w:r>
          </w:p>
        </w:tc>
        <w:tc>
          <w:tcPr>
            <w:tcW w:w="1168" w:type="dxa"/>
            <w:shd w:val="clear" w:color="auto" w:fill="auto"/>
          </w:tcPr>
          <w:p w14:paraId="61431CD3" w14:textId="77777777" w:rsidR="00B11855" w:rsidRPr="00621E63" w:rsidRDefault="003D003E" w:rsidP="001E1150">
            <w:pPr>
              <w:pStyle w:val="TableEntry"/>
            </w:pPr>
            <w:r w:rsidRPr="00621E63">
              <w:t>[0..1]</w:t>
            </w:r>
          </w:p>
        </w:tc>
        <w:tc>
          <w:tcPr>
            <w:tcW w:w="974" w:type="dxa"/>
            <w:shd w:val="clear" w:color="auto" w:fill="auto"/>
          </w:tcPr>
          <w:p w14:paraId="66B5C515" w14:textId="77777777" w:rsidR="00B11855" w:rsidRPr="00621E63" w:rsidRDefault="00B11855" w:rsidP="00DF61EC">
            <w:pPr>
              <w:pStyle w:val="TableEntry"/>
            </w:pPr>
          </w:p>
        </w:tc>
        <w:tc>
          <w:tcPr>
            <w:tcW w:w="1046" w:type="dxa"/>
            <w:shd w:val="clear" w:color="auto" w:fill="auto"/>
          </w:tcPr>
          <w:p w14:paraId="6656AF30" w14:textId="77777777" w:rsidR="00B11855" w:rsidRPr="00621E63" w:rsidRDefault="003D003E" w:rsidP="001E1150">
            <w:pPr>
              <w:pStyle w:val="TableEntry"/>
            </w:pPr>
            <w:r w:rsidRPr="00621E63">
              <w:t>00333</w:t>
            </w:r>
          </w:p>
        </w:tc>
        <w:tc>
          <w:tcPr>
            <w:tcW w:w="2916" w:type="dxa"/>
            <w:shd w:val="clear" w:color="auto" w:fill="auto"/>
          </w:tcPr>
          <w:p w14:paraId="268BA83E" w14:textId="77777777" w:rsidR="00B11855" w:rsidRPr="00621E63" w:rsidRDefault="003D003E" w:rsidP="001E1150">
            <w:pPr>
              <w:pStyle w:val="TableEntry"/>
            </w:pPr>
            <w:r w:rsidRPr="00621E63">
              <w:t>Give Rate Units</w:t>
            </w:r>
          </w:p>
        </w:tc>
      </w:tr>
      <w:tr w:rsidR="00C40FD5" w:rsidRPr="00621E63" w14:paraId="470E98EE" w14:textId="77777777" w:rsidTr="006C0E8E">
        <w:trPr>
          <w:cantSplit/>
          <w:jc w:val="center"/>
        </w:trPr>
        <w:tc>
          <w:tcPr>
            <w:tcW w:w="811" w:type="dxa"/>
            <w:shd w:val="clear" w:color="auto" w:fill="auto"/>
          </w:tcPr>
          <w:p w14:paraId="71DC4113" w14:textId="77777777" w:rsidR="00B11855" w:rsidRPr="00621E63" w:rsidRDefault="003D003E" w:rsidP="001E1150">
            <w:pPr>
              <w:pStyle w:val="TableEntry"/>
            </w:pPr>
            <w:r w:rsidRPr="00621E63">
              <w:t>17</w:t>
            </w:r>
          </w:p>
        </w:tc>
        <w:tc>
          <w:tcPr>
            <w:tcW w:w="908" w:type="dxa"/>
            <w:shd w:val="clear" w:color="auto" w:fill="auto"/>
          </w:tcPr>
          <w:p w14:paraId="29B975F5" w14:textId="77777777" w:rsidR="00B11855" w:rsidRPr="00621E63" w:rsidRDefault="003D003E" w:rsidP="001E1150">
            <w:pPr>
              <w:pStyle w:val="TableEntry"/>
            </w:pPr>
            <w:r w:rsidRPr="00621E63">
              <w:t>20</w:t>
            </w:r>
          </w:p>
        </w:tc>
        <w:tc>
          <w:tcPr>
            <w:tcW w:w="806" w:type="dxa"/>
            <w:shd w:val="clear" w:color="auto" w:fill="auto"/>
          </w:tcPr>
          <w:p w14:paraId="4AEEFBD0" w14:textId="77777777" w:rsidR="00B11855" w:rsidRPr="00621E63" w:rsidRDefault="003D003E" w:rsidP="001E1150">
            <w:pPr>
              <w:pStyle w:val="TableEntry"/>
            </w:pPr>
            <w:r w:rsidRPr="00621E63">
              <w:t>NM</w:t>
            </w:r>
          </w:p>
        </w:tc>
        <w:tc>
          <w:tcPr>
            <w:tcW w:w="990" w:type="dxa"/>
            <w:shd w:val="clear" w:color="auto" w:fill="auto"/>
          </w:tcPr>
          <w:p w14:paraId="4D3F4329" w14:textId="77777777" w:rsidR="00B11855" w:rsidRPr="00621E63" w:rsidRDefault="003D003E" w:rsidP="001E1150">
            <w:pPr>
              <w:pStyle w:val="TableEntry"/>
            </w:pPr>
            <w:r w:rsidRPr="00621E63">
              <w:t>RE</w:t>
            </w:r>
          </w:p>
        </w:tc>
        <w:tc>
          <w:tcPr>
            <w:tcW w:w="1168" w:type="dxa"/>
            <w:shd w:val="clear" w:color="auto" w:fill="auto"/>
          </w:tcPr>
          <w:p w14:paraId="0F006B9E" w14:textId="77777777" w:rsidR="00B11855" w:rsidRPr="00621E63" w:rsidRDefault="003D003E" w:rsidP="001E1150">
            <w:pPr>
              <w:pStyle w:val="TableEntry"/>
            </w:pPr>
            <w:r w:rsidRPr="00621E63">
              <w:t>[0..1]</w:t>
            </w:r>
          </w:p>
        </w:tc>
        <w:tc>
          <w:tcPr>
            <w:tcW w:w="974" w:type="dxa"/>
            <w:shd w:val="clear" w:color="auto" w:fill="auto"/>
          </w:tcPr>
          <w:p w14:paraId="1E2D3935" w14:textId="77777777" w:rsidR="00B11855" w:rsidRPr="00621E63" w:rsidRDefault="00B11855" w:rsidP="00DF61EC">
            <w:pPr>
              <w:pStyle w:val="TableEntry"/>
            </w:pPr>
          </w:p>
        </w:tc>
        <w:tc>
          <w:tcPr>
            <w:tcW w:w="1046" w:type="dxa"/>
            <w:shd w:val="clear" w:color="auto" w:fill="auto"/>
          </w:tcPr>
          <w:p w14:paraId="47F8718F" w14:textId="77777777" w:rsidR="00B11855" w:rsidRPr="00621E63" w:rsidRDefault="003D003E" w:rsidP="001E1150">
            <w:pPr>
              <w:pStyle w:val="TableEntry"/>
            </w:pPr>
            <w:r w:rsidRPr="00621E63">
              <w:t>01126</w:t>
            </w:r>
          </w:p>
        </w:tc>
        <w:tc>
          <w:tcPr>
            <w:tcW w:w="2916" w:type="dxa"/>
            <w:shd w:val="clear" w:color="auto" w:fill="auto"/>
          </w:tcPr>
          <w:p w14:paraId="2129437B" w14:textId="77777777" w:rsidR="00B11855" w:rsidRPr="00621E63" w:rsidRDefault="003D003E" w:rsidP="001E1150">
            <w:pPr>
              <w:pStyle w:val="TableEntry"/>
            </w:pPr>
            <w:r w:rsidRPr="00621E63">
              <w:t>Give Strength</w:t>
            </w:r>
          </w:p>
        </w:tc>
      </w:tr>
      <w:tr w:rsidR="00C40FD5" w:rsidRPr="00621E63" w14:paraId="4F1E7BB4" w14:textId="77777777" w:rsidTr="006C0E8E">
        <w:trPr>
          <w:cantSplit/>
          <w:jc w:val="center"/>
        </w:trPr>
        <w:tc>
          <w:tcPr>
            <w:tcW w:w="811" w:type="dxa"/>
            <w:shd w:val="clear" w:color="auto" w:fill="auto"/>
          </w:tcPr>
          <w:p w14:paraId="160DB4BC" w14:textId="77777777" w:rsidR="00B11855" w:rsidRPr="00621E63" w:rsidRDefault="003D003E" w:rsidP="001E1150">
            <w:pPr>
              <w:pStyle w:val="TableEntry"/>
            </w:pPr>
            <w:r w:rsidRPr="00621E63">
              <w:t>18</w:t>
            </w:r>
          </w:p>
        </w:tc>
        <w:tc>
          <w:tcPr>
            <w:tcW w:w="908" w:type="dxa"/>
            <w:shd w:val="clear" w:color="auto" w:fill="auto"/>
          </w:tcPr>
          <w:p w14:paraId="26DB54B5" w14:textId="77777777" w:rsidR="00B11855" w:rsidRPr="00621E63" w:rsidRDefault="003D003E" w:rsidP="001E1150">
            <w:pPr>
              <w:pStyle w:val="TableEntry"/>
            </w:pPr>
            <w:r w:rsidRPr="00621E63">
              <w:t>705</w:t>
            </w:r>
          </w:p>
        </w:tc>
        <w:tc>
          <w:tcPr>
            <w:tcW w:w="806" w:type="dxa"/>
            <w:shd w:val="clear" w:color="auto" w:fill="auto"/>
          </w:tcPr>
          <w:p w14:paraId="474D7760" w14:textId="77777777" w:rsidR="00B11855" w:rsidRPr="00621E63" w:rsidRDefault="003D003E" w:rsidP="001E1150">
            <w:pPr>
              <w:pStyle w:val="TableEntry"/>
            </w:pPr>
            <w:r w:rsidRPr="00621E63">
              <w:t>CWE</w:t>
            </w:r>
          </w:p>
        </w:tc>
        <w:tc>
          <w:tcPr>
            <w:tcW w:w="990" w:type="dxa"/>
            <w:shd w:val="clear" w:color="auto" w:fill="auto"/>
          </w:tcPr>
          <w:p w14:paraId="01E96CA1" w14:textId="77777777" w:rsidR="00B11855" w:rsidRPr="00621E63" w:rsidRDefault="003D003E" w:rsidP="001E1150">
            <w:pPr>
              <w:pStyle w:val="TableEntry"/>
            </w:pPr>
            <w:r w:rsidRPr="00621E63">
              <w:t>RE</w:t>
            </w:r>
          </w:p>
        </w:tc>
        <w:tc>
          <w:tcPr>
            <w:tcW w:w="1168" w:type="dxa"/>
            <w:shd w:val="clear" w:color="auto" w:fill="auto"/>
          </w:tcPr>
          <w:p w14:paraId="72F90C4A" w14:textId="77777777" w:rsidR="00B11855" w:rsidRPr="00621E63" w:rsidRDefault="003D003E" w:rsidP="001E1150">
            <w:pPr>
              <w:pStyle w:val="TableEntry"/>
            </w:pPr>
            <w:r w:rsidRPr="00621E63">
              <w:t>[0..1]</w:t>
            </w:r>
          </w:p>
        </w:tc>
        <w:tc>
          <w:tcPr>
            <w:tcW w:w="974" w:type="dxa"/>
            <w:shd w:val="clear" w:color="auto" w:fill="auto"/>
          </w:tcPr>
          <w:p w14:paraId="57596EBE" w14:textId="77777777" w:rsidR="00B11855" w:rsidRPr="00621E63" w:rsidRDefault="00B11855" w:rsidP="00DF61EC">
            <w:pPr>
              <w:pStyle w:val="TableEntry"/>
            </w:pPr>
          </w:p>
        </w:tc>
        <w:tc>
          <w:tcPr>
            <w:tcW w:w="1046" w:type="dxa"/>
            <w:shd w:val="clear" w:color="auto" w:fill="auto"/>
          </w:tcPr>
          <w:p w14:paraId="1CFA432C" w14:textId="77777777" w:rsidR="00B11855" w:rsidRPr="00621E63" w:rsidRDefault="003D003E" w:rsidP="001E1150">
            <w:pPr>
              <w:pStyle w:val="TableEntry"/>
            </w:pPr>
            <w:r w:rsidRPr="00621E63">
              <w:t>01127</w:t>
            </w:r>
          </w:p>
        </w:tc>
        <w:tc>
          <w:tcPr>
            <w:tcW w:w="2916" w:type="dxa"/>
            <w:shd w:val="clear" w:color="auto" w:fill="auto"/>
          </w:tcPr>
          <w:p w14:paraId="47EFA1C9" w14:textId="77777777" w:rsidR="00B11855" w:rsidRPr="00621E63" w:rsidRDefault="003D003E" w:rsidP="001E1150">
            <w:pPr>
              <w:pStyle w:val="TableEntry"/>
            </w:pPr>
            <w:r w:rsidRPr="00621E63">
              <w:t>Give Strength Units</w:t>
            </w:r>
          </w:p>
        </w:tc>
      </w:tr>
      <w:tr w:rsidR="00C40FD5" w:rsidRPr="00621E63" w14:paraId="47D7467A" w14:textId="77777777" w:rsidTr="006C0E8E">
        <w:trPr>
          <w:cantSplit/>
          <w:jc w:val="center"/>
        </w:trPr>
        <w:tc>
          <w:tcPr>
            <w:tcW w:w="811" w:type="dxa"/>
            <w:shd w:val="clear" w:color="auto" w:fill="auto"/>
          </w:tcPr>
          <w:p w14:paraId="5F7C8081" w14:textId="77777777" w:rsidR="00B11855" w:rsidRPr="00621E63" w:rsidRDefault="003D003E" w:rsidP="001E1150">
            <w:pPr>
              <w:pStyle w:val="TableEntry"/>
            </w:pPr>
            <w:r w:rsidRPr="00621E63">
              <w:t>19</w:t>
            </w:r>
          </w:p>
        </w:tc>
        <w:tc>
          <w:tcPr>
            <w:tcW w:w="908" w:type="dxa"/>
            <w:shd w:val="clear" w:color="auto" w:fill="auto"/>
          </w:tcPr>
          <w:p w14:paraId="465AC614" w14:textId="77777777" w:rsidR="00B11855" w:rsidRPr="00621E63" w:rsidRDefault="003D003E" w:rsidP="001E1150">
            <w:pPr>
              <w:pStyle w:val="TableEntry"/>
            </w:pPr>
            <w:r w:rsidRPr="00621E63">
              <w:t>20</w:t>
            </w:r>
          </w:p>
        </w:tc>
        <w:tc>
          <w:tcPr>
            <w:tcW w:w="806" w:type="dxa"/>
            <w:shd w:val="clear" w:color="auto" w:fill="auto"/>
          </w:tcPr>
          <w:p w14:paraId="236DD8B7" w14:textId="77777777" w:rsidR="00B11855" w:rsidRPr="00621E63" w:rsidRDefault="003D003E" w:rsidP="001E1150">
            <w:pPr>
              <w:pStyle w:val="TableEntry"/>
            </w:pPr>
            <w:r w:rsidRPr="00621E63">
              <w:t>ST</w:t>
            </w:r>
          </w:p>
        </w:tc>
        <w:tc>
          <w:tcPr>
            <w:tcW w:w="990" w:type="dxa"/>
            <w:shd w:val="clear" w:color="auto" w:fill="auto"/>
          </w:tcPr>
          <w:p w14:paraId="481FAA17" w14:textId="77777777" w:rsidR="00B11855" w:rsidRPr="00621E63" w:rsidRDefault="003D003E" w:rsidP="001E1150">
            <w:pPr>
              <w:pStyle w:val="TableEntry"/>
            </w:pPr>
            <w:r w:rsidRPr="00621E63">
              <w:t>RE</w:t>
            </w:r>
          </w:p>
        </w:tc>
        <w:tc>
          <w:tcPr>
            <w:tcW w:w="1168" w:type="dxa"/>
            <w:shd w:val="clear" w:color="auto" w:fill="auto"/>
          </w:tcPr>
          <w:p w14:paraId="01CD0462" w14:textId="77777777" w:rsidR="00B11855" w:rsidRPr="00621E63" w:rsidRDefault="003D003E" w:rsidP="001E1150">
            <w:pPr>
              <w:pStyle w:val="TableEntry"/>
            </w:pPr>
            <w:r w:rsidRPr="00621E63">
              <w:t>[0..*]</w:t>
            </w:r>
          </w:p>
        </w:tc>
        <w:tc>
          <w:tcPr>
            <w:tcW w:w="974" w:type="dxa"/>
            <w:shd w:val="clear" w:color="auto" w:fill="auto"/>
          </w:tcPr>
          <w:p w14:paraId="312DD6C7" w14:textId="77777777" w:rsidR="00B11855" w:rsidRPr="00621E63" w:rsidRDefault="00B11855" w:rsidP="00DF61EC">
            <w:pPr>
              <w:pStyle w:val="TableEntry"/>
            </w:pPr>
          </w:p>
        </w:tc>
        <w:tc>
          <w:tcPr>
            <w:tcW w:w="1046" w:type="dxa"/>
            <w:shd w:val="clear" w:color="auto" w:fill="auto"/>
          </w:tcPr>
          <w:p w14:paraId="46956C75" w14:textId="77777777" w:rsidR="00B11855" w:rsidRPr="00621E63" w:rsidRDefault="003D003E" w:rsidP="001E1150">
            <w:pPr>
              <w:pStyle w:val="TableEntry"/>
            </w:pPr>
            <w:r w:rsidRPr="00621E63">
              <w:t>01129</w:t>
            </w:r>
          </w:p>
        </w:tc>
        <w:tc>
          <w:tcPr>
            <w:tcW w:w="2916" w:type="dxa"/>
            <w:shd w:val="clear" w:color="auto" w:fill="auto"/>
          </w:tcPr>
          <w:p w14:paraId="6D6E9F04" w14:textId="77777777" w:rsidR="00B11855" w:rsidRPr="00621E63" w:rsidRDefault="003D003E" w:rsidP="001E1150">
            <w:pPr>
              <w:pStyle w:val="TableEntry"/>
            </w:pPr>
            <w:r w:rsidRPr="00621E63">
              <w:t>Substance Lot Number</w:t>
            </w:r>
          </w:p>
        </w:tc>
      </w:tr>
      <w:tr w:rsidR="00C40FD5" w:rsidRPr="00621E63" w14:paraId="164D85E1" w14:textId="77777777" w:rsidTr="006C0E8E">
        <w:trPr>
          <w:cantSplit/>
          <w:jc w:val="center"/>
        </w:trPr>
        <w:tc>
          <w:tcPr>
            <w:tcW w:w="811" w:type="dxa"/>
            <w:shd w:val="clear" w:color="auto" w:fill="auto"/>
          </w:tcPr>
          <w:p w14:paraId="28B7910F" w14:textId="77777777" w:rsidR="00B11855" w:rsidRPr="00621E63" w:rsidRDefault="003D003E" w:rsidP="001E1150">
            <w:pPr>
              <w:pStyle w:val="TableEntry"/>
            </w:pPr>
            <w:r w:rsidRPr="00621E63">
              <w:t>20</w:t>
            </w:r>
          </w:p>
        </w:tc>
        <w:tc>
          <w:tcPr>
            <w:tcW w:w="908" w:type="dxa"/>
            <w:shd w:val="clear" w:color="auto" w:fill="auto"/>
          </w:tcPr>
          <w:p w14:paraId="2544C504" w14:textId="77777777" w:rsidR="00B11855" w:rsidRPr="00621E63" w:rsidRDefault="003D003E" w:rsidP="001E1150">
            <w:pPr>
              <w:pStyle w:val="TableEntry"/>
            </w:pPr>
            <w:r w:rsidRPr="00621E63">
              <w:t>24</w:t>
            </w:r>
          </w:p>
        </w:tc>
        <w:tc>
          <w:tcPr>
            <w:tcW w:w="806" w:type="dxa"/>
            <w:shd w:val="clear" w:color="auto" w:fill="auto"/>
          </w:tcPr>
          <w:p w14:paraId="5A46F8C0" w14:textId="77777777" w:rsidR="00B11855" w:rsidRPr="00621E63" w:rsidRDefault="003D003E" w:rsidP="001E1150">
            <w:pPr>
              <w:pStyle w:val="TableEntry"/>
            </w:pPr>
            <w:r w:rsidRPr="00621E63">
              <w:t>DTM</w:t>
            </w:r>
          </w:p>
        </w:tc>
        <w:tc>
          <w:tcPr>
            <w:tcW w:w="990" w:type="dxa"/>
            <w:shd w:val="clear" w:color="auto" w:fill="auto"/>
          </w:tcPr>
          <w:p w14:paraId="6FC1D6D5" w14:textId="77777777" w:rsidR="00B11855" w:rsidRPr="00621E63" w:rsidRDefault="003D003E" w:rsidP="001E1150">
            <w:pPr>
              <w:pStyle w:val="TableEntry"/>
            </w:pPr>
            <w:r w:rsidRPr="00621E63">
              <w:t>RE</w:t>
            </w:r>
          </w:p>
        </w:tc>
        <w:tc>
          <w:tcPr>
            <w:tcW w:w="1168" w:type="dxa"/>
            <w:shd w:val="clear" w:color="auto" w:fill="auto"/>
          </w:tcPr>
          <w:p w14:paraId="7A5B9798" w14:textId="77777777" w:rsidR="00B11855" w:rsidRPr="00621E63" w:rsidRDefault="003D003E" w:rsidP="001E1150">
            <w:pPr>
              <w:pStyle w:val="TableEntry"/>
            </w:pPr>
            <w:r w:rsidRPr="00621E63">
              <w:t>[0..*]</w:t>
            </w:r>
          </w:p>
        </w:tc>
        <w:tc>
          <w:tcPr>
            <w:tcW w:w="974" w:type="dxa"/>
            <w:shd w:val="clear" w:color="auto" w:fill="auto"/>
          </w:tcPr>
          <w:p w14:paraId="26D3A9EA" w14:textId="77777777" w:rsidR="00B11855" w:rsidRPr="00621E63" w:rsidRDefault="00B11855" w:rsidP="00DF61EC">
            <w:pPr>
              <w:pStyle w:val="TableEntry"/>
            </w:pPr>
          </w:p>
        </w:tc>
        <w:tc>
          <w:tcPr>
            <w:tcW w:w="1046" w:type="dxa"/>
            <w:shd w:val="clear" w:color="auto" w:fill="auto"/>
          </w:tcPr>
          <w:p w14:paraId="212A4E0D" w14:textId="77777777" w:rsidR="00B11855" w:rsidRPr="00621E63" w:rsidRDefault="003D003E" w:rsidP="001E1150">
            <w:pPr>
              <w:pStyle w:val="TableEntry"/>
            </w:pPr>
            <w:r w:rsidRPr="00621E63">
              <w:t>01130</w:t>
            </w:r>
          </w:p>
        </w:tc>
        <w:tc>
          <w:tcPr>
            <w:tcW w:w="2916" w:type="dxa"/>
            <w:shd w:val="clear" w:color="auto" w:fill="auto"/>
          </w:tcPr>
          <w:p w14:paraId="6F010C9B" w14:textId="77777777" w:rsidR="00B11855" w:rsidRPr="00621E63" w:rsidRDefault="003D003E" w:rsidP="001E1150">
            <w:pPr>
              <w:pStyle w:val="TableEntry"/>
            </w:pPr>
            <w:r w:rsidRPr="00621E63">
              <w:t>Substance Expiration Date</w:t>
            </w:r>
          </w:p>
        </w:tc>
      </w:tr>
      <w:tr w:rsidR="00C40FD5" w:rsidRPr="00621E63" w14:paraId="28012EE6" w14:textId="77777777" w:rsidTr="006C0E8E">
        <w:trPr>
          <w:cantSplit/>
          <w:jc w:val="center"/>
        </w:trPr>
        <w:tc>
          <w:tcPr>
            <w:tcW w:w="811" w:type="dxa"/>
            <w:shd w:val="clear" w:color="auto" w:fill="auto"/>
          </w:tcPr>
          <w:p w14:paraId="3715CE0C" w14:textId="77777777" w:rsidR="00B11855" w:rsidRPr="00621E63" w:rsidRDefault="003D003E" w:rsidP="001E1150">
            <w:pPr>
              <w:pStyle w:val="TableEntry"/>
            </w:pPr>
            <w:r w:rsidRPr="00621E63">
              <w:t>21</w:t>
            </w:r>
          </w:p>
        </w:tc>
        <w:tc>
          <w:tcPr>
            <w:tcW w:w="908" w:type="dxa"/>
            <w:shd w:val="clear" w:color="auto" w:fill="auto"/>
          </w:tcPr>
          <w:p w14:paraId="5A8E7CDF" w14:textId="77777777" w:rsidR="00B11855" w:rsidRPr="00621E63" w:rsidRDefault="003D003E" w:rsidP="001E1150">
            <w:pPr>
              <w:pStyle w:val="TableEntry"/>
            </w:pPr>
            <w:r w:rsidRPr="00621E63">
              <w:t>705</w:t>
            </w:r>
          </w:p>
        </w:tc>
        <w:tc>
          <w:tcPr>
            <w:tcW w:w="806" w:type="dxa"/>
            <w:shd w:val="clear" w:color="auto" w:fill="auto"/>
          </w:tcPr>
          <w:p w14:paraId="27596109" w14:textId="77777777" w:rsidR="00B11855" w:rsidRPr="00621E63" w:rsidRDefault="003D003E" w:rsidP="001E1150">
            <w:pPr>
              <w:pStyle w:val="TableEntry"/>
            </w:pPr>
            <w:r w:rsidRPr="00621E63">
              <w:t>CWE</w:t>
            </w:r>
          </w:p>
        </w:tc>
        <w:tc>
          <w:tcPr>
            <w:tcW w:w="990" w:type="dxa"/>
            <w:shd w:val="clear" w:color="auto" w:fill="auto"/>
          </w:tcPr>
          <w:p w14:paraId="2AEC70EF" w14:textId="77777777" w:rsidR="00B11855" w:rsidRPr="00621E63" w:rsidRDefault="003D003E" w:rsidP="001E1150">
            <w:pPr>
              <w:pStyle w:val="TableEntry"/>
            </w:pPr>
            <w:r w:rsidRPr="00621E63">
              <w:t>RE</w:t>
            </w:r>
          </w:p>
        </w:tc>
        <w:tc>
          <w:tcPr>
            <w:tcW w:w="1168" w:type="dxa"/>
            <w:shd w:val="clear" w:color="auto" w:fill="auto"/>
          </w:tcPr>
          <w:p w14:paraId="4BB5526C" w14:textId="77777777" w:rsidR="00B11855" w:rsidRPr="00621E63" w:rsidRDefault="003D003E" w:rsidP="001E1150">
            <w:pPr>
              <w:pStyle w:val="TableEntry"/>
            </w:pPr>
            <w:r w:rsidRPr="00621E63">
              <w:t>[0..*]</w:t>
            </w:r>
          </w:p>
        </w:tc>
        <w:tc>
          <w:tcPr>
            <w:tcW w:w="974" w:type="dxa"/>
            <w:shd w:val="clear" w:color="auto" w:fill="auto"/>
          </w:tcPr>
          <w:p w14:paraId="0627CBA9" w14:textId="77777777" w:rsidR="00B11855" w:rsidRPr="00621E63" w:rsidRDefault="003D003E" w:rsidP="00DF61EC">
            <w:pPr>
              <w:pStyle w:val="TableEntry"/>
            </w:pPr>
            <w:r w:rsidRPr="00621E63">
              <w:t>0227</w:t>
            </w:r>
          </w:p>
        </w:tc>
        <w:tc>
          <w:tcPr>
            <w:tcW w:w="1046" w:type="dxa"/>
            <w:shd w:val="clear" w:color="auto" w:fill="auto"/>
          </w:tcPr>
          <w:p w14:paraId="3FBCBE61" w14:textId="77777777" w:rsidR="00B11855" w:rsidRPr="00621E63" w:rsidRDefault="003D003E" w:rsidP="001E1150">
            <w:pPr>
              <w:pStyle w:val="TableEntry"/>
            </w:pPr>
            <w:r w:rsidRPr="00621E63">
              <w:t>01131</w:t>
            </w:r>
          </w:p>
        </w:tc>
        <w:tc>
          <w:tcPr>
            <w:tcW w:w="2916" w:type="dxa"/>
            <w:shd w:val="clear" w:color="auto" w:fill="auto"/>
          </w:tcPr>
          <w:p w14:paraId="46E05A9E" w14:textId="77777777" w:rsidR="00B11855" w:rsidRPr="00621E63" w:rsidRDefault="003D003E" w:rsidP="001E1150">
            <w:pPr>
              <w:pStyle w:val="TableEntry"/>
            </w:pPr>
            <w:r w:rsidRPr="00621E63">
              <w:t>Substance Manufacturer Name</w:t>
            </w:r>
          </w:p>
        </w:tc>
      </w:tr>
      <w:tr w:rsidR="00C40FD5" w:rsidRPr="00621E63" w14:paraId="149645EF" w14:textId="77777777" w:rsidTr="006C0E8E">
        <w:trPr>
          <w:cantSplit/>
          <w:jc w:val="center"/>
        </w:trPr>
        <w:tc>
          <w:tcPr>
            <w:tcW w:w="811" w:type="dxa"/>
            <w:shd w:val="clear" w:color="auto" w:fill="auto"/>
          </w:tcPr>
          <w:p w14:paraId="5070FCAE" w14:textId="77777777" w:rsidR="00B11855" w:rsidRPr="00621E63" w:rsidRDefault="003D003E" w:rsidP="001E1150">
            <w:pPr>
              <w:pStyle w:val="TableEntry"/>
            </w:pPr>
            <w:r w:rsidRPr="00621E63">
              <w:t>22</w:t>
            </w:r>
          </w:p>
        </w:tc>
        <w:tc>
          <w:tcPr>
            <w:tcW w:w="908" w:type="dxa"/>
            <w:shd w:val="clear" w:color="auto" w:fill="auto"/>
          </w:tcPr>
          <w:p w14:paraId="199A71DC" w14:textId="77777777" w:rsidR="00B11855" w:rsidRPr="00621E63" w:rsidRDefault="003D003E" w:rsidP="001E1150">
            <w:pPr>
              <w:pStyle w:val="TableEntry"/>
            </w:pPr>
            <w:r w:rsidRPr="00621E63">
              <w:t>705</w:t>
            </w:r>
          </w:p>
        </w:tc>
        <w:tc>
          <w:tcPr>
            <w:tcW w:w="806" w:type="dxa"/>
            <w:shd w:val="clear" w:color="auto" w:fill="auto"/>
          </w:tcPr>
          <w:p w14:paraId="550EC5CF" w14:textId="77777777" w:rsidR="00B11855" w:rsidRPr="00621E63" w:rsidRDefault="003D003E" w:rsidP="001E1150">
            <w:pPr>
              <w:pStyle w:val="TableEntry"/>
            </w:pPr>
            <w:r w:rsidRPr="00621E63">
              <w:t>CWE</w:t>
            </w:r>
          </w:p>
        </w:tc>
        <w:tc>
          <w:tcPr>
            <w:tcW w:w="990" w:type="dxa"/>
            <w:shd w:val="clear" w:color="auto" w:fill="auto"/>
          </w:tcPr>
          <w:p w14:paraId="32C77B94" w14:textId="77777777" w:rsidR="00B11855" w:rsidRPr="00621E63" w:rsidRDefault="003D003E" w:rsidP="001E1150">
            <w:pPr>
              <w:pStyle w:val="TableEntry"/>
            </w:pPr>
            <w:r w:rsidRPr="00621E63">
              <w:t>RE</w:t>
            </w:r>
          </w:p>
        </w:tc>
        <w:tc>
          <w:tcPr>
            <w:tcW w:w="1168" w:type="dxa"/>
            <w:shd w:val="clear" w:color="auto" w:fill="auto"/>
          </w:tcPr>
          <w:p w14:paraId="29DCAD64" w14:textId="77777777" w:rsidR="00B11855" w:rsidRPr="00621E63" w:rsidRDefault="003D003E" w:rsidP="001E1150">
            <w:pPr>
              <w:pStyle w:val="TableEntry"/>
            </w:pPr>
            <w:r w:rsidRPr="00621E63">
              <w:t>[0..*]</w:t>
            </w:r>
          </w:p>
        </w:tc>
        <w:tc>
          <w:tcPr>
            <w:tcW w:w="974" w:type="dxa"/>
            <w:shd w:val="clear" w:color="auto" w:fill="auto"/>
          </w:tcPr>
          <w:p w14:paraId="11F499E4" w14:textId="77777777" w:rsidR="00B11855" w:rsidRPr="00621E63" w:rsidRDefault="00B11855" w:rsidP="00DF61EC">
            <w:pPr>
              <w:pStyle w:val="TableEntry"/>
            </w:pPr>
          </w:p>
        </w:tc>
        <w:tc>
          <w:tcPr>
            <w:tcW w:w="1046" w:type="dxa"/>
            <w:shd w:val="clear" w:color="auto" w:fill="auto"/>
          </w:tcPr>
          <w:p w14:paraId="6FC07B05" w14:textId="77777777" w:rsidR="00B11855" w:rsidRPr="00621E63" w:rsidRDefault="003D003E" w:rsidP="001E1150">
            <w:pPr>
              <w:pStyle w:val="TableEntry"/>
            </w:pPr>
            <w:r w:rsidRPr="00621E63">
              <w:t>01123</w:t>
            </w:r>
          </w:p>
        </w:tc>
        <w:tc>
          <w:tcPr>
            <w:tcW w:w="2916" w:type="dxa"/>
            <w:shd w:val="clear" w:color="auto" w:fill="auto"/>
          </w:tcPr>
          <w:p w14:paraId="463C5BB0" w14:textId="77777777" w:rsidR="00B11855" w:rsidRPr="00621E63" w:rsidRDefault="003D003E" w:rsidP="001E1150">
            <w:pPr>
              <w:pStyle w:val="TableEntry"/>
            </w:pPr>
            <w:r w:rsidRPr="00621E63">
              <w:t>Indication</w:t>
            </w:r>
          </w:p>
        </w:tc>
      </w:tr>
      <w:tr w:rsidR="00C40FD5" w:rsidRPr="00621E63" w14:paraId="2F83834C" w14:textId="77777777" w:rsidTr="006C0E8E">
        <w:trPr>
          <w:cantSplit/>
          <w:jc w:val="center"/>
        </w:trPr>
        <w:tc>
          <w:tcPr>
            <w:tcW w:w="811" w:type="dxa"/>
            <w:shd w:val="clear" w:color="auto" w:fill="auto"/>
          </w:tcPr>
          <w:p w14:paraId="640590E1" w14:textId="77777777" w:rsidR="00B11855" w:rsidRPr="00621E63" w:rsidRDefault="003D003E" w:rsidP="001E1150">
            <w:pPr>
              <w:pStyle w:val="TableEntry"/>
            </w:pPr>
            <w:r w:rsidRPr="00621E63">
              <w:t>23</w:t>
            </w:r>
          </w:p>
        </w:tc>
        <w:tc>
          <w:tcPr>
            <w:tcW w:w="908" w:type="dxa"/>
            <w:shd w:val="clear" w:color="auto" w:fill="auto"/>
          </w:tcPr>
          <w:p w14:paraId="4493E446" w14:textId="77777777" w:rsidR="00B11855" w:rsidRPr="00621E63" w:rsidRDefault="003D003E" w:rsidP="001E1150">
            <w:pPr>
              <w:pStyle w:val="TableEntry"/>
            </w:pPr>
            <w:r w:rsidRPr="00621E63">
              <w:t>5</w:t>
            </w:r>
          </w:p>
        </w:tc>
        <w:tc>
          <w:tcPr>
            <w:tcW w:w="806" w:type="dxa"/>
            <w:shd w:val="clear" w:color="auto" w:fill="auto"/>
          </w:tcPr>
          <w:p w14:paraId="78A937C7" w14:textId="77777777" w:rsidR="00B11855" w:rsidRPr="00621E63" w:rsidRDefault="003D003E" w:rsidP="001E1150">
            <w:pPr>
              <w:pStyle w:val="TableEntry"/>
            </w:pPr>
            <w:r w:rsidRPr="00621E63">
              <w:t>NM</w:t>
            </w:r>
          </w:p>
        </w:tc>
        <w:tc>
          <w:tcPr>
            <w:tcW w:w="990" w:type="dxa"/>
            <w:shd w:val="clear" w:color="auto" w:fill="auto"/>
          </w:tcPr>
          <w:p w14:paraId="0ECDD225" w14:textId="77777777" w:rsidR="00B11855" w:rsidRPr="00621E63" w:rsidRDefault="003D003E" w:rsidP="001E1150">
            <w:pPr>
              <w:pStyle w:val="TableEntry"/>
            </w:pPr>
            <w:r w:rsidRPr="00621E63">
              <w:t>RE</w:t>
            </w:r>
          </w:p>
        </w:tc>
        <w:tc>
          <w:tcPr>
            <w:tcW w:w="1168" w:type="dxa"/>
            <w:shd w:val="clear" w:color="auto" w:fill="auto"/>
          </w:tcPr>
          <w:p w14:paraId="09038ADE" w14:textId="77777777" w:rsidR="00B11855" w:rsidRPr="00621E63" w:rsidRDefault="003D003E" w:rsidP="001E1150">
            <w:pPr>
              <w:pStyle w:val="TableEntry"/>
            </w:pPr>
            <w:r w:rsidRPr="00621E63">
              <w:t>[0..1]</w:t>
            </w:r>
          </w:p>
        </w:tc>
        <w:tc>
          <w:tcPr>
            <w:tcW w:w="974" w:type="dxa"/>
            <w:shd w:val="clear" w:color="auto" w:fill="auto"/>
          </w:tcPr>
          <w:p w14:paraId="67F32DAE" w14:textId="77777777" w:rsidR="00B11855" w:rsidRPr="00621E63" w:rsidRDefault="00B11855" w:rsidP="001E1150">
            <w:pPr>
              <w:pStyle w:val="TableEntry"/>
            </w:pPr>
          </w:p>
        </w:tc>
        <w:tc>
          <w:tcPr>
            <w:tcW w:w="1046" w:type="dxa"/>
            <w:shd w:val="clear" w:color="auto" w:fill="auto"/>
          </w:tcPr>
          <w:p w14:paraId="772C4D8A" w14:textId="77777777" w:rsidR="00B11855" w:rsidRPr="00621E63" w:rsidRDefault="003D003E" w:rsidP="001E1150">
            <w:pPr>
              <w:pStyle w:val="TableEntry"/>
            </w:pPr>
            <w:r w:rsidRPr="00621E63">
              <w:t>01692</w:t>
            </w:r>
          </w:p>
        </w:tc>
        <w:tc>
          <w:tcPr>
            <w:tcW w:w="2916" w:type="dxa"/>
            <w:shd w:val="clear" w:color="auto" w:fill="auto"/>
          </w:tcPr>
          <w:p w14:paraId="79A7A575" w14:textId="77777777" w:rsidR="00B11855" w:rsidRPr="00621E63" w:rsidRDefault="003D003E" w:rsidP="001E1150">
            <w:pPr>
              <w:pStyle w:val="TableEntry"/>
            </w:pPr>
            <w:r w:rsidRPr="00621E63">
              <w:t>Give Drug Strength Volume</w:t>
            </w:r>
          </w:p>
        </w:tc>
      </w:tr>
      <w:tr w:rsidR="00C40FD5" w:rsidRPr="00621E63" w14:paraId="47613C93" w14:textId="77777777" w:rsidTr="006C0E8E">
        <w:trPr>
          <w:cantSplit/>
          <w:jc w:val="center"/>
        </w:trPr>
        <w:tc>
          <w:tcPr>
            <w:tcW w:w="811" w:type="dxa"/>
            <w:shd w:val="clear" w:color="auto" w:fill="auto"/>
          </w:tcPr>
          <w:p w14:paraId="6350D5F2" w14:textId="77777777" w:rsidR="00B11855" w:rsidRPr="00621E63" w:rsidRDefault="003D003E" w:rsidP="001E1150">
            <w:pPr>
              <w:pStyle w:val="TableEntry"/>
            </w:pPr>
            <w:r w:rsidRPr="00621E63">
              <w:t>24</w:t>
            </w:r>
          </w:p>
        </w:tc>
        <w:tc>
          <w:tcPr>
            <w:tcW w:w="908" w:type="dxa"/>
            <w:shd w:val="clear" w:color="auto" w:fill="auto"/>
          </w:tcPr>
          <w:p w14:paraId="2F2C8EDD" w14:textId="77777777" w:rsidR="00B11855" w:rsidRPr="00621E63" w:rsidRDefault="003D003E" w:rsidP="001E1150">
            <w:pPr>
              <w:pStyle w:val="TableEntry"/>
            </w:pPr>
            <w:r w:rsidRPr="00621E63">
              <w:t>705</w:t>
            </w:r>
          </w:p>
        </w:tc>
        <w:tc>
          <w:tcPr>
            <w:tcW w:w="806" w:type="dxa"/>
            <w:shd w:val="clear" w:color="auto" w:fill="auto"/>
          </w:tcPr>
          <w:p w14:paraId="5B7187FB" w14:textId="77777777" w:rsidR="00B11855" w:rsidRPr="00621E63" w:rsidRDefault="003D003E" w:rsidP="001E1150">
            <w:pPr>
              <w:pStyle w:val="TableEntry"/>
            </w:pPr>
            <w:r w:rsidRPr="00621E63">
              <w:t>CWE</w:t>
            </w:r>
          </w:p>
        </w:tc>
        <w:tc>
          <w:tcPr>
            <w:tcW w:w="990" w:type="dxa"/>
            <w:shd w:val="clear" w:color="auto" w:fill="auto"/>
          </w:tcPr>
          <w:p w14:paraId="2D7A7DE7" w14:textId="77777777" w:rsidR="00B11855" w:rsidRPr="00621E63" w:rsidRDefault="003D003E" w:rsidP="001E1150">
            <w:pPr>
              <w:pStyle w:val="TableEntry"/>
            </w:pPr>
            <w:r w:rsidRPr="00621E63">
              <w:t>RE</w:t>
            </w:r>
          </w:p>
        </w:tc>
        <w:tc>
          <w:tcPr>
            <w:tcW w:w="1168" w:type="dxa"/>
            <w:shd w:val="clear" w:color="auto" w:fill="auto"/>
          </w:tcPr>
          <w:p w14:paraId="4F3CD8F7" w14:textId="77777777" w:rsidR="00B11855" w:rsidRPr="00621E63" w:rsidRDefault="003D003E" w:rsidP="001E1150">
            <w:pPr>
              <w:pStyle w:val="TableEntry"/>
            </w:pPr>
            <w:r w:rsidRPr="00621E63">
              <w:t>[0..1]</w:t>
            </w:r>
          </w:p>
        </w:tc>
        <w:tc>
          <w:tcPr>
            <w:tcW w:w="974" w:type="dxa"/>
            <w:shd w:val="clear" w:color="auto" w:fill="auto"/>
          </w:tcPr>
          <w:p w14:paraId="6C5C5199" w14:textId="77777777" w:rsidR="00B11855" w:rsidRPr="00621E63" w:rsidRDefault="00B11855" w:rsidP="001E1150">
            <w:pPr>
              <w:pStyle w:val="TableEntry"/>
            </w:pPr>
          </w:p>
        </w:tc>
        <w:tc>
          <w:tcPr>
            <w:tcW w:w="1046" w:type="dxa"/>
            <w:shd w:val="clear" w:color="auto" w:fill="auto"/>
          </w:tcPr>
          <w:p w14:paraId="2CB33A91" w14:textId="77777777" w:rsidR="00B11855" w:rsidRPr="00621E63" w:rsidRDefault="003D003E" w:rsidP="001E1150">
            <w:pPr>
              <w:pStyle w:val="TableEntry"/>
            </w:pPr>
            <w:r w:rsidRPr="00621E63">
              <w:t>01693</w:t>
            </w:r>
          </w:p>
        </w:tc>
        <w:tc>
          <w:tcPr>
            <w:tcW w:w="2916" w:type="dxa"/>
            <w:shd w:val="clear" w:color="auto" w:fill="auto"/>
          </w:tcPr>
          <w:p w14:paraId="72DA9A60" w14:textId="77777777" w:rsidR="00B11855" w:rsidRPr="00621E63" w:rsidRDefault="003D003E" w:rsidP="001E1150">
            <w:pPr>
              <w:pStyle w:val="TableEntry"/>
            </w:pPr>
            <w:r w:rsidRPr="00621E63">
              <w:t>Give Drug Strength Volume Units</w:t>
            </w:r>
          </w:p>
        </w:tc>
      </w:tr>
      <w:tr w:rsidR="00C40FD5" w:rsidRPr="00621E63" w14:paraId="666C104A" w14:textId="77777777" w:rsidTr="006C0E8E">
        <w:trPr>
          <w:cantSplit/>
          <w:jc w:val="center"/>
        </w:trPr>
        <w:tc>
          <w:tcPr>
            <w:tcW w:w="811" w:type="dxa"/>
            <w:shd w:val="clear" w:color="auto" w:fill="auto"/>
          </w:tcPr>
          <w:p w14:paraId="785DBC39" w14:textId="77777777" w:rsidR="00B11855" w:rsidRPr="00621E63" w:rsidRDefault="003D003E" w:rsidP="001E1150">
            <w:pPr>
              <w:pStyle w:val="TableEntry"/>
            </w:pPr>
            <w:r w:rsidRPr="00621E63">
              <w:t>25</w:t>
            </w:r>
          </w:p>
        </w:tc>
        <w:tc>
          <w:tcPr>
            <w:tcW w:w="908" w:type="dxa"/>
            <w:shd w:val="clear" w:color="auto" w:fill="auto"/>
          </w:tcPr>
          <w:p w14:paraId="3F0ADB55" w14:textId="77777777" w:rsidR="00B11855" w:rsidRPr="00621E63" w:rsidRDefault="003D003E" w:rsidP="001E1150">
            <w:pPr>
              <w:pStyle w:val="TableEntry"/>
            </w:pPr>
            <w:r w:rsidRPr="00621E63">
              <w:t>60</w:t>
            </w:r>
          </w:p>
        </w:tc>
        <w:tc>
          <w:tcPr>
            <w:tcW w:w="806" w:type="dxa"/>
            <w:shd w:val="clear" w:color="auto" w:fill="auto"/>
          </w:tcPr>
          <w:p w14:paraId="1E8D12D7" w14:textId="77777777" w:rsidR="00B11855" w:rsidRPr="00621E63" w:rsidRDefault="003D003E" w:rsidP="001E1150">
            <w:pPr>
              <w:pStyle w:val="TableEntry"/>
            </w:pPr>
            <w:r w:rsidRPr="00621E63">
              <w:t>CWE</w:t>
            </w:r>
          </w:p>
        </w:tc>
        <w:tc>
          <w:tcPr>
            <w:tcW w:w="990" w:type="dxa"/>
            <w:shd w:val="clear" w:color="auto" w:fill="auto"/>
          </w:tcPr>
          <w:p w14:paraId="2518761C" w14:textId="77777777" w:rsidR="00B11855" w:rsidRPr="00621E63" w:rsidRDefault="003D003E" w:rsidP="001E1150">
            <w:pPr>
              <w:pStyle w:val="TableEntry"/>
            </w:pPr>
            <w:r w:rsidRPr="00621E63">
              <w:t>RE</w:t>
            </w:r>
          </w:p>
        </w:tc>
        <w:tc>
          <w:tcPr>
            <w:tcW w:w="1168" w:type="dxa"/>
            <w:shd w:val="clear" w:color="auto" w:fill="auto"/>
          </w:tcPr>
          <w:p w14:paraId="3677C5E5" w14:textId="77777777" w:rsidR="00B11855" w:rsidRPr="00621E63" w:rsidRDefault="003D003E" w:rsidP="001E1150">
            <w:pPr>
              <w:pStyle w:val="TableEntry"/>
            </w:pPr>
            <w:r w:rsidRPr="00621E63">
              <w:t>[0..1]</w:t>
            </w:r>
          </w:p>
        </w:tc>
        <w:tc>
          <w:tcPr>
            <w:tcW w:w="974" w:type="dxa"/>
            <w:shd w:val="clear" w:color="auto" w:fill="auto"/>
          </w:tcPr>
          <w:p w14:paraId="2BEFC519" w14:textId="77777777" w:rsidR="00B11855" w:rsidRPr="00621E63" w:rsidRDefault="00B11855" w:rsidP="001E1150">
            <w:pPr>
              <w:pStyle w:val="TableEntry"/>
            </w:pPr>
          </w:p>
        </w:tc>
        <w:tc>
          <w:tcPr>
            <w:tcW w:w="1046" w:type="dxa"/>
            <w:shd w:val="clear" w:color="auto" w:fill="auto"/>
          </w:tcPr>
          <w:p w14:paraId="286920EE" w14:textId="77777777" w:rsidR="00B11855" w:rsidRPr="00621E63" w:rsidRDefault="003D003E" w:rsidP="001E1150">
            <w:pPr>
              <w:pStyle w:val="TableEntry"/>
            </w:pPr>
            <w:r w:rsidRPr="00621E63">
              <w:t>01694</w:t>
            </w:r>
          </w:p>
        </w:tc>
        <w:tc>
          <w:tcPr>
            <w:tcW w:w="2916" w:type="dxa"/>
            <w:shd w:val="clear" w:color="auto" w:fill="auto"/>
          </w:tcPr>
          <w:p w14:paraId="642123EC" w14:textId="77777777" w:rsidR="00B11855" w:rsidRPr="00621E63" w:rsidRDefault="003D003E" w:rsidP="001E1150">
            <w:pPr>
              <w:pStyle w:val="TableEntry"/>
            </w:pPr>
            <w:r w:rsidRPr="00621E63">
              <w:t>Give Barcode Identifier</w:t>
            </w:r>
          </w:p>
        </w:tc>
      </w:tr>
      <w:tr w:rsidR="00C40FD5" w:rsidRPr="00621E63" w14:paraId="3F085FC2" w14:textId="77777777" w:rsidTr="006C0E8E">
        <w:trPr>
          <w:cantSplit/>
          <w:jc w:val="center"/>
        </w:trPr>
        <w:tc>
          <w:tcPr>
            <w:tcW w:w="811" w:type="dxa"/>
            <w:shd w:val="clear" w:color="auto" w:fill="auto"/>
          </w:tcPr>
          <w:p w14:paraId="5AB9D4E0" w14:textId="77777777" w:rsidR="00B11855" w:rsidRPr="00621E63" w:rsidRDefault="003D003E" w:rsidP="001E1150">
            <w:pPr>
              <w:pStyle w:val="TableEntry"/>
            </w:pPr>
            <w:r w:rsidRPr="00621E63">
              <w:t>26</w:t>
            </w:r>
          </w:p>
        </w:tc>
        <w:tc>
          <w:tcPr>
            <w:tcW w:w="908" w:type="dxa"/>
            <w:shd w:val="clear" w:color="auto" w:fill="auto"/>
          </w:tcPr>
          <w:p w14:paraId="26288818" w14:textId="77777777" w:rsidR="00B11855" w:rsidRPr="00621E63" w:rsidRDefault="003D003E" w:rsidP="001E1150">
            <w:pPr>
              <w:pStyle w:val="TableEntry"/>
            </w:pPr>
            <w:r w:rsidRPr="00621E63">
              <w:t>1</w:t>
            </w:r>
          </w:p>
        </w:tc>
        <w:tc>
          <w:tcPr>
            <w:tcW w:w="806" w:type="dxa"/>
            <w:shd w:val="clear" w:color="auto" w:fill="auto"/>
          </w:tcPr>
          <w:p w14:paraId="7BF9B7B6" w14:textId="77777777" w:rsidR="00B11855" w:rsidRPr="00621E63" w:rsidRDefault="003D003E" w:rsidP="001E1150">
            <w:pPr>
              <w:pStyle w:val="TableEntry"/>
            </w:pPr>
            <w:r w:rsidRPr="00621E63">
              <w:t>ID</w:t>
            </w:r>
          </w:p>
        </w:tc>
        <w:tc>
          <w:tcPr>
            <w:tcW w:w="990" w:type="dxa"/>
            <w:shd w:val="clear" w:color="auto" w:fill="auto"/>
          </w:tcPr>
          <w:p w14:paraId="3609CDC2" w14:textId="77777777" w:rsidR="00B11855" w:rsidRPr="00621E63" w:rsidRDefault="003D003E" w:rsidP="001E1150">
            <w:pPr>
              <w:pStyle w:val="TableEntry"/>
            </w:pPr>
            <w:r w:rsidRPr="00621E63">
              <w:t>RE</w:t>
            </w:r>
          </w:p>
        </w:tc>
        <w:tc>
          <w:tcPr>
            <w:tcW w:w="1168" w:type="dxa"/>
            <w:shd w:val="clear" w:color="auto" w:fill="auto"/>
          </w:tcPr>
          <w:p w14:paraId="31276312" w14:textId="77777777" w:rsidR="00B11855" w:rsidRPr="00621E63" w:rsidRDefault="003D003E" w:rsidP="001E1150">
            <w:pPr>
              <w:pStyle w:val="TableEntry"/>
            </w:pPr>
            <w:r w:rsidRPr="00621E63">
              <w:t>[0..1]</w:t>
            </w:r>
          </w:p>
        </w:tc>
        <w:tc>
          <w:tcPr>
            <w:tcW w:w="974" w:type="dxa"/>
            <w:shd w:val="clear" w:color="auto" w:fill="auto"/>
          </w:tcPr>
          <w:p w14:paraId="4F1069FA" w14:textId="77777777" w:rsidR="00B11855" w:rsidRPr="00621E63" w:rsidRDefault="003D003E" w:rsidP="001E1150">
            <w:pPr>
              <w:pStyle w:val="TableEntry"/>
            </w:pPr>
            <w:r w:rsidRPr="00621E63">
              <w:t>0480</w:t>
            </w:r>
          </w:p>
        </w:tc>
        <w:tc>
          <w:tcPr>
            <w:tcW w:w="1046" w:type="dxa"/>
            <w:shd w:val="clear" w:color="auto" w:fill="auto"/>
          </w:tcPr>
          <w:p w14:paraId="43BE7DC0" w14:textId="77777777" w:rsidR="00B11855" w:rsidRPr="00621E63" w:rsidRDefault="003D003E" w:rsidP="001E1150">
            <w:pPr>
              <w:pStyle w:val="TableEntry"/>
            </w:pPr>
            <w:r w:rsidRPr="00621E63">
              <w:t>01695</w:t>
            </w:r>
          </w:p>
        </w:tc>
        <w:tc>
          <w:tcPr>
            <w:tcW w:w="2916" w:type="dxa"/>
            <w:shd w:val="clear" w:color="auto" w:fill="auto"/>
          </w:tcPr>
          <w:p w14:paraId="7DEB1819" w14:textId="77777777" w:rsidR="00B11855" w:rsidRPr="00621E63" w:rsidRDefault="003D003E" w:rsidP="001E1150">
            <w:pPr>
              <w:pStyle w:val="TableEntry"/>
            </w:pPr>
            <w:r w:rsidRPr="00621E63">
              <w:t>Pharmacy Order Type</w:t>
            </w:r>
          </w:p>
        </w:tc>
      </w:tr>
      <w:tr w:rsidR="00C40FD5" w:rsidRPr="00621E63" w14:paraId="70BB03D6" w14:textId="77777777" w:rsidTr="006C0E8E">
        <w:trPr>
          <w:cantSplit/>
          <w:jc w:val="center"/>
        </w:trPr>
        <w:tc>
          <w:tcPr>
            <w:tcW w:w="811" w:type="dxa"/>
            <w:shd w:val="clear" w:color="auto" w:fill="auto"/>
          </w:tcPr>
          <w:p w14:paraId="3F4E65E0" w14:textId="77777777" w:rsidR="00B11855" w:rsidRPr="00621E63" w:rsidRDefault="003D003E" w:rsidP="001E1150">
            <w:pPr>
              <w:pStyle w:val="TableEntry"/>
            </w:pPr>
            <w:r w:rsidRPr="00621E63">
              <w:t>27</w:t>
            </w:r>
          </w:p>
        </w:tc>
        <w:tc>
          <w:tcPr>
            <w:tcW w:w="908" w:type="dxa"/>
            <w:shd w:val="clear" w:color="auto" w:fill="auto"/>
          </w:tcPr>
          <w:p w14:paraId="3DA71865" w14:textId="77777777" w:rsidR="00B11855" w:rsidRPr="00621E63" w:rsidRDefault="003D003E" w:rsidP="001E1150">
            <w:pPr>
              <w:pStyle w:val="TableEntry"/>
            </w:pPr>
            <w:r w:rsidRPr="00621E63">
              <w:t>705</w:t>
            </w:r>
          </w:p>
        </w:tc>
        <w:tc>
          <w:tcPr>
            <w:tcW w:w="806" w:type="dxa"/>
            <w:shd w:val="clear" w:color="auto" w:fill="auto"/>
          </w:tcPr>
          <w:p w14:paraId="4E5FA23F" w14:textId="77777777" w:rsidR="00B11855" w:rsidRPr="00621E63" w:rsidRDefault="003D003E" w:rsidP="001E1150">
            <w:pPr>
              <w:pStyle w:val="TableEntry"/>
            </w:pPr>
            <w:r w:rsidRPr="00621E63">
              <w:t>CWE</w:t>
            </w:r>
          </w:p>
        </w:tc>
        <w:tc>
          <w:tcPr>
            <w:tcW w:w="990" w:type="dxa"/>
            <w:shd w:val="clear" w:color="auto" w:fill="auto"/>
          </w:tcPr>
          <w:p w14:paraId="45E036A2" w14:textId="77777777" w:rsidR="00B11855" w:rsidRPr="00621E63" w:rsidRDefault="003D003E" w:rsidP="001E1150">
            <w:pPr>
              <w:pStyle w:val="TableEntry"/>
            </w:pPr>
            <w:r w:rsidRPr="00621E63">
              <w:t>X</w:t>
            </w:r>
          </w:p>
        </w:tc>
        <w:tc>
          <w:tcPr>
            <w:tcW w:w="1168" w:type="dxa"/>
            <w:shd w:val="clear" w:color="auto" w:fill="auto"/>
          </w:tcPr>
          <w:p w14:paraId="459CC655" w14:textId="77777777" w:rsidR="00B11855" w:rsidRPr="00621E63" w:rsidRDefault="003D003E" w:rsidP="001E1150">
            <w:pPr>
              <w:pStyle w:val="TableEntry"/>
            </w:pPr>
            <w:r w:rsidRPr="00621E63">
              <w:t>[0..0]</w:t>
            </w:r>
          </w:p>
        </w:tc>
        <w:tc>
          <w:tcPr>
            <w:tcW w:w="974" w:type="dxa"/>
            <w:shd w:val="clear" w:color="auto" w:fill="auto"/>
          </w:tcPr>
          <w:p w14:paraId="2A7190C8" w14:textId="77777777" w:rsidR="00B11855" w:rsidRPr="00621E63" w:rsidRDefault="00B11855" w:rsidP="001E1150">
            <w:pPr>
              <w:pStyle w:val="TableEntry"/>
            </w:pPr>
          </w:p>
        </w:tc>
        <w:tc>
          <w:tcPr>
            <w:tcW w:w="1046" w:type="dxa"/>
            <w:shd w:val="clear" w:color="auto" w:fill="auto"/>
          </w:tcPr>
          <w:p w14:paraId="61CC23B1" w14:textId="77777777" w:rsidR="00B11855" w:rsidRPr="00621E63" w:rsidRDefault="003D003E" w:rsidP="001E1150">
            <w:pPr>
              <w:pStyle w:val="TableEntry"/>
            </w:pPr>
            <w:r w:rsidRPr="00621E63">
              <w:t>01688</w:t>
            </w:r>
          </w:p>
        </w:tc>
        <w:tc>
          <w:tcPr>
            <w:tcW w:w="2916" w:type="dxa"/>
            <w:shd w:val="clear" w:color="auto" w:fill="auto"/>
          </w:tcPr>
          <w:p w14:paraId="6F8231BD" w14:textId="77777777" w:rsidR="00B11855" w:rsidRPr="00621E63" w:rsidRDefault="003D003E" w:rsidP="001E1150">
            <w:pPr>
              <w:pStyle w:val="TableEntry"/>
            </w:pPr>
            <w:r w:rsidRPr="00621E63">
              <w:t>Dispense to Pharmacy</w:t>
            </w:r>
          </w:p>
        </w:tc>
      </w:tr>
      <w:tr w:rsidR="00C40FD5" w:rsidRPr="00621E63" w14:paraId="5497CBDF" w14:textId="77777777" w:rsidTr="006C0E8E">
        <w:trPr>
          <w:cantSplit/>
          <w:jc w:val="center"/>
        </w:trPr>
        <w:tc>
          <w:tcPr>
            <w:tcW w:w="811" w:type="dxa"/>
            <w:shd w:val="clear" w:color="auto" w:fill="auto"/>
          </w:tcPr>
          <w:p w14:paraId="518F2366" w14:textId="77777777" w:rsidR="00B11855" w:rsidRPr="00621E63" w:rsidRDefault="003D003E" w:rsidP="001E1150">
            <w:pPr>
              <w:pStyle w:val="TableEntry"/>
            </w:pPr>
            <w:r w:rsidRPr="00621E63">
              <w:t>28</w:t>
            </w:r>
          </w:p>
        </w:tc>
        <w:tc>
          <w:tcPr>
            <w:tcW w:w="908" w:type="dxa"/>
            <w:shd w:val="clear" w:color="auto" w:fill="auto"/>
          </w:tcPr>
          <w:p w14:paraId="7B4DE73A" w14:textId="77777777" w:rsidR="00B11855" w:rsidRPr="00621E63" w:rsidRDefault="003D003E" w:rsidP="001E1150">
            <w:pPr>
              <w:pStyle w:val="TableEntry"/>
            </w:pPr>
            <w:r w:rsidRPr="00621E63">
              <w:t>106</w:t>
            </w:r>
          </w:p>
        </w:tc>
        <w:tc>
          <w:tcPr>
            <w:tcW w:w="806" w:type="dxa"/>
            <w:shd w:val="clear" w:color="auto" w:fill="auto"/>
          </w:tcPr>
          <w:p w14:paraId="76ACA0D7" w14:textId="77777777" w:rsidR="00B11855" w:rsidRPr="00621E63" w:rsidRDefault="003D003E" w:rsidP="001E1150">
            <w:pPr>
              <w:pStyle w:val="TableEntry"/>
            </w:pPr>
            <w:r w:rsidRPr="00621E63">
              <w:t>XAD</w:t>
            </w:r>
          </w:p>
        </w:tc>
        <w:tc>
          <w:tcPr>
            <w:tcW w:w="990" w:type="dxa"/>
            <w:shd w:val="clear" w:color="auto" w:fill="auto"/>
          </w:tcPr>
          <w:p w14:paraId="57A35336" w14:textId="77777777" w:rsidR="00B11855" w:rsidRPr="00621E63" w:rsidRDefault="003D003E" w:rsidP="001E1150">
            <w:pPr>
              <w:pStyle w:val="TableEntry"/>
            </w:pPr>
            <w:r w:rsidRPr="00621E63">
              <w:t>X</w:t>
            </w:r>
          </w:p>
        </w:tc>
        <w:tc>
          <w:tcPr>
            <w:tcW w:w="1168" w:type="dxa"/>
            <w:shd w:val="clear" w:color="auto" w:fill="auto"/>
          </w:tcPr>
          <w:p w14:paraId="2FBC293E" w14:textId="77777777" w:rsidR="00B11855" w:rsidRPr="00621E63" w:rsidRDefault="003D003E" w:rsidP="001E1150">
            <w:pPr>
              <w:pStyle w:val="TableEntry"/>
            </w:pPr>
            <w:r w:rsidRPr="00621E63">
              <w:t>[0..0]</w:t>
            </w:r>
          </w:p>
        </w:tc>
        <w:tc>
          <w:tcPr>
            <w:tcW w:w="974" w:type="dxa"/>
            <w:shd w:val="clear" w:color="auto" w:fill="auto"/>
          </w:tcPr>
          <w:p w14:paraId="6086F535" w14:textId="77777777" w:rsidR="00B11855" w:rsidRPr="00621E63" w:rsidRDefault="00B11855" w:rsidP="001E1150">
            <w:pPr>
              <w:pStyle w:val="TableEntry"/>
            </w:pPr>
          </w:p>
        </w:tc>
        <w:tc>
          <w:tcPr>
            <w:tcW w:w="1046" w:type="dxa"/>
            <w:shd w:val="clear" w:color="auto" w:fill="auto"/>
          </w:tcPr>
          <w:p w14:paraId="3479C93F" w14:textId="77777777" w:rsidR="00B11855" w:rsidRPr="00621E63" w:rsidRDefault="003D003E" w:rsidP="001E1150">
            <w:pPr>
              <w:pStyle w:val="TableEntry"/>
            </w:pPr>
            <w:r w:rsidRPr="00621E63">
              <w:t>01689</w:t>
            </w:r>
          </w:p>
        </w:tc>
        <w:tc>
          <w:tcPr>
            <w:tcW w:w="2916" w:type="dxa"/>
            <w:shd w:val="clear" w:color="auto" w:fill="auto"/>
          </w:tcPr>
          <w:p w14:paraId="3F2A4B4E" w14:textId="77777777" w:rsidR="00B11855" w:rsidRPr="00621E63" w:rsidRDefault="003D003E" w:rsidP="001E1150">
            <w:pPr>
              <w:pStyle w:val="TableEntry"/>
            </w:pPr>
            <w:r w:rsidRPr="00621E63">
              <w:t>Dispense to Pharmacy Address</w:t>
            </w:r>
          </w:p>
        </w:tc>
      </w:tr>
      <w:tr w:rsidR="00C40FD5" w:rsidRPr="00621E63" w14:paraId="157693CA" w14:textId="77777777" w:rsidTr="006C0E8E">
        <w:trPr>
          <w:cantSplit/>
          <w:jc w:val="center"/>
        </w:trPr>
        <w:tc>
          <w:tcPr>
            <w:tcW w:w="811" w:type="dxa"/>
            <w:shd w:val="clear" w:color="auto" w:fill="auto"/>
          </w:tcPr>
          <w:p w14:paraId="5E75105D" w14:textId="77777777" w:rsidR="00B11855" w:rsidRPr="00621E63" w:rsidRDefault="003D003E" w:rsidP="001E1150">
            <w:pPr>
              <w:pStyle w:val="TableEntry"/>
            </w:pPr>
            <w:r w:rsidRPr="00621E63">
              <w:t>29</w:t>
            </w:r>
          </w:p>
        </w:tc>
        <w:tc>
          <w:tcPr>
            <w:tcW w:w="908" w:type="dxa"/>
            <w:shd w:val="clear" w:color="auto" w:fill="auto"/>
          </w:tcPr>
          <w:p w14:paraId="4C019E45" w14:textId="77777777" w:rsidR="00B11855" w:rsidRPr="00621E63" w:rsidRDefault="003D003E" w:rsidP="001E1150">
            <w:pPr>
              <w:pStyle w:val="TableEntry"/>
            </w:pPr>
            <w:r w:rsidRPr="00621E63">
              <w:t>80</w:t>
            </w:r>
          </w:p>
        </w:tc>
        <w:tc>
          <w:tcPr>
            <w:tcW w:w="806" w:type="dxa"/>
            <w:shd w:val="clear" w:color="auto" w:fill="auto"/>
          </w:tcPr>
          <w:p w14:paraId="752198C7" w14:textId="77777777" w:rsidR="00B11855" w:rsidRPr="00621E63" w:rsidRDefault="003D003E" w:rsidP="001E1150">
            <w:pPr>
              <w:pStyle w:val="TableEntry"/>
            </w:pPr>
            <w:r w:rsidRPr="00621E63">
              <w:t>PL</w:t>
            </w:r>
          </w:p>
        </w:tc>
        <w:tc>
          <w:tcPr>
            <w:tcW w:w="990" w:type="dxa"/>
            <w:shd w:val="clear" w:color="auto" w:fill="auto"/>
          </w:tcPr>
          <w:p w14:paraId="24EEF0B9" w14:textId="77777777" w:rsidR="00B11855" w:rsidRPr="00621E63" w:rsidRDefault="003D003E" w:rsidP="001E1150">
            <w:pPr>
              <w:pStyle w:val="TableEntry"/>
            </w:pPr>
            <w:r w:rsidRPr="00621E63">
              <w:t>X</w:t>
            </w:r>
          </w:p>
        </w:tc>
        <w:tc>
          <w:tcPr>
            <w:tcW w:w="1168" w:type="dxa"/>
            <w:shd w:val="clear" w:color="auto" w:fill="auto"/>
          </w:tcPr>
          <w:p w14:paraId="7D95A85E" w14:textId="77777777" w:rsidR="00B11855" w:rsidRPr="00621E63" w:rsidRDefault="003D003E" w:rsidP="001E1150">
            <w:pPr>
              <w:pStyle w:val="TableEntry"/>
            </w:pPr>
            <w:r w:rsidRPr="00621E63">
              <w:t>[0..0]</w:t>
            </w:r>
          </w:p>
        </w:tc>
        <w:tc>
          <w:tcPr>
            <w:tcW w:w="974" w:type="dxa"/>
            <w:shd w:val="clear" w:color="auto" w:fill="auto"/>
          </w:tcPr>
          <w:p w14:paraId="71692312" w14:textId="77777777" w:rsidR="00B11855" w:rsidRPr="00621E63" w:rsidRDefault="00B11855" w:rsidP="001E1150">
            <w:pPr>
              <w:pStyle w:val="TableEntry"/>
            </w:pPr>
          </w:p>
        </w:tc>
        <w:tc>
          <w:tcPr>
            <w:tcW w:w="1046" w:type="dxa"/>
            <w:shd w:val="clear" w:color="auto" w:fill="auto"/>
          </w:tcPr>
          <w:p w14:paraId="69734C5E" w14:textId="77777777" w:rsidR="00B11855" w:rsidRPr="00621E63" w:rsidRDefault="003D003E" w:rsidP="001E1150">
            <w:pPr>
              <w:pStyle w:val="TableEntry"/>
            </w:pPr>
            <w:r w:rsidRPr="00621E63">
              <w:t>01683</w:t>
            </w:r>
          </w:p>
        </w:tc>
        <w:tc>
          <w:tcPr>
            <w:tcW w:w="2916" w:type="dxa"/>
            <w:shd w:val="clear" w:color="auto" w:fill="auto"/>
          </w:tcPr>
          <w:p w14:paraId="0745A278" w14:textId="77777777" w:rsidR="00B11855" w:rsidRPr="00621E63" w:rsidRDefault="003D003E" w:rsidP="001E1150">
            <w:pPr>
              <w:pStyle w:val="TableEntry"/>
            </w:pPr>
            <w:r w:rsidRPr="00621E63">
              <w:t>Deliver-to Patient Location</w:t>
            </w:r>
          </w:p>
        </w:tc>
      </w:tr>
      <w:tr w:rsidR="00C40FD5" w:rsidRPr="00621E63" w14:paraId="09A016D7" w14:textId="77777777" w:rsidTr="006C0E8E">
        <w:trPr>
          <w:cantSplit/>
          <w:jc w:val="center"/>
        </w:trPr>
        <w:tc>
          <w:tcPr>
            <w:tcW w:w="811" w:type="dxa"/>
            <w:shd w:val="clear" w:color="auto" w:fill="auto"/>
          </w:tcPr>
          <w:p w14:paraId="011056B9" w14:textId="77777777" w:rsidR="00B11855" w:rsidRPr="00621E63" w:rsidRDefault="003D003E" w:rsidP="001E1150">
            <w:pPr>
              <w:pStyle w:val="TableEntry"/>
            </w:pPr>
            <w:r w:rsidRPr="00621E63">
              <w:t>30</w:t>
            </w:r>
          </w:p>
        </w:tc>
        <w:tc>
          <w:tcPr>
            <w:tcW w:w="908" w:type="dxa"/>
            <w:shd w:val="clear" w:color="auto" w:fill="auto"/>
          </w:tcPr>
          <w:p w14:paraId="6ADB9C5F" w14:textId="77777777" w:rsidR="00B11855" w:rsidRPr="00621E63" w:rsidRDefault="003D003E" w:rsidP="001E1150">
            <w:pPr>
              <w:pStyle w:val="TableEntry"/>
            </w:pPr>
            <w:r w:rsidRPr="00621E63">
              <w:t>250</w:t>
            </w:r>
          </w:p>
        </w:tc>
        <w:tc>
          <w:tcPr>
            <w:tcW w:w="806" w:type="dxa"/>
            <w:shd w:val="clear" w:color="auto" w:fill="auto"/>
          </w:tcPr>
          <w:p w14:paraId="060AC5F4" w14:textId="77777777" w:rsidR="00B11855" w:rsidRPr="00621E63" w:rsidRDefault="003D003E" w:rsidP="001E1150">
            <w:pPr>
              <w:pStyle w:val="TableEntry"/>
            </w:pPr>
            <w:r w:rsidRPr="00621E63">
              <w:t>XAD</w:t>
            </w:r>
          </w:p>
        </w:tc>
        <w:tc>
          <w:tcPr>
            <w:tcW w:w="990" w:type="dxa"/>
            <w:shd w:val="clear" w:color="auto" w:fill="auto"/>
          </w:tcPr>
          <w:p w14:paraId="6658CDC5" w14:textId="77777777" w:rsidR="00B11855" w:rsidRPr="00621E63" w:rsidRDefault="003D003E" w:rsidP="001E1150">
            <w:pPr>
              <w:pStyle w:val="TableEntry"/>
            </w:pPr>
            <w:r w:rsidRPr="00621E63">
              <w:t>X</w:t>
            </w:r>
          </w:p>
        </w:tc>
        <w:tc>
          <w:tcPr>
            <w:tcW w:w="1168" w:type="dxa"/>
            <w:shd w:val="clear" w:color="auto" w:fill="auto"/>
          </w:tcPr>
          <w:p w14:paraId="77DAFE3E" w14:textId="77777777" w:rsidR="00B11855" w:rsidRPr="00621E63" w:rsidRDefault="003D003E" w:rsidP="001E1150">
            <w:pPr>
              <w:pStyle w:val="TableEntry"/>
            </w:pPr>
            <w:r w:rsidRPr="00621E63">
              <w:t>[0..0]</w:t>
            </w:r>
          </w:p>
        </w:tc>
        <w:tc>
          <w:tcPr>
            <w:tcW w:w="974" w:type="dxa"/>
            <w:shd w:val="clear" w:color="auto" w:fill="auto"/>
          </w:tcPr>
          <w:p w14:paraId="27587E25" w14:textId="77777777" w:rsidR="00B11855" w:rsidRPr="00621E63" w:rsidRDefault="00B11855" w:rsidP="001E1150">
            <w:pPr>
              <w:pStyle w:val="TableEntry"/>
            </w:pPr>
          </w:p>
        </w:tc>
        <w:tc>
          <w:tcPr>
            <w:tcW w:w="1046" w:type="dxa"/>
            <w:shd w:val="clear" w:color="auto" w:fill="auto"/>
          </w:tcPr>
          <w:p w14:paraId="08EC2165" w14:textId="77777777" w:rsidR="00B11855" w:rsidRPr="00621E63" w:rsidRDefault="003D003E" w:rsidP="001E1150">
            <w:pPr>
              <w:pStyle w:val="TableEntry"/>
            </w:pPr>
            <w:r w:rsidRPr="00621E63">
              <w:t>01684</w:t>
            </w:r>
          </w:p>
        </w:tc>
        <w:tc>
          <w:tcPr>
            <w:tcW w:w="2916" w:type="dxa"/>
            <w:shd w:val="clear" w:color="auto" w:fill="auto"/>
          </w:tcPr>
          <w:p w14:paraId="65C9CBE6" w14:textId="77777777" w:rsidR="00B11855" w:rsidRPr="00621E63" w:rsidRDefault="003D003E" w:rsidP="001E1150">
            <w:pPr>
              <w:pStyle w:val="TableEntry"/>
            </w:pPr>
            <w:r w:rsidRPr="00621E63">
              <w:t>Deliver-to Address</w:t>
            </w:r>
          </w:p>
        </w:tc>
      </w:tr>
    </w:tbl>
    <w:p w14:paraId="5D98F93D" w14:textId="77777777" w:rsidR="00B11855" w:rsidRPr="00621E63" w:rsidRDefault="00B11855" w:rsidP="006E20D6">
      <w:pPr>
        <w:pStyle w:val="BodyText"/>
      </w:pPr>
    </w:p>
    <w:p w14:paraId="509E8FC5" w14:textId="77777777" w:rsidR="00B11855" w:rsidRPr="00621E63" w:rsidRDefault="003D003E" w:rsidP="00B278C4">
      <w:pPr>
        <w:pStyle w:val="BodyText"/>
      </w:pPr>
      <w:r w:rsidRPr="00621E63">
        <w:t>The following describes the IHE PCD usage of those fields which have a usage other than X in the above table.</w:t>
      </w:r>
    </w:p>
    <w:p w14:paraId="6DFE6702" w14:textId="77777777" w:rsidR="00B11855" w:rsidRPr="00621E63" w:rsidRDefault="003D003E" w:rsidP="00BB3E0D">
      <w:pPr>
        <w:pStyle w:val="HL7Field"/>
      </w:pPr>
      <w:r w:rsidRPr="00621E63">
        <w:lastRenderedPageBreak/>
        <w:t>RXG-1   Give Sub-ID Counter</w:t>
      </w:r>
    </w:p>
    <w:p w14:paraId="76347702" w14:textId="77777777" w:rsidR="00171618" w:rsidRPr="00621E63" w:rsidRDefault="00171618" w:rsidP="00171618">
      <w:pPr>
        <w:pStyle w:val="HL7FieldIndent2"/>
        <w:rPr>
          <w:noProof w:val="0"/>
        </w:rPr>
      </w:pPr>
      <w:r w:rsidRPr="00621E63">
        <w:rPr>
          <w:noProof w:val="0"/>
        </w:rPr>
        <w:t>When used for a multistep infusion this field contains the step number (1..n).</w:t>
      </w:r>
    </w:p>
    <w:p w14:paraId="55C67472" w14:textId="77777777" w:rsidR="00171618" w:rsidRPr="00621E63" w:rsidRDefault="00171618" w:rsidP="00171618">
      <w:pPr>
        <w:pStyle w:val="HL7FieldIndent2"/>
        <w:rPr>
          <w:noProof w:val="0"/>
        </w:rPr>
      </w:pPr>
      <w:r w:rsidRPr="00621E63">
        <w:rPr>
          <w:noProof w:val="0"/>
        </w:rPr>
        <w:t>For other uses see HL7 V2.6 Section 4.14.6.1 for details. The PCD TF does not further constrain this field.</w:t>
      </w:r>
    </w:p>
    <w:p w14:paraId="033B1F44" w14:textId="77777777" w:rsidR="00B11855" w:rsidRPr="00621E63" w:rsidRDefault="003D003E" w:rsidP="001422D4">
      <w:pPr>
        <w:pStyle w:val="HL7Field"/>
      </w:pPr>
      <w:r w:rsidRPr="00621E63">
        <w:t>RXG-2   Dispense Sub-ID Counter</w:t>
      </w:r>
    </w:p>
    <w:p w14:paraId="0E2B31F9" w14:textId="0D9332A2"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 for details. The PCD TF does not further constrain this field.</w:t>
      </w:r>
    </w:p>
    <w:p w14:paraId="2A28CEC4" w14:textId="77777777" w:rsidR="00B11855" w:rsidRPr="00621E63" w:rsidRDefault="003D003E" w:rsidP="001422D4">
      <w:pPr>
        <w:pStyle w:val="HL7Field"/>
      </w:pPr>
      <w:r w:rsidRPr="00621E63">
        <w:t>RXG-4   Give Code</w:t>
      </w:r>
    </w:p>
    <w:p w14:paraId="7A90ED3F" w14:textId="77777777" w:rsidR="00B11855" w:rsidRPr="00621E63" w:rsidRDefault="003D003E" w:rsidP="0034511D">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24EA84FF" w14:textId="77777777" w:rsidR="00B11855" w:rsidRPr="00621E63" w:rsidRDefault="003D003E" w:rsidP="002E3ED0">
      <w:pPr>
        <w:pStyle w:val="HL7FieldIndent2"/>
        <w:rPr>
          <w:noProof w:val="0"/>
        </w:rPr>
      </w:pPr>
      <w:r w:rsidRPr="00621E63">
        <w:rPr>
          <w:noProof w:val="0"/>
        </w:rPr>
        <w:t>Definition: This field is the identifier of the primary additive or principal ingredient of the IV medication to be administered to the patient.</w:t>
      </w:r>
    </w:p>
    <w:p w14:paraId="53FCEEE5" w14:textId="630A2945" w:rsidR="00B11855" w:rsidRPr="00621E63" w:rsidRDefault="003D003E" w:rsidP="002E3ED0">
      <w:pPr>
        <w:pStyle w:val="HL7FieldIndent2"/>
        <w:rPr>
          <w:noProof w:val="0"/>
        </w:rPr>
      </w:pPr>
      <w:r w:rsidRPr="00621E63">
        <w:rPr>
          <w:noProof w:val="0"/>
        </w:rPr>
        <w:t xml:space="preserve">Subfields CWE-1 "Identifier" and CWE-2 "Text" are required for each identifier. </w:t>
      </w:r>
      <w:r w:rsidR="00044885" w:rsidRPr="00621E63">
        <w:rPr>
          <w:noProof w:val="0"/>
        </w:rPr>
        <w:t>Typically,</w:t>
      </w:r>
      <w:r w:rsidRPr="00621E63">
        <w:rPr>
          <w:noProof w:val="0"/>
        </w:rPr>
        <w:t xml:space="preserve"> "Identifier" would be populated with a value such as an NDC or another value known to both the Infusion Order Programmer and the Infusion Order Consumer. "Text" would typically be populated with the generic name of the medication. The information provided in either Identifier or Text is used to match the ordered medication to the onboard drug library.</w:t>
      </w:r>
    </w:p>
    <w:p w14:paraId="2965B33D" w14:textId="77777777" w:rsidR="00B11855" w:rsidRPr="00621E63" w:rsidRDefault="003D003E" w:rsidP="001422D4">
      <w:pPr>
        <w:pStyle w:val="HL7Field"/>
      </w:pPr>
      <w:r w:rsidRPr="00621E63">
        <w:t>RXG-5   Give Amount – Minimum</w:t>
      </w:r>
    </w:p>
    <w:p w14:paraId="3D9A0227" w14:textId="77777777" w:rsidR="00B11855" w:rsidRPr="00621E63" w:rsidRDefault="003D003E" w:rsidP="002E3ED0">
      <w:pPr>
        <w:pStyle w:val="HL7FieldIndent2"/>
        <w:rPr>
          <w:noProof w:val="0"/>
        </w:rPr>
      </w:pPr>
      <w:r w:rsidRPr="00621E63">
        <w:rPr>
          <w:noProof w:val="0"/>
        </w:rPr>
        <w:t>Definition: This field contains the volume of fluid to be administered (VTBI). This volume is the actual fluid volume that the clinician intends to administer (not necessarily the volume contained in the bag, bottle, syringe, or other fluid container).</w:t>
      </w:r>
    </w:p>
    <w:p w14:paraId="58516796" w14:textId="77777777" w:rsidR="00B11855" w:rsidRPr="00621E63" w:rsidRDefault="003D003E" w:rsidP="002E3ED0">
      <w:pPr>
        <w:pStyle w:val="HL7FieldIndent2"/>
        <w:rPr>
          <w:noProof w:val="0"/>
        </w:rPr>
      </w:pPr>
      <w:r w:rsidRPr="00621E63">
        <w:rPr>
          <w:noProof w:val="0"/>
        </w:rPr>
        <w:t>Required for LVP when TQ1 segment is not present</w:t>
      </w:r>
      <w:r w:rsidR="00947B25" w:rsidRPr="00621E63">
        <w:rPr>
          <w:noProof w:val="0"/>
        </w:rPr>
        <w:t>.</w:t>
      </w:r>
      <w:r w:rsidRPr="00621E63">
        <w:rPr>
          <w:noProof w:val="0"/>
        </w:rPr>
        <w:t xml:space="preserve"> Optional for PCA and Syringe.</w:t>
      </w:r>
    </w:p>
    <w:p w14:paraId="45FFC207" w14:textId="77777777" w:rsidR="00B11855" w:rsidRPr="00621E63" w:rsidRDefault="003D003E" w:rsidP="002E3ED0">
      <w:pPr>
        <w:pStyle w:val="HL7FieldIndent2"/>
        <w:rPr>
          <w:noProof w:val="0"/>
        </w:rPr>
      </w:pPr>
      <w:r w:rsidRPr="00621E63">
        <w:rPr>
          <w:noProof w:val="0"/>
        </w:rPr>
        <w:t>Must be empty when ORC-1 = “XO”.</w:t>
      </w:r>
    </w:p>
    <w:p w14:paraId="7FC36CE4" w14:textId="77777777" w:rsidR="00B11855" w:rsidRPr="00621E63" w:rsidRDefault="003D003E" w:rsidP="002E3ED0">
      <w:pPr>
        <w:pStyle w:val="HL7FieldIndent2"/>
        <w:rPr>
          <w:noProof w:val="0"/>
        </w:rPr>
      </w:pPr>
      <w:r w:rsidRPr="00621E63">
        <w:rPr>
          <w:noProof w:val="0"/>
        </w:rPr>
        <w:t>When this field is empty, there should be no implication made about the volume of fluid to be administered.</w:t>
      </w:r>
    </w:p>
    <w:p w14:paraId="07356BAE" w14:textId="77777777" w:rsidR="00B11855" w:rsidRPr="00621E63" w:rsidRDefault="003D003E" w:rsidP="001422D4">
      <w:pPr>
        <w:pStyle w:val="HL7Field"/>
      </w:pPr>
      <w:r w:rsidRPr="00621E63">
        <w:t>RXG-6   Give Amount - Maximum</w:t>
      </w:r>
    </w:p>
    <w:p w14:paraId="2770A7A3" w14:textId="17DE33A8"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4.14.6.6 for details. The PCD TF does not further constrain this field.</w:t>
      </w:r>
    </w:p>
    <w:p w14:paraId="27DBDF40" w14:textId="77777777" w:rsidR="00B11855" w:rsidRPr="00621E63" w:rsidRDefault="003D003E" w:rsidP="001422D4">
      <w:pPr>
        <w:pStyle w:val="HL7Field"/>
      </w:pPr>
      <w:r w:rsidRPr="00621E63">
        <w:t>RXG-7   Give Units</w:t>
      </w:r>
    </w:p>
    <w:p w14:paraId="39105538" w14:textId="77777777" w:rsidR="00B11855" w:rsidRPr="00621E63" w:rsidRDefault="003D003E" w:rsidP="0034511D">
      <w:pPr>
        <w:pStyle w:val="Components"/>
      </w:pPr>
      <w:r w:rsidRPr="00621E63">
        <w:t>Components: &lt;Identifier (ST)&gt; ^ &lt;Text (ST)&gt; ^ &lt;Name of Coding System (ID)&gt; ^</w:t>
      </w:r>
      <w:r w:rsidR="001E1AC6" w:rsidRPr="00621E63">
        <w:t xml:space="preserve"> </w:t>
      </w:r>
      <w:r w:rsidRPr="00621E63">
        <w:t>&lt;Alternate Identifier (ST)&gt; ^ &lt;Alternate Text (ST)&gt; ^ &lt;Name of Alternate</w:t>
      </w:r>
      <w:r w:rsidR="001E1AC6" w:rsidRPr="00621E63">
        <w:t xml:space="preserve"> </w:t>
      </w:r>
      <w:r w:rsidRPr="00621E63">
        <w:t>Coding System (ID)&gt; ^ &lt;Coding System Version ID (ST)&gt; ^ &lt;Alternate Coding</w:t>
      </w:r>
      <w:r w:rsidR="001E1AC6" w:rsidRPr="00621E63">
        <w:t xml:space="preserve"> </w:t>
      </w:r>
      <w:r w:rsidRPr="00621E63">
        <w:t>System Version ID (ST)&gt; ^ &lt;Original Text (ST)&gt;</w:t>
      </w:r>
    </w:p>
    <w:p w14:paraId="42A21D4F" w14:textId="77777777" w:rsidR="00B11855" w:rsidRPr="00621E63" w:rsidRDefault="003D003E" w:rsidP="002E3ED0">
      <w:pPr>
        <w:pStyle w:val="HL7FieldIndent2"/>
        <w:rPr>
          <w:noProof w:val="0"/>
        </w:rPr>
      </w:pPr>
      <w:r w:rsidRPr="00621E63">
        <w:rPr>
          <w:noProof w:val="0"/>
        </w:rPr>
        <w:t>Definition: This field contains the coded units for the Give Amount. The preferred format is an MDC value; UCUM values are also acceptable.</w:t>
      </w:r>
    </w:p>
    <w:p w14:paraId="604B42FA" w14:textId="77777777" w:rsidR="00B11855" w:rsidRPr="00621E63" w:rsidRDefault="003D003E" w:rsidP="002E3ED0">
      <w:pPr>
        <w:pStyle w:val="HL7FieldIndent2"/>
        <w:rPr>
          <w:noProof w:val="0"/>
        </w:rPr>
      </w:pPr>
      <w:r w:rsidRPr="00621E63">
        <w:rPr>
          <w:noProof w:val="0"/>
        </w:rPr>
        <w:t>Required for LVP when TQ1 segment is not present; Optional for PCA and Syringe.</w:t>
      </w:r>
    </w:p>
    <w:p w14:paraId="42556483" w14:textId="77777777" w:rsidR="00B11855" w:rsidRPr="00621E63" w:rsidRDefault="003D003E" w:rsidP="002E3ED0">
      <w:pPr>
        <w:pStyle w:val="HL7FieldIndent2"/>
        <w:rPr>
          <w:noProof w:val="0"/>
        </w:rPr>
      </w:pPr>
      <w:r w:rsidRPr="00621E63">
        <w:rPr>
          <w:noProof w:val="0"/>
        </w:rPr>
        <w:lastRenderedPageBreak/>
        <w:t>Must be empty when ORC-1 = “XO”.</w:t>
      </w:r>
    </w:p>
    <w:p w14:paraId="60FDBA72" w14:textId="77777777" w:rsidR="00B11855" w:rsidRPr="00621E63" w:rsidRDefault="003D003E" w:rsidP="002E3ED0">
      <w:pPr>
        <w:pStyle w:val="HL7FieldIndent2"/>
        <w:rPr>
          <w:noProof w:val="0"/>
        </w:rPr>
      </w:pPr>
      <w:r w:rsidRPr="00621E63">
        <w:rPr>
          <w:noProof w:val="0"/>
        </w:rPr>
        <w:t>The PCD TF requires that the first three components of RXG-7 contain one of the following sets</w:t>
      </w:r>
      <w:r w:rsidR="001E1AC6" w:rsidRPr="00621E63">
        <w:rPr>
          <w:noProof w:val="0"/>
        </w:rPr>
        <w:t xml:space="preserve"> </w:t>
      </w:r>
      <w:r w:rsidRPr="00621E63">
        <w:rPr>
          <w:noProof w:val="0"/>
        </w:rPr>
        <w:t>of values:</w:t>
      </w:r>
    </w:p>
    <w:p w14:paraId="00E6A4D9" w14:textId="77777777" w:rsidR="00B11855" w:rsidRPr="00621E63" w:rsidRDefault="003D003E" w:rsidP="00DE39CA">
      <w:pPr>
        <w:pStyle w:val="ListBullet2"/>
        <w:tabs>
          <w:tab w:val="clear" w:pos="720"/>
          <w:tab w:val="num" w:pos="1440"/>
        </w:tabs>
        <w:ind w:left="1440"/>
        <w:rPr>
          <w:rFonts w:ascii="Courier New" w:hAnsi="Courier New" w:cs="Courier New"/>
          <w:sz w:val="20"/>
        </w:rPr>
      </w:pPr>
      <w:r w:rsidRPr="00621E63">
        <w:rPr>
          <w:rFonts w:ascii="Courier New" w:hAnsi="Courier New" w:cs="Courier New"/>
          <w:sz w:val="20"/>
        </w:rPr>
        <w:t>263762^MDC_DIM_MILLI_L^MDC</w:t>
      </w:r>
    </w:p>
    <w:p w14:paraId="2B4ECEDB" w14:textId="77777777" w:rsidR="00B11855" w:rsidRPr="00621E63" w:rsidRDefault="003D003E" w:rsidP="00DE39CA">
      <w:pPr>
        <w:pStyle w:val="ListBullet2"/>
        <w:ind w:left="1440"/>
        <w:rPr>
          <w:rFonts w:ascii="Courier New" w:hAnsi="Courier New" w:cs="Courier New"/>
          <w:sz w:val="20"/>
        </w:rPr>
      </w:pPr>
      <w:r w:rsidRPr="00621E63">
        <w:rPr>
          <w:rFonts w:ascii="Courier New" w:hAnsi="Courier New" w:cs="Courier New"/>
          <w:sz w:val="20"/>
        </w:rPr>
        <w:t xml:space="preserve"> mL^mL^UCUM</w:t>
      </w:r>
    </w:p>
    <w:p w14:paraId="09627FFB" w14:textId="77777777" w:rsidR="00B11855" w:rsidRPr="00621E63" w:rsidRDefault="003D003E" w:rsidP="001422D4">
      <w:pPr>
        <w:pStyle w:val="HL7Field"/>
      </w:pPr>
      <w:r w:rsidRPr="00621E63">
        <w:t>RXG-8   Give Dosage Form</w:t>
      </w:r>
    </w:p>
    <w:p w14:paraId="22D465B0" w14:textId="4270639C"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4.14.6.8 for details. The PCD TF does not further constrain this field.</w:t>
      </w:r>
    </w:p>
    <w:p w14:paraId="494DD42F" w14:textId="77777777" w:rsidR="00B11855" w:rsidRPr="00621E63" w:rsidRDefault="003D003E" w:rsidP="001422D4">
      <w:pPr>
        <w:pStyle w:val="HL7Field"/>
      </w:pPr>
      <w:r w:rsidRPr="00621E63">
        <w:t>RXG-9   Administration Notes</w:t>
      </w:r>
    </w:p>
    <w:p w14:paraId="49D1FCF5" w14:textId="6CAA3E9F"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4.14.6.9 for details. The PCD TF does not further constrain this field.</w:t>
      </w:r>
    </w:p>
    <w:p w14:paraId="17E21820" w14:textId="77777777" w:rsidR="00B11855" w:rsidRPr="00621E63" w:rsidRDefault="003D003E" w:rsidP="001422D4">
      <w:pPr>
        <w:pStyle w:val="HL7Field"/>
      </w:pPr>
      <w:r w:rsidRPr="00621E63">
        <w:t>RXG-10   Substitution Status</w:t>
      </w:r>
    </w:p>
    <w:p w14:paraId="57C44449" w14:textId="5A3149A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4.14.6.10 for details. The PCD TF does not further constrain this field.</w:t>
      </w:r>
    </w:p>
    <w:p w14:paraId="1F7C9B5C" w14:textId="77777777" w:rsidR="00B11855" w:rsidRPr="00621E63" w:rsidRDefault="003D003E" w:rsidP="001422D4">
      <w:pPr>
        <w:pStyle w:val="HL7Field"/>
      </w:pPr>
      <w:r w:rsidRPr="00621E63">
        <w:t>RXG-11   Dispense-to Location</w:t>
      </w:r>
    </w:p>
    <w:p w14:paraId="0A60CF0C" w14:textId="2FE286AC"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4.14.6.11 for details. The PCD TF does not further constrain this field.</w:t>
      </w:r>
    </w:p>
    <w:p w14:paraId="3EF3C2CC" w14:textId="77777777" w:rsidR="00B11855" w:rsidRPr="00621E63" w:rsidRDefault="003D003E" w:rsidP="001422D4">
      <w:pPr>
        <w:pStyle w:val="HL7Field"/>
      </w:pPr>
      <w:r w:rsidRPr="00621E63">
        <w:t>RXG-12   Needs Human Review</w:t>
      </w:r>
    </w:p>
    <w:p w14:paraId="2884D1DF" w14:textId="20553E84"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4.14.6.12 for details. The PCD TF does not further constrain this field.</w:t>
      </w:r>
    </w:p>
    <w:p w14:paraId="0A740F9D" w14:textId="77777777" w:rsidR="00B11855" w:rsidRPr="00621E63" w:rsidRDefault="003D003E" w:rsidP="001422D4">
      <w:pPr>
        <w:pStyle w:val="HL7Field"/>
      </w:pPr>
      <w:r w:rsidRPr="00621E63">
        <w:t>RXG-13   Pharmacy/Treatment Supplier's Special Administration Instructions</w:t>
      </w:r>
    </w:p>
    <w:p w14:paraId="2187A4F9" w14:textId="014C131E" w:rsidR="00B11855" w:rsidRPr="00621E63" w:rsidRDefault="003D003E" w:rsidP="00C10546">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4.14.6.13 for details. The PCD TF does not further constrain this field.</w:t>
      </w:r>
    </w:p>
    <w:p w14:paraId="6BD09B01" w14:textId="77777777" w:rsidR="00B11855" w:rsidRPr="00621E63" w:rsidRDefault="003D003E" w:rsidP="001422D4">
      <w:pPr>
        <w:pStyle w:val="HL7Field"/>
      </w:pPr>
      <w:r w:rsidRPr="00621E63">
        <w:t>RXG-14   Give Per (Time Unit)</w:t>
      </w:r>
    </w:p>
    <w:p w14:paraId="3CD75832" w14:textId="5E860C1C"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4.14.6.14 for details. The PCD TF does not further constrain this field.</w:t>
      </w:r>
    </w:p>
    <w:p w14:paraId="2C5F401F" w14:textId="77777777" w:rsidR="00B11855" w:rsidRPr="00621E63" w:rsidRDefault="003D003E" w:rsidP="001422D4">
      <w:pPr>
        <w:pStyle w:val="HL7Field"/>
      </w:pPr>
      <w:r w:rsidRPr="00621E63">
        <w:t xml:space="preserve">RXG-15   Give Rate Amount </w:t>
      </w:r>
    </w:p>
    <w:p w14:paraId="5D2BA373" w14:textId="77777777" w:rsidR="00B11855" w:rsidRPr="00621E63" w:rsidRDefault="003D003E" w:rsidP="002E3ED0">
      <w:pPr>
        <w:pStyle w:val="HL7FieldIndent2"/>
        <w:rPr>
          <w:noProof w:val="0"/>
        </w:rPr>
      </w:pPr>
      <w:r w:rsidRPr="00621E63">
        <w:rPr>
          <w:noProof w:val="0"/>
        </w:rPr>
        <w:t xml:space="preserve">Definition: This field contains the numeric portion of the rate, dose rate, or dose amount to be administered. </w:t>
      </w:r>
    </w:p>
    <w:p w14:paraId="6E2A69D6" w14:textId="77777777" w:rsidR="00B11855" w:rsidRPr="00621E63" w:rsidRDefault="003D003E" w:rsidP="002E3ED0">
      <w:pPr>
        <w:pStyle w:val="HL7FieldIndent2"/>
        <w:rPr>
          <w:noProof w:val="0"/>
        </w:rPr>
      </w:pPr>
      <w:r w:rsidRPr="00621E63">
        <w:rPr>
          <w:noProof w:val="0"/>
        </w:rPr>
        <w:t>If the infusion order specifies a rate, such as normal saline at 75 mL/hr, then this field contains the rate value amount (e.g., "75").</w:t>
      </w:r>
    </w:p>
    <w:p w14:paraId="6C2B28A1" w14:textId="77777777" w:rsidR="00B11855" w:rsidRPr="00621E63" w:rsidRDefault="003D003E" w:rsidP="002E3ED0">
      <w:pPr>
        <w:pStyle w:val="HL7FieldIndent2"/>
        <w:rPr>
          <w:noProof w:val="0"/>
        </w:rPr>
      </w:pPr>
      <w:r w:rsidRPr="00621E63">
        <w:rPr>
          <w:noProof w:val="0"/>
        </w:rPr>
        <w:t xml:space="preserve">If the infusion order specifies a dose rate, such as dopamine at 5 mcg/kg/min, this field contains the dose rate value amount (e.g., “5"). </w:t>
      </w:r>
    </w:p>
    <w:p w14:paraId="4EC2AC49" w14:textId="77777777" w:rsidR="00B11855" w:rsidRPr="00621E63" w:rsidRDefault="003D003E" w:rsidP="002E3ED0">
      <w:pPr>
        <w:pStyle w:val="HL7FieldIndent2"/>
        <w:rPr>
          <w:noProof w:val="0"/>
        </w:rPr>
      </w:pPr>
      <w:r w:rsidRPr="00621E63">
        <w:rPr>
          <w:noProof w:val="0"/>
        </w:rPr>
        <w:t>If the infusion order specifies a dose amount, such as 2 g, this field contains the dose value amount (</w:t>
      </w:r>
      <w:r w:rsidR="00CA3A2C" w:rsidRPr="00621E63">
        <w:rPr>
          <w:noProof w:val="0"/>
        </w:rPr>
        <w:t>e.g.,</w:t>
      </w:r>
      <w:r w:rsidRPr="00621E63">
        <w:rPr>
          <w:noProof w:val="0"/>
        </w:rPr>
        <w:t xml:space="preserve"> “2”). </w:t>
      </w:r>
    </w:p>
    <w:p w14:paraId="1D5859D8" w14:textId="77777777" w:rsidR="00B11855" w:rsidRPr="00621E63" w:rsidRDefault="003D003E" w:rsidP="002E3ED0">
      <w:pPr>
        <w:pStyle w:val="HL7FieldIndent2"/>
        <w:rPr>
          <w:noProof w:val="0"/>
        </w:rPr>
      </w:pPr>
      <w:r w:rsidRPr="00621E63">
        <w:rPr>
          <w:noProof w:val="0"/>
        </w:rPr>
        <w:lastRenderedPageBreak/>
        <w:t>Required for LVP and Syringe; Optional for PCA</w:t>
      </w:r>
      <w:r w:rsidR="00CA3A2C" w:rsidRPr="00621E63">
        <w:rPr>
          <w:noProof w:val="0"/>
        </w:rPr>
        <w:t xml:space="preserve">. </w:t>
      </w:r>
      <w:r w:rsidRPr="00621E63">
        <w:rPr>
          <w:noProof w:val="0"/>
        </w:rPr>
        <w:t xml:space="preserve">If present for PCA, contains the basal or continuous rate value. </w:t>
      </w:r>
    </w:p>
    <w:p w14:paraId="617B6778" w14:textId="77777777" w:rsidR="00B11855" w:rsidRPr="00621E63" w:rsidRDefault="003D003E" w:rsidP="001422D4">
      <w:pPr>
        <w:pStyle w:val="HL7Field"/>
      </w:pPr>
      <w:r w:rsidRPr="00621E63">
        <w:t>RXG-16   Give Rate Units</w:t>
      </w:r>
    </w:p>
    <w:p w14:paraId="563D42AE" w14:textId="77777777" w:rsidR="00B11855" w:rsidRPr="00621E63" w:rsidRDefault="003D003E" w:rsidP="002E3ED0">
      <w:pPr>
        <w:pStyle w:val="Components"/>
      </w:pPr>
      <w:r w:rsidRPr="00621E63">
        <w:t>Components: &lt;Identifier (ST)&gt; ^ &lt;Text (ST)&gt; ^ &lt;Name of Coding System (ID)&gt; ^</w:t>
      </w:r>
      <w:r w:rsidR="00AE6A47" w:rsidRPr="00621E63">
        <w:t xml:space="preserve"> </w:t>
      </w:r>
      <w:r w:rsidRPr="00621E63">
        <w:t>&lt;Alternate Identifier (ST)&gt; ^ &lt;Alternate Text (ST)&gt; ^ &lt;Name of Alternate</w:t>
      </w:r>
      <w:r w:rsidR="00AE6A47" w:rsidRPr="00621E63">
        <w:t xml:space="preserve"> </w:t>
      </w:r>
      <w:r w:rsidRPr="00621E63">
        <w:t>Coding System (ID)&gt; ^ &lt;Coding System Version ID (ST)&gt; ^ &lt;Alternate Coding</w:t>
      </w:r>
      <w:r w:rsidR="00AE6A47" w:rsidRPr="00621E63">
        <w:t xml:space="preserve"> </w:t>
      </w:r>
      <w:r w:rsidRPr="00621E63">
        <w:t>System Version ID (ST)&gt; ^ &lt;Original Text (ST)&gt;</w:t>
      </w:r>
    </w:p>
    <w:p w14:paraId="0733F01F" w14:textId="77777777" w:rsidR="00B11855" w:rsidRPr="00621E63" w:rsidRDefault="003D003E" w:rsidP="002E3ED0">
      <w:pPr>
        <w:pStyle w:val="HL7FieldIndent2"/>
        <w:rPr>
          <w:noProof w:val="0"/>
        </w:rPr>
      </w:pPr>
      <w:r w:rsidRPr="00621E63">
        <w:rPr>
          <w:noProof w:val="0"/>
        </w:rPr>
        <w:t xml:space="preserve">Definition: This field contains the coded version of the units portion of the rate, dose rate, or dose to be administered. </w:t>
      </w:r>
    </w:p>
    <w:p w14:paraId="6E8F7FBE" w14:textId="77777777" w:rsidR="00B11855" w:rsidRPr="00621E63" w:rsidRDefault="003D003E" w:rsidP="002E3ED0">
      <w:pPr>
        <w:pStyle w:val="HL7FieldIndent2"/>
        <w:rPr>
          <w:noProof w:val="0"/>
        </w:rPr>
      </w:pPr>
      <w:r w:rsidRPr="00621E63">
        <w:rPr>
          <w:noProof w:val="0"/>
        </w:rPr>
        <w:t xml:space="preserve">If the infusion order specifies a rate, such as normal saline to infuse at 75 mL/hr, this field represents the rate units (e.g., "mL/hr"). </w:t>
      </w:r>
    </w:p>
    <w:p w14:paraId="12249BDB" w14:textId="77777777" w:rsidR="00B11855" w:rsidRPr="00621E63" w:rsidRDefault="003D003E" w:rsidP="002E3ED0">
      <w:pPr>
        <w:pStyle w:val="HL7FieldIndent2"/>
        <w:rPr>
          <w:noProof w:val="0"/>
        </w:rPr>
      </w:pPr>
      <w:r w:rsidRPr="00621E63">
        <w:rPr>
          <w:noProof w:val="0"/>
        </w:rPr>
        <w:t xml:space="preserve">If the infusion order specifies a dose rate, such as dopamine to infuse at 5 mcg/kg/min, this field represents the dose rate units (e.g., "mcg/kg/min"). </w:t>
      </w:r>
    </w:p>
    <w:p w14:paraId="217BCF8A" w14:textId="77777777" w:rsidR="00B11855" w:rsidRPr="00621E63" w:rsidRDefault="003D003E" w:rsidP="002E3ED0">
      <w:pPr>
        <w:pStyle w:val="HL7FieldIndent2"/>
        <w:rPr>
          <w:noProof w:val="0"/>
        </w:rPr>
      </w:pPr>
      <w:r w:rsidRPr="00621E63">
        <w:rPr>
          <w:noProof w:val="0"/>
        </w:rPr>
        <w:t>If the infusion order specifies a dose, such as ceftriaxone 2 g, this field represents the dose units (</w:t>
      </w:r>
      <w:r w:rsidR="00CA3A2C" w:rsidRPr="00621E63">
        <w:rPr>
          <w:noProof w:val="0"/>
        </w:rPr>
        <w:t>e.g.,</w:t>
      </w:r>
      <w:r w:rsidRPr="00621E63">
        <w:rPr>
          <w:noProof w:val="0"/>
        </w:rPr>
        <w:t xml:space="preserve"> “g”).</w:t>
      </w:r>
    </w:p>
    <w:p w14:paraId="25D5B6B4" w14:textId="77777777" w:rsidR="00B11855" w:rsidRPr="00621E63" w:rsidRDefault="003D003E" w:rsidP="002E3ED0">
      <w:pPr>
        <w:pStyle w:val="HL7FieldIndent2"/>
        <w:rPr>
          <w:noProof w:val="0"/>
        </w:rPr>
      </w:pPr>
      <w:r w:rsidRPr="00621E63">
        <w:rPr>
          <w:noProof w:val="0"/>
        </w:rPr>
        <w:t>When a dose is specified the TQ1 segment must be present to indicate the time period that the dose is to be infused over.</w:t>
      </w:r>
    </w:p>
    <w:p w14:paraId="12CEDB81" w14:textId="77777777" w:rsidR="00B11855" w:rsidRPr="00621E63" w:rsidRDefault="003D003E" w:rsidP="002E3ED0">
      <w:pPr>
        <w:pStyle w:val="HL7FieldIndent2"/>
        <w:rPr>
          <w:noProof w:val="0"/>
        </w:rPr>
      </w:pPr>
      <w:r w:rsidRPr="00621E63">
        <w:rPr>
          <w:noProof w:val="0"/>
        </w:rPr>
        <w:t>The preferred format is an MDC value; UCUM values are also acceptable.</w:t>
      </w:r>
    </w:p>
    <w:p w14:paraId="24C79B9D" w14:textId="77777777" w:rsidR="00B11855" w:rsidRPr="00621E63" w:rsidRDefault="003D003E" w:rsidP="002E3ED0">
      <w:pPr>
        <w:pStyle w:val="HL7FieldIndent2"/>
        <w:rPr>
          <w:noProof w:val="0"/>
        </w:rPr>
      </w:pPr>
      <w:r w:rsidRPr="00621E63">
        <w:rPr>
          <w:noProof w:val="0"/>
        </w:rPr>
        <w:t>Required for LVP and Syringe; Optional for PCA</w:t>
      </w:r>
      <w:r w:rsidR="00CA3A2C" w:rsidRPr="00621E63">
        <w:rPr>
          <w:noProof w:val="0"/>
        </w:rPr>
        <w:t xml:space="preserve">. </w:t>
      </w:r>
      <w:r w:rsidRPr="00621E63">
        <w:rPr>
          <w:noProof w:val="0"/>
        </w:rPr>
        <w:t xml:space="preserve">If present for PCA, contains the basal or continuous rate units value. </w:t>
      </w:r>
    </w:p>
    <w:p w14:paraId="18A98EE9" w14:textId="77777777" w:rsidR="00B11855" w:rsidRPr="00621E63" w:rsidRDefault="003D003E" w:rsidP="002E3ED0">
      <w:pPr>
        <w:pStyle w:val="HL7FieldIndent2"/>
        <w:rPr>
          <w:noProof w:val="0"/>
        </w:rPr>
      </w:pPr>
      <w:r w:rsidRPr="00621E63">
        <w:rPr>
          <w:noProof w:val="0"/>
        </w:rPr>
        <w:t>Examples:</w:t>
      </w:r>
      <w:r w:rsidR="00AE6A47" w:rsidRPr="00621E63">
        <w:rPr>
          <w:noProof w:val="0"/>
        </w:rPr>
        <w:t xml:space="preserve"> </w:t>
      </w:r>
    </w:p>
    <w:p w14:paraId="3BDC2EF3" w14:textId="77777777" w:rsidR="00E3091E" w:rsidRPr="00621E63" w:rsidRDefault="00E3091E" w:rsidP="00C10546">
      <w:pPr>
        <w:pStyle w:val="BodyText"/>
      </w:pPr>
    </w:p>
    <w:p w14:paraId="090203DC" w14:textId="77777777" w:rsidR="00B11855" w:rsidRPr="00621E63" w:rsidRDefault="003D003E" w:rsidP="002E3ED0">
      <w:pPr>
        <w:pStyle w:val="XMLText"/>
        <w:ind w:left="720"/>
      </w:pPr>
      <w:r w:rsidRPr="00621E63">
        <w:t>265266^MDC_DIM_MILLI_L_PER_HR^MDC</w:t>
      </w:r>
    </w:p>
    <w:p w14:paraId="2D5AD1C2" w14:textId="77777777" w:rsidR="00B11855" w:rsidRPr="00621E63" w:rsidRDefault="003D003E" w:rsidP="002E3ED0">
      <w:pPr>
        <w:pStyle w:val="XMLText"/>
        <w:ind w:left="720"/>
      </w:pPr>
      <w:r w:rsidRPr="00621E63">
        <w:t>265619^MDC_DIM_MICRO_G_PER_KG_PER_MIN^MDC</w:t>
      </w:r>
    </w:p>
    <w:p w14:paraId="102DDA38" w14:textId="77777777" w:rsidR="00B11855" w:rsidRPr="00621E63" w:rsidRDefault="003D003E" w:rsidP="002E3ED0">
      <w:pPr>
        <w:pStyle w:val="XMLText"/>
        <w:ind w:left="720"/>
      </w:pPr>
      <w:r w:rsidRPr="00621E63">
        <w:t>263872^MDC_DIM_X_G^MDC</w:t>
      </w:r>
    </w:p>
    <w:p w14:paraId="4A19488C" w14:textId="77777777" w:rsidR="00B11855" w:rsidRPr="00621E63" w:rsidRDefault="003D003E" w:rsidP="002E3ED0">
      <w:pPr>
        <w:pStyle w:val="XMLText"/>
        <w:ind w:left="720"/>
      </w:pPr>
      <w:r w:rsidRPr="00621E63">
        <w:t>ml/h^ml/h^UCUM</w:t>
      </w:r>
    </w:p>
    <w:p w14:paraId="4700F129" w14:textId="77777777" w:rsidR="00B11855" w:rsidRPr="00621E63" w:rsidRDefault="003D003E" w:rsidP="002E3ED0">
      <w:pPr>
        <w:pStyle w:val="XMLText"/>
        <w:ind w:left="720"/>
      </w:pPr>
      <w:r w:rsidRPr="00621E63">
        <w:t>ug/kg/min^ug/kg/min^UCUM</w:t>
      </w:r>
    </w:p>
    <w:p w14:paraId="0A30849E" w14:textId="77777777" w:rsidR="00B11855" w:rsidRPr="00621E63" w:rsidRDefault="003D003E" w:rsidP="002E3ED0">
      <w:pPr>
        <w:pStyle w:val="XMLText"/>
        <w:ind w:left="720"/>
      </w:pPr>
      <w:r w:rsidRPr="00621E63">
        <w:t>g^g^UCUM</w:t>
      </w:r>
    </w:p>
    <w:p w14:paraId="025C6942" w14:textId="77777777" w:rsidR="00B11855" w:rsidRPr="00621E63" w:rsidRDefault="00B11855" w:rsidP="00576EDB">
      <w:pPr>
        <w:pStyle w:val="BodyText"/>
      </w:pPr>
    </w:p>
    <w:p w14:paraId="2E3EC3DF" w14:textId="77777777" w:rsidR="00B11855" w:rsidRPr="00621E63" w:rsidRDefault="003D003E" w:rsidP="001422D4">
      <w:pPr>
        <w:pStyle w:val="HL7Field"/>
      </w:pPr>
      <w:r w:rsidRPr="00621E63">
        <w:t>RXG-17   Give Strength</w:t>
      </w:r>
    </w:p>
    <w:p w14:paraId="38ED1303" w14:textId="77777777" w:rsidR="00B11855" w:rsidRPr="00621E63" w:rsidRDefault="003D003E" w:rsidP="002E3ED0">
      <w:pPr>
        <w:pStyle w:val="HL7FieldIndent2"/>
        <w:rPr>
          <w:noProof w:val="0"/>
        </w:rPr>
      </w:pPr>
      <w:r w:rsidRPr="00621E63">
        <w:rPr>
          <w:noProof w:val="0"/>
        </w:rPr>
        <w:t>Definition: This field contains the quantity of the main ingredient in the infusion; e.g., for dopamine 800 mg in 250 mL D5W, the field would contain the value "800".</w:t>
      </w:r>
    </w:p>
    <w:p w14:paraId="79FF3221" w14:textId="77777777" w:rsidR="00B11855" w:rsidRPr="00621E63" w:rsidRDefault="003D003E" w:rsidP="001422D4">
      <w:pPr>
        <w:pStyle w:val="HL7Field"/>
      </w:pPr>
      <w:r w:rsidRPr="00621E63">
        <w:t>RXG-18   Give Strength Units</w:t>
      </w:r>
    </w:p>
    <w:p w14:paraId="4E33063C"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16831B85" w14:textId="77777777" w:rsidR="00B11855" w:rsidRPr="00621E63" w:rsidRDefault="003D003E" w:rsidP="002E3ED0">
      <w:pPr>
        <w:pStyle w:val="HL7FieldIndent2"/>
        <w:rPr>
          <w:noProof w:val="0"/>
        </w:rPr>
      </w:pPr>
      <w:r w:rsidRPr="00621E63">
        <w:rPr>
          <w:noProof w:val="0"/>
        </w:rPr>
        <w:t>This field contains the coded version of the units portion of the main ingredient in the infusion; e.g., for dopamine 800 mg in 250 mL D5W, the field would represent ‘mg". The preferred format is an MDC value; UCUM values are also acceptable:</w:t>
      </w:r>
    </w:p>
    <w:p w14:paraId="3EC36A20" w14:textId="77777777" w:rsidR="00AE6A47" w:rsidRPr="00621E63" w:rsidRDefault="003D003E" w:rsidP="002E3ED0">
      <w:pPr>
        <w:pStyle w:val="HL7FieldIndent2"/>
        <w:rPr>
          <w:noProof w:val="0"/>
        </w:rPr>
      </w:pPr>
      <w:r w:rsidRPr="00621E63">
        <w:rPr>
          <w:noProof w:val="0"/>
        </w:rPr>
        <w:t>Examples:</w:t>
      </w:r>
      <w:r w:rsidR="00AE6A47" w:rsidRPr="00621E63">
        <w:rPr>
          <w:noProof w:val="0"/>
        </w:rPr>
        <w:t xml:space="preserve"> </w:t>
      </w:r>
    </w:p>
    <w:p w14:paraId="69CB18ED" w14:textId="77777777" w:rsidR="00B11855" w:rsidRPr="00621E63" w:rsidRDefault="003D003E" w:rsidP="002E3ED0">
      <w:pPr>
        <w:pStyle w:val="XMLText"/>
        <w:ind w:left="720"/>
      </w:pPr>
      <w:r w:rsidRPr="00621E63">
        <w:lastRenderedPageBreak/>
        <w:t xml:space="preserve">263890^MDC_DIM_MILLI_G^MDC </w:t>
      </w:r>
    </w:p>
    <w:p w14:paraId="2F882AFE" w14:textId="77777777" w:rsidR="00E3091E" w:rsidRPr="00621E63" w:rsidRDefault="003D003E" w:rsidP="002E3ED0">
      <w:pPr>
        <w:pStyle w:val="XMLText"/>
        <w:ind w:left="720"/>
      </w:pPr>
      <w:r w:rsidRPr="00621E63">
        <w:t>mg^mg^UCUM</w:t>
      </w:r>
    </w:p>
    <w:p w14:paraId="15E62586" w14:textId="443FAE3F" w:rsidR="00B11855" w:rsidRPr="00621E63" w:rsidRDefault="003D003E" w:rsidP="001422D4">
      <w:pPr>
        <w:pStyle w:val="HL7Field"/>
      </w:pPr>
      <w:r w:rsidRPr="00621E63">
        <w:t>RXG-19   Substance Lot Number</w:t>
      </w:r>
    </w:p>
    <w:p w14:paraId="393A3197" w14:textId="578B8070"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4.14.6.19 for details. The PCD TF does not further constrain this field.</w:t>
      </w:r>
    </w:p>
    <w:p w14:paraId="088D3245" w14:textId="77777777" w:rsidR="00B11855" w:rsidRPr="00621E63" w:rsidRDefault="003D003E" w:rsidP="001422D4">
      <w:pPr>
        <w:pStyle w:val="HL7Field"/>
      </w:pPr>
      <w:r w:rsidRPr="00621E63">
        <w:t>RXG-20   Substance Expiration Date</w:t>
      </w:r>
    </w:p>
    <w:p w14:paraId="2BCE2E53" w14:textId="1DCB2E1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4.14.6.20 for details. The PCD TF does not further constrain this field.</w:t>
      </w:r>
    </w:p>
    <w:p w14:paraId="1FD3F4E7" w14:textId="77777777" w:rsidR="00B11855" w:rsidRPr="00621E63" w:rsidRDefault="003D003E" w:rsidP="001422D4">
      <w:pPr>
        <w:pStyle w:val="HL7Field"/>
      </w:pPr>
      <w:r w:rsidRPr="00621E63">
        <w:t>RXG-21   Substance Manufacturer Name</w:t>
      </w:r>
    </w:p>
    <w:p w14:paraId="21671816" w14:textId="16B312CD"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4.14.6.21 for details. The PCD TF does not further constrain this field.</w:t>
      </w:r>
    </w:p>
    <w:p w14:paraId="0B13D97D" w14:textId="77777777" w:rsidR="00B11855" w:rsidRPr="00621E63" w:rsidRDefault="003D003E" w:rsidP="001422D4">
      <w:pPr>
        <w:pStyle w:val="HL7Field"/>
      </w:pPr>
      <w:r w:rsidRPr="00621E63">
        <w:t>RXG-22   Indication</w:t>
      </w:r>
    </w:p>
    <w:p w14:paraId="138B4D8E" w14:textId="6EE50708"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4.14.6.22 for details. The PCD TF does not further constrain this field.</w:t>
      </w:r>
    </w:p>
    <w:p w14:paraId="622AFC74" w14:textId="77777777" w:rsidR="00B11855" w:rsidRPr="00621E63" w:rsidRDefault="003D003E" w:rsidP="001422D4">
      <w:pPr>
        <w:pStyle w:val="HL7Field"/>
      </w:pPr>
      <w:r w:rsidRPr="00621E63">
        <w:t>RXG-23   Give Drug Strength Volume</w:t>
      </w:r>
    </w:p>
    <w:p w14:paraId="2623CD00" w14:textId="77777777" w:rsidR="00B11855" w:rsidRPr="00621E63" w:rsidRDefault="003D003E" w:rsidP="002E3ED0">
      <w:pPr>
        <w:pStyle w:val="HL7FieldIndent2"/>
        <w:rPr>
          <w:noProof w:val="0"/>
        </w:rPr>
      </w:pPr>
      <w:r w:rsidRPr="00621E63">
        <w:rPr>
          <w:noProof w:val="0"/>
        </w:rPr>
        <w:t>Definition: This field contains the quantity of the diluent or base fluid ingredient(s) in the infusion; e.g., for dopamine 800 mg in 250 mL D5W, the field would contain the value "250".</w:t>
      </w:r>
    </w:p>
    <w:p w14:paraId="467C5131" w14:textId="77777777" w:rsidR="00B11855" w:rsidRPr="00621E63" w:rsidRDefault="003D003E" w:rsidP="001422D4">
      <w:pPr>
        <w:pStyle w:val="HL7Field"/>
      </w:pPr>
      <w:r w:rsidRPr="00621E63">
        <w:t>RXG-24   Give Drug Strength Volume Units</w:t>
      </w:r>
    </w:p>
    <w:p w14:paraId="2A4396A0"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7DF63916" w14:textId="77777777" w:rsidR="00B11855" w:rsidRPr="00621E63" w:rsidRDefault="003D003E" w:rsidP="002E3ED0">
      <w:pPr>
        <w:pStyle w:val="HL7FieldIndent2"/>
        <w:rPr>
          <w:noProof w:val="0"/>
        </w:rPr>
      </w:pPr>
      <w:r w:rsidRPr="00621E63">
        <w:rPr>
          <w:noProof w:val="0"/>
        </w:rPr>
        <w:t xml:space="preserve">Definition: This field contains the coded units for the Give Drug Strength Volume. The preferred format is an MDC value; UCUM values are also acceptable. </w:t>
      </w:r>
    </w:p>
    <w:p w14:paraId="69F8ED56" w14:textId="77777777" w:rsidR="00B11855" w:rsidRPr="00621E63" w:rsidRDefault="003D003E" w:rsidP="002E3ED0">
      <w:pPr>
        <w:pStyle w:val="HL7FieldIndent2"/>
        <w:rPr>
          <w:noProof w:val="0"/>
        </w:rPr>
      </w:pPr>
      <w:r w:rsidRPr="00621E63">
        <w:rPr>
          <w:noProof w:val="0"/>
        </w:rPr>
        <w:t xml:space="preserve">The PCD TF requires that the first three components of RXG-24 contain one of the following sets of values: </w:t>
      </w:r>
    </w:p>
    <w:p w14:paraId="0DB5EF43" w14:textId="77777777" w:rsidR="006E20D6" w:rsidRPr="00621E63" w:rsidRDefault="006E20D6" w:rsidP="00CF5627">
      <w:pPr>
        <w:pStyle w:val="BodyText"/>
      </w:pPr>
    </w:p>
    <w:p w14:paraId="17A889DA" w14:textId="77777777" w:rsidR="00B11855" w:rsidRPr="00621E63" w:rsidRDefault="003D003E" w:rsidP="00DE39CA">
      <w:pPr>
        <w:pStyle w:val="ListBullet2"/>
        <w:tabs>
          <w:tab w:val="clear" w:pos="720"/>
          <w:tab w:val="num" w:pos="1080"/>
        </w:tabs>
        <w:ind w:left="1080"/>
        <w:rPr>
          <w:rFonts w:ascii="Courier New" w:hAnsi="Courier New" w:cs="Courier New"/>
          <w:sz w:val="20"/>
        </w:rPr>
      </w:pPr>
      <w:r w:rsidRPr="00621E63">
        <w:rPr>
          <w:rFonts w:ascii="Courier New" w:hAnsi="Courier New" w:cs="Courier New"/>
          <w:sz w:val="20"/>
        </w:rPr>
        <w:t xml:space="preserve"> 263762^MDC_DIM_MILLI_L^MDC </w:t>
      </w:r>
    </w:p>
    <w:p w14:paraId="37BD1FA0" w14:textId="77777777" w:rsidR="00B11855" w:rsidRPr="00621E63" w:rsidRDefault="003D003E" w:rsidP="00DE39CA">
      <w:pPr>
        <w:pStyle w:val="ListBullet2"/>
        <w:ind w:left="1080"/>
        <w:rPr>
          <w:rFonts w:ascii="Courier New" w:hAnsi="Courier New" w:cs="Courier New"/>
          <w:sz w:val="20"/>
        </w:rPr>
      </w:pPr>
      <w:r w:rsidRPr="00621E63">
        <w:rPr>
          <w:rFonts w:ascii="Courier New" w:hAnsi="Courier New" w:cs="Courier New"/>
          <w:sz w:val="20"/>
        </w:rPr>
        <w:t xml:space="preserve"> mL^mL^UCUM </w:t>
      </w:r>
    </w:p>
    <w:p w14:paraId="6D731623" w14:textId="77777777" w:rsidR="00B11855" w:rsidRPr="00621E63" w:rsidRDefault="00B11855" w:rsidP="00CF5627">
      <w:pPr>
        <w:pStyle w:val="BodyText"/>
      </w:pPr>
    </w:p>
    <w:p w14:paraId="732534D2" w14:textId="77777777" w:rsidR="00B11855" w:rsidRPr="00621E63" w:rsidRDefault="003D003E" w:rsidP="001422D4">
      <w:pPr>
        <w:pStyle w:val="HL7Field"/>
      </w:pPr>
      <w:r w:rsidRPr="00621E63">
        <w:t>RXG-25   Give Barcode Identifier</w:t>
      </w:r>
    </w:p>
    <w:p w14:paraId="75686315" w14:textId="634B9F76"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4.14.6.25 for details. The PCD TF does not further constrain this field.</w:t>
      </w:r>
    </w:p>
    <w:p w14:paraId="40AE1424" w14:textId="77777777" w:rsidR="00B11855" w:rsidRPr="00621E63" w:rsidRDefault="003D003E" w:rsidP="001422D4">
      <w:pPr>
        <w:pStyle w:val="HL7Field"/>
      </w:pPr>
      <w:r w:rsidRPr="00621E63">
        <w:t>RXG-26   Pharmacy Order Type</w:t>
      </w:r>
    </w:p>
    <w:p w14:paraId="71477820" w14:textId="67315EE3"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4.14.6.26 for details. The PCD TF does not further constrain this field.</w:t>
      </w:r>
    </w:p>
    <w:p w14:paraId="5DD855AA" w14:textId="77777777" w:rsidR="00B11855" w:rsidRPr="00621E63" w:rsidRDefault="003D003E" w:rsidP="00CF5627">
      <w:pPr>
        <w:pStyle w:val="HL7Field"/>
      </w:pPr>
      <w:r w:rsidRPr="00621E63">
        <w:lastRenderedPageBreak/>
        <w:t xml:space="preserve">RXG-27 to 30 </w:t>
      </w:r>
    </w:p>
    <w:p w14:paraId="4F5B4648" w14:textId="77777777" w:rsidR="00B11855" w:rsidRPr="00621E63" w:rsidRDefault="003D003E" w:rsidP="002E3ED0">
      <w:pPr>
        <w:pStyle w:val="HL7FieldIndent2"/>
        <w:rPr>
          <w:noProof w:val="0"/>
        </w:rPr>
      </w:pPr>
      <w:r w:rsidRPr="00621E63">
        <w:rPr>
          <w:noProof w:val="0"/>
        </w:rPr>
        <w:t>These fields are not supported by the PCD TF.</w:t>
      </w:r>
    </w:p>
    <w:p w14:paraId="7428D096" w14:textId="77777777" w:rsidR="00B2751F" w:rsidRPr="00621E63" w:rsidRDefault="00B2751F" w:rsidP="00B2751F">
      <w:pPr>
        <w:pStyle w:val="Heading5"/>
        <w:rPr>
          <w:noProof w:val="0"/>
        </w:rPr>
      </w:pPr>
      <w:bookmarkStart w:id="1594" w:name="_Toc401769781"/>
      <w:bookmarkStart w:id="1595" w:name="_Toc401769780"/>
      <w:bookmarkStart w:id="1596" w:name="_Toc24650410"/>
      <w:r w:rsidRPr="00621E63">
        <w:rPr>
          <w:noProof w:val="0"/>
        </w:rPr>
        <w:t>Usage notes for RXG 17, 18, 23, and 24</w:t>
      </w:r>
      <w:bookmarkEnd w:id="1594"/>
      <w:bookmarkEnd w:id="1596"/>
    </w:p>
    <w:p w14:paraId="5CD70DB1" w14:textId="77777777" w:rsidR="00B2751F" w:rsidRPr="00621E63" w:rsidRDefault="00B2751F" w:rsidP="00B2751F">
      <w:pPr>
        <w:pStyle w:val="BodyText"/>
      </w:pPr>
      <w:r w:rsidRPr="00621E63">
        <w:t>These fields are used by the pump or gateway to determine the concentration of the main ingredient in the infusion. Concentration is defined as:</w:t>
      </w:r>
    </w:p>
    <w:p w14:paraId="4135322B" w14:textId="77777777" w:rsidR="00B2751F" w:rsidRPr="00621E63" w:rsidRDefault="00B2751F" w:rsidP="00B2751F">
      <w:pPr>
        <w:pStyle w:val="BodyText"/>
      </w:pPr>
      <w:r w:rsidRPr="00621E63">
        <w:t>[Medication amount][units] / [Diluent amount][units]</w:t>
      </w:r>
    </w:p>
    <w:p w14:paraId="30D2608E" w14:textId="77777777" w:rsidR="00B2751F" w:rsidRPr="00621E63" w:rsidRDefault="00B2751F" w:rsidP="00B2751F">
      <w:pPr>
        <w:pStyle w:val="BodyText"/>
      </w:pPr>
      <w:r w:rsidRPr="00621E63">
        <w:t>Example: 800 mg / 250 mL</w:t>
      </w:r>
    </w:p>
    <w:p w14:paraId="11CF05A0" w14:textId="77777777" w:rsidR="00B2751F" w:rsidRPr="00621E63" w:rsidRDefault="00B2751F" w:rsidP="00B2751F">
      <w:pPr>
        <w:pStyle w:val="BodyText"/>
      </w:pPr>
      <w:r w:rsidRPr="00621E63">
        <w:t>The pump’s onboard drug library may require this information in order to apply dosing limits to ensure the safe administration of a particular infusion. The "rules" contained in the drug library may be different for different concentrations of the same drug. For example, there may be two different rules for the medication "dopamine"; one specific for dopamine 800 mg in 250 mL, and another for any other concentration.</w:t>
      </w:r>
    </w:p>
    <w:p w14:paraId="4E177D07" w14:textId="77777777" w:rsidR="00B2751F" w:rsidRPr="00621E63" w:rsidRDefault="00B2751F" w:rsidP="00B2751F">
      <w:pPr>
        <w:pStyle w:val="BodyText"/>
      </w:pPr>
      <w:r w:rsidRPr="00621E63">
        <w:t>The BCMA system cannot know when the information is required since the drug library definition is internal to the pump system. BCMA systems may extract the information needed from the underlying order, from their formulary, or both. Basically, if the BCMA is able to determine these values, they should be supplied in the [PCD-03] transaction.</w:t>
      </w:r>
    </w:p>
    <w:p w14:paraId="76244E54" w14:textId="77777777" w:rsidR="00B2751F" w:rsidRPr="00621E63" w:rsidRDefault="00B2751F" w:rsidP="00B2751F">
      <w:pPr>
        <w:pStyle w:val="BodyText"/>
      </w:pPr>
      <w:r w:rsidRPr="00621E63">
        <w:t>An analogy to a pharmacy order for an IV fluid containing multiple components (RXC segments) may be helpful in determining how to populate these values. In [PCD-03], RXG-17 and 18 (Give Strength/Units) are analogous to the Component Strength and Units (RXC-5 and 6) for the additive component (i.e., RXC-1 = "A"). Similarly, RXG-23 and 24 (Give Drug Strength Volume/Units) are similar to Component Drug Strength Volume and Units (RXC-8 and 9) for the base component (RXC-1 = "B").</w:t>
      </w:r>
    </w:p>
    <w:p w14:paraId="69DDF615" w14:textId="77777777" w:rsidR="00B2751F" w:rsidRPr="00621E63" w:rsidRDefault="00B2751F" w:rsidP="00B2751F">
      <w:pPr>
        <w:pStyle w:val="BodyText"/>
      </w:pPr>
      <w:r w:rsidRPr="00621E63">
        <w:t>Example:</w:t>
      </w:r>
    </w:p>
    <w:p w14:paraId="0336705B" w14:textId="77777777" w:rsidR="00B2751F" w:rsidRPr="00621E63" w:rsidRDefault="00B2751F" w:rsidP="00B2751F">
      <w:pPr>
        <w:pStyle w:val="BodyText"/>
      </w:pPr>
      <w:r w:rsidRPr="00621E63">
        <w:t>Ampicillin 1 g/Sodium chloride 50 mL</w:t>
      </w:r>
    </w:p>
    <w:p w14:paraId="5A80F5AD" w14:textId="77777777" w:rsidR="00B2751F" w:rsidRPr="00621E63" w:rsidRDefault="00B2751F" w:rsidP="00B2751F">
      <w:pPr>
        <w:pStyle w:val="BodyText"/>
      </w:pPr>
      <w:r w:rsidRPr="00621E63">
        <w:t>RXC segments for Ampicillin (pharmacy order message):</w:t>
      </w:r>
    </w:p>
    <w:p w14:paraId="205DC48B"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961"/>
        <w:gridCol w:w="961"/>
        <w:gridCol w:w="961"/>
        <w:gridCol w:w="961"/>
        <w:gridCol w:w="961"/>
      </w:tblGrid>
      <w:tr w:rsidR="00B2751F" w:rsidRPr="00621E63" w14:paraId="4393CF5D" w14:textId="77777777" w:rsidTr="00DE39CA">
        <w:trPr>
          <w:cantSplit/>
          <w:jc w:val="center"/>
        </w:trPr>
        <w:tc>
          <w:tcPr>
            <w:tcW w:w="0" w:type="auto"/>
            <w:shd w:val="clear" w:color="auto" w:fill="D9D9D9"/>
          </w:tcPr>
          <w:p w14:paraId="4849D90B" w14:textId="77777777" w:rsidR="00B2751F" w:rsidRPr="00621E63" w:rsidRDefault="00B2751F" w:rsidP="003A7621">
            <w:pPr>
              <w:pStyle w:val="TableEntryHeader"/>
            </w:pPr>
            <w:r w:rsidRPr="00621E63">
              <w:t>Component</w:t>
            </w:r>
          </w:p>
        </w:tc>
        <w:tc>
          <w:tcPr>
            <w:tcW w:w="0" w:type="auto"/>
            <w:shd w:val="clear" w:color="auto" w:fill="D9D9D9"/>
          </w:tcPr>
          <w:p w14:paraId="54185EF3" w14:textId="77777777" w:rsidR="00B2751F" w:rsidRPr="00621E63" w:rsidRDefault="00B2751F" w:rsidP="003A7621">
            <w:pPr>
              <w:pStyle w:val="TableEntryHeader"/>
            </w:pPr>
            <w:r w:rsidRPr="00621E63">
              <w:t>RXC-1</w:t>
            </w:r>
          </w:p>
        </w:tc>
        <w:tc>
          <w:tcPr>
            <w:tcW w:w="0" w:type="auto"/>
            <w:shd w:val="clear" w:color="auto" w:fill="D9D9D9"/>
          </w:tcPr>
          <w:p w14:paraId="45FF75F4" w14:textId="77777777" w:rsidR="00B2751F" w:rsidRPr="00621E63" w:rsidRDefault="00B2751F" w:rsidP="003A7621">
            <w:pPr>
              <w:pStyle w:val="TableEntryHeader"/>
            </w:pPr>
            <w:r w:rsidRPr="00621E63">
              <w:t>RXC-5</w:t>
            </w:r>
          </w:p>
        </w:tc>
        <w:tc>
          <w:tcPr>
            <w:tcW w:w="0" w:type="auto"/>
            <w:shd w:val="clear" w:color="auto" w:fill="D9D9D9"/>
          </w:tcPr>
          <w:p w14:paraId="745CFE22" w14:textId="77777777" w:rsidR="00B2751F" w:rsidRPr="00621E63" w:rsidRDefault="00B2751F" w:rsidP="003A7621">
            <w:pPr>
              <w:pStyle w:val="TableEntryHeader"/>
            </w:pPr>
            <w:r w:rsidRPr="00621E63">
              <w:t>RXC-6</w:t>
            </w:r>
          </w:p>
        </w:tc>
        <w:tc>
          <w:tcPr>
            <w:tcW w:w="0" w:type="auto"/>
            <w:shd w:val="clear" w:color="auto" w:fill="D9D9D9"/>
          </w:tcPr>
          <w:p w14:paraId="2E8E5F28" w14:textId="77777777" w:rsidR="00B2751F" w:rsidRPr="00621E63" w:rsidRDefault="00B2751F" w:rsidP="003A7621">
            <w:pPr>
              <w:pStyle w:val="TableEntryHeader"/>
            </w:pPr>
            <w:r w:rsidRPr="00621E63">
              <w:t>RXC-8</w:t>
            </w:r>
          </w:p>
        </w:tc>
        <w:tc>
          <w:tcPr>
            <w:tcW w:w="0" w:type="auto"/>
            <w:shd w:val="clear" w:color="auto" w:fill="D9D9D9"/>
          </w:tcPr>
          <w:p w14:paraId="26E53E4D" w14:textId="77777777" w:rsidR="00B2751F" w:rsidRPr="00621E63" w:rsidRDefault="00B2751F" w:rsidP="003A7621">
            <w:pPr>
              <w:pStyle w:val="TableEntryHeader"/>
            </w:pPr>
            <w:r w:rsidRPr="00621E63">
              <w:t>RXC-9</w:t>
            </w:r>
          </w:p>
        </w:tc>
      </w:tr>
      <w:tr w:rsidR="00B2751F" w:rsidRPr="00621E63" w14:paraId="419C199D" w14:textId="77777777" w:rsidTr="006C0E8E">
        <w:trPr>
          <w:cantSplit/>
          <w:jc w:val="center"/>
        </w:trPr>
        <w:tc>
          <w:tcPr>
            <w:tcW w:w="0" w:type="auto"/>
            <w:shd w:val="clear" w:color="auto" w:fill="auto"/>
          </w:tcPr>
          <w:p w14:paraId="1886EFE4" w14:textId="77777777" w:rsidR="00B2751F" w:rsidRPr="00621E63" w:rsidRDefault="00B2751F" w:rsidP="003A7621">
            <w:pPr>
              <w:pStyle w:val="TableEntry"/>
            </w:pPr>
            <w:r w:rsidRPr="00621E63">
              <w:t>Ampicillin</w:t>
            </w:r>
          </w:p>
        </w:tc>
        <w:tc>
          <w:tcPr>
            <w:tcW w:w="0" w:type="auto"/>
            <w:shd w:val="clear" w:color="auto" w:fill="auto"/>
          </w:tcPr>
          <w:p w14:paraId="0BADADC9" w14:textId="77777777" w:rsidR="00B2751F" w:rsidRPr="00621E63" w:rsidRDefault="00B2751F" w:rsidP="003A7621">
            <w:pPr>
              <w:pStyle w:val="TableEntry"/>
            </w:pPr>
            <w:r w:rsidRPr="00621E63">
              <w:t>A</w:t>
            </w:r>
          </w:p>
        </w:tc>
        <w:tc>
          <w:tcPr>
            <w:tcW w:w="0" w:type="auto"/>
            <w:shd w:val="clear" w:color="auto" w:fill="auto"/>
          </w:tcPr>
          <w:p w14:paraId="20F0B517" w14:textId="77777777" w:rsidR="00B2751F" w:rsidRPr="00621E63" w:rsidRDefault="00B2751F" w:rsidP="003A7621">
            <w:pPr>
              <w:pStyle w:val="TableEntry"/>
            </w:pPr>
            <w:r w:rsidRPr="00621E63">
              <w:t>1</w:t>
            </w:r>
          </w:p>
        </w:tc>
        <w:tc>
          <w:tcPr>
            <w:tcW w:w="0" w:type="auto"/>
            <w:shd w:val="clear" w:color="auto" w:fill="auto"/>
          </w:tcPr>
          <w:p w14:paraId="4D5FE841" w14:textId="77777777" w:rsidR="00B2751F" w:rsidRPr="00621E63" w:rsidRDefault="00B2751F" w:rsidP="003A7621">
            <w:pPr>
              <w:pStyle w:val="TableEntry"/>
            </w:pPr>
            <w:r w:rsidRPr="00621E63">
              <w:t>G</w:t>
            </w:r>
          </w:p>
        </w:tc>
        <w:tc>
          <w:tcPr>
            <w:tcW w:w="0" w:type="auto"/>
            <w:shd w:val="clear" w:color="auto" w:fill="auto"/>
          </w:tcPr>
          <w:p w14:paraId="735DE897" w14:textId="77777777" w:rsidR="00B2751F" w:rsidRPr="00621E63" w:rsidRDefault="00B2751F" w:rsidP="003A7621">
            <w:pPr>
              <w:pStyle w:val="TableEntry"/>
            </w:pPr>
          </w:p>
        </w:tc>
        <w:tc>
          <w:tcPr>
            <w:tcW w:w="0" w:type="auto"/>
            <w:shd w:val="clear" w:color="auto" w:fill="auto"/>
          </w:tcPr>
          <w:p w14:paraId="74B0E708" w14:textId="77777777" w:rsidR="00B2751F" w:rsidRPr="00621E63" w:rsidRDefault="00B2751F" w:rsidP="003A7621">
            <w:pPr>
              <w:pStyle w:val="TableEntry"/>
            </w:pPr>
          </w:p>
        </w:tc>
      </w:tr>
      <w:tr w:rsidR="00B2751F" w:rsidRPr="00621E63" w14:paraId="56718278" w14:textId="77777777" w:rsidTr="006C0E8E">
        <w:trPr>
          <w:cantSplit/>
          <w:jc w:val="center"/>
        </w:trPr>
        <w:tc>
          <w:tcPr>
            <w:tcW w:w="0" w:type="auto"/>
            <w:shd w:val="clear" w:color="auto" w:fill="auto"/>
          </w:tcPr>
          <w:p w14:paraId="1C8F71AE" w14:textId="77777777" w:rsidR="00B2751F" w:rsidRPr="00621E63" w:rsidRDefault="00B2751F" w:rsidP="003A7621">
            <w:pPr>
              <w:pStyle w:val="TableEntry"/>
            </w:pPr>
            <w:r w:rsidRPr="00621E63">
              <w:t>Sodium chloride</w:t>
            </w:r>
          </w:p>
        </w:tc>
        <w:tc>
          <w:tcPr>
            <w:tcW w:w="0" w:type="auto"/>
            <w:shd w:val="clear" w:color="auto" w:fill="auto"/>
          </w:tcPr>
          <w:p w14:paraId="4608EB4A" w14:textId="77777777" w:rsidR="00B2751F" w:rsidRPr="00621E63" w:rsidRDefault="00B2751F" w:rsidP="003A7621">
            <w:pPr>
              <w:pStyle w:val="TableEntry"/>
            </w:pPr>
            <w:r w:rsidRPr="00621E63">
              <w:t>B</w:t>
            </w:r>
          </w:p>
        </w:tc>
        <w:tc>
          <w:tcPr>
            <w:tcW w:w="0" w:type="auto"/>
            <w:shd w:val="clear" w:color="auto" w:fill="auto"/>
          </w:tcPr>
          <w:p w14:paraId="5F374FDF" w14:textId="77777777" w:rsidR="00B2751F" w:rsidRPr="00621E63" w:rsidRDefault="00B2751F" w:rsidP="003A7621">
            <w:pPr>
              <w:pStyle w:val="TableEntry"/>
            </w:pPr>
          </w:p>
        </w:tc>
        <w:tc>
          <w:tcPr>
            <w:tcW w:w="0" w:type="auto"/>
            <w:shd w:val="clear" w:color="auto" w:fill="auto"/>
          </w:tcPr>
          <w:p w14:paraId="67FFFD9E" w14:textId="77777777" w:rsidR="00B2751F" w:rsidRPr="00621E63" w:rsidRDefault="00B2751F" w:rsidP="003A7621">
            <w:pPr>
              <w:pStyle w:val="TableEntry"/>
            </w:pPr>
          </w:p>
        </w:tc>
        <w:tc>
          <w:tcPr>
            <w:tcW w:w="0" w:type="auto"/>
            <w:shd w:val="clear" w:color="auto" w:fill="auto"/>
          </w:tcPr>
          <w:p w14:paraId="62B18DE8" w14:textId="77777777" w:rsidR="00B2751F" w:rsidRPr="00621E63" w:rsidRDefault="00B2751F" w:rsidP="003A7621">
            <w:pPr>
              <w:pStyle w:val="TableEntry"/>
            </w:pPr>
            <w:r w:rsidRPr="00621E63">
              <w:t>50</w:t>
            </w:r>
          </w:p>
        </w:tc>
        <w:tc>
          <w:tcPr>
            <w:tcW w:w="0" w:type="auto"/>
            <w:shd w:val="clear" w:color="auto" w:fill="auto"/>
          </w:tcPr>
          <w:p w14:paraId="509DF29E" w14:textId="77777777" w:rsidR="00B2751F" w:rsidRPr="00621E63" w:rsidRDefault="00B2751F" w:rsidP="003A7621">
            <w:pPr>
              <w:pStyle w:val="TableEntry"/>
            </w:pPr>
            <w:r w:rsidRPr="00621E63">
              <w:t>ML</w:t>
            </w:r>
          </w:p>
        </w:tc>
      </w:tr>
    </w:tbl>
    <w:p w14:paraId="5BA72516" w14:textId="77777777" w:rsidR="00B2751F" w:rsidRPr="00621E63" w:rsidRDefault="00B2751F" w:rsidP="00B2751F">
      <w:pPr>
        <w:pStyle w:val="BodyText"/>
      </w:pPr>
    </w:p>
    <w:p w14:paraId="3646A19F" w14:textId="77777777" w:rsidR="00B2751F" w:rsidRPr="00621E63" w:rsidRDefault="00B2751F" w:rsidP="00B2751F">
      <w:pPr>
        <w:pStyle w:val="BodyText"/>
      </w:pPr>
      <w:r w:rsidRPr="00621E63">
        <w:t>RXG segment population for Ampicillin:</w:t>
      </w:r>
    </w:p>
    <w:p w14:paraId="4EB3286D"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3"/>
        <w:gridCol w:w="2770"/>
        <w:gridCol w:w="1190"/>
        <w:gridCol w:w="3443"/>
      </w:tblGrid>
      <w:tr w:rsidR="00B2751F" w:rsidRPr="00621E63" w14:paraId="2799E94A" w14:textId="77777777" w:rsidTr="00DE39CA">
        <w:trPr>
          <w:cantSplit/>
          <w:jc w:val="center"/>
        </w:trPr>
        <w:tc>
          <w:tcPr>
            <w:tcW w:w="0" w:type="auto"/>
            <w:shd w:val="clear" w:color="auto" w:fill="D9D9D9"/>
          </w:tcPr>
          <w:p w14:paraId="4A22CB5E" w14:textId="77777777" w:rsidR="00B2751F" w:rsidRPr="00621E63" w:rsidRDefault="00B2751F" w:rsidP="006E20D6">
            <w:pPr>
              <w:pStyle w:val="TableEntryHeader"/>
            </w:pPr>
            <w:r w:rsidRPr="00621E63">
              <w:t>RXG-17</w:t>
            </w:r>
          </w:p>
        </w:tc>
        <w:tc>
          <w:tcPr>
            <w:tcW w:w="2601" w:type="dxa"/>
            <w:shd w:val="clear" w:color="auto" w:fill="D9D9D9"/>
          </w:tcPr>
          <w:p w14:paraId="33E0B2F6" w14:textId="77777777" w:rsidR="00B2751F" w:rsidRPr="00621E63" w:rsidRDefault="00B2751F" w:rsidP="006E20D6">
            <w:pPr>
              <w:pStyle w:val="TableEntryHeader"/>
            </w:pPr>
            <w:r w:rsidRPr="00621E63">
              <w:t>RXG-18</w:t>
            </w:r>
          </w:p>
        </w:tc>
        <w:tc>
          <w:tcPr>
            <w:tcW w:w="1190" w:type="dxa"/>
            <w:shd w:val="clear" w:color="auto" w:fill="D9D9D9"/>
          </w:tcPr>
          <w:p w14:paraId="4E3E4ABA" w14:textId="77777777" w:rsidR="00B2751F" w:rsidRPr="00621E63" w:rsidRDefault="00B2751F" w:rsidP="006E20D6">
            <w:pPr>
              <w:pStyle w:val="TableEntryHeader"/>
            </w:pPr>
            <w:r w:rsidRPr="00621E63">
              <w:t>RXG-23</w:t>
            </w:r>
          </w:p>
        </w:tc>
        <w:tc>
          <w:tcPr>
            <w:tcW w:w="3443" w:type="dxa"/>
            <w:shd w:val="clear" w:color="auto" w:fill="D9D9D9"/>
          </w:tcPr>
          <w:p w14:paraId="46C5A6B9" w14:textId="77777777" w:rsidR="00B2751F" w:rsidRPr="00621E63" w:rsidRDefault="00B2751F" w:rsidP="006E20D6">
            <w:pPr>
              <w:pStyle w:val="TableEntryHeader"/>
            </w:pPr>
            <w:r w:rsidRPr="00621E63">
              <w:t>RXG-24</w:t>
            </w:r>
          </w:p>
        </w:tc>
      </w:tr>
      <w:tr w:rsidR="00B2751F" w:rsidRPr="00621E63" w14:paraId="262EDCD3" w14:textId="77777777" w:rsidTr="006C0E8E">
        <w:trPr>
          <w:cantSplit/>
          <w:jc w:val="center"/>
        </w:trPr>
        <w:tc>
          <w:tcPr>
            <w:tcW w:w="0" w:type="auto"/>
            <w:shd w:val="clear" w:color="auto" w:fill="auto"/>
          </w:tcPr>
          <w:p w14:paraId="56978CCE" w14:textId="77777777" w:rsidR="00B2751F" w:rsidRPr="00621E63" w:rsidRDefault="00B2751F" w:rsidP="006E20D6">
            <w:pPr>
              <w:pStyle w:val="TableEntry"/>
            </w:pPr>
            <w:r w:rsidRPr="00621E63">
              <w:t>1</w:t>
            </w:r>
          </w:p>
        </w:tc>
        <w:tc>
          <w:tcPr>
            <w:tcW w:w="2601" w:type="dxa"/>
            <w:shd w:val="clear" w:color="auto" w:fill="auto"/>
          </w:tcPr>
          <w:p w14:paraId="0F019B46" w14:textId="77777777" w:rsidR="00B2751F" w:rsidRPr="00621E63" w:rsidRDefault="00B2751F" w:rsidP="006E20D6">
            <w:pPr>
              <w:pStyle w:val="TableEntry"/>
            </w:pPr>
            <w:r w:rsidRPr="00621E63">
              <w:t>263872^MDC_DIM_X_G^MDC</w:t>
            </w:r>
          </w:p>
        </w:tc>
        <w:tc>
          <w:tcPr>
            <w:tcW w:w="1190" w:type="dxa"/>
            <w:shd w:val="clear" w:color="auto" w:fill="auto"/>
          </w:tcPr>
          <w:p w14:paraId="4BAE7723" w14:textId="77777777" w:rsidR="00B2751F" w:rsidRPr="00621E63" w:rsidRDefault="00B2751F" w:rsidP="006E20D6">
            <w:pPr>
              <w:pStyle w:val="TableEntry"/>
            </w:pPr>
            <w:r w:rsidRPr="00621E63">
              <w:t>50</w:t>
            </w:r>
          </w:p>
        </w:tc>
        <w:tc>
          <w:tcPr>
            <w:tcW w:w="3443" w:type="dxa"/>
            <w:shd w:val="clear" w:color="auto" w:fill="auto"/>
          </w:tcPr>
          <w:p w14:paraId="7F1D6815" w14:textId="77777777" w:rsidR="00B2751F" w:rsidRPr="00621E63" w:rsidRDefault="00B2751F" w:rsidP="006E20D6">
            <w:pPr>
              <w:pStyle w:val="TableEntry"/>
            </w:pPr>
            <w:r w:rsidRPr="00621E63">
              <w:t>263762^MDC_DIM_MILLI_L^MDC</w:t>
            </w:r>
          </w:p>
        </w:tc>
      </w:tr>
    </w:tbl>
    <w:p w14:paraId="6EDA5368" w14:textId="77777777" w:rsidR="00B2751F" w:rsidRPr="00621E63" w:rsidRDefault="00B2751F" w:rsidP="00B2751F">
      <w:pPr>
        <w:pStyle w:val="BodyText"/>
        <w:rPr>
          <w:rStyle w:val="Strong"/>
          <w:b w:val="0"/>
          <w:bCs w:val="0"/>
        </w:rPr>
      </w:pPr>
    </w:p>
    <w:p w14:paraId="48BEA4EE" w14:textId="77777777" w:rsidR="00B2751F" w:rsidRPr="00621E63" w:rsidRDefault="00B2751F" w:rsidP="00D93F40">
      <w:pPr>
        <w:pStyle w:val="BodyText"/>
        <w:keepNext/>
        <w:rPr>
          <w:rStyle w:val="Strong"/>
        </w:rPr>
        <w:pPrChange w:id="1597" w:author="Mary Jungers" w:date="2019-11-14T18:52:00Z">
          <w:pPr>
            <w:pStyle w:val="BodyText"/>
          </w:pPr>
        </w:pPrChange>
      </w:pPr>
      <w:r w:rsidRPr="00621E63">
        <w:rPr>
          <w:rStyle w:val="Strong"/>
        </w:rPr>
        <w:lastRenderedPageBreak/>
        <w:t>Premixed medication orders</w:t>
      </w:r>
    </w:p>
    <w:p w14:paraId="54CA2AE2" w14:textId="77777777" w:rsidR="00B2751F" w:rsidRPr="00621E63" w:rsidRDefault="00B2751F" w:rsidP="00B2751F">
      <w:pPr>
        <w:pStyle w:val="BodyText"/>
      </w:pPr>
      <w:r w:rsidRPr="00621E63">
        <w:t>Certain marketed medication products are "premixed", containing both the additive and the base mixed together and sold as a single item.</w:t>
      </w:r>
    </w:p>
    <w:p w14:paraId="6ADBF392" w14:textId="77777777" w:rsidR="00B2751F" w:rsidRPr="00621E63" w:rsidRDefault="00B2751F" w:rsidP="00B2751F">
      <w:pPr>
        <w:pStyle w:val="BodyText"/>
      </w:pPr>
      <w:r w:rsidRPr="00621E63">
        <w:t>Examples:</w:t>
      </w:r>
    </w:p>
    <w:p w14:paraId="131C0F38" w14:textId="77777777" w:rsidR="00B2751F" w:rsidRPr="00621E63" w:rsidRDefault="00B2751F" w:rsidP="00B2751F">
      <w:pPr>
        <w:pStyle w:val="BodyText"/>
      </w:pPr>
      <w:r w:rsidRPr="00621E63">
        <w:t>Dopamine 800 mg / Dextrose 5% 250 mL</w:t>
      </w:r>
    </w:p>
    <w:p w14:paraId="36808F77" w14:textId="77777777" w:rsidR="00B2751F" w:rsidRPr="00621E63" w:rsidRDefault="00B2751F" w:rsidP="00B2751F">
      <w:pPr>
        <w:pStyle w:val="BodyText"/>
      </w:pPr>
      <w:r w:rsidRPr="00621E63">
        <w:t>Cefazolin 1 g / Dextrose 5% 50 mL</w:t>
      </w:r>
    </w:p>
    <w:p w14:paraId="7D0CA3F0" w14:textId="77777777" w:rsidR="00B2751F" w:rsidRPr="00621E63" w:rsidRDefault="00B2751F" w:rsidP="00B2751F">
      <w:pPr>
        <w:pStyle w:val="BodyText"/>
      </w:pPr>
      <w:r w:rsidRPr="00621E63">
        <w:t xml:space="preserve">RXG segment population for Dopamine: </w:t>
      </w:r>
    </w:p>
    <w:p w14:paraId="68FA3AFA"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3"/>
        <w:gridCol w:w="3336"/>
        <w:gridCol w:w="1243"/>
        <w:gridCol w:w="3409"/>
      </w:tblGrid>
      <w:tr w:rsidR="00B2751F" w:rsidRPr="00621E63" w14:paraId="3CBF173C" w14:textId="77777777" w:rsidTr="00DE39CA">
        <w:trPr>
          <w:cantSplit/>
          <w:jc w:val="center"/>
        </w:trPr>
        <w:tc>
          <w:tcPr>
            <w:tcW w:w="0" w:type="auto"/>
            <w:shd w:val="clear" w:color="auto" w:fill="D9D9D9"/>
          </w:tcPr>
          <w:p w14:paraId="62B56E59" w14:textId="77777777" w:rsidR="00B2751F" w:rsidRPr="00621E63" w:rsidRDefault="00B2751F" w:rsidP="007C53A1">
            <w:pPr>
              <w:pStyle w:val="TableEntryHeader"/>
            </w:pPr>
            <w:r w:rsidRPr="00621E63">
              <w:t>RXG-17</w:t>
            </w:r>
          </w:p>
        </w:tc>
        <w:tc>
          <w:tcPr>
            <w:tcW w:w="3336" w:type="dxa"/>
            <w:shd w:val="clear" w:color="auto" w:fill="D9D9D9"/>
          </w:tcPr>
          <w:p w14:paraId="65572AE4" w14:textId="77777777" w:rsidR="00B2751F" w:rsidRPr="00621E63" w:rsidRDefault="00B2751F" w:rsidP="007C53A1">
            <w:pPr>
              <w:pStyle w:val="TableEntryHeader"/>
            </w:pPr>
            <w:r w:rsidRPr="00621E63">
              <w:t>RXG-18</w:t>
            </w:r>
          </w:p>
        </w:tc>
        <w:tc>
          <w:tcPr>
            <w:tcW w:w="1243" w:type="dxa"/>
            <w:shd w:val="clear" w:color="auto" w:fill="D9D9D9"/>
          </w:tcPr>
          <w:p w14:paraId="5C154F82" w14:textId="77777777" w:rsidR="00B2751F" w:rsidRPr="00621E63" w:rsidRDefault="00B2751F" w:rsidP="007C53A1">
            <w:pPr>
              <w:pStyle w:val="TableEntryHeader"/>
            </w:pPr>
            <w:r w:rsidRPr="00621E63">
              <w:t>RXG-23</w:t>
            </w:r>
          </w:p>
        </w:tc>
        <w:tc>
          <w:tcPr>
            <w:tcW w:w="3409" w:type="dxa"/>
            <w:shd w:val="clear" w:color="auto" w:fill="D9D9D9"/>
          </w:tcPr>
          <w:p w14:paraId="38981089" w14:textId="77777777" w:rsidR="00B2751F" w:rsidRPr="00621E63" w:rsidRDefault="00B2751F" w:rsidP="007C53A1">
            <w:pPr>
              <w:pStyle w:val="TableEntryHeader"/>
            </w:pPr>
            <w:r w:rsidRPr="00621E63">
              <w:t>RXG-24</w:t>
            </w:r>
          </w:p>
        </w:tc>
      </w:tr>
      <w:tr w:rsidR="00B2751F" w:rsidRPr="00621E63" w14:paraId="4A37735C" w14:textId="77777777" w:rsidTr="006C0E8E">
        <w:trPr>
          <w:cantSplit/>
          <w:jc w:val="center"/>
        </w:trPr>
        <w:tc>
          <w:tcPr>
            <w:tcW w:w="0" w:type="auto"/>
            <w:shd w:val="clear" w:color="auto" w:fill="auto"/>
          </w:tcPr>
          <w:p w14:paraId="09EB2CDF" w14:textId="77777777" w:rsidR="00B2751F" w:rsidRPr="00621E63" w:rsidRDefault="00B2751F" w:rsidP="006E20D6">
            <w:pPr>
              <w:pStyle w:val="TableEntry"/>
            </w:pPr>
            <w:r w:rsidRPr="00621E63">
              <w:t>800</w:t>
            </w:r>
          </w:p>
        </w:tc>
        <w:tc>
          <w:tcPr>
            <w:tcW w:w="3336" w:type="dxa"/>
            <w:shd w:val="clear" w:color="auto" w:fill="auto"/>
          </w:tcPr>
          <w:p w14:paraId="1E2512D9" w14:textId="77777777" w:rsidR="00B2751F" w:rsidRPr="00621E63" w:rsidRDefault="00B2751F" w:rsidP="006E20D6">
            <w:pPr>
              <w:pStyle w:val="TableEntry"/>
            </w:pPr>
            <w:r w:rsidRPr="00621E63">
              <w:t>263890^MDC_DIM_MILLI_G^MDC</w:t>
            </w:r>
          </w:p>
        </w:tc>
        <w:tc>
          <w:tcPr>
            <w:tcW w:w="1243" w:type="dxa"/>
            <w:shd w:val="clear" w:color="auto" w:fill="auto"/>
          </w:tcPr>
          <w:p w14:paraId="0F50CC47" w14:textId="77777777" w:rsidR="00B2751F" w:rsidRPr="00621E63" w:rsidRDefault="00B2751F" w:rsidP="006E20D6">
            <w:pPr>
              <w:pStyle w:val="TableEntry"/>
            </w:pPr>
            <w:r w:rsidRPr="00621E63">
              <w:t>250</w:t>
            </w:r>
          </w:p>
        </w:tc>
        <w:tc>
          <w:tcPr>
            <w:tcW w:w="3409" w:type="dxa"/>
            <w:shd w:val="clear" w:color="auto" w:fill="auto"/>
          </w:tcPr>
          <w:p w14:paraId="29B9712C" w14:textId="77777777" w:rsidR="00B2751F" w:rsidRPr="00621E63" w:rsidRDefault="00B2751F" w:rsidP="006E20D6">
            <w:pPr>
              <w:pStyle w:val="TableEntry"/>
            </w:pPr>
            <w:r w:rsidRPr="00621E63">
              <w:t>263762^MDC_DIM_MILLI_L^MDC</w:t>
            </w:r>
          </w:p>
        </w:tc>
      </w:tr>
    </w:tbl>
    <w:p w14:paraId="4C516A1C" w14:textId="77777777" w:rsidR="00B2751F" w:rsidRPr="00621E63" w:rsidRDefault="00B2751F" w:rsidP="00B2751F">
      <w:pPr>
        <w:pStyle w:val="BodyText"/>
      </w:pPr>
    </w:p>
    <w:p w14:paraId="6A609E45" w14:textId="77777777" w:rsidR="00B2751F" w:rsidRPr="00621E63" w:rsidRDefault="00B2751F" w:rsidP="00B2751F">
      <w:pPr>
        <w:pStyle w:val="BodyText"/>
        <w:rPr>
          <w:rStyle w:val="Strong"/>
        </w:rPr>
      </w:pPr>
      <w:r w:rsidRPr="00621E63">
        <w:rPr>
          <w:rStyle w:val="Strong"/>
        </w:rPr>
        <w:t>Fluid orders</w:t>
      </w:r>
    </w:p>
    <w:p w14:paraId="17A49EB3" w14:textId="77777777" w:rsidR="00B2751F" w:rsidRPr="00621E63" w:rsidRDefault="00B2751F" w:rsidP="00B2751F">
      <w:pPr>
        <w:pStyle w:val="BodyText"/>
      </w:pPr>
      <w:r w:rsidRPr="00621E63">
        <w:t>"Plain" IV fluids do not contain an additive. The BCMA is not required to populate RXG-17, 18, 23, and 24 for these orders.</w:t>
      </w:r>
    </w:p>
    <w:p w14:paraId="21690681" w14:textId="77777777" w:rsidR="00B2751F" w:rsidRPr="00621E63" w:rsidRDefault="00B2751F" w:rsidP="00B2751F">
      <w:pPr>
        <w:pStyle w:val="BodyText"/>
      </w:pPr>
      <w:r w:rsidRPr="00621E63">
        <w:t>Examples:</w:t>
      </w:r>
    </w:p>
    <w:p w14:paraId="552B55A8" w14:textId="77777777" w:rsidR="00B2751F" w:rsidRPr="00621E63" w:rsidRDefault="00B2751F" w:rsidP="00B2751F">
      <w:pPr>
        <w:pStyle w:val="BodyText"/>
      </w:pPr>
      <w:r w:rsidRPr="00621E63">
        <w:t>Dextrose 5% 1000 mL</w:t>
      </w:r>
    </w:p>
    <w:p w14:paraId="7A820337" w14:textId="77777777" w:rsidR="00B2751F" w:rsidRPr="00621E63" w:rsidRDefault="00B2751F" w:rsidP="00B2751F">
      <w:pPr>
        <w:pStyle w:val="BodyText"/>
      </w:pPr>
      <w:r w:rsidRPr="00621E63">
        <w:t>Sodium Chloride 0.9% 250 mL</w:t>
      </w:r>
    </w:p>
    <w:p w14:paraId="68C2587A" w14:textId="77777777" w:rsidR="00B2751F" w:rsidRPr="00621E63" w:rsidRDefault="00B2751F" w:rsidP="00B2751F">
      <w:pPr>
        <w:pStyle w:val="BodyText"/>
        <w:rPr>
          <w:rStyle w:val="Strong"/>
        </w:rPr>
      </w:pPr>
      <w:r w:rsidRPr="00621E63">
        <w:rPr>
          <w:rStyle w:val="Strong"/>
        </w:rPr>
        <w:t>Orders with multiple additives</w:t>
      </w:r>
    </w:p>
    <w:p w14:paraId="02C93822" w14:textId="77777777" w:rsidR="00B2751F" w:rsidRPr="00621E63" w:rsidRDefault="00B2751F" w:rsidP="00B2751F">
      <w:pPr>
        <w:pStyle w:val="BodyText"/>
      </w:pPr>
      <w:r w:rsidRPr="00621E63">
        <w:t>Some infusion orders may contain multiple additives, for example, total parenteral nutrition (TPN) solutions are made up of one or more base solutions and as many as 10 or 12 additives. The BCMA is not required to populate RXG-17, 18, 23, and 24 for these orders.</w:t>
      </w:r>
    </w:p>
    <w:p w14:paraId="7BA404BB" w14:textId="77777777" w:rsidR="00B11855" w:rsidRPr="00621E63" w:rsidRDefault="003D003E" w:rsidP="00123C7B">
      <w:pPr>
        <w:pStyle w:val="Heading5"/>
        <w:rPr>
          <w:noProof w:val="0"/>
        </w:rPr>
      </w:pPr>
      <w:bookmarkStart w:id="1598" w:name="_Toc24650411"/>
      <w:r w:rsidRPr="00621E63">
        <w:rPr>
          <w:noProof w:val="0"/>
        </w:rPr>
        <w:t>TQ1 Timing Quantity Segment</w:t>
      </w:r>
      <w:bookmarkEnd w:id="1595"/>
      <w:bookmarkEnd w:id="1598"/>
    </w:p>
    <w:p w14:paraId="3481BA84" w14:textId="5A0C8632" w:rsidR="00DF61EC" w:rsidRPr="00621E63" w:rsidRDefault="003D003E" w:rsidP="00DE39CA">
      <w:pPr>
        <w:pStyle w:val="BodyText"/>
      </w:pPr>
      <w:r w:rsidRPr="00621E63">
        <w:t>This segment is an optional segment which allows the IOP to specify the duration of the infusion order. Along with the ordered dose (RXG.18) the infuser can then calculate the rate at which the infusion should be run. Not all IOCs will be able to support duration based infusions</w:t>
      </w:r>
      <w:r w:rsidR="00E86B15" w:rsidRPr="00621E63">
        <w:t>, and</w:t>
      </w:r>
      <w:r w:rsidRPr="00621E63">
        <w:t xml:space="preserve"> even vendors that do support will have limits on the types of infusions which support duration</w:t>
      </w:r>
      <w:r w:rsidR="00E86B15" w:rsidRPr="00621E63">
        <w:t>.</w:t>
      </w:r>
      <w:r w:rsidRPr="00621E63">
        <w:t xml:space="preserve"> </w:t>
      </w:r>
      <w:r w:rsidR="00E86B15" w:rsidRPr="00621E63">
        <w:t xml:space="preserve">See </w:t>
      </w:r>
      <w:r w:rsidRPr="00621E63">
        <w:t xml:space="preserve">each </w:t>
      </w:r>
      <w:r w:rsidR="00FF2B2D" w:rsidRPr="00621E63">
        <w:t>vendor’s</w:t>
      </w:r>
      <w:r w:rsidRPr="00621E63">
        <w:t xml:space="preserve"> implementation guide for further details.</w:t>
      </w:r>
    </w:p>
    <w:p w14:paraId="6FDD398F" w14:textId="77777777" w:rsidR="00B11855" w:rsidRPr="00621E63" w:rsidRDefault="00185E26" w:rsidP="00CF5627">
      <w:pPr>
        <w:pStyle w:val="TableTitle"/>
      </w:pPr>
      <w:r w:rsidRPr="00621E63">
        <w:t>Table 3.3.4.4.</w:t>
      </w:r>
      <w:r w:rsidR="00E3091E" w:rsidRPr="00621E63">
        <w:t>6</w:t>
      </w:r>
      <w:r w:rsidRPr="00621E63">
        <w:t>-1</w:t>
      </w:r>
      <w:r w:rsidR="00B054A1" w:rsidRPr="00621E63">
        <w:t>:</w:t>
      </w:r>
      <w:r w:rsidRPr="00621E63">
        <w:t xml:space="preserve"> TQ1 Timing Quantity Segment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810"/>
        <w:gridCol w:w="720"/>
        <w:gridCol w:w="990"/>
        <w:gridCol w:w="990"/>
        <w:gridCol w:w="900"/>
        <w:gridCol w:w="1080"/>
        <w:gridCol w:w="2965"/>
      </w:tblGrid>
      <w:tr w:rsidR="00C40FD5" w:rsidRPr="00621E63" w14:paraId="7D065453" w14:textId="77777777" w:rsidTr="0034511D">
        <w:trPr>
          <w:cantSplit/>
          <w:tblHeader/>
          <w:jc w:val="center"/>
        </w:trPr>
        <w:tc>
          <w:tcPr>
            <w:tcW w:w="896" w:type="dxa"/>
            <w:shd w:val="clear" w:color="auto" w:fill="D9D9D9"/>
          </w:tcPr>
          <w:p w14:paraId="14F61A76" w14:textId="77777777" w:rsidR="00B11855" w:rsidRPr="00621E63" w:rsidRDefault="003D003E" w:rsidP="003A7621">
            <w:pPr>
              <w:pStyle w:val="TableEntryHeader"/>
            </w:pPr>
            <w:r w:rsidRPr="00621E63">
              <w:t>SEQ</w:t>
            </w:r>
          </w:p>
        </w:tc>
        <w:tc>
          <w:tcPr>
            <w:tcW w:w="810" w:type="dxa"/>
            <w:shd w:val="clear" w:color="auto" w:fill="D9D9D9"/>
          </w:tcPr>
          <w:p w14:paraId="4061EFEB" w14:textId="77777777" w:rsidR="00B11855" w:rsidRPr="00621E63" w:rsidRDefault="003D003E" w:rsidP="003A7621">
            <w:pPr>
              <w:pStyle w:val="TableEntryHeader"/>
            </w:pPr>
            <w:r w:rsidRPr="00621E63">
              <w:t>LEN</w:t>
            </w:r>
          </w:p>
        </w:tc>
        <w:tc>
          <w:tcPr>
            <w:tcW w:w="720" w:type="dxa"/>
            <w:shd w:val="clear" w:color="auto" w:fill="D9D9D9"/>
          </w:tcPr>
          <w:p w14:paraId="083DD60D" w14:textId="77777777" w:rsidR="00B11855" w:rsidRPr="00621E63" w:rsidRDefault="003D003E" w:rsidP="003A7621">
            <w:pPr>
              <w:pStyle w:val="TableEntryHeader"/>
            </w:pPr>
            <w:r w:rsidRPr="00621E63">
              <w:t>DT</w:t>
            </w:r>
          </w:p>
        </w:tc>
        <w:tc>
          <w:tcPr>
            <w:tcW w:w="990" w:type="dxa"/>
            <w:shd w:val="clear" w:color="auto" w:fill="D9D9D9"/>
          </w:tcPr>
          <w:p w14:paraId="474975BB" w14:textId="77777777" w:rsidR="00B11855" w:rsidRPr="00621E63" w:rsidRDefault="003D003E" w:rsidP="003A7621">
            <w:pPr>
              <w:pStyle w:val="TableEntryHeader"/>
            </w:pPr>
            <w:r w:rsidRPr="00621E63">
              <w:t>Usage</w:t>
            </w:r>
          </w:p>
        </w:tc>
        <w:tc>
          <w:tcPr>
            <w:tcW w:w="990" w:type="dxa"/>
            <w:shd w:val="clear" w:color="auto" w:fill="D9D9D9"/>
          </w:tcPr>
          <w:p w14:paraId="68366BEF" w14:textId="77777777" w:rsidR="00B11855" w:rsidRPr="00621E63" w:rsidRDefault="003D003E" w:rsidP="003A7621">
            <w:pPr>
              <w:pStyle w:val="TableEntryHeader"/>
            </w:pPr>
            <w:r w:rsidRPr="00621E63">
              <w:t>Card.</w:t>
            </w:r>
          </w:p>
        </w:tc>
        <w:tc>
          <w:tcPr>
            <w:tcW w:w="900" w:type="dxa"/>
            <w:shd w:val="clear" w:color="auto" w:fill="D9D9D9"/>
          </w:tcPr>
          <w:p w14:paraId="0AD7AA56" w14:textId="77777777" w:rsidR="00B11855" w:rsidRPr="00621E63" w:rsidRDefault="003D003E" w:rsidP="003A7621">
            <w:pPr>
              <w:pStyle w:val="TableEntryHeader"/>
            </w:pPr>
            <w:r w:rsidRPr="00621E63">
              <w:t>TBL#</w:t>
            </w:r>
          </w:p>
        </w:tc>
        <w:tc>
          <w:tcPr>
            <w:tcW w:w="1080" w:type="dxa"/>
            <w:shd w:val="clear" w:color="auto" w:fill="D9D9D9"/>
          </w:tcPr>
          <w:p w14:paraId="0EAE580C" w14:textId="77777777" w:rsidR="00B11855" w:rsidRPr="00621E63" w:rsidRDefault="003D003E" w:rsidP="003A7621">
            <w:pPr>
              <w:pStyle w:val="TableEntryHeader"/>
            </w:pPr>
            <w:r w:rsidRPr="00621E63">
              <w:t>ITEM #</w:t>
            </w:r>
          </w:p>
        </w:tc>
        <w:tc>
          <w:tcPr>
            <w:tcW w:w="2965" w:type="dxa"/>
            <w:shd w:val="clear" w:color="auto" w:fill="D9D9D9"/>
          </w:tcPr>
          <w:p w14:paraId="51747DAE" w14:textId="77777777" w:rsidR="00B11855" w:rsidRPr="00621E63" w:rsidRDefault="003D003E" w:rsidP="003A7621">
            <w:pPr>
              <w:pStyle w:val="TableEntryHeader"/>
            </w:pPr>
            <w:r w:rsidRPr="00621E63">
              <w:t>ELEMENT NAME</w:t>
            </w:r>
          </w:p>
        </w:tc>
      </w:tr>
      <w:tr w:rsidR="00C40FD5" w:rsidRPr="00621E63" w14:paraId="15D0A1B0" w14:textId="77777777" w:rsidTr="0034511D">
        <w:trPr>
          <w:cantSplit/>
          <w:jc w:val="center"/>
        </w:trPr>
        <w:tc>
          <w:tcPr>
            <w:tcW w:w="896" w:type="dxa"/>
            <w:shd w:val="clear" w:color="auto" w:fill="auto"/>
          </w:tcPr>
          <w:p w14:paraId="76DDE55E" w14:textId="77777777" w:rsidR="00B11855" w:rsidRPr="00621E63" w:rsidRDefault="003D003E" w:rsidP="003A7621">
            <w:pPr>
              <w:pStyle w:val="TableEntry"/>
            </w:pPr>
            <w:r w:rsidRPr="00621E63">
              <w:t>1</w:t>
            </w:r>
          </w:p>
        </w:tc>
        <w:tc>
          <w:tcPr>
            <w:tcW w:w="810" w:type="dxa"/>
            <w:shd w:val="clear" w:color="auto" w:fill="auto"/>
          </w:tcPr>
          <w:p w14:paraId="39B532AC" w14:textId="77777777" w:rsidR="00B11855" w:rsidRPr="00621E63" w:rsidRDefault="003D003E" w:rsidP="003A7621">
            <w:pPr>
              <w:pStyle w:val="TableEntry"/>
            </w:pPr>
            <w:r w:rsidRPr="00621E63">
              <w:t>4</w:t>
            </w:r>
          </w:p>
        </w:tc>
        <w:tc>
          <w:tcPr>
            <w:tcW w:w="720" w:type="dxa"/>
            <w:shd w:val="clear" w:color="auto" w:fill="auto"/>
          </w:tcPr>
          <w:p w14:paraId="7765BD22" w14:textId="77777777" w:rsidR="00B11855" w:rsidRPr="00621E63" w:rsidRDefault="003D003E" w:rsidP="003A7621">
            <w:pPr>
              <w:pStyle w:val="TableEntry"/>
            </w:pPr>
            <w:r w:rsidRPr="00621E63">
              <w:t>SI</w:t>
            </w:r>
          </w:p>
        </w:tc>
        <w:tc>
          <w:tcPr>
            <w:tcW w:w="990" w:type="dxa"/>
            <w:shd w:val="clear" w:color="auto" w:fill="auto"/>
          </w:tcPr>
          <w:p w14:paraId="1515BA97" w14:textId="77777777" w:rsidR="00B11855" w:rsidRPr="00621E63" w:rsidRDefault="003D003E" w:rsidP="003A7621">
            <w:pPr>
              <w:pStyle w:val="TableEntry"/>
            </w:pPr>
            <w:r w:rsidRPr="00621E63">
              <w:t>O</w:t>
            </w:r>
          </w:p>
        </w:tc>
        <w:tc>
          <w:tcPr>
            <w:tcW w:w="990" w:type="dxa"/>
            <w:shd w:val="clear" w:color="auto" w:fill="auto"/>
          </w:tcPr>
          <w:p w14:paraId="7DA3E26E" w14:textId="77777777" w:rsidR="00B11855" w:rsidRPr="00621E63" w:rsidRDefault="003D003E" w:rsidP="003A7621">
            <w:pPr>
              <w:pStyle w:val="TableEntry"/>
            </w:pPr>
            <w:r w:rsidRPr="00621E63">
              <w:t>[0..1]</w:t>
            </w:r>
          </w:p>
        </w:tc>
        <w:tc>
          <w:tcPr>
            <w:tcW w:w="900" w:type="dxa"/>
            <w:shd w:val="clear" w:color="auto" w:fill="auto"/>
          </w:tcPr>
          <w:p w14:paraId="1332A347" w14:textId="77777777" w:rsidR="00B11855" w:rsidRPr="00621E63" w:rsidRDefault="00B11855" w:rsidP="003A7621">
            <w:pPr>
              <w:pStyle w:val="TableEntry"/>
            </w:pPr>
          </w:p>
        </w:tc>
        <w:tc>
          <w:tcPr>
            <w:tcW w:w="1080" w:type="dxa"/>
            <w:shd w:val="clear" w:color="auto" w:fill="auto"/>
          </w:tcPr>
          <w:p w14:paraId="18AEA473" w14:textId="77777777" w:rsidR="00B11855" w:rsidRPr="00621E63" w:rsidRDefault="003D003E" w:rsidP="003A7621">
            <w:pPr>
              <w:pStyle w:val="TableEntry"/>
            </w:pPr>
            <w:r w:rsidRPr="00621E63">
              <w:t>01627</w:t>
            </w:r>
          </w:p>
        </w:tc>
        <w:tc>
          <w:tcPr>
            <w:tcW w:w="2965" w:type="dxa"/>
            <w:shd w:val="clear" w:color="auto" w:fill="auto"/>
          </w:tcPr>
          <w:p w14:paraId="7EE79874" w14:textId="77777777" w:rsidR="00B11855" w:rsidRPr="00621E63" w:rsidRDefault="003D003E" w:rsidP="003A7621">
            <w:pPr>
              <w:pStyle w:val="TableEntry"/>
            </w:pPr>
            <w:r w:rsidRPr="00621E63">
              <w:t>Set ID - TQ1</w:t>
            </w:r>
          </w:p>
        </w:tc>
      </w:tr>
      <w:tr w:rsidR="00C40FD5" w:rsidRPr="00621E63" w14:paraId="7EE72991" w14:textId="77777777" w:rsidTr="0034511D">
        <w:trPr>
          <w:cantSplit/>
          <w:jc w:val="center"/>
        </w:trPr>
        <w:tc>
          <w:tcPr>
            <w:tcW w:w="896" w:type="dxa"/>
            <w:shd w:val="clear" w:color="auto" w:fill="auto"/>
          </w:tcPr>
          <w:p w14:paraId="7FD7A70A" w14:textId="77777777" w:rsidR="00B11855" w:rsidRPr="00621E63" w:rsidRDefault="003D003E" w:rsidP="003A7621">
            <w:pPr>
              <w:pStyle w:val="TableEntry"/>
            </w:pPr>
            <w:r w:rsidRPr="00621E63">
              <w:t>2</w:t>
            </w:r>
          </w:p>
        </w:tc>
        <w:tc>
          <w:tcPr>
            <w:tcW w:w="810" w:type="dxa"/>
            <w:shd w:val="clear" w:color="auto" w:fill="auto"/>
          </w:tcPr>
          <w:p w14:paraId="0F301D20" w14:textId="77777777" w:rsidR="00B11855" w:rsidRPr="00621E63" w:rsidRDefault="003D003E" w:rsidP="003A7621">
            <w:pPr>
              <w:pStyle w:val="TableEntry"/>
            </w:pPr>
            <w:r w:rsidRPr="00621E63">
              <w:t>20</w:t>
            </w:r>
          </w:p>
        </w:tc>
        <w:tc>
          <w:tcPr>
            <w:tcW w:w="720" w:type="dxa"/>
            <w:shd w:val="clear" w:color="auto" w:fill="auto"/>
          </w:tcPr>
          <w:p w14:paraId="43DA1D15" w14:textId="77777777" w:rsidR="00B11855" w:rsidRPr="00621E63" w:rsidRDefault="003D003E" w:rsidP="003A7621">
            <w:pPr>
              <w:pStyle w:val="TableEntry"/>
            </w:pPr>
            <w:r w:rsidRPr="00621E63">
              <w:t>CQ</w:t>
            </w:r>
          </w:p>
        </w:tc>
        <w:tc>
          <w:tcPr>
            <w:tcW w:w="990" w:type="dxa"/>
            <w:shd w:val="clear" w:color="auto" w:fill="auto"/>
          </w:tcPr>
          <w:p w14:paraId="219A7AE8" w14:textId="77777777" w:rsidR="00B11855" w:rsidRPr="00621E63" w:rsidRDefault="003D003E" w:rsidP="003A7621">
            <w:pPr>
              <w:pStyle w:val="TableEntry"/>
            </w:pPr>
            <w:r w:rsidRPr="00621E63">
              <w:t>X</w:t>
            </w:r>
          </w:p>
        </w:tc>
        <w:tc>
          <w:tcPr>
            <w:tcW w:w="990" w:type="dxa"/>
            <w:shd w:val="clear" w:color="auto" w:fill="auto"/>
          </w:tcPr>
          <w:p w14:paraId="3E69ECAD" w14:textId="77777777" w:rsidR="00B11855" w:rsidRPr="00621E63" w:rsidRDefault="003D003E" w:rsidP="003A7621">
            <w:pPr>
              <w:pStyle w:val="TableEntry"/>
            </w:pPr>
            <w:r w:rsidRPr="00621E63">
              <w:t>[0..0]</w:t>
            </w:r>
          </w:p>
        </w:tc>
        <w:tc>
          <w:tcPr>
            <w:tcW w:w="900" w:type="dxa"/>
            <w:shd w:val="clear" w:color="auto" w:fill="auto"/>
          </w:tcPr>
          <w:p w14:paraId="00A96CE3" w14:textId="77777777" w:rsidR="00B11855" w:rsidRPr="00621E63" w:rsidRDefault="00B11855" w:rsidP="003A7621">
            <w:pPr>
              <w:pStyle w:val="TableEntry"/>
            </w:pPr>
          </w:p>
        </w:tc>
        <w:tc>
          <w:tcPr>
            <w:tcW w:w="1080" w:type="dxa"/>
            <w:shd w:val="clear" w:color="auto" w:fill="auto"/>
          </w:tcPr>
          <w:p w14:paraId="7EC2F13D" w14:textId="77777777" w:rsidR="00B11855" w:rsidRPr="00621E63" w:rsidRDefault="003D003E" w:rsidP="003A7621">
            <w:pPr>
              <w:pStyle w:val="TableEntry"/>
            </w:pPr>
            <w:r w:rsidRPr="00621E63">
              <w:t>01628</w:t>
            </w:r>
          </w:p>
        </w:tc>
        <w:tc>
          <w:tcPr>
            <w:tcW w:w="2965" w:type="dxa"/>
            <w:shd w:val="clear" w:color="auto" w:fill="auto"/>
          </w:tcPr>
          <w:p w14:paraId="17ADBAE2" w14:textId="77777777" w:rsidR="00B11855" w:rsidRPr="00621E63" w:rsidRDefault="003D003E" w:rsidP="003A7621">
            <w:pPr>
              <w:pStyle w:val="TableEntry"/>
            </w:pPr>
            <w:r w:rsidRPr="00621E63">
              <w:t>Quantity</w:t>
            </w:r>
          </w:p>
        </w:tc>
      </w:tr>
      <w:tr w:rsidR="00C40FD5" w:rsidRPr="00621E63" w14:paraId="58FDA008" w14:textId="77777777" w:rsidTr="0034511D">
        <w:trPr>
          <w:cantSplit/>
          <w:jc w:val="center"/>
        </w:trPr>
        <w:tc>
          <w:tcPr>
            <w:tcW w:w="896" w:type="dxa"/>
            <w:shd w:val="clear" w:color="auto" w:fill="auto"/>
          </w:tcPr>
          <w:p w14:paraId="0532AC18" w14:textId="77777777" w:rsidR="00B11855" w:rsidRPr="00621E63" w:rsidRDefault="003D003E" w:rsidP="003A7621">
            <w:pPr>
              <w:pStyle w:val="TableEntry"/>
            </w:pPr>
            <w:r w:rsidRPr="00621E63">
              <w:t>3</w:t>
            </w:r>
          </w:p>
        </w:tc>
        <w:tc>
          <w:tcPr>
            <w:tcW w:w="810" w:type="dxa"/>
            <w:shd w:val="clear" w:color="auto" w:fill="auto"/>
          </w:tcPr>
          <w:p w14:paraId="0400D77C" w14:textId="77777777" w:rsidR="00B11855" w:rsidRPr="00621E63" w:rsidRDefault="003D003E" w:rsidP="003A7621">
            <w:pPr>
              <w:pStyle w:val="TableEntry"/>
            </w:pPr>
            <w:r w:rsidRPr="00621E63">
              <w:t>540</w:t>
            </w:r>
          </w:p>
        </w:tc>
        <w:tc>
          <w:tcPr>
            <w:tcW w:w="720" w:type="dxa"/>
            <w:shd w:val="clear" w:color="auto" w:fill="auto"/>
          </w:tcPr>
          <w:p w14:paraId="2F575D74" w14:textId="77777777" w:rsidR="00B11855" w:rsidRPr="00621E63" w:rsidRDefault="003D003E" w:rsidP="003A7621">
            <w:pPr>
              <w:pStyle w:val="TableEntry"/>
            </w:pPr>
            <w:r w:rsidRPr="00621E63">
              <w:t>RPT</w:t>
            </w:r>
          </w:p>
        </w:tc>
        <w:tc>
          <w:tcPr>
            <w:tcW w:w="990" w:type="dxa"/>
            <w:shd w:val="clear" w:color="auto" w:fill="auto"/>
          </w:tcPr>
          <w:p w14:paraId="45A907D4" w14:textId="77777777" w:rsidR="00B11855" w:rsidRPr="00621E63" w:rsidRDefault="003D003E" w:rsidP="003A7621">
            <w:pPr>
              <w:pStyle w:val="TableEntry"/>
            </w:pPr>
            <w:r w:rsidRPr="00621E63">
              <w:t>X</w:t>
            </w:r>
          </w:p>
        </w:tc>
        <w:tc>
          <w:tcPr>
            <w:tcW w:w="990" w:type="dxa"/>
            <w:shd w:val="clear" w:color="auto" w:fill="auto"/>
          </w:tcPr>
          <w:p w14:paraId="009E1DF2" w14:textId="77777777" w:rsidR="00B11855" w:rsidRPr="00621E63" w:rsidRDefault="003D003E" w:rsidP="003A7621">
            <w:pPr>
              <w:pStyle w:val="TableEntry"/>
            </w:pPr>
            <w:r w:rsidRPr="00621E63">
              <w:t>[0..0]</w:t>
            </w:r>
          </w:p>
        </w:tc>
        <w:tc>
          <w:tcPr>
            <w:tcW w:w="900" w:type="dxa"/>
            <w:shd w:val="clear" w:color="auto" w:fill="auto"/>
          </w:tcPr>
          <w:p w14:paraId="4CEF7CCB" w14:textId="77777777" w:rsidR="00B11855" w:rsidRPr="00621E63" w:rsidRDefault="003D003E" w:rsidP="003A7621">
            <w:pPr>
              <w:pStyle w:val="TableEntry"/>
            </w:pPr>
            <w:r w:rsidRPr="00621E63">
              <w:t>0335</w:t>
            </w:r>
          </w:p>
        </w:tc>
        <w:tc>
          <w:tcPr>
            <w:tcW w:w="1080" w:type="dxa"/>
            <w:shd w:val="clear" w:color="auto" w:fill="auto"/>
          </w:tcPr>
          <w:p w14:paraId="1A935436" w14:textId="77777777" w:rsidR="00B11855" w:rsidRPr="00621E63" w:rsidRDefault="003D003E" w:rsidP="003A7621">
            <w:pPr>
              <w:pStyle w:val="TableEntry"/>
            </w:pPr>
            <w:r w:rsidRPr="00621E63">
              <w:t>01629</w:t>
            </w:r>
          </w:p>
        </w:tc>
        <w:tc>
          <w:tcPr>
            <w:tcW w:w="2965" w:type="dxa"/>
            <w:shd w:val="clear" w:color="auto" w:fill="auto"/>
          </w:tcPr>
          <w:p w14:paraId="2112601B" w14:textId="77777777" w:rsidR="00B11855" w:rsidRPr="00621E63" w:rsidRDefault="003D003E" w:rsidP="003A7621">
            <w:pPr>
              <w:pStyle w:val="TableEntry"/>
            </w:pPr>
            <w:r w:rsidRPr="00621E63">
              <w:t>Repeat Pattern</w:t>
            </w:r>
          </w:p>
        </w:tc>
      </w:tr>
      <w:tr w:rsidR="00C40FD5" w:rsidRPr="00621E63" w14:paraId="2F017013" w14:textId="77777777" w:rsidTr="0034511D">
        <w:trPr>
          <w:cantSplit/>
          <w:jc w:val="center"/>
        </w:trPr>
        <w:tc>
          <w:tcPr>
            <w:tcW w:w="896" w:type="dxa"/>
            <w:shd w:val="clear" w:color="auto" w:fill="auto"/>
          </w:tcPr>
          <w:p w14:paraId="14F143E7" w14:textId="77777777" w:rsidR="00B11855" w:rsidRPr="00621E63" w:rsidRDefault="003D003E" w:rsidP="003A7621">
            <w:pPr>
              <w:pStyle w:val="TableEntry"/>
            </w:pPr>
            <w:r w:rsidRPr="00621E63">
              <w:t>4</w:t>
            </w:r>
          </w:p>
        </w:tc>
        <w:tc>
          <w:tcPr>
            <w:tcW w:w="810" w:type="dxa"/>
            <w:shd w:val="clear" w:color="auto" w:fill="auto"/>
          </w:tcPr>
          <w:p w14:paraId="06C6A51A" w14:textId="77777777" w:rsidR="00B11855" w:rsidRPr="00621E63" w:rsidRDefault="003D003E" w:rsidP="003A7621">
            <w:pPr>
              <w:pStyle w:val="TableEntry"/>
            </w:pPr>
            <w:r w:rsidRPr="00621E63">
              <w:t>20</w:t>
            </w:r>
          </w:p>
        </w:tc>
        <w:tc>
          <w:tcPr>
            <w:tcW w:w="720" w:type="dxa"/>
            <w:shd w:val="clear" w:color="auto" w:fill="auto"/>
          </w:tcPr>
          <w:p w14:paraId="0DB8820F" w14:textId="77777777" w:rsidR="00B11855" w:rsidRPr="00621E63" w:rsidRDefault="003D003E" w:rsidP="003A7621">
            <w:pPr>
              <w:pStyle w:val="TableEntry"/>
            </w:pPr>
            <w:r w:rsidRPr="00621E63">
              <w:t>TM</w:t>
            </w:r>
          </w:p>
        </w:tc>
        <w:tc>
          <w:tcPr>
            <w:tcW w:w="990" w:type="dxa"/>
            <w:shd w:val="clear" w:color="auto" w:fill="auto"/>
          </w:tcPr>
          <w:p w14:paraId="7A6221FB" w14:textId="77777777" w:rsidR="00B11855" w:rsidRPr="00621E63" w:rsidRDefault="003D003E" w:rsidP="003A7621">
            <w:pPr>
              <w:pStyle w:val="TableEntry"/>
            </w:pPr>
            <w:r w:rsidRPr="00621E63">
              <w:t>X</w:t>
            </w:r>
          </w:p>
        </w:tc>
        <w:tc>
          <w:tcPr>
            <w:tcW w:w="990" w:type="dxa"/>
            <w:shd w:val="clear" w:color="auto" w:fill="auto"/>
          </w:tcPr>
          <w:p w14:paraId="21BEA4A7" w14:textId="77777777" w:rsidR="00B11855" w:rsidRPr="00621E63" w:rsidRDefault="003D003E" w:rsidP="003A7621">
            <w:pPr>
              <w:pStyle w:val="TableEntry"/>
            </w:pPr>
            <w:r w:rsidRPr="00621E63">
              <w:t>[0..0]</w:t>
            </w:r>
          </w:p>
        </w:tc>
        <w:tc>
          <w:tcPr>
            <w:tcW w:w="900" w:type="dxa"/>
            <w:shd w:val="clear" w:color="auto" w:fill="auto"/>
          </w:tcPr>
          <w:p w14:paraId="29BF67EC" w14:textId="77777777" w:rsidR="00B11855" w:rsidRPr="00621E63" w:rsidRDefault="00B11855" w:rsidP="003A7621">
            <w:pPr>
              <w:pStyle w:val="TableEntry"/>
            </w:pPr>
          </w:p>
        </w:tc>
        <w:tc>
          <w:tcPr>
            <w:tcW w:w="1080" w:type="dxa"/>
            <w:shd w:val="clear" w:color="auto" w:fill="auto"/>
          </w:tcPr>
          <w:p w14:paraId="2F0286A0" w14:textId="77777777" w:rsidR="00B11855" w:rsidRPr="00621E63" w:rsidRDefault="003D003E" w:rsidP="003A7621">
            <w:pPr>
              <w:pStyle w:val="TableEntry"/>
            </w:pPr>
            <w:r w:rsidRPr="00621E63">
              <w:t>01630</w:t>
            </w:r>
          </w:p>
        </w:tc>
        <w:tc>
          <w:tcPr>
            <w:tcW w:w="2965" w:type="dxa"/>
            <w:shd w:val="clear" w:color="auto" w:fill="auto"/>
          </w:tcPr>
          <w:p w14:paraId="0EF38351" w14:textId="77777777" w:rsidR="00B11855" w:rsidRPr="00621E63" w:rsidRDefault="003D003E" w:rsidP="003A7621">
            <w:pPr>
              <w:pStyle w:val="TableEntry"/>
            </w:pPr>
            <w:r w:rsidRPr="00621E63">
              <w:t>Explicit Time</w:t>
            </w:r>
          </w:p>
        </w:tc>
      </w:tr>
      <w:tr w:rsidR="00C40FD5" w:rsidRPr="00621E63" w14:paraId="7CB22409" w14:textId="77777777" w:rsidTr="0034511D">
        <w:trPr>
          <w:cantSplit/>
          <w:jc w:val="center"/>
        </w:trPr>
        <w:tc>
          <w:tcPr>
            <w:tcW w:w="896" w:type="dxa"/>
            <w:shd w:val="clear" w:color="auto" w:fill="auto"/>
          </w:tcPr>
          <w:p w14:paraId="653564D6" w14:textId="77777777" w:rsidR="00B11855" w:rsidRPr="00621E63" w:rsidRDefault="003D003E" w:rsidP="003A7621">
            <w:pPr>
              <w:pStyle w:val="TableEntry"/>
            </w:pPr>
            <w:r w:rsidRPr="00621E63">
              <w:t>5</w:t>
            </w:r>
          </w:p>
        </w:tc>
        <w:tc>
          <w:tcPr>
            <w:tcW w:w="810" w:type="dxa"/>
            <w:shd w:val="clear" w:color="auto" w:fill="auto"/>
          </w:tcPr>
          <w:p w14:paraId="4C6A6113" w14:textId="77777777" w:rsidR="00B11855" w:rsidRPr="00621E63" w:rsidRDefault="003D003E" w:rsidP="003A7621">
            <w:pPr>
              <w:pStyle w:val="TableEntry"/>
            </w:pPr>
            <w:r w:rsidRPr="00621E63">
              <w:t>20</w:t>
            </w:r>
          </w:p>
        </w:tc>
        <w:tc>
          <w:tcPr>
            <w:tcW w:w="720" w:type="dxa"/>
            <w:shd w:val="clear" w:color="auto" w:fill="auto"/>
          </w:tcPr>
          <w:p w14:paraId="281AEEFE" w14:textId="77777777" w:rsidR="00B11855" w:rsidRPr="00621E63" w:rsidRDefault="003D003E" w:rsidP="003A7621">
            <w:pPr>
              <w:pStyle w:val="TableEntry"/>
            </w:pPr>
            <w:r w:rsidRPr="00621E63">
              <w:t>CQ</w:t>
            </w:r>
          </w:p>
        </w:tc>
        <w:tc>
          <w:tcPr>
            <w:tcW w:w="990" w:type="dxa"/>
            <w:shd w:val="clear" w:color="auto" w:fill="auto"/>
          </w:tcPr>
          <w:p w14:paraId="2C4F5EFD" w14:textId="77777777" w:rsidR="00B11855" w:rsidRPr="00621E63" w:rsidRDefault="003D003E" w:rsidP="003A7621">
            <w:pPr>
              <w:pStyle w:val="TableEntry"/>
            </w:pPr>
            <w:r w:rsidRPr="00621E63">
              <w:t>X</w:t>
            </w:r>
          </w:p>
        </w:tc>
        <w:tc>
          <w:tcPr>
            <w:tcW w:w="990" w:type="dxa"/>
            <w:shd w:val="clear" w:color="auto" w:fill="auto"/>
          </w:tcPr>
          <w:p w14:paraId="7BFBEC25" w14:textId="77777777" w:rsidR="00B11855" w:rsidRPr="00621E63" w:rsidRDefault="003D003E" w:rsidP="003A7621">
            <w:pPr>
              <w:pStyle w:val="TableEntry"/>
            </w:pPr>
            <w:r w:rsidRPr="00621E63">
              <w:t>[0..0]</w:t>
            </w:r>
          </w:p>
        </w:tc>
        <w:tc>
          <w:tcPr>
            <w:tcW w:w="900" w:type="dxa"/>
            <w:shd w:val="clear" w:color="auto" w:fill="auto"/>
          </w:tcPr>
          <w:p w14:paraId="0A9F3849" w14:textId="77777777" w:rsidR="00B11855" w:rsidRPr="00621E63" w:rsidRDefault="00B11855" w:rsidP="003A7621">
            <w:pPr>
              <w:pStyle w:val="TableEntry"/>
            </w:pPr>
          </w:p>
        </w:tc>
        <w:tc>
          <w:tcPr>
            <w:tcW w:w="1080" w:type="dxa"/>
            <w:shd w:val="clear" w:color="auto" w:fill="auto"/>
          </w:tcPr>
          <w:p w14:paraId="193F1147" w14:textId="77777777" w:rsidR="00B11855" w:rsidRPr="00621E63" w:rsidRDefault="003D003E" w:rsidP="003A7621">
            <w:pPr>
              <w:pStyle w:val="TableEntry"/>
            </w:pPr>
            <w:r w:rsidRPr="00621E63">
              <w:t>01631</w:t>
            </w:r>
          </w:p>
        </w:tc>
        <w:tc>
          <w:tcPr>
            <w:tcW w:w="2965" w:type="dxa"/>
            <w:shd w:val="clear" w:color="auto" w:fill="auto"/>
          </w:tcPr>
          <w:p w14:paraId="23869295" w14:textId="77777777" w:rsidR="00B11855" w:rsidRPr="00621E63" w:rsidRDefault="003D003E" w:rsidP="003A7621">
            <w:pPr>
              <w:pStyle w:val="TableEntry"/>
            </w:pPr>
            <w:r w:rsidRPr="00621E63">
              <w:t>Relative Time and Units</w:t>
            </w:r>
          </w:p>
        </w:tc>
      </w:tr>
      <w:tr w:rsidR="00C40FD5" w:rsidRPr="00621E63" w14:paraId="27EDBC13" w14:textId="77777777" w:rsidTr="0034511D">
        <w:trPr>
          <w:cantSplit/>
          <w:jc w:val="center"/>
        </w:trPr>
        <w:tc>
          <w:tcPr>
            <w:tcW w:w="896" w:type="dxa"/>
            <w:shd w:val="clear" w:color="auto" w:fill="auto"/>
          </w:tcPr>
          <w:p w14:paraId="591D592A" w14:textId="77777777" w:rsidR="00B11855" w:rsidRPr="00621E63" w:rsidRDefault="003D003E" w:rsidP="003A7621">
            <w:pPr>
              <w:pStyle w:val="TableEntry"/>
            </w:pPr>
            <w:r w:rsidRPr="00621E63">
              <w:t>6</w:t>
            </w:r>
          </w:p>
        </w:tc>
        <w:tc>
          <w:tcPr>
            <w:tcW w:w="810" w:type="dxa"/>
            <w:shd w:val="clear" w:color="auto" w:fill="auto"/>
          </w:tcPr>
          <w:p w14:paraId="55F28FAD" w14:textId="77777777" w:rsidR="00B11855" w:rsidRPr="00621E63" w:rsidRDefault="003D003E" w:rsidP="003A7621">
            <w:pPr>
              <w:pStyle w:val="TableEntry"/>
            </w:pPr>
            <w:r w:rsidRPr="00621E63">
              <w:t>20</w:t>
            </w:r>
          </w:p>
        </w:tc>
        <w:tc>
          <w:tcPr>
            <w:tcW w:w="720" w:type="dxa"/>
            <w:shd w:val="clear" w:color="auto" w:fill="auto"/>
          </w:tcPr>
          <w:p w14:paraId="557EBD82" w14:textId="77777777" w:rsidR="00B11855" w:rsidRPr="00621E63" w:rsidRDefault="003D003E" w:rsidP="003A7621">
            <w:pPr>
              <w:pStyle w:val="TableEntry"/>
            </w:pPr>
            <w:r w:rsidRPr="00621E63">
              <w:t>CQ</w:t>
            </w:r>
          </w:p>
        </w:tc>
        <w:tc>
          <w:tcPr>
            <w:tcW w:w="990" w:type="dxa"/>
            <w:shd w:val="clear" w:color="auto" w:fill="auto"/>
          </w:tcPr>
          <w:p w14:paraId="7A390003" w14:textId="77777777" w:rsidR="00B11855" w:rsidRPr="00621E63" w:rsidRDefault="003D003E" w:rsidP="003A7621">
            <w:pPr>
              <w:pStyle w:val="TableEntry"/>
            </w:pPr>
            <w:r w:rsidRPr="00621E63">
              <w:t>X</w:t>
            </w:r>
          </w:p>
        </w:tc>
        <w:tc>
          <w:tcPr>
            <w:tcW w:w="990" w:type="dxa"/>
            <w:shd w:val="clear" w:color="auto" w:fill="auto"/>
          </w:tcPr>
          <w:p w14:paraId="77C2607B" w14:textId="77777777" w:rsidR="00B11855" w:rsidRPr="00621E63" w:rsidRDefault="003D003E" w:rsidP="003A7621">
            <w:pPr>
              <w:pStyle w:val="TableEntry"/>
            </w:pPr>
            <w:r w:rsidRPr="00621E63">
              <w:t>[0..0]</w:t>
            </w:r>
          </w:p>
        </w:tc>
        <w:tc>
          <w:tcPr>
            <w:tcW w:w="900" w:type="dxa"/>
            <w:shd w:val="clear" w:color="auto" w:fill="auto"/>
          </w:tcPr>
          <w:p w14:paraId="76FC5660" w14:textId="77777777" w:rsidR="00B11855" w:rsidRPr="00621E63" w:rsidRDefault="00B11855" w:rsidP="003A7621">
            <w:pPr>
              <w:pStyle w:val="TableEntry"/>
            </w:pPr>
          </w:p>
        </w:tc>
        <w:tc>
          <w:tcPr>
            <w:tcW w:w="1080" w:type="dxa"/>
            <w:shd w:val="clear" w:color="auto" w:fill="auto"/>
          </w:tcPr>
          <w:p w14:paraId="498A9F47" w14:textId="77777777" w:rsidR="00B11855" w:rsidRPr="00621E63" w:rsidRDefault="003D003E" w:rsidP="003A7621">
            <w:pPr>
              <w:pStyle w:val="TableEntry"/>
            </w:pPr>
            <w:r w:rsidRPr="00621E63">
              <w:t>01632</w:t>
            </w:r>
          </w:p>
        </w:tc>
        <w:tc>
          <w:tcPr>
            <w:tcW w:w="2965" w:type="dxa"/>
            <w:shd w:val="clear" w:color="auto" w:fill="auto"/>
          </w:tcPr>
          <w:p w14:paraId="660D511D" w14:textId="77777777" w:rsidR="00B11855" w:rsidRPr="00621E63" w:rsidRDefault="003D003E" w:rsidP="003A7621">
            <w:pPr>
              <w:pStyle w:val="TableEntry"/>
            </w:pPr>
            <w:r w:rsidRPr="00621E63">
              <w:t>Service Duration</w:t>
            </w:r>
          </w:p>
        </w:tc>
      </w:tr>
      <w:tr w:rsidR="00C40FD5" w:rsidRPr="00621E63" w14:paraId="2ABD10A2" w14:textId="77777777" w:rsidTr="0034511D">
        <w:trPr>
          <w:cantSplit/>
          <w:jc w:val="center"/>
        </w:trPr>
        <w:tc>
          <w:tcPr>
            <w:tcW w:w="896" w:type="dxa"/>
            <w:shd w:val="clear" w:color="auto" w:fill="auto"/>
          </w:tcPr>
          <w:p w14:paraId="6654E603" w14:textId="77777777" w:rsidR="00B11855" w:rsidRPr="00621E63" w:rsidRDefault="003D003E" w:rsidP="003A7621">
            <w:pPr>
              <w:pStyle w:val="TableEntry"/>
            </w:pPr>
            <w:r w:rsidRPr="00621E63">
              <w:lastRenderedPageBreak/>
              <w:t>7</w:t>
            </w:r>
          </w:p>
        </w:tc>
        <w:tc>
          <w:tcPr>
            <w:tcW w:w="810" w:type="dxa"/>
            <w:shd w:val="clear" w:color="auto" w:fill="auto"/>
          </w:tcPr>
          <w:p w14:paraId="6208FB5F" w14:textId="77777777" w:rsidR="00B11855" w:rsidRPr="00621E63" w:rsidRDefault="003D003E" w:rsidP="003A7621">
            <w:pPr>
              <w:pStyle w:val="TableEntry"/>
            </w:pPr>
            <w:r w:rsidRPr="00621E63">
              <w:t>26</w:t>
            </w:r>
          </w:p>
        </w:tc>
        <w:tc>
          <w:tcPr>
            <w:tcW w:w="720" w:type="dxa"/>
            <w:shd w:val="clear" w:color="auto" w:fill="auto"/>
          </w:tcPr>
          <w:p w14:paraId="0DA05623" w14:textId="77777777" w:rsidR="00B11855" w:rsidRPr="00621E63" w:rsidRDefault="003D003E" w:rsidP="003A7621">
            <w:pPr>
              <w:pStyle w:val="TableEntry"/>
            </w:pPr>
            <w:r w:rsidRPr="00621E63">
              <w:t>TS</w:t>
            </w:r>
          </w:p>
        </w:tc>
        <w:tc>
          <w:tcPr>
            <w:tcW w:w="990" w:type="dxa"/>
            <w:shd w:val="clear" w:color="auto" w:fill="auto"/>
          </w:tcPr>
          <w:p w14:paraId="5B154266" w14:textId="77777777" w:rsidR="00B11855" w:rsidRPr="00621E63" w:rsidRDefault="003D003E" w:rsidP="003A7621">
            <w:pPr>
              <w:pStyle w:val="TableEntry"/>
            </w:pPr>
            <w:r w:rsidRPr="00621E63">
              <w:t>X</w:t>
            </w:r>
          </w:p>
        </w:tc>
        <w:tc>
          <w:tcPr>
            <w:tcW w:w="990" w:type="dxa"/>
            <w:shd w:val="clear" w:color="auto" w:fill="auto"/>
          </w:tcPr>
          <w:p w14:paraId="59A11A0C" w14:textId="77777777" w:rsidR="00B11855" w:rsidRPr="00621E63" w:rsidRDefault="003D003E" w:rsidP="003A7621">
            <w:pPr>
              <w:pStyle w:val="TableEntry"/>
            </w:pPr>
            <w:r w:rsidRPr="00621E63">
              <w:t>[0..0]</w:t>
            </w:r>
          </w:p>
        </w:tc>
        <w:tc>
          <w:tcPr>
            <w:tcW w:w="900" w:type="dxa"/>
            <w:shd w:val="clear" w:color="auto" w:fill="auto"/>
          </w:tcPr>
          <w:p w14:paraId="147113C8" w14:textId="77777777" w:rsidR="00B11855" w:rsidRPr="00621E63" w:rsidRDefault="00B11855" w:rsidP="003A7621">
            <w:pPr>
              <w:pStyle w:val="TableEntry"/>
            </w:pPr>
          </w:p>
        </w:tc>
        <w:tc>
          <w:tcPr>
            <w:tcW w:w="1080" w:type="dxa"/>
            <w:shd w:val="clear" w:color="auto" w:fill="auto"/>
          </w:tcPr>
          <w:p w14:paraId="511095D4" w14:textId="77777777" w:rsidR="00B11855" w:rsidRPr="00621E63" w:rsidRDefault="003D003E" w:rsidP="003A7621">
            <w:pPr>
              <w:pStyle w:val="TableEntry"/>
            </w:pPr>
            <w:r w:rsidRPr="00621E63">
              <w:t>01633</w:t>
            </w:r>
          </w:p>
        </w:tc>
        <w:tc>
          <w:tcPr>
            <w:tcW w:w="2965" w:type="dxa"/>
            <w:shd w:val="clear" w:color="auto" w:fill="auto"/>
          </w:tcPr>
          <w:p w14:paraId="0450CC5F" w14:textId="77777777" w:rsidR="00B11855" w:rsidRPr="00621E63" w:rsidRDefault="003D003E" w:rsidP="003A7621">
            <w:pPr>
              <w:pStyle w:val="TableEntry"/>
            </w:pPr>
            <w:r w:rsidRPr="00621E63">
              <w:t>Start date/time</w:t>
            </w:r>
          </w:p>
        </w:tc>
      </w:tr>
      <w:tr w:rsidR="00C40FD5" w:rsidRPr="00621E63" w14:paraId="5165ECB0" w14:textId="77777777" w:rsidTr="0034511D">
        <w:trPr>
          <w:cantSplit/>
          <w:jc w:val="center"/>
        </w:trPr>
        <w:tc>
          <w:tcPr>
            <w:tcW w:w="896" w:type="dxa"/>
            <w:shd w:val="clear" w:color="auto" w:fill="auto"/>
          </w:tcPr>
          <w:p w14:paraId="3233F291" w14:textId="77777777" w:rsidR="00B11855" w:rsidRPr="00621E63" w:rsidRDefault="003D003E" w:rsidP="003A7621">
            <w:pPr>
              <w:pStyle w:val="TableEntry"/>
            </w:pPr>
            <w:r w:rsidRPr="00621E63">
              <w:t>8</w:t>
            </w:r>
          </w:p>
        </w:tc>
        <w:tc>
          <w:tcPr>
            <w:tcW w:w="810" w:type="dxa"/>
            <w:shd w:val="clear" w:color="auto" w:fill="auto"/>
          </w:tcPr>
          <w:p w14:paraId="0DED64BE" w14:textId="77777777" w:rsidR="00B11855" w:rsidRPr="00621E63" w:rsidRDefault="003D003E" w:rsidP="003A7621">
            <w:pPr>
              <w:pStyle w:val="TableEntry"/>
            </w:pPr>
            <w:r w:rsidRPr="00621E63">
              <w:t>26</w:t>
            </w:r>
          </w:p>
        </w:tc>
        <w:tc>
          <w:tcPr>
            <w:tcW w:w="720" w:type="dxa"/>
            <w:shd w:val="clear" w:color="auto" w:fill="auto"/>
          </w:tcPr>
          <w:p w14:paraId="673E8C1C" w14:textId="77777777" w:rsidR="00B11855" w:rsidRPr="00621E63" w:rsidRDefault="003D003E" w:rsidP="003A7621">
            <w:pPr>
              <w:pStyle w:val="TableEntry"/>
            </w:pPr>
            <w:r w:rsidRPr="00621E63">
              <w:t>TS</w:t>
            </w:r>
          </w:p>
        </w:tc>
        <w:tc>
          <w:tcPr>
            <w:tcW w:w="990" w:type="dxa"/>
            <w:shd w:val="clear" w:color="auto" w:fill="auto"/>
          </w:tcPr>
          <w:p w14:paraId="65920C20" w14:textId="77777777" w:rsidR="00B11855" w:rsidRPr="00621E63" w:rsidRDefault="003D003E" w:rsidP="003A7621">
            <w:pPr>
              <w:pStyle w:val="TableEntry"/>
            </w:pPr>
            <w:r w:rsidRPr="00621E63">
              <w:t>X</w:t>
            </w:r>
          </w:p>
        </w:tc>
        <w:tc>
          <w:tcPr>
            <w:tcW w:w="990" w:type="dxa"/>
            <w:shd w:val="clear" w:color="auto" w:fill="auto"/>
          </w:tcPr>
          <w:p w14:paraId="2EE80E6E" w14:textId="77777777" w:rsidR="00B11855" w:rsidRPr="00621E63" w:rsidRDefault="003D003E" w:rsidP="003A7621">
            <w:pPr>
              <w:pStyle w:val="TableEntry"/>
            </w:pPr>
            <w:r w:rsidRPr="00621E63">
              <w:t>[0..0]</w:t>
            </w:r>
          </w:p>
        </w:tc>
        <w:tc>
          <w:tcPr>
            <w:tcW w:w="900" w:type="dxa"/>
            <w:shd w:val="clear" w:color="auto" w:fill="auto"/>
          </w:tcPr>
          <w:p w14:paraId="177E4D88" w14:textId="77777777" w:rsidR="00B11855" w:rsidRPr="00621E63" w:rsidRDefault="00B11855" w:rsidP="003A7621">
            <w:pPr>
              <w:pStyle w:val="TableEntry"/>
            </w:pPr>
          </w:p>
        </w:tc>
        <w:tc>
          <w:tcPr>
            <w:tcW w:w="1080" w:type="dxa"/>
            <w:shd w:val="clear" w:color="auto" w:fill="auto"/>
          </w:tcPr>
          <w:p w14:paraId="63711D64" w14:textId="77777777" w:rsidR="00B11855" w:rsidRPr="00621E63" w:rsidRDefault="003D003E" w:rsidP="003A7621">
            <w:pPr>
              <w:pStyle w:val="TableEntry"/>
            </w:pPr>
            <w:r w:rsidRPr="00621E63">
              <w:t>01634</w:t>
            </w:r>
          </w:p>
        </w:tc>
        <w:tc>
          <w:tcPr>
            <w:tcW w:w="2965" w:type="dxa"/>
            <w:shd w:val="clear" w:color="auto" w:fill="auto"/>
          </w:tcPr>
          <w:p w14:paraId="05816E02" w14:textId="77777777" w:rsidR="00B11855" w:rsidRPr="00621E63" w:rsidRDefault="003D003E" w:rsidP="003A7621">
            <w:pPr>
              <w:pStyle w:val="TableEntry"/>
            </w:pPr>
            <w:r w:rsidRPr="00621E63">
              <w:t>End date/time</w:t>
            </w:r>
          </w:p>
        </w:tc>
      </w:tr>
      <w:tr w:rsidR="00C40FD5" w:rsidRPr="00621E63" w14:paraId="7C47FBB0" w14:textId="77777777" w:rsidTr="0034511D">
        <w:trPr>
          <w:cantSplit/>
          <w:jc w:val="center"/>
        </w:trPr>
        <w:tc>
          <w:tcPr>
            <w:tcW w:w="896" w:type="dxa"/>
            <w:shd w:val="clear" w:color="auto" w:fill="auto"/>
          </w:tcPr>
          <w:p w14:paraId="4E35EAFC" w14:textId="77777777" w:rsidR="00B11855" w:rsidRPr="00621E63" w:rsidRDefault="003D003E" w:rsidP="003A7621">
            <w:pPr>
              <w:pStyle w:val="TableEntry"/>
            </w:pPr>
            <w:r w:rsidRPr="00621E63">
              <w:t>9</w:t>
            </w:r>
          </w:p>
        </w:tc>
        <w:tc>
          <w:tcPr>
            <w:tcW w:w="810" w:type="dxa"/>
            <w:shd w:val="clear" w:color="auto" w:fill="auto"/>
          </w:tcPr>
          <w:p w14:paraId="0584B797" w14:textId="77777777" w:rsidR="00B11855" w:rsidRPr="00621E63" w:rsidRDefault="003D003E" w:rsidP="003A7621">
            <w:pPr>
              <w:pStyle w:val="TableEntry"/>
            </w:pPr>
            <w:r w:rsidRPr="00621E63">
              <w:t>705</w:t>
            </w:r>
          </w:p>
        </w:tc>
        <w:tc>
          <w:tcPr>
            <w:tcW w:w="720" w:type="dxa"/>
            <w:shd w:val="clear" w:color="auto" w:fill="auto"/>
          </w:tcPr>
          <w:p w14:paraId="4F83E0DD" w14:textId="77777777" w:rsidR="00B11855" w:rsidRPr="00621E63" w:rsidRDefault="003D003E" w:rsidP="003A7621">
            <w:pPr>
              <w:pStyle w:val="TableEntry"/>
            </w:pPr>
            <w:r w:rsidRPr="00621E63">
              <w:t>CWE</w:t>
            </w:r>
          </w:p>
        </w:tc>
        <w:tc>
          <w:tcPr>
            <w:tcW w:w="990" w:type="dxa"/>
            <w:shd w:val="clear" w:color="auto" w:fill="auto"/>
          </w:tcPr>
          <w:p w14:paraId="1156634B" w14:textId="77777777" w:rsidR="00B11855" w:rsidRPr="00621E63" w:rsidRDefault="003D003E" w:rsidP="003A7621">
            <w:pPr>
              <w:pStyle w:val="TableEntry"/>
            </w:pPr>
            <w:r w:rsidRPr="00621E63">
              <w:t>X</w:t>
            </w:r>
          </w:p>
        </w:tc>
        <w:tc>
          <w:tcPr>
            <w:tcW w:w="990" w:type="dxa"/>
            <w:shd w:val="clear" w:color="auto" w:fill="auto"/>
          </w:tcPr>
          <w:p w14:paraId="3A2BE207" w14:textId="77777777" w:rsidR="00B11855" w:rsidRPr="00621E63" w:rsidRDefault="003D003E" w:rsidP="003A7621">
            <w:pPr>
              <w:pStyle w:val="TableEntry"/>
            </w:pPr>
            <w:r w:rsidRPr="00621E63">
              <w:t>[0..0]</w:t>
            </w:r>
          </w:p>
        </w:tc>
        <w:tc>
          <w:tcPr>
            <w:tcW w:w="900" w:type="dxa"/>
            <w:shd w:val="clear" w:color="auto" w:fill="auto"/>
          </w:tcPr>
          <w:p w14:paraId="408AFFB5" w14:textId="77777777" w:rsidR="00B11855" w:rsidRPr="00621E63" w:rsidRDefault="003D003E" w:rsidP="003A7621">
            <w:pPr>
              <w:pStyle w:val="TableEntry"/>
            </w:pPr>
            <w:r w:rsidRPr="00621E63">
              <w:t>0485</w:t>
            </w:r>
          </w:p>
        </w:tc>
        <w:tc>
          <w:tcPr>
            <w:tcW w:w="1080" w:type="dxa"/>
            <w:shd w:val="clear" w:color="auto" w:fill="auto"/>
          </w:tcPr>
          <w:p w14:paraId="2F80A270" w14:textId="77777777" w:rsidR="00B11855" w:rsidRPr="00621E63" w:rsidRDefault="003D003E" w:rsidP="003A7621">
            <w:pPr>
              <w:pStyle w:val="TableEntry"/>
            </w:pPr>
            <w:r w:rsidRPr="00621E63">
              <w:t>01635</w:t>
            </w:r>
          </w:p>
        </w:tc>
        <w:tc>
          <w:tcPr>
            <w:tcW w:w="2965" w:type="dxa"/>
            <w:shd w:val="clear" w:color="auto" w:fill="auto"/>
          </w:tcPr>
          <w:p w14:paraId="74E47ACD" w14:textId="77777777" w:rsidR="00B11855" w:rsidRPr="00621E63" w:rsidRDefault="003D003E" w:rsidP="003A7621">
            <w:pPr>
              <w:pStyle w:val="TableEntry"/>
            </w:pPr>
            <w:r w:rsidRPr="00621E63">
              <w:t>Priority</w:t>
            </w:r>
          </w:p>
        </w:tc>
      </w:tr>
      <w:tr w:rsidR="00C40FD5" w:rsidRPr="00621E63" w14:paraId="7A9AD717" w14:textId="77777777" w:rsidTr="0034511D">
        <w:trPr>
          <w:cantSplit/>
          <w:jc w:val="center"/>
        </w:trPr>
        <w:tc>
          <w:tcPr>
            <w:tcW w:w="896" w:type="dxa"/>
            <w:shd w:val="clear" w:color="auto" w:fill="auto"/>
          </w:tcPr>
          <w:p w14:paraId="708F7A75" w14:textId="77777777" w:rsidR="00B11855" w:rsidRPr="00621E63" w:rsidRDefault="003D003E" w:rsidP="003A7621">
            <w:pPr>
              <w:pStyle w:val="TableEntry"/>
            </w:pPr>
            <w:r w:rsidRPr="00621E63">
              <w:t>10</w:t>
            </w:r>
          </w:p>
        </w:tc>
        <w:tc>
          <w:tcPr>
            <w:tcW w:w="810" w:type="dxa"/>
            <w:shd w:val="clear" w:color="auto" w:fill="auto"/>
          </w:tcPr>
          <w:p w14:paraId="4B59CD85" w14:textId="77777777" w:rsidR="00B11855" w:rsidRPr="00621E63" w:rsidRDefault="003D003E" w:rsidP="003A7621">
            <w:pPr>
              <w:pStyle w:val="TableEntry"/>
            </w:pPr>
            <w:r w:rsidRPr="00621E63">
              <w:t>250</w:t>
            </w:r>
          </w:p>
        </w:tc>
        <w:tc>
          <w:tcPr>
            <w:tcW w:w="720" w:type="dxa"/>
            <w:shd w:val="clear" w:color="auto" w:fill="auto"/>
          </w:tcPr>
          <w:p w14:paraId="4F2E3A43" w14:textId="77777777" w:rsidR="00B11855" w:rsidRPr="00621E63" w:rsidRDefault="003D003E" w:rsidP="003A7621">
            <w:pPr>
              <w:pStyle w:val="TableEntry"/>
            </w:pPr>
            <w:r w:rsidRPr="00621E63">
              <w:t>TX</w:t>
            </w:r>
          </w:p>
        </w:tc>
        <w:tc>
          <w:tcPr>
            <w:tcW w:w="990" w:type="dxa"/>
            <w:shd w:val="clear" w:color="auto" w:fill="auto"/>
          </w:tcPr>
          <w:p w14:paraId="3B7DF91A" w14:textId="77777777" w:rsidR="00B11855" w:rsidRPr="00621E63" w:rsidRDefault="003D003E" w:rsidP="003A7621">
            <w:pPr>
              <w:pStyle w:val="TableEntry"/>
            </w:pPr>
            <w:r w:rsidRPr="00621E63">
              <w:t>X</w:t>
            </w:r>
          </w:p>
        </w:tc>
        <w:tc>
          <w:tcPr>
            <w:tcW w:w="990" w:type="dxa"/>
            <w:shd w:val="clear" w:color="auto" w:fill="auto"/>
          </w:tcPr>
          <w:p w14:paraId="6ACA2F56" w14:textId="77777777" w:rsidR="00B11855" w:rsidRPr="00621E63" w:rsidRDefault="003D003E" w:rsidP="003A7621">
            <w:pPr>
              <w:pStyle w:val="TableEntry"/>
            </w:pPr>
            <w:r w:rsidRPr="00621E63">
              <w:t>[0..0]</w:t>
            </w:r>
          </w:p>
        </w:tc>
        <w:tc>
          <w:tcPr>
            <w:tcW w:w="900" w:type="dxa"/>
            <w:shd w:val="clear" w:color="auto" w:fill="auto"/>
          </w:tcPr>
          <w:p w14:paraId="6986EEBA" w14:textId="77777777" w:rsidR="00B11855" w:rsidRPr="00621E63" w:rsidRDefault="00B11855" w:rsidP="003A7621">
            <w:pPr>
              <w:pStyle w:val="TableEntry"/>
            </w:pPr>
          </w:p>
        </w:tc>
        <w:tc>
          <w:tcPr>
            <w:tcW w:w="1080" w:type="dxa"/>
            <w:shd w:val="clear" w:color="auto" w:fill="auto"/>
          </w:tcPr>
          <w:p w14:paraId="78813267" w14:textId="77777777" w:rsidR="00B11855" w:rsidRPr="00621E63" w:rsidRDefault="003D003E" w:rsidP="003A7621">
            <w:pPr>
              <w:pStyle w:val="TableEntry"/>
            </w:pPr>
            <w:r w:rsidRPr="00621E63">
              <w:t>01636</w:t>
            </w:r>
          </w:p>
        </w:tc>
        <w:tc>
          <w:tcPr>
            <w:tcW w:w="2965" w:type="dxa"/>
            <w:shd w:val="clear" w:color="auto" w:fill="auto"/>
          </w:tcPr>
          <w:p w14:paraId="0F779BA6" w14:textId="77777777" w:rsidR="00B11855" w:rsidRPr="00621E63" w:rsidRDefault="003D003E" w:rsidP="003A7621">
            <w:pPr>
              <w:pStyle w:val="TableEntry"/>
            </w:pPr>
            <w:r w:rsidRPr="00621E63">
              <w:t>Condition text</w:t>
            </w:r>
          </w:p>
        </w:tc>
      </w:tr>
      <w:tr w:rsidR="00C40FD5" w:rsidRPr="00621E63" w14:paraId="0972FA0F" w14:textId="77777777" w:rsidTr="0034511D">
        <w:trPr>
          <w:cantSplit/>
          <w:jc w:val="center"/>
        </w:trPr>
        <w:tc>
          <w:tcPr>
            <w:tcW w:w="896" w:type="dxa"/>
            <w:shd w:val="clear" w:color="auto" w:fill="auto"/>
          </w:tcPr>
          <w:p w14:paraId="213A7881" w14:textId="77777777" w:rsidR="00B11855" w:rsidRPr="00621E63" w:rsidRDefault="003D003E" w:rsidP="003A7621">
            <w:pPr>
              <w:pStyle w:val="TableEntry"/>
            </w:pPr>
            <w:r w:rsidRPr="00621E63">
              <w:t>11</w:t>
            </w:r>
          </w:p>
        </w:tc>
        <w:tc>
          <w:tcPr>
            <w:tcW w:w="810" w:type="dxa"/>
            <w:shd w:val="clear" w:color="auto" w:fill="auto"/>
          </w:tcPr>
          <w:p w14:paraId="5B2DBD1C" w14:textId="77777777" w:rsidR="00B11855" w:rsidRPr="00621E63" w:rsidRDefault="003D003E" w:rsidP="003A7621">
            <w:pPr>
              <w:pStyle w:val="TableEntry"/>
            </w:pPr>
            <w:r w:rsidRPr="00621E63">
              <w:t>250</w:t>
            </w:r>
          </w:p>
        </w:tc>
        <w:tc>
          <w:tcPr>
            <w:tcW w:w="720" w:type="dxa"/>
            <w:shd w:val="clear" w:color="auto" w:fill="auto"/>
          </w:tcPr>
          <w:p w14:paraId="04BCC99F" w14:textId="77777777" w:rsidR="00B11855" w:rsidRPr="00621E63" w:rsidRDefault="003D003E" w:rsidP="003A7621">
            <w:pPr>
              <w:pStyle w:val="TableEntry"/>
            </w:pPr>
            <w:r w:rsidRPr="00621E63">
              <w:t>TX</w:t>
            </w:r>
          </w:p>
        </w:tc>
        <w:tc>
          <w:tcPr>
            <w:tcW w:w="990" w:type="dxa"/>
            <w:shd w:val="clear" w:color="auto" w:fill="auto"/>
          </w:tcPr>
          <w:p w14:paraId="598F8232" w14:textId="77777777" w:rsidR="00B11855" w:rsidRPr="00621E63" w:rsidRDefault="003D003E" w:rsidP="003A7621">
            <w:pPr>
              <w:pStyle w:val="TableEntry"/>
            </w:pPr>
            <w:r w:rsidRPr="00621E63">
              <w:t>X</w:t>
            </w:r>
          </w:p>
        </w:tc>
        <w:tc>
          <w:tcPr>
            <w:tcW w:w="990" w:type="dxa"/>
            <w:shd w:val="clear" w:color="auto" w:fill="auto"/>
          </w:tcPr>
          <w:p w14:paraId="7182A329" w14:textId="77777777" w:rsidR="00B11855" w:rsidRPr="00621E63" w:rsidRDefault="003D003E" w:rsidP="003A7621">
            <w:pPr>
              <w:pStyle w:val="TableEntry"/>
            </w:pPr>
            <w:r w:rsidRPr="00621E63">
              <w:t>[0..0]</w:t>
            </w:r>
          </w:p>
        </w:tc>
        <w:tc>
          <w:tcPr>
            <w:tcW w:w="900" w:type="dxa"/>
            <w:shd w:val="clear" w:color="auto" w:fill="auto"/>
          </w:tcPr>
          <w:p w14:paraId="3BBA446C" w14:textId="77777777" w:rsidR="00B11855" w:rsidRPr="00621E63" w:rsidRDefault="00B11855" w:rsidP="003A7621">
            <w:pPr>
              <w:pStyle w:val="TableEntry"/>
            </w:pPr>
          </w:p>
        </w:tc>
        <w:tc>
          <w:tcPr>
            <w:tcW w:w="1080" w:type="dxa"/>
            <w:shd w:val="clear" w:color="auto" w:fill="auto"/>
          </w:tcPr>
          <w:p w14:paraId="73DFA5B1" w14:textId="77777777" w:rsidR="00B11855" w:rsidRPr="00621E63" w:rsidRDefault="003D003E" w:rsidP="003A7621">
            <w:pPr>
              <w:pStyle w:val="TableEntry"/>
            </w:pPr>
            <w:r w:rsidRPr="00621E63">
              <w:t>01637</w:t>
            </w:r>
          </w:p>
        </w:tc>
        <w:tc>
          <w:tcPr>
            <w:tcW w:w="2965" w:type="dxa"/>
            <w:shd w:val="clear" w:color="auto" w:fill="auto"/>
          </w:tcPr>
          <w:p w14:paraId="65E47BEC" w14:textId="77777777" w:rsidR="00B11855" w:rsidRPr="00621E63" w:rsidRDefault="003D003E" w:rsidP="003A7621">
            <w:pPr>
              <w:pStyle w:val="TableEntry"/>
            </w:pPr>
            <w:r w:rsidRPr="00621E63">
              <w:t>Text instruction</w:t>
            </w:r>
          </w:p>
        </w:tc>
      </w:tr>
      <w:tr w:rsidR="00C40FD5" w:rsidRPr="00621E63" w14:paraId="00ECDE10" w14:textId="77777777" w:rsidTr="0034511D">
        <w:trPr>
          <w:cantSplit/>
          <w:jc w:val="center"/>
        </w:trPr>
        <w:tc>
          <w:tcPr>
            <w:tcW w:w="896" w:type="dxa"/>
            <w:shd w:val="clear" w:color="auto" w:fill="auto"/>
          </w:tcPr>
          <w:p w14:paraId="1AEFC574" w14:textId="77777777" w:rsidR="00B11855" w:rsidRPr="00621E63" w:rsidRDefault="003D003E" w:rsidP="003A7621">
            <w:pPr>
              <w:pStyle w:val="TableEntry"/>
            </w:pPr>
            <w:r w:rsidRPr="00621E63">
              <w:t>12</w:t>
            </w:r>
          </w:p>
        </w:tc>
        <w:tc>
          <w:tcPr>
            <w:tcW w:w="810" w:type="dxa"/>
            <w:shd w:val="clear" w:color="auto" w:fill="auto"/>
          </w:tcPr>
          <w:p w14:paraId="7B76A8DC" w14:textId="77777777" w:rsidR="00B11855" w:rsidRPr="00621E63" w:rsidRDefault="003D003E" w:rsidP="003A7621">
            <w:pPr>
              <w:pStyle w:val="TableEntry"/>
            </w:pPr>
            <w:r w:rsidRPr="00621E63">
              <w:t>10</w:t>
            </w:r>
          </w:p>
        </w:tc>
        <w:tc>
          <w:tcPr>
            <w:tcW w:w="720" w:type="dxa"/>
            <w:shd w:val="clear" w:color="auto" w:fill="auto"/>
          </w:tcPr>
          <w:p w14:paraId="12390932" w14:textId="77777777" w:rsidR="00B11855" w:rsidRPr="00621E63" w:rsidRDefault="003D003E" w:rsidP="003A7621">
            <w:pPr>
              <w:pStyle w:val="TableEntry"/>
            </w:pPr>
            <w:r w:rsidRPr="00621E63">
              <w:t>ID</w:t>
            </w:r>
          </w:p>
        </w:tc>
        <w:tc>
          <w:tcPr>
            <w:tcW w:w="990" w:type="dxa"/>
            <w:shd w:val="clear" w:color="auto" w:fill="auto"/>
          </w:tcPr>
          <w:p w14:paraId="31226DA6" w14:textId="77777777" w:rsidR="00B11855" w:rsidRPr="00621E63" w:rsidRDefault="003D003E" w:rsidP="003A7621">
            <w:pPr>
              <w:pStyle w:val="TableEntry"/>
            </w:pPr>
            <w:r w:rsidRPr="00621E63">
              <w:t>X</w:t>
            </w:r>
          </w:p>
        </w:tc>
        <w:tc>
          <w:tcPr>
            <w:tcW w:w="990" w:type="dxa"/>
            <w:shd w:val="clear" w:color="auto" w:fill="auto"/>
          </w:tcPr>
          <w:p w14:paraId="10D552C6" w14:textId="77777777" w:rsidR="00B11855" w:rsidRPr="00621E63" w:rsidRDefault="003D003E" w:rsidP="003A7621">
            <w:pPr>
              <w:pStyle w:val="TableEntry"/>
            </w:pPr>
            <w:r w:rsidRPr="00621E63">
              <w:t>[0..0]</w:t>
            </w:r>
          </w:p>
        </w:tc>
        <w:tc>
          <w:tcPr>
            <w:tcW w:w="900" w:type="dxa"/>
            <w:shd w:val="clear" w:color="auto" w:fill="auto"/>
          </w:tcPr>
          <w:p w14:paraId="62D524C2" w14:textId="77777777" w:rsidR="00B11855" w:rsidRPr="00621E63" w:rsidRDefault="003D003E" w:rsidP="003A7621">
            <w:pPr>
              <w:pStyle w:val="TableEntry"/>
            </w:pPr>
            <w:r w:rsidRPr="00621E63">
              <w:t>0427</w:t>
            </w:r>
          </w:p>
        </w:tc>
        <w:tc>
          <w:tcPr>
            <w:tcW w:w="1080" w:type="dxa"/>
            <w:shd w:val="clear" w:color="auto" w:fill="auto"/>
          </w:tcPr>
          <w:p w14:paraId="25F01479" w14:textId="77777777" w:rsidR="00B11855" w:rsidRPr="00621E63" w:rsidRDefault="003D003E" w:rsidP="003A7621">
            <w:pPr>
              <w:pStyle w:val="TableEntry"/>
            </w:pPr>
            <w:r w:rsidRPr="00621E63">
              <w:t>01638</w:t>
            </w:r>
          </w:p>
        </w:tc>
        <w:tc>
          <w:tcPr>
            <w:tcW w:w="2965" w:type="dxa"/>
            <w:shd w:val="clear" w:color="auto" w:fill="auto"/>
          </w:tcPr>
          <w:p w14:paraId="064E3250" w14:textId="77777777" w:rsidR="00B11855" w:rsidRPr="00621E63" w:rsidRDefault="003D003E" w:rsidP="003A7621">
            <w:pPr>
              <w:pStyle w:val="TableEntry"/>
            </w:pPr>
            <w:r w:rsidRPr="00621E63">
              <w:t>Conjunction</w:t>
            </w:r>
          </w:p>
        </w:tc>
      </w:tr>
      <w:tr w:rsidR="00C40FD5" w:rsidRPr="00621E63" w14:paraId="1E72C0E1" w14:textId="77777777" w:rsidTr="0034511D">
        <w:trPr>
          <w:cantSplit/>
          <w:jc w:val="center"/>
        </w:trPr>
        <w:tc>
          <w:tcPr>
            <w:tcW w:w="896" w:type="dxa"/>
            <w:shd w:val="clear" w:color="auto" w:fill="auto"/>
          </w:tcPr>
          <w:p w14:paraId="1A0FCBBB" w14:textId="77777777" w:rsidR="00B11855" w:rsidRPr="00621E63" w:rsidRDefault="003D003E" w:rsidP="003A7621">
            <w:pPr>
              <w:pStyle w:val="TableEntry"/>
            </w:pPr>
            <w:r w:rsidRPr="00621E63">
              <w:t>13</w:t>
            </w:r>
          </w:p>
        </w:tc>
        <w:tc>
          <w:tcPr>
            <w:tcW w:w="810" w:type="dxa"/>
            <w:shd w:val="clear" w:color="auto" w:fill="auto"/>
          </w:tcPr>
          <w:p w14:paraId="6B077616" w14:textId="77777777" w:rsidR="00B11855" w:rsidRPr="00621E63" w:rsidRDefault="003D003E" w:rsidP="003A7621">
            <w:pPr>
              <w:pStyle w:val="TableEntry"/>
            </w:pPr>
            <w:r w:rsidRPr="00621E63">
              <w:t>20</w:t>
            </w:r>
          </w:p>
        </w:tc>
        <w:tc>
          <w:tcPr>
            <w:tcW w:w="720" w:type="dxa"/>
            <w:shd w:val="clear" w:color="auto" w:fill="auto"/>
          </w:tcPr>
          <w:p w14:paraId="184A1554" w14:textId="77777777" w:rsidR="00B11855" w:rsidRPr="00621E63" w:rsidRDefault="003D003E" w:rsidP="003A7621">
            <w:pPr>
              <w:pStyle w:val="TableEntry"/>
            </w:pPr>
            <w:r w:rsidRPr="00621E63">
              <w:t>CQ</w:t>
            </w:r>
          </w:p>
        </w:tc>
        <w:tc>
          <w:tcPr>
            <w:tcW w:w="990" w:type="dxa"/>
            <w:shd w:val="clear" w:color="auto" w:fill="auto"/>
          </w:tcPr>
          <w:p w14:paraId="6D2105F7" w14:textId="77777777" w:rsidR="00B11855" w:rsidRPr="00621E63" w:rsidRDefault="003D003E" w:rsidP="003A7621">
            <w:pPr>
              <w:pStyle w:val="TableEntry"/>
            </w:pPr>
            <w:r w:rsidRPr="00621E63">
              <w:t>R</w:t>
            </w:r>
          </w:p>
        </w:tc>
        <w:tc>
          <w:tcPr>
            <w:tcW w:w="990" w:type="dxa"/>
            <w:shd w:val="clear" w:color="auto" w:fill="auto"/>
          </w:tcPr>
          <w:p w14:paraId="26EEB564" w14:textId="77777777" w:rsidR="00B11855" w:rsidRPr="00621E63" w:rsidRDefault="003D003E" w:rsidP="003A7621">
            <w:pPr>
              <w:pStyle w:val="TableEntry"/>
            </w:pPr>
            <w:r w:rsidRPr="00621E63">
              <w:t>[1..3]</w:t>
            </w:r>
          </w:p>
        </w:tc>
        <w:tc>
          <w:tcPr>
            <w:tcW w:w="900" w:type="dxa"/>
            <w:shd w:val="clear" w:color="auto" w:fill="auto"/>
          </w:tcPr>
          <w:p w14:paraId="2EB17D18" w14:textId="77777777" w:rsidR="00B11855" w:rsidRPr="00621E63" w:rsidRDefault="00B11855" w:rsidP="003A7621">
            <w:pPr>
              <w:pStyle w:val="TableEntry"/>
            </w:pPr>
          </w:p>
        </w:tc>
        <w:tc>
          <w:tcPr>
            <w:tcW w:w="1080" w:type="dxa"/>
            <w:shd w:val="clear" w:color="auto" w:fill="auto"/>
          </w:tcPr>
          <w:p w14:paraId="6A18CB4C" w14:textId="77777777" w:rsidR="00B11855" w:rsidRPr="00621E63" w:rsidRDefault="003D003E" w:rsidP="003A7621">
            <w:pPr>
              <w:pStyle w:val="TableEntry"/>
            </w:pPr>
            <w:r w:rsidRPr="00621E63">
              <w:t>01639</w:t>
            </w:r>
          </w:p>
        </w:tc>
        <w:tc>
          <w:tcPr>
            <w:tcW w:w="2965" w:type="dxa"/>
            <w:shd w:val="clear" w:color="auto" w:fill="auto"/>
          </w:tcPr>
          <w:p w14:paraId="543C0AAF" w14:textId="77777777" w:rsidR="00B11855" w:rsidRPr="00621E63" w:rsidRDefault="003D003E" w:rsidP="003A7621">
            <w:pPr>
              <w:pStyle w:val="TableEntry"/>
            </w:pPr>
            <w:r w:rsidRPr="00621E63">
              <w:t>Occurrence duration</w:t>
            </w:r>
          </w:p>
        </w:tc>
      </w:tr>
      <w:tr w:rsidR="00C40FD5" w:rsidRPr="00621E63" w14:paraId="7FC73C6B" w14:textId="77777777" w:rsidTr="0034511D">
        <w:trPr>
          <w:cantSplit/>
          <w:jc w:val="center"/>
        </w:trPr>
        <w:tc>
          <w:tcPr>
            <w:tcW w:w="896" w:type="dxa"/>
            <w:shd w:val="clear" w:color="auto" w:fill="auto"/>
          </w:tcPr>
          <w:p w14:paraId="335E4165" w14:textId="77777777" w:rsidR="00B11855" w:rsidRPr="00621E63" w:rsidRDefault="003D003E" w:rsidP="003A7621">
            <w:pPr>
              <w:pStyle w:val="TableEntry"/>
            </w:pPr>
            <w:r w:rsidRPr="00621E63">
              <w:t>14</w:t>
            </w:r>
          </w:p>
        </w:tc>
        <w:tc>
          <w:tcPr>
            <w:tcW w:w="810" w:type="dxa"/>
            <w:shd w:val="clear" w:color="auto" w:fill="auto"/>
          </w:tcPr>
          <w:p w14:paraId="41FF885F" w14:textId="77777777" w:rsidR="00B11855" w:rsidRPr="00621E63" w:rsidRDefault="003D003E" w:rsidP="003A7621">
            <w:pPr>
              <w:pStyle w:val="TableEntry"/>
            </w:pPr>
            <w:r w:rsidRPr="00621E63">
              <w:t>10</w:t>
            </w:r>
          </w:p>
        </w:tc>
        <w:tc>
          <w:tcPr>
            <w:tcW w:w="720" w:type="dxa"/>
            <w:shd w:val="clear" w:color="auto" w:fill="auto"/>
          </w:tcPr>
          <w:p w14:paraId="031F85B3" w14:textId="77777777" w:rsidR="00B11855" w:rsidRPr="00621E63" w:rsidRDefault="003D003E" w:rsidP="003A7621">
            <w:pPr>
              <w:pStyle w:val="TableEntry"/>
            </w:pPr>
            <w:r w:rsidRPr="00621E63">
              <w:t>NM</w:t>
            </w:r>
          </w:p>
        </w:tc>
        <w:tc>
          <w:tcPr>
            <w:tcW w:w="990" w:type="dxa"/>
            <w:shd w:val="clear" w:color="auto" w:fill="auto"/>
          </w:tcPr>
          <w:p w14:paraId="6B58C7B1" w14:textId="77777777" w:rsidR="00B11855" w:rsidRPr="00621E63" w:rsidRDefault="003D003E" w:rsidP="003A7621">
            <w:pPr>
              <w:pStyle w:val="TableEntry"/>
            </w:pPr>
            <w:r w:rsidRPr="00621E63">
              <w:t>X</w:t>
            </w:r>
          </w:p>
        </w:tc>
        <w:tc>
          <w:tcPr>
            <w:tcW w:w="990" w:type="dxa"/>
            <w:shd w:val="clear" w:color="auto" w:fill="auto"/>
          </w:tcPr>
          <w:p w14:paraId="47F1BCD3" w14:textId="77777777" w:rsidR="00B11855" w:rsidRPr="00621E63" w:rsidRDefault="003D003E" w:rsidP="003A7621">
            <w:pPr>
              <w:pStyle w:val="TableEntry"/>
            </w:pPr>
            <w:r w:rsidRPr="00621E63">
              <w:t>[0..1]</w:t>
            </w:r>
          </w:p>
        </w:tc>
        <w:tc>
          <w:tcPr>
            <w:tcW w:w="900" w:type="dxa"/>
            <w:shd w:val="clear" w:color="auto" w:fill="auto"/>
          </w:tcPr>
          <w:p w14:paraId="1FE5CE3C" w14:textId="77777777" w:rsidR="00B11855" w:rsidRPr="00621E63" w:rsidRDefault="00B11855" w:rsidP="003A7621">
            <w:pPr>
              <w:pStyle w:val="TableEntry"/>
            </w:pPr>
          </w:p>
        </w:tc>
        <w:tc>
          <w:tcPr>
            <w:tcW w:w="1080" w:type="dxa"/>
            <w:shd w:val="clear" w:color="auto" w:fill="auto"/>
          </w:tcPr>
          <w:p w14:paraId="4E2596A2" w14:textId="77777777" w:rsidR="00B11855" w:rsidRPr="00621E63" w:rsidRDefault="003D003E" w:rsidP="003A7621">
            <w:pPr>
              <w:pStyle w:val="TableEntry"/>
            </w:pPr>
            <w:r w:rsidRPr="00621E63">
              <w:t>01640</w:t>
            </w:r>
          </w:p>
        </w:tc>
        <w:tc>
          <w:tcPr>
            <w:tcW w:w="2965" w:type="dxa"/>
            <w:shd w:val="clear" w:color="auto" w:fill="auto"/>
          </w:tcPr>
          <w:p w14:paraId="13109F98" w14:textId="77777777" w:rsidR="00B11855" w:rsidRPr="00621E63" w:rsidRDefault="003D003E" w:rsidP="003A7621">
            <w:pPr>
              <w:pStyle w:val="TableEntry"/>
            </w:pPr>
            <w:r w:rsidRPr="00621E63">
              <w:t>Total occurrence’s</w:t>
            </w:r>
          </w:p>
        </w:tc>
      </w:tr>
    </w:tbl>
    <w:p w14:paraId="1965C98A" w14:textId="77777777" w:rsidR="00B11855" w:rsidRPr="00621E63" w:rsidRDefault="00B11855" w:rsidP="005032ED">
      <w:pPr>
        <w:pStyle w:val="BodyText"/>
      </w:pPr>
    </w:p>
    <w:p w14:paraId="70F15F90" w14:textId="77777777" w:rsidR="00B11855" w:rsidRPr="00621E63" w:rsidRDefault="003D003E" w:rsidP="00CF5627">
      <w:pPr>
        <w:pStyle w:val="HL7Field"/>
      </w:pPr>
      <w:r w:rsidRPr="00621E63">
        <w:t xml:space="preserve">TQ1-1 </w:t>
      </w:r>
      <w:r w:rsidR="004C60BF" w:rsidRPr="00621E63">
        <w:t xml:space="preserve"> </w:t>
      </w:r>
      <w:r w:rsidRPr="00621E63">
        <w:t>Set ID</w:t>
      </w:r>
    </w:p>
    <w:p w14:paraId="76EC0C7F" w14:textId="6C120F5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 for details. The PCD TF does not further constrain this field.</w:t>
      </w:r>
    </w:p>
    <w:p w14:paraId="58A867A2" w14:textId="77777777" w:rsidR="00B11855" w:rsidRPr="00621E63" w:rsidRDefault="003D003E" w:rsidP="00CF5627">
      <w:pPr>
        <w:pStyle w:val="HL7Field"/>
      </w:pPr>
      <w:r w:rsidRPr="00621E63">
        <w:t xml:space="preserve">TQ1-2 </w:t>
      </w:r>
      <w:r w:rsidR="004C60BF" w:rsidRPr="00621E63">
        <w:t xml:space="preserve"> </w:t>
      </w:r>
      <w:r w:rsidRPr="00621E63">
        <w:t>Quantity</w:t>
      </w:r>
    </w:p>
    <w:p w14:paraId="4F9CA9A9" w14:textId="0BE28300"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4.5.4.2 for details. The PCD TF does not further constrain this field.</w:t>
      </w:r>
    </w:p>
    <w:p w14:paraId="4825A33E" w14:textId="77777777" w:rsidR="00B11855" w:rsidRPr="00621E63" w:rsidRDefault="003D003E" w:rsidP="00CF5627">
      <w:pPr>
        <w:pStyle w:val="HL7Field"/>
      </w:pPr>
      <w:r w:rsidRPr="00621E63">
        <w:t>TQ1-3</w:t>
      </w:r>
      <w:r w:rsidR="004C60BF" w:rsidRPr="00621E63">
        <w:t xml:space="preserve"> </w:t>
      </w:r>
      <w:r w:rsidRPr="00621E63">
        <w:t xml:space="preserve"> Repeat Pattern</w:t>
      </w:r>
    </w:p>
    <w:p w14:paraId="66F45C1C" w14:textId="0BC8521F"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4.5.4.3 for details. The PCD TF does not further constrain this field.</w:t>
      </w:r>
    </w:p>
    <w:p w14:paraId="477E8F2A" w14:textId="77777777" w:rsidR="00B11855" w:rsidRPr="00621E63" w:rsidRDefault="003D003E" w:rsidP="00CF5627">
      <w:pPr>
        <w:pStyle w:val="HL7Field"/>
      </w:pPr>
      <w:r w:rsidRPr="00621E63">
        <w:t>TQ1-4  Explicit Time</w:t>
      </w:r>
    </w:p>
    <w:p w14:paraId="5D4714CC" w14:textId="1F032ECE"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4.5.4.4 for details. The PCD TF does not further constrain this field.</w:t>
      </w:r>
    </w:p>
    <w:p w14:paraId="0AF5CE73" w14:textId="77777777" w:rsidR="00B11855" w:rsidRPr="00621E63" w:rsidRDefault="003D003E" w:rsidP="00CF5627">
      <w:pPr>
        <w:pStyle w:val="HL7Field"/>
      </w:pPr>
      <w:r w:rsidRPr="00621E63">
        <w:t>TQ1-5  Relative Time and Units</w:t>
      </w:r>
    </w:p>
    <w:p w14:paraId="12FDBA51" w14:textId="58274982"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4.5.4.5 for details. The PCD TF does not further constrain this field.</w:t>
      </w:r>
    </w:p>
    <w:p w14:paraId="2AE1732B" w14:textId="77777777" w:rsidR="00B11855" w:rsidRPr="00621E63" w:rsidRDefault="003D003E" w:rsidP="00CF5627">
      <w:pPr>
        <w:pStyle w:val="HL7Field"/>
      </w:pPr>
      <w:r w:rsidRPr="00621E63">
        <w:t>TQ1-6  Service Duration</w:t>
      </w:r>
    </w:p>
    <w:p w14:paraId="260C05E0" w14:textId="763BF4AA"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4.5.4.6 for details. The PCD TF does not further constrain this field.</w:t>
      </w:r>
    </w:p>
    <w:p w14:paraId="364A2044" w14:textId="77777777" w:rsidR="00B11855" w:rsidRPr="00621E63" w:rsidRDefault="003D003E" w:rsidP="00CF5627">
      <w:pPr>
        <w:pStyle w:val="HL7Field"/>
      </w:pPr>
      <w:r w:rsidRPr="00621E63">
        <w:t>TQ1-7  Start date/time</w:t>
      </w:r>
    </w:p>
    <w:p w14:paraId="54C4ABE4" w14:textId="752601EF"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4.5.4.7 for details. The PCD TF does not further constrain this field.</w:t>
      </w:r>
    </w:p>
    <w:p w14:paraId="180325D8" w14:textId="77777777" w:rsidR="00B11855" w:rsidRPr="00621E63" w:rsidRDefault="003D003E" w:rsidP="00CF5627">
      <w:pPr>
        <w:pStyle w:val="HL7Field"/>
      </w:pPr>
      <w:r w:rsidRPr="00621E63">
        <w:t>TQ1-8  End date/time</w:t>
      </w:r>
    </w:p>
    <w:p w14:paraId="4BCF850B" w14:textId="4E25287B"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4.5.4.8 for details. The PCD TF does not further constrain this field.</w:t>
      </w:r>
    </w:p>
    <w:p w14:paraId="732FCBF6" w14:textId="77777777" w:rsidR="00B11855" w:rsidRPr="00621E63" w:rsidRDefault="003D003E" w:rsidP="00CF5627">
      <w:pPr>
        <w:pStyle w:val="HL7Field"/>
      </w:pPr>
      <w:r w:rsidRPr="00621E63">
        <w:lastRenderedPageBreak/>
        <w:t>TQ1-9  Priority</w:t>
      </w:r>
    </w:p>
    <w:p w14:paraId="0BB09BD3" w14:textId="028EDDDD"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4.5.4.9 for details. The PCD TF does not further constrain this field.</w:t>
      </w:r>
    </w:p>
    <w:p w14:paraId="1156A015" w14:textId="77777777" w:rsidR="00B11855" w:rsidRPr="00621E63" w:rsidRDefault="003D003E" w:rsidP="00CF5627">
      <w:pPr>
        <w:pStyle w:val="HL7Field"/>
      </w:pPr>
      <w:r w:rsidRPr="00621E63">
        <w:t>TQ1-10  Condition text</w:t>
      </w:r>
    </w:p>
    <w:p w14:paraId="43480279" w14:textId="3DE21F55"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4.5.4.10 for details. The PCD TF does not further constrain this field.</w:t>
      </w:r>
    </w:p>
    <w:p w14:paraId="3C93A251" w14:textId="77777777" w:rsidR="00B11855" w:rsidRPr="00621E63" w:rsidRDefault="003D003E" w:rsidP="00CF5627">
      <w:pPr>
        <w:pStyle w:val="HL7Field"/>
      </w:pPr>
      <w:r w:rsidRPr="00621E63">
        <w:t>TQ1-11  Text instruction</w:t>
      </w:r>
    </w:p>
    <w:p w14:paraId="06C6C669" w14:textId="26D8D4A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4.5.4.11 for details. The PCD TF does not further constrain this field.</w:t>
      </w:r>
    </w:p>
    <w:p w14:paraId="12B65A7A" w14:textId="77777777" w:rsidR="00B11855" w:rsidRPr="00621E63" w:rsidRDefault="003D003E" w:rsidP="00CF5627">
      <w:pPr>
        <w:pStyle w:val="HL7Field"/>
      </w:pPr>
      <w:r w:rsidRPr="00621E63">
        <w:t>TQ1-12  Conjunction</w:t>
      </w:r>
    </w:p>
    <w:p w14:paraId="78B9B3DD" w14:textId="6761D950"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4.5.4.12 for details. The PCD TF does not further constrain this field.</w:t>
      </w:r>
    </w:p>
    <w:p w14:paraId="0736124F" w14:textId="77777777" w:rsidR="00B11855" w:rsidRPr="00621E63" w:rsidRDefault="003D003E" w:rsidP="00CF5627">
      <w:pPr>
        <w:pStyle w:val="HL7Field"/>
      </w:pPr>
      <w:r w:rsidRPr="00621E63">
        <w:t>TQ1-13  Occurrence duration</w:t>
      </w:r>
    </w:p>
    <w:p w14:paraId="40691F44" w14:textId="77777777" w:rsidR="00B11855" w:rsidRPr="00621E63" w:rsidRDefault="003D003E" w:rsidP="002E3ED0">
      <w:pPr>
        <w:pStyle w:val="Components"/>
      </w:pPr>
      <w:r w:rsidRPr="00621E63">
        <w:t>Components: &lt;Quantity (NM)&gt; ^ &lt;Units (CE)&gt;</w:t>
      </w:r>
      <w:r w:rsidR="00ED2A63" w:rsidRPr="00621E63">
        <w:t xml:space="preserve"> </w:t>
      </w:r>
      <w:r w:rsidRPr="00621E63">
        <w:t>Subcomponents for Units (CE): &lt;Identifier (ST)&gt; &amp; &lt;Text (ST)&gt; &amp; &lt;Name of Coding System (ID)&gt; &amp; &lt;Alternate Identifier (ST)&gt; &amp; &lt;Alternate Text (ST)&gt; &amp; &lt;Name of Alternate Coding System (ID)&gt;</w:t>
      </w:r>
    </w:p>
    <w:p w14:paraId="1BE140E2" w14:textId="77777777" w:rsidR="00B11855" w:rsidRPr="00621E63" w:rsidRDefault="003D003E" w:rsidP="002E3ED0">
      <w:pPr>
        <w:pStyle w:val="HL7FieldIndent2"/>
        <w:rPr>
          <w:noProof w:val="0"/>
        </w:rPr>
      </w:pPr>
      <w:r w:rsidRPr="00621E63">
        <w:rPr>
          <w:noProof w:val="0"/>
        </w:rPr>
        <w:t>This field specifies the duration of the infusion</w:t>
      </w:r>
      <w:r w:rsidR="000439B1" w:rsidRPr="00621E63">
        <w:rPr>
          <w:noProof w:val="0"/>
        </w:rPr>
        <w:t>. A</w:t>
      </w:r>
      <w:r w:rsidRPr="00621E63">
        <w:rPr>
          <w:noProof w:val="0"/>
        </w:rPr>
        <w:t>long with the dose or the volume to be administered the rate can be calculated by the infuser.</w:t>
      </w:r>
    </w:p>
    <w:p w14:paraId="2B82D507" w14:textId="77777777" w:rsidR="00B11855" w:rsidRPr="00621E63" w:rsidRDefault="003D003E" w:rsidP="002E3ED0">
      <w:pPr>
        <w:pStyle w:val="HL7FieldIndent2"/>
        <w:rPr>
          <w:noProof w:val="0"/>
        </w:rPr>
      </w:pPr>
      <w:r w:rsidRPr="00621E63">
        <w:rPr>
          <w:noProof w:val="0"/>
        </w:rPr>
        <w:t>The only acceptable time values for this field are seconds, minutes, and hours. To specify multiple components of time</w:t>
      </w:r>
      <w:r w:rsidR="00E86B15" w:rsidRPr="00621E63">
        <w:rPr>
          <w:noProof w:val="0"/>
        </w:rPr>
        <w:t>,</w:t>
      </w:r>
      <w:r w:rsidRPr="00621E63">
        <w:rPr>
          <w:noProof w:val="0"/>
        </w:rPr>
        <w:t xml:space="preserve"> this field can be repeated two additional times.</w:t>
      </w:r>
    </w:p>
    <w:p w14:paraId="5533267D" w14:textId="77777777" w:rsidR="00B11855" w:rsidRPr="00621E63" w:rsidRDefault="00B11855" w:rsidP="00531785">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2268"/>
        <w:gridCol w:w="4049"/>
      </w:tblGrid>
      <w:tr w:rsidR="00B11855" w:rsidRPr="00621E63" w14:paraId="55DAA780" w14:textId="77777777" w:rsidTr="0034511D">
        <w:trPr>
          <w:cantSplit/>
          <w:jc w:val="center"/>
        </w:trPr>
        <w:tc>
          <w:tcPr>
            <w:tcW w:w="2268" w:type="dxa"/>
            <w:shd w:val="clear" w:color="auto" w:fill="D9D9D9" w:themeFill="background1" w:themeFillShade="D9"/>
          </w:tcPr>
          <w:p w14:paraId="2658650D" w14:textId="77777777" w:rsidR="00B11855" w:rsidRPr="00621E63" w:rsidRDefault="003D003E" w:rsidP="006E20D6">
            <w:pPr>
              <w:pStyle w:val="TableEntryHeader"/>
            </w:pPr>
            <w:r w:rsidRPr="00621E63">
              <w:t>Unit of Time</w:t>
            </w:r>
          </w:p>
        </w:tc>
        <w:tc>
          <w:tcPr>
            <w:tcW w:w="4049" w:type="dxa"/>
            <w:shd w:val="clear" w:color="auto" w:fill="D9D9D9" w:themeFill="background1" w:themeFillShade="D9"/>
          </w:tcPr>
          <w:p w14:paraId="28295CD2" w14:textId="77777777" w:rsidR="00B11855" w:rsidRPr="00621E63" w:rsidRDefault="003D003E" w:rsidP="006E20D6">
            <w:pPr>
              <w:pStyle w:val="TableEntryHeader"/>
            </w:pPr>
            <w:r w:rsidRPr="00621E63">
              <w:t>MDC Code</w:t>
            </w:r>
          </w:p>
        </w:tc>
      </w:tr>
      <w:tr w:rsidR="00B11855" w:rsidRPr="00621E63" w14:paraId="45291D02" w14:textId="77777777" w:rsidTr="006C0E8E">
        <w:trPr>
          <w:cantSplit/>
          <w:jc w:val="center"/>
        </w:trPr>
        <w:tc>
          <w:tcPr>
            <w:tcW w:w="2268" w:type="dxa"/>
            <w:shd w:val="clear" w:color="auto" w:fill="auto"/>
          </w:tcPr>
          <w:p w14:paraId="4058B0B8" w14:textId="77777777" w:rsidR="00B11855" w:rsidRPr="00621E63" w:rsidRDefault="003D003E" w:rsidP="006E20D6">
            <w:pPr>
              <w:pStyle w:val="TableEntry"/>
            </w:pPr>
            <w:r w:rsidRPr="00621E63">
              <w:t>Hour</w:t>
            </w:r>
          </w:p>
        </w:tc>
        <w:tc>
          <w:tcPr>
            <w:tcW w:w="4049" w:type="dxa"/>
            <w:shd w:val="clear" w:color="auto" w:fill="auto"/>
          </w:tcPr>
          <w:p w14:paraId="258046CE" w14:textId="77777777" w:rsidR="00B11855" w:rsidRPr="00621E63" w:rsidRDefault="00E86B15" w:rsidP="006E20D6">
            <w:pPr>
              <w:pStyle w:val="TableEntry"/>
            </w:pPr>
            <w:r w:rsidRPr="00621E63">
              <w:t>264384</w:t>
            </w:r>
            <w:r w:rsidR="003D003E" w:rsidRPr="00621E63">
              <w:t>&amp;MDC_DIM_HR&amp;MDC</w:t>
            </w:r>
          </w:p>
        </w:tc>
      </w:tr>
      <w:tr w:rsidR="00B11855" w:rsidRPr="00621E63" w14:paraId="2954BAD3" w14:textId="77777777" w:rsidTr="006C0E8E">
        <w:trPr>
          <w:cantSplit/>
          <w:jc w:val="center"/>
        </w:trPr>
        <w:tc>
          <w:tcPr>
            <w:tcW w:w="2268" w:type="dxa"/>
            <w:shd w:val="clear" w:color="auto" w:fill="auto"/>
          </w:tcPr>
          <w:p w14:paraId="554ABD34" w14:textId="77777777" w:rsidR="00B11855" w:rsidRPr="00621E63" w:rsidRDefault="003D003E" w:rsidP="006E20D6">
            <w:pPr>
              <w:pStyle w:val="TableEntry"/>
            </w:pPr>
            <w:r w:rsidRPr="00621E63">
              <w:t>Minute</w:t>
            </w:r>
          </w:p>
        </w:tc>
        <w:tc>
          <w:tcPr>
            <w:tcW w:w="4049" w:type="dxa"/>
            <w:shd w:val="clear" w:color="auto" w:fill="auto"/>
          </w:tcPr>
          <w:p w14:paraId="2F4947D0" w14:textId="77777777" w:rsidR="00B11855" w:rsidRPr="00621E63" w:rsidRDefault="00E86B15" w:rsidP="006E20D6">
            <w:pPr>
              <w:pStyle w:val="TableEntry"/>
            </w:pPr>
            <w:r w:rsidRPr="00621E63">
              <w:t>264352</w:t>
            </w:r>
            <w:r w:rsidR="003D003E" w:rsidRPr="00621E63">
              <w:t>&amp;MDC_DIM_MIN&amp;MDC</w:t>
            </w:r>
          </w:p>
        </w:tc>
      </w:tr>
      <w:tr w:rsidR="00B11855" w:rsidRPr="00621E63" w14:paraId="4AB08B37" w14:textId="77777777" w:rsidTr="006C0E8E">
        <w:trPr>
          <w:cantSplit/>
          <w:jc w:val="center"/>
        </w:trPr>
        <w:tc>
          <w:tcPr>
            <w:tcW w:w="2268" w:type="dxa"/>
            <w:shd w:val="clear" w:color="auto" w:fill="auto"/>
          </w:tcPr>
          <w:p w14:paraId="328FF656" w14:textId="77777777" w:rsidR="00B11855" w:rsidRPr="00621E63" w:rsidRDefault="003D003E" w:rsidP="006E20D6">
            <w:pPr>
              <w:pStyle w:val="TableEntry"/>
            </w:pPr>
            <w:r w:rsidRPr="00621E63">
              <w:t>Second</w:t>
            </w:r>
          </w:p>
        </w:tc>
        <w:tc>
          <w:tcPr>
            <w:tcW w:w="4049" w:type="dxa"/>
            <w:shd w:val="clear" w:color="auto" w:fill="auto"/>
          </w:tcPr>
          <w:p w14:paraId="57EA183C" w14:textId="77777777" w:rsidR="00B11855" w:rsidRPr="00621E63" w:rsidRDefault="00E86B15" w:rsidP="006E20D6">
            <w:pPr>
              <w:pStyle w:val="TableEntry"/>
            </w:pPr>
            <w:r w:rsidRPr="00621E63">
              <w:t>264320</w:t>
            </w:r>
            <w:r w:rsidR="003D003E" w:rsidRPr="00621E63">
              <w:t>&amp;MDC_DIM_</w:t>
            </w:r>
            <w:r w:rsidRPr="00621E63">
              <w:t>X_</w:t>
            </w:r>
            <w:r w:rsidR="003D003E" w:rsidRPr="00621E63">
              <w:t>SEC&amp;MDC</w:t>
            </w:r>
          </w:p>
        </w:tc>
      </w:tr>
    </w:tbl>
    <w:p w14:paraId="71D99984" w14:textId="77777777" w:rsidR="00B11855" w:rsidRPr="00621E63" w:rsidRDefault="00B11855" w:rsidP="0034511D">
      <w:pPr>
        <w:pStyle w:val="BodyText"/>
      </w:pPr>
    </w:p>
    <w:p w14:paraId="43E3434E" w14:textId="77777777" w:rsidR="00B11855" w:rsidRPr="00621E63" w:rsidRDefault="003D003E" w:rsidP="002E3ED0">
      <w:pPr>
        <w:pStyle w:val="HL7FieldIndent2"/>
        <w:keepNext/>
        <w:rPr>
          <w:noProof w:val="0"/>
        </w:rPr>
      </w:pPr>
      <w:r w:rsidRPr="00621E63">
        <w:rPr>
          <w:noProof w:val="0"/>
        </w:rPr>
        <w:t>Examples:</w:t>
      </w:r>
    </w:p>
    <w:p w14:paraId="0099E5F9" w14:textId="77777777" w:rsidR="00B11855" w:rsidRPr="00621E63" w:rsidRDefault="003D003E" w:rsidP="00576EDB">
      <w:pPr>
        <w:pStyle w:val="XMLText"/>
        <w:ind w:left="720"/>
      </w:pPr>
      <w:r w:rsidRPr="00621E63">
        <w:t>90 Seconds:</w:t>
      </w:r>
      <w:r w:rsidRPr="00621E63">
        <w:br/>
        <w:t>90^</w:t>
      </w:r>
      <w:r w:rsidR="00E86B15" w:rsidRPr="00621E63">
        <w:t>264320</w:t>
      </w:r>
      <w:r w:rsidRPr="00621E63">
        <w:t>&amp;MDC_DIM_</w:t>
      </w:r>
      <w:r w:rsidR="00E86B15" w:rsidRPr="00621E63">
        <w:t>X_</w:t>
      </w:r>
      <w:r w:rsidRPr="00621E63">
        <w:t>SEC&amp;MDC</w:t>
      </w:r>
      <w:r w:rsidRPr="00621E63">
        <w:br/>
      </w:r>
    </w:p>
    <w:p w14:paraId="2B1844BF" w14:textId="77777777" w:rsidR="00B11855" w:rsidRPr="00621E63" w:rsidRDefault="003D003E" w:rsidP="00576EDB">
      <w:pPr>
        <w:pStyle w:val="XMLText"/>
        <w:ind w:left="720"/>
      </w:pPr>
      <w:r w:rsidRPr="00621E63">
        <w:t>2 Hours 45 Minutes:</w:t>
      </w:r>
      <w:r w:rsidRPr="00621E63">
        <w:br/>
        <w:t>2^</w:t>
      </w:r>
      <w:r w:rsidR="00E86B15" w:rsidRPr="00621E63">
        <w:t>264384</w:t>
      </w:r>
      <w:r w:rsidRPr="00621E63">
        <w:t>&amp;MDC_DIM_HR&amp;MDC~45^</w:t>
      </w:r>
      <w:r w:rsidR="000439B1" w:rsidRPr="00621E63">
        <w:t>264352</w:t>
      </w:r>
      <w:r w:rsidRPr="00621E63">
        <w:t>&amp;MDC_DIM_MIN&amp;MDC</w:t>
      </w:r>
    </w:p>
    <w:p w14:paraId="5D120B35" w14:textId="77777777" w:rsidR="00B11855" w:rsidRPr="00621E63" w:rsidRDefault="003D003E" w:rsidP="00CF5627">
      <w:pPr>
        <w:pStyle w:val="HL7Field"/>
      </w:pPr>
      <w:r w:rsidRPr="00621E63">
        <w:t>TQ1-14  Total occurrences</w:t>
      </w:r>
    </w:p>
    <w:p w14:paraId="1844E1F6" w14:textId="2FDAAE13"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4.5.4.14 for details. The PCD TF does not further constrain this field.</w:t>
      </w:r>
    </w:p>
    <w:p w14:paraId="03701AEE" w14:textId="77777777" w:rsidR="00B11855" w:rsidRPr="00621E63" w:rsidRDefault="003D003E" w:rsidP="00123C7B">
      <w:pPr>
        <w:pStyle w:val="Heading5"/>
        <w:rPr>
          <w:noProof w:val="0"/>
        </w:rPr>
      </w:pPr>
      <w:bookmarkStart w:id="1599" w:name="_Toc401769782"/>
      <w:bookmarkStart w:id="1600" w:name="_Toc24650412"/>
      <w:r w:rsidRPr="00621E63">
        <w:rPr>
          <w:noProof w:val="0"/>
        </w:rPr>
        <w:t>RXR - Pharmacy/Treatment Route Segment</w:t>
      </w:r>
      <w:bookmarkEnd w:id="1599"/>
      <w:bookmarkEnd w:id="1600"/>
    </w:p>
    <w:p w14:paraId="02E71CF9" w14:textId="2D8507CE" w:rsidR="00B11855" w:rsidRPr="00621E63" w:rsidRDefault="003D003E" w:rsidP="002F241F">
      <w:pPr>
        <w:pStyle w:val="BodyText"/>
      </w:pPr>
      <w:r w:rsidRPr="00621E63">
        <w:t>The Pharmacy/Treatment Route segment contains the alternative combination of route, site, administration device, and administration method that are prescribed.</w:t>
      </w:r>
    </w:p>
    <w:p w14:paraId="774F1C73" w14:textId="7354EAD6" w:rsidR="00B11855" w:rsidRPr="00621E63" w:rsidRDefault="003D003E" w:rsidP="00CF5627">
      <w:pPr>
        <w:pStyle w:val="TableTitle"/>
      </w:pPr>
      <w:r w:rsidRPr="00621E63">
        <w:lastRenderedPageBreak/>
        <w:t>Table 3.3.4.4.</w:t>
      </w:r>
      <w:r w:rsidR="00E3091E" w:rsidRPr="00621E63">
        <w:t>8</w:t>
      </w:r>
      <w:r w:rsidRPr="00621E63">
        <w:t xml:space="preserve">-1: </w:t>
      </w:r>
      <w:r w:rsidR="006D613E" w:rsidRPr="00621E63">
        <w:t>HL7</w:t>
      </w:r>
      <w:r w:rsidR="00995105" w:rsidRPr="00621E63">
        <w:t xml:space="preserve"> </w:t>
      </w:r>
      <w:r w:rsidRPr="00621E63">
        <w:t>Attribute Table – RXR – Pharmacy/Treatment Route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96"/>
        <w:gridCol w:w="990"/>
        <w:gridCol w:w="805"/>
        <w:gridCol w:w="995"/>
        <w:gridCol w:w="900"/>
        <w:gridCol w:w="1170"/>
        <w:gridCol w:w="1170"/>
        <w:gridCol w:w="2980"/>
      </w:tblGrid>
      <w:tr w:rsidR="00C40FD5" w:rsidRPr="00621E63" w14:paraId="11640516" w14:textId="77777777" w:rsidTr="00DE39CA">
        <w:trPr>
          <w:cantSplit/>
          <w:jc w:val="center"/>
        </w:trPr>
        <w:tc>
          <w:tcPr>
            <w:tcW w:w="896" w:type="dxa"/>
            <w:shd w:val="clear" w:color="auto" w:fill="D9D9D9"/>
          </w:tcPr>
          <w:p w14:paraId="31035720" w14:textId="77777777" w:rsidR="00B11855" w:rsidRPr="00621E63" w:rsidRDefault="003D003E" w:rsidP="0087008C">
            <w:pPr>
              <w:pStyle w:val="TableEntryHeader"/>
            </w:pPr>
            <w:r w:rsidRPr="00621E63">
              <w:t>SEQ</w:t>
            </w:r>
          </w:p>
        </w:tc>
        <w:tc>
          <w:tcPr>
            <w:tcW w:w="990" w:type="dxa"/>
            <w:shd w:val="clear" w:color="auto" w:fill="D9D9D9"/>
          </w:tcPr>
          <w:p w14:paraId="68322E08" w14:textId="77777777" w:rsidR="00B11855" w:rsidRPr="00621E63" w:rsidRDefault="003D003E" w:rsidP="0087008C">
            <w:pPr>
              <w:pStyle w:val="TableEntryHeader"/>
            </w:pPr>
            <w:r w:rsidRPr="00621E63">
              <w:t>LEN</w:t>
            </w:r>
          </w:p>
        </w:tc>
        <w:tc>
          <w:tcPr>
            <w:tcW w:w="805" w:type="dxa"/>
            <w:shd w:val="clear" w:color="auto" w:fill="D9D9D9"/>
          </w:tcPr>
          <w:p w14:paraId="681CC6B7" w14:textId="77777777" w:rsidR="00B11855" w:rsidRPr="00621E63" w:rsidRDefault="003D003E" w:rsidP="0087008C">
            <w:pPr>
              <w:pStyle w:val="TableEntryHeader"/>
            </w:pPr>
            <w:r w:rsidRPr="00621E63">
              <w:t>DT</w:t>
            </w:r>
          </w:p>
        </w:tc>
        <w:tc>
          <w:tcPr>
            <w:tcW w:w="995" w:type="dxa"/>
            <w:shd w:val="clear" w:color="auto" w:fill="D9D9D9"/>
          </w:tcPr>
          <w:p w14:paraId="33004435" w14:textId="77777777" w:rsidR="00B11855" w:rsidRPr="00621E63" w:rsidRDefault="003D003E" w:rsidP="0087008C">
            <w:pPr>
              <w:pStyle w:val="TableEntryHeader"/>
            </w:pPr>
            <w:r w:rsidRPr="00621E63">
              <w:t>Usage</w:t>
            </w:r>
          </w:p>
        </w:tc>
        <w:tc>
          <w:tcPr>
            <w:tcW w:w="900" w:type="dxa"/>
            <w:shd w:val="clear" w:color="auto" w:fill="D9D9D9"/>
          </w:tcPr>
          <w:p w14:paraId="2C45640C" w14:textId="77777777" w:rsidR="00B11855" w:rsidRPr="00621E63" w:rsidRDefault="003D003E" w:rsidP="0087008C">
            <w:pPr>
              <w:pStyle w:val="TableEntryHeader"/>
            </w:pPr>
            <w:r w:rsidRPr="00621E63">
              <w:t>Card.</w:t>
            </w:r>
          </w:p>
        </w:tc>
        <w:tc>
          <w:tcPr>
            <w:tcW w:w="1170" w:type="dxa"/>
            <w:shd w:val="clear" w:color="auto" w:fill="D9D9D9"/>
          </w:tcPr>
          <w:p w14:paraId="7D1BDC13" w14:textId="77777777" w:rsidR="00B11855" w:rsidRPr="00621E63" w:rsidRDefault="003D003E" w:rsidP="0087008C">
            <w:pPr>
              <w:pStyle w:val="TableEntryHeader"/>
            </w:pPr>
            <w:r w:rsidRPr="00621E63">
              <w:t>TBL#</w:t>
            </w:r>
          </w:p>
        </w:tc>
        <w:tc>
          <w:tcPr>
            <w:tcW w:w="1170" w:type="dxa"/>
            <w:shd w:val="clear" w:color="auto" w:fill="D9D9D9"/>
          </w:tcPr>
          <w:p w14:paraId="30D6BC30" w14:textId="77777777" w:rsidR="00B11855" w:rsidRPr="00621E63" w:rsidRDefault="003D003E" w:rsidP="0087008C">
            <w:pPr>
              <w:pStyle w:val="TableEntryHeader"/>
            </w:pPr>
            <w:r w:rsidRPr="00621E63">
              <w:t>ITEM #</w:t>
            </w:r>
          </w:p>
        </w:tc>
        <w:tc>
          <w:tcPr>
            <w:tcW w:w="2980" w:type="dxa"/>
            <w:shd w:val="clear" w:color="auto" w:fill="D9D9D9"/>
          </w:tcPr>
          <w:p w14:paraId="38FE5DDF" w14:textId="77777777" w:rsidR="00B11855" w:rsidRPr="00621E63" w:rsidRDefault="003D003E" w:rsidP="0087008C">
            <w:pPr>
              <w:pStyle w:val="TableEntryHeader"/>
            </w:pPr>
            <w:r w:rsidRPr="00621E63">
              <w:t>ELEMENT NAME</w:t>
            </w:r>
          </w:p>
        </w:tc>
      </w:tr>
      <w:tr w:rsidR="00C40FD5" w:rsidRPr="00621E63" w14:paraId="43DDC33C" w14:textId="77777777" w:rsidTr="006C0E8E">
        <w:trPr>
          <w:cantSplit/>
          <w:jc w:val="center"/>
        </w:trPr>
        <w:tc>
          <w:tcPr>
            <w:tcW w:w="896" w:type="dxa"/>
            <w:shd w:val="clear" w:color="auto" w:fill="auto"/>
          </w:tcPr>
          <w:p w14:paraId="4523E500" w14:textId="77777777" w:rsidR="00B11855" w:rsidRPr="00621E63" w:rsidRDefault="003D003E" w:rsidP="00506FBD">
            <w:pPr>
              <w:pStyle w:val="TableEntry"/>
            </w:pPr>
            <w:r w:rsidRPr="00621E63">
              <w:t>1</w:t>
            </w:r>
          </w:p>
        </w:tc>
        <w:tc>
          <w:tcPr>
            <w:tcW w:w="990" w:type="dxa"/>
            <w:shd w:val="clear" w:color="auto" w:fill="auto"/>
          </w:tcPr>
          <w:p w14:paraId="0D14F9D5" w14:textId="77777777" w:rsidR="00B11855" w:rsidRPr="00621E63" w:rsidRDefault="003D003E" w:rsidP="00506FBD">
            <w:pPr>
              <w:pStyle w:val="TableEntry"/>
            </w:pPr>
            <w:r w:rsidRPr="00621E63">
              <w:t>705</w:t>
            </w:r>
          </w:p>
        </w:tc>
        <w:tc>
          <w:tcPr>
            <w:tcW w:w="805" w:type="dxa"/>
            <w:shd w:val="clear" w:color="auto" w:fill="auto"/>
          </w:tcPr>
          <w:p w14:paraId="78C12922" w14:textId="77777777" w:rsidR="00B11855" w:rsidRPr="00621E63" w:rsidRDefault="003D003E" w:rsidP="00506FBD">
            <w:pPr>
              <w:pStyle w:val="TableEntry"/>
            </w:pPr>
            <w:r w:rsidRPr="00621E63">
              <w:t>CWE</w:t>
            </w:r>
          </w:p>
        </w:tc>
        <w:tc>
          <w:tcPr>
            <w:tcW w:w="995" w:type="dxa"/>
            <w:shd w:val="clear" w:color="auto" w:fill="auto"/>
          </w:tcPr>
          <w:p w14:paraId="2553E581" w14:textId="77777777" w:rsidR="00B11855" w:rsidRPr="00621E63" w:rsidRDefault="003D003E" w:rsidP="00506FBD">
            <w:pPr>
              <w:pStyle w:val="TableEntry"/>
            </w:pPr>
            <w:r w:rsidRPr="00621E63">
              <w:t>R</w:t>
            </w:r>
          </w:p>
        </w:tc>
        <w:tc>
          <w:tcPr>
            <w:tcW w:w="900" w:type="dxa"/>
            <w:shd w:val="clear" w:color="auto" w:fill="auto"/>
          </w:tcPr>
          <w:p w14:paraId="1E984BEC" w14:textId="77777777" w:rsidR="00B11855" w:rsidRPr="00621E63" w:rsidRDefault="003D003E" w:rsidP="00506FBD">
            <w:pPr>
              <w:pStyle w:val="TableEntry"/>
            </w:pPr>
            <w:r w:rsidRPr="00621E63">
              <w:t>[1..1]</w:t>
            </w:r>
          </w:p>
        </w:tc>
        <w:tc>
          <w:tcPr>
            <w:tcW w:w="1170" w:type="dxa"/>
            <w:shd w:val="clear" w:color="auto" w:fill="auto"/>
          </w:tcPr>
          <w:p w14:paraId="53A57034" w14:textId="77777777" w:rsidR="00B11855" w:rsidRPr="00621E63" w:rsidRDefault="003D003E" w:rsidP="00506FBD">
            <w:pPr>
              <w:pStyle w:val="TableEntry"/>
            </w:pPr>
            <w:r w:rsidRPr="00621E63">
              <w:t>0162</w:t>
            </w:r>
          </w:p>
        </w:tc>
        <w:tc>
          <w:tcPr>
            <w:tcW w:w="1170" w:type="dxa"/>
            <w:shd w:val="clear" w:color="auto" w:fill="auto"/>
          </w:tcPr>
          <w:p w14:paraId="0CCE6212" w14:textId="77777777" w:rsidR="00B11855" w:rsidRPr="00621E63" w:rsidRDefault="003D003E" w:rsidP="00506FBD">
            <w:pPr>
              <w:pStyle w:val="TableEntry"/>
            </w:pPr>
            <w:r w:rsidRPr="00621E63">
              <w:t>00309</w:t>
            </w:r>
          </w:p>
        </w:tc>
        <w:tc>
          <w:tcPr>
            <w:tcW w:w="2980" w:type="dxa"/>
            <w:shd w:val="clear" w:color="auto" w:fill="auto"/>
          </w:tcPr>
          <w:p w14:paraId="64950495" w14:textId="77777777" w:rsidR="00B11855" w:rsidRPr="00621E63" w:rsidRDefault="003D003E" w:rsidP="00506FBD">
            <w:pPr>
              <w:pStyle w:val="TableEntry"/>
            </w:pPr>
            <w:r w:rsidRPr="00621E63">
              <w:t>Route</w:t>
            </w:r>
          </w:p>
        </w:tc>
      </w:tr>
      <w:tr w:rsidR="00C40FD5" w:rsidRPr="00621E63" w14:paraId="42604DDA" w14:textId="77777777" w:rsidTr="006C0E8E">
        <w:trPr>
          <w:cantSplit/>
          <w:jc w:val="center"/>
        </w:trPr>
        <w:tc>
          <w:tcPr>
            <w:tcW w:w="896" w:type="dxa"/>
            <w:shd w:val="clear" w:color="auto" w:fill="auto"/>
          </w:tcPr>
          <w:p w14:paraId="2D97BF59" w14:textId="77777777" w:rsidR="00B11855" w:rsidRPr="00621E63" w:rsidRDefault="003D003E" w:rsidP="00506FBD">
            <w:pPr>
              <w:pStyle w:val="TableEntry"/>
            </w:pPr>
            <w:r w:rsidRPr="00621E63">
              <w:t>2</w:t>
            </w:r>
          </w:p>
        </w:tc>
        <w:tc>
          <w:tcPr>
            <w:tcW w:w="990" w:type="dxa"/>
            <w:shd w:val="clear" w:color="auto" w:fill="auto"/>
          </w:tcPr>
          <w:p w14:paraId="3194780C" w14:textId="77777777" w:rsidR="00B11855" w:rsidRPr="00621E63" w:rsidRDefault="003D003E" w:rsidP="00506FBD">
            <w:pPr>
              <w:pStyle w:val="TableEntry"/>
            </w:pPr>
            <w:r w:rsidRPr="00621E63">
              <w:t>705</w:t>
            </w:r>
          </w:p>
        </w:tc>
        <w:tc>
          <w:tcPr>
            <w:tcW w:w="805" w:type="dxa"/>
            <w:shd w:val="clear" w:color="auto" w:fill="auto"/>
          </w:tcPr>
          <w:p w14:paraId="27CE3F79" w14:textId="77777777" w:rsidR="00B11855" w:rsidRPr="00621E63" w:rsidRDefault="003D003E" w:rsidP="00506FBD">
            <w:pPr>
              <w:pStyle w:val="TableEntry"/>
            </w:pPr>
            <w:r w:rsidRPr="00621E63">
              <w:t>CWE</w:t>
            </w:r>
          </w:p>
        </w:tc>
        <w:tc>
          <w:tcPr>
            <w:tcW w:w="995" w:type="dxa"/>
            <w:shd w:val="clear" w:color="auto" w:fill="auto"/>
          </w:tcPr>
          <w:p w14:paraId="2E65DA01" w14:textId="77777777" w:rsidR="00B11855" w:rsidRPr="00621E63" w:rsidRDefault="003D003E" w:rsidP="00506FBD">
            <w:pPr>
              <w:pStyle w:val="TableEntry"/>
            </w:pPr>
            <w:r w:rsidRPr="00621E63">
              <w:t>RE</w:t>
            </w:r>
          </w:p>
        </w:tc>
        <w:tc>
          <w:tcPr>
            <w:tcW w:w="900" w:type="dxa"/>
            <w:shd w:val="clear" w:color="auto" w:fill="auto"/>
          </w:tcPr>
          <w:p w14:paraId="14691210" w14:textId="77777777" w:rsidR="00B11855" w:rsidRPr="00621E63" w:rsidRDefault="003D003E" w:rsidP="00506FBD">
            <w:pPr>
              <w:pStyle w:val="TableEntry"/>
            </w:pPr>
            <w:r w:rsidRPr="00621E63">
              <w:t>[0..1]</w:t>
            </w:r>
          </w:p>
        </w:tc>
        <w:tc>
          <w:tcPr>
            <w:tcW w:w="1170" w:type="dxa"/>
            <w:shd w:val="clear" w:color="auto" w:fill="auto"/>
          </w:tcPr>
          <w:p w14:paraId="1DE69E0C" w14:textId="77777777" w:rsidR="00B11855" w:rsidRPr="00621E63" w:rsidRDefault="003D003E" w:rsidP="00506FBD">
            <w:pPr>
              <w:pStyle w:val="TableEntry"/>
            </w:pPr>
            <w:r w:rsidRPr="00621E63">
              <w:t>0550</w:t>
            </w:r>
          </w:p>
        </w:tc>
        <w:tc>
          <w:tcPr>
            <w:tcW w:w="1170" w:type="dxa"/>
            <w:shd w:val="clear" w:color="auto" w:fill="auto"/>
          </w:tcPr>
          <w:p w14:paraId="3349E89C" w14:textId="77777777" w:rsidR="00B11855" w:rsidRPr="00621E63" w:rsidRDefault="003D003E" w:rsidP="00506FBD">
            <w:pPr>
              <w:pStyle w:val="TableEntry"/>
            </w:pPr>
            <w:r w:rsidRPr="00621E63">
              <w:t>00310</w:t>
            </w:r>
          </w:p>
        </w:tc>
        <w:tc>
          <w:tcPr>
            <w:tcW w:w="2980" w:type="dxa"/>
            <w:shd w:val="clear" w:color="auto" w:fill="auto"/>
          </w:tcPr>
          <w:p w14:paraId="356D6FA1" w14:textId="77777777" w:rsidR="00B11855" w:rsidRPr="00621E63" w:rsidRDefault="003D003E" w:rsidP="00506FBD">
            <w:pPr>
              <w:pStyle w:val="TableEntry"/>
            </w:pPr>
            <w:r w:rsidRPr="00621E63">
              <w:t>Administration Site</w:t>
            </w:r>
          </w:p>
        </w:tc>
      </w:tr>
      <w:tr w:rsidR="00C40FD5" w:rsidRPr="00621E63" w14:paraId="48F8DE39" w14:textId="77777777" w:rsidTr="006C0E8E">
        <w:trPr>
          <w:cantSplit/>
          <w:jc w:val="center"/>
        </w:trPr>
        <w:tc>
          <w:tcPr>
            <w:tcW w:w="896" w:type="dxa"/>
            <w:shd w:val="clear" w:color="auto" w:fill="auto"/>
          </w:tcPr>
          <w:p w14:paraId="03978049" w14:textId="77777777" w:rsidR="00B11855" w:rsidRPr="00621E63" w:rsidRDefault="003D003E" w:rsidP="00506FBD">
            <w:pPr>
              <w:pStyle w:val="TableEntry"/>
            </w:pPr>
            <w:r w:rsidRPr="00621E63">
              <w:t>3</w:t>
            </w:r>
          </w:p>
        </w:tc>
        <w:tc>
          <w:tcPr>
            <w:tcW w:w="990" w:type="dxa"/>
            <w:shd w:val="clear" w:color="auto" w:fill="auto"/>
          </w:tcPr>
          <w:p w14:paraId="66212D0F" w14:textId="77777777" w:rsidR="00B11855" w:rsidRPr="00621E63" w:rsidRDefault="003D003E" w:rsidP="00506FBD">
            <w:pPr>
              <w:pStyle w:val="TableEntry"/>
            </w:pPr>
            <w:r w:rsidRPr="00621E63">
              <w:t>705</w:t>
            </w:r>
          </w:p>
        </w:tc>
        <w:tc>
          <w:tcPr>
            <w:tcW w:w="805" w:type="dxa"/>
            <w:shd w:val="clear" w:color="auto" w:fill="auto"/>
          </w:tcPr>
          <w:p w14:paraId="21CA8FAA" w14:textId="77777777" w:rsidR="00B11855" w:rsidRPr="00621E63" w:rsidRDefault="003D003E" w:rsidP="00506FBD">
            <w:pPr>
              <w:pStyle w:val="TableEntry"/>
            </w:pPr>
            <w:r w:rsidRPr="00621E63">
              <w:t>CWE</w:t>
            </w:r>
          </w:p>
        </w:tc>
        <w:tc>
          <w:tcPr>
            <w:tcW w:w="995" w:type="dxa"/>
            <w:shd w:val="clear" w:color="auto" w:fill="auto"/>
          </w:tcPr>
          <w:p w14:paraId="72F61FDB" w14:textId="77777777" w:rsidR="00B11855" w:rsidRPr="00621E63" w:rsidRDefault="003D003E" w:rsidP="00506FBD">
            <w:pPr>
              <w:pStyle w:val="TableEntry"/>
            </w:pPr>
            <w:r w:rsidRPr="00621E63">
              <w:t>RE</w:t>
            </w:r>
          </w:p>
        </w:tc>
        <w:tc>
          <w:tcPr>
            <w:tcW w:w="900" w:type="dxa"/>
            <w:shd w:val="clear" w:color="auto" w:fill="auto"/>
          </w:tcPr>
          <w:p w14:paraId="6731101D" w14:textId="77777777" w:rsidR="00B11855" w:rsidRPr="00621E63" w:rsidRDefault="003D003E" w:rsidP="00506FBD">
            <w:pPr>
              <w:pStyle w:val="TableEntry"/>
            </w:pPr>
            <w:r w:rsidRPr="00621E63">
              <w:t>[0..1]</w:t>
            </w:r>
          </w:p>
        </w:tc>
        <w:tc>
          <w:tcPr>
            <w:tcW w:w="1170" w:type="dxa"/>
            <w:shd w:val="clear" w:color="auto" w:fill="auto"/>
          </w:tcPr>
          <w:p w14:paraId="6044169A" w14:textId="77777777" w:rsidR="00B11855" w:rsidRPr="00621E63" w:rsidRDefault="00E86B15" w:rsidP="00506FBD">
            <w:pPr>
              <w:pStyle w:val="TableEntry"/>
            </w:pPr>
            <w:r w:rsidRPr="00621E63">
              <w:t>0164</w:t>
            </w:r>
          </w:p>
        </w:tc>
        <w:tc>
          <w:tcPr>
            <w:tcW w:w="1170" w:type="dxa"/>
            <w:shd w:val="clear" w:color="auto" w:fill="auto"/>
          </w:tcPr>
          <w:p w14:paraId="2F240BA1" w14:textId="77777777" w:rsidR="00B11855" w:rsidRPr="00621E63" w:rsidRDefault="003D003E" w:rsidP="00506FBD">
            <w:pPr>
              <w:pStyle w:val="TableEntry"/>
            </w:pPr>
            <w:r w:rsidRPr="00621E63">
              <w:t>00311</w:t>
            </w:r>
          </w:p>
        </w:tc>
        <w:tc>
          <w:tcPr>
            <w:tcW w:w="2980" w:type="dxa"/>
            <w:shd w:val="clear" w:color="auto" w:fill="auto"/>
          </w:tcPr>
          <w:p w14:paraId="14DEF8BB" w14:textId="77777777" w:rsidR="00B11855" w:rsidRPr="00621E63" w:rsidRDefault="003D003E" w:rsidP="00506FBD">
            <w:pPr>
              <w:pStyle w:val="TableEntry"/>
            </w:pPr>
            <w:r w:rsidRPr="00621E63">
              <w:t>Administration Device</w:t>
            </w:r>
          </w:p>
        </w:tc>
      </w:tr>
      <w:tr w:rsidR="00C40FD5" w:rsidRPr="00621E63" w14:paraId="747BB99C" w14:textId="77777777" w:rsidTr="006C0E8E">
        <w:trPr>
          <w:cantSplit/>
          <w:jc w:val="center"/>
        </w:trPr>
        <w:tc>
          <w:tcPr>
            <w:tcW w:w="896" w:type="dxa"/>
            <w:shd w:val="clear" w:color="auto" w:fill="auto"/>
          </w:tcPr>
          <w:p w14:paraId="0E7204B4" w14:textId="77777777" w:rsidR="00B11855" w:rsidRPr="00621E63" w:rsidRDefault="003D003E" w:rsidP="00506FBD">
            <w:pPr>
              <w:pStyle w:val="TableEntry"/>
            </w:pPr>
            <w:r w:rsidRPr="00621E63">
              <w:t>4</w:t>
            </w:r>
          </w:p>
        </w:tc>
        <w:tc>
          <w:tcPr>
            <w:tcW w:w="990" w:type="dxa"/>
            <w:shd w:val="clear" w:color="auto" w:fill="auto"/>
          </w:tcPr>
          <w:p w14:paraId="472B389E" w14:textId="77777777" w:rsidR="00B11855" w:rsidRPr="00621E63" w:rsidRDefault="003D003E" w:rsidP="00506FBD">
            <w:pPr>
              <w:pStyle w:val="TableEntry"/>
            </w:pPr>
            <w:r w:rsidRPr="00621E63">
              <w:t>705</w:t>
            </w:r>
          </w:p>
        </w:tc>
        <w:tc>
          <w:tcPr>
            <w:tcW w:w="805" w:type="dxa"/>
            <w:shd w:val="clear" w:color="auto" w:fill="auto"/>
          </w:tcPr>
          <w:p w14:paraId="6027ED53" w14:textId="77777777" w:rsidR="00B11855" w:rsidRPr="00621E63" w:rsidRDefault="003D003E" w:rsidP="00506FBD">
            <w:pPr>
              <w:pStyle w:val="TableEntry"/>
            </w:pPr>
            <w:r w:rsidRPr="00621E63">
              <w:t>CWE</w:t>
            </w:r>
          </w:p>
        </w:tc>
        <w:tc>
          <w:tcPr>
            <w:tcW w:w="995" w:type="dxa"/>
            <w:shd w:val="clear" w:color="auto" w:fill="auto"/>
          </w:tcPr>
          <w:p w14:paraId="76C86084" w14:textId="77777777" w:rsidR="00B11855" w:rsidRPr="00621E63" w:rsidRDefault="00185E26" w:rsidP="00DE39CA">
            <w:pPr>
              <w:pStyle w:val="TableEntry"/>
            </w:pPr>
            <w:r w:rsidRPr="00621E63">
              <w:t xml:space="preserve"> </w:t>
            </w:r>
            <w:r w:rsidR="003D003E" w:rsidRPr="00621E63">
              <w:t>CE</w:t>
            </w:r>
          </w:p>
        </w:tc>
        <w:tc>
          <w:tcPr>
            <w:tcW w:w="900" w:type="dxa"/>
            <w:shd w:val="clear" w:color="auto" w:fill="auto"/>
          </w:tcPr>
          <w:p w14:paraId="002BA038" w14:textId="77777777" w:rsidR="00B11855" w:rsidRPr="00621E63" w:rsidRDefault="00185E26" w:rsidP="00506FBD">
            <w:pPr>
              <w:pStyle w:val="TableEntry"/>
            </w:pPr>
            <w:r w:rsidRPr="00621E63">
              <w:t xml:space="preserve"> </w:t>
            </w:r>
            <w:r w:rsidR="003D003E" w:rsidRPr="00621E63">
              <w:t>[0..1]</w:t>
            </w:r>
          </w:p>
        </w:tc>
        <w:tc>
          <w:tcPr>
            <w:tcW w:w="1170" w:type="dxa"/>
            <w:shd w:val="clear" w:color="auto" w:fill="auto"/>
          </w:tcPr>
          <w:p w14:paraId="24AE25FD" w14:textId="77777777" w:rsidR="00B11855" w:rsidRPr="00621E63" w:rsidRDefault="003D003E" w:rsidP="00506FBD">
            <w:pPr>
              <w:pStyle w:val="TableEntry"/>
            </w:pPr>
            <w:r w:rsidRPr="00621E63">
              <w:t>0165</w:t>
            </w:r>
          </w:p>
        </w:tc>
        <w:tc>
          <w:tcPr>
            <w:tcW w:w="1170" w:type="dxa"/>
            <w:shd w:val="clear" w:color="auto" w:fill="auto"/>
          </w:tcPr>
          <w:p w14:paraId="47F423BE" w14:textId="77777777" w:rsidR="00B11855" w:rsidRPr="00621E63" w:rsidRDefault="003D003E" w:rsidP="00506FBD">
            <w:pPr>
              <w:pStyle w:val="TableEntry"/>
            </w:pPr>
            <w:r w:rsidRPr="00621E63">
              <w:t>00312</w:t>
            </w:r>
          </w:p>
        </w:tc>
        <w:tc>
          <w:tcPr>
            <w:tcW w:w="2980" w:type="dxa"/>
            <w:shd w:val="clear" w:color="auto" w:fill="auto"/>
          </w:tcPr>
          <w:p w14:paraId="7C0C0729" w14:textId="77777777" w:rsidR="00B11855" w:rsidRPr="00621E63" w:rsidRDefault="003D003E" w:rsidP="00506FBD">
            <w:pPr>
              <w:pStyle w:val="TableEntry"/>
            </w:pPr>
            <w:r w:rsidRPr="00621E63">
              <w:t>Administration Method</w:t>
            </w:r>
          </w:p>
        </w:tc>
      </w:tr>
      <w:tr w:rsidR="00C40FD5" w:rsidRPr="00621E63" w14:paraId="79B911C7" w14:textId="77777777" w:rsidTr="006C0E8E">
        <w:trPr>
          <w:cantSplit/>
          <w:jc w:val="center"/>
        </w:trPr>
        <w:tc>
          <w:tcPr>
            <w:tcW w:w="896" w:type="dxa"/>
            <w:shd w:val="clear" w:color="auto" w:fill="auto"/>
          </w:tcPr>
          <w:p w14:paraId="498C907B" w14:textId="77777777" w:rsidR="00B11855" w:rsidRPr="00621E63" w:rsidRDefault="003D003E" w:rsidP="00506FBD">
            <w:pPr>
              <w:pStyle w:val="TableEntry"/>
            </w:pPr>
            <w:r w:rsidRPr="00621E63">
              <w:t>5</w:t>
            </w:r>
          </w:p>
        </w:tc>
        <w:tc>
          <w:tcPr>
            <w:tcW w:w="990" w:type="dxa"/>
            <w:shd w:val="clear" w:color="auto" w:fill="auto"/>
          </w:tcPr>
          <w:p w14:paraId="308F8D6F" w14:textId="77777777" w:rsidR="00B11855" w:rsidRPr="00621E63" w:rsidRDefault="003D003E" w:rsidP="00506FBD">
            <w:pPr>
              <w:pStyle w:val="TableEntry"/>
            </w:pPr>
            <w:r w:rsidRPr="00621E63">
              <w:t>705</w:t>
            </w:r>
          </w:p>
        </w:tc>
        <w:tc>
          <w:tcPr>
            <w:tcW w:w="805" w:type="dxa"/>
            <w:shd w:val="clear" w:color="auto" w:fill="auto"/>
          </w:tcPr>
          <w:p w14:paraId="0E31B17F" w14:textId="77777777" w:rsidR="00B11855" w:rsidRPr="00621E63" w:rsidRDefault="003D003E" w:rsidP="00506FBD">
            <w:pPr>
              <w:pStyle w:val="TableEntry"/>
            </w:pPr>
            <w:r w:rsidRPr="00621E63">
              <w:t>CWE</w:t>
            </w:r>
          </w:p>
        </w:tc>
        <w:tc>
          <w:tcPr>
            <w:tcW w:w="995" w:type="dxa"/>
            <w:shd w:val="clear" w:color="auto" w:fill="auto"/>
          </w:tcPr>
          <w:p w14:paraId="23730445" w14:textId="77777777" w:rsidR="00B11855" w:rsidRPr="00621E63" w:rsidRDefault="003D003E" w:rsidP="00506FBD">
            <w:pPr>
              <w:pStyle w:val="TableEntry"/>
            </w:pPr>
            <w:r w:rsidRPr="00621E63">
              <w:t>RE</w:t>
            </w:r>
          </w:p>
        </w:tc>
        <w:tc>
          <w:tcPr>
            <w:tcW w:w="900" w:type="dxa"/>
            <w:shd w:val="clear" w:color="auto" w:fill="auto"/>
          </w:tcPr>
          <w:p w14:paraId="0E778836" w14:textId="77777777" w:rsidR="00B11855" w:rsidRPr="00621E63" w:rsidRDefault="003D003E" w:rsidP="00506FBD">
            <w:pPr>
              <w:pStyle w:val="TableEntry"/>
            </w:pPr>
            <w:r w:rsidRPr="00621E63">
              <w:t>[0..1]</w:t>
            </w:r>
          </w:p>
        </w:tc>
        <w:tc>
          <w:tcPr>
            <w:tcW w:w="1170" w:type="dxa"/>
            <w:shd w:val="clear" w:color="auto" w:fill="auto"/>
          </w:tcPr>
          <w:p w14:paraId="1AB13B7D" w14:textId="77777777" w:rsidR="00B11855" w:rsidRPr="00621E63" w:rsidRDefault="00B11855" w:rsidP="00506FBD">
            <w:pPr>
              <w:pStyle w:val="TableEntry"/>
            </w:pPr>
          </w:p>
        </w:tc>
        <w:tc>
          <w:tcPr>
            <w:tcW w:w="1170" w:type="dxa"/>
            <w:shd w:val="clear" w:color="auto" w:fill="auto"/>
          </w:tcPr>
          <w:p w14:paraId="1C43E2E9" w14:textId="77777777" w:rsidR="00B11855" w:rsidRPr="00621E63" w:rsidRDefault="003D003E" w:rsidP="00506FBD">
            <w:pPr>
              <w:pStyle w:val="TableEntry"/>
            </w:pPr>
            <w:r w:rsidRPr="00621E63">
              <w:t>01315</w:t>
            </w:r>
          </w:p>
        </w:tc>
        <w:tc>
          <w:tcPr>
            <w:tcW w:w="2980" w:type="dxa"/>
            <w:shd w:val="clear" w:color="auto" w:fill="auto"/>
          </w:tcPr>
          <w:p w14:paraId="7364B678" w14:textId="77777777" w:rsidR="00B11855" w:rsidRPr="00621E63" w:rsidRDefault="003D003E" w:rsidP="00506FBD">
            <w:pPr>
              <w:pStyle w:val="TableEntry"/>
            </w:pPr>
            <w:r w:rsidRPr="00621E63">
              <w:t>Routing Instruction</w:t>
            </w:r>
          </w:p>
        </w:tc>
      </w:tr>
      <w:tr w:rsidR="00C40FD5" w:rsidRPr="00621E63" w14:paraId="33CC0328" w14:textId="77777777" w:rsidTr="006C0E8E">
        <w:trPr>
          <w:cantSplit/>
          <w:jc w:val="center"/>
        </w:trPr>
        <w:tc>
          <w:tcPr>
            <w:tcW w:w="896" w:type="dxa"/>
            <w:shd w:val="clear" w:color="auto" w:fill="auto"/>
          </w:tcPr>
          <w:p w14:paraId="4BEBE69E" w14:textId="77777777" w:rsidR="00B11855" w:rsidRPr="00621E63" w:rsidRDefault="003D003E" w:rsidP="00506FBD">
            <w:pPr>
              <w:pStyle w:val="TableEntry"/>
            </w:pPr>
            <w:r w:rsidRPr="00621E63">
              <w:t>6</w:t>
            </w:r>
          </w:p>
        </w:tc>
        <w:tc>
          <w:tcPr>
            <w:tcW w:w="990" w:type="dxa"/>
            <w:shd w:val="clear" w:color="auto" w:fill="auto"/>
          </w:tcPr>
          <w:p w14:paraId="33FB27D2" w14:textId="77777777" w:rsidR="00B11855" w:rsidRPr="00621E63" w:rsidRDefault="003D003E" w:rsidP="00506FBD">
            <w:pPr>
              <w:pStyle w:val="TableEntry"/>
            </w:pPr>
            <w:r w:rsidRPr="00621E63">
              <w:t>705</w:t>
            </w:r>
          </w:p>
        </w:tc>
        <w:tc>
          <w:tcPr>
            <w:tcW w:w="805" w:type="dxa"/>
            <w:shd w:val="clear" w:color="auto" w:fill="auto"/>
          </w:tcPr>
          <w:p w14:paraId="453376C2" w14:textId="77777777" w:rsidR="00B11855" w:rsidRPr="00621E63" w:rsidRDefault="003D003E" w:rsidP="00506FBD">
            <w:pPr>
              <w:pStyle w:val="TableEntry"/>
            </w:pPr>
            <w:r w:rsidRPr="00621E63">
              <w:t>CWE</w:t>
            </w:r>
          </w:p>
        </w:tc>
        <w:tc>
          <w:tcPr>
            <w:tcW w:w="995" w:type="dxa"/>
            <w:shd w:val="clear" w:color="auto" w:fill="auto"/>
          </w:tcPr>
          <w:p w14:paraId="625FD7A7" w14:textId="77777777" w:rsidR="00B11855" w:rsidRPr="00621E63" w:rsidRDefault="003D003E" w:rsidP="00506FBD">
            <w:pPr>
              <w:pStyle w:val="TableEntry"/>
            </w:pPr>
            <w:r w:rsidRPr="00621E63">
              <w:t>RE</w:t>
            </w:r>
          </w:p>
        </w:tc>
        <w:tc>
          <w:tcPr>
            <w:tcW w:w="900" w:type="dxa"/>
            <w:shd w:val="clear" w:color="auto" w:fill="auto"/>
          </w:tcPr>
          <w:p w14:paraId="11E10015" w14:textId="77777777" w:rsidR="00B11855" w:rsidRPr="00621E63" w:rsidRDefault="003D003E" w:rsidP="00506FBD">
            <w:pPr>
              <w:pStyle w:val="TableEntry"/>
            </w:pPr>
            <w:r w:rsidRPr="00621E63">
              <w:t>[0..1]</w:t>
            </w:r>
          </w:p>
        </w:tc>
        <w:tc>
          <w:tcPr>
            <w:tcW w:w="1170" w:type="dxa"/>
            <w:shd w:val="clear" w:color="auto" w:fill="auto"/>
          </w:tcPr>
          <w:p w14:paraId="7FCCD402" w14:textId="77777777" w:rsidR="00B11855" w:rsidRPr="00621E63" w:rsidRDefault="003D003E" w:rsidP="00506FBD">
            <w:pPr>
              <w:pStyle w:val="TableEntry"/>
            </w:pPr>
            <w:r w:rsidRPr="00621E63">
              <w:t>0495</w:t>
            </w:r>
          </w:p>
        </w:tc>
        <w:tc>
          <w:tcPr>
            <w:tcW w:w="1170" w:type="dxa"/>
            <w:shd w:val="clear" w:color="auto" w:fill="auto"/>
          </w:tcPr>
          <w:p w14:paraId="6FEE3B46" w14:textId="77777777" w:rsidR="00B11855" w:rsidRPr="00621E63" w:rsidRDefault="003D003E" w:rsidP="00506FBD">
            <w:pPr>
              <w:pStyle w:val="TableEntry"/>
            </w:pPr>
            <w:r w:rsidRPr="00621E63">
              <w:t>01670</w:t>
            </w:r>
          </w:p>
        </w:tc>
        <w:tc>
          <w:tcPr>
            <w:tcW w:w="2980" w:type="dxa"/>
            <w:shd w:val="clear" w:color="auto" w:fill="auto"/>
          </w:tcPr>
          <w:p w14:paraId="2164D1A9" w14:textId="77777777" w:rsidR="00B11855" w:rsidRPr="00621E63" w:rsidRDefault="003D003E" w:rsidP="00506FBD">
            <w:pPr>
              <w:pStyle w:val="TableEntry"/>
            </w:pPr>
            <w:r w:rsidRPr="00621E63">
              <w:t>Administration Site Modifier</w:t>
            </w:r>
          </w:p>
        </w:tc>
      </w:tr>
    </w:tbl>
    <w:p w14:paraId="34A1E94D" w14:textId="77777777" w:rsidR="00FF2B2D" w:rsidRPr="00621E63" w:rsidRDefault="00FF2B2D" w:rsidP="006D73DE">
      <w:pPr>
        <w:pStyle w:val="BodyText"/>
      </w:pPr>
    </w:p>
    <w:p w14:paraId="42800BA9" w14:textId="77777777" w:rsidR="00B11855" w:rsidRPr="00621E63" w:rsidRDefault="003D003E" w:rsidP="006D73DE">
      <w:pPr>
        <w:pStyle w:val="BodyText"/>
      </w:pPr>
      <w:r w:rsidRPr="00621E63">
        <w:t>The following describes the IHE PCD usage of the fields in the above table.</w:t>
      </w:r>
    </w:p>
    <w:p w14:paraId="454C2052" w14:textId="77777777" w:rsidR="00B11855" w:rsidRPr="00621E63" w:rsidRDefault="003D003E" w:rsidP="001422D4">
      <w:pPr>
        <w:pStyle w:val="HL7Field"/>
      </w:pPr>
      <w:r w:rsidRPr="00621E63">
        <w:t xml:space="preserve">RXR-1   Route </w:t>
      </w:r>
    </w:p>
    <w:p w14:paraId="1480C009"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51013560" w14:textId="77777777" w:rsidR="006F6436" w:rsidRPr="00621E63" w:rsidRDefault="003D003E" w:rsidP="006F6436">
      <w:pPr>
        <w:pStyle w:val="BodyText"/>
      </w:pPr>
      <w:r w:rsidRPr="00621E63">
        <w:t xml:space="preserve">Definition: This field is the route of administration. </w:t>
      </w:r>
      <w:r w:rsidR="006F6436" w:rsidRPr="00621E63">
        <w:t>The PCD TF requires that this field be valued as one of the following:  ^IV^HL70162 for Intravenous, ^EP^HL70162 for Epidural, ^SC^HL70162 for Subcutaneous, ^NG^HL70162 for Nasogastric, ^GTT^HL70162 for Gastrostomy Tube or ^IT^HL70162 for Intrathecal.</w:t>
      </w:r>
    </w:p>
    <w:p w14:paraId="6C472888" w14:textId="365E0C0E" w:rsidR="00B11855" w:rsidRPr="00621E63" w:rsidRDefault="003D003E" w:rsidP="006F6436">
      <w:pPr>
        <w:pStyle w:val="BodyText"/>
        <w:rPr>
          <w:b/>
          <w:bCs/>
        </w:rPr>
      </w:pPr>
      <w:r w:rsidRPr="00621E63">
        <w:rPr>
          <w:b/>
          <w:bCs/>
        </w:rPr>
        <w:t>RXR-2   Administration Site</w:t>
      </w:r>
    </w:p>
    <w:p w14:paraId="00EACC04" w14:textId="1BC20F14"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4.14.2.2 for details. The PCD TF does not further constrain this field.</w:t>
      </w:r>
    </w:p>
    <w:p w14:paraId="4AA16A6D" w14:textId="36AF57FC" w:rsidR="00B11855" w:rsidRPr="00621E63" w:rsidRDefault="003D003E" w:rsidP="001422D4">
      <w:pPr>
        <w:pStyle w:val="HL7Field"/>
      </w:pPr>
      <w:r w:rsidRPr="00621E63">
        <w:t xml:space="preserve">RXR-3   Administration Device </w:t>
      </w:r>
    </w:p>
    <w:p w14:paraId="2D7CC18D" w14:textId="77777777" w:rsidR="00B11855" w:rsidRPr="00621E63" w:rsidRDefault="003D003E" w:rsidP="002E3ED0">
      <w:pPr>
        <w:pStyle w:val="Components"/>
      </w:pPr>
      <w:r w:rsidRPr="00621E63">
        <w:t>Components: &lt;Identifier (ST)&gt; ^ &lt;Text (ST)&gt; ^ &lt;Name of Coding System (ID)&gt; ^</w:t>
      </w:r>
      <w:r w:rsidR="006D73DE" w:rsidRPr="00621E63">
        <w:t xml:space="preserve"> </w:t>
      </w:r>
      <w:r w:rsidRPr="00621E63">
        <w:t>&lt;Alternate Identifier (ST)&gt; ^ &lt;Alternate Text (ST)&gt; ^ &lt;Name of Alternate</w:t>
      </w:r>
      <w:r w:rsidR="006D73DE" w:rsidRPr="00621E63">
        <w:t xml:space="preserve"> </w:t>
      </w:r>
      <w:r w:rsidRPr="00621E63">
        <w:t>Coding System (ID)&gt; ^ &lt;Coding System Version ID (ST)&gt; ^ &lt;Alternate Coding</w:t>
      </w:r>
      <w:r w:rsidR="006D73DE" w:rsidRPr="00621E63">
        <w:t xml:space="preserve"> </w:t>
      </w:r>
      <w:r w:rsidRPr="00621E63">
        <w:t>System Version ID (ST)&gt; ^ &lt;Original Text (ST)&gt;</w:t>
      </w:r>
    </w:p>
    <w:p w14:paraId="2619F705" w14:textId="77777777" w:rsidR="00B11855" w:rsidRPr="00621E63" w:rsidRDefault="003D003E" w:rsidP="002E3ED0">
      <w:pPr>
        <w:pStyle w:val="HL7FieldIndent2"/>
        <w:rPr>
          <w:noProof w:val="0"/>
        </w:rPr>
      </w:pPr>
      <w:r w:rsidRPr="00621E63">
        <w:rPr>
          <w:noProof w:val="0"/>
        </w:rPr>
        <w:t>Definition: This field contains the type of pump used to administer the drug, if known by the BCMA system</w:t>
      </w:r>
      <w:r w:rsidR="00CA3A2C" w:rsidRPr="00621E63">
        <w:rPr>
          <w:noProof w:val="0"/>
        </w:rPr>
        <w:t xml:space="preserve">. </w:t>
      </w:r>
      <w:r w:rsidRPr="00621E63">
        <w:rPr>
          <w:noProof w:val="0"/>
        </w:rPr>
        <w:t>The PCD TF requires that this field be valued as ^IVP^HL70164 for LVP pumps, ^PCA^HL70164 for PCA pumps, or ^SYR^HL70164 for Syringe pumps.</w:t>
      </w:r>
    </w:p>
    <w:p w14:paraId="4D264884" w14:textId="7EC92523" w:rsidR="00B11855" w:rsidRPr="00621E63" w:rsidRDefault="003D003E" w:rsidP="002E3ED0">
      <w:pPr>
        <w:pStyle w:val="HL7FieldIndent2"/>
        <w:rPr>
          <w:noProof w:val="0"/>
        </w:rPr>
      </w:pPr>
      <w:r w:rsidRPr="00621E63">
        <w:rPr>
          <w:noProof w:val="0"/>
        </w:rPr>
        <w:t xml:space="preserve">The following entry should be added to </w:t>
      </w:r>
      <w:r w:rsidR="006D613E" w:rsidRPr="00621E63">
        <w:rPr>
          <w:noProof w:val="0"/>
        </w:rPr>
        <w:t>HL7</w:t>
      </w:r>
      <w:r w:rsidR="00995105" w:rsidRPr="00621E63">
        <w:rPr>
          <w:noProof w:val="0"/>
        </w:rPr>
        <w:t xml:space="preserve"> </w:t>
      </w:r>
      <w:r w:rsidRPr="00621E63">
        <w:rPr>
          <w:noProof w:val="0"/>
        </w:rPr>
        <w:t>user-defined table #0164:</w:t>
      </w:r>
    </w:p>
    <w:p w14:paraId="50B8D7A7" w14:textId="77777777" w:rsidR="00B11855" w:rsidRPr="00621E63" w:rsidRDefault="00B11855" w:rsidP="006D73DE">
      <w:pPr>
        <w:pStyle w:val="BodyText"/>
      </w:pPr>
    </w:p>
    <w:tbl>
      <w:tblPr>
        <w:tblW w:w="52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060"/>
      </w:tblGrid>
      <w:tr w:rsidR="00FF2B2D" w:rsidRPr="00621E63" w14:paraId="7FE6BA13" w14:textId="77777777" w:rsidTr="00576EDB">
        <w:trPr>
          <w:cantSplit/>
          <w:jc w:val="center"/>
        </w:trPr>
        <w:tc>
          <w:tcPr>
            <w:tcW w:w="2178" w:type="dxa"/>
            <w:shd w:val="clear" w:color="auto" w:fill="D9D9D9"/>
          </w:tcPr>
          <w:p w14:paraId="5E360A7E" w14:textId="77777777" w:rsidR="00FF2B2D" w:rsidRPr="00621E63" w:rsidRDefault="00FF2B2D" w:rsidP="00576EDB">
            <w:pPr>
              <w:pStyle w:val="TableEntryHeader"/>
            </w:pPr>
            <w:r w:rsidRPr="00621E63">
              <w:t>Value</w:t>
            </w:r>
          </w:p>
        </w:tc>
        <w:tc>
          <w:tcPr>
            <w:tcW w:w="3060" w:type="dxa"/>
            <w:shd w:val="clear" w:color="auto" w:fill="D9D9D9"/>
          </w:tcPr>
          <w:p w14:paraId="5A3D6208" w14:textId="77777777" w:rsidR="00FF2B2D" w:rsidRPr="00621E63" w:rsidRDefault="00FF2B2D" w:rsidP="00576EDB">
            <w:pPr>
              <w:pStyle w:val="TableEntryHeader"/>
            </w:pPr>
            <w:r w:rsidRPr="00621E63">
              <w:t>Description</w:t>
            </w:r>
          </w:p>
        </w:tc>
      </w:tr>
      <w:tr w:rsidR="00FF2B2D" w:rsidRPr="00621E63" w14:paraId="3E4989A5" w14:textId="77777777" w:rsidTr="00576EDB">
        <w:trPr>
          <w:cantSplit/>
          <w:jc w:val="center"/>
        </w:trPr>
        <w:tc>
          <w:tcPr>
            <w:tcW w:w="2178" w:type="dxa"/>
            <w:shd w:val="clear" w:color="auto" w:fill="auto"/>
          </w:tcPr>
          <w:p w14:paraId="517D5DB1" w14:textId="77777777" w:rsidR="00FF2B2D" w:rsidRPr="00621E63" w:rsidRDefault="00FF2B2D" w:rsidP="00576EDB">
            <w:pPr>
              <w:pStyle w:val="TableEntry"/>
            </w:pPr>
            <w:r w:rsidRPr="00621E63">
              <w:t>SYR</w:t>
            </w:r>
          </w:p>
        </w:tc>
        <w:tc>
          <w:tcPr>
            <w:tcW w:w="3060" w:type="dxa"/>
            <w:shd w:val="clear" w:color="auto" w:fill="auto"/>
          </w:tcPr>
          <w:p w14:paraId="518033A1" w14:textId="77777777" w:rsidR="00FF2B2D" w:rsidRPr="00621E63" w:rsidRDefault="00FF2B2D" w:rsidP="00576EDB">
            <w:pPr>
              <w:pStyle w:val="TableEntry"/>
            </w:pPr>
            <w:r w:rsidRPr="00621E63">
              <w:t>Syringe Pump</w:t>
            </w:r>
          </w:p>
        </w:tc>
      </w:tr>
    </w:tbl>
    <w:p w14:paraId="263256D6" w14:textId="77777777" w:rsidR="00FF2B2D" w:rsidRPr="00621E63" w:rsidRDefault="00FF2B2D" w:rsidP="006D73DE">
      <w:pPr>
        <w:pStyle w:val="BodyText"/>
      </w:pPr>
    </w:p>
    <w:p w14:paraId="743A05B0" w14:textId="1C2619EC" w:rsidR="00B11855" w:rsidRPr="00621E63" w:rsidRDefault="003D003E" w:rsidP="001422D4">
      <w:pPr>
        <w:pStyle w:val="HL7Field"/>
      </w:pPr>
      <w:r w:rsidRPr="00621E63">
        <w:t>RXR-4   Administration Method</w:t>
      </w:r>
    </w:p>
    <w:p w14:paraId="70F928BF"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219D1250" w14:textId="77777777" w:rsidR="00B11855" w:rsidRPr="00621E63" w:rsidRDefault="003D003E" w:rsidP="002E3ED0">
      <w:pPr>
        <w:pStyle w:val="HL7FieldIndent2"/>
        <w:rPr>
          <w:noProof w:val="0"/>
        </w:rPr>
      </w:pPr>
      <w:r w:rsidRPr="00621E63">
        <w:rPr>
          <w:noProof w:val="0"/>
        </w:rPr>
        <w:lastRenderedPageBreak/>
        <w:t>Definition: This field identifies whether the infusion is to be administered as a primary infusion or as an IV piggyback or secondary infusion. The TF requires that this field be valued as ^IV^HL70165 for a primary infusion or ^IVPB^HL70165 for an IV piggyback or secondary infusion.</w:t>
      </w:r>
      <w:r w:rsidR="009536D7" w:rsidRPr="00621E63">
        <w:rPr>
          <w:noProof w:val="0"/>
        </w:rPr>
        <w:t xml:space="preserve"> This field is optional for PCA.</w:t>
      </w:r>
    </w:p>
    <w:p w14:paraId="21D44255" w14:textId="05A2BCBC" w:rsidR="00B11855" w:rsidRPr="00621E63" w:rsidRDefault="003D003E" w:rsidP="002E3ED0">
      <w:pPr>
        <w:pStyle w:val="HL7FieldIndent2"/>
        <w:rPr>
          <w:noProof w:val="0"/>
        </w:rPr>
      </w:pPr>
      <w:r w:rsidRPr="00621E63">
        <w:rPr>
          <w:noProof w:val="0"/>
        </w:rPr>
        <w:t xml:space="preserve">The following entry should be added to </w:t>
      </w:r>
      <w:r w:rsidR="006D613E" w:rsidRPr="00621E63">
        <w:rPr>
          <w:noProof w:val="0"/>
        </w:rPr>
        <w:t>HL7</w:t>
      </w:r>
      <w:r w:rsidR="00995105" w:rsidRPr="00621E63">
        <w:rPr>
          <w:noProof w:val="0"/>
        </w:rPr>
        <w:t xml:space="preserve"> </w:t>
      </w:r>
      <w:r w:rsidRPr="00621E63">
        <w:rPr>
          <w:noProof w:val="0"/>
        </w:rPr>
        <w:t>user-defined table #0165:</w:t>
      </w:r>
    </w:p>
    <w:p w14:paraId="6701845A" w14:textId="77777777" w:rsidR="00B11855" w:rsidRPr="00621E63" w:rsidRDefault="00B11855" w:rsidP="006D73DE">
      <w:pPr>
        <w:pStyle w:val="BodyText"/>
      </w:pPr>
    </w:p>
    <w:tbl>
      <w:tblPr>
        <w:tblW w:w="52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060"/>
      </w:tblGrid>
      <w:tr w:rsidR="00B11855" w:rsidRPr="00621E63" w14:paraId="59BD1DBC" w14:textId="77777777" w:rsidTr="00DE39CA">
        <w:trPr>
          <w:cantSplit/>
          <w:jc w:val="center"/>
        </w:trPr>
        <w:tc>
          <w:tcPr>
            <w:tcW w:w="2178" w:type="dxa"/>
            <w:shd w:val="clear" w:color="auto" w:fill="D9D9D9"/>
          </w:tcPr>
          <w:p w14:paraId="403F69DB" w14:textId="77777777" w:rsidR="00B11855" w:rsidRPr="00621E63" w:rsidRDefault="003D003E" w:rsidP="002F241F">
            <w:pPr>
              <w:pStyle w:val="TableEntryHeader"/>
            </w:pPr>
            <w:bookmarkStart w:id="1601" w:name="_Hlk431204167"/>
            <w:r w:rsidRPr="00621E63">
              <w:t>Value</w:t>
            </w:r>
          </w:p>
        </w:tc>
        <w:tc>
          <w:tcPr>
            <w:tcW w:w="3060" w:type="dxa"/>
            <w:shd w:val="clear" w:color="auto" w:fill="D9D9D9"/>
          </w:tcPr>
          <w:p w14:paraId="5BCCC562" w14:textId="77777777" w:rsidR="00B11855" w:rsidRPr="00621E63" w:rsidRDefault="003D003E" w:rsidP="002F241F">
            <w:pPr>
              <w:pStyle w:val="TableEntryHeader"/>
            </w:pPr>
            <w:r w:rsidRPr="00621E63">
              <w:t>Description</w:t>
            </w:r>
          </w:p>
        </w:tc>
      </w:tr>
      <w:tr w:rsidR="00B11855" w:rsidRPr="00621E63" w14:paraId="7BC7D0BA" w14:textId="77777777" w:rsidTr="006C0E8E">
        <w:trPr>
          <w:cantSplit/>
          <w:jc w:val="center"/>
        </w:trPr>
        <w:tc>
          <w:tcPr>
            <w:tcW w:w="2178" w:type="dxa"/>
            <w:shd w:val="clear" w:color="auto" w:fill="auto"/>
          </w:tcPr>
          <w:p w14:paraId="472AAD08" w14:textId="77777777" w:rsidR="00B11855" w:rsidRPr="00621E63" w:rsidRDefault="003D003E" w:rsidP="002F241F">
            <w:pPr>
              <w:pStyle w:val="TableEntry"/>
            </w:pPr>
            <w:r w:rsidRPr="00621E63">
              <w:t>IV</w:t>
            </w:r>
          </w:p>
        </w:tc>
        <w:tc>
          <w:tcPr>
            <w:tcW w:w="3060" w:type="dxa"/>
            <w:shd w:val="clear" w:color="auto" w:fill="auto"/>
          </w:tcPr>
          <w:p w14:paraId="4B3CEFC9" w14:textId="77777777" w:rsidR="00B11855" w:rsidRPr="00621E63" w:rsidRDefault="003D003E" w:rsidP="002F241F">
            <w:pPr>
              <w:pStyle w:val="TableEntry"/>
            </w:pPr>
            <w:r w:rsidRPr="00621E63">
              <w:t>IV Primary</w:t>
            </w:r>
          </w:p>
        </w:tc>
      </w:tr>
      <w:bookmarkEnd w:id="1601"/>
    </w:tbl>
    <w:p w14:paraId="3B9F6030" w14:textId="77777777" w:rsidR="00B11855" w:rsidRPr="00621E63" w:rsidRDefault="00B11855" w:rsidP="002F241F">
      <w:pPr>
        <w:pStyle w:val="BodyText"/>
      </w:pPr>
    </w:p>
    <w:p w14:paraId="6C39EB93" w14:textId="647B56F4" w:rsidR="00B11855" w:rsidRPr="00621E63" w:rsidRDefault="003D003E" w:rsidP="001422D4">
      <w:pPr>
        <w:pStyle w:val="HL7Field"/>
      </w:pPr>
      <w:r w:rsidRPr="00621E63">
        <w:t>RXR-5   Routing Instruction</w:t>
      </w:r>
    </w:p>
    <w:p w14:paraId="050F53F4" w14:textId="4F2F2614"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4.14.2.5 for details. The PCD TF does not further constrain this field.</w:t>
      </w:r>
    </w:p>
    <w:p w14:paraId="38145A55" w14:textId="70AE75A2" w:rsidR="00B11855" w:rsidRPr="00621E63" w:rsidRDefault="003D003E" w:rsidP="001422D4">
      <w:pPr>
        <w:pStyle w:val="HL7Field"/>
      </w:pPr>
      <w:r w:rsidRPr="00621E63">
        <w:t>RXR-6   Administration Site Modifier</w:t>
      </w:r>
    </w:p>
    <w:p w14:paraId="7FDA4C89" w14:textId="5ED4A66E"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4.14.2.6 for details. The PCD TF does not further constrain this field.</w:t>
      </w:r>
    </w:p>
    <w:p w14:paraId="74B725EB" w14:textId="77777777" w:rsidR="00B11855" w:rsidRPr="00621E63" w:rsidRDefault="003D003E" w:rsidP="00123C7B">
      <w:pPr>
        <w:pStyle w:val="Heading5"/>
        <w:rPr>
          <w:noProof w:val="0"/>
        </w:rPr>
      </w:pPr>
      <w:bookmarkStart w:id="1602" w:name="_Toc401769783"/>
      <w:bookmarkStart w:id="1603" w:name="_Toc24650413"/>
      <w:r w:rsidRPr="00621E63">
        <w:rPr>
          <w:noProof w:val="0"/>
        </w:rPr>
        <w:t xml:space="preserve">OBX </w:t>
      </w:r>
      <w:r w:rsidR="00F76540" w:rsidRPr="00621E63">
        <w:rPr>
          <w:rFonts w:eastAsia="MS Gothic"/>
          <w:noProof w:val="0"/>
        </w:rPr>
        <w:t>-</w:t>
      </w:r>
      <w:r w:rsidRPr="00621E63">
        <w:rPr>
          <w:noProof w:val="0"/>
        </w:rPr>
        <w:t xml:space="preserve"> Observation/Result segment</w:t>
      </w:r>
      <w:bookmarkEnd w:id="1602"/>
      <w:bookmarkEnd w:id="1603"/>
    </w:p>
    <w:p w14:paraId="313695D8" w14:textId="1F01A9A6" w:rsidR="00FF31A4" w:rsidRPr="00621E63" w:rsidRDefault="00FF31A4" w:rsidP="006D73DE">
      <w:pPr>
        <w:pStyle w:val="BodyText"/>
      </w:pPr>
      <w:r w:rsidRPr="00621E63">
        <w:t xml:space="preserve">Refer to </w:t>
      </w:r>
      <w:r w:rsidR="006D613E" w:rsidRPr="00621E63">
        <w:t>HL7</w:t>
      </w:r>
      <w:r w:rsidR="00995105" w:rsidRPr="00621E63">
        <w:t xml:space="preserve"> </w:t>
      </w:r>
      <w:r w:rsidRPr="00621E63">
        <w:t>v2.6: Section 7.4.2x</w:t>
      </w:r>
    </w:p>
    <w:p w14:paraId="161F417C" w14:textId="1DD5F70F" w:rsidR="00B11855" w:rsidRPr="00621E63" w:rsidRDefault="003D003E" w:rsidP="006D73DE">
      <w:pPr>
        <w:pStyle w:val="BodyText"/>
      </w:pPr>
      <w:r w:rsidRPr="00621E63">
        <w:t xml:space="preserve">The </w:t>
      </w:r>
      <w:r w:rsidR="006D613E" w:rsidRPr="00621E63">
        <w:t>HL7</w:t>
      </w:r>
      <w:r w:rsidR="00995105" w:rsidRPr="00621E63">
        <w:t xml:space="preserve"> </w:t>
      </w:r>
      <w:r w:rsidRPr="00621E63">
        <w:t>OBX segment is used to transmit a single observation or observation fragment. In the</w:t>
      </w:r>
    </w:p>
    <w:p w14:paraId="481FE67F" w14:textId="77777777" w:rsidR="00B11855" w:rsidRPr="00621E63" w:rsidRDefault="003D003E" w:rsidP="006D73DE">
      <w:pPr>
        <w:pStyle w:val="BodyText"/>
      </w:pPr>
      <w:r w:rsidRPr="00621E63">
        <w:t xml:space="preserve">Point-of-Care Infusion Verification Profile the usage is limited to providing: </w:t>
      </w:r>
    </w:p>
    <w:p w14:paraId="0ADA75AD" w14:textId="77777777" w:rsidR="00B11855" w:rsidRPr="00621E63" w:rsidRDefault="003D003E" w:rsidP="00BD161D">
      <w:pPr>
        <w:pStyle w:val="ListNumber2"/>
        <w:numPr>
          <w:ilvl w:val="0"/>
          <w:numId w:val="15"/>
        </w:numPr>
      </w:pPr>
      <w:r w:rsidRPr="00621E63">
        <w:t>pump ID</w:t>
      </w:r>
    </w:p>
    <w:p w14:paraId="79E111A9" w14:textId="29288DF7" w:rsidR="00B11855" w:rsidRPr="00621E63" w:rsidRDefault="003D003E" w:rsidP="00BD161D">
      <w:pPr>
        <w:pStyle w:val="ListNumber2"/>
        <w:numPr>
          <w:ilvl w:val="0"/>
          <w:numId w:val="15"/>
        </w:numPr>
      </w:pPr>
      <w:r w:rsidRPr="00621E63">
        <w:t>patient parameters such as height, weight, or body surface area (BSA)</w:t>
      </w:r>
    </w:p>
    <w:p w14:paraId="13DB0B51" w14:textId="0F8F20FF" w:rsidR="00B2751F" w:rsidRPr="00621E63" w:rsidRDefault="00B2751F" w:rsidP="00B2751F">
      <w:pPr>
        <w:pStyle w:val="ListNumber2"/>
      </w:pPr>
      <w:r w:rsidRPr="00621E63">
        <w:t xml:space="preserve">infusion order </w:t>
      </w:r>
      <w:r w:rsidR="00171618" w:rsidRPr="00621E63">
        <w:t xml:space="preserve">step </w:t>
      </w:r>
      <w:r w:rsidRPr="00621E63">
        <w:t>type</w:t>
      </w:r>
    </w:p>
    <w:p w14:paraId="4A6F79DA" w14:textId="77777777" w:rsidR="00B11855" w:rsidRPr="00621E63" w:rsidRDefault="003D003E" w:rsidP="00BD161D">
      <w:pPr>
        <w:pStyle w:val="ListNumber2"/>
        <w:numPr>
          <w:ilvl w:val="0"/>
          <w:numId w:val="15"/>
        </w:numPr>
      </w:pPr>
      <w:r w:rsidRPr="00621E63">
        <w:t xml:space="preserve">other parameters used to program the pump. </w:t>
      </w:r>
    </w:p>
    <w:p w14:paraId="31A28AF8" w14:textId="77777777" w:rsidR="00B11855" w:rsidRPr="00621E63" w:rsidRDefault="003D003E" w:rsidP="006D73DE">
      <w:pPr>
        <w:pStyle w:val="BodyText"/>
      </w:pPr>
      <w:r w:rsidRPr="00621E63">
        <w:t>Note that the definition of the OBX segment in this profile is constrained from the definition used in the PCD Observation/Result Message to reflect this limited usage. The broader definition can be found in OBX - Observation/Result segment, Appendix Section B-8.</w:t>
      </w:r>
    </w:p>
    <w:p w14:paraId="565F7E3B" w14:textId="25141F00" w:rsidR="00E3091E" w:rsidRPr="00621E63" w:rsidRDefault="003D003E" w:rsidP="006D73DE">
      <w:pPr>
        <w:pStyle w:val="BodyText"/>
      </w:pPr>
      <w:r w:rsidRPr="00621E63">
        <w:t>One OBX segment containing the pump ID must always be present. Additional OBX segments containing patient parameters</w:t>
      </w:r>
      <w:r w:rsidR="00B2751F" w:rsidRPr="00621E63">
        <w:t xml:space="preserve">, infusion order </w:t>
      </w:r>
      <w:r w:rsidR="00171618" w:rsidRPr="00621E63">
        <w:t xml:space="preserve">step </w:t>
      </w:r>
      <w:r w:rsidR="00B2751F" w:rsidRPr="00621E63">
        <w:t>type,</w:t>
      </w:r>
      <w:r w:rsidRPr="00621E63">
        <w:t xml:space="preserve"> or pump programming parameters may optionally follow.</w:t>
      </w:r>
      <w:r w:rsidR="00863A9A" w:rsidRPr="00621E63" w:rsidDel="00863A9A">
        <w:t xml:space="preserve"> </w:t>
      </w:r>
    </w:p>
    <w:p w14:paraId="287A739A" w14:textId="77777777" w:rsidR="00B11855" w:rsidRPr="00621E63" w:rsidRDefault="003D003E" w:rsidP="00CF5627">
      <w:pPr>
        <w:pStyle w:val="TableTitle"/>
      </w:pPr>
      <w:r w:rsidRPr="00621E63">
        <w:t>Table 3.3.4.4.</w:t>
      </w:r>
      <w:r w:rsidR="002B3DC0" w:rsidRPr="00621E63">
        <w:t>9</w:t>
      </w:r>
      <w:r w:rsidR="00D52943" w:rsidRPr="00621E63">
        <w:rPr>
          <w:rFonts w:eastAsia="MS Gothic"/>
        </w:rPr>
        <w:t>-</w:t>
      </w:r>
      <w:r w:rsidR="00E86B15" w:rsidRPr="00621E63">
        <w:t>1</w:t>
      </w:r>
      <w:r w:rsidRPr="00621E63">
        <w:t>:</w:t>
      </w:r>
      <w:r w:rsidR="00B054A1" w:rsidRPr="00621E63">
        <w:t xml:space="preserve"> </w:t>
      </w:r>
      <w:r w:rsidRPr="00621E63">
        <w:t>OBX segment</w:t>
      </w:r>
    </w:p>
    <w:tbl>
      <w:tblPr>
        <w:tblW w:w="8108" w:type="dxa"/>
        <w:jc w:val="center"/>
        <w:tblBorders>
          <w:top w:val="single" w:sz="4" w:space="0" w:color="auto"/>
          <w:left w:val="single" w:sz="4" w:space="0" w:color="auto"/>
          <w:right w:val="single" w:sz="4" w:space="0" w:color="auto"/>
        </w:tblBorders>
        <w:tblLayout w:type="fixed"/>
        <w:tblLook w:val="04A0" w:firstRow="1" w:lastRow="0" w:firstColumn="1" w:lastColumn="0" w:noHBand="0" w:noVBand="1"/>
      </w:tblPr>
      <w:tblGrid>
        <w:gridCol w:w="724"/>
        <w:gridCol w:w="900"/>
        <w:gridCol w:w="900"/>
        <w:gridCol w:w="900"/>
        <w:gridCol w:w="1274"/>
        <w:gridCol w:w="796"/>
        <w:gridCol w:w="2614"/>
      </w:tblGrid>
      <w:tr w:rsidR="00B11855" w:rsidRPr="00621E63" w14:paraId="7F40DB5A" w14:textId="77777777" w:rsidTr="00C23FBA">
        <w:trPr>
          <w:tblHeader/>
          <w:jc w:val="center"/>
        </w:trPr>
        <w:tc>
          <w:tcPr>
            <w:tcW w:w="724" w:type="dxa"/>
            <w:tcBorders>
              <w:top w:val="single" w:sz="4" w:space="0" w:color="auto"/>
              <w:bottom w:val="single" w:sz="4" w:space="0" w:color="auto"/>
              <w:right w:val="single" w:sz="4" w:space="0" w:color="auto"/>
            </w:tcBorders>
            <w:shd w:val="clear" w:color="auto" w:fill="D9D9D9"/>
            <w:tcMar>
              <w:top w:w="100" w:type="dxa"/>
              <w:right w:w="100" w:type="dxa"/>
            </w:tcMar>
          </w:tcPr>
          <w:p w14:paraId="7CB1B06F" w14:textId="77777777" w:rsidR="00B11855" w:rsidRPr="00621E63" w:rsidRDefault="003D003E" w:rsidP="006D73DE">
            <w:pPr>
              <w:pStyle w:val="TableEntry"/>
            </w:pPr>
            <w:r w:rsidRPr="00621E63">
              <w:t>SEQ</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7CA9C31" w14:textId="77777777" w:rsidR="00B11855" w:rsidRPr="00621E63" w:rsidRDefault="003D003E" w:rsidP="006D73DE">
            <w:pPr>
              <w:pStyle w:val="TableEntry"/>
            </w:pPr>
            <w:r w:rsidRPr="00621E63">
              <w:t>LEN</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2D6E608" w14:textId="77777777" w:rsidR="00B11855" w:rsidRPr="00621E63" w:rsidRDefault="003D003E" w:rsidP="006D73DE">
            <w:pPr>
              <w:pStyle w:val="TableEntry"/>
            </w:pPr>
            <w:r w:rsidRPr="00621E63">
              <w:t>DT</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9439FC4" w14:textId="77777777" w:rsidR="00B11855" w:rsidRPr="00621E63" w:rsidRDefault="003D003E" w:rsidP="006D73DE">
            <w:pPr>
              <w:pStyle w:val="TableEntry"/>
            </w:pPr>
            <w:r w:rsidRPr="00621E63">
              <w:t>Usage</w:t>
            </w:r>
          </w:p>
        </w:tc>
        <w:tc>
          <w:tcPr>
            <w:tcW w:w="1274"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254FA65" w14:textId="77777777" w:rsidR="00B11855" w:rsidRPr="00621E63" w:rsidRDefault="003D003E" w:rsidP="006D73DE">
            <w:pPr>
              <w:pStyle w:val="TableEntry"/>
            </w:pPr>
            <w:r w:rsidRPr="00621E63">
              <w:t>Card.</w:t>
            </w:r>
          </w:p>
        </w:tc>
        <w:tc>
          <w:tcPr>
            <w:tcW w:w="796"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5116C683" w14:textId="77777777" w:rsidR="00B11855" w:rsidRPr="00621E63" w:rsidRDefault="003D003E" w:rsidP="006D73DE">
            <w:pPr>
              <w:pStyle w:val="TableEntry"/>
            </w:pPr>
            <w:r w:rsidRPr="00621E63">
              <w:t>TBL#</w:t>
            </w:r>
          </w:p>
        </w:tc>
        <w:tc>
          <w:tcPr>
            <w:tcW w:w="2614" w:type="dxa"/>
            <w:tcBorders>
              <w:top w:val="single" w:sz="4" w:space="0" w:color="auto"/>
              <w:left w:val="single" w:sz="4" w:space="0" w:color="auto"/>
              <w:bottom w:val="single" w:sz="4" w:space="0" w:color="auto"/>
            </w:tcBorders>
            <w:shd w:val="clear" w:color="auto" w:fill="D9D9D9"/>
            <w:tcMar>
              <w:top w:w="100" w:type="dxa"/>
              <w:right w:w="100" w:type="dxa"/>
            </w:tcMar>
          </w:tcPr>
          <w:p w14:paraId="71CA76EA" w14:textId="77777777" w:rsidR="00B11855" w:rsidRPr="00621E63" w:rsidRDefault="003D003E" w:rsidP="006D73DE">
            <w:pPr>
              <w:pStyle w:val="TableEntry"/>
            </w:pPr>
            <w:r w:rsidRPr="00621E63">
              <w:t>Element name</w:t>
            </w:r>
          </w:p>
        </w:tc>
      </w:tr>
      <w:tr w:rsidR="00B11855" w:rsidRPr="00621E63" w14:paraId="14ED41DF"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62BFEB5" w14:textId="77777777" w:rsidR="00B11855" w:rsidRPr="00621E63" w:rsidRDefault="003D003E" w:rsidP="00506FBD">
            <w:pPr>
              <w:pStyle w:val="TableEntry"/>
            </w:pPr>
            <w:r w:rsidRPr="00621E63">
              <w:t>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0D75F11" w14:textId="77777777" w:rsidR="00B11855" w:rsidRPr="00621E63" w:rsidRDefault="003D003E" w:rsidP="00506FBD">
            <w:pPr>
              <w:pStyle w:val="TableEntry"/>
            </w:pPr>
            <w:r w:rsidRPr="00621E63">
              <w:t>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166C5A6" w14:textId="77777777" w:rsidR="00B11855" w:rsidRPr="00621E63" w:rsidRDefault="003D003E" w:rsidP="00506FBD">
            <w:pPr>
              <w:pStyle w:val="TableEntry"/>
            </w:pPr>
            <w:r w:rsidRPr="00621E63">
              <w:t>SI</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EB94D2B" w14:textId="77777777" w:rsidR="00B11855" w:rsidRPr="00621E63" w:rsidRDefault="003D003E" w:rsidP="00506FBD">
            <w:pPr>
              <w:pStyle w:val="TableEntry"/>
            </w:pPr>
            <w:r w:rsidRPr="00621E63">
              <w:t>R</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5D2389F" w14:textId="77777777" w:rsidR="00B11855" w:rsidRPr="00621E63" w:rsidRDefault="003D003E" w:rsidP="00506FBD">
            <w:pPr>
              <w:pStyle w:val="TableEntry"/>
            </w:pPr>
            <w:r w:rsidRPr="00621E63">
              <w:t>[1..1]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CD308F9"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70C10CD" w14:textId="77777777" w:rsidR="00B11855" w:rsidRPr="00621E63" w:rsidRDefault="003D003E" w:rsidP="00506FBD">
            <w:pPr>
              <w:pStyle w:val="TableEntry"/>
            </w:pPr>
            <w:r w:rsidRPr="00621E63">
              <w:t>Set ID – OBX</w:t>
            </w:r>
          </w:p>
        </w:tc>
      </w:tr>
      <w:tr w:rsidR="00B11855" w:rsidRPr="00621E63" w14:paraId="793ED42A"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6D04C0BB" w14:textId="77777777" w:rsidR="00B11855" w:rsidRPr="00621E63" w:rsidRDefault="003D003E" w:rsidP="00506FBD">
            <w:pPr>
              <w:pStyle w:val="TableEntry"/>
            </w:pPr>
            <w:r w:rsidRPr="00621E63">
              <w:t>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A62B307" w14:textId="77777777" w:rsidR="00B11855" w:rsidRPr="00621E63" w:rsidRDefault="003D003E" w:rsidP="00506FBD">
            <w:pPr>
              <w:pStyle w:val="TableEntry"/>
            </w:pPr>
            <w:r w:rsidRPr="00621E63">
              <w:t>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77AFF5D"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4A37B3B"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EBB8E94"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3C599F41" w14:textId="77777777" w:rsidR="00B11855" w:rsidRPr="00621E63" w:rsidRDefault="003D003E" w:rsidP="00506FBD">
            <w:pPr>
              <w:pStyle w:val="TableEntry"/>
            </w:pPr>
            <w:r w:rsidRPr="00621E63">
              <w:t>0125</w:t>
            </w:r>
          </w:p>
        </w:tc>
        <w:tc>
          <w:tcPr>
            <w:tcW w:w="2614" w:type="dxa"/>
            <w:tcBorders>
              <w:top w:val="single" w:sz="4" w:space="0" w:color="auto"/>
              <w:left w:val="single" w:sz="4" w:space="0" w:color="auto"/>
              <w:bottom w:val="single" w:sz="4" w:space="0" w:color="auto"/>
            </w:tcBorders>
            <w:tcMar>
              <w:top w:w="100" w:type="dxa"/>
              <w:right w:w="100" w:type="dxa"/>
            </w:tcMar>
          </w:tcPr>
          <w:p w14:paraId="553F5222" w14:textId="77777777" w:rsidR="00B11855" w:rsidRPr="00621E63" w:rsidRDefault="003D003E" w:rsidP="00506FBD">
            <w:pPr>
              <w:pStyle w:val="TableEntry"/>
            </w:pPr>
            <w:r w:rsidRPr="00621E63">
              <w:t>Value Type</w:t>
            </w:r>
          </w:p>
        </w:tc>
      </w:tr>
      <w:tr w:rsidR="00B11855" w:rsidRPr="00621E63" w14:paraId="2C0079C3"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A5E4C16" w14:textId="77777777" w:rsidR="00B11855" w:rsidRPr="00621E63" w:rsidRDefault="003D003E" w:rsidP="00506FBD">
            <w:pPr>
              <w:pStyle w:val="TableEntry"/>
            </w:pPr>
            <w:r w:rsidRPr="00621E63">
              <w:lastRenderedPageBreak/>
              <w:t>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E99D983"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F3A314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680936F" w14:textId="77777777" w:rsidR="00B11855" w:rsidRPr="00621E63" w:rsidRDefault="003D003E" w:rsidP="00506FBD">
            <w:pPr>
              <w:pStyle w:val="TableEntry"/>
            </w:pPr>
            <w:r w:rsidRPr="00621E63">
              <w:t>R</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DA4D6B9" w14:textId="77777777" w:rsidR="00B11855" w:rsidRPr="00621E63" w:rsidRDefault="003D003E" w:rsidP="00506FBD">
            <w:pPr>
              <w:pStyle w:val="TableEntry"/>
            </w:pPr>
            <w:r w:rsidRPr="00621E63">
              <w:t>[1..1]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37CE696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04AE4101" w14:textId="77777777" w:rsidR="00B11855" w:rsidRPr="00621E63" w:rsidRDefault="003D003E" w:rsidP="00506FBD">
            <w:pPr>
              <w:pStyle w:val="TableEntry"/>
            </w:pPr>
            <w:r w:rsidRPr="00621E63">
              <w:t>Observation Identifier</w:t>
            </w:r>
          </w:p>
        </w:tc>
      </w:tr>
      <w:tr w:rsidR="00B11855" w:rsidRPr="00621E63" w14:paraId="0E80EBC2"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94C02BC" w14:textId="77777777" w:rsidR="00B11855" w:rsidRPr="00621E63" w:rsidRDefault="003D003E" w:rsidP="00506FBD">
            <w:pPr>
              <w:pStyle w:val="TableEntry"/>
            </w:pPr>
            <w:r w:rsidRPr="00621E63">
              <w:t>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411B86B"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6DCBDB6"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D66A49E"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5C60F66" w14:textId="77777777" w:rsidR="00B11855" w:rsidRPr="00621E63" w:rsidRDefault="003D003E" w:rsidP="00506FBD">
            <w:pPr>
              <w:pStyle w:val="TableEntry"/>
            </w:pPr>
            <w:r w:rsidRPr="00621E63">
              <w:t>[</w:t>
            </w:r>
            <w:r w:rsidR="00E86B15" w:rsidRPr="00621E63">
              <w:t>0</w:t>
            </w:r>
            <w:r w:rsidRPr="00621E6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2A499944"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64899E0B" w14:textId="77777777" w:rsidR="00B11855" w:rsidRPr="00621E63" w:rsidRDefault="003D003E" w:rsidP="00506FBD">
            <w:pPr>
              <w:pStyle w:val="TableEntry"/>
            </w:pPr>
            <w:r w:rsidRPr="00621E63">
              <w:t>Observation Sub-ID</w:t>
            </w:r>
          </w:p>
        </w:tc>
      </w:tr>
      <w:tr w:rsidR="00B11855" w:rsidRPr="00621E63" w14:paraId="17FB107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2E12A34"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1CAD43" w14:textId="77777777" w:rsidR="00B11855" w:rsidRPr="00621E63" w:rsidRDefault="003D003E" w:rsidP="00506FBD">
            <w:pPr>
              <w:pStyle w:val="TableEntry"/>
            </w:pPr>
            <w:r w:rsidRPr="00621E63">
              <w:t>99999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E2FA8CD" w14:textId="77777777" w:rsidR="00B11855" w:rsidRPr="00621E63" w:rsidRDefault="003D003E" w:rsidP="00506FBD">
            <w:pPr>
              <w:pStyle w:val="TableEntry"/>
            </w:pPr>
            <w:r w:rsidRPr="00621E63">
              <w:t>Varies</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56B9991"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BEF0207"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B2DA2C7"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0CA9D23" w14:textId="77777777" w:rsidR="00B11855" w:rsidRPr="00621E63" w:rsidRDefault="003D003E" w:rsidP="00506FBD">
            <w:pPr>
              <w:pStyle w:val="TableEntry"/>
            </w:pPr>
            <w:r w:rsidRPr="00621E63">
              <w:t>Observation Value</w:t>
            </w:r>
          </w:p>
        </w:tc>
      </w:tr>
      <w:tr w:rsidR="00B11855" w:rsidRPr="00621E63" w14:paraId="10EC04D4"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15B3B3BF" w14:textId="77777777" w:rsidR="00B11855" w:rsidRPr="00621E63" w:rsidRDefault="003D003E" w:rsidP="00506FBD">
            <w:pPr>
              <w:pStyle w:val="TableEntry"/>
            </w:pPr>
            <w:r w:rsidRPr="00621E63">
              <w:t>6</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A036C4C"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05E6524"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05B0580"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EEEB6CC"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6E78BE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BEEBD95" w14:textId="77777777" w:rsidR="00B11855" w:rsidRPr="00621E63" w:rsidRDefault="003D003E" w:rsidP="00506FBD">
            <w:pPr>
              <w:pStyle w:val="TableEntry"/>
            </w:pPr>
            <w:r w:rsidRPr="00621E63">
              <w:t>Units</w:t>
            </w:r>
          </w:p>
        </w:tc>
      </w:tr>
      <w:tr w:rsidR="00B11855" w:rsidRPr="00621E63" w14:paraId="5D1B3F96"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4981EAB1" w14:textId="77777777" w:rsidR="00B11855" w:rsidRPr="00621E63" w:rsidRDefault="003D003E" w:rsidP="00506FBD">
            <w:pPr>
              <w:pStyle w:val="TableEntry"/>
            </w:pPr>
            <w:r w:rsidRPr="00621E63">
              <w:t>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815728D" w14:textId="77777777" w:rsidR="00B11855" w:rsidRPr="00621E63" w:rsidRDefault="003D003E" w:rsidP="00506FBD">
            <w:pPr>
              <w:pStyle w:val="TableEntry"/>
            </w:pPr>
            <w:r w:rsidRPr="00621E63">
              <w:t xml:space="preserve"> 60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D8546E"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B2BC532"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6938E2B5"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465E27E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52D7CD8" w14:textId="77777777" w:rsidR="00B11855" w:rsidRPr="00621E63" w:rsidRDefault="003D003E" w:rsidP="00506FBD">
            <w:pPr>
              <w:pStyle w:val="TableEntry"/>
            </w:pPr>
            <w:r w:rsidRPr="00621E63">
              <w:t>References Range</w:t>
            </w:r>
          </w:p>
        </w:tc>
      </w:tr>
      <w:tr w:rsidR="00B11855" w:rsidRPr="00621E63" w14:paraId="66DB3206"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9634484" w14:textId="77777777" w:rsidR="00B11855" w:rsidRPr="00621E63" w:rsidRDefault="003D003E" w:rsidP="00506FBD">
            <w:pPr>
              <w:pStyle w:val="TableEntry"/>
            </w:pPr>
            <w:r w:rsidRPr="00621E63">
              <w:t>8</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04872C9"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6688C85" w14:textId="77777777" w:rsidR="00B11855" w:rsidRPr="00621E63" w:rsidRDefault="003D003E" w:rsidP="00506FBD">
            <w:pPr>
              <w:pStyle w:val="TableEntry"/>
            </w:pPr>
            <w:r w:rsidRPr="00621E63">
              <w:t>IS</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E39BC4"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1DDB72B1"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6CBA488" w14:textId="77777777" w:rsidR="00B11855" w:rsidRPr="00621E63" w:rsidRDefault="003D003E" w:rsidP="00506FBD">
            <w:pPr>
              <w:pStyle w:val="TableEntry"/>
            </w:pPr>
            <w:r w:rsidRPr="00621E63">
              <w:t>0078</w:t>
            </w:r>
          </w:p>
        </w:tc>
        <w:tc>
          <w:tcPr>
            <w:tcW w:w="2614" w:type="dxa"/>
            <w:tcBorders>
              <w:top w:val="single" w:sz="4" w:space="0" w:color="auto"/>
              <w:left w:val="single" w:sz="4" w:space="0" w:color="auto"/>
              <w:bottom w:val="single" w:sz="4" w:space="0" w:color="auto"/>
            </w:tcBorders>
            <w:tcMar>
              <w:top w:w="100" w:type="dxa"/>
              <w:right w:w="100" w:type="dxa"/>
            </w:tcMar>
          </w:tcPr>
          <w:p w14:paraId="4D7399AC" w14:textId="77777777" w:rsidR="00B11855" w:rsidRPr="00621E63" w:rsidRDefault="003D003E" w:rsidP="00506FBD">
            <w:pPr>
              <w:pStyle w:val="TableEntry"/>
            </w:pPr>
            <w:r w:rsidRPr="00621E63">
              <w:t>Abnormal Flags</w:t>
            </w:r>
          </w:p>
        </w:tc>
      </w:tr>
      <w:tr w:rsidR="00B11855" w:rsidRPr="00621E63" w14:paraId="6CAB1CC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21B0885" w14:textId="77777777" w:rsidR="00B11855" w:rsidRPr="00621E63" w:rsidRDefault="003D003E" w:rsidP="00506FBD">
            <w:pPr>
              <w:pStyle w:val="TableEntry"/>
            </w:pPr>
            <w:r w:rsidRPr="00621E63">
              <w:t>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2227EDA"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069554D" w14:textId="77777777" w:rsidR="00B11855" w:rsidRPr="00621E63" w:rsidRDefault="003D003E" w:rsidP="00506FBD">
            <w:pPr>
              <w:pStyle w:val="TableEntry"/>
            </w:pPr>
            <w:r w:rsidRPr="00621E63">
              <w:t>NM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3FA4F3A"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4BE3F41"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418DA2FD"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1B29FD8" w14:textId="77777777" w:rsidR="00B11855" w:rsidRPr="00621E63" w:rsidRDefault="003D003E" w:rsidP="00506FBD">
            <w:pPr>
              <w:pStyle w:val="TableEntry"/>
            </w:pPr>
            <w:r w:rsidRPr="00621E63">
              <w:t>Probability</w:t>
            </w:r>
          </w:p>
        </w:tc>
      </w:tr>
      <w:tr w:rsidR="00B11855" w:rsidRPr="00621E63" w14:paraId="66D13D3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B7CBDB5" w14:textId="77777777" w:rsidR="00B11855" w:rsidRPr="00621E63" w:rsidRDefault="003D003E" w:rsidP="00506FBD">
            <w:pPr>
              <w:pStyle w:val="TableEntry"/>
            </w:pPr>
            <w:r w:rsidRPr="00621E63">
              <w:t>10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B86D5D7" w14:textId="77777777" w:rsidR="00B11855" w:rsidRPr="00621E63" w:rsidRDefault="003D003E" w:rsidP="00506FBD">
            <w:pPr>
              <w:pStyle w:val="TableEntry"/>
            </w:pPr>
            <w:r w:rsidRPr="00621E63">
              <w:t>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EC69A81"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4223B61"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04CBD19"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2AFF3F26" w14:textId="77777777" w:rsidR="00B11855" w:rsidRPr="00621E63" w:rsidRDefault="003D003E" w:rsidP="00506FBD">
            <w:pPr>
              <w:pStyle w:val="TableEntry"/>
            </w:pPr>
            <w:r w:rsidRPr="00621E63">
              <w:t>0080</w:t>
            </w:r>
          </w:p>
        </w:tc>
        <w:tc>
          <w:tcPr>
            <w:tcW w:w="2614" w:type="dxa"/>
            <w:tcBorders>
              <w:top w:val="single" w:sz="4" w:space="0" w:color="auto"/>
              <w:left w:val="single" w:sz="4" w:space="0" w:color="auto"/>
              <w:bottom w:val="single" w:sz="4" w:space="0" w:color="auto"/>
            </w:tcBorders>
            <w:tcMar>
              <w:top w:w="100" w:type="dxa"/>
              <w:right w:w="100" w:type="dxa"/>
            </w:tcMar>
          </w:tcPr>
          <w:p w14:paraId="1D267132" w14:textId="77777777" w:rsidR="00B11855" w:rsidRPr="00621E63" w:rsidRDefault="003D003E" w:rsidP="00506FBD">
            <w:pPr>
              <w:pStyle w:val="TableEntry"/>
            </w:pPr>
            <w:r w:rsidRPr="00621E63">
              <w:t>Nature of Abnormal Test</w:t>
            </w:r>
          </w:p>
        </w:tc>
      </w:tr>
      <w:tr w:rsidR="00B11855" w:rsidRPr="00621E63" w14:paraId="789C7B6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4264DB6" w14:textId="77777777" w:rsidR="00B11855" w:rsidRPr="00621E63" w:rsidRDefault="003D003E" w:rsidP="00506FBD">
            <w:pPr>
              <w:pStyle w:val="TableEntry"/>
            </w:pPr>
            <w:r w:rsidRPr="00621E63">
              <w:t>11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C7FF3B7" w14:textId="77777777" w:rsidR="00B11855" w:rsidRPr="00621E63" w:rsidRDefault="003D003E" w:rsidP="00506FBD">
            <w:pPr>
              <w:pStyle w:val="TableEntry"/>
            </w:pPr>
            <w:r w:rsidRPr="00621E63">
              <w:t>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3B5A0F3"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9EC7294"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0EF46B9D" w14:textId="77777777" w:rsidR="00B11855" w:rsidRPr="00621E63" w:rsidRDefault="003D003E" w:rsidP="00506FBD">
            <w:pPr>
              <w:pStyle w:val="TableEntry"/>
            </w:pPr>
            <w:r w:rsidRPr="00621E63">
              <w:t>[</w:t>
            </w:r>
            <w:r w:rsidR="00E86B15" w:rsidRPr="00621E63">
              <w:t>0</w:t>
            </w:r>
            <w:r w:rsidRPr="00621E6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1D12353" w14:textId="77777777" w:rsidR="00B11855" w:rsidRPr="00621E63" w:rsidRDefault="003D003E" w:rsidP="00506FBD">
            <w:pPr>
              <w:pStyle w:val="TableEntry"/>
            </w:pPr>
            <w:r w:rsidRPr="00621E63">
              <w:t>0085</w:t>
            </w:r>
          </w:p>
        </w:tc>
        <w:tc>
          <w:tcPr>
            <w:tcW w:w="2614" w:type="dxa"/>
            <w:tcBorders>
              <w:top w:val="single" w:sz="4" w:space="0" w:color="auto"/>
              <w:left w:val="single" w:sz="4" w:space="0" w:color="auto"/>
              <w:bottom w:val="single" w:sz="4" w:space="0" w:color="auto"/>
            </w:tcBorders>
            <w:tcMar>
              <w:top w:w="100" w:type="dxa"/>
              <w:right w:w="100" w:type="dxa"/>
            </w:tcMar>
          </w:tcPr>
          <w:p w14:paraId="5F451752" w14:textId="77777777" w:rsidR="00B11855" w:rsidRPr="00621E63" w:rsidRDefault="003D003E" w:rsidP="00506FBD">
            <w:pPr>
              <w:pStyle w:val="TableEntry"/>
            </w:pPr>
            <w:r w:rsidRPr="00621E63">
              <w:t>Observation Result Status</w:t>
            </w:r>
          </w:p>
        </w:tc>
      </w:tr>
      <w:tr w:rsidR="00B11855" w:rsidRPr="00621E63" w14:paraId="3BC1668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6371DB9" w14:textId="77777777" w:rsidR="00B11855" w:rsidRPr="00621E63" w:rsidRDefault="003D003E" w:rsidP="00506FBD">
            <w:pPr>
              <w:pStyle w:val="TableEntry"/>
            </w:pPr>
            <w:r w:rsidRPr="00621E63">
              <w:t>12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B7C0D10"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10DE3E5"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CECB42A"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FC87F48"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9C7C6B3"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501E76D3" w14:textId="77777777" w:rsidR="00B11855" w:rsidRPr="00621E63" w:rsidRDefault="003D003E" w:rsidP="00506FBD">
            <w:pPr>
              <w:pStyle w:val="TableEntry"/>
            </w:pPr>
            <w:r w:rsidRPr="00621E63">
              <w:t>Effective Date of Reference Range</w:t>
            </w:r>
          </w:p>
        </w:tc>
      </w:tr>
      <w:tr w:rsidR="00B11855" w:rsidRPr="00621E63" w14:paraId="09E4DD4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58715C6" w14:textId="77777777" w:rsidR="00B11855" w:rsidRPr="00621E63" w:rsidRDefault="003D003E" w:rsidP="00506FBD">
            <w:pPr>
              <w:pStyle w:val="TableEntry"/>
            </w:pPr>
            <w:r w:rsidRPr="00621E63">
              <w:t>13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A5B0068"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02B6775"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C2CA688"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7FD7DA1"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2C989FD"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18BF9C88" w14:textId="77777777" w:rsidR="00B11855" w:rsidRPr="00621E63" w:rsidRDefault="003D003E" w:rsidP="00506FBD">
            <w:pPr>
              <w:pStyle w:val="TableEntry"/>
            </w:pPr>
            <w:r w:rsidRPr="00621E63">
              <w:t>User Defined Access Checks</w:t>
            </w:r>
          </w:p>
        </w:tc>
      </w:tr>
      <w:tr w:rsidR="00B11855" w:rsidRPr="00621E63" w14:paraId="27C0F7F0"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C09DEC3" w14:textId="77777777" w:rsidR="00B11855" w:rsidRPr="00621E63" w:rsidRDefault="003D003E" w:rsidP="00506FBD">
            <w:pPr>
              <w:pStyle w:val="TableEntry"/>
            </w:pPr>
            <w:r w:rsidRPr="00621E63">
              <w:t>14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1B39CE2"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2964CDD"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B0F8E0E"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2EC98BC6"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503F8DC"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046EBFCE" w14:textId="77777777" w:rsidR="00B11855" w:rsidRPr="00621E63" w:rsidRDefault="003D003E" w:rsidP="00506FBD">
            <w:pPr>
              <w:pStyle w:val="TableEntry"/>
            </w:pPr>
            <w:r w:rsidRPr="00621E63">
              <w:t>Date/Time of the Observation</w:t>
            </w:r>
          </w:p>
        </w:tc>
      </w:tr>
      <w:tr w:rsidR="00B11855" w:rsidRPr="00621E63" w14:paraId="792A608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30F46B36" w14:textId="77777777" w:rsidR="00B11855" w:rsidRPr="00621E63" w:rsidRDefault="003D003E" w:rsidP="00506FBD">
            <w:pPr>
              <w:pStyle w:val="TableEntry"/>
            </w:pPr>
            <w:r w:rsidRPr="00621E63">
              <w:t>15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BC1B2DC"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0F77D4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18D36EC"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180F5CB"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B62428A"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639F8125" w14:textId="77777777" w:rsidR="00B11855" w:rsidRPr="00621E63" w:rsidRDefault="003D003E" w:rsidP="00506FBD">
            <w:pPr>
              <w:pStyle w:val="TableEntry"/>
            </w:pPr>
            <w:r w:rsidRPr="00621E63">
              <w:t>Producer's ID</w:t>
            </w:r>
          </w:p>
        </w:tc>
      </w:tr>
      <w:tr w:rsidR="00B11855" w:rsidRPr="00621E63" w14:paraId="78A3AA9D"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69C6E194" w14:textId="77777777" w:rsidR="00B11855" w:rsidRPr="00621E63" w:rsidRDefault="003D003E" w:rsidP="00506FBD">
            <w:pPr>
              <w:pStyle w:val="TableEntry"/>
            </w:pPr>
            <w:r w:rsidRPr="00621E63">
              <w:t>16</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DC8DB63" w14:textId="77777777" w:rsidR="00B11855" w:rsidRPr="00621E63" w:rsidRDefault="003D003E" w:rsidP="00506FBD">
            <w:pPr>
              <w:pStyle w:val="TableEntry"/>
            </w:pPr>
            <w:r w:rsidRPr="00621E63">
              <w:t>3220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D9518AA" w14:textId="77777777" w:rsidR="00B11855" w:rsidRPr="00621E63" w:rsidRDefault="003D003E" w:rsidP="00506FBD">
            <w:pPr>
              <w:pStyle w:val="TableEntry"/>
            </w:pPr>
            <w:r w:rsidRPr="00621E63">
              <w:t>XCN</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BE01857"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2F126858"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039CE49"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4ABA9F2" w14:textId="77777777" w:rsidR="00B11855" w:rsidRPr="00621E63" w:rsidRDefault="003D003E" w:rsidP="00506FBD">
            <w:pPr>
              <w:pStyle w:val="TableEntry"/>
            </w:pPr>
            <w:r w:rsidRPr="00621E63">
              <w:t>Responsible Observer</w:t>
            </w:r>
          </w:p>
        </w:tc>
      </w:tr>
      <w:tr w:rsidR="00B11855" w:rsidRPr="00621E63" w14:paraId="7E80B131"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39D5330F" w14:textId="77777777" w:rsidR="00B11855" w:rsidRPr="00621E63" w:rsidRDefault="003D003E" w:rsidP="00506FBD">
            <w:pPr>
              <w:pStyle w:val="TableEntry"/>
            </w:pPr>
            <w:r w:rsidRPr="00621E63">
              <w:t>17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314A130"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78870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FDFFFA9"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F5FEF7A"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1E73098B"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3E41D477" w14:textId="77777777" w:rsidR="00B11855" w:rsidRPr="00621E63" w:rsidRDefault="003D003E" w:rsidP="00506FBD">
            <w:pPr>
              <w:pStyle w:val="TableEntry"/>
            </w:pPr>
            <w:r w:rsidRPr="00621E63">
              <w:t>Observation Method</w:t>
            </w:r>
          </w:p>
        </w:tc>
      </w:tr>
      <w:tr w:rsidR="00B11855" w:rsidRPr="00621E63" w14:paraId="20A3323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A1AAE72" w14:textId="77777777" w:rsidR="00B11855" w:rsidRPr="00621E63" w:rsidRDefault="003D003E" w:rsidP="00506FBD">
            <w:pPr>
              <w:pStyle w:val="TableEntry"/>
            </w:pPr>
            <w:r w:rsidRPr="00621E63">
              <w:t>18</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CA318D0" w14:textId="77777777" w:rsidR="00B11855" w:rsidRPr="00621E63" w:rsidRDefault="003D003E" w:rsidP="00506FBD">
            <w:pPr>
              <w:pStyle w:val="TableEntry"/>
            </w:pPr>
            <w:r w:rsidRPr="00621E63">
              <w:t>427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7FBD5C0" w14:textId="77777777" w:rsidR="00B11855" w:rsidRPr="00621E63" w:rsidRDefault="003D003E" w:rsidP="00506FBD">
            <w:pPr>
              <w:pStyle w:val="TableEntry"/>
            </w:pPr>
            <w:r w:rsidRPr="00621E63">
              <w:t>EI</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442010"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78EBC49"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9DA1861"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3EE6359A" w14:textId="77777777" w:rsidR="00B11855" w:rsidRPr="00621E63" w:rsidRDefault="003D003E" w:rsidP="00506FBD">
            <w:pPr>
              <w:pStyle w:val="TableEntry"/>
            </w:pPr>
            <w:r w:rsidRPr="00621E63">
              <w:t>Equipment Instance Identifier</w:t>
            </w:r>
          </w:p>
        </w:tc>
      </w:tr>
      <w:tr w:rsidR="00B11855" w:rsidRPr="00621E63" w14:paraId="1FB7138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FCAE0BE" w14:textId="77777777" w:rsidR="00B11855" w:rsidRPr="00621E63" w:rsidRDefault="003D003E" w:rsidP="00506FBD">
            <w:pPr>
              <w:pStyle w:val="TableEntry"/>
            </w:pPr>
            <w:r w:rsidRPr="00621E63">
              <w:t>19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51CB4AA"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4B96DB"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3E712C5"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42C7E6C8"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9ED70FC"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5141D5B" w14:textId="77777777" w:rsidR="00B11855" w:rsidRPr="00621E63" w:rsidRDefault="003D003E" w:rsidP="00506FBD">
            <w:pPr>
              <w:pStyle w:val="TableEntry"/>
            </w:pPr>
            <w:r w:rsidRPr="00621E63">
              <w:t>Date/Time of the Analysis</w:t>
            </w:r>
          </w:p>
        </w:tc>
      </w:tr>
      <w:tr w:rsidR="00B11855" w:rsidRPr="00621E63" w14:paraId="51309633" w14:textId="77777777" w:rsidTr="00C23FBA">
        <w:tblPrEx>
          <w:tblBorders>
            <w:top w:val="none" w:sz="0" w:space="0" w:color="auto"/>
            <w:bottom w:val="single" w:sz="4"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4D7542C3"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68F246F"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C7577E3"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18516D5"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09C9BB47" w14:textId="77777777" w:rsidR="00B11855" w:rsidRPr="00621E63" w:rsidRDefault="003D003E" w:rsidP="00506FBD">
            <w:pPr>
              <w:pStyle w:val="TableEntry"/>
            </w:pPr>
            <w:r w:rsidRPr="00621E63">
              <w:t>[0..*]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1B225ABA" w14:textId="77777777" w:rsidR="00B11855" w:rsidRPr="00621E63" w:rsidRDefault="003D003E" w:rsidP="00506FBD">
            <w:pPr>
              <w:pStyle w:val="TableEntry"/>
            </w:pPr>
            <w:r w:rsidRPr="00621E63">
              <w:t>0163</w:t>
            </w:r>
          </w:p>
        </w:tc>
        <w:tc>
          <w:tcPr>
            <w:tcW w:w="2614" w:type="dxa"/>
            <w:tcBorders>
              <w:top w:val="single" w:sz="4" w:space="0" w:color="auto"/>
              <w:left w:val="single" w:sz="4" w:space="0" w:color="auto"/>
              <w:bottom w:val="single" w:sz="4" w:space="0" w:color="auto"/>
            </w:tcBorders>
            <w:tcMar>
              <w:top w:w="100" w:type="dxa"/>
              <w:right w:w="100" w:type="dxa"/>
            </w:tcMar>
          </w:tcPr>
          <w:p w14:paraId="0FFF536F" w14:textId="77777777" w:rsidR="00B11855" w:rsidRPr="00621E63" w:rsidRDefault="003D003E" w:rsidP="00506FBD">
            <w:pPr>
              <w:pStyle w:val="TableEntry"/>
            </w:pPr>
            <w:r w:rsidRPr="00621E63">
              <w:t>Observation Site</w:t>
            </w:r>
          </w:p>
        </w:tc>
      </w:tr>
    </w:tbl>
    <w:p w14:paraId="4FFF0A4D" w14:textId="77777777" w:rsidR="00B11855" w:rsidRPr="00621E63" w:rsidRDefault="00B11855" w:rsidP="006D73DE">
      <w:pPr>
        <w:pStyle w:val="BodyText"/>
      </w:pPr>
    </w:p>
    <w:p w14:paraId="063B1BC5" w14:textId="77777777" w:rsidR="00B11855" w:rsidRPr="00621E63" w:rsidRDefault="003D003E" w:rsidP="006D73DE">
      <w:pPr>
        <w:pStyle w:val="BodyText"/>
      </w:pPr>
      <w:r w:rsidRPr="00621E63">
        <w:t xml:space="preserve">The following describes the IHE PCD PIV </w:t>
      </w:r>
      <w:r w:rsidR="00CA3A2C" w:rsidRPr="00621E63">
        <w:t>Profile</w:t>
      </w:r>
      <w:r w:rsidRPr="00621E63">
        <w:t>’s usage of those fields which have a usage other than X in the above table.</w:t>
      </w:r>
    </w:p>
    <w:p w14:paraId="24A50858" w14:textId="77777777" w:rsidR="00B11855" w:rsidRPr="00621E63" w:rsidRDefault="003D003E" w:rsidP="00CF5627">
      <w:pPr>
        <w:pStyle w:val="HL7Field"/>
      </w:pPr>
      <w:r w:rsidRPr="00621E63">
        <w:t>OBX-1 Set ID</w:t>
      </w:r>
    </w:p>
    <w:p w14:paraId="6A3DDF26" w14:textId="77777777" w:rsidR="00B11855" w:rsidRPr="00621E63" w:rsidRDefault="003D003E" w:rsidP="002E3ED0">
      <w:pPr>
        <w:pStyle w:val="HL7FieldIndent2"/>
        <w:rPr>
          <w:noProof w:val="0"/>
        </w:rPr>
      </w:pPr>
      <w:r w:rsidRPr="00621E63">
        <w:rPr>
          <w:noProof w:val="0"/>
        </w:rPr>
        <w:t>This field contains the sequence number of the OBX in this message; i.e., 1st OBX Set ID = 1, 2nd OBX set</w:t>
      </w:r>
      <w:r w:rsidR="009C3179" w:rsidRPr="00621E63">
        <w:rPr>
          <w:noProof w:val="0"/>
        </w:rPr>
        <w:t xml:space="preserve"> </w:t>
      </w:r>
      <w:r w:rsidRPr="00621E63">
        <w:rPr>
          <w:noProof w:val="0"/>
        </w:rPr>
        <w:t>ID = 2, etc., regardless of whether the OBX refers to a device or a metric value.</w:t>
      </w:r>
    </w:p>
    <w:p w14:paraId="62A6A412" w14:textId="77777777" w:rsidR="00B11855" w:rsidRPr="00621E63" w:rsidRDefault="003D003E" w:rsidP="00CF5627">
      <w:pPr>
        <w:pStyle w:val="HL7Field"/>
      </w:pPr>
      <w:r w:rsidRPr="00621E63">
        <w:t>OBX-2 Value Type</w:t>
      </w:r>
    </w:p>
    <w:p w14:paraId="2DF13CA1"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constrains this field as follows:</w:t>
      </w:r>
    </w:p>
    <w:p w14:paraId="1AAFAA28" w14:textId="77777777" w:rsidR="00B11855" w:rsidRPr="00621E63" w:rsidRDefault="003D003E" w:rsidP="002E3ED0">
      <w:pPr>
        <w:pStyle w:val="HL7FieldIndent2"/>
        <w:rPr>
          <w:noProof w:val="0"/>
        </w:rPr>
      </w:pPr>
      <w:r w:rsidRPr="00621E63">
        <w:rPr>
          <w:noProof w:val="0"/>
        </w:rPr>
        <w:t>If OBX-3 refers to a pump ID this field must be empty.</w:t>
      </w:r>
    </w:p>
    <w:p w14:paraId="601F86D0" w14:textId="61A26BCC" w:rsidR="00B11855" w:rsidRPr="00621E63" w:rsidRDefault="003D003E" w:rsidP="002E3ED0">
      <w:pPr>
        <w:pStyle w:val="HL7FieldIndent2"/>
        <w:rPr>
          <w:noProof w:val="0"/>
        </w:rPr>
      </w:pPr>
      <w:r w:rsidRPr="00621E63">
        <w:rPr>
          <w:noProof w:val="0"/>
        </w:rPr>
        <w:t>If OBX-3 refers to a patient parameter that conveys a numeric quantity (e.g., patient weight), this value is restricted to NM</w:t>
      </w:r>
      <w:r w:rsidR="00CA3A2C" w:rsidRPr="00621E63">
        <w:rPr>
          <w:noProof w:val="0"/>
        </w:rPr>
        <w:t xml:space="preserve">. </w:t>
      </w:r>
    </w:p>
    <w:p w14:paraId="2F0E56CA" w14:textId="474D6423" w:rsidR="00B2751F" w:rsidRPr="00621E63" w:rsidRDefault="00B2751F" w:rsidP="002E3ED0">
      <w:pPr>
        <w:pStyle w:val="HL7FieldIndent2"/>
        <w:rPr>
          <w:noProof w:val="0"/>
        </w:rPr>
      </w:pPr>
      <w:r w:rsidRPr="00621E63">
        <w:rPr>
          <w:noProof w:val="0"/>
        </w:rPr>
        <w:lastRenderedPageBreak/>
        <w:t xml:space="preserve">If OBX-3 refers to an infusion order </w:t>
      </w:r>
      <w:r w:rsidR="00171618" w:rsidRPr="00621E63">
        <w:rPr>
          <w:noProof w:val="0"/>
        </w:rPr>
        <w:t xml:space="preserve">step </w:t>
      </w:r>
      <w:r w:rsidRPr="00621E63">
        <w:rPr>
          <w:noProof w:val="0"/>
        </w:rPr>
        <w:t>type this field must be “ST”..</w:t>
      </w:r>
    </w:p>
    <w:p w14:paraId="3483C1F0" w14:textId="77777777" w:rsidR="00B11855" w:rsidRPr="00621E63" w:rsidRDefault="003D003E" w:rsidP="002E3ED0">
      <w:pPr>
        <w:pStyle w:val="HL7FieldIndent2"/>
        <w:rPr>
          <w:noProof w:val="0"/>
        </w:rPr>
      </w:pPr>
      <w:r w:rsidRPr="00621E63">
        <w:rPr>
          <w:noProof w:val="0"/>
        </w:rPr>
        <w:t>If OBX-3 refers to a pump programming parameter, this value should identify the data type of the value in OBX-5 Observation Value.</w:t>
      </w:r>
    </w:p>
    <w:p w14:paraId="3DB3EF00" w14:textId="77777777" w:rsidR="00B11855" w:rsidRPr="00621E63" w:rsidRDefault="003D003E" w:rsidP="00CF5627">
      <w:pPr>
        <w:pStyle w:val="HL7Field"/>
      </w:pPr>
      <w:r w:rsidRPr="00621E63">
        <w:t>OBX-3 Observation Identifier</w:t>
      </w:r>
    </w:p>
    <w:p w14:paraId="3AE4B289"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constrains the value of this field to one of the following:</w:t>
      </w:r>
    </w:p>
    <w:p w14:paraId="72A1FBF2" w14:textId="77777777" w:rsidR="00B11855" w:rsidRPr="00621E63" w:rsidRDefault="003D003E" w:rsidP="00CF5627">
      <w:pPr>
        <w:pStyle w:val="HL7FieldIndent2"/>
        <w:rPr>
          <w:noProof w:val="0"/>
        </w:rPr>
      </w:pPr>
      <w:r w:rsidRPr="00621E63">
        <w:rPr>
          <w:noProof w:val="0"/>
        </w:rPr>
        <w:t>Pump ID</w:t>
      </w:r>
    </w:p>
    <w:p w14:paraId="4B4B6C5F" w14:textId="77777777" w:rsidR="00B11855" w:rsidRPr="00621E63" w:rsidRDefault="003D003E" w:rsidP="00DE39CA">
      <w:pPr>
        <w:pStyle w:val="ExampleValue"/>
        <w:rPr>
          <w:noProof w:val="0"/>
        </w:rPr>
      </w:pPr>
      <w:r w:rsidRPr="00621E63">
        <w:rPr>
          <w:noProof w:val="0"/>
        </w:rPr>
        <w:t>69986^MDC_DEV_PUMP_INFUS_VMD^MDC</w:t>
      </w:r>
    </w:p>
    <w:p w14:paraId="27896349" w14:textId="77777777" w:rsidR="008430DB" w:rsidRPr="00621E63" w:rsidRDefault="008430DB" w:rsidP="00DE39CA">
      <w:pPr>
        <w:pStyle w:val="BodyText"/>
      </w:pPr>
    </w:p>
    <w:p w14:paraId="5CB2BB23" w14:textId="77777777" w:rsidR="00B11855" w:rsidRPr="00621E63" w:rsidRDefault="003D003E" w:rsidP="00CF5627">
      <w:pPr>
        <w:pStyle w:val="HL7FieldIndent2"/>
        <w:rPr>
          <w:noProof w:val="0"/>
        </w:rPr>
      </w:pPr>
      <w:r w:rsidRPr="00621E63">
        <w:rPr>
          <w:noProof w:val="0"/>
        </w:rPr>
        <w:t>Patient parameter</w:t>
      </w:r>
    </w:p>
    <w:p w14:paraId="4FC222D4" w14:textId="77777777" w:rsidR="00B11855" w:rsidRPr="00621E63" w:rsidRDefault="003D003E" w:rsidP="004E5351">
      <w:pPr>
        <w:pStyle w:val="ExampleValue"/>
        <w:rPr>
          <w:noProof w:val="0"/>
        </w:rPr>
      </w:pPr>
      <w:r w:rsidRPr="00621E63">
        <w:rPr>
          <w:noProof w:val="0"/>
        </w:rPr>
        <w:t>68063^MDC_ATTR_PT_WEIGHT^MDC</w:t>
      </w:r>
    </w:p>
    <w:p w14:paraId="65BEF52E" w14:textId="77777777" w:rsidR="00B11855" w:rsidRPr="00621E63" w:rsidRDefault="003D003E" w:rsidP="004E5351">
      <w:pPr>
        <w:pStyle w:val="ExampleValue"/>
        <w:rPr>
          <w:noProof w:val="0"/>
        </w:rPr>
      </w:pPr>
      <w:r w:rsidRPr="00621E63">
        <w:rPr>
          <w:noProof w:val="0"/>
        </w:rPr>
        <w:t>68060^MDC_ATTR_PT_HEIGHT^MDC</w:t>
      </w:r>
    </w:p>
    <w:p w14:paraId="69D0E191" w14:textId="77777777" w:rsidR="00B11855" w:rsidRPr="00621E63" w:rsidRDefault="00E86B15" w:rsidP="004E5351">
      <w:pPr>
        <w:pStyle w:val="ExampleValue"/>
        <w:rPr>
          <w:noProof w:val="0"/>
        </w:rPr>
      </w:pPr>
      <w:r w:rsidRPr="00621E63">
        <w:rPr>
          <w:noProof w:val="0"/>
        </w:rPr>
        <w:t>188744</w:t>
      </w:r>
      <w:r w:rsidR="003D003E" w:rsidRPr="00621E63">
        <w:rPr>
          <w:noProof w:val="0"/>
        </w:rPr>
        <w:t>^MDC_AREA_BODY_SURF_ACTUAL^MDC</w:t>
      </w:r>
    </w:p>
    <w:p w14:paraId="0D6A5B2F" w14:textId="77777777" w:rsidR="00B11855" w:rsidRPr="00621E63" w:rsidRDefault="00B11855" w:rsidP="00DE39CA">
      <w:pPr>
        <w:pStyle w:val="BodyText"/>
      </w:pPr>
    </w:p>
    <w:p w14:paraId="4438D5F1" w14:textId="77777777" w:rsidR="00B11855" w:rsidRPr="00621E63" w:rsidRDefault="003D003E" w:rsidP="00CF5627">
      <w:pPr>
        <w:pStyle w:val="HL7FieldIndent2"/>
        <w:rPr>
          <w:noProof w:val="0"/>
        </w:rPr>
      </w:pPr>
      <w:r w:rsidRPr="00621E63">
        <w:rPr>
          <w:noProof w:val="0"/>
        </w:rPr>
        <w:t>Pump programming parameter</w:t>
      </w:r>
    </w:p>
    <w:p w14:paraId="53745D69" w14:textId="77777777" w:rsidR="00B11855" w:rsidRPr="00621E63" w:rsidRDefault="003D003E" w:rsidP="004E5351">
      <w:pPr>
        <w:pStyle w:val="ExampleValue"/>
        <w:rPr>
          <w:noProof w:val="0"/>
        </w:rPr>
      </w:pPr>
      <w:r w:rsidRPr="00621E63">
        <w:rPr>
          <w:noProof w:val="0"/>
        </w:rPr>
        <w:t>157985^MDC_DOSE_PCA_LIMIT^MDC</w:t>
      </w:r>
    </w:p>
    <w:p w14:paraId="32305D56" w14:textId="77777777" w:rsidR="00B11855" w:rsidRPr="00621E63" w:rsidRDefault="003D003E" w:rsidP="004E5351">
      <w:pPr>
        <w:pStyle w:val="ExampleValue"/>
        <w:rPr>
          <w:noProof w:val="0"/>
        </w:rPr>
      </w:pPr>
      <w:r w:rsidRPr="00621E63">
        <w:rPr>
          <w:noProof w:val="0"/>
        </w:rPr>
        <w:t>157986^MDC_VOL_PCA_DOSE_LIMIT^MDC</w:t>
      </w:r>
    </w:p>
    <w:p w14:paraId="04797E11" w14:textId="77777777" w:rsidR="00B11855" w:rsidRPr="00621E63" w:rsidRDefault="003D003E" w:rsidP="004E5351">
      <w:pPr>
        <w:pStyle w:val="ExampleValue"/>
        <w:rPr>
          <w:noProof w:val="0"/>
        </w:rPr>
      </w:pPr>
      <w:r w:rsidRPr="00621E63">
        <w:rPr>
          <w:noProof w:val="0"/>
        </w:rPr>
        <w:t>157987^MDC_TIME_PD_PCA_DOSE_LIMIT^MDC</w:t>
      </w:r>
    </w:p>
    <w:p w14:paraId="43E61324" w14:textId="77777777" w:rsidR="00B11855" w:rsidRPr="00621E63" w:rsidRDefault="003D003E" w:rsidP="004E5351">
      <w:pPr>
        <w:pStyle w:val="ExampleValue"/>
        <w:rPr>
          <w:noProof w:val="0"/>
        </w:rPr>
      </w:pPr>
      <w:r w:rsidRPr="00621E63">
        <w:rPr>
          <w:noProof w:val="0"/>
        </w:rPr>
        <w:t>157988^MDC_RATE_PCA_MAX_DOSES_PER_HOUR^MDC</w:t>
      </w:r>
    </w:p>
    <w:p w14:paraId="6C79120F" w14:textId="77777777" w:rsidR="00B11855" w:rsidRPr="00621E63" w:rsidRDefault="003D003E" w:rsidP="004E5351">
      <w:pPr>
        <w:pStyle w:val="ExampleValue"/>
        <w:rPr>
          <w:noProof w:val="0"/>
        </w:rPr>
      </w:pPr>
      <w:r w:rsidRPr="00621E63">
        <w:rPr>
          <w:noProof w:val="0"/>
        </w:rPr>
        <w:t>157989^MDC_TIME_PCA_LOCKOUT^MDC</w:t>
      </w:r>
    </w:p>
    <w:p w14:paraId="7BB6BC50" w14:textId="77777777" w:rsidR="00B11855" w:rsidRPr="00621E63" w:rsidRDefault="003D003E" w:rsidP="004E5351">
      <w:pPr>
        <w:pStyle w:val="ExampleValue"/>
        <w:rPr>
          <w:noProof w:val="0"/>
        </w:rPr>
      </w:pPr>
      <w:r w:rsidRPr="00621E63">
        <w:rPr>
          <w:noProof w:val="0"/>
        </w:rPr>
        <w:t>157994^MDC_VOL_FLUID_CONTAINER_START^MDC</w:t>
      </w:r>
    </w:p>
    <w:p w14:paraId="2C633470" w14:textId="4E1A8208" w:rsidR="00B11855" w:rsidRPr="00621E63" w:rsidRDefault="00B2751F" w:rsidP="004E5351">
      <w:pPr>
        <w:pStyle w:val="ExampleValue"/>
        <w:rPr>
          <w:noProof w:val="0"/>
        </w:rPr>
      </w:pPr>
      <w:r w:rsidRPr="00621E63">
        <w:rPr>
          <w:noProof w:val="0"/>
        </w:rPr>
        <w:t>158017</w:t>
      </w:r>
      <w:r w:rsidR="003D003E" w:rsidRPr="00621E63">
        <w:rPr>
          <w:noProof w:val="0"/>
        </w:rPr>
        <w:t>^MDC_DOSE_PCA_PATIENT^MDC</w:t>
      </w:r>
    </w:p>
    <w:p w14:paraId="74DF6B66" w14:textId="7E3B2C4A" w:rsidR="00B11855" w:rsidRPr="00621E63" w:rsidRDefault="00B2751F" w:rsidP="004E5351">
      <w:pPr>
        <w:pStyle w:val="ExampleValue"/>
        <w:rPr>
          <w:noProof w:val="0"/>
        </w:rPr>
      </w:pPr>
      <w:r w:rsidRPr="00621E63">
        <w:rPr>
          <w:noProof w:val="0"/>
        </w:rPr>
        <w:t>158019</w:t>
      </w:r>
      <w:r w:rsidR="003D003E" w:rsidRPr="00621E63">
        <w:rPr>
          <w:noProof w:val="0"/>
        </w:rPr>
        <w:t>^MDC_DOSE_CLINICIAN^MDC</w:t>
      </w:r>
    </w:p>
    <w:p w14:paraId="3A282988" w14:textId="0D89C65C" w:rsidR="00B11855" w:rsidRPr="00621E63" w:rsidRDefault="00B2751F" w:rsidP="004E5351">
      <w:pPr>
        <w:pStyle w:val="ExampleValue"/>
        <w:rPr>
          <w:noProof w:val="0"/>
        </w:rPr>
      </w:pPr>
      <w:r w:rsidRPr="00621E63">
        <w:rPr>
          <w:noProof w:val="0"/>
        </w:rPr>
        <w:t>158018</w:t>
      </w:r>
      <w:r w:rsidR="003D003E" w:rsidRPr="00621E63">
        <w:rPr>
          <w:noProof w:val="0"/>
        </w:rPr>
        <w:t>^MDC_DOSE_LOADING^MDC</w:t>
      </w:r>
    </w:p>
    <w:p w14:paraId="798B7ADB" w14:textId="3BEEDCEC" w:rsidR="00B2751F" w:rsidRPr="00621E63" w:rsidRDefault="00B2751F" w:rsidP="004E5351">
      <w:pPr>
        <w:pStyle w:val="ExampleValue"/>
        <w:rPr>
          <w:noProof w:val="0"/>
        </w:rPr>
      </w:pPr>
      <w:r w:rsidRPr="00621E63">
        <w:rPr>
          <w:noProof w:val="0"/>
        </w:rPr>
        <w:t>0^MDCX_INFUS_ORDER_</w:t>
      </w:r>
      <w:r w:rsidR="00171618" w:rsidRPr="00621E63">
        <w:rPr>
          <w:noProof w:val="0"/>
        </w:rPr>
        <w:t>STEP_</w:t>
      </w:r>
      <w:r w:rsidRPr="00621E63">
        <w:rPr>
          <w:noProof w:val="0"/>
        </w:rPr>
        <w:t>TYPE^MDC</w:t>
      </w:r>
    </w:p>
    <w:p w14:paraId="31CE1B73" w14:textId="127FAB65" w:rsidR="00B11855" w:rsidRPr="00621E63" w:rsidRDefault="003D003E" w:rsidP="00DE39CA">
      <w:pPr>
        <w:pStyle w:val="Note"/>
      </w:pPr>
      <w:r w:rsidRPr="00621E63">
        <w:t>(N</w:t>
      </w:r>
      <w:r w:rsidR="008430DB" w:rsidRPr="00621E63">
        <w:t>ote</w:t>
      </w:r>
      <w:r w:rsidRPr="00621E63">
        <w:t>: Code assignment</w:t>
      </w:r>
      <w:r w:rsidR="00B2751F" w:rsidRPr="00621E63">
        <w:t xml:space="preserve"> </w:t>
      </w:r>
      <w:r w:rsidRPr="00621E63">
        <w:t>pending as of publication date)</w:t>
      </w:r>
    </w:p>
    <w:p w14:paraId="4AFFEAD6" w14:textId="77777777" w:rsidR="00B11855" w:rsidRPr="00621E63" w:rsidRDefault="00B11855" w:rsidP="00DE39CA">
      <w:pPr>
        <w:pStyle w:val="BodyText"/>
      </w:pPr>
    </w:p>
    <w:p w14:paraId="56E0E856" w14:textId="77777777" w:rsidR="00B11855" w:rsidRPr="00621E63" w:rsidRDefault="003D003E" w:rsidP="00CF5627">
      <w:pPr>
        <w:pStyle w:val="HL7Field"/>
      </w:pPr>
      <w:r w:rsidRPr="00621E63">
        <w:t>OBX-4 Observation Sub-ID</w:t>
      </w:r>
    </w:p>
    <w:p w14:paraId="0D3E07DB" w14:textId="77777777" w:rsidR="00B11855" w:rsidRPr="00621E63" w:rsidRDefault="003D003E" w:rsidP="002E3ED0">
      <w:pPr>
        <w:pStyle w:val="HL7FieldIndent2"/>
        <w:rPr>
          <w:noProof w:val="0"/>
        </w:rPr>
      </w:pPr>
      <w:r w:rsidRPr="00621E63">
        <w:rPr>
          <w:noProof w:val="0"/>
        </w:rPr>
        <w:t xml:space="preserve">The PC PIV </w:t>
      </w:r>
      <w:r w:rsidR="00CA3A2C" w:rsidRPr="00621E63">
        <w:rPr>
          <w:noProof w:val="0"/>
        </w:rPr>
        <w:t>Profile</w:t>
      </w:r>
      <w:r w:rsidRPr="00621E63">
        <w:rPr>
          <w:noProof w:val="0"/>
        </w:rPr>
        <w:t xml:space="preserve"> does not further constrain this field.</w:t>
      </w:r>
    </w:p>
    <w:p w14:paraId="1FC02385" w14:textId="77777777" w:rsidR="00B11855" w:rsidRPr="00621E63" w:rsidRDefault="003D003E" w:rsidP="00CF5627">
      <w:pPr>
        <w:pStyle w:val="HL7Field"/>
      </w:pPr>
      <w:r w:rsidRPr="00621E63">
        <w:t xml:space="preserve">OBX-5 Observation Value </w:t>
      </w:r>
    </w:p>
    <w:p w14:paraId="291F5952" w14:textId="77777777" w:rsidR="00B11855" w:rsidRPr="00621E63" w:rsidRDefault="003D003E" w:rsidP="002E3ED0">
      <w:pPr>
        <w:pStyle w:val="HL7FieldIndent2"/>
        <w:rPr>
          <w:noProof w:val="0"/>
        </w:rPr>
      </w:pPr>
      <w:r w:rsidRPr="00621E63">
        <w:rPr>
          <w:noProof w:val="0"/>
        </w:rPr>
        <w:t>If OBX-3 refers to a pump ID, this field must be empty.</w:t>
      </w:r>
    </w:p>
    <w:p w14:paraId="32B25484" w14:textId="18495956" w:rsidR="00B11855" w:rsidRPr="00621E63" w:rsidRDefault="003D003E" w:rsidP="002E3ED0">
      <w:pPr>
        <w:pStyle w:val="HL7FieldIndent2"/>
        <w:rPr>
          <w:noProof w:val="0"/>
        </w:rPr>
      </w:pPr>
      <w:r w:rsidRPr="00621E63">
        <w:rPr>
          <w:noProof w:val="0"/>
        </w:rPr>
        <w:t>If OBX-3 refers to a patient parameter, this field contains the parameter value.</w:t>
      </w:r>
    </w:p>
    <w:p w14:paraId="50F4F47C" w14:textId="7621CFC1" w:rsidR="005807BA" w:rsidRPr="00621E63" w:rsidRDefault="005807BA" w:rsidP="002E3ED0">
      <w:pPr>
        <w:pStyle w:val="HL7FieldIndent2"/>
        <w:rPr>
          <w:noProof w:val="0"/>
        </w:rPr>
      </w:pPr>
      <w:r w:rsidRPr="00621E63">
        <w:rPr>
          <w:noProof w:val="0"/>
        </w:rPr>
        <w:t xml:space="preserve">If OBX-3 refers to an infusion order </w:t>
      </w:r>
      <w:r w:rsidR="00171618" w:rsidRPr="00621E63">
        <w:rPr>
          <w:noProof w:val="0"/>
        </w:rPr>
        <w:t xml:space="preserve">step </w:t>
      </w:r>
      <w:r w:rsidRPr="00621E63">
        <w:rPr>
          <w:noProof w:val="0"/>
        </w:rPr>
        <w:t>type, the field contains the enumerated value</w:t>
      </w:r>
    </w:p>
    <w:p w14:paraId="7E61087E" w14:textId="77777777" w:rsidR="00B11855" w:rsidRPr="00621E63" w:rsidRDefault="003D003E" w:rsidP="002E3ED0">
      <w:pPr>
        <w:pStyle w:val="HL7FieldIndent2"/>
        <w:rPr>
          <w:noProof w:val="0"/>
        </w:rPr>
      </w:pPr>
      <w:r w:rsidRPr="00621E63">
        <w:rPr>
          <w:noProof w:val="0"/>
        </w:rPr>
        <w:t>If OBX-3 refers to a pump programming parameter, this field contains the parameter value.</w:t>
      </w:r>
    </w:p>
    <w:p w14:paraId="6B8FC0FB" w14:textId="77777777" w:rsidR="00B11855" w:rsidRPr="00621E63" w:rsidRDefault="003D003E" w:rsidP="00CF5627">
      <w:pPr>
        <w:pStyle w:val="HL7Field"/>
      </w:pPr>
      <w:r w:rsidRPr="00621E63">
        <w:t>OBX-6 Units</w:t>
      </w:r>
    </w:p>
    <w:p w14:paraId="04EB5D17"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constrains the value of this field based on the value in OBX-3.</w:t>
      </w:r>
    </w:p>
    <w:p w14:paraId="545EF13A" w14:textId="77777777" w:rsidR="00B11855" w:rsidRPr="00621E63" w:rsidRDefault="003D003E" w:rsidP="002E3ED0">
      <w:pPr>
        <w:pStyle w:val="HL7FieldIndent2"/>
        <w:rPr>
          <w:noProof w:val="0"/>
        </w:rPr>
      </w:pPr>
      <w:r w:rsidRPr="00621E63">
        <w:rPr>
          <w:noProof w:val="0"/>
        </w:rPr>
        <w:t>If OBX-3 refers to a pump ID, this field must be empty.</w:t>
      </w:r>
    </w:p>
    <w:p w14:paraId="59592EE9" w14:textId="77777777" w:rsidR="00B11855" w:rsidRPr="00621E63" w:rsidRDefault="003D003E" w:rsidP="002E3ED0">
      <w:pPr>
        <w:pStyle w:val="HL7FieldIndent2"/>
        <w:rPr>
          <w:noProof w:val="0"/>
        </w:rPr>
      </w:pPr>
      <w:r w:rsidRPr="00621E63">
        <w:rPr>
          <w:noProof w:val="0"/>
        </w:rPr>
        <w:t xml:space="preserve">If OBX-3 refers to a patient parameter, this field contains the coded units for the parameter. The preferred format is an MDC value; UCUM values are also acceptable. </w:t>
      </w:r>
    </w:p>
    <w:p w14:paraId="4D698F9D" w14:textId="77777777" w:rsidR="00B11855" w:rsidRPr="00621E63" w:rsidRDefault="003D003E" w:rsidP="002E3ED0">
      <w:pPr>
        <w:pStyle w:val="HL7FieldIndent2"/>
        <w:rPr>
          <w:noProof w:val="0"/>
        </w:rPr>
      </w:pPr>
      <w:r w:rsidRPr="00621E63">
        <w:rPr>
          <w:noProof w:val="0"/>
        </w:rPr>
        <w:lastRenderedPageBreak/>
        <w:t>When OBX-3 refers to weight, the first three components of OBX-6 must contain one of the following sets of values:</w:t>
      </w:r>
    </w:p>
    <w:p w14:paraId="65B7543F" w14:textId="77777777" w:rsidR="00B11855" w:rsidRPr="00621E63" w:rsidRDefault="003D003E" w:rsidP="004E5351">
      <w:pPr>
        <w:pStyle w:val="ExampleValue"/>
        <w:rPr>
          <w:noProof w:val="0"/>
        </w:rPr>
      </w:pPr>
      <w:r w:rsidRPr="00621E63">
        <w:rPr>
          <w:noProof w:val="0"/>
        </w:rPr>
        <w:t>263872^MDC_DIM_X_G^MDC</w:t>
      </w:r>
    </w:p>
    <w:p w14:paraId="4527E966" w14:textId="77777777" w:rsidR="00B11855" w:rsidRPr="00621E63" w:rsidRDefault="003D003E" w:rsidP="004E5351">
      <w:pPr>
        <w:pStyle w:val="ExampleValue"/>
        <w:rPr>
          <w:noProof w:val="0"/>
        </w:rPr>
      </w:pPr>
      <w:r w:rsidRPr="00621E63">
        <w:rPr>
          <w:noProof w:val="0"/>
        </w:rPr>
        <w:t>263875^MDC_DIM_KILO_G^MDC</w:t>
      </w:r>
    </w:p>
    <w:p w14:paraId="2731D934" w14:textId="77777777" w:rsidR="00B11855" w:rsidRPr="00621E63" w:rsidRDefault="003D003E" w:rsidP="004E5351">
      <w:pPr>
        <w:pStyle w:val="ExampleValue"/>
        <w:rPr>
          <w:noProof w:val="0"/>
        </w:rPr>
      </w:pPr>
      <w:r w:rsidRPr="00621E63">
        <w:rPr>
          <w:noProof w:val="0"/>
        </w:rPr>
        <w:t>g^g^UCUM</w:t>
      </w:r>
    </w:p>
    <w:p w14:paraId="3E666FFD" w14:textId="77777777" w:rsidR="00B11855" w:rsidRPr="00621E63" w:rsidRDefault="003D003E" w:rsidP="004E5351">
      <w:pPr>
        <w:pStyle w:val="ExampleValue"/>
        <w:rPr>
          <w:noProof w:val="0"/>
        </w:rPr>
      </w:pPr>
      <w:r w:rsidRPr="00621E63">
        <w:rPr>
          <w:noProof w:val="0"/>
        </w:rPr>
        <w:t>kg^kg^UCUM</w:t>
      </w:r>
    </w:p>
    <w:p w14:paraId="7AE31D6A" w14:textId="77777777" w:rsidR="00B11855" w:rsidRPr="00621E63" w:rsidRDefault="003D003E" w:rsidP="002E3ED0">
      <w:pPr>
        <w:pStyle w:val="HL7FieldIndent2"/>
        <w:rPr>
          <w:noProof w:val="0"/>
        </w:rPr>
      </w:pPr>
      <w:r w:rsidRPr="00621E63">
        <w:rPr>
          <w:noProof w:val="0"/>
        </w:rPr>
        <w:t>When OBX-3 refers to height, the first three components of OBX-6 must contain one of the following sets of values:</w:t>
      </w:r>
    </w:p>
    <w:p w14:paraId="75EC69E9" w14:textId="77777777" w:rsidR="00B11855" w:rsidRPr="00621E63" w:rsidRDefault="003D003E" w:rsidP="004E5351">
      <w:pPr>
        <w:pStyle w:val="ExampleValue"/>
        <w:rPr>
          <w:noProof w:val="0"/>
        </w:rPr>
      </w:pPr>
      <w:r w:rsidRPr="00621E63">
        <w:rPr>
          <w:noProof w:val="0"/>
        </w:rPr>
        <w:t>263441^MDC_DIM_CENTI_M^MDC</w:t>
      </w:r>
    </w:p>
    <w:p w14:paraId="09A7F9F9" w14:textId="77777777" w:rsidR="00B11855" w:rsidRPr="00621E63" w:rsidRDefault="003D003E" w:rsidP="004E5351">
      <w:pPr>
        <w:pStyle w:val="ExampleValue"/>
        <w:rPr>
          <w:noProof w:val="0"/>
        </w:rPr>
      </w:pPr>
      <w:r w:rsidRPr="00621E63">
        <w:rPr>
          <w:noProof w:val="0"/>
        </w:rPr>
        <w:t>cm^cm^UCUM</w:t>
      </w:r>
    </w:p>
    <w:p w14:paraId="0C2D6F58" w14:textId="77777777" w:rsidR="00B11855" w:rsidRPr="00621E63" w:rsidRDefault="003D003E" w:rsidP="002E3ED0">
      <w:pPr>
        <w:pStyle w:val="HL7FieldIndent2"/>
        <w:rPr>
          <w:noProof w:val="0"/>
        </w:rPr>
      </w:pPr>
      <w:r w:rsidRPr="00621E63">
        <w:rPr>
          <w:noProof w:val="0"/>
        </w:rPr>
        <w:t>When OBX-3 refers to BSA, the first three components of OBX-6 must contain one of the following sets of values:</w:t>
      </w:r>
    </w:p>
    <w:p w14:paraId="46154B0D" w14:textId="77777777" w:rsidR="00B11855" w:rsidRPr="00621E63" w:rsidRDefault="003D003E" w:rsidP="004E5351">
      <w:pPr>
        <w:pStyle w:val="ExampleValue"/>
        <w:rPr>
          <w:noProof w:val="0"/>
        </w:rPr>
      </w:pPr>
      <w:r w:rsidRPr="00621E63">
        <w:rPr>
          <w:noProof w:val="0"/>
        </w:rPr>
        <w:t xml:space="preserve">263616^ MDC_DIM_SQ_X_M^MDC  </w:t>
      </w:r>
    </w:p>
    <w:p w14:paraId="39ED0186" w14:textId="211CFE74" w:rsidR="00B11855" w:rsidRPr="00621E63" w:rsidRDefault="003D003E" w:rsidP="004E5351">
      <w:pPr>
        <w:pStyle w:val="ExampleValue"/>
        <w:rPr>
          <w:noProof w:val="0"/>
        </w:rPr>
      </w:pPr>
      <w:r w:rsidRPr="00621E63">
        <w:rPr>
          <w:noProof w:val="0"/>
        </w:rPr>
        <w:t>m2^m2^UCUM</w:t>
      </w:r>
    </w:p>
    <w:p w14:paraId="705A7A7C" w14:textId="3108BCC3" w:rsidR="005807BA" w:rsidRPr="00621E63" w:rsidRDefault="005807BA" w:rsidP="00171618">
      <w:pPr>
        <w:pStyle w:val="HL7FieldIndent2"/>
        <w:rPr>
          <w:noProof w:val="0"/>
        </w:rPr>
      </w:pPr>
      <w:r w:rsidRPr="00621E63">
        <w:rPr>
          <w:noProof w:val="0"/>
        </w:rPr>
        <w:t xml:space="preserve">If OBX-3 refers to an infusion order </w:t>
      </w:r>
      <w:r w:rsidR="00171618" w:rsidRPr="00621E63">
        <w:rPr>
          <w:noProof w:val="0"/>
        </w:rPr>
        <w:t xml:space="preserve">step </w:t>
      </w:r>
      <w:r w:rsidRPr="00621E63">
        <w:rPr>
          <w:noProof w:val="0"/>
        </w:rPr>
        <w:t>type, this field must be empty.</w:t>
      </w:r>
    </w:p>
    <w:p w14:paraId="54603650" w14:textId="77777777" w:rsidR="00B11855" w:rsidRPr="00621E63" w:rsidRDefault="003D003E" w:rsidP="002E3ED0">
      <w:pPr>
        <w:pStyle w:val="HL7FieldIndent2"/>
        <w:rPr>
          <w:noProof w:val="0"/>
        </w:rPr>
      </w:pPr>
      <w:r w:rsidRPr="00621E63">
        <w:rPr>
          <w:noProof w:val="0"/>
        </w:rPr>
        <w:t>If OBX-3 refers to a pump programming parameter, this field contains the units for the value in OBX-5 Observation Value.</w:t>
      </w:r>
    </w:p>
    <w:p w14:paraId="0A108397" w14:textId="77777777" w:rsidR="00B11855" w:rsidRPr="00621E63" w:rsidRDefault="003D003E" w:rsidP="00CF5627">
      <w:pPr>
        <w:pStyle w:val="HL7Field"/>
      </w:pPr>
      <w:r w:rsidRPr="00621E63">
        <w:t>OBX-7 References Range:</w:t>
      </w:r>
    </w:p>
    <w:p w14:paraId="3694FA3E"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0C50F3D2" w14:textId="77777777" w:rsidR="00B11855" w:rsidRPr="00621E63" w:rsidRDefault="003D003E" w:rsidP="00CF5627">
      <w:pPr>
        <w:pStyle w:val="HL7Field"/>
      </w:pPr>
      <w:r w:rsidRPr="00621E63">
        <w:t>OBX-8 Abnormal Flags</w:t>
      </w:r>
    </w:p>
    <w:p w14:paraId="18A663DB"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4251949C" w14:textId="77777777" w:rsidR="00B11855" w:rsidRPr="00621E63" w:rsidRDefault="003D003E" w:rsidP="00CF5627">
      <w:pPr>
        <w:pStyle w:val="HL7Field"/>
      </w:pPr>
      <w:r w:rsidRPr="00621E63">
        <w:t>OBX-10 Nature of Abnormal Test</w:t>
      </w:r>
    </w:p>
    <w:p w14:paraId="4EBF0C86"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12504115" w14:textId="77777777" w:rsidR="00B11855" w:rsidRPr="00621E63" w:rsidRDefault="003D003E" w:rsidP="00CF5627">
      <w:pPr>
        <w:pStyle w:val="HL7Field"/>
      </w:pPr>
      <w:r w:rsidRPr="00621E63">
        <w:t>OBX-11 Observation Result Status</w:t>
      </w:r>
    </w:p>
    <w:p w14:paraId="2BDD7249"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69762213" w14:textId="77777777" w:rsidR="00B11855" w:rsidRPr="00621E63" w:rsidRDefault="003D003E" w:rsidP="00CF5627">
      <w:pPr>
        <w:pStyle w:val="HL7Field"/>
      </w:pPr>
      <w:r w:rsidRPr="00621E63">
        <w:t>OBX-14 Date/Time of the Observation</w:t>
      </w:r>
    </w:p>
    <w:p w14:paraId="74061EA5"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29D2A7CA" w14:textId="77777777" w:rsidR="00B11855" w:rsidRPr="00621E63" w:rsidRDefault="003D003E" w:rsidP="00CF5627">
      <w:pPr>
        <w:pStyle w:val="HL7Field"/>
      </w:pPr>
      <w:r w:rsidRPr="00621E63">
        <w:t>OBX-15 Producer’s ID</w:t>
      </w:r>
    </w:p>
    <w:p w14:paraId="117BB000"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511BABA4" w14:textId="77777777" w:rsidR="00B11855" w:rsidRPr="00621E63" w:rsidRDefault="003D003E" w:rsidP="00CF5627">
      <w:pPr>
        <w:pStyle w:val="HL7Field"/>
      </w:pPr>
      <w:r w:rsidRPr="00621E63">
        <w:t>OBX-16 Responsible Observer (XCN)</w:t>
      </w:r>
    </w:p>
    <w:p w14:paraId="2D94A2E6"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3A3A0FBF" w14:textId="77777777" w:rsidR="00B11855" w:rsidRPr="00621E63" w:rsidRDefault="003D003E" w:rsidP="00CF5627">
      <w:pPr>
        <w:pStyle w:val="HL7Field"/>
      </w:pPr>
      <w:r w:rsidRPr="00621E63">
        <w:t>OBX-17 Observation Method</w:t>
      </w:r>
    </w:p>
    <w:p w14:paraId="607AE315"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65668E85" w14:textId="77777777" w:rsidR="00B11855" w:rsidRPr="00621E63" w:rsidRDefault="003D003E" w:rsidP="00CF5627">
      <w:pPr>
        <w:pStyle w:val="HL7Field"/>
      </w:pPr>
      <w:r w:rsidRPr="00621E63">
        <w:t>OBX-18 Equipment Instance Identifier</w:t>
      </w:r>
    </w:p>
    <w:p w14:paraId="2A7661C1" w14:textId="1F0DEE0A" w:rsidR="00B11855" w:rsidRPr="00621E63" w:rsidRDefault="003D003E" w:rsidP="002E3ED0">
      <w:pPr>
        <w:pStyle w:val="HL7FieldIndent2"/>
        <w:rPr>
          <w:noProof w:val="0"/>
        </w:rPr>
      </w:pPr>
      <w:r w:rsidRPr="00621E63">
        <w:rPr>
          <w:noProof w:val="0"/>
        </w:rPr>
        <w:t>See Appendix B.8 for description of usage of OBX-18.</w:t>
      </w:r>
    </w:p>
    <w:p w14:paraId="1A90F000" w14:textId="77777777" w:rsidR="00B11855" w:rsidRPr="00621E63" w:rsidRDefault="003D003E" w:rsidP="002E3ED0">
      <w:pPr>
        <w:pStyle w:val="HL7FieldIndent2"/>
        <w:rPr>
          <w:noProof w:val="0"/>
        </w:rPr>
      </w:pPr>
      <w:r w:rsidRPr="00621E63">
        <w:rPr>
          <w:noProof w:val="0"/>
        </w:rPr>
        <w:t>If OBX-3 refers to a pump ID, the following applies.</w:t>
      </w:r>
    </w:p>
    <w:p w14:paraId="4553DD08" w14:textId="77777777" w:rsidR="00B11855" w:rsidRPr="00621E63" w:rsidRDefault="003D003E" w:rsidP="002E3ED0">
      <w:pPr>
        <w:pStyle w:val="ListBullet3"/>
      </w:pPr>
      <w:r w:rsidRPr="00621E63">
        <w:lastRenderedPageBreak/>
        <w:t xml:space="preserve">For backward compatibility, when used to contain a pump ID, the OBX-18 convention used in previous Trial Implementation versions of the Point-of-Care Infusion Verification Supplement may be used by agreement between sending and receiving systems, but this usage is deprecated and should not be used in new systems. The former language is reproduced here: "If OBX-3 refers to the pump ID, the ID is placed in the ‘Universal ID’ component (EI-3), and the device or manufacturer name is placed in the ‘Universal ID Type’ component (EI-4). The pump ID is a unique alphanumeric identifier and may optionally include the pump channel. The format of the identifier is vendor-specific. A typical value could be a serial number for a single-channel pump, or a serial number followed by the channel number or letter for a multi-channel pump. Note that this specification differs from the usage of OBX-18 in IHE PCD DEC </w:t>
      </w:r>
      <w:r w:rsidR="00FF5580" w:rsidRPr="00621E63">
        <w:t>P</w:t>
      </w:r>
      <w:r w:rsidRPr="00621E63">
        <w:t>rofile."</w:t>
      </w:r>
    </w:p>
    <w:p w14:paraId="3D535C1D" w14:textId="7471A67C" w:rsidR="00B11855" w:rsidRPr="00621E63" w:rsidRDefault="003D003E" w:rsidP="002E3ED0">
      <w:pPr>
        <w:pStyle w:val="ListBullet3"/>
      </w:pPr>
      <w:r w:rsidRPr="00621E63">
        <w:t>New applications should conform to the general specification for OBX-18 (Appendix B.8). The pump ID (vendor-specific format, which may optionally include the pump channel as before) should be placed in EI-1, and EI-3 and EI-4 should identify the manufacturer of the pump according to an accepted Universal ID system.</w:t>
      </w:r>
    </w:p>
    <w:p w14:paraId="4201A711" w14:textId="77777777" w:rsidR="00B11855" w:rsidRPr="00621E63" w:rsidRDefault="003D003E" w:rsidP="002E3ED0">
      <w:pPr>
        <w:pStyle w:val="ListBullet3"/>
      </w:pPr>
      <w:r w:rsidRPr="00621E63">
        <w:t>If OBX-3 refers to a patient parameter this field must be empty.</w:t>
      </w:r>
    </w:p>
    <w:p w14:paraId="54730B8B" w14:textId="77777777" w:rsidR="00B11855" w:rsidRPr="00621E63" w:rsidRDefault="003D003E" w:rsidP="002E3ED0">
      <w:pPr>
        <w:pStyle w:val="BodyText"/>
      </w:pPr>
      <w:r w:rsidRPr="00621E63">
        <w:t>If OBX-3 refers to a pump programming parameter this field must be empty.</w:t>
      </w:r>
    </w:p>
    <w:p w14:paraId="5C8EC190" w14:textId="77777777" w:rsidR="00B11855" w:rsidRPr="00621E63" w:rsidRDefault="003D003E" w:rsidP="00CF5627">
      <w:pPr>
        <w:pStyle w:val="HL7Field"/>
        <w:keepNext w:val="0"/>
      </w:pPr>
      <w:r w:rsidRPr="00621E63">
        <w:t>OBX-19 Date/Time of the Analysis</w:t>
      </w:r>
    </w:p>
    <w:p w14:paraId="6BA4AAFE"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2740D1E1" w14:textId="77777777" w:rsidR="00B11855" w:rsidRPr="00621E63" w:rsidRDefault="003D003E" w:rsidP="00CF5627">
      <w:pPr>
        <w:pStyle w:val="HL7Field"/>
      </w:pPr>
      <w:r w:rsidRPr="00621E63">
        <w:t>OBX-20 Observation Site</w:t>
      </w:r>
    </w:p>
    <w:p w14:paraId="7CC06519"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7BF37168" w14:textId="77777777" w:rsidR="00B11855" w:rsidRPr="00621E63" w:rsidRDefault="003D003E" w:rsidP="00CF5627">
      <w:pPr>
        <w:pStyle w:val="HL7Field"/>
      </w:pPr>
      <w:r w:rsidRPr="00621E63">
        <w:t>OBX-21 to 25</w:t>
      </w:r>
    </w:p>
    <w:p w14:paraId="45529067" w14:textId="1F6C7C1C" w:rsidR="00B11855" w:rsidRPr="00621E63" w:rsidRDefault="003D003E" w:rsidP="002E3ED0">
      <w:pPr>
        <w:pStyle w:val="HL7FieldIndent2"/>
        <w:rPr>
          <w:noProof w:val="0"/>
        </w:rPr>
      </w:pPr>
      <w:r w:rsidRPr="00621E63">
        <w:rPr>
          <w:noProof w:val="0"/>
        </w:rPr>
        <w:t>OBX fields 21 to 25 are not supported by PCD PIV.</w:t>
      </w:r>
    </w:p>
    <w:p w14:paraId="19CDB96A" w14:textId="73E098AF" w:rsidR="0029412E" w:rsidRPr="00621E63" w:rsidRDefault="0029412E" w:rsidP="0029412E">
      <w:pPr>
        <w:pStyle w:val="Heading5"/>
        <w:rPr>
          <w:noProof w:val="0"/>
        </w:rPr>
      </w:pPr>
      <w:bookmarkStart w:id="1604" w:name="_Toc24650414"/>
      <w:r w:rsidRPr="00621E63">
        <w:rPr>
          <w:noProof w:val="0"/>
        </w:rPr>
        <w:t>Rate change, titration, Bolus from existing infusion, and Multistep</w:t>
      </w:r>
      <w:bookmarkEnd w:id="1604"/>
    </w:p>
    <w:p w14:paraId="044EC6DE" w14:textId="19F397F0" w:rsidR="0029412E" w:rsidRPr="00621E63" w:rsidRDefault="0029412E" w:rsidP="005757BE">
      <w:pPr>
        <w:pStyle w:val="Heading6"/>
        <w:rPr>
          <w:noProof w:val="0"/>
        </w:rPr>
      </w:pPr>
      <w:r w:rsidRPr="00621E63">
        <w:rPr>
          <w:noProof w:val="0"/>
        </w:rPr>
        <w:t xml:space="preserve"> </w:t>
      </w:r>
      <w:bookmarkStart w:id="1605" w:name="_Toc24650415"/>
      <w:r w:rsidRPr="00621E63">
        <w:rPr>
          <w:noProof w:val="0"/>
        </w:rPr>
        <w:t>Rate change or titration</w:t>
      </w:r>
      <w:bookmarkEnd w:id="1605"/>
    </w:p>
    <w:p w14:paraId="5D2FDE55" w14:textId="77777777" w:rsidR="0029412E" w:rsidRPr="00621E63" w:rsidRDefault="0029412E" w:rsidP="008E1C27">
      <w:pPr>
        <w:pStyle w:val="BodyText"/>
        <w:pPrChange w:id="1606" w:author="Mary Jungers" w:date="2019-11-13T18:43:00Z">
          <w:pPr/>
        </w:pPrChange>
      </w:pPr>
      <w:r w:rsidRPr="00621E63">
        <w:t>ORC-1 Order Control = “XO”.</w:t>
      </w:r>
    </w:p>
    <w:p w14:paraId="107138C0" w14:textId="77777777" w:rsidR="0029412E" w:rsidRPr="00621E63" w:rsidRDefault="0029412E" w:rsidP="008E1C27">
      <w:pPr>
        <w:pStyle w:val="BodyText"/>
        <w:pPrChange w:id="1607" w:author="Mary Jungers" w:date="2019-11-13T18:43:00Z">
          <w:pPr/>
        </w:pPrChange>
      </w:pPr>
      <w:r w:rsidRPr="00621E63">
        <w:t>RXG-5 Give Amount-Minimum and RXG-7 Give Units must be empty.</w:t>
      </w:r>
    </w:p>
    <w:p w14:paraId="629AD75E" w14:textId="00446D61" w:rsidR="0029412E" w:rsidRPr="00621E63" w:rsidDel="008E1C27" w:rsidRDefault="0029412E" w:rsidP="008E1C27">
      <w:pPr>
        <w:pStyle w:val="BodyText"/>
        <w:rPr>
          <w:del w:id="1608" w:author="Mary Jungers" w:date="2019-11-13T18:43:00Z"/>
        </w:rPr>
        <w:pPrChange w:id="1609" w:author="Mary Jungers" w:date="2019-11-13T18:43:00Z">
          <w:pPr/>
        </w:pPrChange>
      </w:pPr>
      <w:r w:rsidRPr="00621E63">
        <w:t>RXG-15, 16 must contain a rate or dose rate and cannot contain a dose.</w:t>
      </w:r>
    </w:p>
    <w:p w14:paraId="69452523" w14:textId="77777777" w:rsidR="0029412E" w:rsidRPr="00621E63" w:rsidRDefault="0029412E" w:rsidP="008E1C27">
      <w:pPr>
        <w:pStyle w:val="BodyText"/>
        <w:pPrChange w:id="1610" w:author="Mary Jungers" w:date="2019-11-13T18:43:00Z">
          <w:pPr/>
        </w:pPrChange>
      </w:pPr>
    </w:p>
    <w:p w14:paraId="1CAE9073" w14:textId="3ABDE277" w:rsidR="0029412E" w:rsidRPr="00621E63" w:rsidRDefault="0029412E" w:rsidP="005757BE">
      <w:pPr>
        <w:pStyle w:val="Heading6"/>
        <w:rPr>
          <w:noProof w:val="0"/>
        </w:rPr>
      </w:pPr>
      <w:bookmarkStart w:id="1611" w:name="_Toc24650416"/>
      <w:r w:rsidRPr="00621E63">
        <w:rPr>
          <w:noProof w:val="0"/>
        </w:rPr>
        <w:t>Bolus from existing infusion</w:t>
      </w:r>
      <w:bookmarkEnd w:id="1611"/>
    </w:p>
    <w:p w14:paraId="6FE8525B" w14:textId="77777777" w:rsidR="0029412E" w:rsidRPr="00621E63" w:rsidRDefault="0029412E" w:rsidP="0029412E">
      <w:r w:rsidRPr="00621E63">
        <w:t>Considerations:</w:t>
      </w:r>
    </w:p>
    <w:p w14:paraId="3EAC714F" w14:textId="77777777" w:rsidR="0029412E" w:rsidRPr="00621E63" w:rsidRDefault="0029412E" w:rsidP="005807BA">
      <w:pPr>
        <w:pStyle w:val="ListBullet2"/>
      </w:pPr>
      <w:r w:rsidRPr="00621E63">
        <w:t>An infusion is currently programmed on the pump.</w:t>
      </w:r>
    </w:p>
    <w:p w14:paraId="7883AE1A" w14:textId="03942E2B" w:rsidR="0029412E" w:rsidRPr="00621E63" w:rsidRDefault="0029412E" w:rsidP="005807BA">
      <w:pPr>
        <w:pStyle w:val="ListBullet2"/>
      </w:pPr>
      <w:r w:rsidRPr="00621E63">
        <w:t>A bolus of the same medication is ordered (</w:t>
      </w:r>
      <w:del w:id="1612" w:author="Mary Jungers" w:date="2019-11-14T10:25:00Z">
        <w:r w:rsidRPr="00621E63" w:rsidDel="005B0C7C">
          <w:delText xml:space="preserve">i.e. </w:delText>
        </w:r>
      </w:del>
      <w:ins w:id="1613" w:author="Mary Jungers" w:date="2019-11-14T10:25:00Z">
        <w:r w:rsidR="005B0C7C">
          <w:t xml:space="preserve">i.e.,  </w:t>
        </w:r>
      </w:ins>
      <w:r w:rsidRPr="00621E63">
        <w:t>there is a new order in the EHR)</w:t>
      </w:r>
      <w:r w:rsidR="00621E63">
        <w:t xml:space="preserve">. </w:t>
      </w:r>
    </w:p>
    <w:p w14:paraId="6EBB0371" w14:textId="1C65BDBD" w:rsidR="0029412E" w:rsidRPr="00621E63" w:rsidRDefault="0029412E" w:rsidP="005807BA">
      <w:pPr>
        <w:pStyle w:val="ListBullet2"/>
      </w:pPr>
      <w:r w:rsidRPr="00621E63">
        <w:lastRenderedPageBreak/>
        <w:t xml:space="preserve">The EHR workflow provides the nurse the capability to administer the bolus from the same bag or syringe using the PIV </w:t>
      </w:r>
      <w:ins w:id="1614" w:author="Mary Jungers" w:date="2019-11-14T10:39:00Z">
        <w:r w:rsidR="00CB13DC">
          <w:t>[</w:t>
        </w:r>
      </w:ins>
      <w:r w:rsidRPr="00621E63">
        <w:t>PCD-03</w:t>
      </w:r>
      <w:ins w:id="1615" w:author="Mary Jungers" w:date="2019-11-14T10:39:00Z">
        <w:r w:rsidR="00CB13DC">
          <w:t>]</w:t>
        </w:r>
      </w:ins>
      <w:r w:rsidRPr="00621E63">
        <w:t xml:space="preserve"> transaction to send the bolus order to the pump.</w:t>
      </w:r>
    </w:p>
    <w:p w14:paraId="17800AC0" w14:textId="5EC3864F" w:rsidR="0029412E" w:rsidRPr="00621E63" w:rsidRDefault="0029412E" w:rsidP="005807BA">
      <w:pPr>
        <w:pStyle w:val="ListBullet2"/>
      </w:pPr>
      <w:r w:rsidRPr="00621E63">
        <w:t>No assumption is made about the behavior of the pump once the bolus has been delivered</w:t>
      </w:r>
      <w:r w:rsidR="00621E63">
        <w:t xml:space="preserve">. </w:t>
      </w:r>
      <w:r w:rsidRPr="00621E63">
        <w:t>Depending on the pump type or model it may stop, alarm, or resume delivering the underlying infusion.</w:t>
      </w:r>
    </w:p>
    <w:p w14:paraId="2629359A" w14:textId="77777777" w:rsidR="0029412E" w:rsidRPr="00621E63" w:rsidRDefault="0029412E" w:rsidP="00621E63">
      <w:pPr>
        <w:pStyle w:val="BodyText"/>
        <w:pPrChange w:id="1616" w:author="Mary Jungers" w:date="2019-11-14T10:11:00Z">
          <w:pPr>
            <w:ind w:left="720"/>
          </w:pPr>
        </w:pPrChange>
      </w:pPr>
    </w:p>
    <w:p w14:paraId="15FA2439" w14:textId="77777777" w:rsidR="0029412E" w:rsidRPr="00621E63" w:rsidRDefault="0029412E" w:rsidP="008E1C27">
      <w:pPr>
        <w:pStyle w:val="BodyText"/>
        <w:rPr>
          <w:b/>
          <w:bCs/>
          <w:rPrChange w:id="1617" w:author="Mary Jungers" w:date="2019-11-13T18:43:00Z">
            <w:rPr/>
          </w:rPrChange>
        </w:rPr>
        <w:pPrChange w:id="1618" w:author="Mary Jungers" w:date="2019-11-13T18:43:00Z">
          <w:pPr/>
        </w:pPrChange>
      </w:pPr>
      <w:r w:rsidRPr="00621E63">
        <w:rPr>
          <w:b/>
          <w:bCs/>
          <w:rPrChange w:id="1619" w:author="Mary Jungers" w:date="2019-11-13T18:43:00Z">
            <w:rPr/>
          </w:rPrChange>
        </w:rPr>
        <w:t>ORC segment</w:t>
      </w:r>
    </w:p>
    <w:p w14:paraId="384C58ED" w14:textId="77777777" w:rsidR="0029412E" w:rsidRPr="00621E63" w:rsidRDefault="0029412E" w:rsidP="005807BA">
      <w:pPr>
        <w:pStyle w:val="ListBullet2"/>
      </w:pPr>
      <w:r w:rsidRPr="00621E63">
        <w:t>ORC-1 Order Control = “CH” (change)</w:t>
      </w:r>
    </w:p>
    <w:p w14:paraId="63FC5B1B" w14:textId="77777777" w:rsidR="0029412E" w:rsidRPr="00621E63" w:rsidRDefault="0029412E" w:rsidP="005807BA">
      <w:pPr>
        <w:pStyle w:val="ListBullet2"/>
      </w:pPr>
      <w:r w:rsidRPr="00621E63">
        <w:t>ORC-2 Placer Order Number = bolus order ID (child order ID)</w:t>
      </w:r>
    </w:p>
    <w:p w14:paraId="634000EF" w14:textId="77777777" w:rsidR="0029412E" w:rsidRPr="00621E63" w:rsidRDefault="0029412E" w:rsidP="005807BA">
      <w:pPr>
        <w:pStyle w:val="ListBullet2"/>
      </w:pPr>
      <w:r w:rsidRPr="00621E63">
        <w:t>ORC-8 Parent = parent order ID</w:t>
      </w:r>
    </w:p>
    <w:p w14:paraId="2970C0C5" w14:textId="77777777" w:rsidR="0029412E" w:rsidRPr="00621E63" w:rsidRDefault="0029412E" w:rsidP="008E1C27">
      <w:pPr>
        <w:pStyle w:val="BodyText"/>
        <w:pPrChange w:id="1620" w:author="Mary Jungers" w:date="2019-11-13T18:42:00Z">
          <w:pPr>
            <w:ind w:left="720"/>
          </w:pPr>
        </w:pPrChange>
      </w:pPr>
    </w:p>
    <w:p w14:paraId="65A00747" w14:textId="77777777" w:rsidR="0029412E" w:rsidRPr="00621E63" w:rsidRDefault="0029412E" w:rsidP="005757BE">
      <w:pPr>
        <w:pStyle w:val="BodyText"/>
      </w:pPr>
      <w:r w:rsidRPr="00621E63">
        <w:rPr>
          <w:rFonts w:eastAsia="SimSun"/>
        </w:rPr>
        <w:t>A bolus order may be specified in 3 ways:</w:t>
      </w:r>
    </w:p>
    <w:p w14:paraId="47441419" w14:textId="77777777" w:rsidR="0029412E" w:rsidRPr="00621E63" w:rsidRDefault="0029412E" w:rsidP="005757BE">
      <w:pPr>
        <w:pStyle w:val="ListBullet2"/>
      </w:pPr>
      <w:r w:rsidRPr="00621E63">
        <w:rPr>
          <w:rFonts w:eastAsia="Calibri"/>
        </w:rPr>
        <w:t>Dose or Volume + Rate</w:t>
      </w:r>
    </w:p>
    <w:p w14:paraId="19C3CCBD" w14:textId="77777777" w:rsidR="0029412E" w:rsidRPr="00621E63" w:rsidRDefault="0029412E" w:rsidP="005757BE">
      <w:pPr>
        <w:pStyle w:val="ListBullet2"/>
      </w:pPr>
      <w:r w:rsidRPr="00621E63">
        <w:rPr>
          <w:rFonts w:eastAsia="Calibri"/>
        </w:rPr>
        <w:t>Dose or Volume + Duration</w:t>
      </w:r>
    </w:p>
    <w:p w14:paraId="07923758" w14:textId="77777777" w:rsidR="0029412E" w:rsidRPr="00621E63" w:rsidRDefault="0029412E" w:rsidP="005757BE">
      <w:pPr>
        <w:pStyle w:val="ListBullet2"/>
      </w:pPr>
      <w:r w:rsidRPr="00621E63">
        <w:rPr>
          <w:rFonts w:eastAsia="Calibri"/>
        </w:rPr>
        <w:t>Rate + Duration</w:t>
      </w:r>
    </w:p>
    <w:p w14:paraId="0F61E5CA" w14:textId="08A0A08B" w:rsidR="0029412E" w:rsidRPr="00621E63" w:rsidRDefault="0029412E" w:rsidP="008E1C27">
      <w:pPr>
        <w:pStyle w:val="BodyText"/>
        <w:rPr>
          <w:ins w:id="1621" w:author="Mary Jungers" w:date="2019-11-13T18:43:00Z"/>
        </w:rPr>
      </w:pPr>
      <w:r w:rsidRPr="00621E63">
        <w:rPr>
          <w:rFonts w:eastAsia="SimSun"/>
        </w:rPr>
        <w:t>The following table outlines the required and optional data for each type of bolus order</w:t>
      </w:r>
      <w:r w:rsidRPr="00621E63">
        <w:t>.</w:t>
      </w:r>
    </w:p>
    <w:p w14:paraId="153BB3F7" w14:textId="77777777" w:rsidR="008E1C27" w:rsidRPr="00621E63" w:rsidRDefault="008E1C27" w:rsidP="008E1C27">
      <w:pPr>
        <w:pStyle w:val="BodyText"/>
      </w:pPr>
    </w:p>
    <w:tbl>
      <w:tblPr>
        <w:tblW w:w="9810" w:type="dxa"/>
        <w:tblInd w:w="-185" w:type="dxa"/>
        <w:tblLayout w:type="fixed"/>
        <w:tblLook w:val="0000" w:firstRow="0" w:lastRow="0" w:firstColumn="0" w:lastColumn="0" w:noHBand="0" w:noVBand="0"/>
        <w:tblPrChange w:id="1622" w:author="Mary Jungers" w:date="2019-11-14T10:13:00Z">
          <w:tblPr>
            <w:tblW w:w="9810" w:type="dxa"/>
            <w:tblInd w:w="-185" w:type="dxa"/>
            <w:tblLayout w:type="fixed"/>
            <w:tblLook w:val="0000" w:firstRow="0" w:lastRow="0" w:firstColumn="0" w:lastColumn="0" w:noHBand="0" w:noVBand="0"/>
          </w:tblPr>
        </w:tblPrChange>
      </w:tblPr>
      <w:tblGrid>
        <w:gridCol w:w="1170"/>
        <w:gridCol w:w="990"/>
        <w:gridCol w:w="990"/>
        <w:gridCol w:w="990"/>
        <w:gridCol w:w="990"/>
        <w:gridCol w:w="1170"/>
        <w:gridCol w:w="1980"/>
        <w:gridCol w:w="1530"/>
        <w:tblGridChange w:id="1623">
          <w:tblGrid>
            <w:gridCol w:w="1080"/>
            <w:gridCol w:w="810"/>
            <w:gridCol w:w="990"/>
            <w:gridCol w:w="1260"/>
            <w:gridCol w:w="990"/>
            <w:gridCol w:w="1170"/>
            <w:gridCol w:w="1980"/>
            <w:gridCol w:w="1530"/>
          </w:tblGrid>
        </w:tblGridChange>
      </w:tblGrid>
      <w:tr w:rsidR="00621E63" w:rsidRPr="00621E63" w14:paraId="4D85E8EE" w14:textId="77777777" w:rsidTr="00621E63">
        <w:tc>
          <w:tcPr>
            <w:tcW w:w="1170" w:type="dxa"/>
            <w:tcBorders>
              <w:top w:val="single" w:sz="4" w:space="0" w:color="000000"/>
              <w:left w:val="single" w:sz="4" w:space="0" w:color="000000"/>
              <w:bottom w:val="single" w:sz="4" w:space="0" w:color="000000"/>
            </w:tcBorders>
            <w:shd w:val="clear" w:color="auto" w:fill="D9D9D9"/>
            <w:tcPrChange w:id="1624" w:author="Mary Jungers" w:date="2019-11-14T10:13:00Z">
              <w:tcPr>
                <w:tcW w:w="1080" w:type="dxa"/>
                <w:tcBorders>
                  <w:top w:val="single" w:sz="4" w:space="0" w:color="000000"/>
                  <w:left w:val="single" w:sz="4" w:space="0" w:color="000000"/>
                  <w:bottom w:val="single" w:sz="4" w:space="0" w:color="000000"/>
                </w:tcBorders>
                <w:shd w:val="clear" w:color="auto" w:fill="D9D9D9"/>
              </w:tcPr>
            </w:tcPrChange>
          </w:tcPr>
          <w:p w14:paraId="39B9406A" w14:textId="77777777" w:rsidR="0029412E" w:rsidRPr="00621E63" w:rsidRDefault="0029412E" w:rsidP="004D4923">
            <w:pPr>
              <w:pStyle w:val="TableEntryHeader"/>
              <w:rPr>
                <w:sz w:val="18"/>
                <w:szCs w:val="18"/>
                <w:rPrChange w:id="1625" w:author="Mary Jungers" w:date="2019-11-14T10:12:00Z">
                  <w:rPr/>
                </w:rPrChange>
              </w:rPr>
            </w:pPr>
            <w:r w:rsidRPr="00621E63">
              <w:rPr>
                <w:rFonts w:eastAsia="SimSun"/>
                <w:sz w:val="18"/>
                <w:szCs w:val="18"/>
                <w:rPrChange w:id="1626" w:author="Mary Jungers" w:date="2019-11-14T10:12:00Z">
                  <w:rPr>
                    <w:rFonts w:eastAsia="SimSun"/>
                  </w:rPr>
                </w:rPrChange>
              </w:rPr>
              <w:t>Bolus order type</w:t>
            </w:r>
          </w:p>
        </w:tc>
        <w:tc>
          <w:tcPr>
            <w:tcW w:w="990" w:type="dxa"/>
            <w:tcBorders>
              <w:top w:val="single" w:sz="4" w:space="0" w:color="000000"/>
              <w:left w:val="single" w:sz="4" w:space="0" w:color="000000"/>
              <w:bottom w:val="single" w:sz="4" w:space="0" w:color="000000"/>
            </w:tcBorders>
            <w:shd w:val="clear" w:color="auto" w:fill="D9D9D9"/>
            <w:tcPrChange w:id="1627" w:author="Mary Jungers" w:date="2019-11-14T10:13:00Z">
              <w:tcPr>
                <w:tcW w:w="810" w:type="dxa"/>
                <w:tcBorders>
                  <w:top w:val="single" w:sz="4" w:space="0" w:color="000000"/>
                  <w:left w:val="single" w:sz="4" w:space="0" w:color="000000"/>
                  <w:bottom w:val="single" w:sz="4" w:space="0" w:color="000000"/>
                </w:tcBorders>
                <w:shd w:val="clear" w:color="auto" w:fill="D9D9D9"/>
              </w:tcPr>
            </w:tcPrChange>
          </w:tcPr>
          <w:p w14:paraId="12E8E7AB" w14:textId="77777777" w:rsidR="0029412E" w:rsidRPr="00621E63" w:rsidRDefault="0029412E" w:rsidP="004D4923">
            <w:pPr>
              <w:pStyle w:val="TableEntryHeader"/>
              <w:rPr>
                <w:sz w:val="18"/>
                <w:szCs w:val="18"/>
                <w:rPrChange w:id="1628" w:author="Mary Jungers" w:date="2019-11-14T10:12:00Z">
                  <w:rPr/>
                </w:rPrChange>
              </w:rPr>
            </w:pPr>
            <w:r w:rsidRPr="00621E63">
              <w:rPr>
                <w:rFonts w:eastAsia="SimSun"/>
                <w:sz w:val="18"/>
                <w:szCs w:val="18"/>
                <w:rPrChange w:id="1629" w:author="Mary Jungers" w:date="2019-11-14T10:12:00Z">
                  <w:rPr>
                    <w:rFonts w:eastAsia="SimSun"/>
                  </w:rPr>
                </w:rPrChange>
              </w:rPr>
              <w:t>ORC-1</w:t>
            </w:r>
          </w:p>
        </w:tc>
        <w:tc>
          <w:tcPr>
            <w:tcW w:w="990" w:type="dxa"/>
            <w:tcBorders>
              <w:top w:val="single" w:sz="4" w:space="0" w:color="000000"/>
              <w:left w:val="single" w:sz="4" w:space="0" w:color="000000"/>
              <w:bottom w:val="single" w:sz="4" w:space="0" w:color="000000"/>
            </w:tcBorders>
            <w:shd w:val="clear" w:color="auto" w:fill="D9D9D9"/>
            <w:tcPrChange w:id="1630" w:author="Mary Jungers" w:date="2019-11-14T10:13:00Z">
              <w:tcPr>
                <w:tcW w:w="990" w:type="dxa"/>
                <w:tcBorders>
                  <w:top w:val="single" w:sz="4" w:space="0" w:color="000000"/>
                  <w:left w:val="single" w:sz="4" w:space="0" w:color="000000"/>
                  <w:bottom w:val="single" w:sz="4" w:space="0" w:color="000000"/>
                </w:tcBorders>
                <w:shd w:val="clear" w:color="auto" w:fill="D9D9D9"/>
              </w:tcPr>
            </w:tcPrChange>
          </w:tcPr>
          <w:p w14:paraId="0C0C57B4" w14:textId="77777777" w:rsidR="0029412E" w:rsidRPr="00621E63" w:rsidRDefault="0029412E" w:rsidP="004D4923">
            <w:pPr>
              <w:pStyle w:val="TableEntryHeader"/>
              <w:rPr>
                <w:sz w:val="18"/>
                <w:szCs w:val="18"/>
                <w:rPrChange w:id="1631" w:author="Mary Jungers" w:date="2019-11-14T10:12:00Z">
                  <w:rPr/>
                </w:rPrChange>
              </w:rPr>
            </w:pPr>
            <w:r w:rsidRPr="00621E63">
              <w:rPr>
                <w:rFonts w:eastAsia="SimSun"/>
                <w:sz w:val="18"/>
                <w:szCs w:val="18"/>
                <w:rPrChange w:id="1632" w:author="Mary Jungers" w:date="2019-11-14T10:12:00Z">
                  <w:rPr>
                    <w:rFonts w:eastAsia="SimSun"/>
                  </w:rPr>
                </w:rPrChange>
              </w:rPr>
              <w:t>ORC-2</w:t>
            </w:r>
          </w:p>
        </w:tc>
        <w:tc>
          <w:tcPr>
            <w:tcW w:w="990" w:type="dxa"/>
            <w:tcBorders>
              <w:top w:val="single" w:sz="4" w:space="0" w:color="000000"/>
              <w:left w:val="single" w:sz="4" w:space="0" w:color="000000"/>
              <w:bottom w:val="single" w:sz="4" w:space="0" w:color="000000"/>
            </w:tcBorders>
            <w:shd w:val="clear" w:color="auto" w:fill="D9D9D9"/>
            <w:tcPrChange w:id="1633" w:author="Mary Jungers" w:date="2019-11-14T10:13:00Z">
              <w:tcPr>
                <w:tcW w:w="1260" w:type="dxa"/>
                <w:tcBorders>
                  <w:top w:val="single" w:sz="4" w:space="0" w:color="000000"/>
                  <w:left w:val="single" w:sz="4" w:space="0" w:color="000000"/>
                  <w:bottom w:val="single" w:sz="4" w:space="0" w:color="000000"/>
                </w:tcBorders>
                <w:shd w:val="clear" w:color="auto" w:fill="D9D9D9"/>
              </w:tcPr>
            </w:tcPrChange>
          </w:tcPr>
          <w:p w14:paraId="508D39EE" w14:textId="77777777" w:rsidR="0029412E" w:rsidRPr="00621E63" w:rsidRDefault="0029412E" w:rsidP="004D4923">
            <w:pPr>
              <w:pStyle w:val="TableEntryHeader"/>
              <w:rPr>
                <w:sz w:val="18"/>
                <w:szCs w:val="18"/>
                <w:rPrChange w:id="1634" w:author="Mary Jungers" w:date="2019-11-14T10:12:00Z">
                  <w:rPr/>
                </w:rPrChange>
              </w:rPr>
            </w:pPr>
            <w:r w:rsidRPr="00621E63">
              <w:rPr>
                <w:rFonts w:eastAsia="SimSun"/>
                <w:sz w:val="18"/>
                <w:szCs w:val="18"/>
                <w:rPrChange w:id="1635" w:author="Mary Jungers" w:date="2019-11-14T10:12:00Z">
                  <w:rPr>
                    <w:rFonts w:eastAsia="SimSun"/>
                  </w:rPr>
                </w:rPrChange>
              </w:rPr>
              <w:t>ORC-8</w:t>
            </w:r>
          </w:p>
        </w:tc>
        <w:tc>
          <w:tcPr>
            <w:tcW w:w="990" w:type="dxa"/>
            <w:tcBorders>
              <w:top w:val="single" w:sz="4" w:space="0" w:color="000000"/>
              <w:left w:val="single" w:sz="4" w:space="0" w:color="000000"/>
              <w:bottom w:val="single" w:sz="4" w:space="0" w:color="000000"/>
            </w:tcBorders>
            <w:shd w:val="clear" w:color="auto" w:fill="D9D9D9"/>
            <w:tcPrChange w:id="1636" w:author="Mary Jungers" w:date="2019-11-14T10:13:00Z">
              <w:tcPr>
                <w:tcW w:w="990" w:type="dxa"/>
                <w:tcBorders>
                  <w:top w:val="single" w:sz="4" w:space="0" w:color="000000"/>
                  <w:left w:val="single" w:sz="4" w:space="0" w:color="000000"/>
                  <w:bottom w:val="single" w:sz="4" w:space="0" w:color="000000"/>
                </w:tcBorders>
                <w:shd w:val="clear" w:color="auto" w:fill="D9D9D9"/>
              </w:tcPr>
            </w:tcPrChange>
          </w:tcPr>
          <w:p w14:paraId="54F43960" w14:textId="77777777" w:rsidR="0029412E" w:rsidRPr="00621E63" w:rsidRDefault="0029412E" w:rsidP="004D4923">
            <w:pPr>
              <w:pStyle w:val="TableEntryHeader"/>
              <w:rPr>
                <w:sz w:val="18"/>
                <w:szCs w:val="18"/>
                <w:rPrChange w:id="1637" w:author="Mary Jungers" w:date="2019-11-14T10:12:00Z">
                  <w:rPr/>
                </w:rPrChange>
              </w:rPr>
            </w:pPr>
            <w:r w:rsidRPr="00621E63">
              <w:rPr>
                <w:rFonts w:eastAsia="SimSun"/>
                <w:sz w:val="18"/>
                <w:szCs w:val="18"/>
                <w:rPrChange w:id="1638" w:author="Mary Jungers" w:date="2019-11-14T10:12:00Z">
                  <w:rPr>
                    <w:rFonts w:eastAsia="SimSun"/>
                  </w:rPr>
                </w:rPrChange>
              </w:rPr>
              <w:t>RXG-15/16</w:t>
            </w:r>
          </w:p>
        </w:tc>
        <w:tc>
          <w:tcPr>
            <w:tcW w:w="1170" w:type="dxa"/>
            <w:tcBorders>
              <w:top w:val="single" w:sz="4" w:space="0" w:color="000000"/>
              <w:left w:val="single" w:sz="4" w:space="0" w:color="000000"/>
              <w:bottom w:val="single" w:sz="4" w:space="0" w:color="000000"/>
            </w:tcBorders>
            <w:shd w:val="clear" w:color="auto" w:fill="D9D9D9"/>
            <w:tcPrChange w:id="1639" w:author="Mary Jungers" w:date="2019-11-14T10:13:00Z">
              <w:tcPr>
                <w:tcW w:w="1170" w:type="dxa"/>
                <w:tcBorders>
                  <w:top w:val="single" w:sz="4" w:space="0" w:color="000000"/>
                  <w:left w:val="single" w:sz="4" w:space="0" w:color="000000"/>
                  <w:bottom w:val="single" w:sz="4" w:space="0" w:color="000000"/>
                </w:tcBorders>
                <w:shd w:val="clear" w:color="auto" w:fill="D9D9D9"/>
              </w:tcPr>
            </w:tcPrChange>
          </w:tcPr>
          <w:p w14:paraId="3849F084" w14:textId="77777777" w:rsidR="0029412E" w:rsidRPr="00621E63" w:rsidRDefault="0029412E" w:rsidP="004D4923">
            <w:pPr>
              <w:pStyle w:val="TableEntryHeader"/>
              <w:rPr>
                <w:sz w:val="18"/>
                <w:szCs w:val="18"/>
                <w:rPrChange w:id="1640" w:author="Mary Jungers" w:date="2019-11-14T10:12:00Z">
                  <w:rPr/>
                </w:rPrChange>
              </w:rPr>
            </w:pPr>
            <w:r w:rsidRPr="00621E63">
              <w:rPr>
                <w:rFonts w:eastAsia="SimSun"/>
                <w:sz w:val="18"/>
                <w:szCs w:val="18"/>
                <w:rPrChange w:id="1641" w:author="Mary Jungers" w:date="2019-11-14T10:12:00Z">
                  <w:rPr>
                    <w:rFonts w:eastAsia="SimSun"/>
                  </w:rPr>
                </w:rPrChange>
              </w:rPr>
              <w:t>TQ1 segment</w:t>
            </w:r>
          </w:p>
        </w:tc>
        <w:tc>
          <w:tcPr>
            <w:tcW w:w="1980" w:type="dxa"/>
            <w:tcBorders>
              <w:top w:val="single" w:sz="4" w:space="0" w:color="000000"/>
              <w:left w:val="single" w:sz="4" w:space="0" w:color="000000"/>
              <w:bottom w:val="single" w:sz="4" w:space="0" w:color="000000"/>
            </w:tcBorders>
            <w:shd w:val="clear" w:color="auto" w:fill="D9D9D9"/>
            <w:tcPrChange w:id="1642" w:author="Mary Jungers" w:date="2019-11-14T10:13:00Z">
              <w:tcPr>
                <w:tcW w:w="1980" w:type="dxa"/>
                <w:tcBorders>
                  <w:top w:val="single" w:sz="4" w:space="0" w:color="000000"/>
                  <w:left w:val="single" w:sz="4" w:space="0" w:color="000000"/>
                  <w:bottom w:val="single" w:sz="4" w:space="0" w:color="000000"/>
                </w:tcBorders>
                <w:shd w:val="clear" w:color="auto" w:fill="D9D9D9"/>
              </w:tcPr>
            </w:tcPrChange>
          </w:tcPr>
          <w:p w14:paraId="079CCD3A" w14:textId="77777777" w:rsidR="0029412E" w:rsidRPr="00621E63" w:rsidRDefault="0029412E" w:rsidP="004D4923">
            <w:pPr>
              <w:pStyle w:val="TableEntryHeader"/>
              <w:rPr>
                <w:sz w:val="18"/>
                <w:szCs w:val="18"/>
                <w:rPrChange w:id="1643" w:author="Mary Jungers" w:date="2019-11-14T10:12:00Z">
                  <w:rPr/>
                </w:rPrChange>
              </w:rPr>
            </w:pPr>
            <w:r w:rsidRPr="00621E63">
              <w:rPr>
                <w:rFonts w:eastAsia="SimSun"/>
                <w:sz w:val="18"/>
                <w:szCs w:val="18"/>
                <w:rPrChange w:id="1644" w:author="Mary Jungers" w:date="2019-11-14T10:12:00Z">
                  <w:rPr>
                    <w:rFonts w:eastAsia="SimSun"/>
                  </w:rPr>
                </w:rPrChange>
              </w:rPr>
              <w:t>OBX segment with OBX-5 = MDCX_INFUSION_PROGRAM_TYPE = clinician-dose</w:t>
            </w:r>
          </w:p>
        </w:tc>
        <w:tc>
          <w:tcPr>
            <w:tcW w:w="1530" w:type="dxa"/>
            <w:tcBorders>
              <w:top w:val="single" w:sz="4" w:space="0" w:color="000000"/>
              <w:left w:val="single" w:sz="4" w:space="0" w:color="000000"/>
              <w:bottom w:val="single" w:sz="4" w:space="0" w:color="000000"/>
              <w:right w:val="single" w:sz="4" w:space="0" w:color="000000"/>
            </w:tcBorders>
            <w:shd w:val="clear" w:color="auto" w:fill="D9D9D9"/>
            <w:tcPrChange w:id="1645" w:author="Mary Jungers" w:date="2019-11-14T10:13:00Z">
              <w:tcPr>
                <w:tcW w:w="1530" w:type="dxa"/>
                <w:tcBorders>
                  <w:top w:val="single" w:sz="4" w:space="0" w:color="000000"/>
                  <w:left w:val="single" w:sz="4" w:space="0" w:color="000000"/>
                  <w:bottom w:val="single" w:sz="4" w:space="0" w:color="000000"/>
                  <w:right w:val="single" w:sz="4" w:space="0" w:color="000000"/>
                </w:tcBorders>
                <w:shd w:val="clear" w:color="auto" w:fill="D9D9D9"/>
              </w:tcPr>
            </w:tcPrChange>
          </w:tcPr>
          <w:p w14:paraId="2579D24F" w14:textId="77777777" w:rsidR="0029412E" w:rsidRPr="00621E63" w:rsidRDefault="0029412E" w:rsidP="004D4923">
            <w:pPr>
              <w:pStyle w:val="TableEntryHeader"/>
              <w:rPr>
                <w:sz w:val="18"/>
                <w:szCs w:val="18"/>
                <w:rPrChange w:id="1646" w:author="Mary Jungers" w:date="2019-11-14T10:12:00Z">
                  <w:rPr/>
                </w:rPrChange>
              </w:rPr>
            </w:pPr>
            <w:r w:rsidRPr="00621E63">
              <w:rPr>
                <w:rFonts w:eastAsia="SimSun"/>
                <w:sz w:val="18"/>
                <w:szCs w:val="18"/>
                <w:rPrChange w:id="1647" w:author="Mary Jungers" w:date="2019-11-14T10:12:00Z">
                  <w:rPr>
                    <w:rFonts w:eastAsia="SimSun"/>
                  </w:rPr>
                </w:rPrChange>
              </w:rPr>
              <w:t>OBX segment with OBX-5 = MDC_FLOW_FLUID_PUMP</w:t>
            </w:r>
          </w:p>
        </w:tc>
      </w:tr>
      <w:tr w:rsidR="00621E63" w:rsidRPr="00621E63" w14:paraId="097803FE" w14:textId="77777777" w:rsidTr="00621E63">
        <w:tc>
          <w:tcPr>
            <w:tcW w:w="1170" w:type="dxa"/>
            <w:tcBorders>
              <w:top w:val="single" w:sz="4" w:space="0" w:color="000000"/>
              <w:left w:val="single" w:sz="4" w:space="0" w:color="000000"/>
              <w:bottom w:val="single" w:sz="4" w:space="0" w:color="000000"/>
            </w:tcBorders>
            <w:shd w:val="clear" w:color="auto" w:fill="auto"/>
            <w:tcPrChange w:id="1648" w:author="Mary Jungers" w:date="2019-11-14T10:13:00Z">
              <w:tcPr>
                <w:tcW w:w="1080" w:type="dxa"/>
                <w:tcBorders>
                  <w:top w:val="single" w:sz="4" w:space="0" w:color="000000"/>
                  <w:left w:val="single" w:sz="4" w:space="0" w:color="000000"/>
                  <w:bottom w:val="single" w:sz="4" w:space="0" w:color="000000"/>
                </w:tcBorders>
                <w:shd w:val="clear" w:color="auto" w:fill="auto"/>
              </w:tcPr>
            </w:tcPrChange>
          </w:tcPr>
          <w:p w14:paraId="2545D033" w14:textId="77777777" w:rsidR="0029412E" w:rsidRPr="00621E63" w:rsidRDefault="0029412E" w:rsidP="00621E63">
            <w:pPr>
              <w:pStyle w:val="TableEntry"/>
              <w:pPrChange w:id="1649" w:author="Mary Jungers" w:date="2019-11-14T10:11:00Z">
                <w:pPr>
                  <w:spacing w:before="120"/>
                </w:pPr>
              </w:pPrChange>
            </w:pPr>
            <w:r w:rsidRPr="00621E63">
              <w:rPr>
                <w:rFonts w:eastAsia="SimSun"/>
              </w:rPr>
              <w:t>Dose or volume + rate</w:t>
            </w:r>
          </w:p>
        </w:tc>
        <w:tc>
          <w:tcPr>
            <w:tcW w:w="990" w:type="dxa"/>
            <w:tcBorders>
              <w:top w:val="single" w:sz="4" w:space="0" w:color="000000"/>
              <w:left w:val="single" w:sz="4" w:space="0" w:color="000000"/>
              <w:bottom w:val="single" w:sz="4" w:space="0" w:color="000000"/>
            </w:tcBorders>
            <w:shd w:val="clear" w:color="auto" w:fill="auto"/>
            <w:tcPrChange w:id="1650" w:author="Mary Jungers" w:date="2019-11-14T10:13:00Z">
              <w:tcPr>
                <w:tcW w:w="810" w:type="dxa"/>
                <w:tcBorders>
                  <w:top w:val="single" w:sz="4" w:space="0" w:color="000000"/>
                  <w:left w:val="single" w:sz="4" w:space="0" w:color="000000"/>
                  <w:bottom w:val="single" w:sz="4" w:space="0" w:color="000000"/>
                </w:tcBorders>
                <w:shd w:val="clear" w:color="auto" w:fill="auto"/>
              </w:tcPr>
            </w:tcPrChange>
          </w:tcPr>
          <w:p w14:paraId="0250F0EC" w14:textId="77777777" w:rsidR="0029412E" w:rsidRPr="00621E63" w:rsidRDefault="0029412E" w:rsidP="00621E63">
            <w:pPr>
              <w:pStyle w:val="TableEntry"/>
              <w:pPrChange w:id="1651" w:author="Mary Jungers" w:date="2019-11-14T10:11:00Z">
                <w:pPr>
                  <w:spacing w:before="120"/>
                </w:pPr>
              </w:pPrChange>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Change w:id="1652" w:author="Mary Jungers" w:date="2019-11-14T10:13:00Z">
              <w:tcPr>
                <w:tcW w:w="990" w:type="dxa"/>
                <w:tcBorders>
                  <w:top w:val="single" w:sz="4" w:space="0" w:color="000000"/>
                  <w:left w:val="single" w:sz="4" w:space="0" w:color="000000"/>
                  <w:bottom w:val="single" w:sz="4" w:space="0" w:color="000000"/>
                </w:tcBorders>
                <w:shd w:val="clear" w:color="auto" w:fill="auto"/>
              </w:tcPr>
            </w:tcPrChange>
          </w:tcPr>
          <w:p w14:paraId="763750A4" w14:textId="77777777" w:rsidR="0029412E" w:rsidRPr="00621E63" w:rsidRDefault="0029412E" w:rsidP="00621E63">
            <w:pPr>
              <w:pStyle w:val="TableEntry"/>
              <w:pPrChange w:id="1653" w:author="Mary Jungers" w:date="2019-11-14T10:11:00Z">
                <w:pPr>
                  <w:spacing w:before="120"/>
                </w:pPr>
              </w:pPrChange>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Change w:id="1654" w:author="Mary Jungers" w:date="2019-11-14T10:13:00Z">
              <w:tcPr>
                <w:tcW w:w="1260" w:type="dxa"/>
                <w:tcBorders>
                  <w:top w:val="single" w:sz="4" w:space="0" w:color="000000"/>
                  <w:left w:val="single" w:sz="4" w:space="0" w:color="000000"/>
                  <w:bottom w:val="single" w:sz="4" w:space="0" w:color="000000"/>
                </w:tcBorders>
                <w:shd w:val="clear" w:color="auto" w:fill="auto"/>
              </w:tcPr>
            </w:tcPrChange>
          </w:tcPr>
          <w:p w14:paraId="431DABA6"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Change w:id="1655" w:author="Mary Jungers" w:date="2019-11-14T10:13:00Z">
              <w:tcPr>
                <w:tcW w:w="990" w:type="dxa"/>
                <w:tcBorders>
                  <w:top w:val="single" w:sz="4" w:space="0" w:color="000000"/>
                  <w:left w:val="single" w:sz="4" w:space="0" w:color="000000"/>
                  <w:bottom w:val="single" w:sz="4" w:space="0" w:color="000000"/>
                </w:tcBorders>
                <w:shd w:val="clear" w:color="auto" w:fill="auto"/>
              </w:tcPr>
            </w:tcPrChange>
          </w:tcPr>
          <w:p w14:paraId="644EEAD3" w14:textId="77777777" w:rsidR="0029412E" w:rsidRPr="00621E63" w:rsidRDefault="0029412E" w:rsidP="005807BA">
            <w:pPr>
              <w:pStyle w:val="TableEntry"/>
            </w:pPr>
            <w:r w:rsidRPr="00621E63">
              <w:rPr>
                <w:rFonts w:eastAsia="SimSun"/>
              </w:rPr>
              <w:t>Dose or volume amount</w:t>
            </w:r>
          </w:p>
        </w:tc>
        <w:tc>
          <w:tcPr>
            <w:tcW w:w="1170" w:type="dxa"/>
            <w:tcBorders>
              <w:top w:val="single" w:sz="4" w:space="0" w:color="000000"/>
              <w:left w:val="single" w:sz="4" w:space="0" w:color="000000"/>
              <w:bottom w:val="single" w:sz="4" w:space="0" w:color="000000"/>
            </w:tcBorders>
            <w:shd w:val="clear" w:color="auto" w:fill="auto"/>
            <w:tcPrChange w:id="1656" w:author="Mary Jungers" w:date="2019-11-14T10:13:00Z">
              <w:tcPr>
                <w:tcW w:w="1170" w:type="dxa"/>
                <w:tcBorders>
                  <w:top w:val="single" w:sz="4" w:space="0" w:color="000000"/>
                  <w:left w:val="single" w:sz="4" w:space="0" w:color="000000"/>
                  <w:bottom w:val="single" w:sz="4" w:space="0" w:color="000000"/>
                </w:tcBorders>
                <w:shd w:val="clear" w:color="auto" w:fill="auto"/>
              </w:tcPr>
            </w:tcPrChange>
          </w:tcPr>
          <w:p w14:paraId="42939398" w14:textId="77777777" w:rsidR="0029412E" w:rsidRPr="00621E63" w:rsidRDefault="0029412E" w:rsidP="005807BA">
            <w:pPr>
              <w:pStyle w:val="TableEntry"/>
            </w:pPr>
            <w:r w:rsidRPr="00621E63">
              <w:rPr>
                <w:rFonts w:eastAsia="SimSun"/>
              </w:rPr>
              <w:t>O</w:t>
            </w:r>
          </w:p>
        </w:tc>
        <w:tc>
          <w:tcPr>
            <w:tcW w:w="1980" w:type="dxa"/>
            <w:tcBorders>
              <w:top w:val="single" w:sz="4" w:space="0" w:color="000000"/>
              <w:left w:val="single" w:sz="4" w:space="0" w:color="000000"/>
              <w:bottom w:val="single" w:sz="4" w:space="0" w:color="000000"/>
            </w:tcBorders>
            <w:shd w:val="clear" w:color="auto" w:fill="auto"/>
            <w:tcPrChange w:id="1657" w:author="Mary Jungers" w:date="2019-11-14T10:13:00Z">
              <w:tcPr>
                <w:tcW w:w="1980" w:type="dxa"/>
                <w:tcBorders>
                  <w:top w:val="single" w:sz="4" w:space="0" w:color="000000"/>
                  <w:left w:val="single" w:sz="4" w:space="0" w:color="000000"/>
                  <w:bottom w:val="single" w:sz="4" w:space="0" w:color="000000"/>
                </w:tcBorders>
                <w:shd w:val="clear" w:color="auto" w:fill="auto"/>
              </w:tcPr>
            </w:tcPrChange>
          </w:tcPr>
          <w:p w14:paraId="3291FA1F"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Change w:id="1658" w:author="Mary Jungers" w:date="2019-11-14T10:13:00Z">
              <w:tcPr>
                <w:tcW w:w="1530" w:type="dxa"/>
                <w:tcBorders>
                  <w:top w:val="single" w:sz="4" w:space="0" w:color="000000"/>
                  <w:left w:val="single" w:sz="4" w:space="0" w:color="000000"/>
                  <w:bottom w:val="single" w:sz="4" w:space="0" w:color="000000"/>
                  <w:right w:val="single" w:sz="4" w:space="0" w:color="000000"/>
                </w:tcBorders>
                <w:shd w:val="clear" w:color="auto" w:fill="auto"/>
              </w:tcPr>
            </w:tcPrChange>
          </w:tcPr>
          <w:p w14:paraId="2535512D" w14:textId="77777777" w:rsidR="0029412E" w:rsidRPr="00621E63" w:rsidRDefault="0029412E" w:rsidP="005807BA">
            <w:pPr>
              <w:pStyle w:val="TableEntry"/>
            </w:pPr>
            <w:r w:rsidRPr="00621E63">
              <w:rPr>
                <w:rFonts w:eastAsia="SimSun"/>
              </w:rPr>
              <w:t>R</w:t>
            </w:r>
          </w:p>
        </w:tc>
      </w:tr>
      <w:tr w:rsidR="00621E63" w:rsidRPr="00621E63" w14:paraId="14FF9FCE" w14:textId="77777777" w:rsidTr="00621E63">
        <w:tc>
          <w:tcPr>
            <w:tcW w:w="1170" w:type="dxa"/>
            <w:tcBorders>
              <w:top w:val="single" w:sz="4" w:space="0" w:color="000000"/>
              <w:left w:val="single" w:sz="4" w:space="0" w:color="000000"/>
              <w:bottom w:val="single" w:sz="4" w:space="0" w:color="000000"/>
            </w:tcBorders>
            <w:shd w:val="clear" w:color="auto" w:fill="auto"/>
            <w:tcPrChange w:id="1659" w:author="Mary Jungers" w:date="2019-11-14T10:13:00Z">
              <w:tcPr>
                <w:tcW w:w="1080" w:type="dxa"/>
                <w:tcBorders>
                  <w:top w:val="single" w:sz="4" w:space="0" w:color="000000"/>
                  <w:left w:val="single" w:sz="4" w:space="0" w:color="000000"/>
                  <w:bottom w:val="single" w:sz="4" w:space="0" w:color="000000"/>
                </w:tcBorders>
                <w:shd w:val="clear" w:color="auto" w:fill="auto"/>
              </w:tcPr>
            </w:tcPrChange>
          </w:tcPr>
          <w:p w14:paraId="5C3DD62D" w14:textId="77777777" w:rsidR="0029412E" w:rsidRPr="00621E63" w:rsidRDefault="0029412E" w:rsidP="00621E63">
            <w:pPr>
              <w:pStyle w:val="TableEntry"/>
              <w:pPrChange w:id="1660" w:author="Mary Jungers" w:date="2019-11-14T10:11:00Z">
                <w:pPr>
                  <w:spacing w:before="120"/>
                </w:pPr>
              </w:pPrChange>
            </w:pPr>
            <w:r w:rsidRPr="00621E63">
              <w:rPr>
                <w:rFonts w:eastAsia="SimSun"/>
              </w:rPr>
              <w:t>Dose or volume + duration</w:t>
            </w:r>
          </w:p>
        </w:tc>
        <w:tc>
          <w:tcPr>
            <w:tcW w:w="990" w:type="dxa"/>
            <w:tcBorders>
              <w:top w:val="single" w:sz="4" w:space="0" w:color="000000"/>
              <w:left w:val="single" w:sz="4" w:space="0" w:color="000000"/>
              <w:bottom w:val="single" w:sz="4" w:space="0" w:color="000000"/>
            </w:tcBorders>
            <w:shd w:val="clear" w:color="auto" w:fill="auto"/>
            <w:tcPrChange w:id="1661" w:author="Mary Jungers" w:date="2019-11-14T10:13:00Z">
              <w:tcPr>
                <w:tcW w:w="810" w:type="dxa"/>
                <w:tcBorders>
                  <w:top w:val="single" w:sz="4" w:space="0" w:color="000000"/>
                  <w:left w:val="single" w:sz="4" w:space="0" w:color="000000"/>
                  <w:bottom w:val="single" w:sz="4" w:space="0" w:color="000000"/>
                </w:tcBorders>
                <w:shd w:val="clear" w:color="auto" w:fill="auto"/>
              </w:tcPr>
            </w:tcPrChange>
          </w:tcPr>
          <w:p w14:paraId="4B4E714F" w14:textId="77777777" w:rsidR="0029412E" w:rsidRPr="00621E63" w:rsidRDefault="0029412E" w:rsidP="00621E63">
            <w:pPr>
              <w:pStyle w:val="TableEntry"/>
              <w:pPrChange w:id="1662" w:author="Mary Jungers" w:date="2019-11-14T10:11:00Z">
                <w:pPr>
                  <w:spacing w:before="120"/>
                </w:pPr>
              </w:pPrChange>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Change w:id="1663" w:author="Mary Jungers" w:date="2019-11-14T10:13:00Z">
              <w:tcPr>
                <w:tcW w:w="990" w:type="dxa"/>
                <w:tcBorders>
                  <w:top w:val="single" w:sz="4" w:space="0" w:color="000000"/>
                  <w:left w:val="single" w:sz="4" w:space="0" w:color="000000"/>
                  <w:bottom w:val="single" w:sz="4" w:space="0" w:color="000000"/>
                </w:tcBorders>
                <w:shd w:val="clear" w:color="auto" w:fill="auto"/>
              </w:tcPr>
            </w:tcPrChange>
          </w:tcPr>
          <w:p w14:paraId="1B5DD24C" w14:textId="77777777" w:rsidR="0029412E" w:rsidRPr="00621E63" w:rsidRDefault="0029412E" w:rsidP="00621E63">
            <w:pPr>
              <w:pStyle w:val="TableEntry"/>
              <w:pPrChange w:id="1664" w:author="Mary Jungers" w:date="2019-11-14T10:11:00Z">
                <w:pPr>
                  <w:spacing w:before="120"/>
                </w:pPr>
              </w:pPrChange>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Change w:id="1665" w:author="Mary Jungers" w:date="2019-11-14T10:13:00Z">
              <w:tcPr>
                <w:tcW w:w="1260" w:type="dxa"/>
                <w:tcBorders>
                  <w:top w:val="single" w:sz="4" w:space="0" w:color="000000"/>
                  <w:left w:val="single" w:sz="4" w:space="0" w:color="000000"/>
                  <w:bottom w:val="single" w:sz="4" w:space="0" w:color="000000"/>
                </w:tcBorders>
                <w:shd w:val="clear" w:color="auto" w:fill="auto"/>
              </w:tcPr>
            </w:tcPrChange>
          </w:tcPr>
          <w:p w14:paraId="795964FA"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Change w:id="1666" w:author="Mary Jungers" w:date="2019-11-14T10:13:00Z">
              <w:tcPr>
                <w:tcW w:w="990" w:type="dxa"/>
                <w:tcBorders>
                  <w:top w:val="single" w:sz="4" w:space="0" w:color="000000"/>
                  <w:left w:val="single" w:sz="4" w:space="0" w:color="000000"/>
                  <w:bottom w:val="single" w:sz="4" w:space="0" w:color="000000"/>
                </w:tcBorders>
                <w:shd w:val="clear" w:color="auto" w:fill="auto"/>
              </w:tcPr>
            </w:tcPrChange>
          </w:tcPr>
          <w:p w14:paraId="7583D3F0" w14:textId="77777777" w:rsidR="0029412E" w:rsidRPr="00621E63" w:rsidRDefault="0029412E" w:rsidP="005807BA">
            <w:pPr>
              <w:pStyle w:val="TableEntry"/>
            </w:pPr>
            <w:r w:rsidRPr="00621E63">
              <w:rPr>
                <w:rFonts w:eastAsia="SimSun"/>
              </w:rPr>
              <w:t>Dose or volume amount</w:t>
            </w:r>
          </w:p>
        </w:tc>
        <w:tc>
          <w:tcPr>
            <w:tcW w:w="1170" w:type="dxa"/>
            <w:tcBorders>
              <w:top w:val="single" w:sz="4" w:space="0" w:color="000000"/>
              <w:left w:val="single" w:sz="4" w:space="0" w:color="000000"/>
              <w:bottom w:val="single" w:sz="4" w:space="0" w:color="000000"/>
            </w:tcBorders>
            <w:shd w:val="clear" w:color="auto" w:fill="auto"/>
            <w:tcPrChange w:id="1667" w:author="Mary Jungers" w:date="2019-11-14T10:13:00Z">
              <w:tcPr>
                <w:tcW w:w="1170" w:type="dxa"/>
                <w:tcBorders>
                  <w:top w:val="single" w:sz="4" w:space="0" w:color="000000"/>
                  <w:left w:val="single" w:sz="4" w:space="0" w:color="000000"/>
                  <w:bottom w:val="single" w:sz="4" w:space="0" w:color="000000"/>
                </w:tcBorders>
                <w:shd w:val="clear" w:color="auto" w:fill="auto"/>
              </w:tcPr>
            </w:tcPrChange>
          </w:tcPr>
          <w:p w14:paraId="5D66879C" w14:textId="77777777" w:rsidR="0029412E" w:rsidRPr="00621E63" w:rsidRDefault="0029412E" w:rsidP="005807BA">
            <w:pPr>
              <w:pStyle w:val="TableEntry"/>
            </w:pPr>
            <w:r w:rsidRPr="00621E63">
              <w:rPr>
                <w:rFonts w:eastAsia="SimSun"/>
              </w:rPr>
              <w:t>R</w:t>
            </w:r>
          </w:p>
        </w:tc>
        <w:tc>
          <w:tcPr>
            <w:tcW w:w="1980" w:type="dxa"/>
            <w:tcBorders>
              <w:top w:val="single" w:sz="4" w:space="0" w:color="000000"/>
              <w:left w:val="single" w:sz="4" w:space="0" w:color="000000"/>
              <w:bottom w:val="single" w:sz="4" w:space="0" w:color="000000"/>
            </w:tcBorders>
            <w:shd w:val="clear" w:color="auto" w:fill="auto"/>
            <w:tcPrChange w:id="1668" w:author="Mary Jungers" w:date="2019-11-14T10:13:00Z">
              <w:tcPr>
                <w:tcW w:w="1980" w:type="dxa"/>
                <w:tcBorders>
                  <w:top w:val="single" w:sz="4" w:space="0" w:color="000000"/>
                  <w:left w:val="single" w:sz="4" w:space="0" w:color="000000"/>
                  <w:bottom w:val="single" w:sz="4" w:space="0" w:color="000000"/>
                </w:tcBorders>
                <w:shd w:val="clear" w:color="auto" w:fill="auto"/>
              </w:tcPr>
            </w:tcPrChange>
          </w:tcPr>
          <w:p w14:paraId="416D5B64"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Change w:id="1669" w:author="Mary Jungers" w:date="2019-11-14T10:13:00Z">
              <w:tcPr>
                <w:tcW w:w="1530" w:type="dxa"/>
                <w:tcBorders>
                  <w:top w:val="single" w:sz="4" w:space="0" w:color="000000"/>
                  <w:left w:val="single" w:sz="4" w:space="0" w:color="000000"/>
                  <w:bottom w:val="single" w:sz="4" w:space="0" w:color="000000"/>
                  <w:right w:val="single" w:sz="4" w:space="0" w:color="000000"/>
                </w:tcBorders>
                <w:shd w:val="clear" w:color="auto" w:fill="auto"/>
              </w:tcPr>
            </w:tcPrChange>
          </w:tcPr>
          <w:p w14:paraId="1B57DE80" w14:textId="77777777" w:rsidR="0029412E" w:rsidRPr="00621E63" w:rsidRDefault="0029412E" w:rsidP="005807BA">
            <w:pPr>
              <w:pStyle w:val="TableEntry"/>
            </w:pPr>
            <w:r w:rsidRPr="00621E63">
              <w:rPr>
                <w:rFonts w:eastAsia="SimSun"/>
              </w:rPr>
              <w:t>O</w:t>
            </w:r>
          </w:p>
        </w:tc>
      </w:tr>
      <w:tr w:rsidR="00621E63" w:rsidRPr="00621E63" w14:paraId="2FE628EE" w14:textId="77777777" w:rsidTr="00621E63">
        <w:tc>
          <w:tcPr>
            <w:tcW w:w="1170" w:type="dxa"/>
            <w:tcBorders>
              <w:top w:val="single" w:sz="4" w:space="0" w:color="000000"/>
              <w:left w:val="single" w:sz="4" w:space="0" w:color="000000"/>
              <w:bottom w:val="single" w:sz="4" w:space="0" w:color="000000"/>
            </w:tcBorders>
            <w:shd w:val="clear" w:color="auto" w:fill="auto"/>
            <w:tcPrChange w:id="1670" w:author="Mary Jungers" w:date="2019-11-14T10:13:00Z">
              <w:tcPr>
                <w:tcW w:w="1080" w:type="dxa"/>
                <w:tcBorders>
                  <w:top w:val="single" w:sz="4" w:space="0" w:color="000000"/>
                  <w:left w:val="single" w:sz="4" w:space="0" w:color="000000"/>
                  <w:bottom w:val="single" w:sz="4" w:space="0" w:color="000000"/>
                </w:tcBorders>
                <w:shd w:val="clear" w:color="auto" w:fill="auto"/>
              </w:tcPr>
            </w:tcPrChange>
          </w:tcPr>
          <w:p w14:paraId="2DA26A5E" w14:textId="77777777" w:rsidR="0029412E" w:rsidRPr="00621E63" w:rsidRDefault="0029412E" w:rsidP="00621E63">
            <w:pPr>
              <w:pStyle w:val="TableEntry"/>
              <w:pPrChange w:id="1671" w:author="Mary Jungers" w:date="2019-11-14T10:11:00Z">
                <w:pPr>
                  <w:spacing w:before="120"/>
                </w:pPr>
              </w:pPrChange>
            </w:pPr>
            <w:r w:rsidRPr="00621E63">
              <w:rPr>
                <w:rFonts w:eastAsia="SimSun"/>
              </w:rPr>
              <w:t>Rate + duration</w:t>
            </w:r>
          </w:p>
        </w:tc>
        <w:tc>
          <w:tcPr>
            <w:tcW w:w="990" w:type="dxa"/>
            <w:tcBorders>
              <w:top w:val="single" w:sz="4" w:space="0" w:color="000000"/>
              <w:left w:val="single" w:sz="4" w:space="0" w:color="000000"/>
              <w:bottom w:val="single" w:sz="4" w:space="0" w:color="000000"/>
            </w:tcBorders>
            <w:shd w:val="clear" w:color="auto" w:fill="auto"/>
            <w:tcPrChange w:id="1672" w:author="Mary Jungers" w:date="2019-11-14T10:13:00Z">
              <w:tcPr>
                <w:tcW w:w="810" w:type="dxa"/>
                <w:tcBorders>
                  <w:top w:val="single" w:sz="4" w:space="0" w:color="000000"/>
                  <w:left w:val="single" w:sz="4" w:space="0" w:color="000000"/>
                  <w:bottom w:val="single" w:sz="4" w:space="0" w:color="000000"/>
                </w:tcBorders>
                <w:shd w:val="clear" w:color="auto" w:fill="auto"/>
              </w:tcPr>
            </w:tcPrChange>
          </w:tcPr>
          <w:p w14:paraId="4AD76B65" w14:textId="77777777" w:rsidR="0029412E" w:rsidRPr="00621E63" w:rsidRDefault="0029412E" w:rsidP="00621E63">
            <w:pPr>
              <w:pStyle w:val="TableEntry"/>
              <w:pPrChange w:id="1673" w:author="Mary Jungers" w:date="2019-11-14T10:11:00Z">
                <w:pPr>
                  <w:spacing w:before="120"/>
                </w:pPr>
              </w:pPrChange>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Change w:id="1674" w:author="Mary Jungers" w:date="2019-11-14T10:13:00Z">
              <w:tcPr>
                <w:tcW w:w="990" w:type="dxa"/>
                <w:tcBorders>
                  <w:top w:val="single" w:sz="4" w:space="0" w:color="000000"/>
                  <w:left w:val="single" w:sz="4" w:space="0" w:color="000000"/>
                  <w:bottom w:val="single" w:sz="4" w:space="0" w:color="000000"/>
                </w:tcBorders>
                <w:shd w:val="clear" w:color="auto" w:fill="auto"/>
              </w:tcPr>
            </w:tcPrChange>
          </w:tcPr>
          <w:p w14:paraId="453FD3F6" w14:textId="77777777" w:rsidR="0029412E" w:rsidRPr="00621E63" w:rsidRDefault="0029412E" w:rsidP="00621E63">
            <w:pPr>
              <w:pStyle w:val="TableEntry"/>
              <w:pPrChange w:id="1675" w:author="Mary Jungers" w:date="2019-11-14T10:11:00Z">
                <w:pPr>
                  <w:spacing w:before="120"/>
                </w:pPr>
              </w:pPrChange>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Change w:id="1676" w:author="Mary Jungers" w:date="2019-11-14T10:13:00Z">
              <w:tcPr>
                <w:tcW w:w="1260" w:type="dxa"/>
                <w:tcBorders>
                  <w:top w:val="single" w:sz="4" w:space="0" w:color="000000"/>
                  <w:left w:val="single" w:sz="4" w:space="0" w:color="000000"/>
                  <w:bottom w:val="single" w:sz="4" w:space="0" w:color="000000"/>
                </w:tcBorders>
                <w:shd w:val="clear" w:color="auto" w:fill="auto"/>
              </w:tcPr>
            </w:tcPrChange>
          </w:tcPr>
          <w:p w14:paraId="3CB36F24"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Change w:id="1677" w:author="Mary Jungers" w:date="2019-11-14T10:13:00Z">
              <w:tcPr>
                <w:tcW w:w="990" w:type="dxa"/>
                <w:tcBorders>
                  <w:top w:val="single" w:sz="4" w:space="0" w:color="000000"/>
                  <w:left w:val="single" w:sz="4" w:space="0" w:color="000000"/>
                  <w:bottom w:val="single" w:sz="4" w:space="0" w:color="000000"/>
                </w:tcBorders>
                <w:shd w:val="clear" w:color="auto" w:fill="auto"/>
              </w:tcPr>
            </w:tcPrChange>
          </w:tcPr>
          <w:p w14:paraId="4ABB8BB3" w14:textId="77777777" w:rsidR="0029412E" w:rsidRPr="00621E63" w:rsidRDefault="0029412E" w:rsidP="005807BA">
            <w:pPr>
              <w:pStyle w:val="TableEntry"/>
            </w:pPr>
            <w:r w:rsidRPr="00621E63">
              <w:rPr>
                <w:rFonts w:eastAsia="SimSun"/>
              </w:rPr>
              <w:t>Rate</w:t>
            </w:r>
          </w:p>
        </w:tc>
        <w:tc>
          <w:tcPr>
            <w:tcW w:w="1170" w:type="dxa"/>
            <w:tcBorders>
              <w:top w:val="single" w:sz="4" w:space="0" w:color="000000"/>
              <w:left w:val="single" w:sz="4" w:space="0" w:color="000000"/>
              <w:bottom w:val="single" w:sz="4" w:space="0" w:color="000000"/>
            </w:tcBorders>
            <w:shd w:val="clear" w:color="auto" w:fill="auto"/>
            <w:tcPrChange w:id="1678" w:author="Mary Jungers" w:date="2019-11-14T10:13:00Z">
              <w:tcPr>
                <w:tcW w:w="1170" w:type="dxa"/>
                <w:tcBorders>
                  <w:top w:val="single" w:sz="4" w:space="0" w:color="000000"/>
                  <w:left w:val="single" w:sz="4" w:space="0" w:color="000000"/>
                  <w:bottom w:val="single" w:sz="4" w:space="0" w:color="000000"/>
                </w:tcBorders>
                <w:shd w:val="clear" w:color="auto" w:fill="auto"/>
              </w:tcPr>
            </w:tcPrChange>
          </w:tcPr>
          <w:p w14:paraId="17EB20C8" w14:textId="77777777" w:rsidR="0029412E" w:rsidRPr="00621E63" w:rsidRDefault="0029412E" w:rsidP="005807BA">
            <w:pPr>
              <w:pStyle w:val="TableEntry"/>
            </w:pPr>
            <w:r w:rsidRPr="00621E63">
              <w:rPr>
                <w:rFonts w:eastAsia="SimSun"/>
              </w:rPr>
              <w:t>R</w:t>
            </w:r>
          </w:p>
        </w:tc>
        <w:tc>
          <w:tcPr>
            <w:tcW w:w="1980" w:type="dxa"/>
            <w:tcBorders>
              <w:top w:val="single" w:sz="4" w:space="0" w:color="000000"/>
              <w:left w:val="single" w:sz="4" w:space="0" w:color="000000"/>
              <w:bottom w:val="single" w:sz="4" w:space="0" w:color="000000"/>
            </w:tcBorders>
            <w:shd w:val="clear" w:color="auto" w:fill="auto"/>
            <w:tcPrChange w:id="1679" w:author="Mary Jungers" w:date="2019-11-14T10:13:00Z">
              <w:tcPr>
                <w:tcW w:w="1980" w:type="dxa"/>
                <w:tcBorders>
                  <w:top w:val="single" w:sz="4" w:space="0" w:color="000000"/>
                  <w:left w:val="single" w:sz="4" w:space="0" w:color="000000"/>
                  <w:bottom w:val="single" w:sz="4" w:space="0" w:color="000000"/>
                </w:tcBorders>
                <w:shd w:val="clear" w:color="auto" w:fill="auto"/>
              </w:tcPr>
            </w:tcPrChange>
          </w:tcPr>
          <w:p w14:paraId="32554876"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Change w:id="1680" w:author="Mary Jungers" w:date="2019-11-14T10:13:00Z">
              <w:tcPr>
                <w:tcW w:w="1530" w:type="dxa"/>
                <w:tcBorders>
                  <w:top w:val="single" w:sz="4" w:space="0" w:color="000000"/>
                  <w:left w:val="single" w:sz="4" w:space="0" w:color="000000"/>
                  <w:bottom w:val="single" w:sz="4" w:space="0" w:color="000000"/>
                  <w:right w:val="single" w:sz="4" w:space="0" w:color="000000"/>
                </w:tcBorders>
                <w:shd w:val="clear" w:color="auto" w:fill="auto"/>
              </w:tcPr>
            </w:tcPrChange>
          </w:tcPr>
          <w:p w14:paraId="0CC9AC5D" w14:textId="77777777" w:rsidR="0029412E" w:rsidRPr="00621E63" w:rsidRDefault="0029412E" w:rsidP="005807BA">
            <w:pPr>
              <w:pStyle w:val="TableEntry"/>
            </w:pPr>
            <w:r w:rsidRPr="00621E63">
              <w:rPr>
                <w:rFonts w:eastAsia="SimSun"/>
              </w:rPr>
              <w:t>O</w:t>
            </w:r>
          </w:p>
        </w:tc>
      </w:tr>
    </w:tbl>
    <w:p w14:paraId="2BBCEE55" w14:textId="77777777" w:rsidR="0029412E" w:rsidRPr="00621E63" w:rsidRDefault="0029412E" w:rsidP="008E1C27">
      <w:pPr>
        <w:pStyle w:val="BodyText"/>
        <w:rPr>
          <w:rFonts w:eastAsia="SimSun"/>
        </w:rPr>
        <w:pPrChange w:id="1681" w:author="Mary Jungers" w:date="2019-11-13T18:43:00Z">
          <w:pPr/>
        </w:pPrChange>
      </w:pPr>
    </w:p>
    <w:p w14:paraId="0A0FEB61" w14:textId="77777777" w:rsidR="0029412E" w:rsidRPr="00621E63" w:rsidRDefault="0029412E" w:rsidP="00526C5F">
      <w:pPr>
        <w:pStyle w:val="BodyText"/>
        <w:rPr>
          <w:b/>
          <w:bCs/>
        </w:rPr>
      </w:pPr>
      <w:r w:rsidRPr="00621E63">
        <w:rPr>
          <w:rFonts w:eastAsia="SimSun"/>
          <w:b/>
          <w:bCs/>
        </w:rPr>
        <w:t>OBX segment</w:t>
      </w:r>
    </w:p>
    <w:p w14:paraId="1FC59A11" w14:textId="77777777" w:rsidR="0029412E" w:rsidRPr="00621E63" w:rsidRDefault="0029412E" w:rsidP="00526C5F">
      <w:pPr>
        <w:pStyle w:val="ListBullet2"/>
      </w:pPr>
      <w:r w:rsidRPr="00621E63">
        <w:rPr>
          <w:rFonts w:eastAsia="SimSun"/>
        </w:rPr>
        <w:t>Include an OBX segment specifying the order type of bolus (clinician dose) where</w:t>
      </w:r>
    </w:p>
    <w:p w14:paraId="7AB44FFF" w14:textId="06B9F8BE" w:rsidR="0029412E" w:rsidRPr="00621E63" w:rsidRDefault="0029412E" w:rsidP="00526C5F">
      <w:pPr>
        <w:pStyle w:val="ListBullet2"/>
      </w:pPr>
      <w:r w:rsidRPr="00621E63">
        <w:rPr>
          <w:rFonts w:eastAsia="SimSun"/>
        </w:rPr>
        <w:t>OBX-5 = MDCX_INFUSION_ORDER_TYPE</w:t>
      </w:r>
      <w:r w:rsidR="00621E63">
        <w:rPr>
          <w:rFonts w:eastAsia="SimSun"/>
        </w:rPr>
        <w:t xml:space="preserve">. </w:t>
      </w:r>
      <w:r w:rsidRPr="00621E63">
        <w:rPr>
          <w:rFonts w:eastAsia="SimSun"/>
        </w:rPr>
        <w:t>This term has enumerations “clinician-dose”, “loading-dose”, and “continuous”.</w:t>
      </w:r>
    </w:p>
    <w:p w14:paraId="726DD0F6" w14:textId="77777777" w:rsidR="0029412E" w:rsidRPr="00621E63" w:rsidRDefault="0029412E" w:rsidP="00526C5F">
      <w:pPr>
        <w:pStyle w:val="ListBullet2"/>
      </w:pPr>
      <w:r w:rsidRPr="00621E63">
        <w:rPr>
          <w:rFonts w:eastAsia="Calibri"/>
        </w:rPr>
        <w:lastRenderedPageBreak/>
        <w:t>When RXG-15 and RXG-16 specify a dose, include an OBX segment specifying the rate where OBX-5 = MDC_FLOW_FLUID_PUMP.</w:t>
      </w:r>
    </w:p>
    <w:p w14:paraId="79F659C9" w14:textId="77777777" w:rsidR="0029412E" w:rsidRPr="00621E63" w:rsidRDefault="0029412E" w:rsidP="008E1C27">
      <w:pPr>
        <w:pStyle w:val="BodyText"/>
        <w:rPr>
          <w:rFonts w:eastAsia="SimSun"/>
        </w:rPr>
        <w:pPrChange w:id="1682" w:author="Mary Jungers" w:date="2019-11-13T18:42:00Z">
          <w:pPr>
            <w:keepNext/>
          </w:pPr>
        </w:pPrChange>
      </w:pPr>
    </w:p>
    <w:p w14:paraId="7ADF6DED" w14:textId="48FC76D9" w:rsidR="0029412E" w:rsidRPr="00621E63" w:rsidRDefault="0029412E" w:rsidP="00526C5F">
      <w:pPr>
        <w:pStyle w:val="BodyText"/>
      </w:pPr>
      <w:r w:rsidRPr="00621E63">
        <w:t>When the IPEC or DEC profiles contain information about a bolus from an existing infusion, note that the PCD-01 and PCD-10 messages contain bolus information in the Clinician Dose Info section.</w:t>
      </w:r>
    </w:p>
    <w:p w14:paraId="68890B51" w14:textId="7701884C" w:rsidR="0029412E" w:rsidRPr="00621E63" w:rsidDel="008E1C27" w:rsidRDefault="0029412E" w:rsidP="00526C5F">
      <w:pPr>
        <w:pStyle w:val="BodyText"/>
        <w:rPr>
          <w:del w:id="1683" w:author="Mary Jungers" w:date="2019-11-13T18:43:00Z"/>
        </w:rPr>
      </w:pPr>
      <w:r w:rsidRPr="00621E63">
        <w:t>In the OBR segment, OBR-2 Placer Order Number contains the order ID of the bolus as a “child” order ID</w:t>
      </w:r>
      <w:r w:rsidR="00621E63">
        <w:t xml:space="preserve">. </w:t>
      </w:r>
      <w:r w:rsidRPr="00621E63">
        <w:t>OBR-29 Parent is used to contain the order ID for the parent (</w:t>
      </w:r>
      <w:del w:id="1684" w:author="Mary Jungers" w:date="2019-11-14T10:25:00Z">
        <w:r w:rsidRPr="00621E63" w:rsidDel="005B0C7C">
          <w:delText xml:space="preserve">i.e. </w:delText>
        </w:r>
      </w:del>
      <w:ins w:id="1685" w:author="Mary Jungers" w:date="2019-11-14T10:25:00Z">
        <w:r w:rsidR="005B0C7C">
          <w:t xml:space="preserve">i.e.,  </w:t>
        </w:r>
      </w:ins>
      <w:r w:rsidRPr="00621E63">
        <w:t>the existing infusion)</w:t>
      </w:r>
      <w:r w:rsidR="00621E63">
        <w:t xml:space="preserve">. </w:t>
      </w:r>
    </w:p>
    <w:p w14:paraId="6C8403C1" w14:textId="77777777" w:rsidR="0029412E" w:rsidRPr="00621E63" w:rsidRDefault="0029412E" w:rsidP="008E1C27">
      <w:pPr>
        <w:pStyle w:val="BodyText"/>
        <w:rPr>
          <w:rFonts w:ascii="Calibri" w:hAnsi="Calibri" w:cs="Calibri"/>
        </w:rPr>
        <w:pPrChange w:id="1686" w:author="Mary Jungers" w:date="2019-11-13T18:43:00Z">
          <w:pPr/>
        </w:pPrChange>
      </w:pPr>
    </w:p>
    <w:p w14:paraId="1F910172" w14:textId="4EA4CAB0" w:rsidR="0029412E" w:rsidRPr="00621E63" w:rsidRDefault="0029412E" w:rsidP="00526C5F">
      <w:pPr>
        <w:pStyle w:val="Heading6"/>
        <w:rPr>
          <w:noProof w:val="0"/>
        </w:rPr>
      </w:pPr>
      <w:bookmarkStart w:id="1687" w:name="_Toc24650417"/>
      <w:r w:rsidRPr="00621E63">
        <w:rPr>
          <w:noProof w:val="0"/>
        </w:rPr>
        <w:t>Multistep</w:t>
      </w:r>
      <w:bookmarkEnd w:id="1687"/>
    </w:p>
    <w:p w14:paraId="18F12F7C" w14:textId="77777777" w:rsidR="0029412E" w:rsidRPr="00621E63" w:rsidRDefault="0029412E" w:rsidP="00526C5F">
      <w:pPr>
        <w:pStyle w:val="BodyText"/>
      </w:pPr>
      <w:r w:rsidRPr="00621E63">
        <w:t>The ordered medication and concentration must be identical in all steps.</w:t>
      </w:r>
    </w:p>
    <w:p w14:paraId="77B75CF1" w14:textId="77777777" w:rsidR="0029412E" w:rsidRPr="00621E63" w:rsidRDefault="0029412E" w:rsidP="000F7B11">
      <w:pPr>
        <w:pStyle w:val="BodyText"/>
      </w:pPr>
      <w:r w:rsidRPr="00621E63">
        <w:t>All steps are represented in the BCMA by a single order and a single order ID.</w:t>
      </w:r>
    </w:p>
    <w:p w14:paraId="507592E5" w14:textId="4C24DCC9" w:rsidR="0029412E" w:rsidRPr="00621E63" w:rsidDel="008E1C27" w:rsidRDefault="0029412E" w:rsidP="00526C5F">
      <w:pPr>
        <w:pStyle w:val="BodyText"/>
        <w:rPr>
          <w:del w:id="1688" w:author="Mary Jungers" w:date="2019-11-13T18:44:00Z"/>
        </w:rPr>
      </w:pPr>
      <w:r w:rsidRPr="00621E63">
        <w:t>Some pump models may support different dosing units (RXG-15 and 16) among steps (see Example 2 in the PCD TF vol 1, Section 4.4).</w:t>
      </w:r>
    </w:p>
    <w:p w14:paraId="49913315" w14:textId="77777777" w:rsidR="0029412E" w:rsidRPr="00621E63" w:rsidRDefault="0029412E" w:rsidP="008E1C27">
      <w:pPr>
        <w:pStyle w:val="BodyText"/>
        <w:rPr>
          <w:rFonts w:ascii="Calibri" w:hAnsi="Calibri" w:cs="Calibri"/>
        </w:rPr>
        <w:pPrChange w:id="1689" w:author="Mary Jungers" w:date="2019-11-13T18:44:00Z">
          <w:pPr/>
        </w:pPrChange>
      </w:pPr>
    </w:p>
    <w:p w14:paraId="626188F0" w14:textId="77777777" w:rsidR="0029412E" w:rsidRPr="00621E63" w:rsidRDefault="0029412E" w:rsidP="008E1C27">
      <w:pPr>
        <w:pStyle w:val="BodyText"/>
        <w:rPr>
          <w:b/>
          <w:bCs/>
          <w:rPrChange w:id="1690" w:author="Mary Jungers" w:date="2019-11-13T18:43:00Z">
            <w:rPr/>
          </w:rPrChange>
        </w:rPr>
        <w:pPrChange w:id="1691" w:author="Mary Jungers" w:date="2019-11-13T18:43:00Z">
          <w:pPr/>
        </w:pPrChange>
      </w:pPr>
      <w:r w:rsidRPr="00621E63">
        <w:rPr>
          <w:b/>
          <w:bCs/>
          <w:rPrChange w:id="1692" w:author="Mary Jungers" w:date="2019-11-13T18:43:00Z">
            <w:rPr/>
          </w:rPrChange>
        </w:rPr>
        <w:t>PCD-03 message structure</w:t>
      </w:r>
    </w:p>
    <w:p w14:paraId="52CF56FF" w14:textId="3CD78B42" w:rsidR="0029412E" w:rsidRPr="00621E63" w:rsidRDefault="0029412E" w:rsidP="00526C5F">
      <w:pPr>
        <w:pStyle w:val="BodyText"/>
      </w:pPr>
      <w:r w:rsidRPr="00621E63">
        <w:t>When used for multistep the HL7 RGV message structure used by PIV will require repetition of certain segments resulting in some duplication</w:t>
      </w:r>
      <w:r w:rsidR="00621E63">
        <w:t xml:space="preserve">. </w:t>
      </w:r>
    </w:p>
    <w:p w14:paraId="77495F7B" w14:textId="6E45EA52" w:rsidR="0029412E" w:rsidRPr="00621E63" w:rsidRDefault="0029412E" w:rsidP="00526C5F">
      <w:pPr>
        <w:pStyle w:val="BodyText"/>
      </w:pPr>
      <w:r w:rsidRPr="00621E63">
        <w:t>The simplified message structure for multistep is shown below</w:t>
      </w:r>
      <w:r w:rsidR="00621E63">
        <w:t xml:space="preserve">. </w:t>
      </w:r>
    </w:p>
    <w:p w14:paraId="54E0F2A2" w14:textId="77777777" w:rsidR="0029412E" w:rsidRPr="00621E63" w:rsidRDefault="0029412E" w:rsidP="004C7AD0">
      <w:pPr>
        <w:pStyle w:val="BodyText"/>
      </w:pPr>
      <w:r w:rsidRPr="00621E63">
        <w:t>{} indicates repetition, [] indicates optionality.</w:t>
      </w:r>
    </w:p>
    <w:p w14:paraId="54C921EB" w14:textId="7BC95F5E" w:rsidR="0029412E" w:rsidRPr="00621E63" w:rsidRDefault="0029412E" w:rsidP="004C7AD0">
      <w:pPr>
        <w:pStyle w:val="BodyText"/>
      </w:pPr>
      <w:del w:id="1693" w:author="Mary Jungers" w:date="2019-11-13T18:44:00Z">
        <w:r w:rsidRPr="00621E63" w:rsidDel="008E1C27">
          <w:rPr>
            <w:rFonts w:eastAsia="Calibri"/>
          </w:rPr>
          <w:delText xml:space="preserve"> </w:delText>
        </w:r>
      </w:del>
    </w:p>
    <w:p w14:paraId="432711E2" w14:textId="77777777" w:rsidR="0029412E" w:rsidRPr="00621E63" w:rsidRDefault="0029412E" w:rsidP="004C7AD0">
      <w:pPr>
        <w:pStyle w:val="BodyText"/>
        <w:ind w:left="720"/>
      </w:pPr>
      <w:r w:rsidRPr="00621E63">
        <w:t>MSH</w:t>
      </w:r>
    </w:p>
    <w:p w14:paraId="4CE5D8F4" w14:textId="77777777" w:rsidR="0029412E" w:rsidRPr="00621E63" w:rsidRDefault="0029412E" w:rsidP="004C7AD0">
      <w:pPr>
        <w:pStyle w:val="BodyText"/>
        <w:ind w:left="720"/>
      </w:pPr>
      <w:r w:rsidRPr="00621E63">
        <w:t>PID</w:t>
      </w:r>
    </w:p>
    <w:p w14:paraId="28C0D7EB" w14:textId="77777777" w:rsidR="0029412E" w:rsidRPr="00621E63" w:rsidRDefault="0029412E" w:rsidP="004C7AD0">
      <w:pPr>
        <w:pStyle w:val="BodyText"/>
        <w:ind w:left="720"/>
      </w:pPr>
      <w:r w:rsidRPr="00621E63">
        <w:t>[PV1]</w:t>
      </w:r>
    </w:p>
    <w:p w14:paraId="09280C98" w14:textId="77777777" w:rsidR="0029412E" w:rsidRPr="00621E63" w:rsidRDefault="0029412E" w:rsidP="004C7AD0">
      <w:pPr>
        <w:pStyle w:val="BodyText"/>
        <w:ind w:left="720"/>
      </w:pPr>
      <w:r w:rsidRPr="00621E63">
        <w:t>ORC</w:t>
      </w:r>
    </w:p>
    <w:p w14:paraId="6077DBDD" w14:textId="77777777" w:rsidR="0029412E" w:rsidRPr="00621E63" w:rsidRDefault="0029412E" w:rsidP="004C7AD0">
      <w:pPr>
        <w:pStyle w:val="BodyText"/>
        <w:ind w:left="720"/>
      </w:pPr>
      <w:r w:rsidRPr="00621E63">
        <w:t>{</w:t>
      </w:r>
    </w:p>
    <w:p w14:paraId="713A9369" w14:textId="77777777" w:rsidR="0029412E" w:rsidRPr="00621E63" w:rsidRDefault="0029412E" w:rsidP="008D1D85">
      <w:pPr>
        <w:pStyle w:val="BodyText"/>
        <w:ind w:left="1440"/>
      </w:pPr>
      <w:r w:rsidRPr="00621E63">
        <w:t>RXG</w:t>
      </w:r>
    </w:p>
    <w:p w14:paraId="6F361316" w14:textId="77777777" w:rsidR="0029412E" w:rsidRPr="00621E63" w:rsidRDefault="0029412E" w:rsidP="008D1D85">
      <w:pPr>
        <w:pStyle w:val="BodyText"/>
        <w:ind w:left="1440"/>
      </w:pPr>
      <w:r w:rsidRPr="00621E63">
        <w:t>[TQ1]</w:t>
      </w:r>
    </w:p>
    <w:p w14:paraId="08871B39" w14:textId="77777777" w:rsidR="0029412E" w:rsidRPr="00621E63" w:rsidRDefault="0029412E" w:rsidP="008D1D85">
      <w:pPr>
        <w:pStyle w:val="BodyText"/>
        <w:ind w:left="1440"/>
      </w:pPr>
      <w:r w:rsidRPr="00621E63">
        <w:t>RXR</w:t>
      </w:r>
    </w:p>
    <w:p w14:paraId="422C004C" w14:textId="77777777" w:rsidR="0029412E" w:rsidRPr="00621E63" w:rsidRDefault="0029412E" w:rsidP="008D1D85">
      <w:pPr>
        <w:pStyle w:val="BodyText"/>
        <w:ind w:left="1440"/>
      </w:pPr>
      <w:r w:rsidRPr="00621E63">
        <w:t>OBX (multiple)</w:t>
      </w:r>
    </w:p>
    <w:p w14:paraId="2D142BFE" w14:textId="77777777" w:rsidR="0029412E" w:rsidRPr="00621E63" w:rsidRDefault="0029412E" w:rsidP="004C7AD0">
      <w:pPr>
        <w:pStyle w:val="BodyText"/>
        <w:ind w:left="720"/>
      </w:pPr>
      <w:r w:rsidRPr="00621E63">
        <w:t>}</w:t>
      </w:r>
    </w:p>
    <w:p w14:paraId="79E87494" w14:textId="77777777" w:rsidR="0029412E" w:rsidRPr="00621E63" w:rsidRDefault="0029412E" w:rsidP="0029412E">
      <w:pPr>
        <w:rPr>
          <w:rFonts w:ascii="Calibri" w:hAnsi="Calibri" w:cs="Calibri"/>
        </w:rPr>
      </w:pPr>
    </w:p>
    <w:p w14:paraId="65CD52A4" w14:textId="77777777" w:rsidR="0029412E" w:rsidRPr="00621E63" w:rsidRDefault="0029412E" w:rsidP="00526C5F">
      <w:pPr>
        <w:pStyle w:val="BodyText"/>
      </w:pPr>
      <w:r w:rsidRPr="00621E63">
        <w:t>Each step must contain:</w:t>
      </w:r>
    </w:p>
    <w:p w14:paraId="10E8479B" w14:textId="77777777" w:rsidR="0029412E" w:rsidRPr="00621E63" w:rsidRDefault="0029412E" w:rsidP="008E1C27">
      <w:pPr>
        <w:pStyle w:val="ListBullet2"/>
        <w:pPrChange w:id="1694" w:author="Mary Jungers" w:date="2019-11-13T18:44:00Z">
          <w:pPr>
            <w:pStyle w:val="ListParagraph"/>
            <w:numPr>
              <w:numId w:val="27"/>
            </w:numPr>
            <w:tabs>
              <w:tab w:val="num" w:pos="0"/>
            </w:tabs>
            <w:suppressAutoHyphens/>
            <w:spacing w:line="276" w:lineRule="auto"/>
            <w:ind w:hanging="360"/>
            <w:contextualSpacing/>
          </w:pPr>
        </w:pPrChange>
      </w:pPr>
      <w:r w:rsidRPr="00621E63">
        <w:t>Step number in RXG-1 (values are 1...n)</w:t>
      </w:r>
    </w:p>
    <w:p w14:paraId="3A0FB99C" w14:textId="77777777" w:rsidR="0029412E" w:rsidRPr="00621E63" w:rsidRDefault="0029412E" w:rsidP="008E1C27">
      <w:pPr>
        <w:pStyle w:val="ListBullet2"/>
        <w:pPrChange w:id="1695" w:author="Mary Jungers" w:date="2019-11-13T18:44:00Z">
          <w:pPr>
            <w:pStyle w:val="ListParagraph"/>
            <w:numPr>
              <w:numId w:val="27"/>
            </w:numPr>
            <w:tabs>
              <w:tab w:val="num" w:pos="0"/>
            </w:tabs>
            <w:suppressAutoHyphens/>
            <w:spacing w:line="276" w:lineRule="auto"/>
            <w:ind w:hanging="360"/>
            <w:contextualSpacing/>
          </w:pPr>
        </w:pPrChange>
      </w:pPr>
      <w:r w:rsidRPr="00621E63">
        <w:lastRenderedPageBreak/>
        <w:t>An OBX segment to indicate the type of the current step</w:t>
      </w:r>
    </w:p>
    <w:p w14:paraId="08506746" w14:textId="77777777" w:rsidR="0029412E" w:rsidRPr="00621E63" w:rsidRDefault="0029412E" w:rsidP="008E1C27">
      <w:pPr>
        <w:pStyle w:val="ListBullet3"/>
        <w:pPrChange w:id="1696" w:author="Mary Jungers" w:date="2019-11-13T18:44:00Z">
          <w:pPr>
            <w:pStyle w:val="ListParagraph"/>
            <w:numPr>
              <w:ilvl w:val="1"/>
              <w:numId w:val="27"/>
            </w:numPr>
            <w:tabs>
              <w:tab w:val="num" w:pos="0"/>
            </w:tabs>
            <w:suppressAutoHyphens/>
            <w:spacing w:line="276" w:lineRule="auto"/>
            <w:ind w:left="1440" w:hanging="360"/>
            <w:contextualSpacing/>
          </w:pPr>
        </w:pPrChange>
      </w:pPr>
      <w:r w:rsidRPr="00621E63">
        <w:t>OBX-3 = MDCX_INFUS_ORDER_STEP_TYPE</w:t>
      </w:r>
    </w:p>
    <w:p w14:paraId="0F96947E" w14:textId="77777777" w:rsidR="0029412E" w:rsidRPr="00621E63" w:rsidRDefault="0029412E" w:rsidP="008E1C27">
      <w:pPr>
        <w:pStyle w:val="ListBullet3"/>
        <w:pPrChange w:id="1697" w:author="Mary Jungers" w:date="2019-11-13T18:44:00Z">
          <w:pPr>
            <w:pStyle w:val="ListParagraph"/>
            <w:numPr>
              <w:ilvl w:val="1"/>
              <w:numId w:val="27"/>
            </w:numPr>
            <w:tabs>
              <w:tab w:val="num" w:pos="0"/>
            </w:tabs>
            <w:suppressAutoHyphens/>
            <w:spacing w:line="276" w:lineRule="auto"/>
            <w:ind w:left="1440" w:hanging="360"/>
            <w:contextualSpacing/>
          </w:pPr>
        </w:pPrChange>
      </w:pPr>
      <w:r w:rsidRPr="00621E63">
        <w:t>enumerations are  "loading dose" or "continuous"</w:t>
      </w:r>
    </w:p>
    <w:p w14:paraId="1ECB51C2" w14:textId="77777777" w:rsidR="0029412E" w:rsidRPr="00621E63" w:rsidRDefault="0029412E" w:rsidP="008E1C27">
      <w:pPr>
        <w:pStyle w:val="ListBullet3"/>
        <w:pPrChange w:id="1698" w:author="Mary Jungers" w:date="2019-11-13T18:44:00Z">
          <w:pPr>
            <w:pStyle w:val="ListParagraph"/>
            <w:numPr>
              <w:ilvl w:val="1"/>
              <w:numId w:val="27"/>
            </w:numPr>
            <w:tabs>
              <w:tab w:val="num" w:pos="0"/>
            </w:tabs>
            <w:suppressAutoHyphens/>
            <w:spacing w:line="276" w:lineRule="auto"/>
            <w:ind w:left="1440" w:hanging="360"/>
            <w:contextualSpacing/>
          </w:pPr>
        </w:pPrChange>
      </w:pPr>
      <w:r w:rsidRPr="00621E63">
        <w:rPr>
          <w:rFonts w:cs="Calibri"/>
        </w:rPr>
        <w:t>“</w:t>
      </w:r>
      <w:r w:rsidRPr="00621E63">
        <w:t>loading dose” is optional and supported in step 1 only</w:t>
      </w:r>
    </w:p>
    <w:p w14:paraId="790C4ADA" w14:textId="77777777" w:rsidR="0029412E" w:rsidRPr="00621E63" w:rsidRDefault="0029412E" w:rsidP="008E1C27">
      <w:pPr>
        <w:pStyle w:val="ListBullet2"/>
        <w:pPrChange w:id="1699" w:author="Mary Jungers" w:date="2019-11-13T18:44:00Z">
          <w:pPr>
            <w:pStyle w:val="ListParagraph"/>
            <w:numPr>
              <w:numId w:val="27"/>
            </w:numPr>
            <w:tabs>
              <w:tab w:val="num" w:pos="0"/>
            </w:tabs>
            <w:suppressAutoHyphens/>
            <w:spacing w:line="276" w:lineRule="auto"/>
            <w:ind w:hanging="360"/>
            <w:contextualSpacing/>
          </w:pPr>
        </w:pPrChange>
      </w:pPr>
      <w:r w:rsidRPr="00621E63">
        <w:t>An OBX segment to indicate the total number of steps in the program</w:t>
      </w:r>
    </w:p>
    <w:p w14:paraId="67A0830E" w14:textId="77777777" w:rsidR="0029412E" w:rsidRPr="00621E63" w:rsidRDefault="0029412E" w:rsidP="008E1C27">
      <w:pPr>
        <w:pStyle w:val="ListBullet3"/>
        <w:pPrChange w:id="1700" w:author="Mary Jungers" w:date="2019-11-13T18:44:00Z">
          <w:pPr>
            <w:pStyle w:val="ListParagraph"/>
            <w:numPr>
              <w:ilvl w:val="1"/>
              <w:numId w:val="27"/>
            </w:numPr>
            <w:tabs>
              <w:tab w:val="num" w:pos="0"/>
            </w:tabs>
            <w:suppressAutoHyphens/>
            <w:spacing w:line="276" w:lineRule="auto"/>
            <w:ind w:left="1440" w:hanging="360"/>
            <w:contextualSpacing/>
          </w:pPr>
        </w:pPrChange>
      </w:pPr>
      <w:r w:rsidRPr="00621E63">
        <w:t>OBX-3 = MDCX_INFUS_TOTAL_NUM_STEPS</w:t>
      </w:r>
    </w:p>
    <w:p w14:paraId="13D0A5A7" w14:textId="0BA83872" w:rsidR="0029412E" w:rsidRPr="00621E63" w:rsidDel="008E1C27" w:rsidRDefault="0029412E" w:rsidP="008E1C27">
      <w:pPr>
        <w:pStyle w:val="ListBullet2"/>
        <w:rPr>
          <w:del w:id="1701" w:author="Mary Jungers" w:date="2019-11-13T18:44:00Z"/>
        </w:rPr>
        <w:pPrChange w:id="1702" w:author="Mary Jungers" w:date="2019-11-13T18:44:00Z">
          <w:pPr>
            <w:pStyle w:val="ListParagraph"/>
            <w:numPr>
              <w:numId w:val="27"/>
            </w:numPr>
            <w:tabs>
              <w:tab w:val="num" w:pos="0"/>
            </w:tabs>
            <w:suppressAutoHyphens/>
            <w:spacing w:line="276" w:lineRule="auto"/>
            <w:ind w:hanging="360"/>
            <w:contextualSpacing/>
          </w:pPr>
        </w:pPrChange>
      </w:pPr>
      <w:r w:rsidRPr="00621E63">
        <w:t>Additional OBX segments containing the pump ID or patient parameters (</w:t>
      </w:r>
      <w:del w:id="1703" w:author="Mary Jungers" w:date="2019-11-14T10:25:00Z">
        <w:r w:rsidRPr="00621E63" w:rsidDel="005B0C7C">
          <w:delText xml:space="preserve">e.g. </w:delText>
        </w:r>
      </w:del>
      <w:ins w:id="1704" w:author="Mary Jungers" w:date="2019-11-14T10:25:00Z">
        <w:r w:rsidR="005B0C7C">
          <w:t xml:space="preserve">e.g., </w:t>
        </w:r>
      </w:ins>
      <w:r w:rsidRPr="00621E63">
        <w:t>height, weight, BSA) as required</w:t>
      </w:r>
    </w:p>
    <w:p w14:paraId="466FAAEB" w14:textId="77777777" w:rsidR="0029412E" w:rsidRPr="00621E63" w:rsidRDefault="0029412E" w:rsidP="008E1C27">
      <w:pPr>
        <w:pStyle w:val="ListBullet2"/>
        <w:pPrChange w:id="1705" w:author="Mary Jungers" w:date="2019-11-13T18:44:00Z">
          <w:pPr/>
        </w:pPrChange>
      </w:pPr>
    </w:p>
    <w:p w14:paraId="44FCDC80" w14:textId="21EA73BF" w:rsidR="0029412E" w:rsidRPr="00621E63" w:rsidRDefault="0029412E" w:rsidP="005B0C7C">
      <w:pPr>
        <w:pStyle w:val="BodyText"/>
      </w:pPr>
      <w:r w:rsidRPr="00621E63">
        <w:t xml:space="preserve">The following table applies to how data is provided in PCD-01 and PCD-10 messages when the IPEC or DEC </w:t>
      </w:r>
      <w:ins w:id="1706" w:author="Mary Jungers" w:date="2019-11-14T10:39:00Z">
        <w:r w:rsidR="00CB13DC">
          <w:t>P</w:t>
        </w:r>
      </w:ins>
      <w:del w:id="1707" w:author="Mary Jungers" w:date="2019-11-14T10:39:00Z">
        <w:r w:rsidRPr="00621E63" w:rsidDel="00CB13DC">
          <w:delText>p</w:delText>
        </w:r>
      </w:del>
      <w:r w:rsidRPr="00621E63">
        <w:t>rofiles are used for a multistep infusion.</w:t>
      </w:r>
    </w:p>
    <w:p w14:paraId="33A40041" w14:textId="77777777" w:rsidR="0029412E" w:rsidRPr="00621E63" w:rsidRDefault="0029412E" w:rsidP="008E1C27">
      <w:pPr>
        <w:pStyle w:val="BodyText"/>
        <w:pPrChange w:id="1708" w:author="Mary Jungers" w:date="2019-11-13T18:44:00Z">
          <w:pPr/>
        </w:pPrChange>
      </w:pPr>
    </w:p>
    <w:tbl>
      <w:tblPr>
        <w:tblW w:w="9586" w:type="dxa"/>
        <w:tblInd w:w="-5" w:type="dxa"/>
        <w:tblLayout w:type="fixed"/>
        <w:tblCellMar>
          <w:left w:w="115" w:type="dxa"/>
          <w:right w:w="115" w:type="dxa"/>
        </w:tblCellMar>
        <w:tblLook w:val="0000" w:firstRow="0" w:lastRow="0" w:firstColumn="0" w:lastColumn="0" w:noHBand="0" w:noVBand="0"/>
        <w:tblPrChange w:id="1709" w:author="Mary Jungers" w:date="2019-11-14T10:16:00Z">
          <w:tblPr>
            <w:tblW w:w="0" w:type="auto"/>
            <w:tblInd w:w="-5" w:type="dxa"/>
            <w:tblLayout w:type="fixed"/>
            <w:tblCellMar>
              <w:left w:w="115" w:type="dxa"/>
              <w:right w:w="115" w:type="dxa"/>
            </w:tblCellMar>
            <w:tblLook w:val="0000" w:firstRow="0" w:lastRow="0" w:firstColumn="0" w:lastColumn="0" w:noHBand="0" w:noVBand="0"/>
          </w:tblPr>
        </w:tblPrChange>
      </w:tblPr>
      <w:tblGrid>
        <w:gridCol w:w="2070"/>
        <w:gridCol w:w="3330"/>
        <w:gridCol w:w="2898"/>
        <w:gridCol w:w="1288"/>
        <w:tblGridChange w:id="1710">
          <w:tblGrid>
            <w:gridCol w:w="2358"/>
            <w:gridCol w:w="3420"/>
            <w:gridCol w:w="2520"/>
            <w:gridCol w:w="1288"/>
          </w:tblGrid>
        </w:tblGridChange>
      </w:tblGrid>
      <w:tr w:rsidR="0029412E" w:rsidRPr="00621E63" w14:paraId="353A9BD3" w14:textId="77777777" w:rsidTr="00621E63">
        <w:trPr>
          <w:trHeight w:val="467"/>
          <w:trPrChange w:id="1711" w:author="Mary Jungers" w:date="2019-11-14T10:16:00Z">
            <w:trPr>
              <w:trHeight w:val="467"/>
            </w:trPr>
          </w:trPrChange>
        </w:trPr>
        <w:tc>
          <w:tcPr>
            <w:tcW w:w="2070" w:type="dxa"/>
            <w:tcBorders>
              <w:top w:val="single" w:sz="4" w:space="0" w:color="000000"/>
              <w:left w:val="single" w:sz="4" w:space="0" w:color="000000"/>
              <w:bottom w:val="single" w:sz="4" w:space="0" w:color="000000"/>
            </w:tcBorders>
            <w:shd w:val="clear" w:color="auto" w:fill="D9D9D9" w:themeFill="background1" w:themeFillShade="D9"/>
            <w:tcPrChange w:id="1712" w:author="Mary Jungers" w:date="2019-11-14T10:16:00Z">
              <w:tcPr>
                <w:tcW w:w="2358" w:type="dxa"/>
                <w:tcBorders>
                  <w:top w:val="single" w:sz="4" w:space="0" w:color="000000"/>
                  <w:left w:val="single" w:sz="4" w:space="0" w:color="000000"/>
                  <w:bottom w:val="single" w:sz="4" w:space="0" w:color="000000"/>
                </w:tcBorders>
                <w:shd w:val="clear" w:color="auto" w:fill="BFBFBF"/>
              </w:tcPr>
            </w:tcPrChange>
          </w:tcPr>
          <w:p w14:paraId="35AA8AB7" w14:textId="77777777" w:rsidR="0029412E" w:rsidRPr="005B0C7C" w:rsidRDefault="0029412E" w:rsidP="005B0C7C">
            <w:pPr>
              <w:pStyle w:val="TableEntryHeader"/>
            </w:pPr>
            <w:r w:rsidRPr="005B0C7C">
              <w:t>Data</w:t>
            </w:r>
          </w:p>
        </w:tc>
        <w:tc>
          <w:tcPr>
            <w:tcW w:w="3330" w:type="dxa"/>
            <w:tcBorders>
              <w:top w:val="single" w:sz="4" w:space="0" w:color="000000"/>
              <w:left w:val="single" w:sz="4" w:space="0" w:color="000000"/>
              <w:bottom w:val="single" w:sz="4" w:space="0" w:color="000000"/>
            </w:tcBorders>
            <w:shd w:val="clear" w:color="auto" w:fill="D9D9D9" w:themeFill="background1" w:themeFillShade="D9"/>
            <w:tcPrChange w:id="1713" w:author="Mary Jungers" w:date="2019-11-14T10:16:00Z">
              <w:tcPr>
                <w:tcW w:w="3420" w:type="dxa"/>
                <w:tcBorders>
                  <w:top w:val="single" w:sz="4" w:space="0" w:color="000000"/>
                  <w:left w:val="single" w:sz="4" w:space="0" w:color="000000"/>
                  <w:bottom w:val="single" w:sz="4" w:space="0" w:color="000000"/>
                </w:tcBorders>
                <w:shd w:val="clear" w:color="auto" w:fill="BFBFBF"/>
              </w:tcPr>
            </w:tcPrChange>
          </w:tcPr>
          <w:p w14:paraId="6A9864CC" w14:textId="77777777" w:rsidR="0029412E" w:rsidRPr="005B0C7C" w:rsidRDefault="0029412E" w:rsidP="005B0C7C">
            <w:pPr>
              <w:pStyle w:val="TableEntryHeader"/>
            </w:pPr>
            <w:r w:rsidRPr="00621E63">
              <w:rPr>
                <w:rFonts w:eastAsia="SimSun"/>
                <w:rPrChange w:id="1714" w:author="Mary Jungers" w:date="2019-11-14T10:15:00Z">
                  <w:rPr>
                    <w:rFonts w:ascii="Calibri" w:eastAsia="SimSun" w:hAnsi="Calibri" w:cs="Calibri"/>
                    <w:sz w:val="22"/>
                    <w:szCs w:val="22"/>
                  </w:rPr>
                </w:rPrChange>
              </w:rPr>
              <w:t>Term</w:t>
            </w:r>
          </w:p>
        </w:tc>
        <w:tc>
          <w:tcPr>
            <w:tcW w:w="2898" w:type="dxa"/>
            <w:tcBorders>
              <w:top w:val="single" w:sz="4" w:space="0" w:color="000000"/>
              <w:left w:val="single" w:sz="4" w:space="0" w:color="000000"/>
              <w:bottom w:val="single" w:sz="4" w:space="0" w:color="000000"/>
            </w:tcBorders>
            <w:shd w:val="clear" w:color="auto" w:fill="D9D9D9" w:themeFill="background1" w:themeFillShade="D9"/>
            <w:tcPrChange w:id="1715" w:author="Mary Jungers" w:date="2019-11-14T10:16:00Z">
              <w:tcPr>
                <w:tcW w:w="2520" w:type="dxa"/>
                <w:tcBorders>
                  <w:top w:val="single" w:sz="4" w:space="0" w:color="000000"/>
                  <w:left w:val="single" w:sz="4" w:space="0" w:color="000000"/>
                  <w:bottom w:val="single" w:sz="4" w:space="0" w:color="000000"/>
                </w:tcBorders>
                <w:shd w:val="clear" w:color="auto" w:fill="BFBFBF"/>
              </w:tcPr>
            </w:tcPrChange>
          </w:tcPr>
          <w:p w14:paraId="735FC989" w14:textId="75E768BD" w:rsidR="0029412E" w:rsidRPr="005B0C7C" w:rsidRDefault="0029412E" w:rsidP="005B0C7C">
            <w:pPr>
              <w:pStyle w:val="TableEntryHeader"/>
            </w:pPr>
            <w:r w:rsidRPr="00621E63">
              <w:rPr>
                <w:rPrChange w:id="1716" w:author="Mary Jungers" w:date="2019-11-14T10:15:00Z">
                  <w:rPr>
                    <w:rFonts w:ascii="Calibri" w:hAnsi="Calibri" w:cs="Calibri"/>
                    <w:sz w:val="22"/>
                    <w:szCs w:val="22"/>
                  </w:rPr>
                </w:rPrChange>
              </w:rPr>
              <w:t xml:space="preserve">Location within </w:t>
            </w:r>
            <w:ins w:id="1717" w:author="Mary Jungers" w:date="2019-11-14T10:39:00Z">
              <w:r w:rsidR="00CB13DC">
                <w:t>[</w:t>
              </w:r>
            </w:ins>
            <w:r w:rsidRPr="00621E63">
              <w:rPr>
                <w:rPrChange w:id="1718" w:author="Mary Jungers" w:date="2019-11-14T10:15:00Z">
                  <w:rPr>
                    <w:rFonts w:ascii="Calibri" w:hAnsi="Calibri" w:cs="Calibri"/>
                    <w:sz w:val="22"/>
                    <w:szCs w:val="22"/>
                  </w:rPr>
                </w:rPrChange>
              </w:rPr>
              <w:t>PCD-01</w:t>
            </w:r>
            <w:ins w:id="1719" w:author="Mary Jungers" w:date="2019-11-14T10:39:00Z">
              <w:r w:rsidR="00CB13DC">
                <w:t>]</w:t>
              </w:r>
            </w:ins>
            <w:r w:rsidRPr="00621E63">
              <w:rPr>
                <w:rPrChange w:id="1720" w:author="Mary Jungers" w:date="2019-11-14T10:15:00Z">
                  <w:rPr>
                    <w:rFonts w:ascii="Calibri" w:hAnsi="Calibri" w:cs="Calibri"/>
                    <w:sz w:val="22"/>
                    <w:szCs w:val="22"/>
                  </w:rPr>
                </w:rPrChange>
              </w:rPr>
              <w:t xml:space="preserve"> or </w:t>
            </w:r>
            <w:ins w:id="1721" w:author="Mary Jungers" w:date="2019-11-14T10:39:00Z">
              <w:r w:rsidR="00CB13DC">
                <w:t>[</w:t>
              </w:r>
            </w:ins>
            <w:r w:rsidRPr="00621E63">
              <w:rPr>
                <w:rPrChange w:id="1722" w:author="Mary Jungers" w:date="2019-11-14T10:15:00Z">
                  <w:rPr>
                    <w:rFonts w:ascii="Calibri" w:hAnsi="Calibri" w:cs="Calibri"/>
                    <w:sz w:val="22"/>
                    <w:szCs w:val="22"/>
                  </w:rPr>
                </w:rPrChange>
              </w:rPr>
              <w:t>PCD-10</w:t>
            </w:r>
            <w:ins w:id="1723" w:author="Mary Jungers" w:date="2019-11-14T10:39:00Z">
              <w:r w:rsidR="00CB13DC">
                <w:t>]</w:t>
              </w:r>
            </w:ins>
            <w:r w:rsidRPr="00621E63">
              <w:rPr>
                <w:rPrChange w:id="1724" w:author="Mary Jungers" w:date="2019-11-14T10:15:00Z">
                  <w:rPr>
                    <w:rFonts w:ascii="Calibri" w:hAnsi="Calibri" w:cs="Calibri"/>
                    <w:sz w:val="22"/>
                    <w:szCs w:val="22"/>
                  </w:rPr>
                </w:rPrChange>
              </w:rPr>
              <w:t xml:space="preserve"> message</w:t>
            </w:r>
          </w:p>
        </w:tc>
        <w:tc>
          <w:tcPr>
            <w:tcW w:w="128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Change w:id="1725" w:author="Mary Jungers" w:date="2019-11-14T10:16:00Z">
              <w:tcPr>
                <w:tcW w:w="1288" w:type="dxa"/>
                <w:tcBorders>
                  <w:top w:val="single" w:sz="4" w:space="0" w:color="000000"/>
                  <w:left w:val="single" w:sz="4" w:space="0" w:color="000000"/>
                  <w:bottom w:val="single" w:sz="4" w:space="0" w:color="000000"/>
                  <w:right w:val="single" w:sz="4" w:space="0" w:color="000000"/>
                </w:tcBorders>
                <w:shd w:val="clear" w:color="auto" w:fill="BFBFBF"/>
              </w:tcPr>
            </w:tcPrChange>
          </w:tcPr>
          <w:p w14:paraId="3CC38E65" w14:textId="77777777" w:rsidR="0029412E" w:rsidRPr="005B0C7C" w:rsidRDefault="0029412E" w:rsidP="005B0C7C">
            <w:pPr>
              <w:pStyle w:val="TableEntryHeader"/>
            </w:pPr>
            <w:r w:rsidRPr="00621E63">
              <w:rPr>
                <w:rPrChange w:id="1726" w:author="Mary Jungers" w:date="2019-11-14T10:15:00Z">
                  <w:rPr>
                    <w:rFonts w:ascii="Calibri" w:hAnsi="Calibri" w:cs="Calibri"/>
                    <w:sz w:val="22"/>
                    <w:szCs w:val="22"/>
                  </w:rPr>
                </w:rPrChange>
              </w:rPr>
              <w:t>Required</w:t>
            </w:r>
          </w:p>
        </w:tc>
      </w:tr>
      <w:tr w:rsidR="0029412E" w:rsidRPr="00621E63" w14:paraId="5A29E54F" w14:textId="77777777" w:rsidTr="00621E63">
        <w:tc>
          <w:tcPr>
            <w:tcW w:w="2070" w:type="dxa"/>
            <w:tcBorders>
              <w:top w:val="single" w:sz="4" w:space="0" w:color="000000"/>
              <w:left w:val="single" w:sz="4" w:space="0" w:color="000000"/>
              <w:bottom w:val="single" w:sz="4" w:space="0" w:color="000000"/>
            </w:tcBorders>
            <w:shd w:val="clear" w:color="auto" w:fill="auto"/>
            <w:tcPrChange w:id="1727" w:author="Mary Jungers" w:date="2019-11-14T10:16:00Z">
              <w:tcPr>
                <w:tcW w:w="2358" w:type="dxa"/>
                <w:tcBorders>
                  <w:top w:val="single" w:sz="4" w:space="0" w:color="000000"/>
                  <w:left w:val="single" w:sz="4" w:space="0" w:color="000000"/>
                  <w:bottom w:val="single" w:sz="4" w:space="0" w:color="000000"/>
                </w:tcBorders>
                <w:shd w:val="clear" w:color="auto" w:fill="auto"/>
              </w:tcPr>
            </w:tcPrChange>
          </w:tcPr>
          <w:p w14:paraId="2478AD0B" w14:textId="77777777" w:rsidR="0029412E" w:rsidRPr="00621E63" w:rsidRDefault="0029412E" w:rsidP="004C7AD0">
            <w:pPr>
              <w:pStyle w:val="TableEntry"/>
              <w:keepNext/>
            </w:pPr>
            <w:r w:rsidRPr="00621E63">
              <w:t>Current step number</w:t>
            </w:r>
          </w:p>
        </w:tc>
        <w:tc>
          <w:tcPr>
            <w:tcW w:w="3330" w:type="dxa"/>
            <w:tcBorders>
              <w:top w:val="single" w:sz="4" w:space="0" w:color="000000"/>
              <w:left w:val="single" w:sz="4" w:space="0" w:color="000000"/>
              <w:bottom w:val="single" w:sz="4" w:space="0" w:color="000000"/>
            </w:tcBorders>
            <w:shd w:val="clear" w:color="auto" w:fill="auto"/>
            <w:tcPrChange w:id="1728" w:author="Mary Jungers" w:date="2019-11-14T10:16:00Z">
              <w:tcPr>
                <w:tcW w:w="3420" w:type="dxa"/>
                <w:tcBorders>
                  <w:top w:val="single" w:sz="4" w:space="0" w:color="000000"/>
                  <w:left w:val="single" w:sz="4" w:space="0" w:color="000000"/>
                  <w:bottom w:val="single" w:sz="4" w:space="0" w:color="000000"/>
                </w:tcBorders>
                <w:shd w:val="clear" w:color="auto" w:fill="auto"/>
              </w:tcPr>
            </w:tcPrChange>
          </w:tcPr>
          <w:p w14:paraId="44934C19" w14:textId="77777777" w:rsidR="0029412E" w:rsidRPr="00621E63" w:rsidRDefault="0029412E" w:rsidP="004C7AD0">
            <w:pPr>
              <w:pStyle w:val="TableEntry"/>
              <w:keepNext/>
            </w:pPr>
            <w:r w:rsidRPr="00621E63">
              <w:rPr>
                <w:rFonts w:eastAsia="SimSun"/>
              </w:rPr>
              <w:t>MDCX_INFUS_ORDER_STEP_NUM</w:t>
            </w:r>
          </w:p>
        </w:tc>
        <w:tc>
          <w:tcPr>
            <w:tcW w:w="2898" w:type="dxa"/>
            <w:tcBorders>
              <w:top w:val="single" w:sz="4" w:space="0" w:color="000000"/>
              <w:left w:val="single" w:sz="4" w:space="0" w:color="000000"/>
              <w:bottom w:val="single" w:sz="4" w:space="0" w:color="000000"/>
            </w:tcBorders>
            <w:shd w:val="clear" w:color="auto" w:fill="auto"/>
            <w:tcPrChange w:id="1729" w:author="Mary Jungers" w:date="2019-11-14T10:16:00Z">
              <w:tcPr>
                <w:tcW w:w="2520" w:type="dxa"/>
                <w:tcBorders>
                  <w:top w:val="single" w:sz="4" w:space="0" w:color="000000"/>
                  <w:left w:val="single" w:sz="4" w:space="0" w:color="000000"/>
                  <w:bottom w:val="single" w:sz="4" w:space="0" w:color="000000"/>
                </w:tcBorders>
                <w:shd w:val="clear" w:color="auto" w:fill="auto"/>
              </w:tcPr>
            </w:tcPrChange>
          </w:tcPr>
          <w:p w14:paraId="61DB3166"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Change w:id="1730" w:author="Mary Jungers" w:date="2019-11-14T10:16:00Z">
              <w:tcPr>
                <w:tcW w:w="1288" w:type="dxa"/>
                <w:tcBorders>
                  <w:top w:val="single" w:sz="4" w:space="0" w:color="000000"/>
                  <w:left w:val="single" w:sz="4" w:space="0" w:color="000000"/>
                  <w:bottom w:val="single" w:sz="4" w:space="0" w:color="000000"/>
                  <w:right w:val="single" w:sz="4" w:space="0" w:color="000000"/>
                </w:tcBorders>
                <w:shd w:val="clear" w:color="auto" w:fill="auto"/>
              </w:tcPr>
            </w:tcPrChange>
          </w:tcPr>
          <w:p w14:paraId="3102F97C" w14:textId="77777777" w:rsidR="0029412E" w:rsidRPr="00621E63" w:rsidRDefault="0029412E" w:rsidP="004C7AD0">
            <w:pPr>
              <w:pStyle w:val="TableEntry"/>
              <w:keepNext/>
            </w:pPr>
            <w:r w:rsidRPr="00621E63">
              <w:t>Yes</w:t>
            </w:r>
          </w:p>
        </w:tc>
      </w:tr>
      <w:tr w:rsidR="0029412E" w:rsidRPr="00621E63" w14:paraId="005F9962" w14:textId="77777777" w:rsidTr="00621E63">
        <w:tc>
          <w:tcPr>
            <w:tcW w:w="2070" w:type="dxa"/>
            <w:tcBorders>
              <w:top w:val="single" w:sz="4" w:space="0" w:color="000000"/>
              <w:left w:val="single" w:sz="4" w:space="0" w:color="000000"/>
              <w:bottom w:val="single" w:sz="4" w:space="0" w:color="000000"/>
            </w:tcBorders>
            <w:shd w:val="clear" w:color="auto" w:fill="auto"/>
            <w:tcPrChange w:id="1731" w:author="Mary Jungers" w:date="2019-11-14T10:16:00Z">
              <w:tcPr>
                <w:tcW w:w="2358" w:type="dxa"/>
                <w:tcBorders>
                  <w:top w:val="single" w:sz="4" w:space="0" w:color="000000"/>
                  <w:left w:val="single" w:sz="4" w:space="0" w:color="000000"/>
                  <w:bottom w:val="single" w:sz="4" w:space="0" w:color="000000"/>
                </w:tcBorders>
                <w:shd w:val="clear" w:color="auto" w:fill="auto"/>
              </w:tcPr>
            </w:tcPrChange>
          </w:tcPr>
          <w:p w14:paraId="144EEAAF" w14:textId="77777777" w:rsidR="0029412E" w:rsidRPr="00621E63" w:rsidRDefault="0029412E" w:rsidP="004C7AD0">
            <w:pPr>
              <w:pStyle w:val="TableEntry"/>
              <w:keepNext/>
            </w:pPr>
            <w:r w:rsidRPr="00621E63">
              <w:t>Total number of steps</w:t>
            </w:r>
          </w:p>
        </w:tc>
        <w:tc>
          <w:tcPr>
            <w:tcW w:w="3330" w:type="dxa"/>
            <w:tcBorders>
              <w:top w:val="single" w:sz="4" w:space="0" w:color="000000"/>
              <w:left w:val="single" w:sz="4" w:space="0" w:color="000000"/>
              <w:bottom w:val="single" w:sz="4" w:space="0" w:color="000000"/>
            </w:tcBorders>
            <w:shd w:val="clear" w:color="auto" w:fill="auto"/>
            <w:tcPrChange w:id="1732" w:author="Mary Jungers" w:date="2019-11-14T10:16:00Z">
              <w:tcPr>
                <w:tcW w:w="3420" w:type="dxa"/>
                <w:tcBorders>
                  <w:top w:val="single" w:sz="4" w:space="0" w:color="000000"/>
                  <w:left w:val="single" w:sz="4" w:space="0" w:color="000000"/>
                  <w:bottom w:val="single" w:sz="4" w:space="0" w:color="000000"/>
                </w:tcBorders>
                <w:shd w:val="clear" w:color="auto" w:fill="auto"/>
              </w:tcPr>
            </w:tcPrChange>
          </w:tcPr>
          <w:p w14:paraId="328DED07" w14:textId="77777777" w:rsidR="0029412E" w:rsidRPr="00621E63" w:rsidRDefault="0029412E" w:rsidP="004C7AD0">
            <w:pPr>
              <w:pStyle w:val="TableEntry"/>
              <w:keepNext/>
            </w:pPr>
            <w:r w:rsidRPr="00621E63">
              <w:rPr>
                <w:rFonts w:eastAsia="SimSun"/>
              </w:rPr>
              <w:t>MDCX_INFUS_TOTAL_NUM_STEPS</w:t>
            </w:r>
          </w:p>
        </w:tc>
        <w:tc>
          <w:tcPr>
            <w:tcW w:w="2898" w:type="dxa"/>
            <w:tcBorders>
              <w:top w:val="single" w:sz="4" w:space="0" w:color="000000"/>
              <w:left w:val="single" w:sz="4" w:space="0" w:color="000000"/>
              <w:bottom w:val="single" w:sz="4" w:space="0" w:color="000000"/>
            </w:tcBorders>
            <w:shd w:val="clear" w:color="auto" w:fill="auto"/>
            <w:tcPrChange w:id="1733" w:author="Mary Jungers" w:date="2019-11-14T10:16:00Z">
              <w:tcPr>
                <w:tcW w:w="2520" w:type="dxa"/>
                <w:tcBorders>
                  <w:top w:val="single" w:sz="4" w:space="0" w:color="000000"/>
                  <w:left w:val="single" w:sz="4" w:space="0" w:color="000000"/>
                  <w:bottom w:val="single" w:sz="4" w:space="0" w:color="000000"/>
                </w:tcBorders>
                <w:shd w:val="clear" w:color="auto" w:fill="auto"/>
              </w:tcPr>
            </w:tcPrChange>
          </w:tcPr>
          <w:p w14:paraId="09CAFAE4"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Change w:id="1734" w:author="Mary Jungers" w:date="2019-11-14T10:16:00Z">
              <w:tcPr>
                <w:tcW w:w="1288" w:type="dxa"/>
                <w:tcBorders>
                  <w:top w:val="single" w:sz="4" w:space="0" w:color="000000"/>
                  <w:left w:val="single" w:sz="4" w:space="0" w:color="000000"/>
                  <w:bottom w:val="single" w:sz="4" w:space="0" w:color="000000"/>
                  <w:right w:val="single" w:sz="4" w:space="0" w:color="000000"/>
                </w:tcBorders>
                <w:shd w:val="clear" w:color="auto" w:fill="auto"/>
              </w:tcPr>
            </w:tcPrChange>
          </w:tcPr>
          <w:p w14:paraId="4B07AC08" w14:textId="77777777" w:rsidR="0029412E" w:rsidRPr="00621E63" w:rsidRDefault="0029412E" w:rsidP="004C7AD0">
            <w:pPr>
              <w:pStyle w:val="TableEntry"/>
              <w:keepNext/>
            </w:pPr>
            <w:r w:rsidRPr="00621E63">
              <w:t>Yes</w:t>
            </w:r>
          </w:p>
        </w:tc>
      </w:tr>
      <w:tr w:rsidR="0029412E" w:rsidRPr="00621E63" w14:paraId="3ACFABF5" w14:textId="77777777" w:rsidTr="00621E63">
        <w:tc>
          <w:tcPr>
            <w:tcW w:w="2070" w:type="dxa"/>
            <w:tcBorders>
              <w:top w:val="single" w:sz="4" w:space="0" w:color="000000"/>
              <w:left w:val="single" w:sz="4" w:space="0" w:color="000000"/>
              <w:bottom w:val="single" w:sz="4" w:space="0" w:color="000000"/>
            </w:tcBorders>
            <w:shd w:val="clear" w:color="auto" w:fill="auto"/>
            <w:tcPrChange w:id="1735" w:author="Mary Jungers" w:date="2019-11-14T10:16:00Z">
              <w:tcPr>
                <w:tcW w:w="2358" w:type="dxa"/>
                <w:tcBorders>
                  <w:top w:val="single" w:sz="4" w:space="0" w:color="000000"/>
                  <w:left w:val="single" w:sz="4" w:space="0" w:color="000000"/>
                  <w:bottom w:val="single" w:sz="4" w:space="0" w:color="000000"/>
                </w:tcBorders>
                <w:shd w:val="clear" w:color="auto" w:fill="auto"/>
              </w:tcPr>
            </w:tcPrChange>
          </w:tcPr>
          <w:p w14:paraId="6E8BFC58" w14:textId="77777777" w:rsidR="0029412E" w:rsidRPr="00621E63" w:rsidRDefault="0029412E" w:rsidP="004C7AD0">
            <w:pPr>
              <w:pStyle w:val="TableEntry"/>
              <w:keepNext/>
            </w:pPr>
            <w:r w:rsidRPr="00621E63">
              <w:t>Current step volume to be infused</w:t>
            </w:r>
          </w:p>
        </w:tc>
        <w:tc>
          <w:tcPr>
            <w:tcW w:w="3330" w:type="dxa"/>
            <w:tcBorders>
              <w:top w:val="single" w:sz="4" w:space="0" w:color="000000"/>
              <w:left w:val="single" w:sz="4" w:space="0" w:color="000000"/>
              <w:bottom w:val="single" w:sz="4" w:space="0" w:color="000000"/>
            </w:tcBorders>
            <w:shd w:val="clear" w:color="auto" w:fill="auto"/>
            <w:tcPrChange w:id="1736" w:author="Mary Jungers" w:date="2019-11-14T10:16:00Z">
              <w:tcPr>
                <w:tcW w:w="3420" w:type="dxa"/>
                <w:tcBorders>
                  <w:top w:val="single" w:sz="4" w:space="0" w:color="000000"/>
                  <w:left w:val="single" w:sz="4" w:space="0" w:color="000000"/>
                  <w:bottom w:val="single" w:sz="4" w:space="0" w:color="000000"/>
                </w:tcBorders>
                <w:shd w:val="clear" w:color="auto" w:fill="auto"/>
              </w:tcPr>
            </w:tcPrChange>
          </w:tcPr>
          <w:p w14:paraId="0B5CC192" w14:textId="77777777" w:rsidR="0029412E" w:rsidRPr="00621E63" w:rsidRDefault="0029412E" w:rsidP="004C7AD0">
            <w:pPr>
              <w:pStyle w:val="TableEntry"/>
              <w:keepNext/>
            </w:pPr>
            <w:r w:rsidRPr="00621E63">
              <w:rPr>
                <w:rFonts w:eastAsia="SimSun"/>
              </w:rPr>
              <w:t>MDCX_VOL_STEP_TBI</w:t>
            </w:r>
          </w:p>
        </w:tc>
        <w:tc>
          <w:tcPr>
            <w:tcW w:w="2898" w:type="dxa"/>
            <w:tcBorders>
              <w:top w:val="single" w:sz="4" w:space="0" w:color="000000"/>
              <w:left w:val="single" w:sz="4" w:space="0" w:color="000000"/>
              <w:bottom w:val="single" w:sz="4" w:space="0" w:color="000000"/>
            </w:tcBorders>
            <w:shd w:val="clear" w:color="auto" w:fill="auto"/>
            <w:tcPrChange w:id="1737" w:author="Mary Jungers" w:date="2019-11-14T10:16:00Z">
              <w:tcPr>
                <w:tcW w:w="2520" w:type="dxa"/>
                <w:tcBorders>
                  <w:top w:val="single" w:sz="4" w:space="0" w:color="000000"/>
                  <w:left w:val="single" w:sz="4" w:space="0" w:color="000000"/>
                  <w:bottom w:val="single" w:sz="4" w:space="0" w:color="000000"/>
                </w:tcBorders>
                <w:shd w:val="clear" w:color="auto" w:fill="auto"/>
              </w:tcPr>
            </w:tcPrChange>
          </w:tcPr>
          <w:p w14:paraId="007ABACF"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Change w:id="1738" w:author="Mary Jungers" w:date="2019-11-14T10:16:00Z">
              <w:tcPr>
                <w:tcW w:w="1288" w:type="dxa"/>
                <w:tcBorders>
                  <w:top w:val="single" w:sz="4" w:space="0" w:color="000000"/>
                  <w:left w:val="single" w:sz="4" w:space="0" w:color="000000"/>
                  <w:bottom w:val="single" w:sz="4" w:space="0" w:color="000000"/>
                  <w:right w:val="single" w:sz="4" w:space="0" w:color="000000"/>
                </w:tcBorders>
                <w:shd w:val="clear" w:color="auto" w:fill="auto"/>
              </w:tcPr>
            </w:tcPrChange>
          </w:tcPr>
          <w:p w14:paraId="7F5D5696" w14:textId="77777777" w:rsidR="0029412E" w:rsidRPr="00621E63" w:rsidRDefault="0029412E" w:rsidP="004C7AD0">
            <w:pPr>
              <w:pStyle w:val="TableEntry"/>
              <w:keepNext/>
            </w:pPr>
          </w:p>
        </w:tc>
      </w:tr>
      <w:tr w:rsidR="0029412E" w:rsidRPr="00621E63" w14:paraId="05C581D8" w14:textId="77777777" w:rsidTr="00621E63">
        <w:tc>
          <w:tcPr>
            <w:tcW w:w="2070" w:type="dxa"/>
            <w:tcBorders>
              <w:top w:val="single" w:sz="4" w:space="0" w:color="000000"/>
              <w:left w:val="single" w:sz="4" w:space="0" w:color="000000"/>
              <w:bottom w:val="single" w:sz="4" w:space="0" w:color="000000"/>
            </w:tcBorders>
            <w:shd w:val="clear" w:color="auto" w:fill="auto"/>
            <w:tcPrChange w:id="1739" w:author="Mary Jungers" w:date="2019-11-14T10:16:00Z">
              <w:tcPr>
                <w:tcW w:w="2358" w:type="dxa"/>
                <w:tcBorders>
                  <w:top w:val="single" w:sz="4" w:space="0" w:color="000000"/>
                  <w:left w:val="single" w:sz="4" w:space="0" w:color="000000"/>
                  <w:bottom w:val="single" w:sz="4" w:space="0" w:color="000000"/>
                </w:tcBorders>
                <w:shd w:val="clear" w:color="auto" w:fill="auto"/>
              </w:tcPr>
            </w:tcPrChange>
          </w:tcPr>
          <w:p w14:paraId="4C04B7EF" w14:textId="77777777" w:rsidR="0029412E" w:rsidRPr="00621E63" w:rsidRDefault="0029412E" w:rsidP="004C7AD0">
            <w:pPr>
              <w:pStyle w:val="TableEntry"/>
              <w:keepNext/>
            </w:pPr>
            <w:r w:rsidRPr="00621E63">
              <w:t>Current step volume delivered</w:t>
            </w:r>
          </w:p>
        </w:tc>
        <w:tc>
          <w:tcPr>
            <w:tcW w:w="3330" w:type="dxa"/>
            <w:tcBorders>
              <w:top w:val="single" w:sz="4" w:space="0" w:color="000000"/>
              <w:left w:val="single" w:sz="4" w:space="0" w:color="000000"/>
              <w:bottom w:val="single" w:sz="4" w:space="0" w:color="000000"/>
            </w:tcBorders>
            <w:shd w:val="clear" w:color="auto" w:fill="auto"/>
            <w:tcPrChange w:id="1740" w:author="Mary Jungers" w:date="2019-11-14T10:16:00Z">
              <w:tcPr>
                <w:tcW w:w="3420" w:type="dxa"/>
                <w:tcBorders>
                  <w:top w:val="single" w:sz="4" w:space="0" w:color="000000"/>
                  <w:left w:val="single" w:sz="4" w:space="0" w:color="000000"/>
                  <w:bottom w:val="single" w:sz="4" w:space="0" w:color="000000"/>
                </w:tcBorders>
                <w:shd w:val="clear" w:color="auto" w:fill="auto"/>
              </w:tcPr>
            </w:tcPrChange>
          </w:tcPr>
          <w:p w14:paraId="6C11352C" w14:textId="77777777" w:rsidR="0029412E" w:rsidRPr="00621E63" w:rsidRDefault="0029412E" w:rsidP="004C7AD0">
            <w:pPr>
              <w:pStyle w:val="TableEntry"/>
              <w:keepNext/>
            </w:pPr>
            <w:r w:rsidRPr="00621E63">
              <w:rPr>
                <w:rFonts w:eastAsia="SimSun"/>
              </w:rPr>
              <w:t>MDCX_VOL_STEP_DELIV</w:t>
            </w:r>
          </w:p>
        </w:tc>
        <w:tc>
          <w:tcPr>
            <w:tcW w:w="2898" w:type="dxa"/>
            <w:tcBorders>
              <w:top w:val="single" w:sz="4" w:space="0" w:color="000000"/>
              <w:left w:val="single" w:sz="4" w:space="0" w:color="000000"/>
              <w:bottom w:val="single" w:sz="4" w:space="0" w:color="000000"/>
            </w:tcBorders>
            <w:shd w:val="clear" w:color="auto" w:fill="auto"/>
            <w:tcPrChange w:id="1741" w:author="Mary Jungers" w:date="2019-11-14T10:16:00Z">
              <w:tcPr>
                <w:tcW w:w="2520" w:type="dxa"/>
                <w:tcBorders>
                  <w:top w:val="single" w:sz="4" w:space="0" w:color="000000"/>
                  <w:left w:val="single" w:sz="4" w:space="0" w:color="000000"/>
                  <w:bottom w:val="single" w:sz="4" w:space="0" w:color="000000"/>
                </w:tcBorders>
                <w:shd w:val="clear" w:color="auto" w:fill="auto"/>
              </w:tcPr>
            </w:tcPrChange>
          </w:tcPr>
          <w:p w14:paraId="6B31C1A8"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Change w:id="1742" w:author="Mary Jungers" w:date="2019-11-14T10:16:00Z">
              <w:tcPr>
                <w:tcW w:w="1288" w:type="dxa"/>
                <w:tcBorders>
                  <w:top w:val="single" w:sz="4" w:space="0" w:color="000000"/>
                  <w:left w:val="single" w:sz="4" w:space="0" w:color="000000"/>
                  <w:bottom w:val="single" w:sz="4" w:space="0" w:color="000000"/>
                  <w:right w:val="single" w:sz="4" w:space="0" w:color="000000"/>
                </w:tcBorders>
                <w:shd w:val="clear" w:color="auto" w:fill="auto"/>
              </w:tcPr>
            </w:tcPrChange>
          </w:tcPr>
          <w:p w14:paraId="6EDF40CA" w14:textId="77777777" w:rsidR="0029412E" w:rsidRPr="00621E63" w:rsidRDefault="0029412E" w:rsidP="004C7AD0">
            <w:pPr>
              <w:pStyle w:val="TableEntry"/>
              <w:keepNext/>
            </w:pPr>
            <w:r w:rsidRPr="00621E63">
              <w:t>Yes</w:t>
            </w:r>
          </w:p>
        </w:tc>
      </w:tr>
      <w:tr w:rsidR="0029412E" w:rsidRPr="00621E63" w14:paraId="07EE8EEC" w14:textId="77777777" w:rsidTr="00621E63">
        <w:tc>
          <w:tcPr>
            <w:tcW w:w="2070" w:type="dxa"/>
            <w:tcBorders>
              <w:top w:val="single" w:sz="4" w:space="0" w:color="000000"/>
              <w:left w:val="single" w:sz="4" w:space="0" w:color="000000"/>
              <w:bottom w:val="single" w:sz="4" w:space="0" w:color="000000"/>
            </w:tcBorders>
            <w:shd w:val="clear" w:color="auto" w:fill="auto"/>
            <w:tcPrChange w:id="1743" w:author="Mary Jungers" w:date="2019-11-14T10:16:00Z">
              <w:tcPr>
                <w:tcW w:w="2358" w:type="dxa"/>
                <w:tcBorders>
                  <w:top w:val="single" w:sz="4" w:space="0" w:color="000000"/>
                  <w:left w:val="single" w:sz="4" w:space="0" w:color="000000"/>
                  <w:bottom w:val="single" w:sz="4" w:space="0" w:color="000000"/>
                </w:tcBorders>
                <w:shd w:val="clear" w:color="auto" w:fill="auto"/>
              </w:tcPr>
            </w:tcPrChange>
          </w:tcPr>
          <w:p w14:paraId="0512E3B6" w14:textId="77777777" w:rsidR="0029412E" w:rsidRPr="00621E63" w:rsidRDefault="0029412E" w:rsidP="004C7AD0">
            <w:pPr>
              <w:pStyle w:val="TableEntry"/>
              <w:keepNext/>
            </w:pPr>
            <w:r w:rsidRPr="00621E63">
              <w:t>Current step volume remaining</w:t>
            </w:r>
          </w:p>
        </w:tc>
        <w:tc>
          <w:tcPr>
            <w:tcW w:w="3330" w:type="dxa"/>
            <w:tcBorders>
              <w:top w:val="single" w:sz="4" w:space="0" w:color="000000"/>
              <w:left w:val="single" w:sz="4" w:space="0" w:color="000000"/>
              <w:bottom w:val="single" w:sz="4" w:space="0" w:color="000000"/>
            </w:tcBorders>
            <w:shd w:val="clear" w:color="auto" w:fill="auto"/>
            <w:tcPrChange w:id="1744" w:author="Mary Jungers" w:date="2019-11-14T10:16:00Z">
              <w:tcPr>
                <w:tcW w:w="3420" w:type="dxa"/>
                <w:tcBorders>
                  <w:top w:val="single" w:sz="4" w:space="0" w:color="000000"/>
                  <w:left w:val="single" w:sz="4" w:space="0" w:color="000000"/>
                  <w:bottom w:val="single" w:sz="4" w:space="0" w:color="000000"/>
                </w:tcBorders>
                <w:shd w:val="clear" w:color="auto" w:fill="auto"/>
              </w:tcPr>
            </w:tcPrChange>
          </w:tcPr>
          <w:p w14:paraId="40B65EFC" w14:textId="77777777" w:rsidR="0029412E" w:rsidRPr="00621E63" w:rsidRDefault="0029412E" w:rsidP="004C7AD0">
            <w:pPr>
              <w:pStyle w:val="TableEntry"/>
              <w:keepNext/>
            </w:pPr>
            <w:r w:rsidRPr="00621E63">
              <w:rPr>
                <w:rFonts w:eastAsia="SimSun"/>
              </w:rPr>
              <w:t>MDCX_VOL_STEP_REMAIN</w:t>
            </w:r>
          </w:p>
        </w:tc>
        <w:tc>
          <w:tcPr>
            <w:tcW w:w="2898" w:type="dxa"/>
            <w:tcBorders>
              <w:top w:val="single" w:sz="4" w:space="0" w:color="000000"/>
              <w:left w:val="single" w:sz="4" w:space="0" w:color="000000"/>
              <w:bottom w:val="single" w:sz="4" w:space="0" w:color="000000"/>
            </w:tcBorders>
            <w:shd w:val="clear" w:color="auto" w:fill="auto"/>
            <w:tcPrChange w:id="1745" w:author="Mary Jungers" w:date="2019-11-14T10:16:00Z">
              <w:tcPr>
                <w:tcW w:w="2520" w:type="dxa"/>
                <w:tcBorders>
                  <w:top w:val="single" w:sz="4" w:space="0" w:color="000000"/>
                  <w:left w:val="single" w:sz="4" w:space="0" w:color="000000"/>
                  <w:bottom w:val="single" w:sz="4" w:space="0" w:color="000000"/>
                </w:tcBorders>
                <w:shd w:val="clear" w:color="auto" w:fill="auto"/>
              </w:tcPr>
            </w:tcPrChange>
          </w:tcPr>
          <w:p w14:paraId="2F66C749"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Change w:id="1746" w:author="Mary Jungers" w:date="2019-11-14T10:16:00Z">
              <w:tcPr>
                <w:tcW w:w="1288" w:type="dxa"/>
                <w:tcBorders>
                  <w:top w:val="single" w:sz="4" w:space="0" w:color="000000"/>
                  <w:left w:val="single" w:sz="4" w:space="0" w:color="000000"/>
                  <w:bottom w:val="single" w:sz="4" w:space="0" w:color="000000"/>
                  <w:right w:val="single" w:sz="4" w:space="0" w:color="000000"/>
                </w:tcBorders>
                <w:shd w:val="clear" w:color="auto" w:fill="auto"/>
              </w:tcPr>
            </w:tcPrChange>
          </w:tcPr>
          <w:p w14:paraId="14F7F7EA" w14:textId="77777777" w:rsidR="0029412E" w:rsidRPr="00621E63" w:rsidRDefault="0029412E" w:rsidP="004C7AD0">
            <w:pPr>
              <w:pStyle w:val="TableEntry"/>
              <w:keepNext/>
            </w:pPr>
          </w:p>
        </w:tc>
      </w:tr>
      <w:tr w:rsidR="0029412E" w:rsidRPr="00621E63" w14:paraId="3F58E187" w14:textId="77777777" w:rsidTr="00621E63">
        <w:tc>
          <w:tcPr>
            <w:tcW w:w="2070" w:type="dxa"/>
            <w:tcBorders>
              <w:top w:val="single" w:sz="4" w:space="0" w:color="000000"/>
              <w:left w:val="single" w:sz="4" w:space="0" w:color="000000"/>
              <w:bottom w:val="single" w:sz="4" w:space="0" w:color="000000"/>
            </w:tcBorders>
            <w:shd w:val="clear" w:color="auto" w:fill="auto"/>
            <w:tcPrChange w:id="1747" w:author="Mary Jungers" w:date="2019-11-14T10:16:00Z">
              <w:tcPr>
                <w:tcW w:w="2358" w:type="dxa"/>
                <w:tcBorders>
                  <w:top w:val="single" w:sz="4" w:space="0" w:color="000000"/>
                  <w:left w:val="single" w:sz="4" w:space="0" w:color="000000"/>
                  <w:bottom w:val="single" w:sz="4" w:space="0" w:color="000000"/>
                </w:tcBorders>
                <w:shd w:val="clear" w:color="auto" w:fill="auto"/>
              </w:tcPr>
            </w:tcPrChange>
          </w:tcPr>
          <w:p w14:paraId="65EDAF13" w14:textId="77777777" w:rsidR="0029412E" w:rsidRPr="00621E63" w:rsidRDefault="0029412E" w:rsidP="004C7AD0">
            <w:pPr>
              <w:pStyle w:val="TableEntry"/>
              <w:keepNext/>
            </w:pPr>
            <w:r w:rsidRPr="00621E63">
              <w:t>Total volume infused for all steps</w:t>
            </w:r>
          </w:p>
        </w:tc>
        <w:tc>
          <w:tcPr>
            <w:tcW w:w="3330" w:type="dxa"/>
            <w:tcBorders>
              <w:top w:val="single" w:sz="4" w:space="0" w:color="000000"/>
              <w:left w:val="single" w:sz="4" w:space="0" w:color="000000"/>
              <w:bottom w:val="single" w:sz="4" w:space="0" w:color="000000"/>
            </w:tcBorders>
            <w:shd w:val="clear" w:color="auto" w:fill="auto"/>
            <w:tcPrChange w:id="1748" w:author="Mary Jungers" w:date="2019-11-14T10:16:00Z">
              <w:tcPr>
                <w:tcW w:w="3420" w:type="dxa"/>
                <w:tcBorders>
                  <w:top w:val="single" w:sz="4" w:space="0" w:color="000000"/>
                  <w:left w:val="single" w:sz="4" w:space="0" w:color="000000"/>
                  <w:bottom w:val="single" w:sz="4" w:space="0" w:color="000000"/>
                </w:tcBorders>
                <w:shd w:val="clear" w:color="auto" w:fill="auto"/>
              </w:tcPr>
            </w:tcPrChange>
          </w:tcPr>
          <w:p w14:paraId="6A6266B5" w14:textId="77777777" w:rsidR="0029412E" w:rsidRPr="00621E63" w:rsidRDefault="0029412E" w:rsidP="004C7AD0">
            <w:pPr>
              <w:pStyle w:val="TableEntry"/>
              <w:keepNext/>
            </w:pPr>
            <w:r w:rsidRPr="00621E63">
              <w:t>MDC_VOL_FLUID_DELIV_TOTAL</w:t>
            </w:r>
          </w:p>
        </w:tc>
        <w:tc>
          <w:tcPr>
            <w:tcW w:w="2898" w:type="dxa"/>
            <w:tcBorders>
              <w:top w:val="single" w:sz="4" w:space="0" w:color="000000"/>
              <w:left w:val="single" w:sz="4" w:space="0" w:color="000000"/>
              <w:bottom w:val="single" w:sz="4" w:space="0" w:color="000000"/>
            </w:tcBorders>
            <w:shd w:val="clear" w:color="auto" w:fill="auto"/>
            <w:tcPrChange w:id="1749" w:author="Mary Jungers" w:date="2019-11-14T10:16:00Z">
              <w:tcPr>
                <w:tcW w:w="2520" w:type="dxa"/>
                <w:tcBorders>
                  <w:top w:val="single" w:sz="4" w:space="0" w:color="000000"/>
                  <w:left w:val="single" w:sz="4" w:space="0" w:color="000000"/>
                  <w:bottom w:val="single" w:sz="4" w:space="0" w:color="000000"/>
                </w:tcBorders>
                <w:shd w:val="clear" w:color="auto" w:fill="auto"/>
              </w:tcPr>
            </w:tcPrChange>
          </w:tcPr>
          <w:p w14:paraId="5C0B22CA"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Change w:id="1750" w:author="Mary Jungers" w:date="2019-11-14T10:16:00Z">
              <w:tcPr>
                <w:tcW w:w="1288" w:type="dxa"/>
                <w:tcBorders>
                  <w:top w:val="single" w:sz="4" w:space="0" w:color="000000"/>
                  <w:left w:val="single" w:sz="4" w:space="0" w:color="000000"/>
                  <w:bottom w:val="single" w:sz="4" w:space="0" w:color="000000"/>
                  <w:right w:val="single" w:sz="4" w:space="0" w:color="000000"/>
                </w:tcBorders>
                <w:shd w:val="clear" w:color="auto" w:fill="auto"/>
              </w:tcPr>
            </w:tcPrChange>
          </w:tcPr>
          <w:p w14:paraId="324294F2" w14:textId="77777777" w:rsidR="0029412E" w:rsidRPr="00621E63" w:rsidRDefault="0029412E" w:rsidP="004C7AD0">
            <w:pPr>
              <w:pStyle w:val="TableEntry"/>
              <w:keepNext/>
            </w:pPr>
            <w:r w:rsidRPr="00621E63">
              <w:t>Yes</w:t>
            </w:r>
          </w:p>
        </w:tc>
      </w:tr>
      <w:tr w:rsidR="0029412E" w:rsidRPr="00621E63" w14:paraId="6169E7F6" w14:textId="77777777" w:rsidTr="00621E63">
        <w:tc>
          <w:tcPr>
            <w:tcW w:w="2070" w:type="dxa"/>
            <w:tcBorders>
              <w:top w:val="single" w:sz="4" w:space="0" w:color="000000"/>
              <w:left w:val="single" w:sz="4" w:space="0" w:color="000000"/>
              <w:bottom w:val="single" w:sz="4" w:space="0" w:color="000000"/>
            </w:tcBorders>
            <w:shd w:val="clear" w:color="auto" w:fill="auto"/>
            <w:tcPrChange w:id="1751" w:author="Mary Jungers" w:date="2019-11-14T10:16:00Z">
              <w:tcPr>
                <w:tcW w:w="2358" w:type="dxa"/>
                <w:tcBorders>
                  <w:top w:val="single" w:sz="4" w:space="0" w:color="000000"/>
                  <w:left w:val="single" w:sz="4" w:space="0" w:color="000000"/>
                  <w:bottom w:val="single" w:sz="4" w:space="0" w:color="000000"/>
                </w:tcBorders>
                <w:shd w:val="clear" w:color="auto" w:fill="auto"/>
              </w:tcPr>
            </w:tcPrChange>
          </w:tcPr>
          <w:p w14:paraId="4FD0DB2C" w14:textId="77777777" w:rsidR="0029412E" w:rsidRPr="00621E63" w:rsidRDefault="0029412E" w:rsidP="004C7AD0">
            <w:pPr>
              <w:pStyle w:val="TableEntry"/>
              <w:keepNext/>
            </w:pPr>
          </w:p>
        </w:tc>
        <w:tc>
          <w:tcPr>
            <w:tcW w:w="3330" w:type="dxa"/>
            <w:tcBorders>
              <w:top w:val="single" w:sz="4" w:space="0" w:color="000000"/>
              <w:left w:val="single" w:sz="4" w:space="0" w:color="000000"/>
              <w:bottom w:val="single" w:sz="4" w:space="0" w:color="000000"/>
            </w:tcBorders>
            <w:shd w:val="clear" w:color="auto" w:fill="auto"/>
            <w:tcPrChange w:id="1752" w:author="Mary Jungers" w:date="2019-11-14T10:16:00Z">
              <w:tcPr>
                <w:tcW w:w="3420" w:type="dxa"/>
                <w:tcBorders>
                  <w:top w:val="single" w:sz="4" w:space="0" w:color="000000"/>
                  <w:left w:val="single" w:sz="4" w:space="0" w:color="000000"/>
                  <w:bottom w:val="single" w:sz="4" w:space="0" w:color="000000"/>
                </w:tcBorders>
                <w:shd w:val="clear" w:color="auto" w:fill="auto"/>
              </w:tcPr>
            </w:tcPrChange>
          </w:tcPr>
          <w:p w14:paraId="1A750CBD" w14:textId="77777777" w:rsidR="0029412E" w:rsidRPr="00621E63" w:rsidRDefault="0029412E" w:rsidP="004C7AD0">
            <w:pPr>
              <w:pStyle w:val="TableEntry"/>
              <w:keepNext/>
            </w:pPr>
          </w:p>
        </w:tc>
        <w:tc>
          <w:tcPr>
            <w:tcW w:w="2898" w:type="dxa"/>
            <w:tcBorders>
              <w:top w:val="single" w:sz="4" w:space="0" w:color="000000"/>
              <w:left w:val="single" w:sz="4" w:space="0" w:color="000000"/>
              <w:bottom w:val="single" w:sz="4" w:space="0" w:color="000000"/>
            </w:tcBorders>
            <w:shd w:val="clear" w:color="auto" w:fill="auto"/>
            <w:tcPrChange w:id="1753" w:author="Mary Jungers" w:date="2019-11-14T10:16:00Z">
              <w:tcPr>
                <w:tcW w:w="2520" w:type="dxa"/>
                <w:tcBorders>
                  <w:top w:val="single" w:sz="4" w:space="0" w:color="000000"/>
                  <w:left w:val="single" w:sz="4" w:space="0" w:color="000000"/>
                  <w:bottom w:val="single" w:sz="4" w:space="0" w:color="000000"/>
                </w:tcBorders>
                <w:shd w:val="clear" w:color="auto" w:fill="auto"/>
              </w:tcPr>
            </w:tcPrChange>
          </w:tcPr>
          <w:p w14:paraId="17767BC4" w14:textId="77777777" w:rsidR="0029412E" w:rsidRPr="00621E63" w:rsidRDefault="0029412E" w:rsidP="004C7AD0">
            <w:pPr>
              <w:pStyle w:val="TableEntry"/>
              <w:keepNext/>
            </w:pPr>
            <w:r w:rsidRPr="00621E63">
              <w:t>* indicates the appropriate source</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Change w:id="1754" w:author="Mary Jungers" w:date="2019-11-14T10:16:00Z">
              <w:tcPr>
                <w:tcW w:w="1288" w:type="dxa"/>
                <w:tcBorders>
                  <w:top w:val="single" w:sz="4" w:space="0" w:color="000000"/>
                  <w:left w:val="single" w:sz="4" w:space="0" w:color="000000"/>
                  <w:bottom w:val="single" w:sz="4" w:space="0" w:color="000000"/>
                  <w:right w:val="single" w:sz="4" w:space="0" w:color="000000"/>
                </w:tcBorders>
                <w:shd w:val="clear" w:color="auto" w:fill="auto"/>
              </w:tcPr>
            </w:tcPrChange>
          </w:tcPr>
          <w:p w14:paraId="3776BE28" w14:textId="77777777" w:rsidR="0029412E" w:rsidRPr="00621E63" w:rsidRDefault="0029412E" w:rsidP="004C7AD0">
            <w:pPr>
              <w:pStyle w:val="TableEntry"/>
              <w:keepNext/>
            </w:pPr>
          </w:p>
        </w:tc>
      </w:tr>
    </w:tbl>
    <w:p w14:paraId="36F4A3A1" w14:textId="68E9DF63" w:rsidR="0029412E" w:rsidRPr="00621E63" w:rsidDel="008E1C27" w:rsidRDefault="0029412E" w:rsidP="008E1C27">
      <w:pPr>
        <w:pStyle w:val="BodyText"/>
        <w:rPr>
          <w:del w:id="1755" w:author="Mary Jungers" w:date="2019-11-13T18:45:00Z"/>
        </w:rPr>
        <w:pPrChange w:id="1756" w:author="Mary Jungers" w:date="2019-11-13T18:45:00Z">
          <w:pPr/>
        </w:pPrChange>
      </w:pPr>
    </w:p>
    <w:p w14:paraId="1FE1F446" w14:textId="77777777" w:rsidR="0029412E" w:rsidRPr="00621E63" w:rsidRDefault="0029412E" w:rsidP="008E1C27">
      <w:pPr>
        <w:pStyle w:val="BodyText"/>
        <w:pPrChange w:id="1757" w:author="Mary Jungers" w:date="2019-11-13T18:45:00Z">
          <w:pPr>
            <w:pStyle w:val="HL7FieldIndent2"/>
          </w:pPr>
        </w:pPrChange>
      </w:pPr>
    </w:p>
    <w:p w14:paraId="0B7A8F5F" w14:textId="77777777" w:rsidR="00B11855" w:rsidRPr="00621E63" w:rsidRDefault="003D003E" w:rsidP="00123C7B">
      <w:pPr>
        <w:pStyle w:val="Heading5"/>
        <w:rPr>
          <w:noProof w:val="0"/>
        </w:rPr>
      </w:pPr>
      <w:bookmarkStart w:id="1758" w:name="_Toc401769784"/>
      <w:bookmarkStart w:id="1759" w:name="_Toc24650418"/>
      <w:r w:rsidRPr="00621E63">
        <w:rPr>
          <w:noProof w:val="0"/>
        </w:rPr>
        <w:t>Expected Actions</w:t>
      </w:r>
      <w:bookmarkEnd w:id="1758"/>
      <w:bookmarkEnd w:id="1759"/>
    </w:p>
    <w:p w14:paraId="77DADBB7" w14:textId="77777777" w:rsidR="00B11855" w:rsidRPr="00621E63" w:rsidRDefault="003D003E" w:rsidP="004E5351">
      <w:pPr>
        <w:pStyle w:val="BodyText"/>
      </w:pPr>
      <w:r w:rsidRPr="00621E63">
        <w:t xml:space="preserve">The Pharmacy/Treatment Give Message (RGV^O15^RGV_O15) is sent from the Infusion Order Programmer to the Infusion Order Consumer. </w:t>
      </w:r>
    </w:p>
    <w:p w14:paraId="222C0221" w14:textId="77777777" w:rsidR="00B11855" w:rsidRPr="00621E63" w:rsidRDefault="003D003E" w:rsidP="004E5351">
      <w:pPr>
        <w:pStyle w:val="BodyText"/>
      </w:pPr>
      <w:r w:rsidRPr="00621E63">
        <w:t xml:space="preserve">The receiving system validates the message and responds with an accept acknowledgment message (ACK^O15^ACK). If an error condition is detected and if MSH-16 (Application Acknowledgement Type) in the RGV^O15^RGV_O15 message is valued as "ER" or "AL", the IOC responds with a Pharmacy/Treatment Give Acknowledgment Message (RRG^O16^RRG_O16). </w:t>
      </w:r>
    </w:p>
    <w:p w14:paraId="0D5A6F34" w14:textId="5865066B" w:rsidR="00B11855" w:rsidRPr="00621E63" w:rsidRDefault="003D003E" w:rsidP="004E5351">
      <w:pPr>
        <w:pStyle w:val="BodyText"/>
      </w:pPr>
      <w:r w:rsidRPr="00621E63">
        <w:t xml:space="preserve">If the message is accepted by the IOC, the accept acknowledgment will contain the value CA in MSA-1. If not, the accept acknowledgment will contain either CR or CE, based upon </w:t>
      </w:r>
      <w:r w:rsidR="006D613E" w:rsidRPr="00621E63">
        <w:t>HL7</w:t>
      </w:r>
      <w:r w:rsidR="00995105" w:rsidRPr="00621E63">
        <w:t xml:space="preserve"> </w:t>
      </w:r>
      <w:r w:rsidRPr="00621E63">
        <w:t xml:space="preserve">enhanced acknowledgment rules (see </w:t>
      </w:r>
      <w:r w:rsidR="006D613E" w:rsidRPr="00621E63">
        <w:t>HL7</w:t>
      </w:r>
      <w:r w:rsidR="00995105" w:rsidRPr="00621E63">
        <w:t xml:space="preserve"> </w:t>
      </w:r>
      <w:r w:rsidRPr="00621E63">
        <w:t xml:space="preserve">v2.6, Section 2.9.3.2). </w:t>
      </w:r>
    </w:p>
    <w:p w14:paraId="6168CEBE" w14:textId="77777777" w:rsidR="00B11855" w:rsidRPr="00621E63" w:rsidRDefault="003D003E" w:rsidP="004E5351">
      <w:pPr>
        <w:pStyle w:val="BodyText"/>
      </w:pPr>
      <w:r w:rsidRPr="00621E63">
        <w:t xml:space="preserve">Message acceptance is based on: </w:t>
      </w:r>
    </w:p>
    <w:p w14:paraId="0CD0395A" w14:textId="77777777" w:rsidR="00B11855" w:rsidRPr="00621E63" w:rsidRDefault="003D003E" w:rsidP="00C94C3F">
      <w:pPr>
        <w:pStyle w:val="ListBullet2"/>
      </w:pPr>
      <w:r w:rsidRPr="00621E63">
        <w:t xml:space="preserve">All required segments and fields are present </w:t>
      </w:r>
    </w:p>
    <w:p w14:paraId="2B34DB82" w14:textId="77777777" w:rsidR="00E86B15" w:rsidRPr="00621E63" w:rsidRDefault="003D003E" w:rsidP="00C94C3F">
      <w:pPr>
        <w:pStyle w:val="ListBullet2"/>
      </w:pPr>
      <w:r w:rsidRPr="00621E63">
        <w:lastRenderedPageBreak/>
        <w:t xml:space="preserve">No incorrect data types are present. </w:t>
      </w:r>
    </w:p>
    <w:p w14:paraId="25D5CB57" w14:textId="77777777" w:rsidR="002B3DC0" w:rsidRPr="00621E63" w:rsidRDefault="003D003E" w:rsidP="00E86B15">
      <w:pPr>
        <w:pStyle w:val="ListBullet2"/>
      </w:pPr>
      <w:r w:rsidRPr="00621E63">
        <w:t>Validation of fields that must contain specific values as defined in the Technical Framework (e.g., MSH-21 must be "1.3.6.1.4.1.19376.1.6.1.3.1").</w:t>
      </w:r>
    </w:p>
    <w:p w14:paraId="15E69C87" w14:textId="77777777" w:rsidR="00B11855" w:rsidRPr="00621E63" w:rsidRDefault="003D003E" w:rsidP="008B70D7">
      <w:pPr>
        <w:pStyle w:val="BodyText"/>
      </w:pPr>
      <w:r w:rsidRPr="00621E63">
        <w:t xml:space="preserve">If MSH-16 (Application Acknowledgement Type) is valued as "ER" or "AL", the IOC may report an application acknowledgement error using the Pharmacy/Treatment Give Acknowledgement Message (RRG^O16^RRG_O16) for errors such as: </w:t>
      </w:r>
    </w:p>
    <w:p w14:paraId="4B0FAB4D" w14:textId="77777777" w:rsidR="00B11855" w:rsidRPr="00621E63" w:rsidRDefault="003D003E" w:rsidP="00C94C3F">
      <w:pPr>
        <w:pStyle w:val="ListBullet2"/>
      </w:pPr>
      <w:r w:rsidRPr="00621E63">
        <w:t xml:space="preserve">Unknown device </w:t>
      </w:r>
    </w:p>
    <w:p w14:paraId="332B9505" w14:textId="77777777" w:rsidR="00B11855" w:rsidRPr="00621E63" w:rsidRDefault="003D003E" w:rsidP="00C94C3F">
      <w:pPr>
        <w:pStyle w:val="ListBullet2"/>
      </w:pPr>
      <w:r w:rsidRPr="00621E63">
        <w:t xml:space="preserve">Dose/rate and volume are not within vendor parameters for the device type. </w:t>
      </w:r>
    </w:p>
    <w:p w14:paraId="2A00B7CF" w14:textId="77777777" w:rsidR="00B11855" w:rsidRPr="00621E63" w:rsidRDefault="003D003E" w:rsidP="00C94C3F">
      <w:pPr>
        <w:pStyle w:val="ListBullet2"/>
      </w:pPr>
      <w:r w:rsidRPr="00621E63">
        <w:t>Drug is not present in onboard library.</w:t>
      </w:r>
    </w:p>
    <w:p w14:paraId="7898559D" w14:textId="7DE6234F" w:rsidR="00B11855" w:rsidRPr="00621E63" w:rsidRDefault="003D003E" w:rsidP="00B3430A">
      <w:pPr>
        <w:pStyle w:val="BodyText"/>
      </w:pPr>
      <w:r w:rsidRPr="00621E63">
        <w:t>If the message from the Infusion Order Programmer is rejected, the acknowledgement will contain the value AR or AE in MSA-1</w:t>
      </w:r>
      <w:r w:rsidRPr="00621E63">
        <w:rPr>
          <w:rStyle w:val="Strong"/>
        </w:rPr>
        <w:t xml:space="preserve">, </w:t>
      </w:r>
      <w:r w:rsidRPr="00621E63">
        <w:t xml:space="preserve">based upon </w:t>
      </w:r>
      <w:r w:rsidR="006D613E" w:rsidRPr="00621E63">
        <w:t>HL7</w:t>
      </w:r>
      <w:r w:rsidR="00995105" w:rsidRPr="00621E63">
        <w:t xml:space="preserve"> </w:t>
      </w:r>
      <w:r w:rsidRPr="00621E63">
        <w:t xml:space="preserve">enhanced acknowledgment rules (see </w:t>
      </w:r>
      <w:r w:rsidR="006D613E" w:rsidRPr="00621E63">
        <w:t>HL7</w:t>
      </w:r>
      <w:r w:rsidR="00995105" w:rsidRPr="00621E63">
        <w:t xml:space="preserve"> </w:t>
      </w:r>
      <w:r w:rsidRPr="00621E63">
        <w:t xml:space="preserve">v2.6, Section 2.9.2.2). The reason for rejection is provided in the ERR segment. </w:t>
      </w:r>
    </w:p>
    <w:p w14:paraId="07196AF0" w14:textId="77777777" w:rsidR="00B11855" w:rsidRPr="00621E63" w:rsidRDefault="003D003E" w:rsidP="00B3430A">
      <w:pPr>
        <w:pStyle w:val="BodyText"/>
        <w:rPr>
          <w:rStyle w:val="Red"/>
        </w:rPr>
      </w:pPr>
      <w:r w:rsidRPr="00621E63">
        <w:rPr>
          <w:rStyle w:val="Red"/>
        </w:rPr>
        <w:t xml:space="preserve">Once the programming information is received by the pump, the clinician may choose to do one of the following: (1) confirm the settings on the pump and then start the infusion, (2) enter or modify one or more settings and then start the infusion, or (3) reject the program before it is started. </w:t>
      </w:r>
    </w:p>
    <w:p w14:paraId="75283940" w14:textId="5876AC87" w:rsidR="00B11855" w:rsidRPr="00621E63" w:rsidRDefault="003D003E" w:rsidP="00B3430A">
      <w:pPr>
        <w:pStyle w:val="BodyText"/>
      </w:pPr>
      <w:r w:rsidRPr="00621E63">
        <w:t xml:space="preserve">Once the infusion is started, the settings actually programmed as well as the current state of the infusion can be obtained using the Communicate PCD Data </w:t>
      </w:r>
      <w:r w:rsidR="00647994" w:rsidRPr="00621E63">
        <w:t>[PCD-01]</w:t>
      </w:r>
      <w:r w:rsidR="007426DD" w:rsidRPr="00621E63">
        <w:t xml:space="preserve"> </w:t>
      </w:r>
      <w:r w:rsidRPr="00621E63">
        <w:t>transaction.</w:t>
      </w:r>
    </w:p>
    <w:p w14:paraId="232931B4" w14:textId="77777777" w:rsidR="00B11855" w:rsidRPr="00621E63" w:rsidRDefault="003D003E" w:rsidP="00123C7B">
      <w:pPr>
        <w:pStyle w:val="Heading3"/>
        <w:rPr>
          <w:noProof w:val="0"/>
        </w:rPr>
      </w:pPr>
      <w:bookmarkStart w:id="1760" w:name="_Toc401769327"/>
      <w:bookmarkStart w:id="1761" w:name="_Toc401769785"/>
      <w:bookmarkStart w:id="1762" w:name="_Toc24650419"/>
      <w:r w:rsidRPr="00621E63">
        <w:rPr>
          <w:noProof w:val="0"/>
        </w:rPr>
        <w:t>RRG^O16^RRG_O16 Pharmacy/Treatment Give Acknowledgement Message</w:t>
      </w:r>
      <w:bookmarkEnd w:id="1760"/>
      <w:bookmarkEnd w:id="1761"/>
      <w:bookmarkEnd w:id="1762"/>
    </w:p>
    <w:p w14:paraId="75134CB9" w14:textId="77777777" w:rsidR="00B11855" w:rsidRPr="00621E63" w:rsidRDefault="003D003E" w:rsidP="001422D4">
      <w:pPr>
        <w:pStyle w:val="TableTitle"/>
      </w:pPr>
      <w:r w:rsidRPr="00621E63">
        <w:t>Table 3.3.</w:t>
      </w:r>
      <w:r w:rsidR="002F16FE" w:rsidRPr="00621E63">
        <w:t>5</w:t>
      </w:r>
      <w:r w:rsidRPr="00621E63">
        <w:t>-1: RRG^O16^RRG_O16 Pharmacy/Treatment Give Acknowledgement Message</w:t>
      </w:r>
    </w:p>
    <w:tbl>
      <w:tblPr>
        <w:tblW w:w="7884" w:type="dxa"/>
        <w:jc w:val="center"/>
        <w:tblBorders>
          <w:top w:val="single" w:sz="6" w:space="0" w:color="auto"/>
          <w:left w:val="single" w:sz="6" w:space="0" w:color="auto"/>
          <w:right w:val="single" w:sz="6" w:space="0" w:color="auto"/>
        </w:tblBorders>
        <w:tblLayout w:type="fixed"/>
        <w:tblLook w:val="04A0" w:firstRow="1" w:lastRow="0" w:firstColumn="1" w:lastColumn="0" w:noHBand="0" w:noVBand="1"/>
      </w:tblPr>
      <w:tblGrid>
        <w:gridCol w:w="1836"/>
        <w:gridCol w:w="2412"/>
        <w:gridCol w:w="990"/>
        <w:gridCol w:w="900"/>
        <w:gridCol w:w="1746"/>
      </w:tblGrid>
      <w:tr w:rsidR="00B11855" w:rsidRPr="00621E63" w14:paraId="1FEF43DB" w14:textId="77777777" w:rsidTr="00A17802">
        <w:trPr>
          <w:tblHeader/>
          <w:jc w:val="center"/>
        </w:trPr>
        <w:tc>
          <w:tcPr>
            <w:tcW w:w="1836" w:type="dxa"/>
            <w:tcBorders>
              <w:top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0073556A" w14:textId="77777777" w:rsidR="00B11855" w:rsidRPr="00621E63" w:rsidRDefault="003D003E" w:rsidP="002F241F">
            <w:pPr>
              <w:pStyle w:val="TableEntryHeader"/>
            </w:pPr>
            <w:r w:rsidRPr="00621E63">
              <w:t>Segment</w:t>
            </w:r>
          </w:p>
        </w:tc>
        <w:tc>
          <w:tcPr>
            <w:tcW w:w="2412"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63A06EE4" w14:textId="77777777" w:rsidR="00B11855" w:rsidRPr="00621E63" w:rsidRDefault="003D003E" w:rsidP="002F241F">
            <w:pPr>
              <w:pStyle w:val="TableEntryHeader"/>
            </w:pPr>
            <w:r w:rsidRPr="00621E63">
              <w:t>Meaning</w:t>
            </w:r>
          </w:p>
        </w:tc>
        <w:tc>
          <w:tcPr>
            <w:tcW w:w="990"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1CCB0131" w14:textId="77777777" w:rsidR="00B11855" w:rsidRPr="00621E63" w:rsidRDefault="003D003E" w:rsidP="002F241F">
            <w:pPr>
              <w:pStyle w:val="TableEntryHeader"/>
            </w:pPr>
            <w:r w:rsidRPr="00621E63">
              <w:t>Usage</w:t>
            </w:r>
          </w:p>
        </w:tc>
        <w:tc>
          <w:tcPr>
            <w:tcW w:w="900"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32F96402" w14:textId="77777777" w:rsidR="00B11855" w:rsidRPr="00621E63" w:rsidRDefault="003D003E" w:rsidP="002F241F">
            <w:pPr>
              <w:pStyle w:val="TableEntryHeader"/>
            </w:pPr>
            <w:r w:rsidRPr="00621E63">
              <w:t>Card</w:t>
            </w:r>
          </w:p>
        </w:tc>
        <w:tc>
          <w:tcPr>
            <w:tcW w:w="1746" w:type="dxa"/>
            <w:tcBorders>
              <w:top w:val="single" w:sz="6" w:space="0" w:color="auto"/>
              <w:left w:val="single" w:sz="6" w:space="0" w:color="auto"/>
              <w:bottom w:val="single" w:sz="6" w:space="0" w:color="auto"/>
            </w:tcBorders>
            <w:shd w:val="clear" w:color="auto" w:fill="D9D9D9"/>
            <w:tcMar>
              <w:top w:w="29" w:type="dxa"/>
              <w:left w:w="29" w:type="dxa"/>
              <w:bottom w:w="29" w:type="dxa"/>
              <w:right w:w="29" w:type="dxa"/>
            </w:tcMar>
          </w:tcPr>
          <w:p w14:paraId="247E64D7" w14:textId="00E5903A" w:rsidR="00B11855" w:rsidRPr="00621E63" w:rsidRDefault="006D613E" w:rsidP="002F241F">
            <w:pPr>
              <w:pStyle w:val="TableEntryHeader"/>
            </w:pPr>
            <w:r w:rsidRPr="00621E63">
              <w:t>HL7</w:t>
            </w:r>
            <w:r w:rsidR="00995105" w:rsidRPr="00621E63">
              <w:t xml:space="preserve"> </w:t>
            </w:r>
            <w:r w:rsidR="003D003E" w:rsidRPr="00621E63">
              <w:t>Chapter</w:t>
            </w:r>
          </w:p>
        </w:tc>
      </w:tr>
      <w:tr w:rsidR="00B11855" w:rsidRPr="00621E63" w14:paraId="482A605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90AE16E" w14:textId="77777777" w:rsidR="00B11855" w:rsidRPr="00621E63" w:rsidRDefault="003D003E" w:rsidP="002F241F">
            <w:pPr>
              <w:pStyle w:val="TableEntry"/>
            </w:pPr>
            <w:r w:rsidRPr="00621E63">
              <w:t>MSH</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1770DA1" w14:textId="77777777" w:rsidR="00B11855" w:rsidRPr="00621E63" w:rsidRDefault="003D003E" w:rsidP="002F241F">
            <w:pPr>
              <w:pStyle w:val="TableEntry"/>
            </w:pPr>
            <w:r w:rsidRPr="00621E63">
              <w:t>Message Header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F52BD10" w14:textId="77777777" w:rsidR="00B11855" w:rsidRPr="00621E63" w:rsidRDefault="003D003E" w:rsidP="002F241F">
            <w:pPr>
              <w:pStyle w:val="TableEntry"/>
            </w:pPr>
            <w:r w:rsidRPr="00621E63">
              <w:t>R</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42C1E74" w14:textId="77777777" w:rsidR="00B11855" w:rsidRPr="00621E63" w:rsidRDefault="003D003E" w:rsidP="002F241F">
            <w:pPr>
              <w:pStyle w:val="TableEntry"/>
            </w:pPr>
            <w:r w:rsidRPr="00621E63">
              <w:t>[1..1]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B99038F" w14:textId="77777777" w:rsidR="00B11855" w:rsidRPr="00621E63" w:rsidRDefault="003D003E" w:rsidP="002F241F">
            <w:pPr>
              <w:pStyle w:val="TableEntry"/>
            </w:pPr>
            <w:r w:rsidRPr="00621E63">
              <w:t>2</w:t>
            </w:r>
          </w:p>
        </w:tc>
      </w:tr>
      <w:tr w:rsidR="00B11855" w:rsidRPr="00621E63" w14:paraId="62E6971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CBF9A57" w14:textId="77777777" w:rsidR="00B11855" w:rsidRPr="00621E63" w:rsidRDefault="003D003E" w:rsidP="002F241F">
            <w:pPr>
              <w:pStyle w:val="TableEntry"/>
            </w:pPr>
            <w:r w:rsidRPr="00621E63">
              <w:t>MSA</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D90CB2D" w14:textId="77777777" w:rsidR="00B11855" w:rsidRPr="00621E63" w:rsidRDefault="003D003E" w:rsidP="002F241F">
            <w:pPr>
              <w:pStyle w:val="TableEntry"/>
            </w:pPr>
            <w:r w:rsidRPr="00621E63">
              <w:t>Message Acknowledgment</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CF79CE" w14:textId="77777777" w:rsidR="00B11855" w:rsidRPr="00621E63" w:rsidRDefault="003D003E" w:rsidP="002F241F">
            <w:pPr>
              <w:pStyle w:val="TableEntry"/>
            </w:pPr>
            <w:r w:rsidRPr="00621E63">
              <w:t>R</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080A26F" w14:textId="77777777" w:rsidR="00B11855" w:rsidRPr="00621E63" w:rsidRDefault="003D003E" w:rsidP="002F241F">
            <w:pPr>
              <w:pStyle w:val="TableEntry"/>
            </w:pPr>
            <w:r w:rsidRPr="00621E63">
              <w:t>[1..1]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1E46AEA" w14:textId="77777777" w:rsidR="00B11855" w:rsidRPr="00621E63" w:rsidRDefault="003D003E" w:rsidP="002F241F">
            <w:pPr>
              <w:pStyle w:val="TableEntry"/>
            </w:pPr>
            <w:r w:rsidRPr="00621E63">
              <w:t>2</w:t>
            </w:r>
          </w:p>
        </w:tc>
      </w:tr>
      <w:tr w:rsidR="00B11855" w:rsidRPr="00621E63" w14:paraId="79565FA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33FC9A4" w14:textId="77777777" w:rsidR="00B11855" w:rsidRPr="00621E63" w:rsidRDefault="003D003E" w:rsidP="002F241F">
            <w:pPr>
              <w:pStyle w:val="TableEntry"/>
            </w:pPr>
            <w:r w:rsidRPr="00621E63">
              <w:t>[{ ERR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1276276" w14:textId="77777777" w:rsidR="00B11855" w:rsidRPr="00621E63" w:rsidRDefault="003D003E" w:rsidP="002F241F">
            <w:pPr>
              <w:pStyle w:val="TableEntry"/>
            </w:pPr>
            <w:r w:rsidRPr="00621E63">
              <w:t>Error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EF90016" w14:textId="77777777" w:rsidR="00B11855" w:rsidRPr="00621E63" w:rsidRDefault="003D003E" w:rsidP="002F241F">
            <w:pPr>
              <w:pStyle w:val="TableEntry"/>
            </w:pPr>
            <w:r w:rsidRPr="00621E63">
              <w:t>C</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185472E" w14:textId="77777777" w:rsidR="00B11855" w:rsidRPr="00621E63" w:rsidRDefault="003D003E" w:rsidP="002F241F">
            <w:pPr>
              <w:pStyle w:val="TableEntry"/>
            </w:pPr>
            <w:r w:rsidRPr="00621E63">
              <w:t>[0..1]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1085FF7" w14:textId="77777777" w:rsidR="00B11855" w:rsidRPr="00621E63" w:rsidRDefault="003D003E" w:rsidP="002F241F">
            <w:pPr>
              <w:pStyle w:val="TableEntry"/>
            </w:pPr>
            <w:r w:rsidRPr="00621E63">
              <w:t>2</w:t>
            </w:r>
          </w:p>
        </w:tc>
      </w:tr>
      <w:tr w:rsidR="00B11855" w:rsidRPr="00621E63" w14:paraId="1F18916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1A11444" w14:textId="77777777" w:rsidR="00B11855" w:rsidRPr="00621E63" w:rsidRDefault="003D003E" w:rsidP="002F241F">
            <w:pPr>
              <w:pStyle w:val="TableEntry"/>
            </w:pPr>
            <w:r w:rsidRPr="00621E63">
              <w:t>[{ SFT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9332F9" w14:textId="77777777" w:rsidR="00B11855" w:rsidRPr="00621E63" w:rsidRDefault="003D003E" w:rsidP="002F241F">
            <w:pPr>
              <w:pStyle w:val="TableEntry"/>
            </w:pPr>
            <w:r w:rsidRPr="00621E63">
              <w:t>Software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9172BC2"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8F6AAC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A014DF4" w14:textId="77777777" w:rsidR="00B11855" w:rsidRPr="00621E63" w:rsidRDefault="003D003E" w:rsidP="002F241F">
            <w:pPr>
              <w:pStyle w:val="TableEntry"/>
            </w:pPr>
            <w:r w:rsidRPr="00621E63">
              <w:t>2</w:t>
            </w:r>
          </w:p>
        </w:tc>
      </w:tr>
      <w:tr w:rsidR="00B11855" w:rsidRPr="00621E63" w14:paraId="5FE637D4"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C8F4815" w14:textId="77777777" w:rsidR="00B11855" w:rsidRPr="00621E63" w:rsidRDefault="003D003E" w:rsidP="002F241F">
            <w:pPr>
              <w:pStyle w:val="TableEntry"/>
            </w:pPr>
            <w:r w:rsidRPr="00621E63">
              <w:t>[{ NTE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FCD066C" w14:textId="77777777" w:rsidR="00B11855" w:rsidRPr="00621E63" w:rsidRDefault="003D003E" w:rsidP="002F241F">
            <w:pPr>
              <w:pStyle w:val="TableEntry"/>
            </w:pPr>
            <w:r w:rsidRPr="00621E63">
              <w:t>Notes and Comments (for Header)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77C514D"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747B862"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5797765" w14:textId="77777777" w:rsidR="00B11855" w:rsidRPr="00621E63" w:rsidRDefault="003D003E" w:rsidP="002F241F">
            <w:pPr>
              <w:pStyle w:val="TableEntry"/>
            </w:pPr>
            <w:r w:rsidRPr="00621E63">
              <w:t>2</w:t>
            </w:r>
          </w:p>
        </w:tc>
      </w:tr>
      <w:tr w:rsidR="00B11855" w:rsidRPr="00621E63" w14:paraId="3C67F52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DF8AD90"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8273637" w14:textId="77777777" w:rsidR="00B11855" w:rsidRPr="00621E63" w:rsidRDefault="003D003E" w:rsidP="002F241F">
            <w:pPr>
              <w:pStyle w:val="TableEntry"/>
            </w:pPr>
            <w:r w:rsidRPr="00621E63">
              <w:t>--- RESPONSE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357D211"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22BA35"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E4E498A" w14:textId="77777777" w:rsidR="00B11855" w:rsidRPr="00621E63" w:rsidRDefault="00B11855" w:rsidP="002F241F">
            <w:pPr>
              <w:pStyle w:val="TableEntry"/>
            </w:pPr>
          </w:p>
        </w:tc>
      </w:tr>
      <w:tr w:rsidR="00B11855" w:rsidRPr="00621E63" w14:paraId="65693BA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B346740"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46A0826" w14:textId="77777777" w:rsidR="00B11855" w:rsidRPr="00621E63" w:rsidRDefault="003D003E" w:rsidP="002F241F">
            <w:pPr>
              <w:pStyle w:val="TableEntry"/>
            </w:pPr>
            <w:r w:rsidRPr="00621E63">
              <w:t>--- PATIENT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2C76410"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6566D8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CB4212B" w14:textId="77777777" w:rsidR="00B11855" w:rsidRPr="00621E63" w:rsidRDefault="00B11855" w:rsidP="002F241F">
            <w:pPr>
              <w:pStyle w:val="TableEntry"/>
            </w:pPr>
          </w:p>
        </w:tc>
      </w:tr>
      <w:tr w:rsidR="00B11855" w:rsidRPr="00621E63" w14:paraId="146CA15C"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1221EA8" w14:textId="77777777" w:rsidR="00B11855" w:rsidRPr="00621E63" w:rsidRDefault="003D003E" w:rsidP="002F241F">
            <w:pPr>
              <w:pStyle w:val="TableEntry"/>
            </w:pPr>
            <w:r w:rsidRPr="00621E63">
              <w:t xml:space="preserve">         PID</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4FED438" w14:textId="77777777" w:rsidR="00B11855" w:rsidRPr="00621E63" w:rsidRDefault="003D003E" w:rsidP="002F241F">
            <w:pPr>
              <w:pStyle w:val="TableEntry"/>
            </w:pPr>
            <w:r w:rsidRPr="00621E63">
              <w:t>Patient Identification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F20433C" w14:textId="77777777" w:rsidR="00B11855" w:rsidRPr="00621E63" w:rsidRDefault="00BB5CE6" w:rsidP="002F241F">
            <w:pPr>
              <w:pStyle w:val="TableEntry"/>
            </w:pPr>
            <w:r w:rsidRPr="00621E63">
              <w:t>O</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3C014F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AF0013E" w14:textId="77777777" w:rsidR="00B11855" w:rsidRPr="00621E63" w:rsidRDefault="003D003E" w:rsidP="002F241F">
            <w:pPr>
              <w:pStyle w:val="TableEntry"/>
            </w:pPr>
            <w:r w:rsidRPr="00621E63">
              <w:t>3</w:t>
            </w:r>
          </w:p>
        </w:tc>
      </w:tr>
      <w:tr w:rsidR="00B11855" w:rsidRPr="00621E63" w14:paraId="01414219"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26770763" w14:textId="77777777" w:rsidR="00B11855" w:rsidRPr="00621E63" w:rsidRDefault="003D003E" w:rsidP="002F241F">
            <w:pPr>
              <w:pStyle w:val="TableEntry"/>
            </w:pPr>
            <w:r w:rsidRPr="00621E63">
              <w:t xml:space="preserve">      [{ NTE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F6326F3" w14:textId="77777777" w:rsidR="00B11855" w:rsidRPr="00621E63" w:rsidRDefault="003D003E" w:rsidP="002F241F">
            <w:pPr>
              <w:pStyle w:val="TableEntry"/>
            </w:pPr>
            <w:r w:rsidRPr="00621E63">
              <w:t>Notes and Comments (for PID)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9DA04C7"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F63198"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ED94BE4" w14:textId="77777777" w:rsidR="00B11855" w:rsidRPr="00621E63" w:rsidRDefault="003D003E" w:rsidP="002F241F">
            <w:pPr>
              <w:pStyle w:val="TableEntry"/>
            </w:pPr>
            <w:r w:rsidRPr="00621E63">
              <w:t>2</w:t>
            </w:r>
          </w:p>
        </w:tc>
      </w:tr>
      <w:tr w:rsidR="00B11855" w:rsidRPr="00621E63" w14:paraId="1DECBFB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F916B82"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8D63D6F" w14:textId="77777777" w:rsidR="00B11855" w:rsidRPr="00621E63" w:rsidRDefault="003D003E" w:rsidP="002F241F">
            <w:pPr>
              <w:pStyle w:val="TableEntry"/>
            </w:pPr>
            <w:r w:rsidRPr="00621E63">
              <w:t>--- PATIENT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DFF9D25"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23C7BC5"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5564FA8C" w14:textId="77777777" w:rsidR="00B11855" w:rsidRPr="00621E63" w:rsidRDefault="00B11855" w:rsidP="002F241F">
            <w:pPr>
              <w:pStyle w:val="TableEntry"/>
            </w:pPr>
          </w:p>
        </w:tc>
      </w:tr>
      <w:tr w:rsidR="00B11855" w:rsidRPr="00621E63" w14:paraId="33727351"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E840782"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A20BDE6" w14:textId="77777777" w:rsidR="00B11855" w:rsidRPr="00621E63" w:rsidRDefault="003D003E" w:rsidP="002F241F">
            <w:pPr>
              <w:pStyle w:val="TableEntry"/>
            </w:pPr>
            <w:r w:rsidRPr="00621E63">
              <w:t>--- ORDER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521F8D1"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353691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1F30779" w14:textId="77777777" w:rsidR="00B11855" w:rsidRPr="00621E63" w:rsidRDefault="00B11855" w:rsidP="002F241F">
            <w:pPr>
              <w:pStyle w:val="TableEntry"/>
            </w:pPr>
          </w:p>
        </w:tc>
      </w:tr>
      <w:tr w:rsidR="00B11855" w:rsidRPr="00621E63" w14:paraId="5670CA02"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8BEB368" w14:textId="77777777" w:rsidR="00B11855" w:rsidRPr="00621E63" w:rsidRDefault="003D003E" w:rsidP="002F241F">
            <w:pPr>
              <w:pStyle w:val="TableEntry"/>
            </w:pPr>
            <w:r w:rsidRPr="00621E63">
              <w:lastRenderedPageBreak/>
              <w:t xml:space="preserve">         ORC</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6F57379" w14:textId="77777777" w:rsidR="00B11855" w:rsidRPr="00621E63" w:rsidRDefault="003D003E" w:rsidP="002F241F">
            <w:pPr>
              <w:pStyle w:val="TableEntry"/>
            </w:pPr>
            <w:r w:rsidRPr="00621E63">
              <w:t>Common Order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15BC8DE" w14:textId="77777777" w:rsidR="00B11855" w:rsidRPr="00621E63" w:rsidRDefault="00BB5CE6" w:rsidP="002F241F">
            <w:pPr>
              <w:pStyle w:val="TableEntry"/>
            </w:pPr>
            <w:r w:rsidRPr="00621E63">
              <w:t>O</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935B34E"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C2C9C30" w14:textId="77777777" w:rsidR="00B11855" w:rsidRPr="00621E63" w:rsidRDefault="003D003E" w:rsidP="002F241F">
            <w:pPr>
              <w:pStyle w:val="TableEntry"/>
            </w:pPr>
            <w:r w:rsidRPr="00621E63">
              <w:t>4</w:t>
            </w:r>
          </w:p>
        </w:tc>
      </w:tr>
      <w:tr w:rsidR="00B11855" w:rsidRPr="00621E63" w14:paraId="784B87B2"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0029035"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D632728" w14:textId="77777777" w:rsidR="00B11855" w:rsidRPr="00621E63" w:rsidRDefault="003D003E" w:rsidP="002F241F">
            <w:pPr>
              <w:pStyle w:val="TableEntry"/>
            </w:pPr>
            <w:r w:rsidRPr="00621E63">
              <w:t>--- TIMING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FE20492"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D6231D"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E0DF3B6" w14:textId="77777777" w:rsidR="00B11855" w:rsidRPr="00621E63" w:rsidRDefault="00B11855" w:rsidP="002F241F">
            <w:pPr>
              <w:pStyle w:val="TableEntry"/>
            </w:pPr>
          </w:p>
        </w:tc>
      </w:tr>
      <w:tr w:rsidR="00B11855" w:rsidRPr="00621E63" w14:paraId="092D010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4A1BE2A" w14:textId="77777777" w:rsidR="00B11855" w:rsidRPr="00621E63" w:rsidRDefault="003D003E" w:rsidP="002F241F">
            <w:pPr>
              <w:pStyle w:val="TableEntry"/>
            </w:pPr>
            <w:r w:rsidRPr="00621E63">
              <w:t xml:space="preserve">            TQ1</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C090688" w14:textId="77777777" w:rsidR="00B11855" w:rsidRPr="00621E63" w:rsidRDefault="003D003E" w:rsidP="002F241F">
            <w:pPr>
              <w:pStyle w:val="TableEntry"/>
            </w:pPr>
            <w:r w:rsidRPr="00621E63">
              <w:t>Timing/Quantity</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14C6EDE"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45FDDC"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428B823" w14:textId="77777777" w:rsidR="00B11855" w:rsidRPr="00621E63" w:rsidRDefault="003D003E" w:rsidP="002F241F">
            <w:pPr>
              <w:pStyle w:val="TableEntry"/>
            </w:pPr>
            <w:r w:rsidRPr="00621E63">
              <w:t>4</w:t>
            </w:r>
          </w:p>
        </w:tc>
      </w:tr>
      <w:tr w:rsidR="00B11855" w:rsidRPr="00621E63" w14:paraId="7C450817"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E8DACCF" w14:textId="77777777" w:rsidR="00B11855" w:rsidRPr="00621E63" w:rsidRDefault="003D003E" w:rsidP="002F241F">
            <w:pPr>
              <w:pStyle w:val="TableEntry"/>
            </w:pPr>
            <w:r w:rsidRPr="00621E63">
              <w:t xml:space="preserve">         [{ TQ2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2B4250" w14:textId="77777777" w:rsidR="00B11855" w:rsidRPr="00621E63" w:rsidRDefault="003D003E" w:rsidP="002F241F">
            <w:pPr>
              <w:pStyle w:val="TableEntry"/>
            </w:pPr>
            <w:r w:rsidRPr="00621E63">
              <w:t>Timing/Quantity Order Sequence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29BCAFB"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DC6E9CF"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23046FE2" w14:textId="77777777" w:rsidR="00B11855" w:rsidRPr="00621E63" w:rsidRDefault="003D003E" w:rsidP="002F241F">
            <w:pPr>
              <w:pStyle w:val="TableEntry"/>
            </w:pPr>
            <w:r w:rsidRPr="00621E63">
              <w:t>4</w:t>
            </w:r>
          </w:p>
        </w:tc>
      </w:tr>
      <w:tr w:rsidR="00B11855" w:rsidRPr="00621E63" w14:paraId="60E1B41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F545622"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1795940" w14:textId="77777777" w:rsidR="00B11855" w:rsidRPr="00621E63" w:rsidRDefault="003D003E" w:rsidP="002F241F">
            <w:pPr>
              <w:pStyle w:val="TableEntry"/>
            </w:pPr>
            <w:r w:rsidRPr="00621E63">
              <w:t>--- TIMING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761D2AE"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EDC1C4D"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D368D90" w14:textId="77777777" w:rsidR="00B11855" w:rsidRPr="00621E63" w:rsidRDefault="00B11855" w:rsidP="002F241F">
            <w:pPr>
              <w:pStyle w:val="TableEntry"/>
            </w:pPr>
          </w:p>
        </w:tc>
      </w:tr>
      <w:tr w:rsidR="00B11855" w:rsidRPr="00621E63" w14:paraId="003B4FAC"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DC79E77"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E172494" w14:textId="77777777" w:rsidR="00B11855" w:rsidRPr="00621E63" w:rsidRDefault="003D003E" w:rsidP="002F241F">
            <w:pPr>
              <w:pStyle w:val="TableEntry"/>
            </w:pPr>
            <w:r w:rsidRPr="00621E63">
              <w:t>--- GIVE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8E32A70"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DE0017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5A46ECC" w14:textId="77777777" w:rsidR="00B11855" w:rsidRPr="00621E63" w:rsidRDefault="00B11855" w:rsidP="002F241F">
            <w:pPr>
              <w:pStyle w:val="TableEntry"/>
            </w:pPr>
          </w:p>
        </w:tc>
      </w:tr>
      <w:tr w:rsidR="00B11855" w:rsidRPr="00621E63" w14:paraId="25355A6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E6C1880" w14:textId="77777777" w:rsidR="00B11855" w:rsidRPr="00621E63" w:rsidRDefault="003D003E" w:rsidP="002F241F">
            <w:pPr>
              <w:pStyle w:val="TableEntry"/>
            </w:pPr>
            <w:r w:rsidRPr="00621E63">
              <w:t xml:space="preserve">            RXG</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3F4EE59" w14:textId="77777777" w:rsidR="00B11855" w:rsidRPr="00621E63" w:rsidRDefault="003D003E" w:rsidP="002F241F">
            <w:pPr>
              <w:pStyle w:val="TableEntry"/>
            </w:pPr>
            <w:r w:rsidRPr="00621E63">
              <w:t>Pharmacy/Treatment Give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689A55"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5F58C16"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80C26B3" w14:textId="77777777" w:rsidR="00B11855" w:rsidRPr="00621E63" w:rsidRDefault="003D003E" w:rsidP="002F241F">
            <w:pPr>
              <w:pStyle w:val="TableEntry"/>
            </w:pPr>
            <w:r w:rsidRPr="00621E63">
              <w:t>4</w:t>
            </w:r>
          </w:p>
        </w:tc>
      </w:tr>
      <w:tr w:rsidR="00B11855" w:rsidRPr="00621E63" w14:paraId="512324C9"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ADAC052"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510D086" w14:textId="77777777" w:rsidR="00B11855" w:rsidRPr="00621E63" w:rsidRDefault="003D003E" w:rsidP="002F241F">
            <w:pPr>
              <w:pStyle w:val="TableEntry"/>
            </w:pPr>
            <w:r w:rsidRPr="00621E63">
              <w:t>--- TIMING_GIVE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11C6A23"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A20A92A"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02069231" w14:textId="77777777" w:rsidR="00B11855" w:rsidRPr="00621E63" w:rsidRDefault="00B11855" w:rsidP="002F241F">
            <w:pPr>
              <w:pStyle w:val="TableEntry"/>
            </w:pPr>
          </w:p>
        </w:tc>
      </w:tr>
      <w:tr w:rsidR="00B11855" w:rsidRPr="00621E63" w14:paraId="3416726F"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C471BB2" w14:textId="77777777" w:rsidR="00B11855" w:rsidRPr="00621E63" w:rsidRDefault="003D003E" w:rsidP="002F241F">
            <w:pPr>
              <w:pStyle w:val="TableEntry"/>
            </w:pPr>
            <w:r w:rsidRPr="00621E63">
              <w:t xml:space="preserve">               TQ1</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EFE62FD" w14:textId="77777777" w:rsidR="00B11855" w:rsidRPr="00621E63" w:rsidRDefault="003D003E" w:rsidP="002F241F">
            <w:pPr>
              <w:pStyle w:val="TableEntry"/>
            </w:pPr>
            <w:r w:rsidRPr="00621E63">
              <w:t>Timing/Quantity</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0287041"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A67607B"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AED139E" w14:textId="77777777" w:rsidR="00B11855" w:rsidRPr="00621E63" w:rsidRDefault="003D003E" w:rsidP="002F241F">
            <w:pPr>
              <w:pStyle w:val="TableEntry"/>
            </w:pPr>
            <w:r w:rsidRPr="00621E63">
              <w:t>4</w:t>
            </w:r>
          </w:p>
        </w:tc>
      </w:tr>
      <w:tr w:rsidR="00B11855" w:rsidRPr="00621E63" w14:paraId="49D064D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C30E497" w14:textId="77777777" w:rsidR="00B11855" w:rsidRPr="00621E63" w:rsidRDefault="003D003E" w:rsidP="002F241F">
            <w:pPr>
              <w:pStyle w:val="TableEntry"/>
            </w:pPr>
            <w:r w:rsidRPr="00621E63">
              <w:t xml:space="preserve">            [{ TQ2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ABE4DA5" w14:textId="77777777" w:rsidR="00B11855" w:rsidRPr="00621E63" w:rsidRDefault="003D003E" w:rsidP="002F241F">
            <w:pPr>
              <w:pStyle w:val="TableEntry"/>
            </w:pPr>
            <w:r w:rsidRPr="00621E63">
              <w:t>Timing/Quantity Order Sequence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1B59625"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E4DF62A"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FE9723D" w14:textId="77777777" w:rsidR="00B11855" w:rsidRPr="00621E63" w:rsidRDefault="003D003E" w:rsidP="002F241F">
            <w:pPr>
              <w:pStyle w:val="TableEntry"/>
            </w:pPr>
            <w:r w:rsidRPr="00621E63">
              <w:t>4</w:t>
            </w:r>
          </w:p>
        </w:tc>
      </w:tr>
      <w:tr w:rsidR="00B11855" w:rsidRPr="00621E63" w14:paraId="0C45A9C3"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AB9DF1A"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7B0D578" w14:textId="77777777" w:rsidR="00B11855" w:rsidRPr="00621E63" w:rsidRDefault="003D003E" w:rsidP="002F241F">
            <w:pPr>
              <w:pStyle w:val="TableEntry"/>
            </w:pPr>
            <w:r w:rsidRPr="00621E63">
              <w:t>--- TIMING_GIVE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5FA1B15"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6EDE13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0EE542F0" w14:textId="77777777" w:rsidR="00B11855" w:rsidRPr="00621E63" w:rsidRDefault="00B11855" w:rsidP="002F241F">
            <w:pPr>
              <w:pStyle w:val="TableEntry"/>
            </w:pPr>
          </w:p>
        </w:tc>
      </w:tr>
      <w:tr w:rsidR="00B11855" w:rsidRPr="00621E63" w14:paraId="2A3F475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678E56A2" w14:textId="77777777" w:rsidR="00B11855" w:rsidRPr="00621E63" w:rsidRDefault="003D003E" w:rsidP="002F241F">
            <w:pPr>
              <w:pStyle w:val="TableEntry"/>
            </w:pPr>
            <w:r w:rsidRPr="00621E63">
              <w:t xml:space="preserve">         {  RXR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A9E78EA" w14:textId="77777777" w:rsidR="00B11855" w:rsidRPr="00621E63" w:rsidRDefault="003D003E" w:rsidP="002F241F">
            <w:pPr>
              <w:pStyle w:val="TableEntry"/>
            </w:pPr>
            <w:r w:rsidRPr="00621E63">
              <w:t>Pharmacy/Treatment Route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C9190B6"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769589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2F780407" w14:textId="77777777" w:rsidR="00B11855" w:rsidRPr="00621E63" w:rsidRDefault="003D003E" w:rsidP="002F241F">
            <w:pPr>
              <w:pStyle w:val="TableEntry"/>
            </w:pPr>
            <w:r w:rsidRPr="00621E63">
              <w:t>4</w:t>
            </w:r>
          </w:p>
        </w:tc>
      </w:tr>
      <w:tr w:rsidR="00B11855" w:rsidRPr="00621E63" w14:paraId="33C8B47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8A1141F" w14:textId="77777777" w:rsidR="00B11855" w:rsidRPr="00621E63" w:rsidRDefault="003D003E" w:rsidP="002F241F">
            <w:pPr>
              <w:pStyle w:val="TableEntry"/>
            </w:pPr>
            <w:r w:rsidRPr="00621E63">
              <w:t xml:space="preserve">         [{ RXC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8DCD97" w14:textId="77777777" w:rsidR="00B11855" w:rsidRPr="00621E63" w:rsidRDefault="003D003E" w:rsidP="002F241F">
            <w:pPr>
              <w:pStyle w:val="TableEntry"/>
            </w:pPr>
            <w:r w:rsidRPr="00621E63">
              <w:t>Pharmacy/Treatment Component</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914FC02"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514D6FB"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B883791" w14:textId="77777777" w:rsidR="00B11855" w:rsidRPr="00621E63" w:rsidRDefault="003D003E" w:rsidP="002F241F">
            <w:pPr>
              <w:pStyle w:val="TableEntry"/>
            </w:pPr>
            <w:r w:rsidRPr="00621E63">
              <w:t>4</w:t>
            </w:r>
          </w:p>
        </w:tc>
      </w:tr>
      <w:tr w:rsidR="00B11855" w:rsidRPr="00621E63" w14:paraId="758E585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5BFACDE"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5579B9D" w14:textId="77777777" w:rsidR="00B11855" w:rsidRPr="00621E63" w:rsidRDefault="003D003E" w:rsidP="002F241F">
            <w:pPr>
              <w:pStyle w:val="TableEntry"/>
            </w:pPr>
            <w:r w:rsidRPr="00621E63">
              <w:t>--- GIVE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CF99D24"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F0E566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4149B16" w14:textId="77777777" w:rsidR="00B11855" w:rsidRPr="00621E63" w:rsidRDefault="00B11855" w:rsidP="002F241F">
            <w:pPr>
              <w:pStyle w:val="TableEntry"/>
            </w:pPr>
          </w:p>
        </w:tc>
      </w:tr>
      <w:tr w:rsidR="00B11855" w:rsidRPr="00621E63" w14:paraId="2059AF56"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0E09231"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2555ACF" w14:textId="77777777" w:rsidR="00B11855" w:rsidRPr="00621E63" w:rsidRDefault="003D003E" w:rsidP="002F241F">
            <w:pPr>
              <w:pStyle w:val="TableEntry"/>
            </w:pPr>
            <w:r w:rsidRPr="00621E63">
              <w:t>--- ORDER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F899E86"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D936719"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AE723EA" w14:textId="77777777" w:rsidR="00B11855" w:rsidRPr="00621E63" w:rsidRDefault="00B11855" w:rsidP="002F241F">
            <w:pPr>
              <w:pStyle w:val="TableEntry"/>
            </w:pPr>
          </w:p>
        </w:tc>
      </w:tr>
      <w:tr w:rsidR="00B11855" w:rsidRPr="00621E63" w14:paraId="2597320F" w14:textId="77777777" w:rsidTr="00A17802">
        <w:tblPrEx>
          <w:tblBorders>
            <w:top w:val="none" w:sz="0" w:space="0" w:color="auto"/>
            <w:bottom w:val="single" w:sz="6"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2BA83C3A" w14:textId="77777777" w:rsidR="00B11855" w:rsidRPr="00621E63" w:rsidRDefault="003D003E" w:rsidP="002F241F">
            <w:pPr>
              <w:pStyle w:val="TableEntry"/>
            </w:pPr>
            <w:r w:rsidRPr="00621E63">
              <w:t>]</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01B4992" w14:textId="77777777" w:rsidR="00B11855" w:rsidRPr="00621E63" w:rsidRDefault="003D003E" w:rsidP="002F241F">
            <w:pPr>
              <w:pStyle w:val="TableEntry"/>
            </w:pPr>
            <w:r w:rsidRPr="00621E63">
              <w:t>--- RESPONSE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1E25156" w14:textId="77777777" w:rsidR="00B11855" w:rsidRPr="00621E63" w:rsidRDefault="00B11855" w:rsidP="002F241F">
            <w:pPr>
              <w:pStyle w:val="TableEntry"/>
            </w:pPr>
          </w:p>
        </w:tc>
        <w:tc>
          <w:tcPr>
            <w:tcW w:w="2646" w:type="dxa"/>
            <w:gridSpan w:val="2"/>
            <w:tcBorders>
              <w:top w:val="single" w:sz="6" w:space="0" w:color="auto"/>
              <w:left w:val="single" w:sz="6" w:space="0" w:color="auto"/>
              <w:bottom w:val="single" w:sz="6" w:space="0" w:color="auto"/>
            </w:tcBorders>
            <w:tcMar>
              <w:top w:w="29" w:type="dxa"/>
              <w:left w:w="29" w:type="dxa"/>
              <w:bottom w:w="29" w:type="dxa"/>
              <w:right w:w="29" w:type="dxa"/>
            </w:tcMar>
          </w:tcPr>
          <w:p w14:paraId="42572E47" w14:textId="77777777" w:rsidR="00B11855" w:rsidRPr="00621E63" w:rsidRDefault="00B11855" w:rsidP="002F241F">
            <w:pPr>
              <w:pStyle w:val="TableEntry"/>
            </w:pPr>
          </w:p>
        </w:tc>
      </w:tr>
    </w:tbl>
    <w:p w14:paraId="3468423E" w14:textId="77777777" w:rsidR="00B11855" w:rsidRPr="00621E63" w:rsidRDefault="00B11855" w:rsidP="00B3430A">
      <w:pPr>
        <w:pStyle w:val="BodyText"/>
      </w:pPr>
    </w:p>
    <w:p w14:paraId="1EC2015E" w14:textId="77777777" w:rsidR="00B11855" w:rsidRPr="00621E63" w:rsidRDefault="003D003E" w:rsidP="00123C7B">
      <w:pPr>
        <w:pStyle w:val="Heading4"/>
        <w:rPr>
          <w:noProof w:val="0"/>
        </w:rPr>
      </w:pPr>
      <w:bookmarkStart w:id="1763" w:name="_Toc401769786"/>
      <w:bookmarkStart w:id="1764" w:name="_Toc24650420"/>
      <w:r w:rsidRPr="00621E63">
        <w:rPr>
          <w:noProof w:val="0"/>
        </w:rPr>
        <w:t>MSH – Message Header Segment</w:t>
      </w:r>
      <w:bookmarkEnd w:id="1763"/>
      <w:bookmarkEnd w:id="1764"/>
    </w:p>
    <w:p w14:paraId="13BB3982" w14:textId="77777777" w:rsidR="00B11855" w:rsidRPr="00621E63" w:rsidRDefault="003D003E" w:rsidP="00506FBD">
      <w:pPr>
        <w:pStyle w:val="BodyText"/>
      </w:pPr>
      <w:r w:rsidRPr="00621E63">
        <w:t xml:space="preserve">The MSH segment is defined in Appendix B.1 </w:t>
      </w:r>
    </w:p>
    <w:p w14:paraId="1099F936" w14:textId="77777777" w:rsidR="00B11855" w:rsidRPr="00621E63" w:rsidRDefault="003D003E" w:rsidP="00123C7B">
      <w:pPr>
        <w:pStyle w:val="Heading4"/>
        <w:rPr>
          <w:noProof w:val="0"/>
        </w:rPr>
      </w:pPr>
      <w:bookmarkStart w:id="1765" w:name="_Toc401769787"/>
      <w:bookmarkStart w:id="1766" w:name="_Toc24650421"/>
      <w:r w:rsidRPr="00621E63">
        <w:rPr>
          <w:noProof w:val="0"/>
        </w:rPr>
        <w:t>MSA - Message Acknowledgement segment</w:t>
      </w:r>
      <w:bookmarkEnd w:id="1765"/>
      <w:bookmarkEnd w:id="1766"/>
    </w:p>
    <w:p w14:paraId="7DFA3CF1" w14:textId="77777777" w:rsidR="00B11855" w:rsidRPr="00621E63" w:rsidRDefault="003D003E" w:rsidP="00B3430A">
      <w:pPr>
        <w:pStyle w:val="BodyText"/>
      </w:pPr>
      <w:r w:rsidRPr="00621E63">
        <w:t>The MSA segment is defined in Appendix B.2</w:t>
      </w:r>
      <w:r w:rsidR="002F16FE" w:rsidRPr="00621E63">
        <w:t>.</w:t>
      </w:r>
    </w:p>
    <w:p w14:paraId="0400EFD4" w14:textId="77777777" w:rsidR="00B11855" w:rsidRPr="00621E63" w:rsidRDefault="003D003E" w:rsidP="00123C7B">
      <w:pPr>
        <w:pStyle w:val="Heading4"/>
        <w:rPr>
          <w:noProof w:val="0"/>
        </w:rPr>
      </w:pPr>
      <w:bookmarkStart w:id="1767" w:name="_Toc401769788"/>
      <w:bookmarkStart w:id="1768" w:name="_Toc24650422"/>
      <w:r w:rsidRPr="00621E63">
        <w:rPr>
          <w:noProof w:val="0"/>
        </w:rPr>
        <w:t>ERR - Error segment</w:t>
      </w:r>
      <w:bookmarkEnd w:id="1767"/>
      <w:bookmarkEnd w:id="1768"/>
    </w:p>
    <w:p w14:paraId="32FD3850" w14:textId="77777777" w:rsidR="00B11855" w:rsidRPr="00621E63" w:rsidRDefault="003D003E" w:rsidP="00B3430A">
      <w:pPr>
        <w:pStyle w:val="BodyText"/>
      </w:pPr>
      <w:r w:rsidRPr="00621E63">
        <w:t>The ERR Error segment is defined in Appendix B.3</w:t>
      </w:r>
      <w:r w:rsidR="002F16FE" w:rsidRPr="00621E63">
        <w:t>.</w:t>
      </w:r>
    </w:p>
    <w:p w14:paraId="3766138E" w14:textId="470CCD5F" w:rsidR="00B11855" w:rsidRPr="00621E63" w:rsidRDefault="003D003E" w:rsidP="00123C7B">
      <w:pPr>
        <w:pStyle w:val="Heading2"/>
        <w:rPr>
          <w:noProof w:val="0"/>
        </w:rPr>
      </w:pPr>
      <w:bookmarkStart w:id="1769" w:name="_Toc401769328"/>
      <w:bookmarkStart w:id="1770" w:name="_Toc401769789"/>
      <w:bookmarkStart w:id="1771" w:name="_Toc24650423"/>
      <w:r w:rsidRPr="00621E63">
        <w:rPr>
          <w:noProof w:val="0"/>
        </w:rPr>
        <w:t>Report Alert</w:t>
      </w:r>
      <w:bookmarkEnd w:id="1769"/>
      <w:bookmarkEnd w:id="1770"/>
      <w:r w:rsidR="00BB3E0D" w:rsidRPr="00621E63">
        <w:rPr>
          <w:noProof w:val="0"/>
        </w:rPr>
        <w:t xml:space="preserve"> [PCD-04]</w:t>
      </w:r>
      <w:bookmarkEnd w:id="1771"/>
    </w:p>
    <w:p w14:paraId="6208F4CB" w14:textId="5BC5A0B1" w:rsidR="00B11855" w:rsidRPr="00621E63" w:rsidRDefault="003D003E" w:rsidP="00B3430A">
      <w:pPr>
        <w:pStyle w:val="BodyText"/>
      </w:pPr>
      <w:r w:rsidRPr="00621E63">
        <w:t xml:space="preserve">In anticipation of </w:t>
      </w:r>
      <w:r w:rsidR="006D613E" w:rsidRPr="00621E63">
        <w:t>HL7</w:t>
      </w:r>
      <w:r w:rsidR="00995105" w:rsidRPr="00621E63">
        <w:t xml:space="preserve"> </w:t>
      </w:r>
      <w:r w:rsidRPr="00621E63">
        <w:t xml:space="preserve">2.8 item 625, Add Alert Trigger Event, this profile is making forward looking use of the triggers and events from that item, specifically the use of ORU^R40 for </w:t>
      </w:r>
      <w:r w:rsidR="00647994" w:rsidRPr="00621E63">
        <w:t>[PCD-04]</w:t>
      </w:r>
      <w:r w:rsidRPr="00621E63">
        <w:t>.</w:t>
      </w:r>
    </w:p>
    <w:p w14:paraId="0CA3F128" w14:textId="3465BACD" w:rsidR="00B11855" w:rsidRPr="00621E63" w:rsidRDefault="003D003E" w:rsidP="00B3430A">
      <w:pPr>
        <w:pStyle w:val="BodyText"/>
      </w:pPr>
      <w:r w:rsidRPr="00621E63">
        <w:lastRenderedPageBreak/>
        <w:t xml:space="preserve">This section corresponds to </w:t>
      </w:r>
      <w:r w:rsidR="00647994" w:rsidRPr="00621E63">
        <w:t>t</w:t>
      </w:r>
      <w:r w:rsidRPr="00621E63">
        <w:t xml:space="preserve">ransaction </w:t>
      </w:r>
      <w:r w:rsidR="00647994" w:rsidRPr="00621E63">
        <w:t>[PCD-04]</w:t>
      </w:r>
      <w:r w:rsidRPr="00621E63">
        <w:t xml:space="preserve"> of the IHE Technical Framework. Transaction </w:t>
      </w:r>
      <w:r w:rsidR="00647994" w:rsidRPr="00621E63">
        <w:t>[PCD-04]</w:t>
      </w:r>
      <w:r w:rsidRPr="00621E63">
        <w:t xml:space="preserve"> is used by the Alert Reporter</w:t>
      </w:r>
      <w:r w:rsidR="00446183" w:rsidRPr="00621E63">
        <w:t xml:space="preserve"> (AR), Alert Consumer (ACON)</w:t>
      </w:r>
      <w:r w:rsidRPr="00621E63">
        <w:t xml:space="preserve"> and the Alert Manager (AM) </w:t>
      </w:r>
      <w:r w:rsidR="00B054A1" w:rsidRPr="00621E63">
        <w:t>A</w:t>
      </w:r>
      <w:r w:rsidRPr="00621E63">
        <w:t>ctor</w:t>
      </w:r>
      <w:r w:rsidR="00E86B15" w:rsidRPr="00621E63">
        <w:t>s</w:t>
      </w:r>
      <w:r w:rsidRPr="00621E63">
        <w:t>.</w:t>
      </w:r>
    </w:p>
    <w:p w14:paraId="0867441B" w14:textId="77777777" w:rsidR="00B11855" w:rsidRPr="00621E63" w:rsidRDefault="003D003E" w:rsidP="000519C1">
      <w:pPr>
        <w:pStyle w:val="Heading3"/>
        <w:rPr>
          <w:noProof w:val="0"/>
        </w:rPr>
      </w:pPr>
      <w:bookmarkStart w:id="1772" w:name="_Toc401769329"/>
      <w:bookmarkStart w:id="1773" w:name="_Toc401769790"/>
      <w:bookmarkStart w:id="1774" w:name="_Toc24650424"/>
      <w:r w:rsidRPr="00621E63">
        <w:rPr>
          <w:noProof w:val="0"/>
        </w:rPr>
        <w:t>Scope</w:t>
      </w:r>
      <w:bookmarkEnd w:id="1772"/>
      <w:bookmarkEnd w:id="1773"/>
      <w:bookmarkEnd w:id="1774"/>
    </w:p>
    <w:p w14:paraId="7CAC789A" w14:textId="3DB50EAE" w:rsidR="00B11855" w:rsidRPr="00621E63" w:rsidRDefault="003D003E" w:rsidP="00B3430A">
      <w:pPr>
        <w:pStyle w:val="BodyText"/>
      </w:pPr>
      <w:r w:rsidRPr="00621E63">
        <w:t>This transaction is used by the Alert Reporter to report alerts to the Alert Manager (AM)</w:t>
      </w:r>
      <w:r w:rsidR="00446183" w:rsidRPr="00621E63">
        <w:t xml:space="preserve"> and/or Alert Consumer (ACON)</w:t>
      </w:r>
      <w:r w:rsidRPr="00621E63">
        <w:t>. The Alert Reporter (AR) sends alerts to the Alert Manager (AM)</w:t>
      </w:r>
      <w:r w:rsidR="00446183" w:rsidRPr="00621E63">
        <w:t xml:space="preserve"> and/or Alert Consumer (ACON)</w:t>
      </w:r>
      <w:r w:rsidRPr="00621E63">
        <w:t xml:space="preserve"> in an unsolicited manner. </w:t>
      </w:r>
    </w:p>
    <w:p w14:paraId="7F9BA001" w14:textId="77777777" w:rsidR="00C60ECD" w:rsidRPr="00621E63" w:rsidRDefault="00C60ECD" w:rsidP="008E1C27">
      <w:pPr>
        <w:pStyle w:val="BodyText"/>
        <w:rPr>
          <w:rStyle w:val="Emphasis"/>
          <w:i w:val="0"/>
        </w:rPr>
      </w:pPr>
    </w:p>
    <w:p w14:paraId="10565481" w14:textId="77777777" w:rsidR="00B11855" w:rsidRPr="00621E63" w:rsidRDefault="00F73333" w:rsidP="008E1C27">
      <w:pPr>
        <w:pStyle w:val="BodyText"/>
        <w:jc w:val="center"/>
      </w:pPr>
      <w:r w:rsidRPr="00621E63">
        <w:rPr>
          <w:rPrChange w:id="1775" w:author="Mary Jungers" w:date="2019-11-13T18:45:00Z">
            <w:rPr>
              <w:noProof/>
            </w:rPr>
          </w:rPrChange>
        </w:rPr>
        <mc:AlternateContent>
          <mc:Choice Requires="wpc">
            <w:drawing>
              <wp:inline distT="0" distB="0" distL="0" distR="0" wp14:anchorId="52DC6FB7" wp14:editId="6DB69798">
                <wp:extent cx="4625340" cy="2667000"/>
                <wp:effectExtent l="0" t="1905" r="4445" b="0"/>
                <wp:docPr id="1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FFFFFF"/>
                        </a:solidFill>
                      </wpc:bg>
                      <wpc:whole>
                        <a:ln>
                          <a:noFill/>
                        </a:ln>
                      </wpc:whole>
                      <pic:pic xmlns:pic="http://schemas.openxmlformats.org/drawingml/2006/picture">
                        <pic:nvPicPr>
                          <pic:cNvPr id="82" name="Picture 7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511300" y="22860"/>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 name="Picture 7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511300" y="22860"/>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 name="Rectangle 80"/>
                        <wps:cNvSpPr>
                          <a:spLocks noChangeArrowheads="1"/>
                        </wps:cNvSpPr>
                        <wps:spPr bwMode="auto">
                          <a:xfrm>
                            <a:off x="1496060" y="7620"/>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81"/>
                        <wps:cNvSpPr>
                          <a:spLocks noChangeArrowheads="1"/>
                        </wps:cNvSpPr>
                        <wps:spPr bwMode="auto">
                          <a:xfrm>
                            <a:off x="1496060" y="83820"/>
                            <a:ext cx="1602740" cy="7556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82"/>
                        <wps:cNvSpPr>
                          <a:spLocks noChangeArrowheads="1"/>
                        </wps:cNvSpPr>
                        <wps:spPr bwMode="auto">
                          <a:xfrm>
                            <a:off x="1496060" y="159385"/>
                            <a:ext cx="1602740" cy="45720"/>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83"/>
                        <wps:cNvSpPr>
                          <a:spLocks noChangeArrowheads="1"/>
                        </wps:cNvSpPr>
                        <wps:spPr bwMode="auto">
                          <a:xfrm>
                            <a:off x="1496060" y="205105"/>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84"/>
                        <wps:cNvSpPr>
                          <a:spLocks noChangeArrowheads="1"/>
                        </wps:cNvSpPr>
                        <wps:spPr bwMode="auto">
                          <a:xfrm>
                            <a:off x="1496060" y="235585"/>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85"/>
                        <wps:cNvSpPr>
                          <a:spLocks noChangeArrowheads="1"/>
                        </wps:cNvSpPr>
                        <wps:spPr bwMode="auto">
                          <a:xfrm>
                            <a:off x="1496060" y="273685"/>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86"/>
                        <wps:cNvSpPr>
                          <a:spLocks noChangeArrowheads="1"/>
                        </wps:cNvSpPr>
                        <wps:spPr bwMode="auto">
                          <a:xfrm>
                            <a:off x="1496060" y="304165"/>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87"/>
                        <wps:cNvSpPr>
                          <a:spLocks noChangeArrowheads="1"/>
                        </wps:cNvSpPr>
                        <wps:spPr bwMode="auto">
                          <a:xfrm>
                            <a:off x="1496060" y="334645"/>
                            <a:ext cx="1602740" cy="2222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88"/>
                        <wps:cNvSpPr>
                          <a:spLocks noChangeArrowheads="1"/>
                        </wps:cNvSpPr>
                        <wps:spPr bwMode="auto">
                          <a:xfrm>
                            <a:off x="1496060" y="35687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89"/>
                        <wps:cNvSpPr>
                          <a:spLocks noChangeArrowheads="1"/>
                        </wps:cNvSpPr>
                        <wps:spPr bwMode="auto">
                          <a:xfrm>
                            <a:off x="1496060" y="387350"/>
                            <a:ext cx="1602740" cy="2286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90"/>
                        <wps:cNvSpPr>
                          <a:spLocks noChangeArrowheads="1"/>
                        </wps:cNvSpPr>
                        <wps:spPr bwMode="auto">
                          <a:xfrm>
                            <a:off x="1496060" y="410210"/>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91"/>
                        <wps:cNvSpPr>
                          <a:spLocks noChangeArrowheads="1"/>
                        </wps:cNvSpPr>
                        <wps:spPr bwMode="auto">
                          <a:xfrm>
                            <a:off x="1496060" y="448310"/>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92"/>
                        <wps:cNvSpPr>
                          <a:spLocks noChangeArrowheads="1"/>
                        </wps:cNvSpPr>
                        <wps:spPr bwMode="auto">
                          <a:xfrm>
                            <a:off x="1496060" y="471170"/>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93"/>
                        <wps:cNvSpPr>
                          <a:spLocks noChangeArrowheads="1"/>
                        </wps:cNvSpPr>
                        <wps:spPr bwMode="auto">
                          <a:xfrm>
                            <a:off x="1496060" y="516890"/>
                            <a:ext cx="1602740" cy="4508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94"/>
                        <wps:cNvSpPr>
                          <a:spLocks noChangeArrowheads="1"/>
                        </wps:cNvSpPr>
                        <wps:spPr bwMode="auto">
                          <a:xfrm>
                            <a:off x="1496060" y="561975"/>
                            <a:ext cx="1602740" cy="68580"/>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95"/>
                        <wps:cNvSpPr>
                          <a:spLocks noChangeArrowheads="1"/>
                        </wps:cNvSpPr>
                        <wps:spPr bwMode="auto">
                          <a:xfrm>
                            <a:off x="1496060" y="630555"/>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96"/>
                        <wps:cNvSpPr>
                          <a:spLocks noChangeArrowheads="1"/>
                        </wps:cNvSpPr>
                        <wps:spPr bwMode="auto">
                          <a:xfrm>
                            <a:off x="1502410" y="13970"/>
                            <a:ext cx="1602740"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Rectangle 97"/>
                        <wps:cNvSpPr>
                          <a:spLocks noChangeArrowheads="1"/>
                        </wps:cNvSpPr>
                        <wps:spPr bwMode="auto">
                          <a:xfrm>
                            <a:off x="1861820" y="169545"/>
                            <a:ext cx="89027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C5E93" w14:textId="77777777" w:rsidR="00D04981" w:rsidRDefault="00D04981">
                              <w:r>
                                <w:rPr>
                                  <w:rFonts w:ascii="Calibri" w:hAnsi="Calibri" w:cs="Calibri"/>
                                  <w:color w:val="000000"/>
                                </w:rPr>
                                <w:t>Alert Reporter</w:t>
                              </w:r>
                            </w:p>
                          </w:txbxContent>
                        </wps:txbx>
                        <wps:bodyPr rot="0" vert="horz" wrap="none" lIns="0" tIns="0" rIns="0" bIns="0" anchor="t" anchorCtr="0">
                          <a:spAutoFit/>
                        </wps:bodyPr>
                      </wps:wsp>
                      <wps:wsp>
                        <wps:cNvPr id="102" name="Rectangle 98"/>
                        <wps:cNvSpPr>
                          <a:spLocks noChangeArrowheads="1"/>
                        </wps:cNvSpPr>
                        <wps:spPr bwMode="auto">
                          <a:xfrm>
                            <a:off x="2175510" y="351155"/>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909EA" w14:textId="77777777" w:rsidR="00D04981" w:rsidRDefault="00D04981">
                              <w:r>
                                <w:rPr>
                                  <w:rFonts w:ascii="Calibri" w:hAnsi="Calibri" w:cs="Calibri"/>
                                  <w:color w:val="000000"/>
                                </w:rPr>
                                <w:t>(</w:t>
                              </w:r>
                            </w:p>
                          </w:txbxContent>
                        </wps:txbx>
                        <wps:bodyPr rot="0" vert="horz" wrap="none" lIns="0" tIns="0" rIns="0" bIns="0" anchor="t" anchorCtr="0">
                          <a:spAutoFit/>
                        </wps:bodyPr>
                      </wps:wsp>
                      <wps:wsp>
                        <wps:cNvPr id="103" name="Rectangle 99"/>
                        <wps:cNvSpPr>
                          <a:spLocks noChangeArrowheads="1"/>
                        </wps:cNvSpPr>
                        <wps:spPr bwMode="auto">
                          <a:xfrm>
                            <a:off x="2221865" y="351155"/>
                            <a:ext cx="17145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2E73E9" w14:textId="77777777" w:rsidR="00D04981" w:rsidRDefault="00D04981">
                              <w:r>
                                <w:rPr>
                                  <w:rFonts w:ascii="Calibri" w:hAnsi="Calibri" w:cs="Calibri"/>
                                  <w:color w:val="000000"/>
                                </w:rPr>
                                <w:t>AR</w:t>
                              </w:r>
                            </w:p>
                          </w:txbxContent>
                        </wps:txbx>
                        <wps:bodyPr rot="0" vert="horz" wrap="none" lIns="0" tIns="0" rIns="0" bIns="0" anchor="t" anchorCtr="0">
                          <a:spAutoFit/>
                        </wps:bodyPr>
                      </wps:wsp>
                      <wps:wsp>
                        <wps:cNvPr id="104" name="Rectangle 100"/>
                        <wps:cNvSpPr>
                          <a:spLocks noChangeArrowheads="1"/>
                        </wps:cNvSpPr>
                        <wps:spPr bwMode="auto">
                          <a:xfrm>
                            <a:off x="2392680" y="351155"/>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904B3" w14:textId="77777777" w:rsidR="00D04981" w:rsidRDefault="00D04981">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05" name="Picture 1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286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 name="Picture 1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286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Rectangle 103"/>
                        <wps:cNvSpPr>
                          <a:spLocks noChangeArrowheads="1"/>
                        </wps:cNvSpPr>
                        <wps:spPr bwMode="auto">
                          <a:xfrm>
                            <a:off x="7620" y="1945005"/>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104"/>
                        <wps:cNvSpPr>
                          <a:spLocks noChangeArrowheads="1"/>
                        </wps:cNvSpPr>
                        <wps:spPr bwMode="auto">
                          <a:xfrm>
                            <a:off x="7620" y="2021205"/>
                            <a:ext cx="1602740" cy="762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105"/>
                        <wps:cNvSpPr>
                          <a:spLocks noChangeArrowheads="1"/>
                        </wps:cNvSpPr>
                        <wps:spPr bwMode="auto">
                          <a:xfrm>
                            <a:off x="7620" y="2097405"/>
                            <a:ext cx="1602740" cy="4508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Rectangle 106"/>
                        <wps:cNvSpPr>
                          <a:spLocks noChangeArrowheads="1"/>
                        </wps:cNvSpPr>
                        <wps:spPr bwMode="auto">
                          <a:xfrm>
                            <a:off x="7620" y="2142490"/>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Rectangle 107"/>
                        <wps:cNvSpPr>
                          <a:spLocks noChangeArrowheads="1"/>
                        </wps:cNvSpPr>
                        <wps:spPr bwMode="auto">
                          <a:xfrm>
                            <a:off x="7620" y="2172970"/>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108"/>
                        <wps:cNvSpPr>
                          <a:spLocks noChangeArrowheads="1"/>
                        </wps:cNvSpPr>
                        <wps:spPr bwMode="auto">
                          <a:xfrm>
                            <a:off x="7620" y="2211070"/>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109"/>
                        <wps:cNvSpPr>
                          <a:spLocks noChangeArrowheads="1"/>
                        </wps:cNvSpPr>
                        <wps:spPr bwMode="auto">
                          <a:xfrm>
                            <a:off x="7620" y="2241550"/>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110"/>
                        <wps:cNvSpPr>
                          <a:spLocks noChangeArrowheads="1"/>
                        </wps:cNvSpPr>
                        <wps:spPr bwMode="auto">
                          <a:xfrm>
                            <a:off x="7620" y="2272030"/>
                            <a:ext cx="1602740" cy="228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111"/>
                        <wps:cNvSpPr>
                          <a:spLocks noChangeArrowheads="1"/>
                        </wps:cNvSpPr>
                        <wps:spPr bwMode="auto">
                          <a:xfrm>
                            <a:off x="7620" y="229489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112"/>
                        <wps:cNvSpPr>
                          <a:spLocks noChangeArrowheads="1"/>
                        </wps:cNvSpPr>
                        <wps:spPr bwMode="auto">
                          <a:xfrm>
                            <a:off x="7620" y="2325370"/>
                            <a:ext cx="1602740" cy="22225"/>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Rectangle 113"/>
                        <wps:cNvSpPr>
                          <a:spLocks noChangeArrowheads="1"/>
                        </wps:cNvSpPr>
                        <wps:spPr bwMode="auto">
                          <a:xfrm>
                            <a:off x="7620" y="2347595"/>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Rectangle 114"/>
                        <wps:cNvSpPr>
                          <a:spLocks noChangeArrowheads="1"/>
                        </wps:cNvSpPr>
                        <wps:spPr bwMode="auto">
                          <a:xfrm>
                            <a:off x="7620" y="2385695"/>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Rectangle 115"/>
                        <wps:cNvSpPr>
                          <a:spLocks noChangeArrowheads="1"/>
                        </wps:cNvSpPr>
                        <wps:spPr bwMode="auto">
                          <a:xfrm>
                            <a:off x="7620" y="2408555"/>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Rectangle 116"/>
                        <wps:cNvSpPr>
                          <a:spLocks noChangeArrowheads="1"/>
                        </wps:cNvSpPr>
                        <wps:spPr bwMode="auto">
                          <a:xfrm>
                            <a:off x="7620" y="2454275"/>
                            <a:ext cx="1602740" cy="457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Rectangle 117"/>
                        <wps:cNvSpPr>
                          <a:spLocks noChangeArrowheads="1"/>
                        </wps:cNvSpPr>
                        <wps:spPr bwMode="auto">
                          <a:xfrm>
                            <a:off x="7620" y="2499995"/>
                            <a:ext cx="1602740" cy="679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118"/>
                        <wps:cNvSpPr>
                          <a:spLocks noChangeArrowheads="1"/>
                        </wps:cNvSpPr>
                        <wps:spPr bwMode="auto">
                          <a:xfrm>
                            <a:off x="7620" y="2567940"/>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119"/>
                        <wps:cNvSpPr>
                          <a:spLocks noChangeArrowheads="1"/>
                        </wps:cNvSpPr>
                        <wps:spPr bwMode="auto">
                          <a:xfrm>
                            <a:off x="13970" y="1951355"/>
                            <a:ext cx="1602740"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Rectangle 120"/>
                        <wps:cNvSpPr>
                          <a:spLocks noChangeArrowheads="1"/>
                        </wps:cNvSpPr>
                        <wps:spPr bwMode="auto">
                          <a:xfrm>
                            <a:off x="370840" y="2106295"/>
                            <a:ext cx="89471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54246" w14:textId="77777777" w:rsidR="00D04981" w:rsidRDefault="00D04981">
                              <w:r>
                                <w:rPr>
                                  <w:rFonts w:ascii="Calibri" w:hAnsi="Calibri" w:cs="Calibri"/>
                                  <w:color w:val="000000"/>
                                </w:rPr>
                                <w:t>Alert Manager</w:t>
                              </w:r>
                            </w:p>
                          </w:txbxContent>
                        </wps:txbx>
                        <wps:bodyPr rot="0" vert="horz" wrap="none" lIns="0" tIns="0" rIns="0" bIns="0" anchor="t" anchorCtr="0">
                          <a:spAutoFit/>
                        </wps:bodyPr>
                      </wps:wsp>
                      <wps:wsp>
                        <wps:cNvPr id="125" name="Rectangle 121"/>
                        <wps:cNvSpPr>
                          <a:spLocks noChangeArrowheads="1"/>
                        </wps:cNvSpPr>
                        <wps:spPr bwMode="auto">
                          <a:xfrm>
                            <a:off x="66294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7DF5D" w14:textId="77777777" w:rsidR="00D04981" w:rsidRDefault="00D04981">
                              <w:r>
                                <w:rPr>
                                  <w:rFonts w:ascii="Calibri" w:hAnsi="Calibri" w:cs="Calibri"/>
                                  <w:color w:val="000000"/>
                                </w:rPr>
                                <w:t>(</w:t>
                              </w:r>
                            </w:p>
                          </w:txbxContent>
                        </wps:txbx>
                        <wps:bodyPr rot="0" vert="horz" wrap="none" lIns="0" tIns="0" rIns="0" bIns="0" anchor="t" anchorCtr="0">
                          <a:spAutoFit/>
                        </wps:bodyPr>
                      </wps:wsp>
                      <wps:wsp>
                        <wps:cNvPr id="126" name="Rectangle 122"/>
                        <wps:cNvSpPr>
                          <a:spLocks noChangeArrowheads="1"/>
                        </wps:cNvSpPr>
                        <wps:spPr bwMode="auto">
                          <a:xfrm>
                            <a:off x="709295" y="2289810"/>
                            <a:ext cx="21907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9ED07" w14:textId="77777777" w:rsidR="00D04981" w:rsidRDefault="00D04981">
                              <w:r>
                                <w:rPr>
                                  <w:rFonts w:ascii="Calibri" w:hAnsi="Calibri" w:cs="Calibri"/>
                                  <w:color w:val="000000"/>
                                </w:rPr>
                                <w:t>AM</w:t>
                              </w:r>
                            </w:p>
                          </w:txbxContent>
                        </wps:txbx>
                        <wps:bodyPr rot="0" vert="horz" wrap="none" lIns="0" tIns="0" rIns="0" bIns="0" anchor="t" anchorCtr="0">
                          <a:spAutoFit/>
                        </wps:bodyPr>
                      </wps:wsp>
                      <wps:wsp>
                        <wps:cNvPr id="127" name="Rectangle 123"/>
                        <wps:cNvSpPr>
                          <a:spLocks noChangeArrowheads="1"/>
                        </wps:cNvSpPr>
                        <wps:spPr bwMode="auto">
                          <a:xfrm>
                            <a:off x="92837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8314B3" w14:textId="77777777" w:rsidR="00D04981" w:rsidRDefault="00D04981">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28" name="Picture 1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99974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 name="Picture 1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99974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 name="Rectangle 126"/>
                        <wps:cNvSpPr>
                          <a:spLocks noChangeArrowheads="1"/>
                        </wps:cNvSpPr>
                        <wps:spPr bwMode="auto">
                          <a:xfrm>
                            <a:off x="2984500" y="1945005"/>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Rectangle 127"/>
                        <wps:cNvSpPr>
                          <a:spLocks noChangeArrowheads="1"/>
                        </wps:cNvSpPr>
                        <wps:spPr bwMode="auto">
                          <a:xfrm>
                            <a:off x="2984500" y="2021205"/>
                            <a:ext cx="1602740" cy="762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128"/>
                        <wps:cNvSpPr>
                          <a:spLocks noChangeArrowheads="1"/>
                        </wps:cNvSpPr>
                        <wps:spPr bwMode="auto">
                          <a:xfrm>
                            <a:off x="2984500" y="2097405"/>
                            <a:ext cx="1602740" cy="4508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Rectangle 129"/>
                        <wps:cNvSpPr>
                          <a:spLocks noChangeArrowheads="1"/>
                        </wps:cNvSpPr>
                        <wps:spPr bwMode="auto">
                          <a:xfrm>
                            <a:off x="2984500" y="2142490"/>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Rectangle 130"/>
                        <wps:cNvSpPr>
                          <a:spLocks noChangeArrowheads="1"/>
                        </wps:cNvSpPr>
                        <wps:spPr bwMode="auto">
                          <a:xfrm>
                            <a:off x="2984500" y="2172970"/>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131"/>
                        <wps:cNvSpPr>
                          <a:spLocks noChangeArrowheads="1"/>
                        </wps:cNvSpPr>
                        <wps:spPr bwMode="auto">
                          <a:xfrm>
                            <a:off x="2984500" y="2211070"/>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32"/>
                        <wps:cNvSpPr>
                          <a:spLocks noChangeArrowheads="1"/>
                        </wps:cNvSpPr>
                        <wps:spPr bwMode="auto">
                          <a:xfrm>
                            <a:off x="2984500" y="2241550"/>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33"/>
                        <wps:cNvSpPr>
                          <a:spLocks noChangeArrowheads="1"/>
                        </wps:cNvSpPr>
                        <wps:spPr bwMode="auto">
                          <a:xfrm>
                            <a:off x="2984500" y="2272030"/>
                            <a:ext cx="1602740" cy="228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34"/>
                        <wps:cNvSpPr>
                          <a:spLocks noChangeArrowheads="1"/>
                        </wps:cNvSpPr>
                        <wps:spPr bwMode="auto">
                          <a:xfrm>
                            <a:off x="2984500" y="229489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35"/>
                        <wps:cNvSpPr>
                          <a:spLocks noChangeArrowheads="1"/>
                        </wps:cNvSpPr>
                        <wps:spPr bwMode="auto">
                          <a:xfrm>
                            <a:off x="2984500" y="2325370"/>
                            <a:ext cx="1602740" cy="22225"/>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36"/>
                        <wps:cNvSpPr>
                          <a:spLocks noChangeArrowheads="1"/>
                        </wps:cNvSpPr>
                        <wps:spPr bwMode="auto">
                          <a:xfrm>
                            <a:off x="2984500" y="2347595"/>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37"/>
                        <wps:cNvSpPr>
                          <a:spLocks noChangeArrowheads="1"/>
                        </wps:cNvSpPr>
                        <wps:spPr bwMode="auto">
                          <a:xfrm>
                            <a:off x="2984500" y="2385695"/>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38"/>
                        <wps:cNvSpPr>
                          <a:spLocks noChangeArrowheads="1"/>
                        </wps:cNvSpPr>
                        <wps:spPr bwMode="auto">
                          <a:xfrm>
                            <a:off x="2984500" y="2408555"/>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39"/>
                        <wps:cNvSpPr>
                          <a:spLocks noChangeArrowheads="1"/>
                        </wps:cNvSpPr>
                        <wps:spPr bwMode="auto">
                          <a:xfrm>
                            <a:off x="2984500" y="2454275"/>
                            <a:ext cx="1602740" cy="457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140"/>
                        <wps:cNvSpPr>
                          <a:spLocks noChangeArrowheads="1"/>
                        </wps:cNvSpPr>
                        <wps:spPr bwMode="auto">
                          <a:xfrm>
                            <a:off x="2984500" y="2499995"/>
                            <a:ext cx="1602740" cy="679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141"/>
                        <wps:cNvSpPr>
                          <a:spLocks noChangeArrowheads="1"/>
                        </wps:cNvSpPr>
                        <wps:spPr bwMode="auto">
                          <a:xfrm>
                            <a:off x="2984500" y="2567940"/>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142"/>
                        <wps:cNvSpPr>
                          <a:spLocks noChangeArrowheads="1"/>
                        </wps:cNvSpPr>
                        <wps:spPr bwMode="auto">
                          <a:xfrm>
                            <a:off x="2990215" y="1951355"/>
                            <a:ext cx="1603375"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143"/>
                        <wps:cNvSpPr>
                          <a:spLocks noChangeArrowheads="1"/>
                        </wps:cNvSpPr>
                        <wps:spPr bwMode="auto">
                          <a:xfrm>
                            <a:off x="3309620" y="2106295"/>
                            <a:ext cx="97028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F0A44" w14:textId="77777777" w:rsidR="00D04981" w:rsidRDefault="00D04981">
                              <w:r>
                                <w:rPr>
                                  <w:rFonts w:ascii="Calibri" w:hAnsi="Calibri" w:cs="Calibri"/>
                                  <w:color w:val="000000"/>
                                </w:rPr>
                                <w:t>Alert Consumer</w:t>
                              </w:r>
                            </w:p>
                          </w:txbxContent>
                        </wps:txbx>
                        <wps:bodyPr rot="0" vert="horz" wrap="none" lIns="0" tIns="0" rIns="0" bIns="0" anchor="t" anchorCtr="0">
                          <a:spAutoFit/>
                        </wps:bodyPr>
                      </wps:wsp>
                      <wps:wsp>
                        <wps:cNvPr id="148" name="Rectangle 144"/>
                        <wps:cNvSpPr>
                          <a:spLocks noChangeArrowheads="1"/>
                        </wps:cNvSpPr>
                        <wps:spPr bwMode="auto">
                          <a:xfrm>
                            <a:off x="356489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BA7CC" w14:textId="77777777" w:rsidR="00D04981" w:rsidRDefault="00D04981">
                              <w:r>
                                <w:rPr>
                                  <w:rFonts w:ascii="Calibri" w:hAnsi="Calibri" w:cs="Calibri"/>
                                  <w:color w:val="000000"/>
                                </w:rPr>
                                <w:t>(</w:t>
                              </w:r>
                            </w:p>
                          </w:txbxContent>
                        </wps:txbx>
                        <wps:bodyPr rot="0" vert="horz" wrap="none" lIns="0" tIns="0" rIns="0" bIns="0" anchor="t" anchorCtr="0">
                          <a:spAutoFit/>
                        </wps:bodyPr>
                      </wps:wsp>
                      <wps:wsp>
                        <wps:cNvPr id="149" name="Rectangle 145"/>
                        <wps:cNvSpPr>
                          <a:spLocks noChangeArrowheads="1"/>
                        </wps:cNvSpPr>
                        <wps:spPr bwMode="auto">
                          <a:xfrm>
                            <a:off x="3610610" y="2289810"/>
                            <a:ext cx="36893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98368" w14:textId="77777777" w:rsidR="00D04981" w:rsidRDefault="00D04981">
                              <w:r>
                                <w:rPr>
                                  <w:rFonts w:ascii="Calibri" w:hAnsi="Calibri" w:cs="Calibri"/>
                                  <w:color w:val="000000"/>
                                </w:rPr>
                                <w:t>ACON</w:t>
                              </w:r>
                            </w:p>
                          </w:txbxContent>
                        </wps:txbx>
                        <wps:bodyPr rot="0" vert="horz" wrap="none" lIns="0" tIns="0" rIns="0" bIns="0" anchor="t" anchorCtr="0">
                          <a:spAutoFit/>
                        </wps:bodyPr>
                      </wps:wsp>
                      <wps:wsp>
                        <wps:cNvPr id="150" name="Rectangle 146"/>
                        <wps:cNvSpPr>
                          <a:spLocks noChangeArrowheads="1"/>
                        </wps:cNvSpPr>
                        <wps:spPr bwMode="auto">
                          <a:xfrm>
                            <a:off x="398018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7932D" w14:textId="77777777" w:rsidR="00D04981" w:rsidRDefault="00D04981">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51" name="Picture 1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397000" y="1162685"/>
                            <a:ext cx="1854200"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 name="Picture 1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397000" y="1162685"/>
                            <a:ext cx="1854200"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Rectangle 149"/>
                        <wps:cNvSpPr>
                          <a:spLocks noChangeArrowheads="1"/>
                        </wps:cNvSpPr>
                        <wps:spPr bwMode="auto">
                          <a:xfrm>
                            <a:off x="1381760" y="1147445"/>
                            <a:ext cx="1838960" cy="38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150"/>
                        <wps:cNvSpPr>
                          <a:spLocks noChangeArrowheads="1"/>
                        </wps:cNvSpPr>
                        <wps:spPr bwMode="auto">
                          <a:xfrm>
                            <a:off x="1381760" y="1185545"/>
                            <a:ext cx="1838960" cy="381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151"/>
                        <wps:cNvSpPr>
                          <a:spLocks noChangeArrowheads="1"/>
                        </wps:cNvSpPr>
                        <wps:spPr bwMode="auto">
                          <a:xfrm>
                            <a:off x="1381760" y="1223645"/>
                            <a:ext cx="1838960" cy="2222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Rectangle 152"/>
                        <wps:cNvSpPr>
                          <a:spLocks noChangeArrowheads="1"/>
                        </wps:cNvSpPr>
                        <wps:spPr bwMode="auto">
                          <a:xfrm>
                            <a:off x="1381760" y="1245870"/>
                            <a:ext cx="1838960" cy="2286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Rectangle 153"/>
                        <wps:cNvSpPr>
                          <a:spLocks noChangeArrowheads="1"/>
                        </wps:cNvSpPr>
                        <wps:spPr bwMode="auto">
                          <a:xfrm>
                            <a:off x="1381760" y="1268730"/>
                            <a:ext cx="1838960" cy="1524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154"/>
                        <wps:cNvSpPr>
                          <a:spLocks noChangeArrowheads="1"/>
                        </wps:cNvSpPr>
                        <wps:spPr bwMode="auto">
                          <a:xfrm>
                            <a:off x="1381760" y="1283970"/>
                            <a:ext cx="1838960" cy="1524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155"/>
                        <wps:cNvSpPr>
                          <a:spLocks noChangeArrowheads="1"/>
                        </wps:cNvSpPr>
                        <wps:spPr bwMode="auto">
                          <a:xfrm>
                            <a:off x="1381760" y="1299210"/>
                            <a:ext cx="1838960" cy="1524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156"/>
                        <wps:cNvSpPr>
                          <a:spLocks noChangeArrowheads="1"/>
                        </wps:cNvSpPr>
                        <wps:spPr bwMode="auto">
                          <a:xfrm>
                            <a:off x="1381760" y="1314450"/>
                            <a:ext cx="1838960" cy="1524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Rectangle 157"/>
                        <wps:cNvSpPr>
                          <a:spLocks noChangeArrowheads="1"/>
                        </wps:cNvSpPr>
                        <wps:spPr bwMode="auto">
                          <a:xfrm>
                            <a:off x="1381760" y="1329690"/>
                            <a:ext cx="1838960" cy="762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158"/>
                        <wps:cNvSpPr>
                          <a:spLocks noChangeArrowheads="1"/>
                        </wps:cNvSpPr>
                        <wps:spPr bwMode="auto">
                          <a:xfrm>
                            <a:off x="1381760" y="1337310"/>
                            <a:ext cx="1838960" cy="1524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Rectangle 159"/>
                        <wps:cNvSpPr>
                          <a:spLocks noChangeArrowheads="1"/>
                        </wps:cNvSpPr>
                        <wps:spPr bwMode="auto">
                          <a:xfrm>
                            <a:off x="1381760" y="1352550"/>
                            <a:ext cx="1838960" cy="1524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160"/>
                        <wps:cNvSpPr>
                          <a:spLocks noChangeArrowheads="1"/>
                        </wps:cNvSpPr>
                        <wps:spPr bwMode="auto">
                          <a:xfrm>
                            <a:off x="1381760" y="1367790"/>
                            <a:ext cx="1838960" cy="1524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161"/>
                        <wps:cNvSpPr>
                          <a:spLocks noChangeArrowheads="1"/>
                        </wps:cNvSpPr>
                        <wps:spPr bwMode="auto">
                          <a:xfrm>
                            <a:off x="1381760" y="1383030"/>
                            <a:ext cx="1838960" cy="2286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162"/>
                        <wps:cNvSpPr>
                          <a:spLocks noChangeArrowheads="1"/>
                        </wps:cNvSpPr>
                        <wps:spPr bwMode="auto">
                          <a:xfrm>
                            <a:off x="1381760" y="1405890"/>
                            <a:ext cx="1838960" cy="2286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163"/>
                        <wps:cNvSpPr>
                          <a:spLocks noChangeArrowheads="1"/>
                        </wps:cNvSpPr>
                        <wps:spPr bwMode="auto">
                          <a:xfrm>
                            <a:off x="1381760" y="1428750"/>
                            <a:ext cx="1838960" cy="298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164"/>
                        <wps:cNvSpPr>
                          <a:spLocks noChangeArrowheads="1"/>
                        </wps:cNvSpPr>
                        <wps:spPr bwMode="auto">
                          <a:xfrm>
                            <a:off x="1381760" y="1458595"/>
                            <a:ext cx="1838960" cy="3810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Freeform 165"/>
                        <wps:cNvSpPr>
                          <a:spLocks/>
                        </wps:cNvSpPr>
                        <wps:spPr bwMode="auto">
                          <a:xfrm>
                            <a:off x="1387475" y="1153795"/>
                            <a:ext cx="1831975" cy="341630"/>
                          </a:xfrm>
                          <a:custGeom>
                            <a:avLst/>
                            <a:gdLst>
                              <a:gd name="T0" fmla="*/ 360 w 3840"/>
                              <a:gd name="T1" fmla="*/ 720 h 720"/>
                              <a:gd name="T2" fmla="*/ 3480 w 3840"/>
                              <a:gd name="T3" fmla="*/ 720 h 720"/>
                              <a:gd name="T4" fmla="*/ 3840 w 3840"/>
                              <a:gd name="T5" fmla="*/ 360 h 720"/>
                              <a:gd name="T6" fmla="*/ 3480 w 3840"/>
                              <a:gd name="T7" fmla="*/ 0 h 720"/>
                              <a:gd name="T8" fmla="*/ 360 w 3840"/>
                              <a:gd name="T9" fmla="*/ 0 h 720"/>
                              <a:gd name="T10" fmla="*/ 0 w 3840"/>
                              <a:gd name="T11" fmla="*/ 360 h 720"/>
                              <a:gd name="T12" fmla="*/ 360 w 3840"/>
                              <a:gd name="T13" fmla="*/ 720 h 720"/>
                            </a:gdLst>
                            <a:ahLst/>
                            <a:cxnLst>
                              <a:cxn ang="0">
                                <a:pos x="T0" y="T1"/>
                              </a:cxn>
                              <a:cxn ang="0">
                                <a:pos x="T2" y="T3"/>
                              </a:cxn>
                              <a:cxn ang="0">
                                <a:pos x="T4" y="T5"/>
                              </a:cxn>
                              <a:cxn ang="0">
                                <a:pos x="T6" y="T7"/>
                              </a:cxn>
                              <a:cxn ang="0">
                                <a:pos x="T8" y="T9"/>
                              </a:cxn>
                              <a:cxn ang="0">
                                <a:pos x="T10" y="T11"/>
                              </a:cxn>
                              <a:cxn ang="0">
                                <a:pos x="T12" y="T13"/>
                              </a:cxn>
                            </a:cxnLst>
                            <a:rect l="0" t="0" r="r" b="b"/>
                            <a:pathLst>
                              <a:path w="3840" h="720">
                                <a:moveTo>
                                  <a:pt x="360" y="720"/>
                                </a:moveTo>
                                <a:lnTo>
                                  <a:pt x="3480" y="720"/>
                                </a:lnTo>
                                <a:cubicBezTo>
                                  <a:pt x="3679" y="720"/>
                                  <a:pt x="3840" y="559"/>
                                  <a:pt x="3840" y="360"/>
                                </a:cubicBezTo>
                                <a:cubicBezTo>
                                  <a:pt x="3840" y="161"/>
                                  <a:pt x="3679" y="0"/>
                                  <a:pt x="3480" y="0"/>
                                </a:cubicBezTo>
                                <a:lnTo>
                                  <a:pt x="360" y="0"/>
                                </a:lnTo>
                                <a:cubicBezTo>
                                  <a:pt x="161" y="0"/>
                                  <a:pt x="0" y="161"/>
                                  <a:pt x="0" y="360"/>
                                </a:cubicBezTo>
                                <a:cubicBezTo>
                                  <a:pt x="0" y="559"/>
                                  <a:pt x="161" y="720"/>
                                  <a:pt x="360" y="720"/>
                                </a:cubicBezTo>
                                <a:close/>
                              </a:path>
                            </a:pathLst>
                          </a:custGeom>
                          <a:noFill/>
                          <a:ln w="7620"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Rectangle 166"/>
                        <wps:cNvSpPr>
                          <a:spLocks noChangeArrowheads="1"/>
                        </wps:cNvSpPr>
                        <wps:spPr bwMode="auto">
                          <a:xfrm>
                            <a:off x="1925955" y="1228725"/>
                            <a:ext cx="76136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E351D" w14:textId="77777777" w:rsidR="00D04981" w:rsidRDefault="00D04981">
                              <w:r>
                                <w:rPr>
                                  <w:rFonts w:ascii="Calibri" w:hAnsi="Calibri" w:cs="Calibri"/>
                                  <w:color w:val="000000"/>
                                </w:rPr>
                                <w:t>Report Alert</w:t>
                              </w:r>
                            </w:p>
                          </w:txbxContent>
                        </wps:txbx>
                        <wps:bodyPr rot="0" vert="horz" wrap="none" lIns="0" tIns="0" rIns="0" bIns="0" anchor="t" anchorCtr="0">
                          <a:spAutoFit/>
                        </wps:bodyPr>
                      </wps:wsp>
                      <pic:pic xmlns:pic="http://schemas.openxmlformats.org/drawingml/2006/picture">
                        <pic:nvPicPr>
                          <pic:cNvPr id="171" name="Picture 1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312670" y="706755"/>
                            <a:ext cx="2286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2" name="Picture 16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2312670" y="706755"/>
                            <a:ext cx="2286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Line 169"/>
                        <wps:cNvCnPr>
                          <a:cxnSpLocks noChangeShapeType="1"/>
                        </wps:cNvCnPr>
                        <wps:spPr bwMode="auto">
                          <a:xfrm>
                            <a:off x="2303780" y="697865"/>
                            <a:ext cx="0" cy="455930"/>
                          </a:xfrm>
                          <a:prstGeom prst="line">
                            <a:avLst/>
                          </a:prstGeom>
                          <a:noFill/>
                          <a:ln w="7620" cap="rnd">
                            <a:solidFill>
                              <a:srgbClr val="40404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4" name="Picture 1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824230" y="1504315"/>
                            <a:ext cx="299974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5" name="Picture 1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824230" y="1504315"/>
                            <a:ext cx="299974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6" name="Freeform 172"/>
                        <wps:cNvSpPr>
                          <a:spLocks/>
                        </wps:cNvSpPr>
                        <wps:spPr bwMode="auto">
                          <a:xfrm>
                            <a:off x="815340" y="1495425"/>
                            <a:ext cx="2976245" cy="455930"/>
                          </a:xfrm>
                          <a:custGeom>
                            <a:avLst/>
                            <a:gdLst>
                              <a:gd name="T0" fmla="*/ 4687 w 4687"/>
                              <a:gd name="T1" fmla="*/ 718 h 718"/>
                              <a:gd name="T2" fmla="*/ 2344 w 4687"/>
                              <a:gd name="T3" fmla="*/ 0 h 718"/>
                              <a:gd name="T4" fmla="*/ 0 w 4687"/>
                              <a:gd name="T5" fmla="*/ 718 h 718"/>
                            </a:gdLst>
                            <a:ahLst/>
                            <a:cxnLst>
                              <a:cxn ang="0">
                                <a:pos x="T0" y="T1"/>
                              </a:cxn>
                              <a:cxn ang="0">
                                <a:pos x="T2" y="T3"/>
                              </a:cxn>
                              <a:cxn ang="0">
                                <a:pos x="T4" y="T5"/>
                              </a:cxn>
                            </a:cxnLst>
                            <a:rect l="0" t="0" r="r" b="b"/>
                            <a:pathLst>
                              <a:path w="4687" h="718">
                                <a:moveTo>
                                  <a:pt x="4687" y="718"/>
                                </a:moveTo>
                                <a:lnTo>
                                  <a:pt x="2344" y="0"/>
                                </a:lnTo>
                                <a:lnTo>
                                  <a:pt x="0" y="718"/>
                                </a:lnTo>
                              </a:path>
                            </a:pathLst>
                          </a:custGeom>
                          <a:noFill/>
                          <a:ln w="7620"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52DC6FB7" id="Canvas 77" o:spid="_x0000_s1026" editas="canvas" style="width:364.2pt;height:210pt;mso-position-horizontal-relative:char;mso-position-vertical-relative:line" coordsize="46253,2667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6253;height:26670;visibility:visible;mso-wrap-style:square" filled="t">
                  <v:fill o:detectmouseclick="t"/>
                  <v:path o:connecttype="none"/>
                </v:shape>
                <v:shape id="Picture 78" o:spid="_x0000_s1028" type="#_x0000_t75" style="position:absolute;left:15113;top:228;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">
                  <v:imagedata r:id="rId35" o:title=""/>
                </v:shape>
                <v:shape id="Picture 79" o:spid="_x0000_s1029" type="#_x0000_t75" style="position:absolute;left:15113;top:228;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">
                  <v:imagedata r:id="rId36" o:title=""/>
                </v:shape>
                <v:rect id="Rectangle 80" o:spid="_x0000_s1030" style="position:absolute;left:14960;top:76;width:16028;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" stroked="f"/>
                <v:rect id="Rectangle 81" o:spid="_x0000_s1031" style="position:absolute;left:14960;top:838;width:16028;height: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" fillcolor="#fefefe" stroked="f"/>
                <v:rect id="Rectangle 82" o:spid="_x0000_s1032" style="position:absolute;left:14960;top:1593;width:16028;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" fillcolor="#fdfdfd" stroked="f"/>
                <v:rect id="Rectangle 83" o:spid="_x0000_s1033" style="position:absolute;left:14960;top:2051;width:16028;height: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" fillcolor="#fcfcfc" stroked="f"/>
                <v:rect id="Rectangle 84" o:spid="_x0000_s1034" style="position:absolute;left:14960;top:2355;width:16028;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" fillcolor="#fbfbfb" stroked="f"/>
                <v:rect id="Rectangle 85" o:spid="_x0000_s1035" style="position:absolute;left:14960;top:2736;width:16028;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" fillcolor="#fafafa" stroked="f"/>
                <v:rect id="Rectangle 86" o:spid="_x0000_s1036" style="position:absolute;left:14960;top:3041;width:16028;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" fillcolor="#f9f9f9" stroked="f"/>
                <v:rect id="Rectangle 87" o:spid="_x0000_s1037" style="position:absolute;left:14960;top:3346;width:16028;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" fillcolor="#f8f8f8" stroked="f"/>
                <v:rect id="Rectangle 88" o:spid="_x0000_s1038" style="position:absolute;left:14960;top:3568;width:16028;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" fillcolor="#f7f7f7" stroked="f"/>
                <v:rect id="Rectangle 89" o:spid="_x0000_s1039" style="position:absolute;left:14960;top:3873;width:16028;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" fillcolor="#f6f6f6" stroked="f"/>
                <v:rect id="Rectangle 90" o:spid="_x0000_s1040" style="position:absolute;left:14960;top:4102;width:16028;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" fillcolor="#f5f5f5" stroked="f"/>
                <v:rect id="Rectangle 91" o:spid="_x0000_s1041" style="position:absolute;left:14960;top:4483;width:16028;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" fillcolor="#f4f4f4" stroked="f"/>
                <v:rect id="Rectangle 92" o:spid="_x0000_s1042" style="position:absolute;left:14960;top:4711;width:16028;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" fillcolor="#f3f3f3" stroked="f"/>
                <v:rect id="Rectangle 93" o:spid="_x0000_s1043" style="position:absolute;left:14960;top:5168;width:16028;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" fillcolor="#f2f2f2" stroked="f"/>
                <v:rect id="Rectangle 94" o:spid="_x0000_s1044" style="position:absolute;left:14960;top:5619;width:16028;height: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" fillcolor="#f1f1f1" stroked="f"/>
                <v:rect id="Rectangle 95" o:spid="_x0000_s1045" style="position:absolute;left:14960;top:6305;width:16028;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" fillcolor="#f0f0f0" stroked="f"/>
                <v:rect id="Rectangle 96" o:spid="_x0000_s1046" style="position:absolute;left:15024;top:139;width:16027;height: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" filled="f" strokecolor="#404040" strokeweight=".6pt">
                  <v:stroke joinstyle="round" endcap="round"/>
                </v:rect>
                <v:rect id="Rectangle 97" o:spid="_x0000_s1047" style="position:absolute;left:18618;top:1695;width:8902;height:18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" filled="f" stroked="f">
                  <v:textbox style="mso-fit-shape-to-text:t" inset="0,0,0,0">
                    <w:txbxContent>
                      <w:p w14:paraId="6C3C5E93" w14:textId="77777777" w:rsidR="00D04981" w:rsidRDefault="00D04981">
                        <w:r>
                          <w:rPr>
                            <w:rFonts w:ascii="Calibri" w:hAnsi="Calibri" w:cs="Calibri"/>
                            <w:color w:val="000000"/>
                          </w:rPr>
                          <w:t>Alert Reporter</w:t>
                        </w:r>
                      </w:p>
                    </w:txbxContent>
                  </v:textbox>
                </v:rect>
                <v:rect id="Rectangle 98" o:spid="_x0000_s1048" style="position:absolute;left:21755;top:3511;width:463;height:18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" filled="f" stroked="f">
                  <v:textbox style="mso-fit-shape-to-text:t" inset="0,0,0,0">
                    <w:txbxContent>
                      <w:p w14:paraId="584909EA" w14:textId="77777777" w:rsidR="00D04981" w:rsidRDefault="00D04981">
                        <w:r>
                          <w:rPr>
                            <w:rFonts w:ascii="Calibri" w:hAnsi="Calibri" w:cs="Calibri"/>
                            <w:color w:val="000000"/>
                          </w:rPr>
                          <w:t>(</w:t>
                        </w:r>
                      </w:p>
                    </w:txbxContent>
                  </v:textbox>
                </v:rect>
                <v:rect id="Rectangle 99" o:spid="_x0000_s1049" style="position:absolute;left:22218;top:3511;width:1715;height:18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SGZvwAAANwAAAAPAAAAZHJzL2Rvd25yZXYueG1sRE/bagIx&#10;EH0X+g9hCn1zEy2I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CYySGZvwAAANwAAAAPAAAAAAAA&#10;AAAAAAAAAAcCAABkcnMvZG93bnJldi54bWxQSwUGAAAAAAMAAwC3AAAA8wIAAAAA&#10;" filled="f" stroked="f">
                  <v:textbox style="mso-fit-shape-to-text:t" inset="0,0,0,0">
                    <w:txbxContent>
                      <w:p w14:paraId="0E2E73E9" w14:textId="77777777" w:rsidR="00D04981" w:rsidRDefault="00D04981">
                        <w:r>
                          <w:rPr>
                            <w:rFonts w:ascii="Calibri" w:hAnsi="Calibri" w:cs="Calibri"/>
                            <w:color w:val="000000"/>
                          </w:rPr>
                          <w:t>AR</w:t>
                        </w:r>
                      </w:p>
                    </w:txbxContent>
                  </v:textbox>
                </v:rect>
                <v:rect id="Rectangle 100" o:spid="_x0000_s1050" style="position:absolute;left:23926;top:3511;width:464;height:18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LntvwAAANwAAAAPAAAAZHJzL2Rvd25yZXYueG1sRE/bagIx&#10;EH0X+g9hCn1zE6WI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AXILntvwAAANwAAAAPAAAAAAAA&#10;AAAAAAAAAAcCAABkcnMvZG93bnJldi54bWxQSwUGAAAAAAMAAwC3AAAA8wIAAAAA&#10;" filled="f" stroked="f">
                  <v:textbox style="mso-fit-shape-to-text:t" inset="0,0,0,0">
                    <w:txbxContent>
                      <w:p w14:paraId="477904B3" w14:textId="77777777" w:rsidR="00D04981" w:rsidRDefault="00D04981">
                        <w:r>
                          <w:rPr>
                            <w:rFonts w:ascii="Calibri" w:hAnsi="Calibri" w:cs="Calibri"/>
                            <w:color w:val="000000"/>
                          </w:rPr>
                          <w:t>)</w:t>
                        </w:r>
                      </w:p>
                    </w:txbxContent>
                  </v:textbox>
                </v:rect>
                <v:shape id="Picture 101" o:spid="_x0000_s1051" type="#_x0000_t75" style="position:absolute;left:228;top:19602;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">
                  <v:imagedata r:id="rId37" o:title=""/>
                </v:shape>
                <v:shape id="Picture 102" o:spid="_x0000_s1052" type="#_x0000_t75" style="position:absolute;left:228;top:19602;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">
                  <v:imagedata r:id="rId38" o:title=""/>
                </v:shape>
                <v:rect id="Rectangle 103" o:spid="_x0000_s1053" style="position:absolute;left:76;top:19450;width:16027;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" stroked="f"/>
                <v:rect id="Rectangle 104" o:spid="_x0000_s1054" style="position:absolute;left:76;top:20212;width:16027;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" fillcolor="#fefefe" stroked="f"/>
                <v:rect id="Rectangle 105" o:spid="_x0000_s1055" style="position:absolute;left:76;top:20974;width:16027;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" fillcolor="#fdfdfd" stroked="f"/>
                <v:rect id="Rectangle 106" o:spid="_x0000_s1056" style="position:absolute;left:76;top:21424;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" fillcolor="#fcfcfc" stroked="f"/>
                <v:rect id="Rectangle 107" o:spid="_x0000_s1057" style="position:absolute;left:76;top:21729;width:16027;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" fillcolor="#fbfbfb" stroked="f"/>
                <v:rect id="Rectangle 108" o:spid="_x0000_s1058" style="position:absolute;left:76;top:22110;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" fillcolor="#fafafa" stroked="f"/>
                <v:rect id="Rectangle 109" o:spid="_x0000_s1059" style="position:absolute;left:76;top:22415;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" fillcolor="#f9f9f9" stroked="f"/>
                <v:rect id="Rectangle 110" o:spid="_x0000_s1060" style="position:absolute;left:76;top:22720;width:16027;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" fillcolor="#f8f8f8" stroked="f"/>
                <v:rect id="Rectangle 111" o:spid="_x0000_s1061" style="position:absolute;left:76;top:22948;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" fillcolor="#f7f7f7" stroked="f"/>
                <v:rect id="Rectangle 112" o:spid="_x0000_s1062" style="position:absolute;left:76;top:23253;width:16027;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" fillcolor="#f6f6f6" stroked="f"/>
                <v:rect id="Rectangle 113" o:spid="_x0000_s1063" style="position:absolute;left:76;top:23475;width:16027;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" fillcolor="#f5f5f5" stroked="f"/>
                <v:rect id="Rectangle 114" o:spid="_x0000_s1064" style="position:absolute;left:76;top:23856;width:16027;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" fillcolor="#f4f4f4" stroked="f"/>
                <v:rect id="Rectangle 115" o:spid="_x0000_s1065" style="position:absolute;left:76;top:24085;width:16027;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" fillcolor="#f3f3f3" stroked="f"/>
                <v:rect id="Rectangle 116" o:spid="_x0000_s1066" style="position:absolute;left:76;top:24542;width:16027;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" fillcolor="#f2f2f2" stroked="f"/>
                <v:rect id="Rectangle 117" o:spid="_x0000_s1067" style="position:absolute;left:76;top:24999;width:16027;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" fillcolor="#f1f1f1" stroked="f"/>
                <v:rect id="Rectangle 118" o:spid="_x0000_s1068" style="position:absolute;left:76;top:25679;width:16027;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" fillcolor="#f0f0f0" stroked="f"/>
                <v:rect id="Rectangle 119" o:spid="_x0000_s1069" style="position:absolute;left:139;top:19513;width:16028;height: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" filled="f" strokecolor="#404040" strokeweight=".6pt">
                  <v:stroke joinstyle="round" endcap="round"/>
                </v:rect>
                <v:rect id="Rectangle 120" o:spid="_x0000_s1070" style="position:absolute;left:3708;top:21062;width:8947;height:18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eWNvwAAANwAAAAPAAAAZHJzL2Rvd25yZXYueG1sRE/bisIw&#10;EH0X/Icwwr5pap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BcleWNvwAAANwAAAAPAAAAAAAA&#10;AAAAAAAAAAcCAABkcnMvZG93bnJldi54bWxQSwUGAAAAAAMAAwC3AAAA8wIAAAAA&#10;" filled="f" stroked="f">
                  <v:textbox style="mso-fit-shape-to-text:t" inset="0,0,0,0">
                    <w:txbxContent>
                      <w:p w14:paraId="4FD54246" w14:textId="77777777" w:rsidR="00D04981" w:rsidRDefault="00D04981">
                        <w:r>
                          <w:rPr>
                            <w:rFonts w:ascii="Calibri" w:hAnsi="Calibri" w:cs="Calibri"/>
                            <w:color w:val="000000"/>
                          </w:rPr>
                          <w:t>Alert Manager</w:t>
                        </w:r>
                      </w:p>
                    </w:txbxContent>
                  </v:textbox>
                </v:rect>
                <v:rect id="Rectangle 121" o:spid="_x0000_s1071" style="position:absolute;left:6629;top:22898;width:463;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UAWvwAAANwAAAAPAAAAZHJzL2Rvd25yZXYueG1sRE/bisIw&#10;EH0X/Icwwr5pas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Az2UAWvwAAANwAAAAPAAAAAAAA&#10;AAAAAAAAAAcCAABkcnMvZG93bnJldi54bWxQSwUGAAAAAAMAAwC3AAAA8wIAAAAA&#10;" filled="f" stroked="f">
                  <v:textbox style="mso-fit-shape-to-text:t" inset="0,0,0,0">
                    <w:txbxContent>
                      <w:p w14:paraId="4997DF5D" w14:textId="77777777" w:rsidR="00D04981" w:rsidRDefault="00D04981">
                        <w:r>
                          <w:rPr>
                            <w:rFonts w:ascii="Calibri" w:hAnsi="Calibri" w:cs="Calibri"/>
                            <w:color w:val="000000"/>
                          </w:rPr>
                          <w:t>(</w:t>
                        </w:r>
                      </w:p>
                    </w:txbxContent>
                  </v:textbox>
                </v:rect>
                <v:rect id="Rectangle 122" o:spid="_x0000_s1072" style="position:absolute;left:7092;top:22898;width:2191;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" filled="f" stroked="f">
                  <v:textbox style="mso-fit-shape-to-text:t" inset="0,0,0,0">
                    <w:txbxContent>
                      <w:p w14:paraId="38E9ED07" w14:textId="77777777" w:rsidR="00D04981" w:rsidRDefault="00D04981">
                        <w:r>
                          <w:rPr>
                            <w:rFonts w:ascii="Calibri" w:hAnsi="Calibri" w:cs="Calibri"/>
                            <w:color w:val="000000"/>
                          </w:rPr>
                          <w:t>AM</w:t>
                        </w:r>
                      </w:p>
                    </w:txbxContent>
                  </v:textbox>
                </v:rect>
                <v:rect id="Rectangle 123" o:spid="_x0000_s1073" style="position:absolute;left:9283;top:22898;width:464;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" filled="f" stroked="f">
                  <v:textbox style="mso-fit-shape-to-text:t" inset="0,0,0,0">
                    <w:txbxContent>
                      <w:p w14:paraId="348314B3" w14:textId="77777777" w:rsidR="00D04981" w:rsidRDefault="00D04981">
                        <w:r>
                          <w:rPr>
                            <w:rFonts w:ascii="Calibri" w:hAnsi="Calibri" w:cs="Calibri"/>
                            <w:color w:val="000000"/>
                          </w:rPr>
                          <w:t>)</w:t>
                        </w:r>
                      </w:p>
                    </w:txbxContent>
                  </v:textbox>
                </v:rect>
                <v:shape id="Picture 124" o:spid="_x0000_s1074" type="#_x0000_t75" style="position:absolute;left:29997;top:19602;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">
                  <v:imagedata r:id="rId39" o:title=""/>
                </v:shape>
                <v:shape id="Picture 125" o:spid="_x0000_s1075" type="#_x0000_t75" style="position:absolute;left:29997;top:19602;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">
                  <v:imagedata r:id="rId40" o:title=""/>
                </v:shape>
                <v:rect id="Rectangle 126" o:spid="_x0000_s1076" style="position:absolute;left:29845;top:19450;width:16027;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" stroked="f"/>
                <v:rect id="Rectangle 127" o:spid="_x0000_s1077" style="position:absolute;left:29845;top:20212;width:16027;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" fillcolor="#fefefe" stroked="f"/>
                <v:rect id="Rectangle 128" o:spid="_x0000_s1078" style="position:absolute;left:29845;top:20974;width:16027;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" fillcolor="#fdfdfd" stroked="f"/>
                <v:rect id="Rectangle 129" o:spid="_x0000_s1079" style="position:absolute;left:29845;top:21424;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" fillcolor="#fcfcfc" stroked="f"/>
                <v:rect id="Rectangle 130" o:spid="_x0000_s1080" style="position:absolute;left:29845;top:21729;width:16027;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" fillcolor="#fbfbfb" stroked="f"/>
                <v:rect id="Rectangle 131" o:spid="_x0000_s1081" style="position:absolute;left:29845;top:22110;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" fillcolor="#fafafa" stroked="f"/>
                <v:rect id="Rectangle 132" o:spid="_x0000_s1082" style="position:absolute;left:29845;top:22415;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" fillcolor="#f9f9f9" stroked="f"/>
                <v:rect id="Rectangle 133" o:spid="_x0000_s1083" style="position:absolute;left:29845;top:22720;width:16027;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" fillcolor="#f8f8f8" stroked="f"/>
                <v:rect id="Rectangle 134" o:spid="_x0000_s1084" style="position:absolute;left:29845;top:22948;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" fillcolor="#f7f7f7" stroked="f"/>
                <v:rect id="Rectangle 135" o:spid="_x0000_s1085" style="position:absolute;left:29845;top:23253;width:16027;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" fillcolor="#f6f6f6" stroked="f"/>
                <v:rect id="Rectangle 136" o:spid="_x0000_s1086" style="position:absolute;left:29845;top:23475;width:16027;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" fillcolor="#f5f5f5" stroked="f"/>
                <v:rect id="Rectangle 137" o:spid="_x0000_s1087" style="position:absolute;left:29845;top:23856;width:16027;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" fillcolor="#f4f4f4" stroked="f"/>
                <v:rect id="Rectangle 138" o:spid="_x0000_s1088" style="position:absolute;left:29845;top:24085;width:16027;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" fillcolor="#f3f3f3" stroked="f"/>
                <v:rect id="Rectangle 139" o:spid="_x0000_s1089" style="position:absolute;left:29845;top:24542;width:16027;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" fillcolor="#f2f2f2" stroked="f"/>
                <v:rect id="Rectangle 140" o:spid="_x0000_s1090" style="position:absolute;left:29845;top:24999;width:16027;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" fillcolor="#f1f1f1" stroked="f"/>
                <v:rect id="Rectangle 141" o:spid="_x0000_s1091" style="position:absolute;left:29845;top:25679;width:16027;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" fillcolor="#f0f0f0" stroked="f"/>
                <v:rect id="Rectangle 142" o:spid="_x0000_s1092" style="position:absolute;left:29902;top:19513;width:16033;height: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" filled="f" strokecolor="#404040" strokeweight=".6pt">
                  <v:stroke joinstyle="round" endcap="round"/>
                </v:rect>
                <v:rect id="Rectangle 143" o:spid="_x0000_s1093" style="position:absolute;left:33096;top:21062;width:9703;height:18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" filled="f" stroked="f">
                  <v:textbox style="mso-fit-shape-to-text:t" inset="0,0,0,0">
                    <w:txbxContent>
                      <w:p w14:paraId="46AF0A44" w14:textId="77777777" w:rsidR="00D04981" w:rsidRDefault="00D04981">
                        <w:r>
                          <w:rPr>
                            <w:rFonts w:ascii="Calibri" w:hAnsi="Calibri" w:cs="Calibri"/>
                            <w:color w:val="000000"/>
                          </w:rPr>
                          <w:t>Alert Consumer</w:t>
                        </w:r>
                      </w:p>
                    </w:txbxContent>
                  </v:textbox>
                </v:rect>
                <v:rect id="Rectangle 144" o:spid="_x0000_s1094" style="position:absolute;left:35648;top:22898;width:464;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" filled="f" stroked="f">
                  <v:textbox style="mso-fit-shape-to-text:t" inset="0,0,0,0">
                    <w:txbxContent>
                      <w:p w14:paraId="0BEBA7CC" w14:textId="77777777" w:rsidR="00D04981" w:rsidRDefault="00D04981">
                        <w:r>
                          <w:rPr>
                            <w:rFonts w:ascii="Calibri" w:hAnsi="Calibri" w:cs="Calibri"/>
                            <w:color w:val="000000"/>
                          </w:rPr>
                          <w:t>(</w:t>
                        </w:r>
                      </w:p>
                    </w:txbxContent>
                  </v:textbox>
                </v:rect>
                <v:rect id="Rectangle 145" o:spid="_x0000_s1095" style="position:absolute;left:36106;top:22898;width:3689;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6+zvwAAANwAAAAPAAAAZHJzL2Rvd25yZXYueG1sRE/bisIw&#10;EH1f8B/CCL6tqSK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BvS6+zvwAAANwAAAAPAAAAAAAA&#10;AAAAAAAAAAcCAABkcnMvZG93bnJldi54bWxQSwUGAAAAAAMAAwC3AAAA8wIAAAAA&#10;" filled="f" stroked="f">
                  <v:textbox style="mso-fit-shape-to-text:t" inset="0,0,0,0">
                    <w:txbxContent>
                      <w:p w14:paraId="54C98368" w14:textId="77777777" w:rsidR="00D04981" w:rsidRDefault="00D04981">
                        <w:r>
                          <w:rPr>
                            <w:rFonts w:ascii="Calibri" w:hAnsi="Calibri" w:cs="Calibri"/>
                            <w:color w:val="000000"/>
                          </w:rPr>
                          <w:t>ACON</w:t>
                        </w:r>
                      </w:p>
                    </w:txbxContent>
                  </v:textbox>
                </v:rect>
                <v:rect id="Rectangle 146" o:spid="_x0000_s1096" style="position:absolute;left:39801;top:22898;width:464;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DzwwAAANwAAAAPAAAAZHJzL2Rvd25yZXYueG1sRI/dagIx&#10;EIXvhb5DmELvNFuh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e6iQ88MAAADcAAAADwAA&#10;AAAAAAAAAAAAAAAHAgAAZHJzL2Rvd25yZXYueG1sUEsFBgAAAAADAAMAtwAAAPcCAAAAAA==&#10;" filled="f" stroked="f">
                  <v:textbox style="mso-fit-shape-to-text:t" inset="0,0,0,0">
                    <w:txbxContent>
                      <w:p w14:paraId="41E7932D" w14:textId="77777777" w:rsidR="00D04981" w:rsidRDefault="00D04981">
                        <w:r>
                          <w:rPr>
                            <w:rFonts w:ascii="Calibri" w:hAnsi="Calibri" w:cs="Calibri"/>
                            <w:color w:val="000000"/>
                          </w:rPr>
                          <w:t>)</w:t>
                        </w:r>
                      </w:p>
                    </w:txbxContent>
                  </v:textbox>
                </v:rect>
                <v:shape id="Picture 147" o:spid="_x0000_s1097" type="#_x0000_t75" style="position:absolute;left:13970;top:11626;width:18542;height:3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">
                  <v:imagedata r:id="rId41" o:title=""/>
                </v:shape>
                <v:shape id="Picture 148" o:spid="_x0000_s1098" type="#_x0000_t75" style="position:absolute;left:13970;top:11626;width:18542;height:3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">
                  <v:imagedata r:id="rId42" o:title=""/>
                </v:shape>
                <v:rect id="Rectangle 149" o:spid="_x0000_s1099" style="position:absolute;left:13817;top:11474;width:18390;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" stroked="f"/>
                <v:rect id="Rectangle 150" o:spid="_x0000_s1100" style="position:absolute;left:13817;top:11855;width:18390;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" fillcolor="#fefefe" stroked="f"/>
                <v:rect id="Rectangle 151" o:spid="_x0000_s1101" style="position:absolute;left:13817;top:12236;width:18390;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" fillcolor="#fdfdfd" stroked="f"/>
                <v:rect id="Rectangle 152" o:spid="_x0000_s1102" style="position:absolute;left:13817;top:12458;width:18390;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" fillcolor="#fcfcfc" stroked="f"/>
                <v:rect id="Rectangle 153" o:spid="_x0000_s1103" style="position:absolute;left:13817;top:12687;width:1839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" fillcolor="#fbfbfb" stroked="f"/>
                <v:rect id="Rectangle 154" o:spid="_x0000_s1104" style="position:absolute;left:13817;top:12839;width:18390;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" fillcolor="#fafafa" stroked="f"/>
                <v:rect id="Rectangle 155" o:spid="_x0000_s1105" style="position:absolute;left:13817;top:12992;width:1839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" fillcolor="#f9f9f9" stroked="f"/>
                <v:rect id="Rectangle 156" o:spid="_x0000_s1106" style="position:absolute;left:13817;top:13144;width:1839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" fillcolor="#f8f8f8" stroked="f"/>
                <v:rect id="Rectangle 157" o:spid="_x0000_s1107" style="position:absolute;left:13817;top:13296;width:18390;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" fillcolor="#f7f7f7" stroked="f"/>
                <v:rect id="Rectangle 158" o:spid="_x0000_s1108" style="position:absolute;left:13817;top:13373;width:1839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" fillcolor="#f6f6f6" stroked="f"/>
                <v:rect id="Rectangle 159" o:spid="_x0000_s1109" style="position:absolute;left:13817;top:13525;width:1839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" fillcolor="#f5f5f5" stroked="f"/>
                <v:rect id="Rectangle 160" o:spid="_x0000_s1110" style="position:absolute;left:13817;top:13677;width:18390;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" fillcolor="#f4f4f4" stroked="f"/>
                <v:rect id="Rectangle 161" o:spid="_x0000_s1111" style="position:absolute;left:13817;top:13830;width:18390;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" fillcolor="#f3f3f3" stroked="f"/>
                <v:rect id="Rectangle 162" o:spid="_x0000_s1112" style="position:absolute;left:13817;top:14058;width:18390;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" fillcolor="#f2f2f2" stroked="f"/>
                <v:rect id="Rectangle 163" o:spid="_x0000_s1113" style="position:absolute;left:13817;top:14287;width:18390;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" fillcolor="#f1f1f1" stroked="f"/>
                <v:rect id="Rectangle 164" o:spid="_x0000_s1114" style="position:absolute;left:13817;top:14585;width:18390;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" fillcolor="#f0f0f0" stroked="f"/>
                <v:shape id="Freeform 165" o:spid="_x0000_s1115" style="position:absolute;left:13874;top:11537;width:18320;height:3417;visibility:visible;mso-wrap-style:square;v-text-anchor:top" coordsize="38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" path="m360,720r3120,c3679,720,3840,559,3840,360,3840,161,3679,,3480,l360,c161,,,161,,360,,559,161,720,360,720xe" filled="f" strokecolor="#404040" strokeweight=".6pt">
                  <v:stroke endcap="round"/>
                  <v:path arrowok="t" o:connecttype="custom" o:connectlocs="171748,341630;1660227,341630;1831975,170815;1660227,0;171748,0;0,170815;171748,341630" o:connectangles="0,0,0,0,0,0,0"/>
                </v:shape>
                <v:rect id="Rectangle 166" o:spid="_x0000_s1116" style="position:absolute;left:19259;top:12287;width:7614;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" filled="f" stroked="f">
                  <v:textbox style="mso-fit-shape-to-text:t" inset="0,0,0,0">
                    <w:txbxContent>
                      <w:p w14:paraId="3BCE351D" w14:textId="77777777" w:rsidR="00D04981" w:rsidRDefault="00D04981">
                        <w:r>
                          <w:rPr>
                            <w:rFonts w:ascii="Calibri" w:hAnsi="Calibri" w:cs="Calibri"/>
                            <w:color w:val="000000"/>
                          </w:rPr>
                          <w:t>Report Alert</w:t>
                        </w:r>
                      </w:p>
                    </w:txbxContent>
                  </v:textbox>
                </v:rect>
                <v:shape id="Picture 167" o:spid="_x0000_s1117" type="#_x0000_t75" style="position:absolute;left:23126;top:7067;width:229;height:4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">
                  <v:imagedata r:id="rId43" o:title=""/>
                </v:shape>
                <v:shape id="Picture 168" o:spid="_x0000_s1118" type="#_x0000_t75" style="position:absolute;left:23126;top:7067;width:229;height:4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">
                  <v:imagedata r:id="rId44" o:title=""/>
                </v:shape>
                <v:line id="Line 169" o:spid="_x0000_s1119" style="position:absolute;visibility:visible;mso-wrap-style:square" from="23037,6978" to="23037,11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" strokecolor="#404040" strokeweight=".6pt">
                  <v:stroke endcap="round"/>
                </v:line>
                <v:shape id="Picture 170" o:spid="_x0000_s1120" type="#_x0000_t75" style="position:absolute;left:8242;top:15043;width:29997;height:4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">
                  <v:imagedata r:id="rId45" o:title=""/>
                </v:shape>
                <v:shape id="Picture 171" o:spid="_x0000_s1121" type="#_x0000_t75" style="position:absolute;left:8242;top:15043;width:29997;height:4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">
                  <v:imagedata r:id="rId46" o:title=""/>
                </v:shape>
                <v:shape id="Freeform 172" o:spid="_x0000_s1122" style="position:absolute;left:8153;top:14954;width:29762;height:4559;visibility:visible;mso-wrap-style:square;v-text-anchor:top" coordsize="4687,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" path="m4687,718l2344,,,718e" filled="f" strokecolor="#404040" strokeweight=".6pt">
                  <v:stroke endcap="round"/>
                  <v:path arrowok="t" o:connecttype="custom" o:connectlocs="2976245,455930;1488440,0;0,455930" o:connectangles="0,0,0"/>
                </v:shape>
                <w10:anchorlock/>
              </v:group>
            </w:pict>
          </mc:Fallback>
        </mc:AlternateContent>
      </w:r>
    </w:p>
    <w:p w14:paraId="5AF4A25E" w14:textId="77777777" w:rsidR="00A23076" w:rsidRPr="00621E63" w:rsidRDefault="00A23076" w:rsidP="008E1C27">
      <w:pPr>
        <w:pStyle w:val="BodyText"/>
        <w:rPr>
          <w:rStyle w:val="Emphasis"/>
          <w:i w:val="0"/>
        </w:rPr>
      </w:pPr>
    </w:p>
    <w:p w14:paraId="7605D141" w14:textId="77777777" w:rsidR="00B11855" w:rsidRPr="00621E63" w:rsidRDefault="003D003E" w:rsidP="00411936">
      <w:pPr>
        <w:pStyle w:val="Heading3"/>
        <w:rPr>
          <w:noProof w:val="0"/>
        </w:rPr>
      </w:pPr>
      <w:bookmarkStart w:id="1776" w:name="_Toc401769330"/>
      <w:bookmarkStart w:id="1777" w:name="_Toc401769791"/>
      <w:bookmarkStart w:id="1778" w:name="_Toc24650425"/>
      <w:r w:rsidRPr="00621E63">
        <w:rPr>
          <w:noProof w:val="0"/>
        </w:rPr>
        <w:t>Use Case Roles</w:t>
      </w:r>
      <w:bookmarkEnd w:id="1776"/>
      <w:bookmarkEnd w:id="1777"/>
      <w:bookmarkEnd w:id="1778"/>
    </w:p>
    <w:p w14:paraId="58399409" w14:textId="77777777" w:rsidR="00D52943" w:rsidRPr="00621E63" w:rsidRDefault="00D52943" w:rsidP="00DE39CA">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8174"/>
      </w:tblGrid>
      <w:tr w:rsidR="00D52943" w:rsidRPr="00621E63" w14:paraId="36AB05EF" w14:textId="77777777" w:rsidTr="00A17802">
        <w:trPr>
          <w:cantSplit/>
        </w:trPr>
        <w:tc>
          <w:tcPr>
            <w:tcW w:w="1188" w:type="dxa"/>
            <w:shd w:val="clear" w:color="auto" w:fill="auto"/>
          </w:tcPr>
          <w:p w14:paraId="33F10CFD"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418C1915" w14:textId="77777777" w:rsidR="00D52943" w:rsidRPr="00621E63" w:rsidRDefault="00D52943" w:rsidP="00D52943">
            <w:pPr>
              <w:pStyle w:val="BodyText"/>
              <w:rPr>
                <w:rStyle w:val="Strong"/>
                <w:b w:val="0"/>
                <w:bCs w:val="0"/>
              </w:rPr>
            </w:pPr>
            <w:r w:rsidRPr="00621E63">
              <w:t>Alert Reporter</w:t>
            </w:r>
          </w:p>
        </w:tc>
      </w:tr>
      <w:tr w:rsidR="00D52943" w:rsidRPr="00621E63" w14:paraId="0E959A9C" w14:textId="77777777" w:rsidTr="00A17802">
        <w:trPr>
          <w:cantSplit/>
        </w:trPr>
        <w:tc>
          <w:tcPr>
            <w:tcW w:w="1188" w:type="dxa"/>
            <w:shd w:val="clear" w:color="auto" w:fill="auto"/>
          </w:tcPr>
          <w:p w14:paraId="5A0F6A5B"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1C6FF84E" w14:textId="77777777" w:rsidR="00D52943" w:rsidRPr="00621E63" w:rsidRDefault="00D52943" w:rsidP="00D52943">
            <w:pPr>
              <w:pStyle w:val="BodyText"/>
              <w:rPr>
                <w:rStyle w:val="Strong"/>
                <w:b w:val="0"/>
                <w:bCs w:val="0"/>
              </w:rPr>
            </w:pPr>
            <w:r w:rsidRPr="00621E63">
              <w:t>Sends Report Alert to the Alert Manager (AM)</w:t>
            </w:r>
          </w:p>
        </w:tc>
      </w:tr>
      <w:tr w:rsidR="00D52943" w:rsidRPr="00621E63" w14:paraId="7FC7E9FF" w14:textId="77777777" w:rsidTr="00A17802">
        <w:trPr>
          <w:cantSplit/>
        </w:trPr>
        <w:tc>
          <w:tcPr>
            <w:tcW w:w="1188" w:type="dxa"/>
            <w:shd w:val="clear" w:color="auto" w:fill="auto"/>
          </w:tcPr>
          <w:p w14:paraId="1C591715"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20D75440" w14:textId="77777777" w:rsidR="00D52943" w:rsidRPr="00621E63" w:rsidRDefault="00D52943" w:rsidP="00D52943">
            <w:pPr>
              <w:pStyle w:val="BodyText"/>
              <w:rPr>
                <w:rStyle w:val="Strong"/>
                <w:b w:val="0"/>
                <w:bCs w:val="0"/>
              </w:rPr>
            </w:pPr>
            <w:r w:rsidRPr="00621E63">
              <w:t>Alert Manager (AM)</w:t>
            </w:r>
          </w:p>
        </w:tc>
      </w:tr>
      <w:tr w:rsidR="00D52943" w:rsidRPr="00621E63" w14:paraId="3A6B5EC8" w14:textId="77777777" w:rsidTr="00A17802">
        <w:trPr>
          <w:cantSplit/>
        </w:trPr>
        <w:tc>
          <w:tcPr>
            <w:tcW w:w="1188" w:type="dxa"/>
            <w:shd w:val="clear" w:color="auto" w:fill="auto"/>
          </w:tcPr>
          <w:p w14:paraId="3368D82B"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5839BF43" w14:textId="77777777" w:rsidR="00D52943" w:rsidRPr="00621E63" w:rsidRDefault="00D52943" w:rsidP="00D52943">
            <w:pPr>
              <w:pStyle w:val="BodyText"/>
              <w:rPr>
                <w:rStyle w:val="Strong"/>
                <w:b w:val="0"/>
                <w:bCs w:val="0"/>
              </w:rPr>
            </w:pPr>
            <w:r w:rsidRPr="00621E63">
              <w:t>Receives Report Alert from Alert Reporter for transmission to a person</w:t>
            </w:r>
          </w:p>
        </w:tc>
      </w:tr>
      <w:tr w:rsidR="00D52943" w:rsidRPr="00621E63" w14:paraId="2BB23F5F" w14:textId="77777777" w:rsidTr="00A17802">
        <w:trPr>
          <w:cantSplit/>
        </w:trPr>
        <w:tc>
          <w:tcPr>
            <w:tcW w:w="1188" w:type="dxa"/>
            <w:shd w:val="clear" w:color="auto" w:fill="auto"/>
          </w:tcPr>
          <w:p w14:paraId="441FF8A5"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1992B18D" w14:textId="77777777" w:rsidR="00D52943" w:rsidRPr="00621E63" w:rsidRDefault="00D52943" w:rsidP="00D52943">
            <w:pPr>
              <w:pStyle w:val="BodyText"/>
              <w:rPr>
                <w:rStyle w:val="Strong"/>
                <w:b w:val="0"/>
                <w:bCs w:val="0"/>
              </w:rPr>
            </w:pPr>
            <w:r w:rsidRPr="00621E63">
              <w:t>Alert Consumer (ACON)</w:t>
            </w:r>
          </w:p>
        </w:tc>
      </w:tr>
      <w:tr w:rsidR="00D52943" w:rsidRPr="00621E63" w14:paraId="1F90CC78" w14:textId="77777777" w:rsidTr="00A17802">
        <w:trPr>
          <w:cantSplit/>
        </w:trPr>
        <w:tc>
          <w:tcPr>
            <w:tcW w:w="1188" w:type="dxa"/>
            <w:shd w:val="clear" w:color="auto" w:fill="auto"/>
          </w:tcPr>
          <w:p w14:paraId="7035EE7C"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600AF61E" w14:textId="77777777" w:rsidR="00D52943" w:rsidRPr="00621E63" w:rsidRDefault="00D52943" w:rsidP="00D52943">
            <w:pPr>
              <w:pStyle w:val="BodyText"/>
              <w:rPr>
                <w:rStyle w:val="Strong"/>
                <w:b w:val="0"/>
                <w:bCs w:val="0"/>
              </w:rPr>
            </w:pPr>
            <w:r w:rsidRPr="00621E63">
              <w:t>Receives Report Alert from Alert Reporter with no expectation of transmission to a person</w:t>
            </w:r>
          </w:p>
        </w:tc>
      </w:tr>
    </w:tbl>
    <w:p w14:paraId="1100DCD5" w14:textId="77777777" w:rsidR="00B11855" w:rsidRPr="00621E63" w:rsidRDefault="00B11855" w:rsidP="00D52943">
      <w:pPr>
        <w:pStyle w:val="BodyText"/>
      </w:pPr>
    </w:p>
    <w:p w14:paraId="6924848F" w14:textId="77777777" w:rsidR="00B11855" w:rsidRPr="00621E63" w:rsidRDefault="003D003E" w:rsidP="000519C1">
      <w:pPr>
        <w:pStyle w:val="Heading3"/>
        <w:rPr>
          <w:noProof w:val="0"/>
        </w:rPr>
      </w:pPr>
      <w:bookmarkStart w:id="1779" w:name="_Toc401769331"/>
      <w:bookmarkStart w:id="1780" w:name="_Toc401769792"/>
      <w:bookmarkStart w:id="1781" w:name="_Toc24650426"/>
      <w:r w:rsidRPr="00621E63">
        <w:rPr>
          <w:noProof w:val="0"/>
        </w:rPr>
        <w:t>Referenced Standards</w:t>
      </w:r>
      <w:bookmarkEnd w:id="1779"/>
      <w:bookmarkEnd w:id="1780"/>
      <w:bookmarkEnd w:id="1781"/>
    </w:p>
    <w:p w14:paraId="38FE5018" w14:textId="09B1A847" w:rsidR="00B11855" w:rsidRPr="00621E63" w:rsidRDefault="006D613E" w:rsidP="00B3430A">
      <w:pPr>
        <w:pStyle w:val="BodyText"/>
      </w:pPr>
      <w:r w:rsidRPr="00621E63">
        <w:t>HL7</w:t>
      </w:r>
      <w:r w:rsidR="00995105" w:rsidRPr="00621E63">
        <w:t xml:space="preserve"> </w:t>
      </w:r>
      <w:r w:rsidR="003D003E" w:rsidRPr="00621E63">
        <w:t xml:space="preserve">- </w:t>
      </w:r>
      <w:r w:rsidRPr="00621E63">
        <w:t>HL7</w:t>
      </w:r>
      <w:r w:rsidR="003D003E" w:rsidRPr="00621E63">
        <w:t xml:space="preserve"> Version 2.6 Ch7 Observation Reporting</w:t>
      </w:r>
    </w:p>
    <w:p w14:paraId="0F538303" w14:textId="77777777" w:rsidR="00B11855" w:rsidRPr="00621E63" w:rsidRDefault="003D003E" w:rsidP="00B3430A">
      <w:pPr>
        <w:pStyle w:val="BodyText"/>
      </w:pPr>
      <w:r w:rsidRPr="00621E63">
        <w:lastRenderedPageBreak/>
        <w:t>ISO/IEEE 11073-10201 Domain Information Model</w:t>
      </w:r>
    </w:p>
    <w:p w14:paraId="11D5B8D9" w14:textId="77777777" w:rsidR="00B11855" w:rsidRPr="00621E63" w:rsidRDefault="003D003E" w:rsidP="00B3430A">
      <w:pPr>
        <w:pStyle w:val="BodyText"/>
      </w:pPr>
      <w:r w:rsidRPr="00621E63">
        <w:t>ISO/IEEE 11073-10101 Nomenclature</w:t>
      </w:r>
    </w:p>
    <w:p w14:paraId="358077A7" w14:textId="411F12F9" w:rsidR="009941E6" w:rsidRPr="00621E63" w:rsidRDefault="009941E6" w:rsidP="00D72462">
      <w:pPr>
        <w:pStyle w:val="BodyText"/>
      </w:pPr>
      <w:bookmarkStart w:id="1782" w:name="OLE_LINK7"/>
      <w:r w:rsidRPr="00621E63">
        <w:t>IEC 60601-1-8</w:t>
      </w:r>
      <w:r w:rsidR="00D72462" w:rsidRPr="00621E63">
        <w:t xml:space="preserve"> Medical electrical equipment -- Part 1-8: General requirements for basic safety and essential performance -- Collateral standard: General requirements, tests and guidance for alarm systems in medical electrical equipment and medical electrical systems</w:t>
      </w:r>
    </w:p>
    <w:p w14:paraId="4F211D7F" w14:textId="633D6065" w:rsidR="00B11855" w:rsidRPr="00621E63" w:rsidRDefault="003D003E" w:rsidP="000519C1">
      <w:pPr>
        <w:pStyle w:val="Heading3"/>
        <w:rPr>
          <w:noProof w:val="0"/>
        </w:rPr>
      </w:pPr>
      <w:bookmarkStart w:id="1783" w:name="_Toc401769332"/>
      <w:bookmarkStart w:id="1784" w:name="_Toc401769793"/>
      <w:bookmarkEnd w:id="1782"/>
      <w:del w:id="1785" w:author="Mary Jungers" w:date="2019-11-14T10:21:00Z">
        <w:r w:rsidRPr="00621E63" w:rsidDel="005B0C7C">
          <w:rPr>
            <w:noProof w:val="0"/>
          </w:rPr>
          <w:delText>Interaction Diagrams</w:delText>
        </w:r>
      </w:del>
      <w:bookmarkStart w:id="1786" w:name="_Toc24650427"/>
      <w:bookmarkEnd w:id="1783"/>
      <w:bookmarkEnd w:id="1784"/>
      <w:ins w:id="1787" w:author="Mary Jungers" w:date="2019-11-14T10:21:00Z">
        <w:r w:rsidR="005B0C7C">
          <w:rPr>
            <w:noProof w:val="0"/>
          </w:rPr>
          <w:t>Messages</w:t>
        </w:r>
      </w:ins>
      <w:bookmarkEnd w:id="1786"/>
    </w:p>
    <w:p w14:paraId="4475619C" w14:textId="6F224414" w:rsidR="00B11855" w:rsidRPr="00621E63" w:rsidRDefault="009E2B46" w:rsidP="000519C1">
      <w:pPr>
        <w:pStyle w:val="Heading4"/>
        <w:rPr>
          <w:noProof w:val="0"/>
        </w:rPr>
      </w:pPr>
      <w:bookmarkStart w:id="1788" w:name="_Toc401769794"/>
      <w:bookmarkStart w:id="1789" w:name="_Toc24650428"/>
      <w:r w:rsidRPr="00621E63">
        <w:rPr>
          <w:noProof w:val="0"/>
        </w:rPr>
        <w:t>Alert Reporter</w:t>
      </w:r>
      <w:r w:rsidR="003D003E" w:rsidRPr="00621E63">
        <w:rPr>
          <w:noProof w:val="0"/>
        </w:rPr>
        <w:t xml:space="preserve"> reports to </w:t>
      </w:r>
      <w:r w:rsidRPr="00621E63">
        <w:rPr>
          <w:noProof w:val="0"/>
        </w:rPr>
        <w:t>Alert Manager</w:t>
      </w:r>
      <w:r w:rsidR="00E86B15" w:rsidRPr="00621E63">
        <w:rPr>
          <w:noProof w:val="0"/>
        </w:rPr>
        <w:t>/</w:t>
      </w:r>
      <w:bookmarkEnd w:id="1788"/>
      <w:r w:rsidR="00916BBE" w:rsidRPr="00621E63">
        <w:rPr>
          <w:noProof w:val="0"/>
        </w:rPr>
        <w:t>Alert Consumer</w:t>
      </w:r>
      <w:bookmarkEnd w:id="1789"/>
    </w:p>
    <w:p w14:paraId="662E7AA8" w14:textId="77777777" w:rsidR="00C40FD5" w:rsidRPr="00621E63" w:rsidRDefault="008E1C27" w:rsidP="00C40FD5">
      <w:pPr>
        <w:pStyle w:val="BodyText"/>
      </w:pPr>
      <w:r w:rsidRPr="00621E63">
        <w:object w:dxaOrig="0" w:dyaOrig="0" w14:anchorId="30F50569">
          <v:shape id="_x0000_s1071" type="#_x0000_t75" style="position:absolute;margin-left:0;margin-top:3pt;width:224.3pt;height:112.55pt;z-index:251650048;mso-wrap-edited:f;mso-position-horizontal:center" wrapcoords="2889 2736 2672 4032 4912 4608 10763 5040 10763 7344 3106 7632 3106 9504 2528 9792 2528 18432 2961 18864 2961 21312 3323 21312 3323 21168 18132 19008 18493 18720 19071 17424 19071 11952 18276 9360 10763 7344 10763 5040 15459 4896 18927 4032 18927 2736 2889 2736" o:allowincell="f" o:allowoverlap="f" fillcolor="window">
            <v:imagedata r:id="rId47" o:title=""/>
            <w10:wrap type="topAndBottom"/>
          </v:shape>
          <o:OLEObject Type="Embed" ProgID="Word.Picture.8" ShapeID="_x0000_s1071" DrawAspect="Content" ObjectID="_1635263135" r:id="rId48"/>
        </w:object>
      </w:r>
    </w:p>
    <w:p w14:paraId="202468D5" w14:textId="1935B502" w:rsidR="00B11855" w:rsidRPr="00621E63" w:rsidRDefault="009E2B46" w:rsidP="00B3430A">
      <w:pPr>
        <w:pStyle w:val="BodyText"/>
      </w:pPr>
      <w:r w:rsidRPr="00621E63">
        <w:t>Alert Reporter</w:t>
      </w:r>
      <w:r w:rsidR="003D003E" w:rsidRPr="00621E63">
        <w:t xml:space="preserve"> sends Report Alert to </w:t>
      </w:r>
      <w:r w:rsidRPr="00621E63">
        <w:t>Alert Manager</w:t>
      </w:r>
      <w:r w:rsidR="00446183" w:rsidRPr="00621E63">
        <w:t xml:space="preserve"> and/or </w:t>
      </w:r>
      <w:r w:rsidR="00916BBE" w:rsidRPr="00621E63">
        <w:t>Alert Consumer</w:t>
      </w:r>
      <w:r w:rsidR="003D003E" w:rsidRPr="00621E63">
        <w:t xml:space="preserve"> as an </w:t>
      </w:r>
      <w:r w:rsidR="006D613E" w:rsidRPr="00621E63">
        <w:t>HL7</w:t>
      </w:r>
      <w:r w:rsidR="00995105" w:rsidRPr="00621E63">
        <w:t xml:space="preserve"> </w:t>
      </w:r>
      <w:r w:rsidR="003D003E" w:rsidRPr="00621E63">
        <w:t>ORU message.</w:t>
      </w:r>
    </w:p>
    <w:p w14:paraId="2FD67923" w14:textId="3C6DC0D4" w:rsidR="00B11855" w:rsidRPr="00621E63" w:rsidRDefault="006D613E" w:rsidP="00123C7B">
      <w:pPr>
        <w:pStyle w:val="Heading5"/>
        <w:rPr>
          <w:noProof w:val="0"/>
        </w:rPr>
      </w:pPr>
      <w:bookmarkStart w:id="1790" w:name="_Toc401769795"/>
      <w:bookmarkStart w:id="1791" w:name="_Toc24650429"/>
      <w:r w:rsidRPr="00621E63">
        <w:rPr>
          <w:noProof w:val="0"/>
        </w:rPr>
        <w:t>HL7</w:t>
      </w:r>
      <w:r w:rsidR="00995105" w:rsidRPr="00621E63">
        <w:rPr>
          <w:noProof w:val="0"/>
        </w:rPr>
        <w:t xml:space="preserve"> </w:t>
      </w:r>
      <w:r w:rsidR="003D003E" w:rsidRPr="00621E63">
        <w:rPr>
          <w:noProof w:val="0"/>
        </w:rPr>
        <w:t>Conformance Statement</w:t>
      </w:r>
      <w:bookmarkEnd w:id="1790"/>
      <w:bookmarkEnd w:id="1791"/>
    </w:p>
    <w:p w14:paraId="51F211AD" w14:textId="719D6546" w:rsidR="00B11855" w:rsidRPr="00621E63" w:rsidRDefault="003D003E" w:rsidP="00B3430A">
      <w:pPr>
        <w:pStyle w:val="BodyText"/>
      </w:pPr>
      <w:r w:rsidRPr="00621E63">
        <w:t xml:space="preserve">The conformance statement for this interaction described below is adapted from </w:t>
      </w:r>
      <w:r w:rsidR="006D613E" w:rsidRPr="00621E63">
        <w:t>HL7</w:t>
      </w:r>
      <w:r w:rsidR="00995105" w:rsidRPr="00621E63">
        <w:t xml:space="preserve"> </w:t>
      </w:r>
      <w:r w:rsidRPr="00621E63">
        <w:t>2.6.</w:t>
      </w:r>
    </w:p>
    <w:p w14:paraId="74F5C759" w14:textId="77777777" w:rsidR="00B11855" w:rsidRPr="00621E63" w:rsidRDefault="003D003E" w:rsidP="00CF5627">
      <w:pPr>
        <w:pStyle w:val="TableTitle"/>
      </w:pPr>
      <w:r w:rsidRPr="00621E63">
        <w:t>Table 3.4.4.1.1-1: PCD-04 Transaction Conformance</w:t>
      </w:r>
    </w:p>
    <w:tbl>
      <w:tblPr>
        <w:tblW w:w="0" w:type="auto"/>
        <w:tblInd w:w="1008" w:type="dxa"/>
        <w:tblBorders>
          <w:top w:val="single" w:sz="4" w:space="0" w:color="auto"/>
          <w:left w:val="single" w:sz="4" w:space="0" w:color="auto"/>
          <w:right w:val="single" w:sz="4" w:space="0" w:color="auto"/>
        </w:tblBorders>
        <w:tblLayout w:type="fixed"/>
        <w:tblLook w:val="04A0" w:firstRow="1" w:lastRow="0" w:firstColumn="1" w:lastColumn="0" w:noHBand="0" w:noVBand="1"/>
      </w:tblPr>
      <w:tblGrid>
        <w:gridCol w:w="3420"/>
        <w:gridCol w:w="4320"/>
      </w:tblGrid>
      <w:tr w:rsidR="00B11855" w:rsidRPr="00621E63" w14:paraId="4EE60931" w14:textId="77777777" w:rsidTr="00A17802">
        <w:trPr>
          <w:cantSplit/>
          <w:tblHeader/>
        </w:trPr>
        <w:tc>
          <w:tcPr>
            <w:tcW w:w="3420" w:type="dxa"/>
            <w:tcBorders>
              <w:top w:val="single" w:sz="4" w:space="0" w:color="auto"/>
              <w:bottom w:val="single" w:sz="4" w:space="0" w:color="auto"/>
              <w:right w:val="single" w:sz="4" w:space="0" w:color="auto"/>
            </w:tcBorders>
            <w:shd w:val="clear" w:color="auto" w:fill="D9D9D9"/>
            <w:tcMar>
              <w:top w:w="100" w:type="dxa"/>
              <w:right w:w="100" w:type="dxa"/>
            </w:tcMar>
          </w:tcPr>
          <w:p w14:paraId="13EDAA87" w14:textId="77777777" w:rsidR="00B11855" w:rsidRPr="00621E63" w:rsidRDefault="003D003E" w:rsidP="00863A9A">
            <w:pPr>
              <w:pStyle w:val="TableEntryHeader"/>
            </w:pPr>
            <w:r w:rsidRPr="00621E63">
              <w:t>Publication ID:</w:t>
            </w:r>
          </w:p>
        </w:tc>
        <w:tc>
          <w:tcPr>
            <w:tcW w:w="4320" w:type="dxa"/>
            <w:tcBorders>
              <w:top w:val="single" w:sz="4" w:space="0" w:color="auto"/>
              <w:left w:val="single" w:sz="4" w:space="0" w:color="auto"/>
              <w:bottom w:val="single" w:sz="4" w:space="0" w:color="auto"/>
            </w:tcBorders>
            <w:shd w:val="clear" w:color="auto" w:fill="D9D9D9"/>
            <w:tcMar>
              <w:top w:w="100" w:type="dxa"/>
              <w:right w:w="100" w:type="dxa"/>
            </w:tcMar>
          </w:tcPr>
          <w:p w14:paraId="1FB3C700" w14:textId="77777777" w:rsidR="00B11855" w:rsidRPr="00621E63" w:rsidRDefault="003D003E" w:rsidP="00863A9A">
            <w:pPr>
              <w:pStyle w:val="TableEntryHeader"/>
            </w:pPr>
            <w:r w:rsidRPr="00621E63">
              <w:t>R40</w:t>
            </w:r>
          </w:p>
        </w:tc>
      </w:tr>
      <w:tr w:rsidR="00B11855" w:rsidRPr="00621E63" w14:paraId="5DA950FA" w14:textId="77777777" w:rsidTr="00CF5627">
        <w:tc>
          <w:tcPr>
            <w:tcW w:w="3420" w:type="dxa"/>
            <w:tcBorders>
              <w:top w:val="single" w:sz="4" w:space="0" w:color="auto"/>
              <w:bottom w:val="single" w:sz="4" w:space="0" w:color="auto"/>
              <w:right w:val="single" w:sz="4" w:space="0" w:color="auto"/>
            </w:tcBorders>
            <w:vAlign w:val="center"/>
          </w:tcPr>
          <w:p w14:paraId="69FB6D7F" w14:textId="77777777" w:rsidR="00B11855" w:rsidRPr="00621E63" w:rsidRDefault="003D003E" w:rsidP="00CF5627">
            <w:pPr>
              <w:pStyle w:val="TableEntry"/>
            </w:pPr>
            <w:r w:rsidRPr="00621E63">
              <w:t>Type:</w:t>
            </w:r>
          </w:p>
        </w:tc>
        <w:tc>
          <w:tcPr>
            <w:tcW w:w="4320" w:type="dxa"/>
            <w:tcBorders>
              <w:top w:val="single" w:sz="4" w:space="0" w:color="auto"/>
              <w:left w:val="single" w:sz="4" w:space="0" w:color="auto"/>
              <w:bottom w:val="single" w:sz="4" w:space="0" w:color="auto"/>
            </w:tcBorders>
            <w:vAlign w:val="center"/>
          </w:tcPr>
          <w:p w14:paraId="6DA49306" w14:textId="77777777" w:rsidR="00B11855" w:rsidRPr="00621E63" w:rsidRDefault="003D003E" w:rsidP="00CF5627">
            <w:pPr>
              <w:pStyle w:val="TableEntry"/>
            </w:pPr>
            <w:r w:rsidRPr="00621E63">
              <w:t>Unsolicited</w:t>
            </w:r>
          </w:p>
        </w:tc>
      </w:tr>
      <w:tr w:rsidR="00B11855" w:rsidRPr="00621E63" w14:paraId="5B4BC223" w14:textId="77777777" w:rsidTr="00CF5627">
        <w:tc>
          <w:tcPr>
            <w:tcW w:w="3420" w:type="dxa"/>
            <w:tcBorders>
              <w:top w:val="single" w:sz="4" w:space="0" w:color="auto"/>
              <w:bottom w:val="single" w:sz="4" w:space="0" w:color="auto"/>
              <w:right w:val="single" w:sz="4" w:space="0" w:color="auto"/>
            </w:tcBorders>
            <w:vAlign w:val="center"/>
          </w:tcPr>
          <w:p w14:paraId="43947424" w14:textId="77777777" w:rsidR="00B11855" w:rsidRPr="00621E63" w:rsidRDefault="003D003E" w:rsidP="00CF5627">
            <w:pPr>
              <w:pStyle w:val="TableEntry"/>
            </w:pPr>
            <w:r w:rsidRPr="00621E63">
              <w:t>Publication Name:</w:t>
            </w:r>
          </w:p>
        </w:tc>
        <w:tc>
          <w:tcPr>
            <w:tcW w:w="4320" w:type="dxa"/>
            <w:tcBorders>
              <w:top w:val="single" w:sz="4" w:space="0" w:color="auto"/>
              <w:left w:val="single" w:sz="4" w:space="0" w:color="auto"/>
              <w:bottom w:val="single" w:sz="4" w:space="0" w:color="auto"/>
            </w:tcBorders>
            <w:vAlign w:val="center"/>
          </w:tcPr>
          <w:p w14:paraId="31386371" w14:textId="77777777" w:rsidR="00B11855" w:rsidRPr="00621E63" w:rsidRDefault="003D003E" w:rsidP="00CF5627">
            <w:pPr>
              <w:pStyle w:val="TableEntry"/>
            </w:pPr>
            <w:r w:rsidRPr="00621E63">
              <w:t>IHEPCD-04ReportAlert</w:t>
            </w:r>
          </w:p>
        </w:tc>
      </w:tr>
      <w:tr w:rsidR="00B11855" w:rsidRPr="00621E63" w14:paraId="086F8124" w14:textId="77777777" w:rsidTr="00CF5627">
        <w:tc>
          <w:tcPr>
            <w:tcW w:w="3420" w:type="dxa"/>
            <w:tcBorders>
              <w:top w:val="single" w:sz="4" w:space="0" w:color="auto"/>
              <w:bottom w:val="single" w:sz="4" w:space="0" w:color="auto"/>
              <w:right w:val="single" w:sz="4" w:space="0" w:color="auto"/>
            </w:tcBorders>
            <w:vAlign w:val="center"/>
          </w:tcPr>
          <w:p w14:paraId="04639BA0" w14:textId="77777777" w:rsidR="00B11855" w:rsidRPr="00621E63" w:rsidRDefault="003D003E" w:rsidP="00CF5627">
            <w:pPr>
              <w:pStyle w:val="TableEntry"/>
            </w:pPr>
            <w:r w:rsidRPr="00621E63">
              <w:t>Trigger:</w:t>
            </w:r>
          </w:p>
        </w:tc>
        <w:tc>
          <w:tcPr>
            <w:tcW w:w="4320" w:type="dxa"/>
            <w:tcBorders>
              <w:top w:val="single" w:sz="4" w:space="0" w:color="auto"/>
              <w:left w:val="single" w:sz="4" w:space="0" w:color="auto"/>
              <w:bottom w:val="single" w:sz="4" w:space="0" w:color="auto"/>
            </w:tcBorders>
            <w:vAlign w:val="center"/>
          </w:tcPr>
          <w:p w14:paraId="7C55F39B" w14:textId="77777777" w:rsidR="00B11855" w:rsidRPr="00621E63" w:rsidRDefault="003D003E" w:rsidP="00CF5627">
            <w:pPr>
              <w:pStyle w:val="TableEntry"/>
            </w:pPr>
            <w:r w:rsidRPr="00621E63">
              <w:t>None</w:t>
            </w:r>
          </w:p>
        </w:tc>
      </w:tr>
      <w:tr w:rsidR="00B11855" w:rsidRPr="00621E63" w14:paraId="4C915DED" w14:textId="77777777" w:rsidTr="00CF5627">
        <w:tc>
          <w:tcPr>
            <w:tcW w:w="3420" w:type="dxa"/>
            <w:tcBorders>
              <w:top w:val="single" w:sz="4" w:space="0" w:color="auto"/>
              <w:bottom w:val="single" w:sz="4" w:space="0" w:color="auto"/>
              <w:right w:val="single" w:sz="4" w:space="0" w:color="auto"/>
            </w:tcBorders>
            <w:vAlign w:val="center"/>
          </w:tcPr>
          <w:p w14:paraId="38B9F10F" w14:textId="77777777" w:rsidR="00B11855" w:rsidRPr="00621E63" w:rsidRDefault="003D003E" w:rsidP="00CF5627">
            <w:pPr>
              <w:pStyle w:val="TableEntry"/>
            </w:pPr>
            <w:r w:rsidRPr="00621E63">
              <w:t>Mode:</w:t>
            </w:r>
          </w:p>
        </w:tc>
        <w:tc>
          <w:tcPr>
            <w:tcW w:w="4320" w:type="dxa"/>
            <w:tcBorders>
              <w:top w:val="single" w:sz="4" w:space="0" w:color="auto"/>
              <w:left w:val="single" w:sz="4" w:space="0" w:color="auto"/>
              <w:bottom w:val="single" w:sz="4" w:space="0" w:color="auto"/>
            </w:tcBorders>
            <w:vAlign w:val="center"/>
          </w:tcPr>
          <w:p w14:paraId="5061A204" w14:textId="77777777" w:rsidR="00B11855" w:rsidRPr="00621E63" w:rsidRDefault="003D003E" w:rsidP="00CF5627">
            <w:pPr>
              <w:pStyle w:val="TableEntry"/>
            </w:pPr>
            <w:r w:rsidRPr="00621E63">
              <w:t>Immediate</w:t>
            </w:r>
          </w:p>
        </w:tc>
      </w:tr>
      <w:tr w:rsidR="00B11855" w:rsidRPr="00621E63" w14:paraId="6E64E327" w14:textId="77777777" w:rsidTr="00CF5627">
        <w:tc>
          <w:tcPr>
            <w:tcW w:w="3420" w:type="dxa"/>
            <w:tcBorders>
              <w:top w:val="single" w:sz="4" w:space="0" w:color="auto"/>
              <w:bottom w:val="single" w:sz="4" w:space="0" w:color="auto"/>
              <w:right w:val="single" w:sz="4" w:space="0" w:color="auto"/>
            </w:tcBorders>
            <w:vAlign w:val="center"/>
          </w:tcPr>
          <w:p w14:paraId="7FCD2B34" w14:textId="77777777" w:rsidR="00B11855" w:rsidRPr="00621E63" w:rsidRDefault="003D003E" w:rsidP="00CF5627">
            <w:pPr>
              <w:pStyle w:val="TableEntry"/>
            </w:pPr>
            <w:r w:rsidRPr="00621E63">
              <w:t>Response:</w:t>
            </w:r>
          </w:p>
        </w:tc>
        <w:tc>
          <w:tcPr>
            <w:tcW w:w="4320" w:type="dxa"/>
            <w:tcBorders>
              <w:top w:val="single" w:sz="4" w:space="0" w:color="auto"/>
              <w:left w:val="single" w:sz="4" w:space="0" w:color="auto"/>
              <w:bottom w:val="single" w:sz="4" w:space="0" w:color="auto"/>
            </w:tcBorders>
            <w:vAlign w:val="center"/>
          </w:tcPr>
          <w:p w14:paraId="7CFF6F7C" w14:textId="77777777" w:rsidR="00B11855" w:rsidRPr="00621E63" w:rsidRDefault="003D003E" w:rsidP="00CF5627">
            <w:pPr>
              <w:pStyle w:val="TableEntry"/>
            </w:pPr>
            <w:r w:rsidRPr="00621E63">
              <w:t>ORU^R40^ORU_R40</w:t>
            </w:r>
          </w:p>
        </w:tc>
      </w:tr>
      <w:tr w:rsidR="00B11855" w:rsidRPr="00621E63" w14:paraId="4E5BC0D3" w14:textId="77777777" w:rsidTr="00CF5627">
        <w:tc>
          <w:tcPr>
            <w:tcW w:w="3420" w:type="dxa"/>
            <w:tcBorders>
              <w:top w:val="single" w:sz="4" w:space="0" w:color="auto"/>
              <w:bottom w:val="single" w:sz="4" w:space="0" w:color="auto"/>
              <w:right w:val="single" w:sz="4" w:space="0" w:color="auto"/>
            </w:tcBorders>
            <w:vAlign w:val="center"/>
          </w:tcPr>
          <w:p w14:paraId="2F6B39CB" w14:textId="77777777" w:rsidR="00B11855" w:rsidRPr="00621E63" w:rsidRDefault="003D003E" w:rsidP="00CF5627">
            <w:pPr>
              <w:pStyle w:val="TableEntry"/>
            </w:pPr>
            <w:r w:rsidRPr="00621E63">
              <w:t>Characteristics:</w:t>
            </w:r>
          </w:p>
        </w:tc>
        <w:tc>
          <w:tcPr>
            <w:tcW w:w="4320" w:type="dxa"/>
            <w:tcBorders>
              <w:top w:val="single" w:sz="4" w:space="0" w:color="auto"/>
              <w:left w:val="single" w:sz="4" w:space="0" w:color="auto"/>
              <w:bottom w:val="single" w:sz="4" w:space="0" w:color="auto"/>
            </w:tcBorders>
            <w:vAlign w:val="center"/>
          </w:tcPr>
          <w:p w14:paraId="3F94E681" w14:textId="77777777" w:rsidR="00B11855" w:rsidRPr="00621E63" w:rsidRDefault="003D003E" w:rsidP="00CF5627">
            <w:pPr>
              <w:pStyle w:val="TableEntry"/>
            </w:pPr>
            <w:r w:rsidRPr="00621E63">
              <w:t>Sends defined alert data</w:t>
            </w:r>
          </w:p>
        </w:tc>
      </w:tr>
      <w:tr w:rsidR="00B11855" w:rsidRPr="00621E63" w14:paraId="3725C645" w14:textId="77777777" w:rsidTr="00CF5627">
        <w:tc>
          <w:tcPr>
            <w:tcW w:w="3420" w:type="dxa"/>
            <w:tcBorders>
              <w:top w:val="single" w:sz="4" w:space="0" w:color="auto"/>
              <w:bottom w:val="single" w:sz="4" w:space="0" w:color="auto"/>
              <w:right w:val="single" w:sz="4" w:space="0" w:color="auto"/>
            </w:tcBorders>
            <w:vAlign w:val="center"/>
          </w:tcPr>
          <w:p w14:paraId="31012FF3" w14:textId="77777777" w:rsidR="00B11855" w:rsidRPr="00621E63" w:rsidRDefault="003D003E" w:rsidP="00CF5627">
            <w:pPr>
              <w:pStyle w:val="TableEntry"/>
            </w:pPr>
            <w:r w:rsidRPr="00621E63">
              <w:t>Purpose:</w:t>
            </w:r>
          </w:p>
        </w:tc>
        <w:tc>
          <w:tcPr>
            <w:tcW w:w="4320" w:type="dxa"/>
            <w:tcBorders>
              <w:top w:val="single" w:sz="4" w:space="0" w:color="auto"/>
              <w:left w:val="single" w:sz="4" w:space="0" w:color="auto"/>
              <w:bottom w:val="single" w:sz="4" w:space="0" w:color="auto"/>
            </w:tcBorders>
            <w:vAlign w:val="center"/>
          </w:tcPr>
          <w:p w14:paraId="15995A31" w14:textId="216C566C" w:rsidR="00B11855" w:rsidRPr="00621E63" w:rsidRDefault="003D003E" w:rsidP="00CF5627">
            <w:pPr>
              <w:pStyle w:val="TableEntry"/>
            </w:pPr>
            <w:r w:rsidRPr="00621E63">
              <w:t xml:space="preserve">Report Alert from </w:t>
            </w:r>
            <w:r w:rsidR="009E2B46" w:rsidRPr="00621E63">
              <w:t>Alert Reporter</w:t>
            </w:r>
            <w:r w:rsidRPr="00621E63">
              <w:t xml:space="preserve"> to </w:t>
            </w:r>
            <w:r w:rsidR="009E2B46" w:rsidRPr="00621E63">
              <w:t>Alert Manager</w:t>
            </w:r>
            <w:r w:rsidR="00446183" w:rsidRPr="00621E63">
              <w:t xml:space="preserve"> and/or </w:t>
            </w:r>
            <w:r w:rsidR="00916BBE" w:rsidRPr="00621E63">
              <w:t>Alert Consumer</w:t>
            </w:r>
          </w:p>
        </w:tc>
      </w:tr>
      <w:tr w:rsidR="00B11855" w:rsidRPr="00621E63" w14:paraId="4713FE52" w14:textId="77777777" w:rsidTr="00CF5627">
        <w:tblPrEx>
          <w:tblBorders>
            <w:bottom w:val="single" w:sz="4" w:space="0" w:color="auto"/>
          </w:tblBorders>
        </w:tblPrEx>
        <w:tc>
          <w:tcPr>
            <w:tcW w:w="3420" w:type="dxa"/>
            <w:tcBorders>
              <w:top w:val="single" w:sz="4" w:space="0" w:color="auto"/>
              <w:bottom w:val="single" w:sz="4" w:space="0" w:color="auto"/>
              <w:right w:val="single" w:sz="4" w:space="0" w:color="auto"/>
            </w:tcBorders>
            <w:vAlign w:val="center"/>
          </w:tcPr>
          <w:p w14:paraId="3F340EF2" w14:textId="77777777" w:rsidR="00B11855" w:rsidRPr="00621E63" w:rsidRDefault="003D003E" w:rsidP="00CF5627">
            <w:pPr>
              <w:pStyle w:val="TableEntry"/>
            </w:pPr>
            <w:r w:rsidRPr="00621E63">
              <w:t>Based on Segment Pattern:</w:t>
            </w:r>
          </w:p>
        </w:tc>
        <w:tc>
          <w:tcPr>
            <w:tcW w:w="4320" w:type="dxa"/>
            <w:tcBorders>
              <w:top w:val="single" w:sz="4" w:space="0" w:color="auto"/>
              <w:left w:val="single" w:sz="4" w:space="0" w:color="auto"/>
              <w:bottom w:val="single" w:sz="4" w:space="0" w:color="auto"/>
            </w:tcBorders>
            <w:vAlign w:val="center"/>
          </w:tcPr>
          <w:p w14:paraId="4B2E3780" w14:textId="77777777" w:rsidR="00B11855" w:rsidRPr="00621E63" w:rsidRDefault="003D003E" w:rsidP="00CF5627">
            <w:pPr>
              <w:pStyle w:val="TableEntry"/>
            </w:pPr>
            <w:r w:rsidRPr="00621E63">
              <w:t>R40</w:t>
            </w:r>
          </w:p>
        </w:tc>
      </w:tr>
    </w:tbl>
    <w:p w14:paraId="65105AF1" w14:textId="77777777" w:rsidR="009F4303" w:rsidRPr="00621E63" w:rsidRDefault="009F4303" w:rsidP="009F4303">
      <w:pPr>
        <w:pStyle w:val="BodyText"/>
      </w:pPr>
      <w:bookmarkStart w:id="1792" w:name="_Toc401769796"/>
      <w:r w:rsidRPr="00621E63">
        <w:t xml:space="preserve"> </w:t>
      </w:r>
      <w:bookmarkEnd w:id="1792"/>
    </w:p>
    <w:p w14:paraId="3F7DB082" w14:textId="77777777" w:rsidR="009F4303" w:rsidRPr="00621E63" w:rsidRDefault="009F4303" w:rsidP="00123C7B">
      <w:pPr>
        <w:pStyle w:val="Heading5"/>
        <w:rPr>
          <w:noProof w:val="0"/>
        </w:rPr>
      </w:pPr>
      <w:bookmarkStart w:id="1793" w:name="_Toc24650430"/>
      <w:r w:rsidRPr="00621E63">
        <w:rPr>
          <w:noProof w:val="0"/>
        </w:rPr>
        <w:t>PCD-04 Report Alert (ORU^R40^ORU_R40) static definition</w:t>
      </w:r>
      <w:bookmarkEnd w:id="1793"/>
    </w:p>
    <w:p w14:paraId="53E946B7" w14:textId="718E337D" w:rsidR="00B11855" w:rsidRPr="00621E63" w:rsidRDefault="003D003E" w:rsidP="002D22C9">
      <w:pPr>
        <w:pStyle w:val="BodyText"/>
      </w:pPr>
      <w:r w:rsidRPr="00621E63">
        <w:t xml:space="preserve">The </w:t>
      </w:r>
      <w:r w:rsidR="00647994" w:rsidRPr="00621E63">
        <w:t>Report Alert [PCD-04]</w:t>
      </w:r>
      <w:r w:rsidRPr="00621E63">
        <w:t xml:space="preserve"> message is used to communicate ACM data from an Alert Reporter (AR) to Alert Manager (AM)</w:t>
      </w:r>
      <w:r w:rsidR="00446183" w:rsidRPr="00621E63">
        <w:t xml:space="preserve"> and/or Alert Consumer (ACON)</w:t>
      </w:r>
      <w:r w:rsidR="00C60ECD" w:rsidRPr="00621E63">
        <w:t xml:space="preserve"> </w:t>
      </w:r>
    </w:p>
    <w:p w14:paraId="374AAC01" w14:textId="775A2EE7" w:rsidR="00B11855" w:rsidRPr="00621E63" w:rsidRDefault="003D003E" w:rsidP="002D22C9">
      <w:pPr>
        <w:pStyle w:val="BodyText"/>
      </w:pPr>
      <w:r w:rsidRPr="00621E63">
        <w:lastRenderedPageBreak/>
        <w:t xml:space="preserve">Common </w:t>
      </w:r>
      <w:r w:rsidR="006D613E" w:rsidRPr="00621E63">
        <w:t>HL7</w:t>
      </w:r>
      <w:r w:rsidR="00995105" w:rsidRPr="00621E63">
        <w:t xml:space="preserve"> </w:t>
      </w:r>
      <w:r w:rsidRPr="00621E63">
        <w:t xml:space="preserve">segments are defined in Appendix B Common Message Segments. There are sections discussing considerations specific to </w:t>
      </w:r>
      <w:r w:rsidR="00647994" w:rsidRPr="00621E63">
        <w:t>[PCD-04]</w:t>
      </w:r>
      <w:r w:rsidRPr="00621E63">
        <w:t xml:space="preserve"> where applicable.</w:t>
      </w:r>
    </w:p>
    <w:p w14:paraId="46B56DD1" w14:textId="77777777" w:rsidR="00674011" w:rsidRPr="00621E63" w:rsidRDefault="00674011" w:rsidP="0034511D">
      <w:pPr>
        <w:pStyle w:val="BodyText"/>
      </w:pPr>
    </w:p>
    <w:p w14:paraId="3942C165" w14:textId="1414D1AD" w:rsidR="00674011" w:rsidRPr="00621E63" w:rsidDel="008E1C27" w:rsidRDefault="00674011" w:rsidP="0034511D">
      <w:pPr>
        <w:pStyle w:val="BodyText"/>
        <w:rPr>
          <w:del w:id="1794" w:author="Mary Jungers" w:date="2019-11-13T18:46:00Z"/>
        </w:rPr>
      </w:pPr>
    </w:p>
    <w:p w14:paraId="566121AF" w14:textId="7109180D" w:rsidR="00B11855" w:rsidRPr="00621E63" w:rsidRDefault="00F73333" w:rsidP="00CF5627">
      <w:pPr>
        <w:pStyle w:val="TableTitle"/>
      </w:pPr>
      <w:r w:rsidRPr="00621E63">
        <mc:AlternateContent>
          <mc:Choice Requires="wpg">
            <w:drawing>
              <wp:anchor distT="0" distB="0" distL="114300" distR="114300" simplePos="0" relativeHeight="251875840" behindDoc="0" locked="0" layoutInCell="1" allowOverlap="1" wp14:anchorId="5F3EF4D8" wp14:editId="440D24B9">
                <wp:simplePos x="0" y="0"/>
                <wp:positionH relativeFrom="column">
                  <wp:posOffset>733425</wp:posOffset>
                </wp:positionH>
                <wp:positionV relativeFrom="paragraph">
                  <wp:posOffset>-201930</wp:posOffset>
                </wp:positionV>
                <wp:extent cx="3718560" cy="3392170"/>
                <wp:effectExtent l="0" t="0" r="15240" b="36830"/>
                <wp:wrapTopAndBottom/>
                <wp:docPr id="6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18560" cy="3392170"/>
                          <a:chOff x="0" y="0"/>
                          <a:chExt cx="37186" cy="33924"/>
                        </a:xfrm>
                      </wpg:grpSpPr>
                      <wps:wsp>
                        <wps:cNvPr id="68" name="Text Box 50"/>
                        <wps:cNvSpPr txBox="1">
                          <a:spLocks noChangeArrowheads="1"/>
                        </wps:cNvSpPr>
                        <wps:spPr bwMode="auto">
                          <a:xfrm>
                            <a:off x="4823" y="23513"/>
                            <a:ext cx="15995" cy="3518"/>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21388372" w14:textId="7915052C" w:rsidR="00D04981" w:rsidRPr="005333EE" w:rsidRDefault="00D04981" w:rsidP="00EF0604">
                              <w:pPr>
                                <w:spacing w:before="120"/>
                                <w:rPr>
                                  <w:color w:val="000000"/>
                                  <w:szCs w:val="20"/>
                                </w:rPr>
                              </w:pPr>
                              <w:r w:rsidRPr="005333EE">
                                <w:rPr>
                                  <w:color w:val="000000"/>
                                  <w:szCs w:val="20"/>
                                </w:rPr>
                                <w:t>Report Alert</w:t>
                              </w:r>
                              <w:r>
                                <w:rPr>
                                  <w:color w:val="000000"/>
                                  <w:szCs w:val="20"/>
                                </w:rPr>
                                <w:t xml:space="preserve"> [PCD-04</w:t>
                              </w:r>
                            </w:p>
                          </w:txbxContent>
                        </wps:txbx>
                        <wps:bodyPr rot="0" vert="horz" wrap="square" lIns="91440" tIns="45720" rIns="91440" bIns="45720" anchor="t" anchorCtr="0" upright="1">
                          <a:noAutofit/>
                        </wps:bodyPr>
                      </wps:wsp>
                      <wps:wsp>
                        <wps:cNvPr id="69" name="AutoShape 51"/>
                        <wps:cNvCnPr>
                          <a:cxnSpLocks noChangeShapeType="1"/>
                        </wps:cNvCnPr>
                        <wps:spPr bwMode="auto">
                          <a:xfrm>
                            <a:off x="1808" y="3717"/>
                            <a:ext cx="89" cy="30207"/>
                          </a:xfrm>
                          <a:prstGeom prst="straightConnector1">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0" name="AutoShape 52"/>
                        <wps:cNvCnPr>
                          <a:cxnSpLocks noChangeShapeType="1"/>
                        </wps:cNvCnPr>
                        <wps:spPr bwMode="auto">
                          <a:xfrm>
                            <a:off x="23915" y="3717"/>
                            <a:ext cx="108" cy="30195"/>
                          </a:xfrm>
                          <a:prstGeom prst="straightConnector1">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1" name="AutoShape 53"/>
                        <wps:cNvCnPr>
                          <a:cxnSpLocks noChangeShapeType="1"/>
                        </wps:cNvCnPr>
                        <wps:spPr bwMode="auto">
                          <a:xfrm>
                            <a:off x="34063" y="3717"/>
                            <a:ext cx="89" cy="30207"/>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2" name="Text Box 54"/>
                        <wps:cNvSpPr txBox="1">
                          <a:spLocks noChangeArrowheads="1"/>
                        </wps:cNvSpPr>
                        <wps:spPr bwMode="auto">
                          <a:xfrm>
                            <a:off x="0" y="0"/>
                            <a:ext cx="5232"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C78B77B" w14:textId="77777777" w:rsidR="00D04981" w:rsidRDefault="00D04981" w:rsidP="00EF0604">
                              <w:pPr>
                                <w:spacing w:before="120"/>
                                <w:rPr>
                                  <w:szCs w:val="20"/>
                                </w:rPr>
                              </w:pPr>
                              <w:r>
                                <w:rPr>
                                  <w:szCs w:val="20"/>
                                </w:rPr>
                                <w:t>AR</w:t>
                              </w:r>
                            </w:p>
                          </w:txbxContent>
                        </wps:txbx>
                        <wps:bodyPr rot="0" vert="horz" wrap="square" lIns="91440" tIns="45720" rIns="91440" bIns="45720" anchor="t" anchorCtr="0" upright="1">
                          <a:noAutofit/>
                        </wps:bodyPr>
                      </wps:wsp>
                      <wps:wsp>
                        <wps:cNvPr id="73" name="Text Box 55"/>
                        <wps:cNvSpPr txBox="1">
                          <a:spLocks noChangeArrowheads="1"/>
                        </wps:cNvSpPr>
                        <wps:spPr bwMode="auto">
                          <a:xfrm>
                            <a:off x="21001" y="0"/>
                            <a:ext cx="7042"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EF3A7B2" w14:textId="77777777" w:rsidR="00D04981" w:rsidRDefault="00D04981" w:rsidP="00EF0604">
                              <w:pPr>
                                <w:spacing w:before="120"/>
                                <w:rPr>
                                  <w:szCs w:val="20"/>
                                </w:rPr>
                              </w:pPr>
                              <w:r>
                                <w:rPr>
                                  <w:szCs w:val="20"/>
                                </w:rPr>
                                <w:t>ACON</w:t>
                              </w:r>
                            </w:p>
                          </w:txbxContent>
                        </wps:txbx>
                        <wps:bodyPr rot="0" vert="horz" wrap="square" lIns="91440" tIns="45720" rIns="91440" bIns="45720" anchor="t" anchorCtr="0" upright="1">
                          <a:noAutofit/>
                        </wps:bodyPr>
                      </wps:wsp>
                      <wps:wsp>
                        <wps:cNvPr id="74" name="Text Box 12"/>
                        <wps:cNvSpPr txBox="1">
                          <a:spLocks noChangeArrowheads="1"/>
                        </wps:cNvSpPr>
                        <wps:spPr bwMode="auto">
                          <a:xfrm>
                            <a:off x="31953" y="0"/>
                            <a:ext cx="5233"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570A91E" w14:textId="77777777" w:rsidR="00D04981" w:rsidRDefault="00D04981" w:rsidP="00EF0604">
                              <w:pPr>
                                <w:spacing w:before="120"/>
                                <w:rPr>
                                  <w:szCs w:val="20"/>
                                </w:rPr>
                              </w:pPr>
                              <w:r>
                                <w:rPr>
                                  <w:szCs w:val="20"/>
                                </w:rPr>
                                <w:t>AM</w:t>
                              </w:r>
                            </w:p>
                          </w:txbxContent>
                        </wps:txbx>
                        <wps:bodyPr rot="0" vert="horz" wrap="square" lIns="91440" tIns="45720" rIns="91440" bIns="45720" anchor="t" anchorCtr="0" upright="1">
                          <a:noAutofit/>
                        </wps:bodyPr>
                      </wps:wsp>
                      <wps:wsp>
                        <wps:cNvPr id="75" name="Rectangle 57"/>
                        <wps:cNvSpPr>
                          <a:spLocks noChangeArrowheads="1"/>
                        </wps:cNvSpPr>
                        <wps:spPr bwMode="auto">
                          <a:xfrm>
                            <a:off x="0" y="5225"/>
                            <a:ext cx="3422" cy="675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76" name="Rectangle 58"/>
                        <wps:cNvSpPr>
                          <a:spLocks noChangeArrowheads="1"/>
                        </wps:cNvSpPr>
                        <wps:spPr bwMode="auto">
                          <a:xfrm>
                            <a:off x="32255" y="5225"/>
                            <a:ext cx="3422" cy="675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none" lIns="91440" tIns="45720" rIns="91440" bIns="45720" anchor="ctr" anchorCtr="0" upright="1">
                          <a:noAutofit/>
                        </wps:bodyPr>
                      </wps:wsp>
                      <wps:wsp>
                        <wps:cNvPr id="77" name="AutoShape 59"/>
                        <wps:cNvCnPr>
                          <a:cxnSpLocks noChangeShapeType="1"/>
                        </wps:cNvCnPr>
                        <wps:spPr bwMode="auto">
                          <a:xfrm>
                            <a:off x="3516" y="8641"/>
                            <a:ext cx="28772" cy="6"/>
                          </a:xfrm>
                          <a:prstGeom prst="straightConnector1">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8" name="Text Box 60"/>
                        <wps:cNvSpPr txBox="1">
                          <a:spLocks noChangeArrowheads="1"/>
                        </wps:cNvSpPr>
                        <wps:spPr bwMode="auto">
                          <a:xfrm>
                            <a:off x="5124" y="4923"/>
                            <a:ext cx="17359" cy="3518"/>
                          </a:xfrm>
                          <a:prstGeom prst="rect">
                            <a:avLst/>
                          </a:prstGeom>
                          <a:solidFill>
                            <a:srgbClr val="FFFFFF"/>
                          </a:solidFill>
                          <a:ln w="12700"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E71D9F3" w14:textId="367456E8" w:rsidR="00D04981" w:rsidRDefault="00D04981" w:rsidP="00EF0604">
                              <w:pPr>
                                <w:spacing w:before="120"/>
                                <w:rPr>
                                  <w:szCs w:val="20"/>
                                </w:rPr>
                              </w:pPr>
                              <w:r>
                                <w:rPr>
                                  <w:szCs w:val="20"/>
                                </w:rPr>
                                <w:t>Report Alert [PCD-04]</w:t>
                              </w:r>
                            </w:p>
                          </w:txbxContent>
                        </wps:txbx>
                        <wps:bodyPr rot="0" vert="horz" wrap="square" lIns="91440" tIns="45720" rIns="91440" bIns="45720" anchor="t" anchorCtr="0" upright="1">
                          <a:noAutofit/>
                        </wps:bodyPr>
                      </wps:wsp>
                      <wps:wsp>
                        <wps:cNvPr id="79" name="Rectangle 61"/>
                        <wps:cNvSpPr>
                          <a:spLocks noChangeArrowheads="1"/>
                        </wps:cNvSpPr>
                        <wps:spPr bwMode="auto">
                          <a:xfrm>
                            <a:off x="200" y="23613"/>
                            <a:ext cx="3423" cy="675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80" name="Rectangle 62"/>
                        <wps:cNvSpPr>
                          <a:spLocks noChangeArrowheads="1"/>
                        </wps:cNvSpPr>
                        <wps:spPr bwMode="auto">
                          <a:xfrm>
                            <a:off x="22508" y="23613"/>
                            <a:ext cx="3422" cy="675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81" name="AutoShape 63"/>
                        <wps:cNvCnPr>
                          <a:cxnSpLocks noChangeShapeType="1"/>
                        </wps:cNvCnPr>
                        <wps:spPr bwMode="auto">
                          <a:xfrm>
                            <a:off x="3617" y="27030"/>
                            <a:ext cx="18866" cy="6"/>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5F3EF4D8" id="Group 17" o:spid="_x0000_s1123" style="position:absolute;left:0;text-align:left;margin-left:57.75pt;margin-top:-15.9pt;width:292.8pt;height:267.1pt;z-index:251875840;mso-position-horizontal-relative:text;mso-position-vertical-relative:text" coordsize="37186,33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">
                <v:shapetype id="_x0000_t202" coordsize="21600,21600" o:spt="202" path="m,l,21600r21600,l21600,xe">
                  <v:stroke joinstyle="miter"/>
                  <v:path gradientshapeok="t" o:connecttype="rect"/>
                </v:shapetype>
                <v:shape id="Text Box 50" o:spid="_x0000_s1124" type="#_x0000_t202" style="position:absolute;left:4823;top:23513;width:15995;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" strokeweight=".25pt">
                  <v:stroke dashstyle="1 1" endcap="round"/>
                  <v:shadow opacity="49150f"/>
                  <v:textbox>
                    <w:txbxContent>
                      <w:p w14:paraId="21388372" w14:textId="7915052C" w:rsidR="00D04981" w:rsidRPr="005333EE" w:rsidRDefault="00D04981" w:rsidP="00EF0604">
                        <w:pPr>
                          <w:spacing w:before="120"/>
                          <w:rPr>
                            <w:color w:val="000000"/>
                            <w:szCs w:val="20"/>
                          </w:rPr>
                        </w:pPr>
                        <w:r w:rsidRPr="005333EE">
                          <w:rPr>
                            <w:color w:val="000000"/>
                            <w:szCs w:val="20"/>
                          </w:rPr>
                          <w:t>Report Alert</w:t>
                        </w:r>
                        <w:r>
                          <w:rPr>
                            <w:color w:val="000000"/>
                            <w:szCs w:val="20"/>
                          </w:rPr>
                          <w:t xml:space="preserve"> [PCD-04</w:t>
                        </w:r>
                      </w:p>
                    </w:txbxContent>
                  </v:textbox>
                </v:shape>
                <v:shapetype id="_x0000_t32" coordsize="21600,21600" o:spt="32" o:oned="t" path="m,l21600,21600e" filled="f">
                  <v:path arrowok="t" fillok="f" o:connecttype="none"/>
                  <o:lock v:ext="edit" shapetype="t"/>
                </v:shapetype>
                <v:shape id="AutoShape 51" o:spid="_x0000_s1125" type="#_x0000_t32" style="position:absolute;left:1808;top:3717;width:89;height:302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" strokeweight="1pt">
                  <v:stroke joinstyle="miter"/>
                  <v:shadow opacity="49150f"/>
                </v:shape>
                <v:shape id="AutoShape 52" o:spid="_x0000_s1126" type="#_x0000_t32" style="position:absolute;left:23915;top:3717;width:108;height:301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" strokeweight="1pt">
                  <v:stroke joinstyle="miter"/>
                  <v:shadow opacity="49150f"/>
                </v:shape>
                <v:shape id="AutoShape 53" o:spid="_x0000_s1127" type="#_x0000_t32" style="position:absolute;left:34063;top:3717;width:89;height:302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" strokeweight=".25pt">
                  <v:stroke dashstyle="dash" joinstyle="miter"/>
                  <v:shadow opacity="49150f"/>
                </v:shape>
                <v:shape id="Text Box 54" o:spid="_x0000_s1128" type="#_x0000_t202" style="position:absolute;width:5232;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" strokeweight=".25pt">
                  <v:stroke dashstyle="1 1" endcap="round"/>
                  <v:shadow opacity="49150f"/>
                  <v:textbox>
                    <w:txbxContent>
                      <w:p w14:paraId="6C78B77B" w14:textId="77777777" w:rsidR="00D04981" w:rsidRDefault="00D04981" w:rsidP="00EF0604">
                        <w:pPr>
                          <w:spacing w:before="120"/>
                          <w:rPr>
                            <w:szCs w:val="20"/>
                          </w:rPr>
                        </w:pPr>
                        <w:r>
                          <w:rPr>
                            <w:szCs w:val="20"/>
                          </w:rPr>
                          <w:t>AR</w:t>
                        </w:r>
                      </w:p>
                    </w:txbxContent>
                  </v:textbox>
                </v:shape>
                <v:shape id="Text Box 55" o:spid="_x0000_s1129" type="#_x0000_t202" style="position:absolute;left:21001;width:7042;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" strokeweight=".25pt">
                  <v:stroke dashstyle="1 1" endcap="round"/>
                  <v:shadow opacity="49150f"/>
                  <v:textbox>
                    <w:txbxContent>
                      <w:p w14:paraId="6EF3A7B2" w14:textId="77777777" w:rsidR="00D04981" w:rsidRDefault="00D04981" w:rsidP="00EF0604">
                        <w:pPr>
                          <w:spacing w:before="120"/>
                          <w:rPr>
                            <w:szCs w:val="20"/>
                          </w:rPr>
                        </w:pPr>
                        <w:r>
                          <w:rPr>
                            <w:szCs w:val="20"/>
                          </w:rPr>
                          <w:t>ACON</w:t>
                        </w:r>
                      </w:p>
                    </w:txbxContent>
                  </v:textbox>
                </v:shape>
                <v:shape id="Text Box 12" o:spid="_x0000_s1130" type="#_x0000_t202" style="position:absolute;left:31953;width:5233;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" strokeweight=".25pt">
                  <v:stroke dashstyle="1 1" endcap="round"/>
                  <v:shadow opacity="49150f"/>
                  <v:textbox>
                    <w:txbxContent>
                      <w:p w14:paraId="7570A91E" w14:textId="77777777" w:rsidR="00D04981" w:rsidRDefault="00D04981" w:rsidP="00EF0604">
                        <w:pPr>
                          <w:spacing w:before="120"/>
                          <w:rPr>
                            <w:szCs w:val="20"/>
                          </w:rPr>
                        </w:pPr>
                        <w:r>
                          <w:rPr>
                            <w:szCs w:val="20"/>
                          </w:rPr>
                          <w:t>AM</w:t>
                        </w:r>
                      </w:p>
                    </w:txbxContent>
                  </v:textbox>
                </v:shape>
                <v:rect id="Rectangle 57" o:spid="_x0000_s1131" style="position:absolute;top:5225;width:3422;height:675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" strokeweight="1pt">
                  <v:shadow opacity="49150f"/>
                </v:rect>
                <v:rect id="Rectangle 58" o:spid="_x0000_s1132" style="position:absolute;left:32255;top:5225;width:3422;height:675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" strokeweight="1pt">
                  <v:shadow color="#868686"/>
                </v:rect>
                <v:shape id="AutoShape 59" o:spid="_x0000_s1133" type="#_x0000_t32" style="position:absolute;left:3516;top:8641;width:2877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" strokeweight="1pt">
                  <v:stroke endarrow="block" joinstyle="miter"/>
                  <v:shadow opacity="49150f"/>
                </v:shape>
                <v:shape id="Text Box 60" o:spid="_x0000_s1134" type="#_x0000_t202" style="position:absolute;left:5124;top:4923;width:17359;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" strokeweight="1pt">
                  <v:stroke dashstyle="1 1" endcap="round"/>
                  <v:shadow opacity="49150f"/>
                  <v:textbox>
                    <w:txbxContent>
                      <w:p w14:paraId="7E71D9F3" w14:textId="367456E8" w:rsidR="00D04981" w:rsidRDefault="00D04981" w:rsidP="00EF0604">
                        <w:pPr>
                          <w:spacing w:before="120"/>
                          <w:rPr>
                            <w:szCs w:val="20"/>
                          </w:rPr>
                        </w:pPr>
                        <w:r>
                          <w:rPr>
                            <w:szCs w:val="20"/>
                          </w:rPr>
                          <w:t>Report Alert [PCD-04]</w:t>
                        </w:r>
                      </w:p>
                    </w:txbxContent>
                  </v:textbox>
                </v:shape>
                <v:rect id="Rectangle 61" o:spid="_x0000_s1135" style="position:absolute;left:200;top:23613;width:3423;height:675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" strokeweight="1pt">
                  <v:shadow opacity="49150f"/>
                </v:rect>
                <v:rect id="Rectangle 62" o:spid="_x0000_s1136" style="position:absolute;left:22508;top:23613;width:3422;height:675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" strokeweight="1pt">
                  <v:shadow opacity="49150f"/>
                </v:rect>
                <v:shape id="AutoShape 63" o:spid="_x0000_s1137" type="#_x0000_t32" style="position:absolute;left:3617;top:27030;width:18866;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" strokeweight=".25pt">
                  <v:stroke dashstyle="1 1" endarrow="block" joinstyle="miter" endcap="round"/>
                  <v:shadow opacity="49150f"/>
                </v:shape>
                <w10:wrap type="topAndBottom"/>
              </v:group>
            </w:pict>
          </mc:Fallback>
        </mc:AlternateContent>
      </w:r>
      <w:r w:rsidR="00674011" w:rsidRPr="00621E63">
        <w:t xml:space="preserve">Table 3.4.4.1.2-1: ORU^R40^ORU_R40 </w:t>
      </w:r>
      <w:r w:rsidR="006D613E" w:rsidRPr="00621E63">
        <w:t>HL7</w:t>
      </w:r>
      <w:r w:rsidR="00995105" w:rsidRPr="00621E63">
        <w:t xml:space="preserve"> </w:t>
      </w:r>
      <w:r w:rsidR="00674011" w:rsidRPr="00621E63">
        <w:t>Attribute Table</w:t>
      </w:r>
      <w:r w:rsidRPr="00621E63">
        <mc:AlternateContent>
          <mc:Choice Requires="wps">
            <w:drawing>
              <wp:anchor distT="0" distB="0" distL="114300" distR="114300" simplePos="0" relativeHeight="251790848" behindDoc="0" locked="0" layoutInCell="1" allowOverlap="1" wp14:anchorId="032A890D" wp14:editId="11D86B47">
                <wp:simplePos x="0" y="0"/>
                <wp:positionH relativeFrom="column">
                  <wp:posOffset>9243695</wp:posOffset>
                </wp:positionH>
                <wp:positionV relativeFrom="paragraph">
                  <wp:posOffset>1791970</wp:posOffset>
                </wp:positionV>
                <wp:extent cx="1886585" cy="635"/>
                <wp:effectExtent l="13970" t="54610" r="23495" b="59055"/>
                <wp:wrapNone/>
                <wp:docPr id="66"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6585" cy="635"/>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0FC0181" id="AutoShape 19" o:spid="_x0000_s1026" type="#_x0000_t32" style="position:absolute;margin-left:727.85pt;margin-top:141.1pt;width:148.55pt;height:.0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" strokeweight=".25pt">
                <v:stroke dashstyle="1 1" endarrow="block" joinstyle="miter" endcap="round"/>
                <v:shadow opacity="49150f"/>
              </v:shape>
            </w:pict>
          </mc:Fallback>
        </mc:AlternateContent>
      </w:r>
      <w:r w:rsidRPr="00621E63">
        <mc:AlternateContent>
          <mc:Choice Requires="wps">
            <w:drawing>
              <wp:anchor distT="0" distB="0" distL="114300" distR="114300" simplePos="0" relativeHeight="251700736" behindDoc="0" locked="0" layoutInCell="1" allowOverlap="1" wp14:anchorId="36983513" wp14:editId="0838DFD0">
                <wp:simplePos x="0" y="0"/>
                <wp:positionH relativeFrom="column">
                  <wp:posOffset>10026015</wp:posOffset>
                </wp:positionH>
                <wp:positionV relativeFrom="paragraph">
                  <wp:posOffset>21590</wp:posOffset>
                </wp:positionV>
                <wp:extent cx="2877185" cy="635"/>
                <wp:effectExtent l="5715" t="55880" r="22225" b="57785"/>
                <wp:wrapNone/>
                <wp:docPr id="31"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7185" cy="635"/>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8BB85C1" id="AutoShape 15" o:spid="_x0000_s1026" type="#_x0000_t32" style="position:absolute;margin-left:789.45pt;margin-top:1.7pt;width:226.55pt;height:.0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" strokeweight=".25pt">
                <v:stroke dashstyle="1 1" endarrow="block" joinstyle="miter" endcap="round"/>
                <v:shadow opacity="49150f"/>
              </v:shape>
            </w:pict>
          </mc:Fallback>
        </mc:AlternateContent>
      </w:r>
      <w:r w:rsidRPr="00621E63">
        <mc:AlternateContent>
          <mc:Choice Requires="wps">
            <w:drawing>
              <wp:anchor distT="0" distB="0" distL="114300" distR="114300" simplePos="0" relativeHeight="251745792" behindDoc="0" locked="0" layoutInCell="1" allowOverlap="1" wp14:anchorId="08EEF41A" wp14:editId="52172C23">
                <wp:simplePos x="0" y="0"/>
                <wp:positionH relativeFrom="column">
                  <wp:posOffset>9683750</wp:posOffset>
                </wp:positionH>
                <wp:positionV relativeFrom="paragraph">
                  <wp:posOffset>1365885</wp:posOffset>
                </wp:positionV>
                <wp:extent cx="342265" cy="675640"/>
                <wp:effectExtent l="6350" t="9525" r="13335" b="10160"/>
                <wp:wrapNone/>
                <wp:docPr id="3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369CA92" id="Rectangle 17" o:spid="_x0000_s1026" style="position:absolute;margin-left:762.5pt;margin-top:107.55pt;width:26.95pt;height:53.2pt;z-index:251745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" fillcolor="#deeaf6" strokeweight=".25pt">
                <v:stroke dashstyle="1 1" endcap="round"/>
                <v:shadow opacity="49150f"/>
              </v:rect>
            </w:pict>
          </mc:Fallback>
        </mc:AlternateContent>
      </w:r>
      <w:r w:rsidRPr="00621E63">
        <mc:AlternateContent>
          <mc:Choice Requires="wps">
            <w:drawing>
              <wp:anchor distT="0" distB="0" distL="114300" distR="114300" simplePos="0" relativeHeight="251520512" behindDoc="0" locked="0" layoutInCell="1" allowOverlap="1" wp14:anchorId="5E051860" wp14:editId="0484F6AB">
                <wp:simplePos x="0" y="0"/>
                <wp:positionH relativeFrom="column">
                  <wp:posOffset>9393555</wp:posOffset>
                </wp:positionH>
                <wp:positionV relativeFrom="paragraph">
                  <wp:posOffset>1541145</wp:posOffset>
                </wp:positionV>
                <wp:extent cx="1599565" cy="351790"/>
                <wp:effectExtent l="11430" t="13335" r="8255" b="6350"/>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351790"/>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0E2A9AA4" w14:textId="77777777" w:rsidR="00D04981" w:rsidRDefault="00D04981" w:rsidP="00C60ECD">
                            <w:pPr>
                              <w:spacing w:before="120"/>
                              <w:rPr>
                                <w:szCs w:val="20"/>
                              </w:rPr>
                            </w:pPr>
                            <w:r>
                              <w:rPr>
                                <w:szCs w:val="20"/>
                              </w:rPr>
                              <w:t>PCD-04 Report Alert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051860" id="Text Box 6" o:spid="_x0000_s1138" type="#_x0000_t202" style="position:absolute;left:0;text-align:left;margin-left:739.65pt;margin-top:121.35pt;width:125.95pt;height:27.7pt;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" strokeweight=".25pt">
                <v:stroke dashstyle="1 1" endcap="round"/>
                <v:shadow opacity="49150f"/>
                <v:textbox>
                  <w:txbxContent>
                    <w:p w14:paraId="0E2A9AA4" w14:textId="77777777" w:rsidR="00D04981" w:rsidRDefault="00D04981" w:rsidP="00C60ECD">
                      <w:pPr>
                        <w:spacing w:before="120"/>
                        <w:rPr>
                          <w:szCs w:val="20"/>
                        </w:rPr>
                      </w:pPr>
                      <w:r>
                        <w:rPr>
                          <w:szCs w:val="20"/>
                        </w:rPr>
                        <w:t>PCD-04 Report Alert</w:t>
                      </w:r>
                    </w:p>
                  </w:txbxContent>
                </v:textbox>
              </v:shape>
            </w:pict>
          </mc:Fallback>
        </mc:AlternateContent>
      </w:r>
      <w:r w:rsidRPr="00621E63">
        <mc:AlternateContent>
          <mc:Choice Requires="wps">
            <w:drawing>
              <wp:anchor distT="0" distB="0" distL="114300" distR="114300" simplePos="0" relativeHeight="251768320" behindDoc="0" locked="0" layoutInCell="1" allowOverlap="1" wp14:anchorId="7BF79EC9" wp14:editId="65938CB6">
                <wp:simplePos x="0" y="0"/>
                <wp:positionH relativeFrom="column">
                  <wp:posOffset>9393555</wp:posOffset>
                </wp:positionH>
                <wp:positionV relativeFrom="paragraph">
                  <wp:posOffset>2041525</wp:posOffset>
                </wp:positionV>
                <wp:extent cx="342265" cy="675640"/>
                <wp:effectExtent l="11430" t="8890" r="8255" b="10795"/>
                <wp:wrapNone/>
                <wp:docPr id="2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D459115" id="Rectangle 18" o:spid="_x0000_s1026" style="position:absolute;margin-left:739.65pt;margin-top:160.75pt;width:26.95pt;height:53.2pt;z-index:2517683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" fillcolor="#deeaf6" strokeweight=".25pt">
                <v:stroke dashstyle="1 1" endcap="round"/>
                <v:shadow opacity="49150f"/>
              </v:rect>
            </w:pict>
          </mc:Fallback>
        </mc:AlternateContent>
      </w:r>
      <w:r w:rsidRPr="00621E63">
        <mc:AlternateContent>
          <mc:Choice Requires="wps">
            <w:drawing>
              <wp:anchor distT="0" distB="0" distL="114300" distR="114300" simplePos="0" relativeHeight="251723264" behindDoc="0" locked="0" layoutInCell="1" allowOverlap="1" wp14:anchorId="688A2085" wp14:editId="160E7891">
                <wp:simplePos x="0" y="0"/>
                <wp:positionH relativeFrom="column">
                  <wp:posOffset>10038080</wp:posOffset>
                </wp:positionH>
                <wp:positionV relativeFrom="paragraph">
                  <wp:posOffset>1792605</wp:posOffset>
                </wp:positionV>
                <wp:extent cx="1599565" cy="351790"/>
                <wp:effectExtent l="8255" t="7620" r="11430" b="12065"/>
                <wp:wrapNone/>
                <wp:docPr id="2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351790"/>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885288C" w14:textId="77777777" w:rsidR="00D04981" w:rsidRDefault="00D04981" w:rsidP="00C60ECD">
                            <w:pPr>
                              <w:spacing w:before="120"/>
                              <w:rPr>
                                <w:szCs w:val="20"/>
                              </w:rPr>
                            </w:pPr>
                            <w:r>
                              <w:rPr>
                                <w:szCs w:val="20"/>
                              </w:rPr>
                              <w:t>PCD-04 Report Alert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8A2085" id="Text Box 16" o:spid="_x0000_s1139" type="#_x0000_t202" style="position:absolute;left:0;text-align:left;margin-left:790.4pt;margin-top:141.15pt;width:125.95pt;height:27.7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" strokeweight=".25pt">
                <v:stroke dashstyle="1 1" endcap="round"/>
                <v:shadow opacity="49150f"/>
                <v:textbox>
                  <w:txbxContent>
                    <w:p w14:paraId="7885288C" w14:textId="77777777" w:rsidR="00D04981" w:rsidRDefault="00D04981" w:rsidP="00C60ECD">
                      <w:pPr>
                        <w:spacing w:before="120"/>
                        <w:rPr>
                          <w:szCs w:val="20"/>
                        </w:rPr>
                      </w:pPr>
                      <w:r>
                        <w:rPr>
                          <w:szCs w:val="20"/>
                        </w:rPr>
                        <w:t>PCD-04 Report Alert</w:t>
                      </w:r>
                    </w:p>
                  </w:txbxContent>
                </v:textbox>
              </v:shape>
            </w:pict>
          </mc:Fallback>
        </mc:AlternateContent>
      </w:r>
      <w:r w:rsidRPr="00621E63">
        <mc:AlternateContent>
          <mc:Choice Requires="wps">
            <w:drawing>
              <wp:anchor distT="0" distB="0" distL="114300" distR="114300" simplePos="0" relativeHeight="251655680" behindDoc="0" locked="0" layoutInCell="1" allowOverlap="1" wp14:anchorId="44341BE1" wp14:editId="1E1E7256">
                <wp:simplePos x="0" y="0"/>
                <wp:positionH relativeFrom="column">
                  <wp:posOffset>11225530</wp:posOffset>
                </wp:positionH>
                <wp:positionV relativeFrom="paragraph">
                  <wp:posOffset>1960880</wp:posOffset>
                </wp:positionV>
                <wp:extent cx="342265" cy="675640"/>
                <wp:effectExtent l="5080" t="13970" r="5080" b="5715"/>
                <wp:wrapNone/>
                <wp:docPr id="2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F8326BC" id="Rectangle 13" o:spid="_x0000_s1026" style="position:absolute;margin-left:883.9pt;margin-top:154.4pt;width:26.95pt;height:53.2pt;z-index:251655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" fillcolor="#deeaf6" strokeweight=".25pt">
                <v:stroke dashstyle="1 1" endcap="round"/>
                <v:shadow opacity="49150f"/>
              </v:rect>
            </w:pict>
          </mc:Fallback>
        </mc:AlternateContent>
      </w:r>
      <w:r w:rsidRPr="00621E63">
        <mc:AlternateContent>
          <mc:Choice Requires="wps">
            <w:drawing>
              <wp:anchor distT="0" distB="0" distL="114300" distR="114300" simplePos="0" relativeHeight="251610624" behindDoc="0" locked="0" layoutInCell="1" allowOverlap="1" wp14:anchorId="111520CA" wp14:editId="7297AD29">
                <wp:simplePos x="0" y="0"/>
                <wp:positionH relativeFrom="column">
                  <wp:posOffset>9926955</wp:posOffset>
                </wp:positionH>
                <wp:positionV relativeFrom="paragraph">
                  <wp:posOffset>1524000</wp:posOffset>
                </wp:positionV>
                <wp:extent cx="523240" cy="368935"/>
                <wp:effectExtent l="11430" t="5715" r="8255" b="6350"/>
                <wp:wrapNone/>
                <wp:docPr id="2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 cy="368935"/>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4A6CFB29" w14:textId="77777777" w:rsidR="00D04981" w:rsidRDefault="00D04981" w:rsidP="00C60ECD">
                            <w:pPr>
                              <w:spacing w:before="120"/>
                              <w:rPr>
                                <w:szCs w:val="20"/>
                              </w:rPr>
                            </w:pPr>
                            <w:r>
                              <w:rPr>
                                <w:szCs w:val="20"/>
                              </w:rPr>
                              <w:t>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1520CA" id="Text Box 10" o:spid="_x0000_s1140" type="#_x0000_t202" style="position:absolute;left:0;text-align:left;margin-left:781.65pt;margin-top:120pt;width:41.2pt;height:29.0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" strokeweight=".25pt">
                <v:stroke dashstyle="1 1" endcap="round"/>
                <v:shadow opacity="49150f"/>
                <v:textbox>
                  <w:txbxContent>
                    <w:p w14:paraId="4A6CFB29" w14:textId="77777777" w:rsidR="00D04981" w:rsidRDefault="00D04981" w:rsidP="00C60ECD">
                      <w:pPr>
                        <w:spacing w:before="120"/>
                        <w:rPr>
                          <w:szCs w:val="20"/>
                        </w:rPr>
                      </w:pPr>
                      <w:r>
                        <w:rPr>
                          <w:szCs w:val="20"/>
                        </w:rPr>
                        <w:t>AR</w:t>
                      </w:r>
                    </w:p>
                  </w:txbxContent>
                </v:textbox>
              </v:shape>
            </w:pict>
          </mc:Fallback>
        </mc:AlternateContent>
      </w:r>
      <w:r w:rsidRPr="00621E63">
        <mc:AlternateContent>
          <mc:Choice Requires="wps">
            <w:drawing>
              <wp:anchor distT="0" distB="0" distL="114300" distR="114300" simplePos="0" relativeHeight="251632128" behindDoc="0" locked="0" layoutInCell="1" allowOverlap="1" wp14:anchorId="3FDAFE8C" wp14:editId="4F64160D">
                <wp:simplePos x="0" y="0"/>
                <wp:positionH relativeFrom="column">
                  <wp:posOffset>9683750</wp:posOffset>
                </wp:positionH>
                <wp:positionV relativeFrom="paragraph">
                  <wp:posOffset>2144395</wp:posOffset>
                </wp:positionV>
                <wp:extent cx="704215" cy="368935"/>
                <wp:effectExtent l="6350" t="6985" r="13335" b="5080"/>
                <wp:wrapNone/>
                <wp:docPr id="2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215" cy="368935"/>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CF6B337" w14:textId="77777777" w:rsidR="00D04981" w:rsidRDefault="00D04981" w:rsidP="00C60ECD">
                            <w:pPr>
                              <w:spacing w:before="120"/>
                              <w:rPr>
                                <w:szCs w:val="20"/>
                              </w:rPr>
                            </w:pPr>
                            <w:r>
                              <w:rPr>
                                <w:szCs w:val="20"/>
                              </w:rPr>
                              <w:t>ACON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DAFE8C" id="Text Box 11" o:spid="_x0000_s1141" type="#_x0000_t202" style="position:absolute;left:0;text-align:left;margin-left:762.5pt;margin-top:168.85pt;width:55.45pt;height:29.0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" strokeweight=".25pt">
                <v:stroke dashstyle="1 1" endcap="round"/>
                <v:shadow opacity="49150f"/>
                <v:textbox>
                  <w:txbxContent>
                    <w:p w14:paraId="6CF6B337" w14:textId="77777777" w:rsidR="00D04981" w:rsidRDefault="00D04981" w:rsidP="00C60ECD">
                      <w:pPr>
                        <w:spacing w:before="120"/>
                        <w:rPr>
                          <w:szCs w:val="20"/>
                        </w:rPr>
                      </w:pPr>
                      <w:r>
                        <w:rPr>
                          <w:szCs w:val="20"/>
                        </w:rPr>
                        <w:t>ACON</w:t>
                      </w:r>
                    </w:p>
                  </w:txbxContent>
                </v:textbox>
              </v:shape>
            </w:pict>
          </mc:Fallback>
        </mc:AlternateContent>
      </w:r>
      <w:r w:rsidRPr="00621E63">
        <mc:AlternateContent>
          <mc:Choice Requires="wps">
            <w:drawing>
              <wp:anchor distT="0" distB="0" distL="114300" distR="114300" simplePos="0" relativeHeight="251543040" behindDoc="0" locked="0" layoutInCell="1" allowOverlap="1" wp14:anchorId="4DAEDEB8" wp14:editId="48A30532">
                <wp:simplePos x="0" y="0"/>
                <wp:positionH relativeFrom="column">
                  <wp:posOffset>9787255</wp:posOffset>
                </wp:positionH>
                <wp:positionV relativeFrom="paragraph">
                  <wp:posOffset>1350010</wp:posOffset>
                </wp:positionV>
                <wp:extent cx="8890" cy="3020695"/>
                <wp:effectExtent l="5080" t="12700" r="5080" b="5080"/>
                <wp:wrapNone/>
                <wp:docPr id="2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02069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A4F8910" id="AutoShape 7" o:spid="_x0000_s1026" type="#_x0000_t32" style="position:absolute;margin-left:770.65pt;margin-top:106.3pt;width:.7pt;height:237.85pt;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" strokeweight=".25pt">
                <v:stroke dashstyle="dash" joinstyle="miter"/>
                <v:shadow opacity="49150f"/>
              </v:shape>
            </w:pict>
          </mc:Fallback>
        </mc:AlternateContent>
      </w:r>
      <w:r w:rsidRPr="00621E63">
        <mc:AlternateContent>
          <mc:Choice Requires="wps">
            <w:drawing>
              <wp:anchor distT="0" distB="0" distL="114300" distR="114300" simplePos="0" relativeHeight="251565568" behindDoc="0" locked="0" layoutInCell="1" allowOverlap="1" wp14:anchorId="310B2C87" wp14:editId="14B7F6F6">
                <wp:simplePos x="0" y="0"/>
                <wp:positionH relativeFrom="column">
                  <wp:posOffset>10841990</wp:posOffset>
                </wp:positionH>
                <wp:positionV relativeFrom="paragraph">
                  <wp:posOffset>1350010</wp:posOffset>
                </wp:positionV>
                <wp:extent cx="10795" cy="3019425"/>
                <wp:effectExtent l="12065" t="12700" r="5715" b="6350"/>
                <wp:wrapNone/>
                <wp:docPr id="2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301942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1E15AC1" id="AutoShape 8" o:spid="_x0000_s1026" type="#_x0000_t32" style="position:absolute;margin-left:853.7pt;margin-top:106.3pt;width:.85pt;height:237.75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" strokeweight=".25pt">
                <v:stroke dashstyle="dash" joinstyle="miter"/>
                <v:shadow opacity="49150f"/>
              </v:shape>
            </w:pict>
          </mc:Fallback>
        </mc:AlternateContent>
      </w:r>
      <w:r w:rsidRPr="00621E63">
        <mc:AlternateContent>
          <mc:Choice Requires="wps">
            <w:drawing>
              <wp:anchor distT="0" distB="0" distL="114300" distR="114300" simplePos="0" relativeHeight="251588096" behindDoc="0" locked="0" layoutInCell="1" allowOverlap="1" wp14:anchorId="7089EC84" wp14:editId="76438A26">
                <wp:simplePos x="0" y="0"/>
                <wp:positionH relativeFrom="column">
                  <wp:posOffset>10029190</wp:posOffset>
                </wp:positionH>
                <wp:positionV relativeFrom="paragraph">
                  <wp:posOffset>1066165</wp:posOffset>
                </wp:positionV>
                <wp:extent cx="8890" cy="3020695"/>
                <wp:effectExtent l="8890" t="5080" r="10795" b="12700"/>
                <wp:wrapNone/>
                <wp:docPr id="21"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02069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39F6B7E" id="AutoShape 9" o:spid="_x0000_s1026" type="#_x0000_t32" style="position:absolute;margin-left:789.7pt;margin-top:83.95pt;width:.7pt;height:237.8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" strokeweight=".25pt">
                <v:stroke dashstyle="dash" joinstyle="miter"/>
                <v:shadow opacity="49150f"/>
              </v:shape>
            </w:pict>
          </mc:Fallback>
        </mc:AlternateContent>
      </w:r>
      <w:r w:rsidRPr="00621E63">
        <mc:AlternateContent>
          <mc:Choice Requires="wps">
            <w:drawing>
              <wp:anchor distT="0" distB="0" distL="114300" distR="114300" simplePos="0" relativeHeight="251678208" behindDoc="0" locked="0" layoutInCell="1" allowOverlap="1" wp14:anchorId="1817B9EF" wp14:editId="6144CF7A">
                <wp:simplePos x="0" y="0"/>
                <wp:positionH relativeFrom="column">
                  <wp:posOffset>10788015</wp:posOffset>
                </wp:positionH>
                <wp:positionV relativeFrom="paragraph">
                  <wp:posOffset>2272030</wp:posOffset>
                </wp:positionV>
                <wp:extent cx="342265" cy="675640"/>
                <wp:effectExtent l="5715" t="10795" r="13970" b="8890"/>
                <wp:wrapNone/>
                <wp:docPr id="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49668B8" id="Rectangle 14" o:spid="_x0000_s1026" style="position:absolute;margin-left:849.45pt;margin-top:178.9pt;width:26.95pt;height:53.2pt;z-index:251678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" fillcolor="#deeaf6" strokeweight=".25pt">
                <v:stroke dashstyle="1 1" endcap="round"/>
                <v:shadow opacity="49150f"/>
              </v:rect>
            </w:pict>
          </mc:Fallback>
        </mc:AlternateConten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9" w:type="dxa"/>
          <w:left w:w="29" w:type="dxa"/>
          <w:bottom w:w="29" w:type="dxa"/>
          <w:right w:w="29" w:type="dxa"/>
        </w:tblCellMar>
        <w:tblLook w:val="0620" w:firstRow="1" w:lastRow="0" w:firstColumn="0" w:lastColumn="0" w:noHBand="1" w:noVBand="1"/>
      </w:tblPr>
      <w:tblGrid>
        <w:gridCol w:w="1109"/>
        <w:gridCol w:w="3707"/>
        <w:gridCol w:w="1523"/>
        <w:gridCol w:w="1434"/>
        <w:gridCol w:w="1645"/>
      </w:tblGrid>
      <w:tr w:rsidR="00C40FD5" w:rsidRPr="00621E63" w14:paraId="1123E8AE" w14:textId="77777777" w:rsidTr="00DE39CA">
        <w:trPr>
          <w:cantSplit/>
          <w:jc w:val="center"/>
        </w:trPr>
        <w:tc>
          <w:tcPr>
            <w:tcW w:w="1109" w:type="dxa"/>
            <w:shd w:val="clear" w:color="auto" w:fill="D9D9D9"/>
          </w:tcPr>
          <w:p w14:paraId="67561A4D" w14:textId="77777777" w:rsidR="00B11855" w:rsidRPr="00621E63" w:rsidRDefault="002D22C9" w:rsidP="004A7AC0">
            <w:pPr>
              <w:pStyle w:val="TableEntryHeader"/>
            </w:pPr>
            <w:r w:rsidRPr="00621E63">
              <w:t>Segment</w:t>
            </w:r>
          </w:p>
        </w:tc>
        <w:tc>
          <w:tcPr>
            <w:tcW w:w="3707" w:type="dxa"/>
            <w:shd w:val="clear" w:color="auto" w:fill="D9D9D9"/>
          </w:tcPr>
          <w:p w14:paraId="6D3BF31B" w14:textId="77777777" w:rsidR="00B11855" w:rsidRPr="00621E63" w:rsidRDefault="003D003E" w:rsidP="004A7AC0">
            <w:pPr>
              <w:pStyle w:val="TableEntryHeader"/>
            </w:pPr>
            <w:r w:rsidRPr="00621E63">
              <w:t>ORU Message</w:t>
            </w:r>
          </w:p>
        </w:tc>
        <w:tc>
          <w:tcPr>
            <w:tcW w:w="1523" w:type="dxa"/>
            <w:shd w:val="clear" w:color="auto" w:fill="D9D9D9"/>
          </w:tcPr>
          <w:p w14:paraId="2FEA4BAB" w14:textId="77777777" w:rsidR="00B11855" w:rsidRPr="00621E63" w:rsidRDefault="003D003E" w:rsidP="004A7AC0">
            <w:pPr>
              <w:pStyle w:val="TableEntryHeader"/>
            </w:pPr>
            <w:r w:rsidRPr="00621E63">
              <w:t>Usage</w:t>
            </w:r>
          </w:p>
        </w:tc>
        <w:tc>
          <w:tcPr>
            <w:tcW w:w="1434" w:type="dxa"/>
            <w:shd w:val="clear" w:color="auto" w:fill="D9D9D9"/>
          </w:tcPr>
          <w:p w14:paraId="4A65B883" w14:textId="77777777" w:rsidR="00B11855" w:rsidRPr="00621E63" w:rsidRDefault="003D003E" w:rsidP="004A7AC0">
            <w:pPr>
              <w:pStyle w:val="TableEntryHeader"/>
            </w:pPr>
            <w:r w:rsidRPr="00621E63">
              <w:t>Card.</w:t>
            </w:r>
          </w:p>
        </w:tc>
        <w:tc>
          <w:tcPr>
            <w:tcW w:w="1645" w:type="dxa"/>
            <w:shd w:val="clear" w:color="auto" w:fill="D9D9D9"/>
          </w:tcPr>
          <w:p w14:paraId="3B6447D1" w14:textId="7D8CE1D1" w:rsidR="00B11855" w:rsidRPr="00621E63" w:rsidRDefault="006D613E" w:rsidP="004A7AC0">
            <w:pPr>
              <w:pStyle w:val="TableEntryHeader"/>
            </w:pPr>
            <w:r w:rsidRPr="00621E63">
              <w:t>HL7</w:t>
            </w:r>
            <w:r w:rsidR="00995105" w:rsidRPr="00621E63">
              <w:t xml:space="preserve"> </w:t>
            </w:r>
            <w:r w:rsidR="003D003E" w:rsidRPr="00621E63">
              <w:t>Ref</w:t>
            </w:r>
          </w:p>
        </w:tc>
      </w:tr>
      <w:tr w:rsidR="00C40FD5" w:rsidRPr="00621E63" w14:paraId="116F2439" w14:textId="77777777" w:rsidTr="006C0E8E">
        <w:trPr>
          <w:cantSplit/>
          <w:jc w:val="center"/>
        </w:trPr>
        <w:tc>
          <w:tcPr>
            <w:tcW w:w="1109" w:type="dxa"/>
            <w:shd w:val="clear" w:color="auto" w:fill="auto"/>
          </w:tcPr>
          <w:p w14:paraId="29A22731" w14:textId="77777777" w:rsidR="00B11855" w:rsidRPr="00621E63" w:rsidRDefault="003D003E" w:rsidP="004A7AC0">
            <w:pPr>
              <w:pStyle w:val="TableEntry"/>
            </w:pPr>
            <w:r w:rsidRPr="00621E63">
              <w:t>MSH</w:t>
            </w:r>
          </w:p>
        </w:tc>
        <w:tc>
          <w:tcPr>
            <w:tcW w:w="3707" w:type="dxa"/>
            <w:shd w:val="clear" w:color="auto" w:fill="auto"/>
          </w:tcPr>
          <w:p w14:paraId="4CC63D52" w14:textId="77777777" w:rsidR="00B11855" w:rsidRPr="00621E63" w:rsidRDefault="003D003E" w:rsidP="004A7AC0">
            <w:pPr>
              <w:pStyle w:val="TableEntry"/>
            </w:pPr>
            <w:r w:rsidRPr="00621E63">
              <w:t>Message Header Segment</w:t>
            </w:r>
          </w:p>
        </w:tc>
        <w:tc>
          <w:tcPr>
            <w:tcW w:w="1523" w:type="dxa"/>
            <w:shd w:val="clear" w:color="auto" w:fill="auto"/>
          </w:tcPr>
          <w:p w14:paraId="6C2B474E" w14:textId="77777777" w:rsidR="00B11855" w:rsidRPr="00621E63" w:rsidRDefault="003D003E" w:rsidP="004A7AC0">
            <w:pPr>
              <w:pStyle w:val="TableEntry"/>
            </w:pPr>
            <w:r w:rsidRPr="00621E63">
              <w:t>R</w:t>
            </w:r>
          </w:p>
        </w:tc>
        <w:tc>
          <w:tcPr>
            <w:tcW w:w="1434" w:type="dxa"/>
            <w:shd w:val="clear" w:color="auto" w:fill="auto"/>
          </w:tcPr>
          <w:p w14:paraId="535B7757" w14:textId="77777777" w:rsidR="00B11855" w:rsidRPr="00621E63" w:rsidRDefault="003D003E" w:rsidP="004A7AC0">
            <w:pPr>
              <w:pStyle w:val="TableEntry"/>
            </w:pPr>
            <w:r w:rsidRPr="00621E63">
              <w:t>[1..1]</w:t>
            </w:r>
          </w:p>
        </w:tc>
        <w:tc>
          <w:tcPr>
            <w:tcW w:w="1645" w:type="dxa"/>
            <w:shd w:val="clear" w:color="auto" w:fill="auto"/>
          </w:tcPr>
          <w:p w14:paraId="76FE361E" w14:textId="77777777" w:rsidR="00B11855" w:rsidRPr="00621E63" w:rsidRDefault="003D003E" w:rsidP="004A7AC0">
            <w:pPr>
              <w:pStyle w:val="TableEntry"/>
            </w:pPr>
            <w:r w:rsidRPr="00621E63">
              <w:t>2.15.9</w:t>
            </w:r>
          </w:p>
        </w:tc>
      </w:tr>
      <w:tr w:rsidR="00C40FD5" w:rsidRPr="00621E63" w14:paraId="41EC74AD" w14:textId="77777777" w:rsidTr="006C0E8E">
        <w:trPr>
          <w:cantSplit/>
          <w:jc w:val="center"/>
        </w:trPr>
        <w:tc>
          <w:tcPr>
            <w:tcW w:w="1109" w:type="dxa"/>
            <w:shd w:val="clear" w:color="auto" w:fill="auto"/>
          </w:tcPr>
          <w:p w14:paraId="6FCD53FA" w14:textId="77777777" w:rsidR="00B11855" w:rsidRPr="00621E63" w:rsidRDefault="003D003E" w:rsidP="004A7AC0">
            <w:pPr>
              <w:pStyle w:val="TableEntry"/>
            </w:pPr>
            <w:r w:rsidRPr="00621E63">
              <w:t>PID</w:t>
            </w:r>
          </w:p>
        </w:tc>
        <w:tc>
          <w:tcPr>
            <w:tcW w:w="3707" w:type="dxa"/>
            <w:shd w:val="clear" w:color="auto" w:fill="auto"/>
          </w:tcPr>
          <w:p w14:paraId="331BA3A5" w14:textId="77777777" w:rsidR="00B11855" w:rsidRPr="00621E63" w:rsidRDefault="003D003E" w:rsidP="004A7AC0">
            <w:pPr>
              <w:pStyle w:val="TableEntry"/>
            </w:pPr>
            <w:r w:rsidRPr="00621E63">
              <w:t xml:space="preserve">Patient Identification Segment </w:t>
            </w:r>
          </w:p>
        </w:tc>
        <w:tc>
          <w:tcPr>
            <w:tcW w:w="1523" w:type="dxa"/>
            <w:shd w:val="clear" w:color="auto" w:fill="auto"/>
          </w:tcPr>
          <w:p w14:paraId="4661B44D" w14:textId="77777777" w:rsidR="00B11855" w:rsidRPr="00621E63" w:rsidRDefault="003D003E" w:rsidP="004A7AC0">
            <w:pPr>
              <w:pStyle w:val="TableEntry"/>
            </w:pPr>
            <w:r w:rsidRPr="00621E63">
              <w:t>CE</w:t>
            </w:r>
          </w:p>
        </w:tc>
        <w:tc>
          <w:tcPr>
            <w:tcW w:w="1434" w:type="dxa"/>
            <w:shd w:val="clear" w:color="auto" w:fill="auto"/>
          </w:tcPr>
          <w:p w14:paraId="2D4ED321" w14:textId="77777777" w:rsidR="00B11855" w:rsidRPr="00621E63" w:rsidRDefault="003D003E" w:rsidP="00E86B15">
            <w:pPr>
              <w:pStyle w:val="TableEntry"/>
            </w:pPr>
            <w:r w:rsidRPr="00621E63">
              <w:t>[</w:t>
            </w:r>
            <w:r w:rsidR="00E86B15" w:rsidRPr="00621E63">
              <w:t>0</w:t>
            </w:r>
            <w:r w:rsidRPr="00621E63">
              <w:t>..1]</w:t>
            </w:r>
          </w:p>
        </w:tc>
        <w:tc>
          <w:tcPr>
            <w:tcW w:w="1645" w:type="dxa"/>
            <w:shd w:val="clear" w:color="auto" w:fill="auto"/>
          </w:tcPr>
          <w:p w14:paraId="440654B5" w14:textId="77777777" w:rsidR="00B11855" w:rsidRPr="00621E63" w:rsidRDefault="003D003E" w:rsidP="004A7AC0">
            <w:pPr>
              <w:pStyle w:val="TableEntry"/>
            </w:pPr>
            <w:r w:rsidRPr="00621E63">
              <w:t>3.4.2</w:t>
            </w:r>
          </w:p>
        </w:tc>
      </w:tr>
      <w:tr w:rsidR="00C40FD5" w:rsidRPr="00621E63" w14:paraId="6B4979B5" w14:textId="77777777" w:rsidTr="006C0E8E">
        <w:trPr>
          <w:cantSplit/>
          <w:jc w:val="center"/>
        </w:trPr>
        <w:tc>
          <w:tcPr>
            <w:tcW w:w="1109" w:type="dxa"/>
            <w:shd w:val="clear" w:color="auto" w:fill="auto"/>
          </w:tcPr>
          <w:p w14:paraId="2744F148" w14:textId="77777777" w:rsidR="00B11855" w:rsidRPr="00621E63" w:rsidRDefault="003D003E" w:rsidP="004A7AC0">
            <w:pPr>
              <w:pStyle w:val="TableEntry"/>
            </w:pPr>
            <w:r w:rsidRPr="00621E63">
              <w:t>PV1</w:t>
            </w:r>
          </w:p>
        </w:tc>
        <w:tc>
          <w:tcPr>
            <w:tcW w:w="3707" w:type="dxa"/>
            <w:shd w:val="clear" w:color="auto" w:fill="auto"/>
          </w:tcPr>
          <w:p w14:paraId="1AE9283B" w14:textId="77777777" w:rsidR="00B11855" w:rsidRPr="00621E63" w:rsidRDefault="003D003E" w:rsidP="004A7AC0">
            <w:pPr>
              <w:pStyle w:val="TableEntry"/>
            </w:pPr>
            <w:r w:rsidRPr="00621E63">
              <w:t>Patient Visit Segment</w:t>
            </w:r>
          </w:p>
        </w:tc>
        <w:tc>
          <w:tcPr>
            <w:tcW w:w="1523" w:type="dxa"/>
            <w:shd w:val="clear" w:color="auto" w:fill="auto"/>
          </w:tcPr>
          <w:p w14:paraId="7DB92770" w14:textId="77777777" w:rsidR="00B11855" w:rsidRPr="00621E63" w:rsidRDefault="003D003E" w:rsidP="004A7AC0">
            <w:pPr>
              <w:pStyle w:val="TableEntry"/>
            </w:pPr>
            <w:r w:rsidRPr="00621E63">
              <w:t>CE</w:t>
            </w:r>
          </w:p>
        </w:tc>
        <w:tc>
          <w:tcPr>
            <w:tcW w:w="1434" w:type="dxa"/>
            <w:shd w:val="clear" w:color="auto" w:fill="auto"/>
          </w:tcPr>
          <w:p w14:paraId="432AE2E2" w14:textId="77777777" w:rsidR="00B11855" w:rsidRPr="00621E63" w:rsidRDefault="003D003E" w:rsidP="00E86B15">
            <w:pPr>
              <w:pStyle w:val="TableEntry"/>
            </w:pPr>
            <w:r w:rsidRPr="00621E63">
              <w:t>[</w:t>
            </w:r>
            <w:r w:rsidR="00E86B15" w:rsidRPr="00621E63">
              <w:t>0</w:t>
            </w:r>
            <w:r w:rsidRPr="00621E63">
              <w:t>..1]</w:t>
            </w:r>
          </w:p>
        </w:tc>
        <w:tc>
          <w:tcPr>
            <w:tcW w:w="1645" w:type="dxa"/>
            <w:shd w:val="clear" w:color="auto" w:fill="auto"/>
          </w:tcPr>
          <w:p w14:paraId="5F4EC0DB" w14:textId="77777777" w:rsidR="00B11855" w:rsidRPr="00621E63" w:rsidRDefault="003D003E" w:rsidP="004A7AC0">
            <w:pPr>
              <w:pStyle w:val="TableEntry"/>
            </w:pPr>
            <w:r w:rsidRPr="00621E63">
              <w:t>3.4.3</w:t>
            </w:r>
          </w:p>
        </w:tc>
      </w:tr>
      <w:tr w:rsidR="00C40FD5" w:rsidRPr="00621E63" w14:paraId="3FA7EA48" w14:textId="77777777" w:rsidTr="006C0E8E">
        <w:trPr>
          <w:cantSplit/>
          <w:jc w:val="center"/>
        </w:trPr>
        <w:tc>
          <w:tcPr>
            <w:tcW w:w="1109" w:type="dxa"/>
            <w:shd w:val="clear" w:color="auto" w:fill="auto"/>
          </w:tcPr>
          <w:p w14:paraId="7CCF0106" w14:textId="77777777" w:rsidR="00B11855" w:rsidRPr="00621E63" w:rsidRDefault="003D003E" w:rsidP="004A7AC0">
            <w:pPr>
              <w:pStyle w:val="TableEntry"/>
            </w:pPr>
            <w:r w:rsidRPr="00621E63">
              <w:t>[ORC]</w:t>
            </w:r>
          </w:p>
        </w:tc>
        <w:tc>
          <w:tcPr>
            <w:tcW w:w="3707" w:type="dxa"/>
            <w:shd w:val="clear" w:color="auto" w:fill="auto"/>
          </w:tcPr>
          <w:p w14:paraId="2C672F27" w14:textId="77777777" w:rsidR="00B11855" w:rsidRPr="00621E63" w:rsidRDefault="003D003E" w:rsidP="004A7AC0">
            <w:pPr>
              <w:pStyle w:val="TableEntry"/>
            </w:pPr>
            <w:r w:rsidRPr="00621E63">
              <w:t>Common Order Segment</w:t>
            </w:r>
          </w:p>
        </w:tc>
        <w:tc>
          <w:tcPr>
            <w:tcW w:w="1523" w:type="dxa"/>
            <w:shd w:val="clear" w:color="auto" w:fill="auto"/>
          </w:tcPr>
          <w:p w14:paraId="0D88BB45" w14:textId="77777777" w:rsidR="00B11855" w:rsidRPr="00621E63" w:rsidRDefault="003D003E" w:rsidP="004A7AC0">
            <w:pPr>
              <w:pStyle w:val="TableEntry"/>
            </w:pPr>
            <w:r w:rsidRPr="00621E63">
              <w:t>O</w:t>
            </w:r>
          </w:p>
        </w:tc>
        <w:tc>
          <w:tcPr>
            <w:tcW w:w="1434" w:type="dxa"/>
            <w:shd w:val="clear" w:color="auto" w:fill="auto"/>
          </w:tcPr>
          <w:p w14:paraId="51850036" w14:textId="77777777" w:rsidR="00B11855" w:rsidRPr="00621E63" w:rsidRDefault="003D003E" w:rsidP="004A7AC0">
            <w:pPr>
              <w:pStyle w:val="TableEntry"/>
            </w:pPr>
            <w:r w:rsidRPr="00621E63">
              <w:t>[0..1]</w:t>
            </w:r>
          </w:p>
        </w:tc>
        <w:tc>
          <w:tcPr>
            <w:tcW w:w="1645" w:type="dxa"/>
            <w:shd w:val="clear" w:color="auto" w:fill="auto"/>
          </w:tcPr>
          <w:p w14:paraId="7665EFA8" w14:textId="77777777" w:rsidR="00B11855" w:rsidRPr="00621E63" w:rsidRDefault="003D003E" w:rsidP="004A7AC0">
            <w:pPr>
              <w:pStyle w:val="TableEntry"/>
            </w:pPr>
            <w:r w:rsidRPr="00621E63">
              <w:t>4.5.1</w:t>
            </w:r>
          </w:p>
        </w:tc>
      </w:tr>
      <w:tr w:rsidR="00C40FD5" w:rsidRPr="00621E63" w14:paraId="72EDB06C" w14:textId="77777777" w:rsidTr="006C0E8E">
        <w:trPr>
          <w:cantSplit/>
          <w:jc w:val="center"/>
        </w:trPr>
        <w:tc>
          <w:tcPr>
            <w:tcW w:w="1109" w:type="dxa"/>
            <w:shd w:val="clear" w:color="auto" w:fill="auto"/>
          </w:tcPr>
          <w:p w14:paraId="27D39583" w14:textId="77777777" w:rsidR="00B11855" w:rsidRPr="00621E63" w:rsidRDefault="003D003E" w:rsidP="004A7AC0">
            <w:pPr>
              <w:pStyle w:val="TableEntry"/>
            </w:pPr>
            <w:r w:rsidRPr="00621E63">
              <w:t>OBR</w:t>
            </w:r>
          </w:p>
        </w:tc>
        <w:tc>
          <w:tcPr>
            <w:tcW w:w="3707" w:type="dxa"/>
            <w:shd w:val="clear" w:color="auto" w:fill="auto"/>
          </w:tcPr>
          <w:p w14:paraId="7B1B95C2" w14:textId="77777777" w:rsidR="00B11855" w:rsidRPr="00621E63" w:rsidRDefault="003D003E" w:rsidP="004A7AC0">
            <w:pPr>
              <w:pStyle w:val="TableEntry"/>
            </w:pPr>
            <w:r w:rsidRPr="00621E63">
              <w:t>Observation Request Segment</w:t>
            </w:r>
          </w:p>
        </w:tc>
        <w:tc>
          <w:tcPr>
            <w:tcW w:w="1523" w:type="dxa"/>
            <w:shd w:val="clear" w:color="auto" w:fill="auto"/>
          </w:tcPr>
          <w:p w14:paraId="6C4D2524" w14:textId="77777777" w:rsidR="00B11855" w:rsidRPr="00621E63" w:rsidRDefault="003D003E" w:rsidP="004A7AC0">
            <w:pPr>
              <w:pStyle w:val="TableEntry"/>
            </w:pPr>
            <w:r w:rsidRPr="00621E63">
              <w:t>R</w:t>
            </w:r>
          </w:p>
        </w:tc>
        <w:tc>
          <w:tcPr>
            <w:tcW w:w="1434" w:type="dxa"/>
            <w:shd w:val="clear" w:color="auto" w:fill="auto"/>
          </w:tcPr>
          <w:p w14:paraId="6696C50B" w14:textId="77777777" w:rsidR="00B11855" w:rsidRPr="00621E63" w:rsidRDefault="003D003E" w:rsidP="004A7AC0">
            <w:pPr>
              <w:pStyle w:val="TableEntry"/>
            </w:pPr>
            <w:r w:rsidRPr="00621E63">
              <w:t>[1..n]</w:t>
            </w:r>
          </w:p>
        </w:tc>
        <w:tc>
          <w:tcPr>
            <w:tcW w:w="1645" w:type="dxa"/>
            <w:shd w:val="clear" w:color="auto" w:fill="auto"/>
          </w:tcPr>
          <w:p w14:paraId="411237A6" w14:textId="77777777" w:rsidR="00B11855" w:rsidRPr="00621E63" w:rsidRDefault="003D003E" w:rsidP="004A7AC0">
            <w:pPr>
              <w:pStyle w:val="TableEntry"/>
            </w:pPr>
            <w:r w:rsidRPr="00621E63">
              <w:t>7.4.1</w:t>
            </w:r>
          </w:p>
        </w:tc>
      </w:tr>
      <w:tr w:rsidR="00A22356" w:rsidRPr="00621E63" w14:paraId="5CF6567F" w14:textId="77777777" w:rsidTr="006C0E8E">
        <w:trPr>
          <w:cantSplit/>
          <w:jc w:val="center"/>
        </w:trPr>
        <w:tc>
          <w:tcPr>
            <w:tcW w:w="1109" w:type="dxa"/>
            <w:shd w:val="clear" w:color="auto" w:fill="auto"/>
          </w:tcPr>
          <w:p w14:paraId="23960643" w14:textId="77777777" w:rsidR="00A22356" w:rsidRPr="00621E63" w:rsidRDefault="00A22356" w:rsidP="004A7AC0">
            <w:pPr>
              <w:pStyle w:val="TableEntry"/>
            </w:pPr>
            <w:r w:rsidRPr="00621E63">
              <w:t>[PRT]</w:t>
            </w:r>
          </w:p>
        </w:tc>
        <w:tc>
          <w:tcPr>
            <w:tcW w:w="3707" w:type="dxa"/>
            <w:shd w:val="clear" w:color="auto" w:fill="auto"/>
          </w:tcPr>
          <w:p w14:paraId="4D7B08E3" w14:textId="77777777" w:rsidR="00A22356" w:rsidRPr="00621E63" w:rsidRDefault="00A22356" w:rsidP="004A7AC0">
            <w:pPr>
              <w:pStyle w:val="TableEntry"/>
            </w:pPr>
            <w:r w:rsidRPr="00621E63">
              <w:t>Participation Segment</w:t>
            </w:r>
          </w:p>
        </w:tc>
        <w:tc>
          <w:tcPr>
            <w:tcW w:w="1523" w:type="dxa"/>
            <w:shd w:val="clear" w:color="auto" w:fill="auto"/>
          </w:tcPr>
          <w:p w14:paraId="0410D06C" w14:textId="77777777" w:rsidR="00A22356" w:rsidRPr="00621E63" w:rsidRDefault="00A22356" w:rsidP="004A7AC0">
            <w:pPr>
              <w:pStyle w:val="TableEntry"/>
            </w:pPr>
            <w:r w:rsidRPr="00621E63">
              <w:t>O</w:t>
            </w:r>
          </w:p>
        </w:tc>
        <w:tc>
          <w:tcPr>
            <w:tcW w:w="1434" w:type="dxa"/>
            <w:shd w:val="clear" w:color="auto" w:fill="auto"/>
          </w:tcPr>
          <w:p w14:paraId="14187E8D" w14:textId="77777777" w:rsidR="00A22356" w:rsidRPr="00621E63" w:rsidRDefault="00A22356" w:rsidP="004A7AC0">
            <w:pPr>
              <w:pStyle w:val="TableEntry"/>
            </w:pPr>
            <w:r w:rsidRPr="00621E63">
              <w:t>[0..n]</w:t>
            </w:r>
          </w:p>
        </w:tc>
        <w:tc>
          <w:tcPr>
            <w:tcW w:w="1645" w:type="dxa"/>
            <w:shd w:val="clear" w:color="auto" w:fill="auto"/>
          </w:tcPr>
          <w:p w14:paraId="0ABBAD5C" w14:textId="77777777" w:rsidR="00A22356" w:rsidRPr="00621E63" w:rsidRDefault="00A22356" w:rsidP="004A7AC0">
            <w:pPr>
              <w:pStyle w:val="TableEntry"/>
            </w:pPr>
            <w:r w:rsidRPr="00621E63">
              <w:t>8.4.</w:t>
            </w:r>
            <w:r w:rsidR="009167AE" w:rsidRPr="00621E63">
              <w:t>4 (V2.7</w:t>
            </w:r>
            <w:r w:rsidRPr="00621E63">
              <w:t>)</w:t>
            </w:r>
          </w:p>
        </w:tc>
      </w:tr>
      <w:tr w:rsidR="00C40FD5" w:rsidRPr="00621E63" w14:paraId="2A1C9D26" w14:textId="77777777" w:rsidTr="006C0E8E">
        <w:trPr>
          <w:cantSplit/>
          <w:jc w:val="center"/>
        </w:trPr>
        <w:tc>
          <w:tcPr>
            <w:tcW w:w="1109" w:type="dxa"/>
            <w:shd w:val="clear" w:color="auto" w:fill="auto"/>
          </w:tcPr>
          <w:p w14:paraId="71612930" w14:textId="77777777" w:rsidR="00B11855" w:rsidRPr="00621E63" w:rsidRDefault="003D003E" w:rsidP="004A7AC0">
            <w:pPr>
              <w:pStyle w:val="TableEntry"/>
            </w:pPr>
            <w:r w:rsidRPr="00621E63">
              <w:t>OBX</w:t>
            </w:r>
          </w:p>
        </w:tc>
        <w:tc>
          <w:tcPr>
            <w:tcW w:w="3707" w:type="dxa"/>
            <w:shd w:val="clear" w:color="auto" w:fill="auto"/>
          </w:tcPr>
          <w:p w14:paraId="37761B96" w14:textId="77777777" w:rsidR="00B11855" w:rsidRPr="00621E63" w:rsidRDefault="003D003E" w:rsidP="004A7AC0">
            <w:pPr>
              <w:pStyle w:val="TableEntry"/>
            </w:pPr>
            <w:r w:rsidRPr="00621E63">
              <w:t>Observation Result Segment</w:t>
            </w:r>
          </w:p>
        </w:tc>
        <w:tc>
          <w:tcPr>
            <w:tcW w:w="1523" w:type="dxa"/>
            <w:shd w:val="clear" w:color="auto" w:fill="auto"/>
          </w:tcPr>
          <w:p w14:paraId="490D1ACA" w14:textId="77777777" w:rsidR="00B11855" w:rsidRPr="00621E63" w:rsidRDefault="003D003E" w:rsidP="004A7AC0">
            <w:pPr>
              <w:pStyle w:val="TableEntry"/>
            </w:pPr>
            <w:r w:rsidRPr="00621E63">
              <w:t>R</w:t>
            </w:r>
          </w:p>
        </w:tc>
        <w:tc>
          <w:tcPr>
            <w:tcW w:w="1434" w:type="dxa"/>
            <w:shd w:val="clear" w:color="auto" w:fill="auto"/>
          </w:tcPr>
          <w:p w14:paraId="16C9944C" w14:textId="77777777" w:rsidR="00B11855" w:rsidRPr="00621E63" w:rsidRDefault="003D003E" w:rsidP="004A7AC0">
            <w:pPr>
              <w:pStyle w:val="TableEntry"/>
            </w:pPr>
            <w:r w:rsidRPr="00621E63">
              <w:t>[1..n]</w:t>
            </w:r>
          </w:p>
        </w:tc>
        <w:tc>
          <w:tcPr>
            <w:tcW w:w="1645" w:type="dxa"/>
            <w:shd w:val="clear" w:color="auto" w:fill="auto"/>
          </w:tcPr>
          <w:p w14:paraId="4E4AE413" w14:textId="77777777" w:rsidR="00B11855" w:rsidRPr="00621E63" w:rsidRDefault="003D003E" w:rsidP="004A7AC0">
            <w:pPr>
              <w:pStyle w:val="TableEntry"/>
            </w:pPr>
            <w:r w:rsidRPr="00621E63">
              <w:t>7.4.2</w:t>
            </w:r>
          </w:p>
        </w:tc>
      </w:tr>
      <w:tr w:rsidR="00C40FD5" w:rsidRPr="00621E63" w14:paraId="0E4F68E0" w14:textId="77777777" w:rsidTr="006C0E8E">
        <w:trPr>
          <w:cantSplit/>
          <w:jc w:val="center"/>
        </w:trPr>
        <w:tc>
          <w:tcPr>
            <w:tcW w:w="1109" w:type="dxa"/>
            <w:shd w:val="clear" w:color="auto" w:fill="auto"/>
          </w:tcPr>
          <w:p w14:paraId="26C57207" w14:textId="77777777" w:rsidR="00B11855" w:rsidRPr="00621E63" w:rsidRDefault="003D003E" w:rsidP="004A7AC0">
            <w:pPr>
              <w:pStyle w:val="TableEntry"/>
            </w:pPr>
            <w:r w:rsidRPr="00621E63">
              <w:t>[NTE]</w:t>
            </w:r>
          </w:p>
        </w:tc>
        <w:tc>
          <w:tcPr>
            <w:tcW w:w="3707" w:type="dxa"/>
            <w:shd w:val="clear" w:color="auto" w:fill="auto"/>
          </w:tcPr>
          <w:p w14:paraId="7FB44B5C" w14:textId="77777777" w:rsidR="00B11855" w:rsidRPr="00621E63" w:rsidRDefault="003D003E" w:rsidP="004A7AC0">
            <w:pPr>
              <w:pStyle w:val="TableEntry"/>
            </w:pPr>
            <w:r w:rsidRPr="00621E63">
              <w:t>Notes and Comments Segment</w:t>
            </w:r>
          </w:p>
        </w:tc>
        <w:tc>
          <w:tcPr>
            <w:tcW w:w="1523" w:type="dxa"/>
            <w:shd w:val="clear" w:color="auto" w:fill="auto"/>
          </w:tcPr>
          <w:p w14:paraId="42BBF9F0" w14:textId="77777777" w:rsidR="00B11855" w:rsidRPr="00621E63" w:rsidRDefault="003D003E" w:rsidP="004A7AC0">
            <w:pPr>
              <w:pStyle w:val="TableEntry"/>
            </w:pPr>
            <w:r w:rsidRPr="00621E63">
              <w:t>O</w:t>
            </w:r>
          </w:p>
        </w:tc>
        <w:tc>
          <w:tcPr>
            <w:tcW w:w="1434" w:type="dxa"/>
            <w:shd w:val="clear" w:color="auto" w:fill="auto"/>
          </w:tcPr>
          <w:p w14:paraId="40704D38" w14:textId="77777777" w:rsidR="00B11855" w:rsidRPr="00621E63" w:rsidRDefault="003D003E" w:rsidP="004A7AC0">
            <w:pPr>
              <w:pStyle w:val="TableEntry"/>
            </w:pPr>
            <w:r w:rsidRPr="00621E63">
              <w:t>[0..1]</w:t>
            </w:r>
          </w:p>
        </w:tc>
        <w:tc>
          <w:tcPr>
            <w:tcW w:w="1645" w:type="dxa"/>
            <w:shd w:val="clear" w:color="auto" w:fill="auto"/>
          </w:tcPr>
          <w:p w14:paraId="2F4F3FCD" w14:textId="77777777" w:rsidR="00B11855" w:rsidRPr="00621E63" w:rsidRDefault="003D003E" w:rsidP="004A7AC0">
            <w:pPr>
              <w:pStyle w:val="TableEntry"/>
            </w:pPr>
            <w:r w:rsidRPr="00621E63">
              <w:t>2.5.10</w:t>
            </w:r>
          </w:p>
        </w:tc>
      </w:tr>
    </w:tbl>
    <w:p w14:paraId="17772535" w14:textId="77777777" w:rsidR="001A4392" w:rsidRPr="00621E63" w:rsidRDefault="001A4392" w:rsidP="001A4392">
      <w:pPr>
        <w:pStyle w:val="BodyText"/>
      </w:pPr>
    </w:p>
    <w:p w14:paraId="7ED50480" w14:textId="28ACF9FA" w:rsidR="00B11855" w:rsidRPr="00621E63" w:rsidRDefault="003D003E" w:rsidP="004A7AC0">
      <w:pPr>
        <w:pStyle w:val="BodyText"/>
      </w:pPr>
      <w:r w:rsidRPr="00621E63">
        <w:t xml:space="preserve">While there can be multiple OBR segments per </w:t>
      </w:r>
      <w:r w:rsidR="00647994" w:rsidRPr="00621E63">
        <w:t>[PCD-04]</w:t>
      </w:r>
      <w:r w:rsidRPr="00621E63">
        <w:t xml:space="preserve"> transaction (in support of inclusion of </w:t>
      </w:r>
      <w:r w:rsidR="00021767" w:rsidRPr="00621E63">
        <w:t xml:space="preserve">alert common containment and </w:t>
      </w:r>
      <w:r w:rsidRPr="00621E63">
        <w:t xml:space="preserve">evidentiary data) there is at most one alert per </w:t>
      </w:r>
      <w:r w:rsidR="00647994" w:rsidRPr="00621E63">
        <w:t>[PCD-04]</w:t>
      </w:r>
      <w:r w:rsidRPr="00621E63">
        <w:t xml:space="preserve"> transaction.</w:t>
      </w:r>
    </w:p>
    <w:p w14:paraId="4D1A9DC2" w14:textId="77777777" w:rsidR="00B11855" w:rsidRPr="00621E63" w:rsidRDefault="003D003E" w:rsidP="00CF5627">
      <w:pPr>
        <w:pStyle w:val="TableTitle"/>
      </w:pPr>
      <w:r w:rsidRPr="00621E63">
        <w:lastRenderedPageBreak/>
        <w:t>Table 3.4.4.1.2-2: ORU^R40^ORU_R40 Static Definition</w:t>
      </w:r>
    </w:p>
    <w:tbl>
      <w:tblPr>
        <w:tblW w:w="0" w:type="auto"/>
        <w:jc w:val="center"/>
        <w:tblLayout w:type="fixed"/>
        <w:tblLook w:val="04A0" w:firstRow="1" w:lastRow="0" w:firstColumn="1" w:lastColumn="0" w:noHBand="0" w:noVBand="1"/>
      </w:tblPr>
      <w:tblGrid>
        <w:gridCol w:w="3847"/>
        <w:gridCol w:w="4341"/>
      </w:tblGrid>
      <w:tr w:rsidR="00B11855" w:rsidRPr="00621E63" w14:paraId="45C4C5A0" w14:textId="77777777" w:rsidTr="00DE39CA">
        <w:trPr>
          <w:tblHeader/>
          <w:jc w:val="center"/>
        </w:trPr>
        <w:tc>
          <w:tcPr>
            <w:tcW w:w="3847"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1122EDAD" w14:textId="77777777" w:rsidR="00B11855" w:rsidRPr="00621E63" w:rsidRDefault="003D003E" w:rsidP="00863A9A">
            <w:pPr>
              <w:pStyle w:val="TableEntryHeader"/>
            </w:pPr>
            <w:r w:rsidRPr="00621E63">
              <w:t>ORU^R40^ORU_R40</w:t>
            </w:r>
          </w:p>
        </w:tc>
        <w:tc>
          <w:tcPr>
            <w:tcW w:w="4341"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0404C34B" w14:textId="77777777" w:rsidR="00B11855" w:rsidRPr="00621E63" w:rsidRDefault="003D003E" w:rsidP="00863A9A">
            <w:pPr>
              <w:pStyle w:val="TableEntryHeader"/>
            </w:pPr>
            <w:r w:rsidRPr="00621E63">
              <w:t>Report Alert Message</w:t>
            </w:r>
          </w:p>
        </w:tc>
      </w:tr>
      <w:tr w:rsidR="00B11855" w:rsidRPr="00621E63" w14:paraId="5C2FE489"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28DE5980" w14:textId="610D8DDB" w:rsidR="00B11855" w:rsidRPr="00621E63" w:rsidRDefault="003D003E" w:rsidP="00CF5627">
            <w:pPr>
              <w:pStyle w:val="TableEntry"/>
            </w:pPr>
            <w:r w:rsidRPr="00621E63">
              <w:t>MSH</w:t>
            </w:r>
            <w:r w:rsidR="00687A87" w:rsidRPr="00621E63">
              <w:tab/>
            </w:r>
          </w:p>
        </w:tc>
        <w:tc>
          <w:tcPr>
            <w:tcW w:w="4341" w:type="dxa"/>
            <w:tcBorders>
              <w:top w:val="single" w:sz="4" w:space="0" w:color="auto"/>
              <w:left w:val="single" w:sz="4" w:space="0" w:color="auto"/>
              <w:bottom w:val="single" w:sz="4" w:space="0" w:color="auto"/>
              <w:right w:val="single" w:sz="4" w:space="0" w:color="auto"/>
            </w:tcBorders>
          </w:tcPr>
          <w:p w14:paraId="751C5D30" w14:textId="77777777" w:rsidR="00B11855" w:rsidRPr="00621E63" w:rsidRDefault="003D003E" w:rsidP="00CF5627">
            <w:pPr>
              <w:pStyle w:val="TableEntry"/>
            </w:pPr>
            <w:r w:rsidRPr="00621E63">
              <w:t>Message Header</w:t>
            </w:r>
          </w:p>
        </w:tc>
      </w:tr>
      <w:tr w:rsidR="00B11855" w:rsidRPr="00621E63" w14:paraId="1728D4FD"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45F3D67" w14:textId="77777777" w:rsidR="00B11855" w:rsidRPr="00621E63" w:rsidRDefault="003D003E" w:rsidP="00CF5627">
            <w:pPr>
              <w:pStyle w:val="TableEntry"/>
            </w:pPr>
            <w:r w:rsidRPr="00621E63">
              <w:t>[{SFT}]</w:t>
            </w:r>
          </w:p>
        </w:tc>
        <w:tc>
          <w:tcPr>
            <w:tcW w:w="4341" w:type="dxa"/>
            <w:tcBorders>
              <w:top w:val="single" w:sz="4" w:space="0" w:color="auto"/>
              <w:left w:val="single" w:sz="4" w:space="0" w:color="auto"/>
              <w:bottom w:val="single" w:sz="4" w:space="0" w:color="auto"/>
              <w:right w:val="single" w:sz="4" w:space="0" w:color="auto"/>
            </w:tcBorders>
          </w:tcPr>
          <w:p w14:paraId="44C365E5" w14:textId="77777777" w:rsidR="00B11855" w:rsidRPr="00621E63" w:rsidRDefault="003D003E" w:rsidP="00CF5627">
            <w:pPr>
              <w:pStyle w:val="TableEntry"/>
            </w:pPr>
            <w:r w:rsidRPr="00621E63">
              <w:t>Software Segment</w:t>
            </w:r>
          </w:p>
        </w:tc>
      </w:tr>
      <w:tr w:rsidR="00B11855" w:rsidRPr="00621E63" w14:paraId="3A7254B2"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47FBCBD" w14:textId="77777777" w:rsidR="00B11855" w:rsidRPr="00621E63" w:rsidRDefault="003D003E" w:rsidP="00CF5627">
            <w:pPr>
              <w:pStyle w:val="TableEntry"/>
            </w:pPr>
            <w:r w:rsidRPr="00621E63">
              <w:t>{</w:t>
            </w:r>
          </w:p>
        </w:tc>
        <w:tc>
          <w:tcPr>
            <w:tcW w:w="4341" w:type="dxa"/>
            <w:tcBorders>
              <w:top w:val="single" w:sz="4" w:space="0" w:color="auto"/>
              <w:left w:val="single" w:sz="4" w:space="0" w:color="auto"/>
              <w:bottom w:val="single" w:sz="4" w:space="0" w:color="auto"/>
              <w:right w:val="single" w:sz="4" w:space="0" w:color="auto"/>
            </w:tcBorders>
          </w:tcPr>
          <w:p w14:paraId="03785570" w14:textId="07350E89" w:rsidR="00B11855" w:rsidRPr="00621E63" w:rsidRDefault="003D003E" w:rsidP="00CF5627">
            <w:pPr>
              <w:pStyle w:val="TableEntry"/>
            </w:pPr>
            <w:r w:rsidRPr="00621E63">
              <w:t>--- ALERT</w:t>
            </w:r>
            <w:r w:rsidR="006234DE" w:rsidRPr="00621E63">
              <w:t xml:space="preserve"> </w:t>
            </w:r>
            <w:r w:rsidRPr="00621E63">
              <w:t>begin</w:t>
            </w:r>
          </w:p>
        </w:tc>
      </w:tr>
      <w:tr w:rsidR="00B11855" w:rsidRPr="00621E63" w14:paraId="20207683"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4F28148B"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FA8F734" w14:textId="77777777" w:rsidR="00B11855" w:rsidRPr="00621E63" w:rsidRDefault="003D003E" w:rsidP="00CF5627">
            <w:pPr>
              <w:pStyle w:val="TableEntry"/>
            </w:pPr>
            <w:r w:rsidRPr="00621E63">
              <w:t>--- PATIENT begin</w:t>
            </w:r>
          </w:p>
        </w:tc>
      </w:tr>
      <w:tr w:rsidR="00B11855" w:rsidRPr="00621E63" w14:paraId="57596FE4"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86F334B" w14:textId="77777777" w:rsidR="00B11855" w:rsidRPr="00621E63" w:rsidRDefault="003D003E" w:rsidP="00CF5627">
            <w:pPr>
              <w:pStyle w:val="TableEntry"/>
            </w:pPr>
            <w:r w:rsidRPr="00621E63">
              <w:t xml:space="preserve">        PID</w:t>
            </w:r>
          </w:p>
        </w:tc>
        <w:tc>
          <w:tcPr>
            <w:tcW w:w="4341" w:type="dxa"/>
            <w:tcBorders>
              <w:top w:val="single" w:sz="4" w:space="0" w:color="auto"/>
              <w:left w:val="single" w:sz="4" w:space="0" w:color="auto"/>
              <w:bottom w:val="single" w:sz="4" w:space="0" w:color="auto"/>
              <w:right w:val="single" w:sz="4" w:space="0" w:color="auto"/>
            </w:tcBorders>
          </w:tcPr>
          <w:p w14:paraId="7D0F8475" w14:textId="77777777" w:rsidR="00B11855" w:rsidRPr="00621E63" w:rsidRDefault="003D003E" w:rsidP="00CF5627">
            <w:pPr>
              <w:pStyle w:val="TableEntry"/>
            </w:pPr>
            <w:r w:rsidRPr="00621E63">
              <w:t>Patient Identification</w:t>
            </w:r>
          </w:p>
        </w:tc>
      </w:tr>
      <w:tr w:rsidR="00B11855" w:rsidRPr="00621E63" w14:paraId="058F8077"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D26738B"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672B5CAF" w14:textId="77777777" w:rsidR="00B11855" w:rsidRPr="00621E63" w:rsidRDefault="003D003E" w:rsidP="00CF5627">
            <w:pPr>
              <w:pStyle w:val="TableEntry"/>
            </w:pPr>
            <w:r w:rsidRPr="00621E63">
              <w:t>--- LOCATION begin</w:t>
            </w:r>
          </w:p>
        </w:tc>
      </w:tr>
      <w:tr w:rsidR="00B11855" w:rsidRPr="00621E63" w14:paraId="380FEB96"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6D40155E" w14:textId="77777777" w:rsidR="00B11855" w:rsidRPr="00621E63" w:rsidRDefault="003D003E" w:rsidP="00CF5627">
            <w:pPr>
              <w:pStyle w:val="TableEntry"/>
            </w:pPr>
            <w:r w:rsidRPr="00621E63">
              <w:t xml:space="preserve">            PV1</w:t>
            </w:r>
          </w:p>
        </w:tc>
        <w:tc>
          <w:tcPr>
            <w:tcW w:w="4341" w:type="dxa"/>
            <w:tcBorders>
              <w:top w:val="single" w:sz="4" w:space="0" w:color="auto"/>
              <w:left w:val="single" w:sz="4" w:space="0" w:color="auto"/>
              <w:bottom w:val="single" w:sz="4" w:space="0" w:color="auto"/>
              <w:right w:val="single" w:sz="4" w:space="0" w:color="auto"/>
            </w:tcBorders>
          </w:tcPr>
          <w:p w14:paraId="4E80A392" w14:textId="77777777" w:rsidR="00B11855" w:rsidRPr="00621E63" w:rsidRDefault="003D003E" w:rsidP="00CF5627">
            <w:pPr>
              <w:pStyle w:val="TableEntry"/>
            </w:pPr>
            <w:r w:rsidRPr="00621E63">
              <w:t>Alert Location</w:t>
            </w:r>
          </w:p>
        </w:tc>
      </w:tr>
      <w:tr w:rsidR="00B11855" w:rsidRPr="00621E63" w14:paraId="36DD6BF7"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55CDA146"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CB0D4B8" w14:textId="77777777" w:rsidR="00B11855" w:rsidRPr="00621E63" w:rsidRDefault="003D003E" w:rsidP="00CF5627">
            <w:pPr>
              <w:pStyle w:val="TableEntry"/>
            </w:pPr>
            <w:r w:rsidRPr="00621E63">
              <w:t>--- LOCATION end</w:t>
            </w:r>
          </w:p>
        </w:tc>
      </w:tr>
      <w:tr w:rsidR="00B11855" w:rsidRPr="00621E63" w14:paraId="2CFE6A3F"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6783A364"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0202A2A" w14:textId="77777777" w:rsidR="00B11855" w:rsidRPr="00621E63" w:rsidRDefault="003D003E" w:rsidP="00CF5627">
            <w:pPr>
              <w:pStyle w:val="TableEntry"/>
            </w:pPr>
            <w:r w:rsidRPr="00621E63">
              <w:t>--- PATIENT end</w:t>
            </w:r>
          </w:p>
        </w:tc>
      </w:tr>
      <w:tr w:rsidR="00B11855" w:rsidRPr="00621E63" w14:paraId="27D0EF9B"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73EB653"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7BE553E8" w14:textId="77777777" w:rsidR="00B11855" w:rsidRPr="00621E63" w:rsidRDefault="003D003E" w:rsidP="00CF5627">
            <w:pPr>
              <w:pStyle w:val="TableEntry"/>
            </w:pPr>
            <w:r w:rsidRPr="00621E63">
              <w:t>--- ALERT_IDENTIFICATION begin</w:t>
            </w:r>
          </w:p>
        </w:tc>
      </w:tr>
      <w:tr w:rsidR="00B11855" w:rsidRPr="00621E63" w14:paraId="4E60C3F4"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584DEC2" w14:textId="77777777" w:rsidR="00B11855" w:rsidRPr="00621E63" w:rsidRDefault="003D003E" w:rsidP="00CF5627">
            <w:pPr>
              <w:pStyle w:val="TableEntry"/>
            </w:pPr>
            <w:r w:rsidRPr="00621E63">
              <w:t xml:space="preserve">        [ORC]</w:t>
            </w:r>
          </w:p>
        </w:tc>
        <w:tc>
          <w:tcPr>
            <w:tcW w:w="4341" w:type="dxa"/>
            <w:tcBorders>
              <w:top w:val="single" w:sz="4" w:space="0" w:color="auto"/>
              <w:left w:val="single" w:sz="4" w:space="0" w:color="auto"/>
              <w:bottom w:val="single" w:sz="4" w:space="0" w:color="auto"/>
              <w:right w:val="single" w:sz="4" w:space="0" w:color="auto"/>
            </w:tcBorders>
          </w:tcPr>
          <w:p w14:paraId="25627CF7" w14:textId="77777777" w:rsidR="00B11855" w:rsidRPr="00621E63" w:rsidRDefault="003D003E" w:rsidP="00CF5627">
            <w:pPr>
              <w:pStyle w:val="TableEntry"/>
            </w:pPr>
            <w:r w:rsidRPr="00621E63">
              <w:t>Alert</w:t>
            </w:r>
            <w:r w:rsidR="00021767" w:rsidRPr="00621E63">
              <w:t xml:space="preserve"> Order</w:t>
            </w:r>
            <w:r w:rsidRPr="00621E63">
              <w:t xml:space="preserve"> Common</w:t>
            </w:r>
          </w:p>
        </w:tc>
      </w:tr>
      <w:tr w:rsidR="00B11855" w:rsidRPr="00621E63" w14:paraId="783C95BC"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14A58A1" w14:textId="77777777" w:rsidR="00B11855" w:rsidRPr="00621E63" w:rsidRDefault="003D003E" w:rsidP="00CF5627">
            <w:pPr>
              <w:pStyle w:val="TableEntry"/>
            </w:pPr>
            <w:r w:rsidRPr="00621E63">
              <w:t xml:space="preserve">        {OBR}</w:t>
            </w:r>
          </w:p>
        </w:tc>
        <w:tc>
          <w:tcPr>
            <w:tcW w:w="4341" w:type="dxa"/>
            <w:tcBorders>
              <w:top w:val="single" w:sz="4" w:space="0" w:color="auto"/>
              <w:left w:val="single" w:sz="4" w:space="0" w:color="auto"/>
              <w:bottom w:val="single" w:sz="4" w:space="0" w:color="auto"/>
              <w:right w:val="single" w:sz="4" w:space="0" w:color="auto"/>
            </w:tcBorders>
          </w:tcPr>
          <w:p w14:paraId="4C371565" w14:textId="77777777" w:rsidR="00B11855" w:rsidRPr="00621E63" w:rsidRDefault="003D003E" w:rsidP="00CF5627">
            <w:pPr>
              <w:pStyle w:val="TableEntry"/>
            </w:pPr>
            <w:r w:rsidRPr="00621E63">
              <w:t>Alert Identification</w:t>
            </w:r>
          </w:p>
        </w:tc>
      </w:tr>
      <w:tr w:rsidR="00B11855" w:rsidRPr="00621E63" w14:paraId="6A8BB9E8"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47494987" w14:textId="77777777" w:rsidR="00B11855" w:rsidRPr="00621E63" w:rsidRDefault="003D003E" w:rsidP="00CF5627">
            <w:pPr>
              <w:pStyle w:val="TableEntry"/>
            </w:pPr>
            <w:r w:rsidRPr="00621E63">
              <w:t xml:space="preserve">            [ {</w:t>
            </w:r>
          </w:p>
        </w:tc>
        <w:tc>
          <w:tcPr>
            <w:tcW w:w="4341" w:type="dxa"/>
            <w:tcBorders>
              <w:top w:val="single" w:sz="4" w:space="0" w:color="auto"/>
              <w:left w:val="single" w:sz="4" w:space="0" w:color="auto"/>
              <w:bottom w:val="single" w:sz="4" w:space="0" w:color="auto"/>
              <w:right w:val="single" w:sz="4" w:space="0" w:color="auto"/>
            </w:tcBorders>
          </w:tcPr>
          <w:p w14:paraId="6196A02D" w14:textId="77777777" w:rsidR="00B11855" w:rsidRPr="00621E63" w:rsidRDefault="003D003E" w:rsidP="00CF5627">
            <w:pPr>
              <w:pStyle w:val="TableEntry"/>
            </w:pPr>
            <w:r w:rsidRPr="00621E63">
              <w:t>--- ALERT_OBSERVATION begin</w:t>
            </w:r>
          </w:p>
        </w:tc>
      </w:tr>
      <w:tr w:rsidR="00B11855" w:rsidRPr="00621E63" w14:paraId="6E388933"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0D67F823" w14:textId="77777777" w:rsidR="00B11855" w:rsidRPr="00621E63" w:rsidRDefault="003D003E" w:rsidP="00CF5627">
            <w:pPr>
              <w:pStyle w:val="TableEntry"/>
            </w:pPr>
            <w:r w:rsidRPr="00621E63">
              <w:t xml:space="preserve">                {OBX}</w:t>
            </w:r>
          </w:p>
        </w:tc>
        <w:tc>
          <w:tcPr>
            <w:tcW w:w="4341" w:type="dxa"/>
            <w:tcBorders>
              <w:top w:val="single" w:sz="4" w:space="0" w:color="auto"/>
              <w:left w:val="single" w:sz="4" w:space="0" w:color="auto"/>
              <w:bottom w:val="single" w:sz="4" w:space="0" w:color="auto"/>
              <w:right w:val="single" w:sz="4" w:space="0" w:color="auto"/>
            </w:tcBorders>
          </w:tcPr>
          <w:p w14:paraId="68A71E0B" w14:textId="77777777" w:rsidR="00B11855" w:rsidRPr="00621E63" w:rsidRDefault="003D003E" w:rsidP="00CF5627">
            <w:pPr>
              <w:pStyle w:val="TableEntry"/>
            </w:pPr>
            <w:r w:rsidRPr="00621E63">
              <w:t>Alert observation</w:t>
            </w:r>
            <w:r w:rsidR="00021767" w:rsidRPr="00621E63">
              <w:t>s</w:t>
            </w:r>
            <w:r w:rsidRPr="00621E63">
              <w:t xml:space="preserve"> relative to OBR</w:t>
            </w:r>
          </w:p>
        </w:tc>
      </w:tr>
      <w:tr w:rsidR="00A22356" w:rsidRPr="00621E63" w14:paraId="18F2083B"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09F45760" w14:textId="77777777" w:rsidR="00A22356" w:rsidRPr="00621E63" w:rsidRDefault="00A22356" w:rsidP="00CF5627">
            <w:pPr>
              <w:pStyle w:val="TableEntry"/>
            </w:pPr>
            <w:r w:rsidRPr="00621E63">
              <w:t xml:space="preserve">                [PRT] </w:t>
            </w:r>
          </w:p>
        </w:tc>
        <w:tc>
          <w:tcPr>
            <w:tcW w:w="4341" w:type="dxa"/>
            <w:tcBorders>
              <w:top w:val="single" w:sz="4" w:space="0" w:color="auto"/>
              <w:left w:val="single" w:sz="4" w:space="0" w:color="auto"/>
              <w:bottom w:val="single" w:sz="4" w:space="0" w:color="auto"/>
              <w:right w:val="single" w:sz="4" w:space="0" w:color="auto"/>
            </w:tcBorders>
          </w:tcPr>
          <w:p w14:paraId="7DC8BC70" w14:textId="77777777" w:rsidR="00A22356" w:rsidRPr="00621E63" w:rsidRDefault="00A22356" w:rsidP="00CF5627">
            <w:pPr>
              <w:pStyle w:val="TableEntry"/>
            </w:pPr>
            <w:r w:rsidRPr="00621E63">
              <w:t>Participation  identifies additional notification recipients</w:t>
            </w:r>
          </w:p>
        </w:tc>
      </w:tr>
      <w:tr w:rsidR="00B11855" w:rsidRPr="00621E63" w14:paraId="0A51A592"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8327682" w14:textId="77777777" w:rsidR="00B11855" w:rsidRPr="00621E63" w:rsidRDefault="003D003E" w:rsidP="00CF5627">
            <w:pPr>
              <w:pStyle w:val="TableEntry"/>
            </w:pPr>
            <w:r w:rsidRPr="00621E63">
              <w:t xml:space="preserve">                { [NTE] }</w:t>
            </w:r>
          </w:p>
        </w:tc>
        <w:tc>
          <w:tcPr>
            <w:tcW w:w="4341" w:type="dxa"/>
            <w:tcBorders>
              <w:top w:val="single" w:sz="4" w:space="0" w:color="auto"/>
              <w:left w:val="single" w:sz="4" w:space="0" w:color="auto"/>
              <w:bottom w:val="single" w:sz="4" w:space="0" w:color="auto"/>
              <w:right w:val="single" w:sz="4" w:space="0" w:color="auto"/>
            </w:tcBorders>
          </w:tcPr>
          <w:p w14:paraId="62F9201B" w14:textId="77777777" w:rsidR="00B11855" w:rsidRPr="00621E63" w:rsidRDefault="003D003E" w:rsidP="00CF5627">
            <w:pPr>
              <w:pStyle w:val="TableEntry"/>
            </w:pPr>
            <w:r w:rsidRPr="00621E63">
              <w:t>Notes and Comments</w:t>
            </w:r>
          </w:p>
        </w:tc>
      </w:tr>
      <w:tr w:rsidR="00B11855" w:rsidRPr="00621E63" w14:paraId="26FDFE4C"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9498BE1"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15883FA3" w14:textId="77777777" w:rsidR="00B11855" w:rsidRPr="00621E63" w:rsidRDefault="003D003E" w:rsidP="00CF5627">
            <w:pPr>
              <w:pStyle w:val="TableEntry"/>
            </w:pPr>
            <w:r w:rsidRPr="00621E63">
              <w:t>--- ALERT OBSERVATION end</w:t>
            </w:r>
          </w:p>
        </w:tc>
      </w:tr>
      <w:tr w:rsidR="00B11855" w:rsidRPr="00621E63" w14:paraId="75720788"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9117848"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2E4057B8" w14:textId="77777777" w:rsidR="00B11855" w:rsidRPr="00621E63" w:rsidRDefault="003D003E" w:rsidP="00CF5627">
            <w:pPr>
              <w:pStyle w:val="TableEntry"/>
            </w:pPr>
            <w:r w:rsidRPr="00621E63">
              <w:t>--- ALERT_IDENTIFICATION end</w:t>
            </w:r>
          </w:p>
        </w:tc>
      </w:tr>
      <w:tr w:rsidR="00B11855" w:rsidRPr="00621E63" w14:paraId="3A0C799D"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297D681" w14:textId="77777777" w:rsidR="00B11855" w:rsidRPr="00621E63" w:rsidRDefault="003D003E" w:rsidP="00CF5627">
            <w:pPr>
              <w:pStyle w:val="TableEntry"/>
            </w:pPr>
            <w:r w:rsidRPr="00621E63">
              <w:t>}</w:t>
            </w:r>
          </w:p>
        </w:tc>
        <w:tc>
          <w:tcPr>
            <w:tcW w:w="4341" w:type="dxa"/>
            <w:tcBorders>
              <w:top w:val="single" w:sz="4" w:space="0" w:color="auto"/>
              <w:left w:val="single" w:sz="4" w:space="0" w:color="auto"/>
              <w:bottom w:val="single" w:sz="4" w:space="0" w:color="auto"/>
              <w:right w:val="single" w:sz="4" w:space="0" w:color="auto"/>
            </w:tcBorders>
          </w:tcPr>
          <w:p w14:paraId="060CF480" w14:textId="77777777" w:rsidR="00B11855" w:rsidRPr="00621E63" w:rsidRDefault="003D003E" w:rsidP="00CF5627">
            <w:pPr>
              <w:pStyle w:val="TableEntry"/>
            </w:pPr>
            <w:r w:rsidRPr="00621E63">
              <w:t>--- ALERT end</w:t>
            </w:r>
          </w:p>
        </w:tc>
      </w:tr>
    </w:tbl>
    <w:p w14:paraId="0BA24ED6" w14:textId="77777777" w:rsidR="00B11855" w:rsidRPr="00621E63" w:rsidRDefault="00B11855" w:rsidP="007E6EC2">
      <w:pPr>
        <w:pStyle w:val="BodyText"/>
      </w:pPr>
    </w:p>
    <w:p w14:paraId="6CB71033" w14:textId="77777777" w:rsidR="00B11855" w:rsidRPr="00621E63" w:rsidRDefault="003D003E" w:rsidP="007E6EC2">
      <w:pPr>
        <w:pStyle w:val="BodyText"/>
      </w:pPr>
      <w:r w:rsidRPr="00621E63">
        <w:t>A single Report Alert [PCD-04] transaction contains at most one alert for a given patient and there must be an OBR preceding each group of OBX segments.</w:t>
      </w:r>
    </w:p>
    <w:p w14:paraId="45F57807" w14:textId="5AFB03B8" w:rsidR="00B11855" w:rsidRPr="00621E63" w:rsidRDefault="003D003E" w:rsidP="007E6EC2">
      <w:pPr>
        <w:pStyle w:val="BodyText"/>
      </w:pPr>
      <w:r w:rsidRPr="00621E63">
        <w:t xml:space="preserve">See Appendix B for details of the contents of each segment in the </w:t>
      </w:r>
      <w:r w:rsidR="00647994" w:rsidRPr="00621E63">
        <w:t>[PCD-04]</w:t>
      </w:r>
      <w:r w:rsidRPr="00621E63">
        <w:t xml:space="preserve"> </w:t>
      </w:r>
      <w:r w:rsidR="00647994" w:rsidRPr="00621E63">
        <w:t>t</w:t>
      </w:r>
      <w:r w:rsidRPr="00621E63">
        <w:t>ransaction.</w:t>
      </w:r>
    </w:p>
    <w:p w14:paraId="750A75FD" w14:textId="77777777" w:rsidR="00B11855" w:rsidRPr="00621E63" w:rsidRDefault="003D003E" w:rsidP="00123C7B">
      <w:pPr>
        <w:pStyle w:val="Heading5"/>
        <w:rPr>
          <w:noProof w:val="0"/>
        </w:rPr>
      </w:pPr>
      <w:bookmarkStart w:id="1795" w:name="_Toc401769798"/>
      <w:bookmarkStart w:id="1796" w:name="_Toc24650431"/>
      <w:r w:rsidRPr="00621E63">
        <w:rPr>
          <w:noProof w:val="0"/>
        </w:rPr>
        <w:t>Trigger Events</w:t>
      </w:r>
      <w:bookmarkEnd w:id="1795"/>
      <w:bookmarkEnd w:id="1796"/>
    </w:p>
    <w:p w14:paraId="2D5D55C2" w14:textId="75A38852" w:rsidR="00B11855" w:rsidRPr="00621E63" w:rsidRDefault="003D003E" w:rsidP="00E5113D">
      <w:pPr>
        <w:pStyle w:val="BodyText"/>
      </w:pPr>
      <w:r w:rsidRPr="00621E63">
        <w:t xml:space="preserve">The trigger event for a </w:t>
      </w:r>
      <w:r w:rsidR="00647994" w:rsidRPr="00621E63">
        <w:t>[PCD-04]</w:t>
      </w:r>
      <w:r w:rsidRPr="00621E63">
        <w:t xml:space="preserve"> </w:t>
      </w:r>
      <w:r w:rsidR="00647994" w:rsidRPr="00621E63">
        <w:t>t</w:t>
      </w:r>
      <w:r w:rsidRPr="00621E63">
        <w:t xml:space="preserve">ransaction is that the </w:t>
      </w:r>
      <w:r w:rsidR="009E2B46" w:rsidRPr="00621E63">
        <w:t>Alert Reporter</w:t>
      </w:r>
      <w:r w:rsidRPr="00621E63">
        <w:t xml:space="preserve"> has detected the </w:t>
      </w:r>
      <w:r w:rsidR="00021767" w:rsidRPr="00621E63">
        <w:t xml:space="preserve">presence, </w:t>
      </w:r>
      <w:r w:rsidRPr="00621E63">
        <w:t xml:space="preserve">onset, continuation of, or conclusion an event which may be an alert and sends it to the </w:t>
      </w:r>
      <w:r w:rsidR="009E2B46" w:rsidRPr="00621E63">
        <w:t>Alert Manager</w:t>
      </w:r>
      <w:r w:rsidR="00C60ECD" w:rsidRPr="00621E63">
        <w:t xml:space="preserve"> and/or </w:t>
      </w:r>
      <w:r w:rsidR="00916BBE" w:rsidRPr="00621E63">
        <w:t>Alert Consumer</w:t>
      </w:r>
      <w:r w:rsidRPr="00621E63">
        <w:t>.</w:t>
      </w:r>
    </w:p>
    <w:p w14:paraId="70AFCE36" w14:textId="77777777" w:rsidR="00B11855" w:rsidRPr="00621E63" w:rsidRDefault="003D003E" w:rsidP="00123C7B">
      <w:pPr>
        <w:pStyle w:val="Heading5"/>
        <w:rPr>
          <w:noProof w:val="0"/>
        </w:rPr>
      </w:pPr>
      <w:bookmarkStart w:id="1797" w:name="_Toc401769799"/>
      <w:bookmarkStart w:id="1798" w:name="_Toc24650432"/>
      <w:r w:rsidRPr="00621E63">
        <w:rPr>
          <w:noProof w:val="0"/>
        </w:rPr>
        <w:t>Message Semantics</w:t>
      </w:r>
      <w:bookmarkEnd w:id="1797"/>
      <w:bookmarkEnd w:id="1798"/>
    </w:p>
    <w:p w14:paraId="2386EC8C" w14:textId="5D96AC76" w:rsidR="00B11855" w:rsidRPr="00621E63" w:rsidRDefault="003D003E" w:rsidP="00E5113D">
      <w:pPr>
        <w:pStyle w:val="BodyText"/>
      </w:pPr>
      <w:r w:rsidRPr="00621E63">
        <w:t xml:space="preserve">This message is meant to convey from the </w:t>
      </w:r>
      <w:r w:rsidR="009E2B46" w:rsidRPr="00621E63">
        <w:t>Alert Reporter</w:t>
      </w:r>
      <w:r w:rsidRPr="00621E63">
        <w:t xml:space="preserve"> to the </w:t>
      </w:r>
      <w:r w:rsidR="009E2B46" w:rsidRPr="00621E63">
        <w:t>Alert Manager</w:t>
      </w:r>
      <w:r w:rsidRPr="00621E63">
        <w:t xml:space="preserve"> </w:t>
      </w:r>
      <w:r w:rsidR="00C60ECD" w:rsidRPr="00621E63">
        <w:t xml:space="preserve">and/or the </w:t>
      </w:r>
      <w:r w:rsidR="00916BBE" w:rsidRPr="00621E63">
        <w:t>Alert Consumer</w:t>
      </w:r>
      <w:r w:rsidR="00257A60" w:rsidRPr="00621E63">
        <w:t>,</w:t>
      </w:r>
      <w:r w:rsidR="00C60ECD" w:rsidRPr="00621E63">
        <w:t xml:space="preserve"> </w:t>
      </w:r>
      <w:r w:rsidRPr="00621E63">
        <w:t xml:space="preserve">the fact that an alert is </w:t>
      </w:r>
      <w:r w:rsidR="00021767" w:rsidRPr="00621E63">
        <w:t xml:space="preserve">present, </w:t>
      </w:r>
      <w:r w:rsidRPr="00621E63">
        <w:t>occurring, is still occurring, or has ended along with the data related to the alert to identify the patient and/or location, the alerting condition, and any observations associated with the alert.</w:t>
      </w:r>
    </w:p>
    <w:p w14:paraId="0A2D8550" w14:textId="77777777" w:rsidR="00B11855" w:rsidRPr="00621E63" w:rsidRDefault="003D003E" w:rsidP="00123C7B">
      <w:pPr>
        <w:pStyle w:val="Heading5"/>
        <w:rPr>
          <w:noProof w:val="0"/>
        </w:rPr>
      </w:pPr>
      <w:bookmarkStart w:id="1799" w:name="_Toc401769800"/>
      <w:bookmarkStart w:id="1800" w:name="_Toc24650433"/>
      <w:r w:rsidRPr="00621E63">
        <w:rPr>
          <w:noProof w:val="0"/>
        </w:rPr>
        <w:lastRenderedPageBreak/>
        <w:t>Expected Actions</w:t>
      </w:r>
      <w:bookmarkEnd w:id="1799"/>
      <w:bookmarkEnd w:id="1800"/>
    </w:p>
    <w:p w14:paraId="0F60085C" w14:textId="44F23615" w:rsidR="00B11855" w:rsidRPr="00621E63" w:rsidRDefault="006D613E" w:rsidP="00E5113D">
      <w:pPr>
        <w:pStyle w:val="BodyText"/>
      </w:pPr>
      <w:r w:rsidRPr="00621E63">
        <w:t>HL7</w:t>
      </w:r>
      <w:r w:rsidR="00995105" w:rsidRPr="00621E63">
        <w:t xml:space="preserve"> </w:t>
      </w:r>
      <w:r w:rsidR="003D003E" w:rsidRPr="00621E63">
        <w:t>ACK from the Alert Manager (AM)</w:t>
      </w:r>
      <w:r w:rsidR="00C60ECD" w:rsidRPr="00621E63">
        <w:t xml:space="preserve"> and/or the Alert Consumer</w:t>
      </w:r>
      <w:r w:rsidR="003D003E" w:rsidRPr="00621E63">
        <w:t xml:space="preserve"> </w:t>
      </w:r>
      <w:r w:rsidR="00E86B15" w:rsidRPr="00621E63">
        <w:t xml:space="preserve">(ACON) </w:t>
      </w:r>
      <w:r w:rsidR="003D003E" w:rsidRPr="00621E63">
        <w:t xml:space="preserve">back to the Alert Reporter (AR) is used to communicate that the Alert Manager (AM) </w:t>
      </w:r>
      <w:r w:rsidR="00C60ECD" w:rsidRPr="00621E63">
        <w:t xml:space="preserve">and/or the Alert Consumer </w:t>
      </w:r>
      <w:r w:rsidR="003D003E" w:rsidRPr="00621E63">
        <w:t xml:space="preserve">has received the Report Alert [PCD-04] message from the Alert Reporter (AR). </w:t>
      </w:r>
      <w:r w:rsidR="0037008C" w:rsidRPr="00621E63">
        <w:t>Report Dissemination Alert Status [PCD-07] transactions that are responses to a particular Report Alert [PCD-04] are not rapid synchronous responses to it; since</w:t>
      </w:r>
      <w:r w:rsidR="003D003E" w:rsidRPr="00621E63">
        <w:t xml:space="preserve"> </w:t>
      </w:r>
      <w:r w:rsidR="0037008C" w:rsidRPr="00621E63">
        <w:t xml:space="preserve">they depend </w:t>
      </w:r>
      <w:r w:rsidR="00E86B15" w:rsidRPr="00621E63">
        <w:t>o</w:t>
      </w:r>
      <w:r w:rsidR="0037008C" w:rsidRPr="00621E63">
        <w:t>n events that may</w:t>
      </w:r>
      <w:r w:rsidR="003D003E" w:rsidRPr="00621E63">
        <w:t xml:space="preserve"> </w:t>
      </w:r>
      <w:r w:rsidR="0037008C" w:rsidRPr="00621E63">
        <w:t xml:space="preserve">take </w:t>
      </w:r>
      <w:r w:rsidR="003D003E" w:rsidRPr="00621E63">
        <w:t>an indeterminate amount of time</w:t>
      </w:r>
      <w:r w:rsidR="0037008C" w:rsidRPr="00621E63">
        <w:t>, including in some cases responses by a person receiving the</w:t>
      </w:r>
      <w:r w:rsidR="00125200" w:rsidRPr="00621E63">
        <w:t xml:space="preserve"> alert</w:t>
      </w:r>
      <w:r w:rsidR="003D003E" w:rsidRPr="00621E63">
        <w:t xml:space="preserve">. </w:t>
      </w:r>
      <w:r w:rsidR="00125200" w:rsidRPr="00621E63">
        <w:t xml:space="preserve">That is the reason that an </w:t>
      </w:r>
      <w:r w:rsidRPr="00621E63">
        <w:t>HL7</w:t>
      </w:r>
      <w:r w:rsidR="00995105" w:rsidRPr="00621E63">
        <w:t xml:space="preserve"> </w:t>
      </w:r>
      <w:r w:rsidR="003D003E" w:rsidRPr="00621E63">
        <w:t>ACK is not used to report dissemi</w:t>
      </w:r>
      <w:r w:rsidR="00125200" w:rsidRPr="00621E63">
        <w:t>nation status of the alert as this procedure</w:t>
      </w:r>
      <w:r w:rsidR="003D003E" w:rsidRPr="00621E63">
        <w:t xml:space="preserve"> would leave the Alert Reporter (AR) awaiting </w:t>
      </w:r>
      <w:r w:rsidRPr="00621E63">
        <w:t>HL7</w:t>
      </w:r>
      <w:r w:rsidR="00995105" w:rsidRPr="00621E63">
        <w:t xml:space="preserve"> </w:t>
      </w:r>
      <w:r w:rsidR="003D003E" w:rsidRPr="00621E63">
        <w:t>ACK receipt for an indeterminate amount of time.</w:t>
      </w:r>
    </w:p>
    <w:p w14:paraId="722D7109" w14:textId="77777777" w:rsidR="00D557B6" w:rsidRPr="005B0C7C" w:rsidRDefault="00D557B6" w:rsidP="008E1C27">
      <w:pPr>
        <w:pStyle w:val="BodyText"/>
        <w:pPrChange w:id="1801" w:author="Mary Jungers" w:date="2019-11-13T18:46:00Z">
          <w:pPr>
            <w:pStyle w:val="BodyText"/>
            <w:keepNext/>
            <w:keepLines/>
          </w:pPr>
        </w:pPrChange>
      </w:pPr>
      <w:r w:rsidRPr="005B0C7C">
        <w:t>Status updates as to the dissemination of the alert are optional and are communicated using the Report Alarm Status [PCD-05] transaction from the Alert Manager (AM) to the Alert Reporter (AR).</w:t>
      </w:r>
    </w:p>
    <w:p w14:paraId="54564846" w14:textId="53FAA89F" w:rsidR="00D557B6" w:rsidRPr="005B0C7C" w:rsidRDefault="00D557B6" w:rsidP="008E1C27">
      <w:pPr>
        <w:pStyle w:val="BodyText"/>
        <w:pPrChange w:id="1802" w:author="Mary Jungers" w:date="2019-11-13T18:46:00Z">
          <w:pPr>
            <w:pStyle w:val="BodyText"/>
            <w:keepNext/>
            <w:keepLines/>
          </w:pPr>
        </w:pPrChange>
      </w:pPr>
      <w:r w:rsidRPr="005B0C7C">
        <w:t xml:space="preserve">While the </w:t>
      </w:r>
      <w:r w:rsidR="009E2B46" w:rsidRPr="005B0C7C">
        <w:t>Alert Reporter</w:t>
      </w:r>
      <w:r w:rsidRPr="005B0C7C">
        <w:t xml:space="preserve"> to </w:t>
      </w:r>
      <w:r w:rsidR="009E2B46" w:rsidRPr="005B0C7C">
        <w:t>Alert Manager</w:t>
      </w:r>
      <w:r w:rsidRPr="005B0C7C">
        <w:t xml:space="preserve"> and/or </w:t>
      </w:r>
      <w:r w:rsidR="00916BBE" w:rsidRPr="005B0C7C">
        <w:t>Alert Consumer</w:t>
      </w:r>
      <w:r w:rsidRPr="005B0C7C">
        <w:t xml:space="preserve"> PCD-04 is one message it is likely to result in many PCD-06</w:t>
      </w:r>
      <w:r w:rsidR="007426DD" w:rsidRPr="005B0C7C">
        <w:t xml:space="preserve"> </w:t>
      </w:r>
      <w:r w:rsidRPr="005B0C7C">
        <w:t xml:space="preserve">messages from </w:t>
      </w:r>
      <w:r w:rsidR="009E2B46" w:rsidRPr="005B0C7C">
        <w:t>Alert Manager</w:t>
      </w:r>
      <w:r w:rsidRPr="005B0C7C">
        <w:t xml:space="preserve"> to </w:t>
      </w:r>
      <w:r w:rsidR="00916BBE" w:rsidRPr="005B0C7C">
        <w:t>Alert Communicator</w:t>
      </w:r>
      <w:r w:rsidRPr="005B0C7C">
        <w:t xml:space="preserve"> and many PCD-07 messages from </w:t>
      </w:r>
      <w:r w:rsidR="00916BBE" w:rsidRPr="005B0C7C">
        <w:t>Alert Communicator</w:t>
      </w:r>
      <w:r w:rsidRPr="005B0C7C">
        <w:t xml:space="preserve"> back to </w:t>
      </w:r>
      <w:r w:rsidR="009E2B46" w:rsidRPr="005B0C7C">
        <w:t>Alert Manager</w:t>
      </w:r>
      <w:r w:rsidRPr="005B0C7C">
        <w:t xml:space="preserve"> and many PCD-05 messages from </w:t>
      </w:r>
      <w:r w:rsidR="009E2B46" w:rsidRPr="005B0C7C">
        <w:t>Alert Manager</w:t>
      </w:r>
      <w:r w:rsidRPr="005B0C7C">
        <w:t xml:space="preserve"> back to </w:t>
      </w:r>
      <w:r w:rsidR="009E2B46" w:rsidRPr="005B0C7C">
        <w:t>Alert Reporter</w:t>
      </w:r>
      <w:r w:rsidRPr="005B0C7C">
        <w:t xml:space="preserve">. </w:t>
      </w:r>
    </w:p>
    <w:p w14:paraId="0D1F95C0" w14:textId="514BB682" w:rsidR="00D557B6" w:rsidRPr="005B0C7C" w:rsidRDefault="00D557B6" w:rsidP="008E1C27">
      <w:pPr>
        <w:pStyle w:val="BodyText"/>
        <w:pPrChange w:id="1803" w:author="Mary Jungers" w:date="2019-11-13T18:46:00Z">
          <w:pPr>
            <w:pStyle w:val="BodyText"/>
            <w:keepNext/>
            <w:keepLines/>
          </w:pPr>
        </w:pPrChange>
      </w:pPr>
      <w:r w:rsidRPr="005B0C7C">
        <w:t xml:space="preserve">If the </w:t>
      </w:r>
      <w:r w:rsidR="009E2B46" w:rsidRPr="005B0C7C">
        <w:t>Alert Manager</w:t>
      </w:r>
      <w:r w:rsidRPr="005B0C7C">
        <w:t xml:space="preserve"> implements escalation to additional recipients based upon internally defined lack of delivery status updates or lack of operator responses then those additional [PCD-06] transactions from the </w:t>
      </w:r>
      <w:r w:rsidR="009E2B46" w:rsidRPr="005B0C7C">
        <w:t>Alert Manager</w:t>
      </w:r>
      <w:r w:rsidRPr="005B0C7C">
        <w:t xml:space="preserve"> to the </w:t>
      </w:r>
      <w:r w:rsidR="00916BBE" w:rsidRPr="005B0C7C">
        <w:t>Alert Communicator</w:t>
      </w:r>
      <w:r w:rsidRPr="005B0C7C">
        <w:t xml:space="preserve"> are likely to result in additional PCD-05 messages from the </w:t>
      </w:r>
      <w:r w:rsidR="009E2B46" w:rsidRPr="005B0C7C">
        <w:t>Alert Manager</w:t>
      </w:r>
      <w:r w:rsidRPr="005B0C7C">
        <w:t xml:space="preserve"> back to the </w:t>
      </w:r>
      <w:r w:rsidR="009E2B46" w:rsidRPr="005B0C7C">
        <w:t>Alert Reporter</w:t>
      </w:r>
      <w:r w:rsidRPr="005B0C7C">
        <w:t>.</w:t>
      </w:r>
    </w:p>
    <w:p w14:paraId="0FC0A4F2" w14:textId="7F5CFD22" w:rsidR="00B11855" w:rsidRPr="005B0C7C" w:rsidRDefault="00D557B6" w:rsidP="005B0C7C">
      <w:pPr>
        <w:pStyle w:val="BodyText"/>
      </w:pPr>
      <w:r w:rsidRPr="005B0C7C">
        <w:t xml:space="preserve">Communication device operator response delays may result in delays of </w:t>
      </w:r>
      <w:r w:rsidR="00916BBE" w:rsidRPr="005B0C7C">
        <w:t>Alert Communicator</w:t>
      </w:r>
      <w:r w:rsidRPr="005B0C7C">
        <w:t xml:space="preserve"> to </w:t>
      </w:r>
      <w:r w:rsidR="009E2B46" w:rsidRPr="005B0C7C">
        <w:t>Alert Manager</w:t>
      </w:r>
      <w:r w:rsidRPr="005B0C7C">
        <w:t xml:space="preserve"> and </w:t>
      </w:r>
      <w:r w:rsidR="009E2B46" w:rsidRPr="005B0C7C">
        <w:t>Alert Manager</w:t>
      </w:r>
      <w:r w:rsidRPr="005B0C7C">
        <w:t xml:space="preserve"> back to </w:t>
      </w:r>
      <w:r w:rsidR="009E2B46" w:rsidRPr="005B0C7C">
        <w:t>Alert Reporter</w:t>
      </w:r>
      <w:r w:rsidRPr="005B0C7C">
        <w:t xml:space="preserve"> messages.</w:t>
      </w:r>
    </w:p>
    <w:p w14:paraId="6C84823F" w14:textId="550956DC" w:rsidR="00A22356" w:rsidRPr="005B0C7C" w:rsidRDefault="00A22356" w:rsidP="005B0C7C">
      <w:pPr>
        <w:pStyle w:val="BodyText"/>
      </w:pPr>
      <w:r w:rsidRPr="005B0C7C">
        <w:t xml:space="preserve">Instances of the Participation Information Segment (PRT) are optionally used by the Alert Reporter (AR) in the </w:t>
      </w:r>
      <w:r w:rsidR="00647994" w:rsidRPr="005B0C7C">
        <w:t>PCD-04</w:t>
      </w:r>
      <w:r w:rsidRPr="005B0C7C">
        <w:t xml:space="preserve"> message to indicate alert notification recipients which are in addition to any alert notification recipients identified internally by the Alert Manager (AM).</w:t>
      </w:r>
    </w:p>
    <w:p w14:paraId="32859CC7" w14:textId="77777777" w:rsidR="00B11855" w:rsidRPr="00621E63" w:rsidRDefault="003D003E" w:rsidP="00123C7B">
      <w:pPr>
        <w:pStyle w:val="Heading5"/>
        <w:rPr>
          <w:noProof w:val="0"/>
        </w:rPr>
      </w:pPr>
      <w:bookmarkStart w:id="1804" w:name="_Toc401769801"/>
      <w:bookmarkStart w:id="1805" w:name="_Toc24650434"/>
      <w:r w:rsidRPr="00621E63">
        <w:rPr>
          <w:noProof w:val="0"/>
        </w:rPr>
        <w:t>Security Considerations</w:t>
      </w:r>
      <w:bookmarkEnd w:id="1804"/>
      <w:bookmarkEnd w:id="1805"/>
    </w:p>
    <w:p w14:paraId="4ADC5BBA" w14:textId="77777777" w:rsidR="009F4303" w:rsidRPr="00621E63" w:rsidRDefault="003D003E" w:rsidP="00E5113D">
      <w:pPr>
        <w:pStyle w:val="BodyText"/>
      </w:pPr>
      <w:r w:rsidRPr="00621E63">
        <w:t xml:space="preserve">During the </w:t>
      </w:r>
      <w:r w:rsidR="00B054A1" w:rsidRPr="00621E63">
        <w:t>p</w:t>
      </w:r>
      <w:r w:rsidRPr="00621E63">
        <w:t xml:space="preserve">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02B7DBD2" w14:textId="197B61F5" w:rsidR="00D557B6" w:rsidRPr="00621E63" w:rsidRDefault="00D557B6" w:rsidP="00123C7B">
      <w:pPr>
        <w:pStyle w:val="Heading2"/>
        <w:rPr>
          <w:noProof w:val="0"/>
        </w:rPr>
      </w:pPr>
      <w:bookmarkStart w:id="1806" w:name="_Toc24650435"/>
      <w:r w:rsidRPr="00621E63">
        <w:rPr>
          <w:noProof w:val="0"/>
        </w:rPr>
        <w:t>Report Alert Status</w:t>
      </w:r>
      <w:r w:rsidR="00BB3E0D" w:rsidRPr="00621E63">
        <w:rPr>
          <w:noProof w:val="0"/>
        </w:rPr>
        <w:t xml:space="preserve"> [PCD-05]</w:t>
      </w:r>
      <w:bookmarkEnd w:id="1806"/>
    </w:p>
    <w:p w14:paraId="6278B452" w14:textId="160C17AC" w:rsidR="00D557B6" w:rsidRPr="00621E63" w:rsidRDefault="00D557B6" w:rsidP="005F16F9">
      <w:pPr>
        <w:pStyle w:val="BodyText"/>
      </w:pPr>
      <w:r w:rsidRPr="00621E63">
        <w:t xml:space="preserve">This section corresponds to </w:t>
      </w:r>
      <w:r w:rsidR="00647994" w:rsidRPr="00621E63">
        <w:t>t</w:t>
      </w:r>
      <w:r w:rsidRPr="00621E63">
        <w:t xml:space="preserve">ransaction </w:t>
      </w:r>
      <w:r w:rsidR="00647994" w:rsidRPr="00621E63">
        <w:t>[PCD-05]</w:t>
      </w:r>
      <w:r w:rsidRPr="00621E63">
        <w:t xml:space="preserve"> of the IHE Technical Framework. Transaction </w:t>
      </w:r>
      <w:r w:rsidR="00647994" w:rsidRPr="00621E63">
        <w:t>[PCD-05]</w:t>
      </w:r>
      <w:r w:rsidRPr="00621E63">
        <w:t xml:space="preserve"> is used by the Alert Manager (AM) to report alert communication, status updates, and operator responses to the Alert Reporter (AR).</w:t>
      </w:r>
    </w:p>
    <w:p w14:paraId="4BAA8E00" w14:textId="77777777" w:rsidR="00D557B6" w:rsidRPr="00621E63" w:rsidRDefault="00D557B6" w:rsidP="005B0C7C">
      <w:pPr>
        <w:pStyle w:val="Heading3"/>
        <w:rPr>
          <w:noProof w:val="0"/>
        </w:rPr>
      </w:pPr>
      <w:bookmarkStart w:id="1807" w:name="_Toc24650436"/>
      <w:r w:rsidRPr="00621E63">
        <w:rPr>
          <w:noProof w:val="0"/>
        </w:rPr>
        <w:lastRenderedPageBreak/>
        <w:t>Scope</w:t>
      </w:r>
      <w:bookmarkEnd w:id="1807"/>
    </w:p>
    <w:p w14:paraId="6916692B" w14:textId="77777777" w:rsidR="00D557B6" w:rsidRPr="005B0C7C" w:rsidRDefault="00D557B6" w:rsidP="008E1C27">
      <w:pPr>
        <w:pStyle w:val="BodyText"/>
        <w:pPrChange w:id="1808" w:author="Mary Jungers" w:date="2019-11-13T18:46:00Z">
          <w:pPr>
            <w:pStyle w:val="BodyText"/>
            <w:keepNext/>
            <w:keepLines/>
          </w:pPr>
        </w:pPrChange>
      </w:pPr>
      <w:r w:rsidRPr="005B0C7C">
        <w:t>This transaction is used by the Alert Manager (AM) to report one or more dissemination status updates back to the Alert Reporter.</w:t>
      </w:r>
    </w:p>
    <w:p w14:paraId="1BCD884A" w14:textId="77777777" w:rsidR="00D557B6" w:rsidRPr="00621E63" w:rsidRDefault="00D557B6" w:rsidP="0082741E">
      <w:pPr>
        <w:pStyle w:val="Heading3"/>
        <w:rPr>
          <w:noProof w:val="0"/>
        </w:rPr>
      </w:pPr>
      <w:bookmarkStart w:id="1809" w:name="_Toc24650437"/>
      <w:r w:rsidRPr="00621E63">
        <w:rPr>
          <w:noProof w:val="0"/>
        </w:rPr>
        <w:t>Use Case Roles</w:t>
      </w:r>
      <w:bookmarkEnd w:id="1809"/>
    </w:p>
    <w:p w14:paraId="331A3E63" w14:textId="77777777" w:rsidR="001A4392" w:rsidRPr="00621E63" w:rsidRDefault="001A4392" w:rsidP="00A17802">
      <w:pPr>
        <w:pStyle w:val="BodyText"/>
      </w:pPr>
    </w:p>
    <w:p w14:paraId="754BF060" w14:textId="1A92367D" w:rsidR="0077636A" w:rsidRPr="00621E63" w:rsidRDefault="001A727C" w:rsidP="00A17802">
      <w:pPr>
        <w:pStyle w:val="BodyText"/>
      </w:pPr>
      <w:r w:rsidRPr="00621E63">
        <mc:AlternateContent>
          <mc:Choice Requires="wpc">
            <w:drawing>
              <wp:inline distT="0" distB="0" distL="0" distR="0" wp14:anchorId="7F4E59DC" wp14:editId="29C9F6B6">
                <wp:extent cx="5971540" cy="219075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Text Box 33"/>
                        <wps:cNvSpPr txBox="1"/>
                        <wps:spPr>
                          <a:xfrm>
                            <a:off x="933259" y="247650"/>
                            <a:ext cx="1447800" cy="56197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4F9CF3" w14:textId="1F65EC3F" w:rsidR="00D04981" w:rsidRDefault="00D04981" w:rsidP="00CF5627">
                              <w:pPr>
                                <w:jc w:val="center"/>
                              </w:pPr>
                              <w:r>
                                <w:t>Alert Manager</w:t>
                              </w:r>
                            </w:p>
                            <w:p w14:paraId="089A3813" w14:textId="38D609BA" w:rsidR="00D04981" w:rsidRDefault="00D04981" w:rsidP="00CF5627">
                              <w:pPr>
                                <w:jc w:val="center"/>
                              </w:pPr>
                              <w:r>
                                <w:t>(AM)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 name="Text Box 33"/>
                        <wps:cNvSpPr txBox="1"/>
                        <wps:spPr>
                          <a:xfrm>
                            <a:off x="2961300" y="265725"/>
                            <a:ext cx="1447165" cy="56197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AD2721" w14:textId="18693B85" w:rsidR="00D04981" w:rsidRPr="00CF5627" w:rsidRDefault="00D04981" w:rsidP="00CF5627">
                              <w:pPr>
                                <w:jc w:val="center"/>
                              </w:pPr>
                              <w:r w:rsidRPr="00CF5627">
                                <w:t>Alert Reporter</w:t>
                              </w:r>
                            </w:p>
                            <w:p w14:paraId="1FB3776B" w14:textId="2E2CF8B8" w:rsidR="00D04981" w:rsidRDefault="00D04981" w:rsidP="00CF5627">
                              <w:pPr>
                                <w:jc w:val="center"/>
                              </w:pPr>
                              <w:r w:rsidRPr="00CF5627">
                                <w:t>(AR)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36" name="Group 36"/>
                        <wpg:cNvGrpSpPr/>
                        <wpg:grpSpPr>
                          <a:xfrm>
                            <a:off x="2009776" y="1228725"/>
                            <a:ext cx="1504586" cy="819150"/>
                            <a:chOff x="2009776" y="1571625"/>
                            <a:chExt cx="1504586" cy="819150"/>
                          </a:xfrm>
                        </wpg:grpSpPr>
                        <wps:wsp>
                          <wps:cNvPr id="34" name="Oval 34"/>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95525" y="1704975"/>
                              <a:ext cx="942139"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8688A" w14:textId="5524CCFD" w:rsidR="00D04981" w:rsidRDefault="00D04981" w:rsidP="00CF5627">
                                <w:pPr>
                                  <w:jc w:val="center"/>
                                </w:pPr>
                                <w:r>
                                  <w:t>Report Alert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 name="Straight Connector 37"/>
                        <wps:cNvCnPr>
                          <a:stCxn id="33" idx="2"/>
                          <a:endCxn id="34" idx="1"/>
                        </wps:cNvCnPr>
                        <wps:spPr>
                          <a:xfrm>
                            <a:off x="1656983" y="809625"/>
                            <a:ext cx="572898" cy="53906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a:stCxn id="180" idx="2"/>
                          <a:endCxn id="34" idx="7"/>
                        </wps:cNvCnPr>
                        <wps:spPr>
                          <a:xfrm flipH="1">
                            <a:off x="3293671" y="827700"/>
                            <a:ext cx="390821" cy="52098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F4E59DC" id="Canvas 15" o:spid="_x0000_s1142" editas="canvas" style="width:470.2pt;height:172.5pt;mso-position-horizontal-relative:char;mso-position-vertical-relative:line" coordsize="59715,21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">
                <v:shape id="_x0000_s1143" type="#_x0000_t75" style="position:absolute;width:59715;height:21907;visibility:visible;mso-wrap-style:square">
                  <v:fill o:detectmouseclick="t"/>
                  <v:path o:connecttype="none"/>
                </v:shape>
                <v:shape id="Text Box 33" o:spid="_x0000_s1144" type="#_x0000_t202" style="position:absolute;left:9332;top:2476;width:14478;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" filled="f" strokeweight="1.25pt">
                  <v:textbox>
                    <w:txbxContent>
                      <w:p w14:paraId="244F9CF3" w14:textId="1F65EC3F" w:rsidR="00D04981" w:rsidRDefault="00D04981" w:rsidP="00CF5627">
                        <w:pPr>
                          <w:jc w:val="center"/>
                        </w:pPr>
                        <w:r>
                          <w:t>Alert Manager</w:t>
                        </w:r>
                      </w:p>
                      <w:p w14:paraId="089A3813" w14:textId="38D609BA" w:rsidR="00D04981" w:rsidRDefault="00D04981" w:rsidP="00CF5627">
                        <w:pPr>
                          <w:jc w:val="center"/>
                        </w:pPr>
                        <w:r>
                          <w:t>(AM)</w:t>
                        </w:r>
                      </w:p>
                    </w:txbxContent>
                  </v:textbox>
                </v:shape>
                <v:shape id="Text Box 33" o:spid="_x0000_s1145" type="#_x0000_t202" style="position:absolute;left:29613;top:2657;width:14471;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" filled="f" strokeweight="1.25pt">
                  <v:textbox>
                    <w:txbxContent>
                      <w:p w14:paraId="50AD2721" w14:textId="18693B85" w:rsidR="00D04981" w:rsidRPr="00CF5627" w:rsidRDefault="00D04981" w:rsidP="00CF5627">
                        <w:pPr>
                          <w:jc w:val="center"/>
                        </w:pPr>
                        <w:r w:rsidRPr="00CF5627">
                          <w:t>Alert Reporter</w:t>
                        </w:r>
                      </w:p>
                      <w:p w14:paraId="1FB3776B" w14:textId="2E2CF8B8" w:rsidR="00D04981" w:rsidRDefault="00D04981" w:rsidP="00CF5627">
                        <w:pPr>
                          <w:jc w:val="center"/>
                        </w:pPr>
                        <w:r w:rsidRPr="00CF5627">
                          <w:t>(AR)</w:t>
                        </w:r>
                      </w:p>
                    </w:txbxContent>
                  </v:textbox>
                </v:shape>
                <v:group id="Group 36" o:spid="_x0000_s1146" style="position:absolute;left:20097;top:12287;width:15046;height:8191" coordorigin="20097,15716" coordsize="1504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oval id="Oval 34" o:spid="_x0000_s1147" style="position:absolute;left:20097;top:15716;width:15046;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" filled="f" strokecolor="black [3213]" strokeweight="1.25pt">
                    <v:stroke joinstyle="miter"/>
                  </v:oval>
                  <v:shape id="Text Box 35" o:spid="_x0000_s1148" type="#_x0000_t202" style="position:absolute;left:22955;top:17049;width:9421;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" fillcolor="white [3201]" stroked="f" strokeweight=".5pt">
                    <v:textbox>
                      <w:txbxContent>
                        <w:p w14:paraId="2548688A" w14:textId="5524CCFD" w:rsidR="00D04981" w:rsidRDefault="00D04981" w:rsidP="00CF5627">
                          <w:pPr>
                            <w:jc w:val="center"/>
                          </w:pPr>
                          <w:r>
                            <w:t>Report Alert Status</w:t>
                          </w:r>
                        </w:p>
                      </w:txbxContent>
                    </v:textbox>
                  </v:shape>
                </v:group>
                <v:line id="Straight Connector 37" o:spid="_x0000_s1149" style="position:absolute;visibility:visible;mso-wrap-style:square" from="16569,8096" to="22298,1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" strokecolor="black [3213]" strokeweight=".5pt">
                  <v:stroke joinstyle="miter"/>
                </v:line>
                <v:line id="Straight Connector 39" o:spid="_x0000_s1150" style="position:absolute;flip:x;visibility:visible;mso-wrap-style:square" from="32936,8277" to="36844,1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" strokecolor="black [3213]" strokeweight=".5pt">
                  <v:stroke joinstyle="miter"/>
                </v:line>
                <w10:anchorlock/>
              </v:group>
            </w:pict>
          </mc:Fallback>
        </mc:AlternateContent>
      </w:r>
    </w:p>
    <w:p w14:paraId="1ABE9B69" w14:textId="77777777" w:rsidR="0077636A" w:rsidRPr="00621E63" w:rsidRDefault="0077636A" w:rsidP="00A17802">
      <w:pPr>
        <w:pStyle w:val="BodyText"/>
      </w:pPr>
    </w:p>
    <w:p w14:paraId="10D82061" w14:textId="77777777" w:rsidR="00D557B6" w:rsidRPr="005B0C7C" w:rsidRDefault="00D557B6" w:rsidP="008E1C27">
      <w:pPr>
        <w:pStyle w:val="BodyText"/>
        <w:pPrChange w:id="1810" w:author="Mary Jungers" w:date="2019-11-13T18:47:00Z">
          <w:pPr>
            <w:pStyle w:val="BodyText"/>
            <w:keepNext/>
          </w:pPr>
        </w:pPrChange>
      </w:pPr>
      <w:r w:rsidRPr="005B0C7C">
        <w:t>Actor: Alert Manager (AM)</w:t>
      </w:r>
    </w:p>
    <w:p w14:paraId="4E5ED67F" w14:textId="77777777" w:rsidR="00D557B6" w:rsidRPr="005B0C7C" w:rsidRDefault="00D557B6" w:rsidP="008E1C27">
      <w:pPr>
        <w:pStyle w:val="BodyText"/>
        <w:pPrChange w:id="1811" w:author="Mary Jungers" w:date="2019-11-13T18:47:00Z">
          <w:pPr>
            <w:pStyle w:val="BodyText"/>
            <w:keepNext/>
          </w:pPr>
        </w:pPrChange>
      </w:pPr>
      <w:r w:rsidRPr="005B0C7C">
        <w:t>Role: Sends Report Alert Status to Alert Reporter (AR)</w:t>
      </w:r>
    </w:p>
    <w:p w14:paraId="275794E3" w14:textId="77777777" w:rsidR="00D557B6" w:rsidRPr="005B0C7C" w:rsidRDefault="00D557B6" w:rsidP="008E1C27">
      <w:pPr>
        <w:pStyle w:val="BodyText"/>
        <w:pPrChange w:id="1812" w:author="Mary Jungers" w:date="2019-11-13T18:47:00Z">
          <w:pPr>
            <w:pStyle w:val="BodyText"/>
            <w:keepNext/>
          </w:pPr>
        </w:pPrChange>
      </w:pPr>
      <w:r w:rsidRPr="005B0C7C">
        <w:t>Actor: Alert Reporter (AR)</w:t>
      </w:r>
    </w:p>
    <w:p w14:paraId="65F79EA1" w14:textId="77777777" w:rsidR="00D557B6" w:rsidRPr="005B0C7C" w:rsidRDefault="00D557B6" w:rsidP="008E1C27">
      <w:pPr>
        <w:pStyle w:val="BodyText"/>
        <w:pPrChange w:id="1813" w:author="Mary Jungers" w:date="2019-11-13T18:47:00Z">
          <w:pPr>
            <w:pStyle w:val="BodyText"/>
            <w:keepNext/>
          </w:pPr>
        </w:pPrChange>
      </w:pPr>
      <w:r w:rsidRPr="005B0C7C">
        <w:t>Role: Receives Report Alert Status from the Alert Manager (AM)</w:t>
      </w:r>
    </w:p>
    <w:p w14:paraId="678D8258" w14:textId="77777777" w:rsidR="00D557B6" w:rsidRPr="00621E63" w:rsidRDefault="00D557B6" w:rsidP="0082741E">
      <w:pPr>
        <w:pStyle w:val="Heading3"/>
        <w:rPr>
          <w:noProof w:val="0"/>
        </w:rPr>
      </w:pPr>
      <w:bookmarkStart w:id="1814" w:name="_Toc24650438"/>
      <w:r w:rsidRPr="00621E63">
        <w:rPr>
          <w:noProof w:val="0"/>
        </w:rPr>
        <w:t>Referenced Standard</w:t>
      </w:r>
      <w:bookmarkEnd w:id="1814"/>
    </w:p>
    <w:p w14:paraId="3ACE4D79" w14:textId="23F32F4D" w:rsidR="00D557B6" w:rsidRPr="005B0C7C" w:rsidRDefault="006D613E" w:rsidP="008E1C27">
      <w:pPr>
        <w:pStyle w:val="BodyText"/>
        <w:pPrChange w:id="1815" w:author="Mary Jungers" w:date="2019-11-13T18:47:00Z">
          <w:pPr>
            <w:pStyle w:val="BodyText"/>
            <w:keepNext/>
            <w:keepLines/>
          </w:pPr>
        </w:pPrChange>
      </w:pPr>
      <w:r w:rsidRPr="005B0C7C">
        <w:t>HL7</w:t>
      </w:r>
      <w:r w:rsidR="00995105" w:rsidRPr="005B0C7C">
        <w:t xml:space="preserve"> </w:t>
      </w:r>
      <w:r w:rsidR="00D557B6" w:rsidRPr="005B0C7C">
        <w:t xml:space="preserve">- </w:t>
      </w:r>
      <w:r w:rsidRPr="005B0C7C">
        <w:t>HL7</w:t>
      </w:r>
      <w:r w:rsidR="00D557B6" w:rsidRPr="005B0C7C">
        <w:t xml:space="preserve"> Version 2.6 Ch7 Observation Reporting</w:t>
      </w:r>
    </w:p>
    <w:p w14:paraId="177EFD31" w14:textId="77777777" w:rsidR="00D557B6" w:rsidRPr="005B0C7C" w:rsidRDefault="00D557B6" w:rsidP="008E1C27">
      <w:pPr>
        <w:pStyle w:val="BodyText"/>
        <w:pPrChange w:id="1816" w:author="Mary Jungers" w:date="2019-11-13T18:47:00Z">
          <w:pPr>
            <w:pStyle w:val="BodyText"/>
            <w:keepNext/>
            <w:keepLines/>
          </w:pPr>
        </w:pPrChange>
      </w:pPr>
      <w:r w:rsidRPr="005B0C7C">
        <w:t>ISO/IEEE 11073-10201 Domain Information Model</w:t>
      </w:r>
    </w:p>
    <w:p w14:paraId="7DC3F94B" w14:textId="77777777" w:rsidR="00D557B6" w:rsidRPr="005B0C7C" w:rsidRDefault="00D557B6" w:rsidP="008E1C27">
      <w:pPr>
        <w:pStyle w:val="BodyText"/>
        <w:pPrChange w:id="1817" w:author="Mary Jungers" w:date="2019-11-13T18:47:00Z">
          <w:pPr>
            <w:pStyle w:val="BodyText"/>
            <w:keepNext/>
            <w:keepLines/>
          </w:pPr>
        </w:pPrChange>
      </w:pPr>
      <w:r w:rsidRPr="005B0C7C">
        <w:t>ISO/IEEE 11073-10101 Nomenclature</w:t>
      </w:r>
    </w:p>
    <w:p w14:paraId="623FB0CC" w14:textId="07CD3E42" w:rsidR="00D557B6" w:rsidRPr="00621E63" w:rsidRDefault="005B0C7C" w:rsidP="0082741E">
      <w:pPr>
        <w:pStyle w:val="Heading3"/>
        <w:rPr>
          <w:noProof w:val="0"/>
        </w:rPr>
      </w:pPr>
      <w:bookmarkStart w:id="1818" w:name="_Toc24650439"/>
      <w:ins w:id="1819" w:author="Mary Jungers" w:date="2019-11-14T10:21:00Z">
        <w:r>
          <w:rPr>
            <w:noProof w:val="0"/>
          </w:rPr>
          <w:t>Messages</w:t>
        </w:r>
      </w:ins>
      <w:bookmarkEnd w:id="1818"/>
      <w:del w:id="1820" w:author="Mary Jungers" w:date="2019-11-14T10:21:00Z">
        <w:r w:rsidR="00D557B6" w:rsidRPr="00621E63" w:rsidDel="005B0C7C">
          <w:rPr>
            <w:noProof w:val="0"/>
          </w:rPr>
          <w:delText>Interaction Diagrams</w:delText>
        </w:r>
      </w:del>
    </w:p>
    <w:p w14:paraId="406E7A5F" w14:textId="77777777" w:rsidR="009167AE" w:rsidRPr="00621E63" w:rsidRDefault="009167AE" w:rsidP="009642E4">
      <w:pPr>
        <w:pStyle w:val="BodyText"/>
      </w:pPr>
    </w:p>
    <w:p w14:paraId="69595671" w14:textId="77777777" w:rsidR="009167AE" w:rsidRPr="00621E63" w:rsidRDefault="009167AE" w:rsidP="002E6C5E">
      <w:pPr>
        <w:pStyle w:val="BodyText"/>
      </w:pPr>
    </w:p>
    <w:p w14:paraId="23561547" w14:textId="77777777" w:rsidR="008D1511" w:rsidRPr="00621E63" w:rsidRDefault="00F73333" w:rsidP="002E6C5E">
      <w:pPr>
        <w:pStyle w:val="BodyText"/>
      </w:pPr>
      <w:r w:rsidRPr="00621E63">
        <w:lastRenderedPageBreak/>
        <w:drawing>
          <wp:inline distT="0" distB="0" distL="0" distR="0" wp14:anchorId="13FCBE20" wp14:editId="621696C8">
            <wp:extent cx="4791710" cy="29019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1710" cy="2901950"/>
                    </a:xfrm>
                    <a:prstGeom prst="rect">
                      <a:avLst/>
                    </a:prstGeom>
                    <a:noFill/>
                    <a:ln>
                      <a:noFill/>
                    </a:ln>
                  </pic:spPr>
                </pic:pic>
              </a:graphicData>
            </a:graphic>
          </wp:inline>
        </w:drawing>
      </w:r>
    </w:p>
    <w:p w14:paraId="387B11AC" w14:textId="77777777" w:rsidR="009167AE" w:rsidRPr="00621E63" w:rsidRDefault="009167AE" w:rsidP="00CF5627">
      <w:pPr>
        <w:pStyle w:val="FigureTitle"/>
      </w:pPr>
      <w:r w:rsidRPr="00621E63">
        <w:t>Figure 3.5.4-1</w:t>
      </w:r>
      <w:r w:rsidR="001A4392" w:rsidRPr="00621E63">
        <w:t>: ACM Interaction Diagram</w:t>
      </w:r>
    </w:p>
    <w:p w14:paraId="1365A4FD" w14:textId="64C1CDBA" w:rsidR="00D557B6" w:rsidRPr="00621E63" w:rsidRDefault="009E2B46" w:rsidP="0082741E">
      <w:pPr>
        <w:pStyle w:val="Heading4"/>
        <w:rPr>
          <w:noProof w:val="0"/>
        </w:rPr>
      </w:pPr>
      <w:bookmarkStart w:id="1821" w:name="_Toc497485553"/>
      <w:bookmarkStart w:id="1822" w:name="_Toc497485890"/>
      <w:bookmarkStart w:id="1823" w:name="_Toc497486117"/>
      <w:bookmarkStart w:id="1824" w:name="_Toc497486394"/>
      <w:bookmarkStart w:id="1825" w:name="_Toc497486621"/>
      <w:bookmarkStart w:id="1826" w:name="_Toc497493490"/>
      <w:bookmarkStart w:id="1827" w:name="_Toc24650440"/>
      <w:bookmarkEnd w:id="1821"/>
      <w:bookmarkEnd w:id="1822"/>
      <w:bookmarkEnd w:id="1823"/>
      <w:bookmarkEnd w:id="1824"/>
      <w:bookmarkEnd w:id="1825"/>
      <w:bookmarkEnd w:id="1826"/>
      <w:r w:rsidRPr="00621E63">
        <w:rPr>
          <w:noProof w:val="0"/>
        </w:rPr>
        <w:t>Alert Manager</w:t>
      </w:r>
      <w:r w:rsidR="00D557B6" w:rsidRPr="00621E63">
        <w:rPr>
          <w:noProof w:val="0"/>
        </w:rPr>
        <w:t xml:space="preserve"> status updates to </w:t>
      </w:r>
      <w:r w:rsidRPr="00621E63">
        <w:rPr>
          <w:noProof w:val="0"/>
        </w:rPr>
        <w:t>Alert Reporter</w:t>
      </w:r>
      <w:bookmarkEnd w:id="1827"/>
    </w:p>
    <w:p w14:paraId="3D7731B0" w14:textId="4EE0CACF" w:rsidR="00D557B6" w:rsidRPr="005B0C7C" w:rsidRDefault="00D557B6" w:rsidP="008E1C27">
      <w:pPr>
        <w:pStyle w:val="BodyText"/>
        <w:pPrChange w:id="1828" w:author="Mary Jungers" w:date="2019-11-13T18:47:00Z">
          <w:pPr>
            <w:pStyle w:val="BodyText"/>
            <w:keepNext/>
            <w:keepLines/>
          </w:pPr>
        </w:pPrChange>
      </w:pPr>
      <w:r w:rsidRPr="005B0C7C">
        <w:t xml:space="preserve">The </w:t>
      </w:r>
      <w:r w:rsidR="009E2B46" w:rsidRPr="005B0C7C">
        <w:t>Alert Manager</w:t>
      </w:r>
      <w:r w:rsidRPr="005B0C7C">
        <w:t xml:space="preserve"> sends Report Alert Status transactions to the </w:t>
      </w:r>
      <w:r w:rsidR="009E2B46" w:rsidRPr="005B0C7C">
        <w:t>Alert Reporter</w:t>
      </w:r>
      <w:r w:rsidRPr="005B0C7C">
        <w:t xml:space="preserve"> as an </w:t>
      </w:r>
      <w:r w:rsidR="006D613E" w:rsidRPr="005B0C7C">
        <w:t>HL7</w:t>
      </w:r>
      <w:r w:rsidR="00995105" w:rsidRPr="005B0C7C">
        <w:t xml:space="preserve"> </w:t>
      </w:r>
      <w:r w:rsidRPr="005B0C7C">
        <w:t>message.</w:t>
      </w:r>
    </w:p>
    <w:p w14:paraId="20B9F41F" w14:textId="77777777" w:rsidR="00D557B6" w:rsidRPr="00621E63" w:rsidRDefault="00D557B6" w:rsidP="00123C7B">
      <w:pPr>
        <w:pStyle w:val="Heading5"/>
        <w:rPr>
          <w:noProof w:val="0"/>
        </w:rPr>
      </w:pPr>
      <w:bookmarkStart w:id="1829" w:name="_Toc24650441"/>
      <w:r w:rsidRPr="00621E63">
        <w:rPr>
          <w:noProof w:val="0"/>
        </w:rPr>
        <w:t>Trigger Events</w:t>
      </w:r>
      <w:bookmarkEnd w:id="1829"/>
    </w:p>
    <w:p w14:paraId="18D7122B" w14:textId="165A1293" w:rsidR="00D557B6" w:rsidRPr="005B0C7C" w:rsidRDefault="00D557B6" w:rsidP="008E1C27">
      <w:pPr>
        <w:pStyle w:val="BodyText"/>
        <w:pPrChange w:id="1830" w:author="Mary Jungers" w:date="2019-11-13T18:47:00Z">
          <w:pPr>
            <w:pStyle w:val="BodyText"/>
            <w:keepNext/>
            <w:keepLines/>
          </w:pPr>
        </w:pPrChange>
      </w:pPr>
      <w:r w:rsidRPr="005B0C7C">
        <w:t xml:space="preserve">The </w:t>
      </w:r>
      <w:r w:rsidR="009E2B46" w:rsidRPr="005B0C7C">
        <w:t>Alert Manager</w:t>
      </w:r>
      <w:r w:rsidRPr="005B0C7C">
        <w:t xml:space="preserve"> has determined either through configuration and contextual data driven decision rules or through receipt of Report Dissemination Alert Status from the Alert Communicator that an alert status update needs to be sent to the </w:t>
      </w:r>
      <w:r w:rsidR="009E2B46" w:rsidRPr="005B0C7C">
        <w:t>Alert Reporter</w:t>
      </w:r>
      <w:r w:rsidRPr="005B0C7C">
        <w:t>.</w:t>
      </w:r>
    </w:p>
    <w:p w14:paraId="0DE0CB59" w14:textId="18875956" w:rsidR="00D557B6" w:rsidRPr="005B0C7C" w:rsidRDefault="009E2B46" w:rsidP="008E1C27">
      <w:pPr>
        <w:pStyle w:val="BodyText"/>
        <w:pPrChange w:id="1831" w:author="Mary Jungers" w:date="2019-11-13T18:47:00Z">
          <w:pPr>
            <w:pStyle w:val="BodyText"/>
            <w:keepNext/>
            <w:keepLines/>
          </w:pPr>
        </w:pPrChange>
      </w:pPr>
      <w:r w:rsidRPr="005B0C7C">
        <w:t>Alert Manager</w:t>
      </w:r>
      <w:r w:rsidR="00D557B6" w:rsidRPr="005B0C7C">
        <w:t xml:space="preserve"> internal trigger events include the following:</w:t>
      </w:r>
    </w:p>
    <w:p w14:paraId="03E5D301" w14:textId="41617E81" w:rsidR="00D557B6" w:rsidRPr="00621E63" w:rsidRDefault="00D557B6" w:rsidP="00CF5627">
      <w:pPr>
        <w:pStyle w:val="ListBullet2"/>
      </w:pPr>
      <w:r w:rsidRPr="00621E63">
        <w:t>Accept (not specified, correct)</w:t>
      </w:r>
    </w:p>
    <w:p w14:paraId="22DC6D49" w14:textId="543EF2E7" w:rsidR="00D557B6" w:rsidRPr="00621E63" w:rsidRDefault="00D557B6" w:rsidP="00CF5627">
      <w:pPr>
        <w:pStyle w:val="ListBullet2"/>
      </w:pPr>
      <w:r w:rsidRPr="00621E63">
        <w:t>Reject (not specified, nuisance but correct, false positive)</w:t>
      </w:r>
    </w:p>
    <w:p w14:paraId="7D594B87" w14:textId="0DF9722B" w:rsidR="00D557B6" w:rsidRPr="00621E63" w:rsidRDefault="00D557B6" w:rsidP="00CF5627">
      <w:pPr>
        <w:pStyle w:val="ListBullet2"/>
      </w:pPr>
      <w:r w:rsidRPr="00621E63">
        <w:t>Deliverable, had a mapped destination</w:t>
      </w:r>
    </w:p>
    <w:p w14:paraId="3ED850D5" w14:textId="359DA4D4" w:rsidR="00694D54" w:rsidRPr="00621E63" w:rsidRDefault="00694D54" w:rsidP="00CF5627">
      <w:pPr>
        <w:pStyle w:val="ListBullet2"/>
      </w:pPr>
      <w:r w:rsidRPr="00621E63">
        <w:t>Undeliverable, couldn’t communicate message to endpoint device</w:t>
      </w:r>
    </w:p>
    <w:p w14:paraId="65B37B38" w14:textId="7BC91E3F" w:rsidR="00D557B6" w:rsidRPr="00621E63" w:rsidRDefault="00D557B6" w:rsidP="00CF5627">
      <w:pPr>
        <w:pStyle w:val="ListBullet2"/>
      </w:pPr>
      <w:r w:rsidRPr="00621E63">
        <w:t>Queued to communications</w:t>
      </w:r>
    </w:p>
    <w:p w14:paraId="318AF2E1" w14:textId="77777777" w:rsidR="00D557B6" w:rsidRPr="00621E63" w:rsidRDefault="00D557B6" w:rsidP="00123C7B">
      <w:pPr>
        <w:pStyle w:val="Heading5"/>
        <w:rPr>
          <w:noProof w:val="0"/>
        </w:rPr>
      </w:pPr>
      <w:bookmarkStart w:id="1832" w:name="_Toc24650442"/>
      <w:r w:rsidRPr="00621E63">
        <w:rPr>
          <w:noProof w:val="0"/>
        </w:rPr>
        <w:t>Message Semantics</w:t>
      </w:r>
      <w:bookmarkEnd w:id="1832"/>
    </w:p>
    <w:p w14:paraId="3A946BEB" w14:textId="5475E359" w:rsidR="00D557B6" w:rsidRPr="005B0C7C" w:rsidRDefault="00D557B6" w:rsidP="008E1C27">
      <w:pPr>
        <w:pStyle w:val="BodyText"/>
        <w:pPrChange w:id="1833" w:author="Mary Jungers" w:date="2019-11-13T18:47:00Z">
          <w:pPr>
            <w:pStyle w:val="BodyText"/>
            <w:keepNext/>
            <w:keepLines/>
          </w:pPr>
        </w:pPrChange>
      </w:pPr>
      <w:r w:rsidRPr="005B0C7C">
        <w:t xml:space="preserve">This message is meant to convey from the </w:t>
      </w:r>
      <w:r w:rsidR="009E2B46" w:rsidRPr="005B0C7C">
        <w:t>Alert Manager</w:t>
      </w:r>
      <w:r w:rsidRPr="005B0C7C">
        <w:t xml:space="preserve"> to the </w:t>
      </w:r>
      <w:r w:rsidR="009E2B46" w:rsidRPr="005B0C7C">
        <w:t>Alert Reporter</w:t>
      </w:r>
      <w:r w:rsidRPr="005B0C7C">
        <w:t xml:space="preserve"> the dissemination and response status of the alert message back for the </w:t>
      </w:r>
      <w:r w:rsidR="009E2B46" w:rsidRPr="005B0C7C">
        <w:t>Alert Reporter</w:t>
      </w:r>
      <w:r w:rsidRPr="005B0C7C">
        <w:t>.</w:t>
      </w:r>
    </w:p>
    <w:p w14:paraId="6AFCE977" w14:textId="499FBD20" w:rsidR="00D557B6" w:rsidRPr="00621E63" w:rsidRDefault="006D613E" w:rsidP="00123C7B">
      <w:pPr>
        <w:pStyle w:val="Heading5"/>
        <w:rPr>
          <w:noProof w:val="0"/>
        </w:rPr>
      </w:pPr>
      <w:bookmarkStart w:id="1834" w:name="_Toc24650443"/>
      <w:r w:rsidRPr="00621E63">
        <w:rPr>
          <w:noProof w:val="0"/>
        </w:rPr>
        <w:lastRenderedPageBreak/>
        <w:t>HL7</w:t>
      </w:r>
      <w:r w:rsidR="00995105" w:rsidRPr="00621E63">
        <w:rPr>
          <w:noProof w:val="0"/>
        </w:rPr>
        <w:t xml:space="preserve"> </w:t>
      </w:r>
      <w:r w:rsidR="00D557B6" w:rsidRPr="00621E63">
        <w:rPr>
          <w:noProof w:val="0"/>
        </w:rPr>
        <w:t>Conformance Statement</w:t>
      </w:r>
      <w:bookmarkEnd w:id="1834"/>
    </w:p>
    <w:p w14:paraId="039564EF" w14:textId="2432FFD1" w:rsidR="00D557B6" w:rsidRPr="005B0C7C" w:rsidRDefault="00D557B6" w:rsidP="008E1C27">
      <w:pPr>
        <w:pStyle w:val="BodyText"/>
        <w:pPrChange w:id="1835" w:author="Mary Jungers" w:date="2019-11-13T18:47:00Z">
          <w:pPr>
            <w:pStyle w:val="BodyText"/>
            <w:keepNext/>
            <w:keepLines/>
          </w:pPr>
        </w:pPrChange>
      </w:pPr>
      <w:r w:rsidRPr="005B0C7C">
        <w:t xml:space="preserve">The conformance statement for the interaction described below is adapted from </w:t>
      </w:r>
      <w:r w:rsidR="006D613E" w:rsidRPr="005B0C7C">
        <w:t>HL7</w:t>
      </w:r>
      <w:r w:rsidR="00995105" w:rsidRPr="005B0C7C">
        <w:t xml:space="preserve"> </w:t>
      </w:r>
      <w:r w:rsidRPr="005B0C7C">
        <w:t xml:space="preserve">2.6 with the </w:t>
      </w:r>
      <w:r w:rsidR="009C3179" w:rsidRPr="005B0C7C">
        <w:t>addition</w:t>
      </w:r>
      <w:r w:rsidRPr="005B0C7C">
        <w:t xml:space="preserve"> of the PRT segment from 2.</w:t>
      </w:r>
      <w:r w:rsidR="0025002A" w:rsidRPr="005B0C7C">
        <w:t>7</w:t>
      </w:r>
    </w:p>
    <w:p w14:paraId="1161E4F6" w14:textId="68F4E25F" w:rsidR="00CA0B84" w:rsidRPr="005B0C7C" w:rsidRDefault="00CA0B84" w:rsidP="008E1C27">
      <w:pPr>
        <w:pStyle w:val="BodyText"/>
        <w:pPrChange w:id="1836" w:author="Mary Jungers" w:date="2019-11-13T18:47:00Z">
          <w:pPr>
            <w:pStyle w:val="BodyText"/>
            <w:keepNext/>
            <w:keepLines/>
          </w:pPr>
        </w:pPrChange>
      </w:pPr>
      <w:r w:rsidRPr="005B0C7C">
        <w:t xml:space="preserve">In conformance with the released version of HL7 2.8 the ACM </w:t>
      </w:r>
      <w:r w:rsidR="00BC309B" w:rsidRPr="005B0C7C">
        <w:t>P</w:t>
      </w:r>
      <w:r w:rsidRPr="005B0C7C">
        <w:t>rofile Report Alert Status [PCD-05] transaction which reports alert notification delivery and response status from the Alert Communicator back through the Alert Manager (AM) to the Alert Report (AR) uses trigger R41 with message type ORA and a message template of ORA_R1 for an effective MSH-9 field value of ORA^R41^ORA_R41</w:t>
      </w:r>
      <w:r w:rsidR="004D19E8" w:rsidRPr="005B0C7C">
        <w:t xml:space="preserve">. </w:t>
      </w:r>
    </w:p>
    <w:p w14:paraId="7399782C" w14:textId="159D3BE5" w:rsidR="00CA0B84" w:rsidRPr="005B0C7C" w:rsidRDefault="00CA0B84" w:rsidP="008E1C27">
      <w:pPr>
        <w:pStyle w:val="BodyText"/>
        <w:pPrChange w:id="1837" w:author="Mary Jungers" w:date="2019-11-13T18:47:00Z">
          <w:pPr>
            <w:pStyle w:val="BodyText"/>
            <w:keepNext/>
            <w:keepLines/>
          </w:pPr>
        </w:pPrChange>
      </w:pPr>
      <w:r w:rsidRPr="005B0C7C">
        <w:t xml:space="preserve">A template of R41 is required as the R01 template is not sufficiently flexible in communicating the multiple patient, location, device and logging stimulus use cases of the ACM </w:t>
      </w:r>
      <w:r w:rsidR="00BC309B" w:rsidRPr="005B0C7C">
        <w:t>Profile</w:t>
      </w:r>
      <w:r w:rsidRPr="005B0C7C">
        <w:t>.</w:t>
      </w:r>
    </w:p>
    <w:p w14:paraId="1AAE6D94" w14:textId="1E1BBC96" w:rsidR="00D557B6" w:rsidRPr="005B0C7C" w:rsidRDefault="00CA0B84" w:rsidP="008E1C27">
      <w:pPr>
        <w:pStyle w:val="BodyText"/>
        <w:pPrChange w:id="1838" w:author="Mary Jungers" w:date="2019-11-13T18:47:00Z">
          <w:pPr>
            <w:pStyle w:val="BodyText"/>
            <w:keepNext/>
            <w:keepLines/>
          </w:pPr>
        </w:pPrChange>
      </w:pPr>
      <w:r w:rsidRPr="005B0C7C">
        <w:t xml:space="preserve">In an R41 the Participation Information (PRT) segment PRT-4 field AAP (Alert </w:t>
      </w:r>
      <w:r w:rsidR="00CA2D9B" w:rsidRPr="005B0C7C">
        <w:t>Acknowledging</w:t>
      </w:r>
      <w:r w:rsidRPr="005B0C7C">
        <w:t xml:space="preserve"> Provider) is used to indicate the identity of the person to which the alert has been delivered and/or acknowledged</w:t>
      </w:r>
      <w:r w:rsidR="004D19E8" w:rsidRPr="005B0C7C">
        <w:t xml:space="preserve">. </w:t>
      </w:r>
      <w:r w:rsidRPr="005B0C7C">
        <w:t xml:space="preserve">The information source for delivery confirmation and response information for the potentially multiple </w:t>
      </w:r>
      <w:r w:rsidR="00647994" w:rsidRPr="005B0C7C">
        <w:t>[PCD-05]</w:t>
      </w:r>
      <w:r w:rsidRPr="005B0C7C">
        <w:t xml:space="preserve"> transactions content are the potentially multiple </w:t>
      </w:r>
      <w:r w:rsidR="00901663" w:rsidRPr="005B0C7C">
        <w:t>[PCD-07]</w:t>
      </w:r>
      <w:r w:rsidRPr="005B0C7C">
        <w:t xml:space="preserve"> transactions from the Alert Communicator (AC) to the Alert Manager (AM).</w:t>
      </w:r>
    </w:p>
    <w:p w14:paraId="3074CF9E" w14:textId="77777777" w:rsidR="00D557B6" w:rsidRPr="005B0C7C" w:rsidRDefault="00D557B6" w:rsidP="005B0C7C">
      <w:pPr>
        <w:pStyle w:val="TableTitle"/>
      </w:pPr>
      <w:r w:rsidRPr="005B0C7C">
        <w:t>Table 3.5.4.1.3-1: Transaction Conformance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5"/>
        <w:gridCol w:w="4599"/>
      </w:tblGrid>
      <w:tr w:rsidR="00D557B6" w:rsidRPr="00621E63" w14:paraId="7FCBCC4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0C4DC0C2" w14:textId="77777777" w:rsidR="00D557B6" w:rsidRPr="00621E63" w:rsidRDefault="00D557B6">
            <w:pPr>
              <w:pStyle w:val="TableEntryHeader"/>
            </w:pPr>
            <w:r w:rsidRPr="00621E63">
              <w:t>Publication ID:</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1DE89C95" w14:textId="45634C3D" w:rsidR="00D557B6" w:rsidRPr="00621E63" w:rsidRDefault="00CA0B84">
            <w:pPr>
              <w:pStyle w:val="TableEntryHeader"/>
            </w:pPr>
            <w:r w:rsidRPr="00621E63">
              <w:t>R41</w:t>
            </w:r>
          </w:p>
        </w:tc>
      </w:tr>
      <w:tr w:rsidR="00D557B6" w:rsidRPr="00621E63" w14:paraId="034FC836"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867C86F" w14:textId="77777777" w:rsidR="00D557B6" w:rsidRPr="00621E63" w:rsidRDefault="00D557B6">
            <w:pPr>
              <w:pStyle w:val="TableEntry"/>
            </w:pPr>
            <w:r w:rsidRPr="00621E63">
              <w:t>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508116AD" w14:textId="77777777" w:rsidR="00D557B6" w:rsidRPr="00621E63" w:rsidRDefault="00D557B6">
            <w:pPr>
              <w:pStyle w:val="TableEntry"/>
            </w:pPr>
            <w:r w:rsidRPr="00621E63">
              <w:t>Unsolicited</w:t>
            </w:r>
          </w:p>
        </w:tc>
      </w:tr>
      <w:tr w:rsidR="00D557B6" w:rsidRPr="00621E63" w14:paraId="30786392"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6C07F88" w14:textId="77777777" w:rsidR="00D557B6" w:rsidRPr="00621E63" w:rsidRDefault="00D557B6">
            <w:pPr>
              <w:pStyle w:val="TableEntry"/>
            </w:pPr>
            <w:r w:rsidRPr="00621E63">
              <w:t>Publication Name:</w:t>
            </w:r>
          </w:p>
        </w:tc>
        <w:tc>
          <w:tcPr>
            <w:tcW w:w="0" w:type="auto"/>
            <w:tcBorders>
              <w:top w:val="single" w:sz="4" w:space="0" w:color="auto"/>
              <w:left w:val="single" w:sz="4" w:space="0" w:color="auto"/>
              <w:bottom w:val="single" w:sz="4" w:space="0" w:color="auto"/>
              <w:right w:val="single" w:sz="4" w:space="0" w:color="auto"/>
            </w:tcBorders>
            <w:vAlign w:val="center"/>
            <w:hideMark/>
          </w:tcPr>
          <w:p w14:paraId="41E95BED" w14:textId="77777777" w:rsidR="00D557B6" w:rsidRPr="00621E63" w:rsidRDefault="00D557B6">
            <w:pPr>
              <w:pStyle w:val="TableEntry"/>
            </w:pPr>
            <w:r w:rsidRPr="00621E63">
              <w:t>IHEPCD-05ReportAlarmStatus</w:t>
            </w:r>
          </w:p>
        </w:tc>
      </w:tr>
      <w:tr w:rsidR="00D557B6" w:rsidRPr="00621E63" w14:paraId="4B2FB2F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590B507" w14:textId="77777777" w:rsidR="00D557B6" w:rsidRPr="00621E63" w:rsidRDefault="00D557B6">
            <w:pPr>
              <w:pStyle w:val="TableEntry"/>
            </w:pPr>
            <w:r w:rsidRPr="00621E63">
              <w:t>Trigger: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6B7D90FA" w14:textId="77777777" w:rsidR="00D557B6" w:rsidRPr="00621E63" w:rsidRDefault="00D557B6">
            <w:pPr>
              <w:pStyle w:val="TableEntry"/>
            </w:pPr>
            <w:r w:rsidRPr="00621E63">
              <w:t>None</w:t>
            </w:r>
          </w:p>
        </w:tc>
      </w:tr>
      <w:tr w:rsidR="00D557B6" w:rsidRPr="00621E63" w14:paraId="6DED426A"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FF0A595" w14:textId="77777777" w:rsidR="00D557B6" w:rsidRPr="00621E63" w:rsidRDefault="00D557B6">
            <w:pPr>
              <w:pStyle w:val="TableEntry"/>
            </w:pPr>
            <w:r w:rsidRPr="00621E63">
              <w:t>Mode: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0D43C2" w14:textId="77777777" w:rsidR="00D557B6" w:rsidRPr="00621E63" w:rsidRDefault="00D557B6">
            <w:pPr>
              <w:pStyle w:val="TableEntry"/>
            </w:pPr>
            <w:r w:rsidRPr="00621E63">
              <w:t>Immediate</w:t>
            </w:r>
          </w:p>
        </w:tc>
      </w:tr>
      <w:tr w:rsidR="00D557B6" w:rsidRPr="00621E63" w14:paraId="789BD17D"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219CDA6" w14:textId="77777777" w:rsidR="00D557B6" w:rsidRPr="00621E63" w:rsidRDefault="00D557B6">
            <w:pPr>
              <w:pStyle w:val="TableEntry"/>
            </w:pPr>
            <w:r w:rsidRPr="00621E63">
              <w:t>Response:</w:t>
            </w:r>
          </w:p>
        </w:tc>
        <w:tc>
          <w:tcPr>
            <w:tcW w:w="0" w:type="auto"/>
            <w:tcBorders>
              <w:top w:val="single" w:sz="4" w:space="0" w:color="auto"/>
              <w:left w:val="single" w:sz="4" w:space="0" w:color="auto"/>
              <w:bottom w:val="single" w:sz="4" w:space="0" w:color="auto"/>
              <w:right w:val="single" w:sz="4" w:space="0" w:color="auto"/>
            </w:tcBorders>
            <w:vAlign w:val="center"/>
            <w:hideMark/>
          </w:tcPr>
          <w:p w14:paraId="72F33DEE" w14:textId="33A5A59D" w:rsidR="00D557B6" w:rsidRPr="00621E63" w:rsidRDefault="00D557B6" w:rsidP="00CA0B84">
            <w:pPr>
              <w:pStyle w:val="TableEntry"/>
            </w:pPr>
            <w:r w:rsidRPr="00621E63">
              <w:t>ORA^</w:t>
            </w:r>
            <w:r w:rsidR="00CA0B84" w:rsidRPr="00621E63">
              <w:t>R41</w:t>
            </w:r>
            <w:r w:rsidRPr="00621E63">
              <w:t>^ORA_</w:t>
            </w:r>
            <w:r w:rsidR="00CA0B84" w:rsidRPr="00621E63">
              <w:t>R41</w:t>
            </w:r>
          </w:p>
        </w:tc>
      </w:tr>
      <w:tr w:rsidR="00D557B6" w:rsidRPr="00621E63" w14:paraId="589DCBB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CC09655" w14:textId="77777777" w:rsidR="00D557B6" w:rsidRPr="00621E63" w:rsidRDefault="00D557B6">
            <w:pPr>
              <w:pStyle w:val="TableEntry"/>
            </w:pPr>
            <w:r w:rsidRPr="00621E63">
              <w:t>Characteristics:</w:t>
            </w:r>
          </w:p>
        </w:tc>
        <w:tc>
          <w:tcPr>
            <w:tcW w:w="0" w:type="auto"/>
            <w:tcBorders>
              <w:top w:val="single" w:sz="4" w:space="0" w:color="auto"/>
              <w:left w:val="single" w:sz="4" w:space="0" w:color="auto"/>
              <w:bottom w:val="single" w:sz="4" w:space="0" w:color="auto"/>
              <w:right w:val="single" w:sz="4" w:space="0" w:color="auto"/>
            </w:tcBorders>
            <w:vAlign w:val="center"/>
            <w:hideMark/>
          </w:tcPr>
          <w:p w14:paraId="53540056" w14:textId="77777777" w:rsidR="00D557B6" w:rsidRPr="00621E63" w:rsidRDefault="00D557B6">
            <w:pPr>
              <w:pStyle w:val="TableEntry"/>
            </w:pPr>
            <w:r w:rsidRPr="00621E63">
              <w:t>Sends alarm status data</w:t>
            </w:r>
          </w:p>
        </w:tc>
      </w:tr>
      <w:tr w:rsidR="00D557B6" w:rsidRPr="00621E63" w14:paraId="246A6C8D"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89C2715" w14:textId="77777777" w:rsidR="00D557B6" w:rsidRPr="00621E63" w:rsidRDefault="00D557B6">
            <w:pPr>
              <w:pStyle w:val="TableEntry"/>
            </w:pPr>
            <w:r w:rsidRPr="00621E63">
              <w:t>Purpose:</w:t>
            </w:r>
          </w:p>
        </w:tc>
        <w:tc>
          <w:tcPr>
            <w:tcW w:w="0" w:type="auto"/>
            <w:tcBorders>
              <w:top w:val="single" w:sz="4" w:space="0" w:color="auto"/>
              <w:left w:val="single" w:sz="4" w:space="0" w:color="auto"/>
              <w:bottom w:val="single" w:sz="4" w:space="0" w:color="auto"/>
              <w:right w:val="single" w:sz="4" w:space="0" w:color="auto"/>
            </w:tcBorders>
            <w:vAlign w:val="center"/>
            <w:hideMark/>
          </w:tcPr>
          <w:p w14:paraId="59942C0A" w14:textId="2D0F4015" w:rsidR="00D557B6" w:rsidRPr="00621E63" w:rsidRDefault="00D557B6">
            <w:pPr>
              <w:pStyle w:val="TableEntry"/>
            </w:pPr>
            <w:r w:rsidRPr="00621E63">
              <w:t xml:space="preserve">Provide alarm status from </w:t>
            </w:r>
            <w:r w:rsidR="009E2B46" w:rsidRPr="00621E63">
              <w:t>Alert Manager</w:t>
            </w:r>
            <w:r w:rsidRPr="00621E63">
              <w:t xml:space="preserve"> to </w:t>
            </w:r>
            <w:r w:rsidR="009E2B46" w:rsidRPr="00621E63">
              <w:t>Alert Reporter</w:t>
            </w:r>
          </w:p>
        </w:tc>
      </w:tr>
      <w:tr w:rsidR="00D557B6" w:rsidRPr="00621E63" w14:paraId="3592ED6B"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1D32CCC" w14:textId="77777777" w:rsidR="00D557B6" w:rsidRPr="00621E63" w:rsidRDefault="00D557B6">
            <w:pPr>
              <w:pStyle w:val="TableEntry"/>
            </w:pPr>
            <w:r w:rsidRPr="00621E63">
              <w:t>Based on Segment Pattern:</w:t>
            </w:r>
          </w:p>
        </w:tc>
        <w:tc>
          <w:tcPr>
            <w:tcW w:w="0" w:type="auto"/>
            <w:tcBorders>
              <w:top w:val="single" w:sz="4" w:space="0" w:color="auto"/>
              <w:left w:val="single" w:sz="4" w:space="0" w:color="auto"/>
              <w:bottom w:val="single" w:sz="4" w:space="0" w:color="auto"/>
              <w:right w:val="single" w:sz="4" w:space="0" w:color="auto"/>
            </w:tcBorders>
            <w:vAlign w:val="center"/>
            <w:hideMark/>
          </w:tcPr>
          <w:p w14:paraId="3D6A6434" w14:textId="74CF4283" w:rsidR="00D557B6" w:rsidRPr="00621E63" w:rsidRDefault="0062538D">
            <w:pPr>
              <w:pStyle w:val="TableEntry"/>
            </w:pPr>
            <w:r w:rsidRPr="00621E63">
              <w:t>R41</w:t>
            </w:r>
          </w:p>
        </w:tc>
      </w:tr>
    </w:tbl>
    <w:p w14:paraId="60AAE322" w14:textId="291E8D00" w:rsidR="00D557B6" w:rsidRPr="00621E63" w:rsidRDefault="00647994" w:rsidP="0082741E">
      <w:pPr>
        <w:pStyle w:val="Heading5"/>
        <w:rPr>
          <w:noProof w:val="0"/>
        </w:rPr>
      </w:pPr>
      <w:bookmarkStart w:id="1839" w:name="_Toc24650444"/>
      <w:r w:rsidRPr="00621E63">
        <w:rPr>
          <w:noProof w:val="0"/>
        </w:rPr>
        <w:t>PCD-05</w:t>
      </w:r>
      <w:r w:rsidR="00D557B6" w:rsidRPr="00621E63">
        <w:rPr>
          <w:noProof w:val="0"/>
        </w:rPr>
        <w:t xml:space="preserve"> Report Alert Status (ORA^</w:t>
      </w:r>
      <w:r w:rsidR="00CA0B84" w:rsidRPr="00621E63">
        <w:rPr>
          <w:noProof w:val="0"/>
        </w:rPr>
        <w:t>R41</w:t>
      </w:r>
      <w:r w:rsidR="00D557B6" w:rsidRPr="00621E63">
        <w:rPr>
          <w:noProof w:val="0"/>
        </w:rPr>
        <w:t>^ORA_</w:t>
      </w:r>
      <w:r w:rsidR="00CA0B84" w:rsidRPr="00621E63">
        <w:rPr>
          <w:noProof w:val="0"/>
        </w:rPr>
        <w:t>R41</w:t>
      </w:r>
      <w:r w:rsidR="00D557B6" w:rsidRPr="00621E63">
        <w:rPr>
          <w:noProof w:val="0"/>
        </w:rPr>
        <w:t>) static definition</w:t>
      </w:r>
      <w:bookmarkEnd w:id="1839"/>
    </w:p>
    <w:p w14:paraId="16D87136" w14:textId="2293DC3A" w:rsidR="00D557B6" w:rsidRPr="005B0C7C" w:rsidRDefault="00D557B6" w:rsidP="008E1C27">
      <w:pPr>
        <w:pStyle w:val="BodyText"/>
        <w:pPrChange w:id="1840" w:author="Mary Jungers" w:date="2019-11-13T18:47:00Z">
          <w:pPr>
            <w:pStyle w:val="BodyText"/>
            <w:keepNext/>
            <w:keepLines/>
          </w:pPr>
        </w:pPrChange>
      </w:pPr>
      <w:r w:rsidRPr="005B0C7C">
        <w:t xml:space="preserve">The </w:t>
      </w:r>
      <w:r w:rsidR="00647994" w:rsidRPr="005B0C7C">
        <w:t>PCD-05</w:t>
      </w:r>
      <w:r w:rsidRPr="005B0C7C">
        <w:t xml:space="preserve"> Report Alert Status message is used to communicate ACM messaging status from an Alert Manager (AM) to </w:t>
      </w:r>
      <w:r w:rsidR="001B6A17" w:rsidRPr="005B0C7C">
        <w:t xml:space="preserve">an </w:t>
      </w:r>
      <w:r w:rsidRPr="005B0C7C">
        <w:t>Alert Reporter (AR)</w:t>
      </w:r>
    </w:p>
    <w:p w14:paraId="087BE0A3" w14:textId="3D1A4084" w:rsidR="00D557B6" w:rsidRPr="005B0C7C" w:rsidRDefault="00D557B6" w:rsidP="008E1C27">
      <w:pPr>
        <w:pStyle w:val="BodyText"/>
        <w:pPrChange w:id="1841" w:author="Mary Jungers" w:date="2019-11-13T18:47:00Z">
          <w:pPr>
            <w:pStyle w:val="BodyText"/>
            <w:keepNext/>
            <w:keepLines/>
          </w:pPr>
        </w:pPrChange>
      </w:pPr>
      <w:r w:rsidRPr="005B0C7C">
        <w:t xml:space="preserve">Common </w:t>
      </w:r>
      <w:r w:rsidR="006D613E" w:rsidRPr="005B0C7C">
        <w:t>HL7</w:t>
      </w:r>
      <w:r w:rsidR="00995105" w:rsidRPr="005B0C7C">
        <w:t xml:space="preserve"> </w:t>
      </w:r>
      <w:r w:rsidRPr="005B0C7C">
        <w:t>segments are defined in Appendix B Common Message Segments.</w:t>
      </w:r>
    </w:p>
    <w:p w14:paraId="3ADE1741" w14:textId="5557DBC7" w:rsidR="00D557B6" w:rsidRPr="00621E63" w:rsidRDefault="00D557B6" w:rsidP="00CF5627">
      <w:pPr>
        <w:pStyle w:val="TableTitle"/>
      </w:pPr>
      <w:r w:rsidRPr="00621E63">
        <w:lastRenderedPageBreak/>
        <w:t>Table 3.5.4.1.4.-1: ORA^</w:t>
      </w:r>
      <w:r w:rsidR="00CA0B84" w:rsidRPr="00621E63">
        <w:t>R41</w:t>
      </w:r>
      <w:r w:rsidRPr="00621E63">
        <w:t>^ORA_</w:t>
      </w:r>
      <w:r w:rsidR="00CA0B84" w:rsidRPr="00621E63">
        <w:t xml:space="preserve">R41 </w:t>
      </w:r>
      <w:r w:rsidRPr="00621E63">
        <w:t>static definition</w:t>
      </w:r>
    </w:p>
    <w:tbl>
      <w:tblPr>
        <w:tblW w:w="8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3"/>
        <w:gridCol w:w="2081"/>
        <w:gridCol w:w="961"/>
        <w:gridCol w:w="1468"/>
        <w:gridCol w:w="1655"/>
      </w:tblGrid>
      <w:tr w:rsidR="00D557B6" w:rsidRPr="00621E63" w14:paraId="274490AD" w14:textId="77777777" w:rsidTr="00CF5627">
        <w:trPr>
          <w:tblHeader/>
        </w:trPr>
        <w:tc>
          <w:tcPr>
            <w:tcW w:w="24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2EEB2E" w14:textId="15119E84" w:rsidR="00D557B6" w:rsidRPr="00621E63" w:rsidRDefault="00D557B6" w:rsidP="00CA0B84">
            <w:pPr>
              <w:pStyle w:val="TableEntryHeader"/>
              <w:keepLines/>
            </w:pPr>
            <w:r w:rsidRPr="00621E63">
              <w:t>ORA^</w:t>
            </w:r>
            <w:r w:rsidR="00CA0B84" w:rsidRPr="00621E63">
              <w:t>R41</w:t>
            </w:r>
            <w:r w:rsidRPr="00621E63">
              <w:t>^ORA_</w:t>
            </w:r>
            <w:r w:rsidR="00CA0B84" w:rsidRPr="00621E63">
              <w:t>R41</w:t>
            </w:r>
          </w:p>
        </w:tc>
        <w:tc>
          <w:tcPr>
            <w:tcW w:w="20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014A5C" w14:textId="77777777" w:rsidR="00D557B6" w:rsidRPr="00621E63" w:rsidRDefault="00D557B6">
            <w:pPr>
              <w:pStyle w:val="TableEntryHeader"/>
              <w:keepLines/>
            </w:pPr>
            <w:r w:rsidRPr="00621E63">
              <w:t>ORU Message</w:t>
            </w:r>
          </w:p>
        </w:tc>
        <w:tc>
          <w:tcPr>
            <w:tcW w:w="96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8E6EA2" w14:textId="77777777" w:rsidR="00D557B6" w:rsidRPr="00621E63" w:rsidRDefault="00D557B6">
            <w:pPr>
              <w:pStyle w:val="TableEntryHeader"/>
              <w:keepLines/>
            </w:pPr>
            <w:r w:rsidRPr="00621E63">
              <w:t>Usage</w:t>
            </w:r>
          </w:p>
        </w:tc>
        <w:tc>
          <w:tcPr>
            <w:tcW w:w="14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371411" w14:textId="77777777" w:rsidR="00D557B6" w:rsidRPr="00621E63" w:rsidRDefault="00D557B6">
            <w:pPr>
              <w:pStyle w:val="TableEntryHeader"/>
              <w:keepLines/>
            </w:pPr>
            <w:r w:rsidRPr="00621E63">
              <w:t>Card.</w:t>
            </w:r>
          </w:p>
        </w:tc>
        <w:tc>
          <w:tcPr>
            <w:tcW w:w="16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09BA81" w14:textId="77777777" w:rsidR="00D557B6" w:rsidRPr="00621E63" w:rsidRDefault="00D557B6">
            <w:pPr>
              <w:pStyle w:val="TableEntryHeader"/>
              <w:keepLines/>
            </w:pPr>
            <w:r w:rsidRPr="00621E63">
              <w:t>Section Ref</w:t>
            </w:r>
          </w:p>
        </w:tc>
      </w:tr>
      <w:tr w:rsidR="00D557B6" w:rsidRPr="00621E63" w14:paraId="2F8D3D1A"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0C6EFDF7" w14:textId="77777777" w:rsidR="00D557B6" w:rsidRPr="00621E63" w:rsidRDefault="00D557B6">
            <w:pPr>
              <w:pStyle w:val="TableEntry"/>
              <w:keepNext/>
              <w:keepLines/>
            </w:pPr>
            <w:r w:rsidRPr="00621E63">
              <w:t>MSH</w:t>
            </w:r>
          </w:p>
        </w:tc>
        <w:tc>
          <w:tcPr>
            <w:tcW w:w="2081" w:type="dxa"/>
            <w:tcBorders>
              <w:top w:val="single" w:sz="4" w:space="0" w:color="auto"/>
              <w:left w:val="single" w:sz="4" w:space="0" w:color="auto"/>
              <w:bottom w:val="single" w:sz="4" w:space="0" w:color="auto"/>
              <w:right w:val="single" w:sz="4" w:space="0" w:color="auto"/>
            </w:tcBorders>
            <w:hideMark/>
          </w:tcPr>
          <w:p w14:paraId="1911B14B" w14:textId="77777777" w:rsidR="00D557B6" w:rsidRPr="00621E63" w:rsidRDefault="00D557B6">
            <w:pPr>
              <w:pStyle w:val="TableEntry"/>
              <w:keepNext/>
              <w:keepLines/>
            </w:pPr>
            <w:r w:rsidRPr="00621E63">
              <w:t>Message Header Segment</w:t>
            </w:r>
          </w:p>
        </w:tc>
        <w:tc>
          <w:tcPr>
            <w:tcW w:w="961" w:type="dxa"/>
            <w:tcBorders>
              <w:top w:val="single" w:sz="4" w:space="0" w:color="auto"/>
              <w:left w:val="single" w:sz="4" w:space="0" w:color="auto"/>
              <w:bottom w:val="single" w:sz="4" w:space="0" w:color="auto"/>
              <w:right w:val="single" w:sz="4" w:space="0" w:color="auto"/>
            </w:tcBorders>
            <w:hideMark/>
          </w:tcPr>
          <w:p w14:paraId="56CB4570" w14:textId="77777777" w:rsidR="00D557B6" w:rsidRPr="00621E63" w:rsidRDefault="00D557B6">
            <w:pPr>
              <w:pStyle w:val="TableEntry"/>
              <w:keepNext/>
              <w:keepLines/>
            </w:pPr>
            <w:r w:rsidRPr="00621E63">
              <w:t>R</w:t>
            </w:r>
          </w:p>
        </w:tc>
        <w:tc>
          <w:tcPr>
            <w:tcW w:w="1468" w:type="dxa"/>
            <w:tcBorders>
              <w:top w:val="single" w:sz="4" w:space="0" w:color="auto"/>
              <w:left w:val="single" w:sz="4" w:space="0" w:color="auto"/>
              <w:bottom w:val="single" w:sz="4" w:space="0" w:color="auto"/>
              <w:right w:val="single" w:sz="4" w:space="0" w:color="auto"/>
            </w:tcBorders>
            <w:hideMark/>
          </w:tcPr>
          <w:p w14:paraId="4F33C68F" w14:textId="77777777" w:rsidR="00D557B6" w:rsidRPr="00621E63" w:rsidRDefault="00D557B6">
            <w:pPr>
              <w:pStyle w:val="TableEntry"/>
              <w:keepNext/>
              <w:keepLines/>
            </w:pPr>
            <w:r w:rsidRPr="00621E63">
              <w:t>[1..1]</w:t>
            </w:r>
          </w:p>
        </w:tc>
        <w:tc>
          <w:tcPr>
            <w:tcW w:w="1655" w:type="dxa"/>
            <w:tcBorders>
              <w:top w:val="single" w:sz="4" w:space="0" w:color="auto"/>
              <w:left w:val="single" w:sz="4" w:space="0" w:color="auto"/>
              <w:bottom w:val="single" w:sz="4" w:space="0" w:color="auto"/>
              <w:right w:val="single" w:sz="4" w:space="0" w:color="auto"/>
            </w:tcBorders>
            <w:hideMark/>
          </w:tcPr>
          <w:p w14:paraId="105532DF" w14:textId="77777777" w:rsidR="00D557B6" w:rsidRPr="00621E63" w:rsidRDefault="00D557B6">
            <w:pPr>
              <w:pStyle w:val="TableEntry"/>
              <w:keepNext/>
              <w:keepLines/>
            </w:pPr>
            <w:r w:rsidRPr="00621E63">
              <w:t>2.15.9</w:t>
            </w:r>
          </w:p>
        </w:tc>
      </w:tr>
      <w:tr w:rsidR="00D557B6" w:rsidRPr="00621E63" w14:paraId="4C2394FA"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86DC8BD" w14:textId="77777777" w:rsidR="00D557B6" w:rsidRPr="00621E63" w:rsidRDefault="00D557B6">
            <w:pPr>
              <w:pStyle w:val="TableEntry"/>
              <w:keepNext/>
              <w:keepLines/>
            </w:pPr>
            <w:r w:rsidRPr="00621E63">
              <w:t>PID</w:t>
            </w:r>
          </w:p>
        </w:tc>
        <w:tc>
          <w:tcPr>
            <w:tcW w:w="2081" w:type="dxa"/>
            <w:tcBorders>
              <w:top w:val="single" w:sz="4" w:space="0" w:color="auto"/>
              <w:left w:val="single" w:sz="4" w:space="0" w:color="auto"/>
              <w:bottom w:val="single" w:sz="4" w:space="0" w:color="auto"/>
              <w:right w:val="single" w:sz="4" w:space="0" w:color="auto"/>
            </w:tcBorders>
            <w:hideMark/>
          </w:tcPr>
          <w:p w14:paraId="06BAE0A4" w14:textId="77777777" w:rsidR="00D557B6" w:rsidRPr="00621E63" w:rsidRDefault="00D557B6">
            <w:pPr>
              <w:pStyle w:val="TableEntry"/>
              <w:keepNext/>
              <w:keepLines/>
            </w:pPr>
            <w:r w:rsidRPr="00621E63">
              <w:t xml:space="preserve">Patient Identification Segment </w:t>
            </w:r>
          </w:p>
        </w:tc>
        <w:tc>
          <w:tcPr>
            <w:tcW w:w="961" w:type="dxa"/>
            <w:tcBorders>
              <w:top w:val="single" w:sz="4" w:space="0" w:color="auto"/>
              <w:left w:val="single" w:sz="4" w:space="0" w:color="auto"/>
              <w:bottom w:val="single" w:sz="4" w:space="0" w:color="auto"/>
              <w:right w:val="single" w:sz="4" w:space="0" w:color="auto"/>
            </w:tcBorders>
            <w:hideMark/>
          </w:tcPr>
          <w:p w14:paraId="4A48AF39" w14:textId="77777777" w:rsidR="00D557B6" w:rsidRPr="00621E63" w:rsidRDefault="00D557B6">
            <w:pPr>
              <w:pStyle w:val="TableEntry"/>
              <w:keepNext/>
              <w:keepLines/>
            </w:pPr>
            <w:r w:rsidRPr="00621E63">
              <w:t>CE</w:t>
            </w:r>
          </w:p>
        </w:tc>
        <w:tc>
          <w:tcPr>
            <w:tcW w:w="1468" w:type="dxa"/>
            <w:tcBorders>
              <w:top w:val="single" w:sz="4" w:space="0" w:color="auto"/>
              <w:left w:val="single" w:sz="4" w:space="0" w:color="auto"/>
              <w:bottom w:val="single" w:sz="4" w:space="0" w:color="auto"/>
              <w:right w:val="single" w:sz="4" w:space="0" w:color="auto"/>
            </w:tcBorders>
            <w:hideMark/>
          </w:tcPr>
          <w:p w14:paraId="6176E7A9" w14:textId="77777777" w:rsidR="00D557B6" w:rsidRPr="00621E63" w:rsidRDefault="00D557B6">
            <w:pPr>
              <w:pStyle w:val="TableEntry"/>
              <w:keepNext/>
              <w:keepLines/>
            </w:pPr>
            <w:r w:rsidRPr="00621E63">
              <w:t>[1..1]</w:t>
            </w:r>
          </w:p>
        </w:tc>
        <w:tc>
          <w:tcPr>
            <w:tcW w:w="1655" w:type="dxa"/>
            <w:tcBorders>
              <w:top w:val="single" w:sz="4" w:space="0" w:color="auto"/>
              <w:left w:val="single" w:sz="4" w:space="0" w:color="auto"/>
              <w:bottom w:val="single" w:sz="4" w:space="0" w:color="auto"/>
              <w:right w:val="single" w:sz="4" w:space="0" w:color="auto"/>
            </w:tcBorders>
            <w:hideMark/>
          </w:tcPr>
          <w:p w14:paraId="29A222F3" w14:textId="77777777" w:rsidR="00D557B6" w:rsidRPr="00621E63" w:rsidRDefault="00D557B6">
            <w:pPr>
              <w:pStyle w:val="TableEntry"/>
              <w:keepNext/>
              <w:keepLines/>
            </w:pPr>
            <w:r w:rsidRPr="00621E63">
              <w:t>3.4.2</w:t>
            </w:r>
          </w:p>
        </w:tc>
      </w:tr>
      <w:tr w:rsidR="00D557B6" w:rsidRPr="00621E63" w14:paraId="71784654"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0C17065A" w14:textId="77777777" w:rsidR="00D557B6" w:rsidRPr="00621E63" w:rsidRDefault="00D557B6">
            <w:pPr>
              <w:pStyle w:val="TableEntry"/>
              <w:keepNext/>
              <w:keepLines/>
            </w:pPr>
            <w:r w:rsidRPr="00621E63">
              <w:t>PV1</w:t>
            </w:r>
          </w:p>
        </w:tc>
        <w:tc>
          <w:tcPr>
            <w:tcW w:w="2081" w:type="dxa"/>
            <w:tcBorders>
              <w:top w:val="single" w:sz="4" w:space="0" w:color="auto"/>
              <w:left w:val="single" w:sz="4" w:space="0" w:color="auto"/>
              <w:bottom w:val="single" w:sz="4" w:space="0" w:color="auto"/>
              <w:right w:val="single" w:sz="4" w:space="0" w:color="auto"/>
            </w:tcBorders>
            <w:hideMark/>
          </w:tcPr>
          <w:p w14:paraId="6A5B61C4" w14:textId="77777777" w:rsidR="00D557B6" w:rsidRPr="00621E63" w:rsidRDefault="00D557B6">
            <w:pPr>
              <w:pStyle w:val="TableEntry"/>
              <w:keepNext/>
              <w:keepLines/>
            </w:pPr>
            <w:r w:rsidRPr="00621E63">
              <w:t>Patient Visit Segment</w:t>
            </w:r>
          </w:p>
        </w:tc>
        <w:tc>
          <w:tcPr>
            <w:tcW w:w="961" w:type="dxa"/>
            <w:tcBorders>
              <w:top w:val="single" w:sz="4" w:space="0" w:color="auto"/>
              <w:left w:val="single" w:sz="4" w:space="0" w:color="auto"/>
              <w:bottom w:val="single" w:sz="4" w:space="0" w:color="auto"/>
              <w:right w:val="single" w:sz="4" w:space="0" w:color="auto"/>
            </w:tcBorders>
            <w:hideMark/>
          </w:tcPr>
          <w:p w14:paraId="4EC28973" w14:textId="77777777" w:rsidR="00D557B6" w:rsidRPr="00621E63" w:rsidRDefault="00D557B6">
            <w:pPr>
              <w:pStyle w:val="TableEntry"/>
              <w:keepNext/>
              <w:keepLines/>
            </w:pPr>
            <w:r w:rsidRPr="00621E63">
              <w:t>CD</w:t>
            </w:r>
          </w:p>
        </w:tc>
        <w:tc>
          <w:tcPr>
            <w:tcW w:w="1468" w:type="dxa"/>
            <w:tcBorders>
              <w:top w:val="single" w:sz="4" w:space="0" w:color="auto"/>
              <w:left w:val="single" w:sz="4" w:space="0" w:color="auto"/>
              <w:bottom w:val="single" w:sz="4" w:space="0" w:color="auto"/>
              <w:right w:val="single" w:sz="4" w:space="0" w:color="auto"/>
            </w:tcBorders>
            <w:hideMark/>
          </w:tcPr>
          <w:p w14:paraId="181FD42D" w14:textId="77777777" w:rsidR="00D557B6" w:rsidRPr="00621E63" w:rsidRDefault="00D557B6">
            <w:pPr>
              <w:pStyle w:val="TableEntry"/>
              <w:keepNext/>
              <w:keepLines/>
            </w:pPr>
            <w:r w:rsidRPr="00621E63">
              <w:t>[1..1]</w:t>
            </w:r>
          </w:p>
        </w:tc>
        <w:tc>
          <w:tcPr>
            <w:tcW w:w="1655" w:type="dxa"/>
            <w:tcBorders>
              <w:top w:val="single" w:sz="4" w:space="0" w:color="auto"/>
              <w:left w:val="single" w:sz="4" w:space="0" w:color="auto"/>
              <w:bottom w:val="single" w:sz="4" w:space="0" w:color="auto"/>
              <w:right w:val="single" w:sz="4" w:space="0" w:color="auto"/>
            </w:tcBorders>
            <w:hideMark/>
          </w:tcPr>
          <w:p w14:paraId="181B7C32" w14:textId="77777777" w:rsidR="00D557B6" w:rsidRPr="00621E63" w:rsidRDefault="00D557B6">
            <w:pPr>
              <w:pStyle w:val="TableEntry"/>
              <w:keepNext/>
              <w:keepLines/>
            </w:pPr>
            <w:r w:rsidRPr="00621E63">
              <w:t>3.4.3</w:t>
            </w:r>
          </w:p>
        </w:tc>
      </w:tr>
      <w:tr w:rsidR="00D557B6" w:rsidRPr="00621E63" w14:paraId="7B85EDC9"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2E2EFF40" w14:textId="77777777" w:rsidR="00D557B6" w:rsidRPr="00621E63" w:rsidRDefault="00D557B6">
            <w:pPr>
              <w:pStyle w:val="TableEntry"/>
              <w:keepNext/>
              <w:keepLines/>
            </w:pPr>
            <w:r w:rsidRPr="00621E63">
              <w:t>[ORC]</w:t>
            </w:r>
          </w:p>
        </w:tc>
        <w:tc>
          <w:tcPr>
            <w:tcW w:w="2081" w:type="dxa"/>
            <w:tcBorders>
              <w:top w:val="single" w:sz="4" w:space="0" w:color="auto"/>
              <w:left w:val="single" w:sz="4" w:space="0" w:color="auto"/>
              <w:bottom w:val="single" w:sz="4" w:space="0" w:color="auto"/>
              <w:right w:val="single" w:sz="4" w:space="0" w:color="auto"/>
            </w:tcBorders>
            <w:hideMark/>
          </w:tcPr>
          <w:p w14:paraId="5C03021B" w14:textId="77777777" w:rsidR="00D557B6" w:rsidRPr="00621E63" w:rsidRDefault="00D557B6">
            <w:pPr>
              <w:pStyle w:val="TableEntry"/>
              <w:keepNext/>
              <w:keepLines/>
            </w:pPr>
            <w:r w:rsidRPr="00621E63">
              <w:t>Common Order Segment</w:t>
            </w:r>
          </w:p>
        </w:tc>
        <w:tc>
          <w:tcPr>
            <w:tcW w:w="961" w:type="dxa"/>
            <w:tcBorders>
              <w:top w:val="single" w:sz="4" w:space="0" w:color="auto"/>
              <w:left w:val="single" w:sz="4" w:space="0" w:color="auto"/>
              <w:bottom w:val="single" w:sz="4" w:space="0" w:color="auto"/>
              <w:right w:val="single" w:sz="4" w:space="0" w:color="auto"/>
            </w:tcBorders>
            <w:hideMark/>
          </w:tcPr>
          <w:p w14:paraId="7A74A710"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683A082C" w14:textId="77777777" w:rsidR="00D557B6" w:rsidRPr="00621E63" w:rsidRDefault="00D557B6">
            <w:pPr>
              <w:pStyle w:val="TableEntry"/>
              <w:keepNext/>
              <w:keepLines/>
            </w:pPr>
            <w:r w:rsidRPr="00621E63">
              <w:t>[0..1]</w:t>
            </w:r>
          </w:p>
        </w:tc>
        <w:tc>
          <w:tcPr>
            <w:tcW w:w="1655" w:type="dxa"/>
            <w:tcBorders>
              <w:top w:val="single" w:sz="4" w:space="0" w:color="auto"/>
              <w:left w:val="single" w:sz="4" w:space="0" w:color="auto"/>
              <w:bottom w:val="single" w:sz="4" w:space="0" w:color="auto"/>
              <w:right w:val="single" w:sz="4" w:space="0" w:color="auto"/>
            </w:tcBorders>
            <w:hideMark/>
          </w:tcPr>
          <w:p w14:paraId="15586777" w14:textId="77777777" w:rsidR="00D557B6" w:rsidRPr="00621E63" w:rsidRDefault="00D557B6">
            <w:pPr>
              <w:pStyle w:val="TableEntry"/>
              <w:keepNext/>
              <w:keepLines/>
            </w:pPr>
            <w:r w:rsidRPr="00621E63">
              <w:t>4.5.1</w:t>
            </w:r>
          </w:p>
        </w:tc>
      </w:tr>
      <w:tr w:rsidR="00D557B6" w:rsidRPr="00621E63" w14:paraId="762D7016"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C0022A4" w14:textId="77777777" w:rsidR="00D557B6" w:rsidRPr="00621E63" w:rsidRDefault="00D557B6">
            <w:pPr>
              <w:pStyle w:val="TableEntry"/>
              <w:keepNext/>
              <w:keepLines/>
            </w:pPr>
            <w:r w:rsidRPr="00621E63">
              <w:t>OBR</w:t>
            </w:r>
          </w:p>
        </w:tc>
        <w:tc>
          <w:tcPr>
            <w:tcW w:w="2081" w:type="dxa"/>
            <w:tcBorders>
              <w:top w:val="single" w:sz="4" w:space="0" w:color="auto"/>
              <w:left w:val="single" w:sz="4" w:space="0" w:color="auto"/>
              <w:bottom w:val="single" w:sz="4" w:space="0" w:color="auto"/>
              <w:right w:val="single" w:sz="4" w:space="0" w:color="auto"/>
            </w:tcBorders>
            <w:hideMark/>
          </w:tcPr>
          <w:p w14:paraId="0C3DD9B4" w14:textId="77777777" w:rsidR="00D557B6" w:rsidRPr="00621E63" w:rsidRDefault="00D557B6">
            <w:pPr>
              <w:pStyle w:val="TableEntry"/>
              <w:keepNext/>
              <w:keepLines/>
            </w:pPr>
            <w:r w:rsidRPr="00621E63">
              <w:t>Observation Request Segment</w:t>
            </w:r>
          </w:p>
        </w:tc>
        <w:tc>
          <w:tcPr>
            <w:tcW w:w="961" w:type="dxa"/>
            <w:tcBorders>
              <w:top w:val="single" w:sz="4" w:space="0" w:color="auto"/>
              <w:left w:val="single" w:sz="4" w:space="0" w:color="auto"/>
              <w:bottom w:val="single" w:sz="4" w:space="0" w:color="auto"/>
              <w:right w:val="single" w:sz="4" w:space="0" w:color="auto"/>
            </w:tcBorders>
            <w:hideMark/>
          </w:tcPr>
          <w:p w14:paraId="3BD585FD" w14:textId="77777777" w:rsidR="00D557B6" w:rsidRPr="00621E63" w:rsidRDefault="00D557B6">
            <w:pPr>
              <w:pStyle w:val="TableEntry"/>
              <w:keepNext/>
              <w:keepLines/>
            </w:pPr>
            <w:r w:rsidRPr="00621E63">
              <w:t>R</w:t>
            </w:r>
          </w:p>
        </w:tc>
        <w:tc>
          <w:tcPr>
            <w:tcW w:w="1468" w:type="dxa"/>
            <w:tcBorders>
              <w:top w:val="single" w:sz="4" w:space="0" w:color="auto"/>
              <w:left w:val="single" w:sz="4" w:space="0" w:color="auto"/>
              <w:bottom w:val="single" w:sz="4" w:space="0" w:color="auto"/>
              <w:right w:val="single" w:sz="4" w:space="0" w:color="auto"/>
            </w:tcBorders>
            <w:hideMark/>
          </w:tcPr>
          <w:p w14:paraId="09820C36" w14:textId="77777777" w:rsidR="00D557B6" w:rsidRPr="00621E63" w:rsidRDefault="00D557B6">
            <w:pPr>
              <w:pStyle w:val="TableEntry"/>
              <w:keepNext/>
              <w:keepLines/>
            </w:pPr>
            <w:r w:rsidRPr="00621E63">
              <w:t>[1..n]</w:t>
            </w:r>
          </w:p>
        </w:tc>
        <w:tc>
          <w:tcPr>
            <w:tcW w:w="1655" w:type="dxa"/>
            <w:tcBorders>
              <w:top w:val="single" w:sz="4" w:space="0" w:color="auto"/>
              <w:left w:val="single" w:sz="4" w:space="0" w:color="auto"/>
              <w:bottom w:val="single" w:sz="4" w:space="0" w:color="auto"/>
              <w:right w:val="single" w:sz="4" w:space="0" w:color="auto"/>
            </w:tcBorders>
            <w:hideMark/>
          </w:tcPr>
          <w:p w14:paraId="5D1B2A2A" w14:textId="77777777" w:rsidR="00D557B6" w:rsidRPr="00621E63" w:rsidRDefault="00D557B6">
            <w:pPr>
              <w:pStyle w:val="TableEntry"/>
              <w:keepNext/>
              <w:keepLines/>
            </w:pPr>
            <w:r w:rsidRPr="00621E63">
              <w:t>7.4.1</w:t>
            </w:r>
          </w:p>
        </w:tc>
      </w:tr>
      <w:tr w:rsidR="00D557B6" w:rsidRPr="00621E63" w14:paraId="54FF2AF5"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4831EC3C" w14:textId="77777777" w:rsidR="00D557B6" w:rsidRPr="00621E63" w:rsidRDefault="00D557B6">
            <w:pPr>
              <w:pStyle w:val="TableEntry"/>
              <w:keepNext/>
              <w:keepLines/>
            </w:pPr>
            <w:r w:rsidRPr="00621E63">
              <w:t>[PRT]</w:t>
            </w:r>
          </w:p>
        </w:tc>
        <w:tc>
          <w:tcPr>
            <w:tcW w:w="2081" w:type="dxa"/>
            <w:tcBorders>
              <w:top w:val="single" w:sz="4" w:space="0" w:color="auto"/>
              <w:left w:val="single" w:sz="4" w:space="0" w:color="auto"/>
              <w:bottom w:val="single" w:sz="4" w:space="0" w:color="auto"/>
              <w:right w:val="single" w:sz="4" w:space="0" w:color="auto"/>
            </w:tcBorders>
            <w:hideMark/>
          </w:tcPr>
          <w:p w14:paraId="3E409788" w14:textId="77777777" w:rsidR="00D557B6" w:rsidRPr="00621E63" w:rsidRDefault="00D557B6">
            <w:pPr>
              <w:pStyle w:val="TableEntry"/>
              <w:keepNext/>
              <w:keepLines/>
            </w:pPr>
            <w:r w:rsidRPr="00621E63">
              <w:t>Participation Information Segment</w:t>
            </w:r>
          </w:p>
        </w:tc>
        <w:tc>
          <w:tcPr>
            <w:tcW w:w="961" w:type="dxa"/>
            <w:tcBorders>
              <w:top w:val="single" w:sz="4" w:space="0" w:color="auto"/>
              <w:left w:val="single" w:sz="4" w:space="0" w:color="auto"/>
              <w:bottom w:val="single" w:sz="4" w:space="0" w:color="auto"/>
              <w:right w:val="single" w:sz="4" w:space="0" w:color="auto"/>
            </w:tcBorders>
            <w:hideMark/>
          </w:tcPr>
          <w:p w14:paraId="4F021F29"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1F72512C" w14:textId="77777777" w:rsidR="00D557B6" w:rsidRPr="00621E63" w:rsidRDefault="00D557B6">
            <w:pPr>
              <w:pStyle w:val="TableEntry"/>
              <w:keepNext/>
              <w:keepLines/>
            </w:pPr>
            <w:r w:rsidRPr="00621E63">
              <w:t>[0..n]</w:t>
            </w:r>
          </w:p>
        </w:tc>
        <w:tc>
          <w:tcPr>
            <w:tcW w:w="1655" w:type="dxa"/>
            <w:tcBorders>
              <w:top w:val="single" w:sz="4" w:space="0" w:color="auto"/>
              <w:left w:val="single" w:sz="4" w:space="0" w:color="auto"/>
              <w:bottom w:val="single" w:sz="4" w:space="0" w:color="auto"/>
              <w:right w:val="single" w:sz="4" w:space="0" w:color="auto"/>
            </w:tcBorders>
            <w:hideMark/>
          </w:tcPr>
          <w:p w14:paraId="7FA0C053" w14:textId="77777777" w:rsidR="00D557B6" w:rsidRPr="00621E63" w:rsidRDefault="00D557B6">
            <w:pPr>
              <w:pStyle w:val="TableEntry"/>
              <w:keepNext/>
              <w:keepLines/>
            </w:pPr>
            <w:r w:rsidRPr="00621E63">
              <w:t>HL7 2.7 7.4.4</w:t>
            </w:r>
          </w:p>
        </w:tc>
      </w:tr>
      <w:tr w:rsidR="00D557B6" w:rsidRPr="00621E63" w14:paraId="1DDFE8EC"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C1FEE1E" w14:textId="77777777" w:rsidR="00D557B6" w:rsidRPr="00621E63" w:rsidRDefault="00D557B6">
            <w:pPr>
              <w:pStyle w:val="TableEntry"/>
              <w:keepNext/>
              <w:keepLines/>
            </w:pPr>
            <w:r w:rsidRPr="00621E63">
              <w:t>OBX</w:t>
            </w:r>
          </w:p>
        </w:tc>
        <w:tc>
          <w:tcPr>
            <w:tcW w:w="2081" w:type="dxa"/>
            <w:tcBorders>
              <w:top w:val="single" w:sz="4" w:space="0" w:color="auto"/>
              <w:left w:val="single" w:sz="4" w:space="0" w:color="auto"/>
              <w:bottom w:val="single" w:sz="4" w:space="0" w:color="auto"/>
              <w:right w:val="single" w:sz="4" w:space="0" w:color="auto"/>
            </w:tcBorders>
            <w:hideMark/>
          </w:tcPr>
          <w:p w14:paraId="4FFECB11" w14:textId="77777777" w:rsidR="00D557B6" w:rsidRPr="00621E63" w:rsidRDefault="00D557B6">
            <w:pPr>
              <w:pStyle w:val="TableEntry"/>
              <w:keepNext/>
              <w:keepLines/>
            </w:pPr>
            <w:r w:rsidRPr="00621E63">
              <w:t>Observation Result Segment</w:t>
            </w:r>
          </w:p>
        </w:tc>
        <w:tc>
          <w:tcPr>
            <w:tcW w:w="961" w:type="dxa"/>
            <w:tcBorders>
              <w:top w:val="single" w:sz="4" w:space="0" w:color="auto"/>
              <w:left w:val="single" w:sz="4" w:space="0" w:color="auto"/>
              <w:bottom w:val="single" w:sz="4" w:space="0" w:color="auto"/>
              <w:right w:val="single" w:sz="4" w:space="0" w:color="auto"/>
            </w:tcBorders>
            <w:hideMark/>
          </w:tcPr>
          <w:p w14:paraId="7CC120AA"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180F23A1" w14:textId="77777777" w:rsidR="00D557B6" w:rsidRPr="00621E63" w:rsidRDefault="00D557B6">
            <w:pPr>
              <w:pStyle w:val="TableEntry"/>
              <w:keepNext/>
              <w:keepLines/>
            </w:pPr>
            <w:r w:rsidRPr="00621E63">
              <w:t>[0..n]</w:t>
            </w:r>
          </w:p>
        </w:tc>
        <w:tc>
          <w:tcPr>
            <w:tcW w:w="1655" w:type="dxa"/>
            <w:tcBorders>
              <w:top w:val="single" w:sz="4" w:space="0" w:color="auto"/>
              <w:left w:val="single" w:sz="4" w:space="0" w:color="auto"/>
              <w:bottom w:val="single" w:sz="4" w:space="0" w:color="auto"/>
              <w:right w:val="single" w:sz="4" w:space="0" w:color="auto"/>
            </w:tcBorders>
            <w:hideMark/>
          </w:tcPr>
          <w:p w14:paraId="17D6935C" w14:textId="77777777" w:rsidR="00D557B6" w:rsidRPr="00621E63" w:rsidRDefault="00D557B6">
            <w:pPr>
              <w:pStyle w:val="TableEntry"/>
              <w:keepNext/>
              <w:keepLines/>
            </w:pPr>
            <w:r w:rsidRPr="00621E63">
              <w:t>7.4.1</w:t>
            </w:r>
          </w:p>
        </w:tc>
      </w:tr>
      <w:tr w:rsidR="00D557B6" w:rsidRPr="00621E63" w14:paraId="530DDDF2"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31F75790" w14:textId="77777777" w:rsidR="00D557B6" w:rsidRPr="00621E63" w:rsidRDefault="00D557B6">
            <w:pPr>
              <w:pStyle w:val="TableEntry"/>
              <w:keepNext/>
              <w:keepLines/>
            </w:pPr>
            <w:r w:rsidRPr="00621E63">
              <w:t>[NTE]</w:t>
            </w:r>
          </w:p>
        </w:tc>
        <w:tc>
          <w:tcPr>
            <w:tcW w:w="2081" w:type="dxa"/>
            <w:tcBorders>
              <w:top w:val="single" w:sz="4" w:space="0" w:color="auto"/>
              <w:left w:val="single" w:sz="4" w:space="0" w:color="auto"/>
              <w:bottom w:val="single" w:sz="4" w:space="0" w:color="auto"/>
              <w:right w:val="single" w:sz="4" w:space="0" w:color="auto"/>
            </w:tcBorders>
            <w:hideMark/>
          </w:tcPr>
          <w:p w14:paraId="78E70122" w14:textId="77777777" w:rsidR="00D557B6" w:rsidRPr="00621E63" w:rsidRDefault="00D557B6">
            <w:pPr>
              <w:pStyle w:val="TableEntry"/>
              <w:keepNext/>
              <w:keepLines/>
            </w:pPr>
            <w:r w:rsidRPr="00621E63">
              <w:t>Notes and Comments Segment</w:t>
            </w:r>
          </w:p>
        </w:tc>
        <w:tc>
          <w:tcPr>
            <w:tcW w:w="961" w:type="dxa"/>
            <w:tcBorders>
              <w:top w:val="single" w:sz="4" w:space="0" w:color="auto"/>
              <w:left w:val="single" w:sz="4" w:space="0" w:color="auto"/>
              <w:bottom w:val="single" w:sz="4" w:space="0" w:color="auto"/>
              <w:right w:val="single" w:sz="4" w:space="0" w:color="auto"/>
            </w:tcBorders>
            <w:hideMark/>
          </w:tcPr>
          <w:p w14:paraId="51235CAD"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54A74545" w14:textId="77777777" w:rsidR="00D557B6" w:rsidRPr="00621E63" w:rsidRDefault="00D557B6">
            <w:pPr>
              <w:pStyle w:val="TableEntry"/>
              <w:keepNext/>
              <w:keepLines/>
            </w:pPr>
            <w:r w:rsidRPr="00621E63">
              <w:t>[0..1]</w:t>
            </w:r>
          </w:p>
        </w:tc>
        <w:tc>
          <w:tcPr>
            <w:tcW w:w="1655" w:type="dxa"/>
            <w:tcBorders>
              <w:top w:val="single" w:sz="4" w:space="0" w:color="auto"/>
              <w:left w:val="single" w:sz="4" w:space="0" w:color="auto"/>
              <w:bottom w:val="single" w:sz="4" w:space="0" w:color="auto"/>
              <w:right w:val="single" w:sz="4" w:space="0" w:color="auto"/>
            </w:tcBorders>
            <w:hideMark/>
          </w:tcPr>
          <w:p w14:paraId="30193B8A" w14:textId="77777777" w:rsidR="00D557B6" w:rsidRPr="00621E63" w:rsidRDefault="00D557B6">
            <w:pPr>
              <w:pStyle w:val="TableEntry"/>
              <w:keepNext/>
              <w:keepLines/>
            </w:pPr>
            <w:r w:rsidRPr="00621E63">
              <w:t>2.5.10</w:t>
            </w:r>
          </w:p>
        </w:tc>
      </w:tr>
    </w:tbl>
    <w:p w14:paraId="56086B53" w14:textId="77777777" w:rsidR="001A4392" w:rsidRPr="00621E63" w:rsidRDefault="001A4392" w:rsidP="00D557B6">
      <w:pPr>
        <w:pStyle w:val="BodyText"/>
        <w:rPr>
          <w:iCs/>
        </w:rPr>
      </w:pPr>
    </w:p>
    <w:p w14:paraId="1C0A23E6" w14:textId="77777777" w:rsidR="00D557B6" w:rsidRPr="00621E63" w:rsidRDefault="00D557B6" w:rsidP="00D557B6">
      <w:pPr>
        <w:pStyle w:val="BodyText"/>
        <w:rPr>
          <w:iCs/>
        </w:rPr>
      </w:pPr>
      <w:r w:rsidRPr="00621E63">
        <w:rPr>
          <w:iCs/>
        </w:rPr>
        <w:t>While there can be multiple OBR segments per transaction there is at most one alert on which status is reported per transaction.</w:t>
      </w:r>
    </w:p>
    <w:p w14:paraId="4C0FF2BD" w14:textId="77777777" w:rsidR="00D557B6" w:rsidRPr="00621E63" w:rsidRDefault="00D557B6" w:rsidP="00123C7B">
      <w:pPr>
        <w:pStyle w:val="Heading5"/>
        <w:rPr>
          <w:noProof w:val="0"/>
        </w:rPr>
      </w:pPr>
      <w:bookmarkStart w:id="1842" w:name="_Toc431232219"/>
      <w:bookmarkStart w:id="1843" w:name="_Toc431237198"/>
      <w:bookmarkStart w:id="1844" w:name="_Toc431238364"/>
      <w:bookmarkStart w:id="1845" w:name="_Toc431288100"/>
      <w:bookmarkStart w:id="1846" w:name="_Toc432168094"/>
      <w:bookmarkStart w:id="1847" w:name="_Toc432421215"/>
      <w:bookmarkStart w:id="1848" w:name="_Toc432514891"/>
      <w:bookmarkStart w:id="1849" w:name="_Toc432516166"/>
      <w:bookmarkStart w:id="1850" w:name="_Toc24650445"/>
      <w:bookmarkEnd w:id="1842"/>
      <w:bookmarkEnd w:id="1843"/>
      <w:bookmarkEnd w:id="1844"/>
      <w:bookmarkEnd w:id="1845"/>
      <w:bookmarkEnd w:id="1846"/>
      <w:bookmarkEnd w:id="1847"/>
      <w:bookmarkEnd w:id="1848"/>
      <w:bookmarkEnd w:id="1849"/>
      <w:r w:rsidRPr="00621E63">
        <w:rPr>
          <w:noProof w:val="0"/>
        </w:rPr>
        <w:t>Expected Actions</w:t>
      </w:r>
      <w:bookmarkEnd w:id="1850"/>
    </w:p>
    <w:p w14:paraId="1AE021BE" w14:textId="2797C352" w:rsidR="00D557B6" w:rsidRPr="00621E63" w:rsidRDefault="009E2B46" w:rsidP="00792D5F">
      <w:pPr>
        <w:pStyle w:val="BodyText"/>
      </w:pPr>
      <w:r w:rsidRPr="00621E63">
        <w:t>Alert Reporter</w:t>
      </w:r>
      <w:r w:rsidR="00D557B6" w:rsidRPr="00621E63">
        <w:t xml:space="preserve"> takes appropriate action based upon alert status update</w:t>
      </w:r>
      <w:r w:rsidR="002E782A" w:rsidRPr="00621E63">
        <w:t xml:space="preserve">. </w:t>
      </w:r>
      <w:r w:rsidR="00D557B6" w:rsidRPr="00621E63">
        <w:t xml:space="preserve">At a </w:t>
      </w:r>
      <w:r w:rsidRPr="00621E63">
        <w:t>minimum,</w:t>
      </w:r>
      <w:r w:rsidR="00D557B6" w:rsidRPr="00621E63">
        <w:t xml:space="preserve"> this shall include the </w:t>
      </w:r>
      <w:r w:rsidRPr="00621E63">
        <w:t>Alert Reporter</w:t>
      </w:r>
      <w:r w:rsidR="00D557B6" w:rsidRPr="00621E63">
        <w:t xml:space="preserve"> logging receipt of the PCD-05 message.</w:t>
      </w:r>
    </w:p>
    <w:p w14:paraId="237B2AC6" w14:textId="28DF06C3" w:rsidR="00D557B6" w:rsidRPr="00621E63" w:rsidRDefault="00D557B6" w:rsidP="00792D5F">
      <w:pPr>
        <w:pStyle w:val="BodyText"/>
      </w:pPr>
      <w:r w:rsidRPr="00621E63">
        <w:t xml:space="preserve">Actions by the </w:t>
      </w:r>
      <w:r w:rsidR="009E2B46" w:rsidRPr="00621E63">
        <w:t>Alert Reporter</w:t>
      </w:r>
      <w:r w:rsidRPr="00621E63">
        <w:t xml:space="preserve"> to indicate whether or not the alert notification text message was successfully disseminated (not possible with one-way pager devices), the identification of the recipients (not possible if notification assignments are by device identification and not by person identification), and how they responded (not possible with one-way pager devices) would be informative, but is not a requirement of this profile.</w:t>
      </w:r>
    </w:p>
    <w:p w14:paraId="0F132BED" w14:textId="4332BDA0" w:rsidR="00670CCB" w:rsidRPr="00621E63" w:rsidRDefault="00F15F7F" w:rsidP="00792D5F">
      <w:pPr>
        <w:pStyle w:val="BodyText"/>
      </w:pPr>
      <w:r w:rsidRPr="00621E63">
        <w:lastRenderedPageBreak/>
        <w:drawing>
          <wp:inline distT="0" distB="0" distL="0" distR="0" wp14:anchorId="1177AB66" wp14:editId="466FCCD2">
            <wp:extent cx="5943600" cy="7324090"/>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7324090"/>
                    </a:xfrm>
                    <a:prstGeom prst="rect">
                      <a:avLst/>
                    </a:prstGeom>
                    <a:noFill/>
                    <a:ln>
                      <a:noFill/>
                    </a:ln>
                  </pic:spPr>
                </pic:pic>
              </a:graphicData>
            </a:graphic>
          </wp:inline>
        </w:drawing>
      </w:r>
    </w:p>
    <w:p w14:paraId="4724C2F9" w14:textId="77777777" w:rsidR="00D557B6" w:rsidRPr="00621E63" w:rsidRDefault="00D557B6" w:rsidP="00123C7B">
      <w:pPr>
        <w:pStyle w:val="Heading5"/>
        <w:rPr>
          <w:noProof w:val="0"/>
        </w:rPr>
      </w:pPr>
      <w:bookmarkStart w:id="1851" w:name="_Toc24650446"/>
      <w:r w:rsidRPr="00621E63">
        <w:rPr>
          <w:noProof w:val="0"/>
        </w:rPr>
        <w:lastRenderedPageBreak/>
        <w:t>Security Considerations</w:t>
      </w:r>
      <w:bookmarkEnd w:id="1851"/>
    </w:p>
    <w:p w14:paraId="6858AA83" w14:textId="77777777" w:rsidR="00D557B6" w:rsidRPr="00621E63" w:rsidRDefault="00D557B6" w:rsidP="00792D5F">
      <w:pPr>
        <w:pStyle w:val="BodyText"/>
      </w:pPr>
      <w:r w:rsidRPr="00621E63">
        <w:t xml:space="preserve">This profile while utilizing communication capabilities supportive of authentication, encryption, or auditing, does not impose specific requirements leaving these matters to site-specific policy or agreement. The IHE PCD Technical Framework identifies security requirements across all PCD profiles. During the Profile development there were no unusual security/privacy </w:t>
      </w:r>
      <w:r w:rsidR="001B6A17" w:rsidRPr="00621E63">
        <w:t>concerns identified</w:t>
      </w:r>
      <w:r w:rsidRPr="00621E63">
        <w:t>. There are no mandatory security controls but the implementer is encouraged to use the underlying security and privacy profiles from ITI that are appropriate to the transports such as the Audit Trail and Node Authentication (ATNA) Profile. The operational environment risk assessment, following ISO 80001, will determine the actual security and safety controls employed.</w:t>
      </w:r>
    </w:p>
    <w:p w14:paraId="2C925E8C" w14:textId="563584E4" w:rsidR="00B11855" w:rsidRPr="00621E63" w:rsidRDefault="003D003E" w:rsidP="00123C7B">
      <w:pPr>
        <w:pStyle w:val="Heading2"/>
        <w:rPr>
          <w:noProof w:val="0"/>
        </w:rPr>
      </w:pPr>
      <w:bookmarkStart w:id="1852" w:name="_Toc401770575"/>
      <w:bookmarkStart w:id="1853" w:name="_Toc401770769"/>
      <w:bookmarkStart w:id="1854" w:name="_Toc401770964"/>
      <w:bookmarkStart w:id="1855" w:name="_Toc401771159"/>
      <w:bookmarkStart w:id="1856" w:name="_Toc401771353"/>
      <w:bookmarkStart w:id="1857" w:name="_Toc401771545"/>
      <w:bookmarkStart w:id="1858" w:name="_Toc401771738"/>
      <w:bookmarkStart w:id="1859" w:name="_Toc401771931"/>
      <w:bookmarkStart w:id="1860" w:name="_Toc401772124"/>
      <w:bookmarkStart w:id="1861" w:name="_Toc401772712"/>
      <w:bookmarkStart w:id="1862" w:name="_Toc401773340"/>
      <w:bookmarkStart w:id="1863" w:name="_Toc401774216"/>
      <w:bookmarkStart w:id="1864" w:name="_Toc401769334"/>
      <w:bookmarkStart w:id="1865" w:name="_Toc401769803"/>
      <w:bookmarkStart w:id="1866" w:name="_Toc401770576"/>
      <w:bookmarkStart w:id="1867" w:name="_Toc401770770"/>
      <w:bookmarkStart w:id="1868" w:name="_Toc401770965"/>
      <w:bookmarkStart w:id="1869" w:name="_Toc401771160"/>
      <w:bookmarkStart w:id="1870" w:name="_Toc401771354"/>
      <w:bookmarkStart w:id="1871" w:name="_Toc401771546"/>
      <w:bookmarkStart w:id="1872" w:name="_Toc401771739"/>
      <w:bookmarkStart w:id="1873" w:name="_Toc401771932"/>
      <w:bookmarkStart w:id="1874" w:name="_Toc401772125"/>
      <w:bookmarkStart w:id="1875" w:name="_Toc401772713"/>
      <w:bookmarkStart w:id="1876" w:name="_Toc401773341"/>
      <w:bookmarkStart w:id="1877" w:name="_Toc401774217"/>
      <w:bookmarkStart w:id="1878" w:name="_Toc401769335"/>
      <w:bookmarkStart w:id="1879" w:name="_Toc401769804"/>
      <w:bookmarkStart w:id="1880" w:name="_Toc24650447"/>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r w:rsidRPr="00621E63">
        <w:rPr>
          <w:noProof w:val="0"/>
        </w:rPr>
        <w:t>Disseminate Alert</w:t>
      </w:r>
      <w:bookmarkEnd w:id="1878"/>
      <w:bookmarkEnd w:id="1879"/>
      <w:r w:rsidR="00BB3E0D" w:rsidRPr="00621E63">
        <w:rPr>
          <w:noProof w:val="0"/>
        </w:rPr>
        <w:t xml:space="preserve"> [PCD-06]</w:t>
      </w:r>
      <w:bookmarkEnd w:id="1880"/>
    </w:p>
    <w:p w14:paraId="0641FD79" w14:textId="2B6E5033" w:rsidR="00B11855" w:rsidRPr="00621E63" w:rsidRDefault="003D003E" w:rsidP="00E5113D">
      <w:pPr>
        <w:pStyle w:val="BodyText"/>
      </w:pPr>
      <w:r w:rsidRPr="00621E63">
        <w:t xml:space="preserve">This section corresponds to </w:t>
      </w:r>
      <w:r w:rsidR="00901663" w:rsidRPr="00621E63">
        <w:t>t</w:t>
      </w:r>
      <w:r w:rsidRPr="00621E63">
        <w:t xml:space="preserve">ransaction </w:t>
      </w:r>
      <w:r w:rsidR="00901663" w:rsidRPr="00621E63">
        <w:t>[PCD-06]</w:t>
      </w:r>
      <w:r w:rsidRPr="00621E63">
        <w:t xml:space="preserve"> of the IHE Technical Framework. Transaction </w:t>
      </w:r>
      <w:r w:rsidR="00901663" w:rsidRPr="00621E63">
        <w:t>[PCD-06]</w:t>
      </w:r>
      <w:r w:rsidRPr="00621E63">
        <w:t xml:space="preserve"> is used by the Alert Manager (AM) to disseminate alerts to the Alert Communicator (AC).</w:t>
      </w:r>
    </w:p>
    <w:p w14:paraId="2CA5D1EA" w14:textId="77777777" w:rsidR="00B11855" w:rsidRPr="00621E63" w:rsidRDefault="003D003E" w:rsidP="000519C1">
      <w:pPr>
        <w:pStyle w:val="Heading3"/>
        <w:rPr>
          <w:noProof w:val="0"/>
        </w:rPr>
      </w:pPr>
      <w:bookmarkStart w:id="1881" w:name="_Toc401769336"/>
      <w:bookmarkStart w:id="1882" w:name="_Toc401769805"/>
      <w:bookmarkStart w:id="1883" w:name="_Toc24650448"/>
      <w:r w:rsidRPr="00621E63">
        <w:rPr>
          <w:noProof w:val="0"/>
        </w:rPr>
        <w:t>Scope</w:t>
      </w:r>
      <w:bookmarkEnd w:id="1881"/>
      <w:bookmarkEnd w:id="1882"/>
      <w:bookmarkEnd w:id="1883"/>
    </w:p>
    <w:p w14:paraId="7072D85E" w14:textId="77777777" w:rsidR="00B11855" w:rsidRPr="00621E63" w:rsidRDefault="003D003E" w:rsidP="00E5113D">
      <w:pPr>
        <w:pStyle w:val="BodyText"/>
      </w:pPr>
      <w:r w:rsidRPr="00621E63">
        <w:t>This transaction is used by Alert Manager (AM) to disseminate the alert to the Alert Communicator (AC).</w:t>
      </w:r>
    </w:p>
    <w:p w14:paraId="00E3909A" w14:textId="77777777" w:rsidR="00B11855" w:rsidRPr="00621E63" w:rsidRDefault="003D003E" w:rsidP="00630ABB">
      <w:pPr>
        <w:pStyle w:val="Heading3"/>
        <w:rPr>
          <w:noProof w:val="0"/>
        </w:rPr>
      </w:pPr>
      <w:bookmarkStart w:id="1884" w:name="_Toc401769337"/>
      <w:bookmarkStart w:id="1885" w:name="_Toc401769806"/>
      <w:bookmarkStart w:id="1886" w:name="_Toc24650449"/>
      <w:r w:rsidRPr="00621E63">
        <w:rPr>
          <w:noProof w:val="0"/>
        </w:rPr>
        <w:t>Use Case Roles</w:t>
      </w:r>
      <w:bookmarkEnd w:id="1884"/>
      <w:bookmarkEnd w:id="1885"/>
      <w:bookmarkEnd w:id="1886"/>
    </w:p>
    <w:p w14:paraId="58E674F9" w14:textId="77777777" w:rsidR="001A727C" w:rsidRPr="005B0C7C" w:rsidRDefault="001A727C" w:rsidP="008E1C27">
      <w:pPr>
        <w:pStyle w:val="BodyText"/>
        <w:pPrChange w:id="1887" w:author="Mary Jungers" w:date="2019-11-13T18:47:00Z">
          <w:pPr>
            <w:pStyle w:val="BodyText"/>
            <w:keepNext/>
          </w:pPr>
        </w:pPrChange>
      </w:pPr>
    </w:p>
    <w:p w14:paraId="6D5EAABB" w14:textId="520DC658" w:rsidR="001A727C" w:rsidRPr="005B0C7C" w:rsidRDefault="001A727C" w:rsidP="008E1C27">
      <w:pPr>
        <w:pStyle w:val="BodyText"/>
        <w:pPrChange w:id="1888" w:author="Mary Jungers" w:date="2019-11-13T18:47:00Z">
          <w:pPr>
            <w:pStyle w:val="BodyText"/>
            <w:keepNext/>
          </w:pPr>
        </w:pPrChange>
      </w:pPr>
      <w:r w:rsidRPr="00621E63">
        <w:rPr>
          <w:rPrChange w:id="1889" w:author="Mary Jungers" w:date="2019-11-13T18:47:00Z">
            <w:rPr>
              <w:noProof/>
            </w:rPr>
          </w:rPrChange>
        </w:rPr>
        <mc:AlternateContent>
          <mc:Choice Requires="wpc">
            <w:drawing>
              <wp:inline distT="0" distB="0" distL="0" distR="0" wp14:anchorId="757F079D" wp14:editId="26D030C9">
                <wp:extent cx="5943600" cy="2180500"/>
                <wp:effectExtent l="0" t="0" r="0" b="0"/>
                <wp:docPr id="48" name="Canvas 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 name="Text Box 40"/>
                        <wps:cNvSpPr txBox="1"/>
                        <wps:spPr>
                          <a:xfrm>
                            <a:off x="933259" y="171408"/>
                            <a:ext cx="1447800" cy="63801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9FF99C" w14:textId="77777777" w:rsidR="00D04981" w:rsidRDefault="00D04981" w:rsidP="00CF5627">
                              <w:pPr>
                                <w:jc w:val="center"/>
                              </w:pPr>
                              <w:r>
                                <w:t>Alert Manager</w:t>
                              </w:r>
                            </w:p>
                            <w:p w14:paraId="5737A193" w14:textId="77777777" w:rsidR="00D04981" w:rsidRDefault="00D04981" w:rsidP="00CF5627">
                              <w:pPr>
                                <w:jc w:val="center"/>
                              </w:pPr>
                              <w:r>
                                <w:t>(AM)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33"/>
                        <wps:cNvSpPr txBox="1"/>
                        <wps:spPr>
                          <a:xfrm>
                            <a:off x="2961300" y="171451"/>
                            <a:ext cx="1447165" cy="656044"/>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B52211" w14:textId="2836C7BE" w:rsidR="00D04981" w:rsidRPr="00CF5627" w:rsidRDefault="00D04981" w:rsidP="00CF5627">
                              <w:pPr>
                                <w:jc w:val="center"/>
                              </w:pPr>
                              <w:r w:rsidRPr="00CF5627">
                                <w:t xml:space="preserve">Alert </w:t>
                              </w:r>
                              <w:r>
                                <w:t>Communicator</w:t>
                              </w:r>
                            </w:p>
                            <w:p w14:paraId="72E8BB71" w14:textId="77777777" w:rsidR="00D04981" w:rsidRDefault="00D04981" w:rsidP="00CF5627">
                              <w:pPr>
                                <w:jc w:val="center"/>
                              </w:pPr>
                              <w:r w:rsidRPr="00CF5627">
                                <w:t>(AR)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43" name="Group 43"/>
                        <wpg:cNvGrpSpPr/>
                        <wpg:grpSpPr>
                          <a:xfrm>
                            <a:off x="2009776" y="1228725"/>
                            <a:ext cx="1504586" cy="819150"/>
                            <a:chOff x="2009776" y="1571625"/>
                            <a:chExt cx="1504586" cy="819150"/>
                          </a:xfrm>
                        </wpg:grpSpPr>
                        <wps:wsp>
                          <wps:cNvPr id="44" name="Oval 44"/>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2257425" y="1704635"/>
                              <a:ext cx="998495"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8B08C2" w14:textId="553E416E" w:rsidR="00D04981" w:rsidRDefault="00D04981" w:rsidP="00CF5627">
                                <w:pPr>
                                  <w:jc w:val="center"/>
                                </w:pPr>
                                <w:r>
                                  <w:t>Disseminate Alert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46" name="Straight Connector 46"/>
                        <wps:cNvCnPr>
                          <a:stCxn id="40" idx="2"/>
                          <a:endCxn id="44" idx="1"/>
                        </wps:cNvCnPr>
                        <wps:spPr>
                          <a:xfrm>
                            <a:off x="1657159" y="809423"/>
                            <a:ext cx="572959" cy="5392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a:stCxn id="42" idx="2"/>
                          <a:endCxn id="44" idx="7"/>
                        </wps:cNvCnPr>
                        <wps:spPr>
                          <a:xfrm flipH="1">
                            <a:off x="3294020" y="827495"/>
                            <a:ext cx="390863" cy="5211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57F079D" id="Canvas 48" o:spid="_x0000_s1151" editas="canvas" style="width:468pt;height:171.7pt;mso-position-horizontal-relative:char;mso-position-vertical-relative:line" coordsize="59436,21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">
                <v:shape id="_x0000_s1152" type="#_x0000_t75" style="position:absolute;width:59436;height:21799;visibility:visible;mso-wrap-style:square">
                  <v:fill o:detectmouseclick="t"/>
                  <v:path o:connecttype="none"/>
                </v:shape>
                <v:shape id="Text Box 40" o:spid="_x0000_s1153" type="#_x0000_t202" style="position:absolute;left:9332;top:1714;width:14478;height:6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" filled="f" strokeweight="1.25pt">
                  <v:textbox>
                    <w:txbxContent>
                      <w:p w14:paraId="1F9FF99C" w14:textId="77777777" w:rsidR="00D04981" w:rsidRDefault="00D04981" w:rsidP="00CF5627">
                        <w:pPr>
                          <w:jc w:val="center"/>
                        </w:pPr>
                        <w:r>
                          <w:t>Alert Manager</w:t>
                        </w:r>
                      </w:p>
                      <w:p w14:paraId="5737A193" w14:textId="77777777" w:rsidR="00D04981" w:rsidRDefault="00D04981" w:rsidP="00CF5627">
                        <w:pPr>
                          <w:jc w:val="center"/>
                        </w:pPr>
                        <w:r>
                          <w:t>(AM)</w:t>
                        </w:r>
                      </w:p>
                    </w:txbxContent>
                  </v:textbox>
                </v:shape>
                <v:shape id="Text Box 33" o:spid="_x0000_s1154" type="#_x0000_t202" style="position:absolute;left:29613;top:1714;width:14471;height:6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" filled="f" strokeweight="1.25pt">
                  <v:textbox>
                    <w:txbxContent>
                      <w:p w14:paraId="4FB52211" w14:textId="2836C7BE" w:rsidR="00D04981" w:rsidRPr="00CF5627" w:rsidRDefault="00D04981" w:rsidP="00CF5627">
                        <w:pPr>
                          <w:jc w:val="center"/>
                        </w:pPr>
                        <w:r w:rsidRPr="00CF5627">
                          <w:t xml:space="preserve">Alert </w:t>
                        </w:r>
                        <w:r>
                          <w:t>Communicator</w:t>
                        </w:r>
                      </w:p>
                      <w:p w14:paraId="72E8BB71" w14:textId="77777777" w:rsidR="00D04981" w:rsidRDefault="00D04981" w:rsidP="00CF5627">
                        <w:pPr>
                          <w:jc w:val="center"/>
                        </w:pPr>
                        <w:r w:rsidRPr="00CF5627">
                          <w:t>(AR)</w:t>
                        </w:r>
                      </w:p>
                    </w:txbxContent>
                  </v:textbox>
                </v:shape>
                <v:group id="Group 43" o:spid="_x0000_s1155" style="position:absolute;left:20097;top:12287;width:15046;height:8191" coordorigin="20097,15716" coordsize="1504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oval id="Oval 44" o:spid="_x0000_s1156" style="position:absolute;left:20097;top:15716;width:15046;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" filled="f" strokecolor="black [3213]" strokeweight="1.25pt">
                    <v:stroke joinstyle="miter"/>
                  </v:oval>
                  <v:shape id="Text Box 45" o:spid="_x0000_s1157" type="#_x0000_t202" style="position:absolute;left:22574;top:17046;width:9985;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td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yhb8v4QfI1S8AAAD//wMAUEsBAi0AFAAGAAgAAAAhANvh9svuAAAAhQEAABMAAAAAAAAA&#10;AAAAAAAAAAAAAFtDb250ZW50X1R5cGVzXS54bWxQSwECLQAUAAYACAAAACEAWvQsW78AAAAVAQAA&#10;CwAAAAAAAAAAAAAAAAAfAQAAX3JlbHMvLnJlbHNQSwECLQAUAAYACAAAACEAzSfLXcYAAADbAAAA&#10;DwAAAAAAAAAAAAAAAAAHAgAAZHJzL2Rvd25yZXYueG1sUEsFBgAAAAADAAMAtwAAAPoCAAAAAA==&#10;" fillcolor="white [3201]" stroked="f" strokeweight=".5pt">
                    <v:textbox>
                      <w:txbxContent>
                        <w:p w14:paraId="748B08C2" w14:textId="553E416E" w:rsidR="00D04981" w:rsidRDefault="00D04981" w:rsidP="00CF5627">
                          <w:pPr>
                            <w:jc w:val="center"/>
                          </w:pPr>
                          <w:r>
                            <w:t>Disseminate Alert</w:t>
                          </w:r>
                        </w:p>
                      </w:txbxContent>
                    </v:textbox>
                  </v:shape>
                </v:group>
                <v:line id="Straight Connector 46" o:spid="_x0000_s1158" style="position:absolute;visibility:visible;mso-wrap-style:square" from="16571,8094" to="22301,1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" strokecolor="black [3213]" strokeweight=".5pt">
                  <v:stroke joinstyle="miter"/>
                </v:line>
                <v:line id="Straight Connector 47" o:spid="_x0000_s1159" style="position:absolute;flip:x;visibility:visible;mso-wrap-style:square" from="32940,8274" to="36848,1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" strokecolor="black [3213]" strokeweight=".5pt">
                  <v:stroke joinstyle="miter"/>
                </v:line>
                <w10:anchorlock/>
              </v:group>
            </w:pict>
          </mc:Fallback>
        </mc:AlternateContent>
      </w:r>
    </w:p>
    <w:p w14:paraId="6C010C21" w14:textId="05B795EB" w:rsidR="00C40FD5" w:rsidRPr="005B0C7C" w:rsidRDefault="00C40FD5" w:rsidP="008E1C27">
      <w:pPr>
        <w:pStyle w:val="BodyText"/>
        <w:pPrChange w:id="1890" w:author="Mary Jungers" w:date="2019-11-13T18:47:00Z">
          <w:pPr>
            <w:pStyle w:val="BodyText"/>
            <w:keepNext/>
          </w:pPr>
        </w:pPrChang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8174"/>
      </w:tblGrid>
      <w:tr w:rsidR="00D52943" w:rsidRPr="00621E63" w14:paraId="099652FD" w14:textId="77777777" w:rsidTr="008C3E59">
        <w:tc>
          <w:tcPr>
            <w:tcW w:w="1188" w:type="dxa"/>
            <w:shd w:val="clear" w:color="auto" w:fill="auto"/>
          </w:tcPr>
          <w:p w14:paraId="7F3B2ED4" w14:textId="77777777" w:rsidR="00D52943" w:rsidRPr="00621E63" w:rsidRDefault="00D52943" w:rsidP="00792D5F">
            <w:pPr>
              <w:pStyle w:val="BodyText"/>
            </w:pPr>
            <w:r w:rsidRPr="00621E63">
              <w:rPr>
                <w:b/>
              </w:rPr>
              <w:t>Actor</w:t>
            </w:r>
          </w:p>
        </w:tc>
        <w:tc>
          <w:tcPr>
            <w:tcW w:w="8388" w:type="dxa"/>
            <w:shd w:val="clear" w:color="auto" w:fill="auto"/>
          </w:tcPr>
          <w:p w14:paraId="1C8085B6" w14:textId="77777777" w:rsidR="00D52943" w:rsidRPr="00621E63" w:rsidRDefault="00D52943" w:rsidP="00C40FD5">
            <w:pPr>
              <w:pStyle w:val="BodyText"/>
            </w:pPr>
            <w:r w:rsidRPr="00621E63">
              <w:t>Alert Manager (AM)</w:t>
            </w:r>
          </w:p>
        </w:tc>
      </w:tr>
      <w:tr w:rsidR="00D52943" w:rsidRPr="00621E63" w14:paraId="7D0E8746" w14:textId="77777777" w:rsidTr="008C3E59">
        <w:tc>
          <w:tcPr>
            <w:tcW w:w="1188" w:type="dxa"/>
            <w:shd w:val="clear" w:color="auto" w:fill="auto"/>
          </w:tcPr>
          <w:p w14:paraId="66FA6C67" w14:textId="77777777" w:rsidR="00D52943" w:rsidRPr="00621E63" w:rsidRDefault="00D52943" w:rsidP="00792D5F">
            <w:pPr>
              <w:pStyle w:val="BodyText"/>
            </w:pPr>
            <w:r w:rsidRPr="00621E63">
              <w:rPr>
                <w:b/>
              </w:rPr>
              <w:t>Role</w:t>
            </w:r>
          </w:p>
        </w:tc>
        <w:tc>
          <w:tcPr>
            <w:tcW w:w="8388" w:type="dxa"/>
            <w:shd w:val="clear" w:color="auto" w:fill="auto"/>
          </w:tcPr>
          <w:p w14:paraId="301DA9F9" w14:textId="77777777" w:rsidR="00D52943" w:rsidRPr="00621E63" w:rsidRDefault="00D52943" w:rsidP="00C40FD5">
            <w:pPr>
              <w:pStyle w:val="BodyText"/>
            </w:pPr>
            <w:r w:rsidRPr="00621E63">
              <w:t>Sends Disseminate Alert to Alert Communicator (AC)</w:t>
            </w:r>
          </w:p>
        </w:tc>
      </w:tr>
      <w:tr w:rsidR="00D52943" w:rsidRPr="00621E63" w14:paraId="722AC242" w14:textId="77777777" w:rsidTr="008C3E59">
        <w:tc>
          <w:tcPr>
            <w:tcW w:w="1188" w:type="dxa"/>
            <w:shd w:val="clear" w:color="auto" w:fill="auto"/>
          </w:tcPr>
          <w:p w14:paraId="3168961F" w14:textId="77777777" w:rsidR="00D52943" w:rsidRPr="00621E63" w:rsidRDefault="00D52943" w:rsidP="00792D5F">
            <w:pPr>
              <w:pStyle w:val="BodyText"/>
            </w:pPr>
            <w:r w:rsidRPr="00621E63">
              <w:rPr>
                <w:b/>
              </w:rPr>
              <w:t>Actor</w:t>
            </w:r>
          </w:p>
        </w:tc>
        <w:tc>
          <w:tcPr>
            <w:tcW w:w="8388" w:type="dxa"/>
            <w:shd w:val="clear" w:color="auto" w:fill="auto"/>
          </w:tcPr>
          <w:p w14:paraId="1453E953" w14:textId="77777777" w:rsidR="00D52943" w:rsidRPr="00621E63" w:rsidRDefault="00D52943" w:rsidP="00C40FD5">
            <w:pPr>
              <w:pStyle w:val="BodyText"/>
            </w:pPr>
            <w:r w:rsidRPr="00621E63">
              <w:t>Alert Communicator (AC)</w:t>
            </w:r>
          </w:p>
        </w:tc>
      </w:tr>
      <w:tr w:rsidR="00D52943" w:rsidRPr="00621E63" w14:paraId="4E202D74" w14:textId="77777777" w:rsidTr="008C3E59">
        <w:tc>
          <w:tcPr>
            <w:tcW w:w="1188" w:type="dxa"/>
            <w:shd w:val="clear" w:color="auto" w:fill="auto"/>
          </w:tcPr>
          <w:p w14:paraId="6D6B4526" w14:textId="77777777" w:rsidR="00D52943" w:rsidRPr="00621E63" w:rsidRDefault="00D52943" w:rsidP="00792D5F">
            <w:pPr>
              <w:pStyle w:val="BodyText"/>
            </w:pPr>
            <w:r w:rsidRPr="00621E63">
              <w:rPr>
                <w:b/>
              </w:rPr>
              <w:t>Role</w:t>
            </w:r>
          </w:p>
        </w:tc>
        <w:tc>
          <w:tcPr>
            <w:tcW w:w="8388" w:type="dxa"/>
            <w:shd w:val="clear" w:color="auto" w:fill="auto"/>
          </w:tcPr>
          <w:p w14:paraId="4748C7A7" w14:textId="77777777" w:rsidR="00D52943" w:rsidRPr="00621E63" w:rsidRDefault="00D52943" w:rsidP="00C40FD5">
            <w:pPr>
              <w:pStyle w:val="BodyText"/>
            </w:pPr>
            <w:r w:rsidRPr="00621E63">
              <w:t>Receives Disseminate Alert from the Alert Manager (AM)</w:t>
            </w:r>
          </w:p>
        </w:tc>
      </w:tr>
    </w:tbl>
    <w:p w14:paraId="437CA889" w14:textId="44034BB6" w:rsidR="00B11855" w:rsidRPr="00621E63" w:rsidDel="00D93F40" w:rsidRDefault="00B11855" w:rsidP="00E5113D">
      <w:pPr>
        <w:pStyle w:val="BodyText"/>
        <w:rPr>
          <w:del w:id="1891" w:author="Mary Jungers" w:date="2019-11-14T18:53:00Z"/>
        </w:rPr>
      </w:pPr>
      <w:bookmarkStart w:id="1892" w:name="_Toc24650450"/>
      <w:bookmarkEnd w:id="1892"/>
    </w:p>
    <w:p w14:paraId="205A711B" w14:textId="77777777" w:rsidR="00B11855" w:rsidRPr="00621E63" w:rsidRDefault="003D003E" w:rsidP="000519C1">
      <w:pPr>
        <w:pStyle w:val="Heading3"/>
        <w:rPr>
          <w:noProof w:val="0"/>
        </w:rPr>
      </w:pPr>
      <w:bookmarkStart w:id="1893" w:name="_Toc401769338"/>
      <w:bookmarkStart w:id="1894" w:name="_Toc401769807"/>
      <w:bookmarkStart w:id="1895" w:name="_Toc24650451"/>
      <w:r w:rsidRPr="00621E63">
        <w:rPr>
          <w:noProof w:val="0"/>
        </w:rPr>
        <w:t>Referenced Standard</w:t>
      </w:r>
      <w:bookmarkEnd w:id="1893"/>
      <w:bookmarkEnd w:id="1894"/>
      <w:bookmarkEnd w:id="1895"/>
    </w:p>
    <w:p w14:paraId="48B1CA69" w14:textId="46AE1766" w:rsidR="00B11855" w:rsidRPr="00621E63" w:rsidRDefault="003D003E" w:rsidP="00E5113D">
      <w:pPr>
        <w:pStyle w:val="BodyText"/>
      </w:pPr>
      <w:r w:rsidRPr="00621E63">
        <w:t xml:space="preserve">The communication protocol between the </w:t>
      </w:r>
      <w:r w:rsidR="009E2B46" w:rsidRPr="00621E63">
        <w:t>Alert Manager</w:t>
      </w:r>
      <w:r w:rsidRPr="00621E63">
        <w:t xml:space="preserve"> and </w:t>
      </w:r>
      <w:r w:rsidR="00916BBE" w:rsidRPr="00621E63">
        <w:t>Alert Communicator</w:t>
      </w:r>
      <w:r w:rsidRPr="00621E63">
        <w:t xml:space="preserve"> </w:t>
      </w:r>
      <w:r w:rsidR="004C60BF" w:rsidRPr="00621E63">
        <w:t>A</w:t>
      </w:r>
      <w:r w:rsidRPr="00621E63">
        <w:t xml:space="preserve">ctors is WCTP. The communicated data items are in scope for this profile (for details see Appendix K Message Transport Using WCTP (ACM Transactions </w:t>
      </w:r>
      <w:r w:rsidR="00901663" w:rsidRPr="00621E63">
        <w:t>[</w:t>
      </w:r>
      <w:r w:rsidRPr="00621E63">
        <w:t>PCD-06</w:t>
      </w:r>
      <w:r w:rsidR="00901663" w:rsidRPr="00621E63">
        <w:t>]</w:t>
      </w:r>
      <w:r w:rsidRPr="00621E63">
        <w:t xml:space="preserve"> and </w:t>
      </w:r>
      <w:r w:rsidR="00901663" w:rsidRPr="00621E63">
        <w:t>[</w:t>
      </w:r>
      <w:r w:rsidRPr="00621E63">
        <w:t>PCD-07</w:t>
      </w:r>
      <w:r w:rsidR="00901663" w:rsidRPr="00621E63">
        <w:t>])</w:t>
      </w:r>
      <w:r w:rsidRPr="00621E63">
        <w:t xml:space="preserve">). See the current version of IHE PCD Rosetta Terminology Mapping (RTM) for the list of standardized alert terms that may be used within </w:t>
      </w:r>
      <w:r w:rsidR="00647994" w:rsidRPr="00621E63">
        <w:t>PCD-04</w:t>
      </w:r>
      <w:r w:rsidRPr="00621E63">
        <w:t xml:space="preserve"> messages (see the NIST Rosetta Terminology Mapping Management Service websites, </w:t>
      </w:r>
      <w:hyperlink r:id="rId51" w:history="1">
        <w:r w:rsidRPr="00621E63">
          <w:rPr>
            <w:color w:val="0000FF"/>
            <w:u w:val="single" w:color="0000FF"/>
          </w:rPr>
          <w:t>http://rtmms.nist.gov</w:t>
        </w:r>
      </w:hyperlink>
      <w:r w:rsidRPr="00621E63">
        <w:t>).</w:t>
      </w:r>
    </w:p>
    <w:p w14:paraId="67AF016C" w14:textId="1198C576" w:rsidR="00B11855" w:rsidRPr="00621E63" w:rsidRDefault="003D003E" w:rsidP="00E5113D">
      <w:pPr>
        <w:pStyle w:val="BodyText"/>
      </w:pPr>
      <w:r w:rsidRPr="00621E63">
        <w:t xml:space="preserve">While alert related data items available to the </w:t>
      </w:r>
      <w:r w:rsidR="009E2B46" w:rsidRPr="00621E63">
        <w:t>Alert Manager</w:t>
      </w:r>
      <w:r w:rsidRPr="00621E63">
        <w:t xml:space="preserve"> are specified in this profile, the ability of individual communication devices to communicate, display, or respond to those data items is dependent upon the product capabilities and site specific configuration of the </w:t>
      </w:r>
      <w:r w:rsidR="00916BBE" w:rsidRPr="00621E63">
        <w:t>Alert Communicator</w:t>
      </w:r>
      <w:r w:rsidRPr="00621E63">
        <w:t>, the communication device, and the available communication infrastructure.</w:t>
      </w:r>
    </w:p>
    <w:p w14:paraId="3FD67FED" w14:textId="0F944BCE" w:rsidR="00B11855" w:rsidRPr="00621E63" w:rsidRDefault="003D003E" w:rsidP="00E5113D">
      <w:pPr>
        <w:pStyle w:val="BodyText"/>
      </w:pPr>
      <w:r w:rsidRPr="00621E63">
        <w:t xml:space="preserve">The </w:t>
      </w:r>
      <w:r w:rsidR="00021767" w:rsidRPr="00621E63">
        <w:t xml:space="preserve">base standard for </w:t>
      </w:r>
      <w:r w:rsidR="009E2B46" w:rsidRPr="00621E63">
        <w:t>Alert Manager</w:t>
      </w:r>
      <w:r w:rsidR="00021767" w:rsidRPr="00621E63">
        <w:t xml:space="preserve"> to </w:t>
      </w:r>
      <w:r w:rsidR="00916BBE" w:rsidRPr="00621E63">
        <w:t>Alert Communicator</w:t>
      </w:r>
      <w:r w:rsidR="00021767" w:rsidRPr="00621E63">
        <w:t xml:space="preserve"> communication is </w:t>
      </w:r>
      <w:r w:rsidRPr="00621E63">
        <w:t>Wireless Communications Transfer Protocol (WCTP) Protocol Specification version 1.3 update 1 (</w:t>
      </w:r>
      <w:hyperlink r:id="rId52" w:history="1">
        <w:r w:rsidRPr="00621E63">
          <w:rPr>
            <w:rStyle w:val="Hyperlink"/>
          </w:rPr>
          <w:t>http://www.wctp.org/release/wctp-v1r3_update1.pdf</w:t>
        </w:r>
      </w:hyperlink>
      <w:r w:rsidRPr="00621E63">
        <w:t>)</w:t>
      </w:r>
    </w:p>
    <w:p w14:paraId="22F66BF5" w14:textId="77777777" w:rsidR="00B11855" w:rsidRPr="00621E63" w:rsidRDefault="003D003E" w:rsidP="00E5113D">
      <w:pPr>
        <w:pStyle w:val="BodyText"/>
      </w:pPr>
      <w:r w:rsidRPr="00621E63">
        <w:t>ISO/IEEE 11073-10201 Domain Information Model</w:t>
      </w:r>
    </w:p>
    <w:p w14:paraId="62986D12" w14:textId="77777777" w:rsidR="00B11855" w:rsidRPr="00621E63" w:rsidRDefault="003D003E" w:rsidP="00E5113D">
      <w:pPr>
        <w:pStyle w:val="BodyText"/>
      </w:pPr>
      <w:r w:rsidRPr="00621E63">
        <w:t>ISO/IEEE 11073-10101 Nomenclature</w:t>
      </w:r>
    </w:p>
    <w:p w14:paraId="0C9D27EE" w14:textId="44E13072" w:rsidR="00B11855" w:rsidRPr="00621E63" w:rsidRDefault="003D003E" w:rsidP="000519C1">
      <w:pPr>
        <w:pStyle w:val="Heading3"/>
        <w:rPr>
          <w:noProof w:val="0"/>
        </w:rPr>
      </w:pPr>
      <w:bookmarkStart w:id="1896" w:name="_Toc401769339"/>
      <w:bookmarkStart w:id="1897" w:name="_Toc401769808"/>
      <w:del w:id="1898" w:author="Mary Jungers" w:date="2019-11-14T10:21:00Z">
        <w:r w:rsidRPr="00621E63" w:rsidDel="005B0C7C">
          <w:rPr>
            <w:noProof w:val="0"/>
          </w:rPr>
          <w:delText>Interaction Diagrams</w:delText>
        </w:r>
      </w:del>
      <w:bookmarkStart w:id="1899" w:name="_Toc24650452"/>
      <w:bookmarkEnd w:id="1896"/>
      <w:bookmarkEnd w:id="1897"/>
      <w:ins w:id="1900" w:author="Mary Jungers" w:date="2019-11-14T10:21:00Z">
        <w:r w:rsidR="005B0C7C">
          <w:rPr>
            <w:noProof w:val="0"/>
          </w:rPr>
          <w:t>Messages</w:t>
        </w:r>
      </w:ins>
      <w:bookmarkEnd w:id="1899"/>
    </w:p>
    <w:p w14:paraId="04118784" w14:textId="1D97998A" w:rsidR="00B11855" w:rsidRPr="00621E63" w:rsidRDefault="009E2B46" w:rsidP="000519C1">
      <w:pPr>
        <w:pStyle w:val="Heading4"/>
        <w:rPr>
          <w:noProof w:val="0"/>
        </w:rPr>
      </w:pPr>
      <w:bookmarkStart w:id="1901" w:name="_Toc431232227"/>
      <w:bookmarkStart w:id="1902" w:name="_Toc431237206"/>
      <w:bookmarkStart w:id="1903" w:name="_Toc431238372"/>
      <w:bookmarkStart w:id="1904" w:name="_Toc431288108"/>
      <w:bookmarkStart w:id="1905" w:name="_Toc432168102"/>
      <w:bookmarkStart w:id="1906" w:name="_Toc432421223"/>
      <w:bookmarkStart w:id="1907" w:name="_Toc432514899"/>
      <w:bookmarkStart w:id="1908" w:name="_Toc432516174"/>
      <w:bookmarkStart w:id="1909" w:name="_Toc401769809"/>
      <w:bookmarkStart w:id="1910" w:name="_Toc24650453"/>
      <w:bookmarkEnd w:id="1901"/>
      <w:bookmarkEnd w:id="1902"/>
      <w:bookmarkEnd w:id="1903"/>
      <w:bookmarkEnd w:id="1904"/>
      <w:bookmarkEnd w:id="1905"/>
      <w:bookmarkEnd w:id="1906"/>
      <w:bookmarkEnd w:id="1907"/>
      <w:bookmarkEnd w:id="1908"/>
      <w:r w:rsidRPr="00621E63">
        <w:rPr>
          <w:noProof w:val="0"/>
        </w:rPr>
        <w:t>Alert Manager</w:t>
      </w:r>
      <w:r w:rsidR="003D003E" w:rsidRPr="00621E63">
        <w:rPr>
          <w:noProof w:val="0"/>
        </w:rPr>
        <w:t xml:space="preserve"> disseminate alert to </w:t>
      </w:r>
      <w:bookmarkEnd w:id="1909"/>
      <w:r w:rsidR="00916BBE" w:rsidRPr="00621E63">
        <w:rPr>
          <w:noProof w:val="0"/>
        </w:rPr>
        <w:t>Alert Communicator</w:t>
      </w:r>
      <w:bookmarkEnd w:id="1910"/>
    </w:p>
    <w:p w14:paraId="2F889351" w14:textId="7A164BA6" w:rsidR="00B11855" w:rsidRPr="00621E63" w:rsidRDefault="009E2B46" w:rsidP="00E5113D">
      <w:pPr>
        <w:pStyle w:val="BodyText"/>
      </w:pPr>
      <w:r w:rsidRPr="00621E63">
        <w:t>Alert Manager</w:t>
      </w:r>
      <w:r w:rsidR="003D003E" w:rsidRPr="00621E63">
        <w:t xml:space="preserve"> sends Disseminate Alert to </w:t>
      </w:r>
      <w:r w:rsidR="00916BBE" w:rsidRPr="00621E63">
        <w:t>Alert Communicator</w:t>
      </w:r>
      <w:r w:rsidR="003D003E" w:rsidRPr="00621E63">
        <w:t xml:space="preserve">. The protocol between the </w:t>
      </w:r>
      <w:r w:rsidRPr="00621E63">
        <w:t>Alert Manager</w:t>
      </w:r>
      <w:r w:rsidR="003D003E" w:rsidRPr="00621E63">
        <w:t xml:space="preserve"> and </w:t>
      </w:r>
      <w:r w:rsidR="00916BBE" w:rsidRPr="00621E63">
        <w:t>Alert Communicator</w:t>
      </w:r>
      <w:r w:rsidR="003D003E" w:rsidRPr="00621E63">
        <w:t xml:space="preserve"> </w:t>
      </w:r>
      <w:r w:rsidR="00C136DC" w:rsidRPr="00621E63">
        <w:t>A</w:t>
      </w:r>
      <w:r w:rsidR="003D003E" w:rsidRPr="00621E63">
        <w:t>ctors is WCTP.</w:t>
      </w:r>
    </w:p>
    <w:p w14:paraId="25886564" w14:textId="44612786" w:rsidR="00B11855" w:rsidRPr="00621E63" w:rsidRDefault="006D613E" w:rsidP="00123C7B">
      <w:pPr>
        <w:pStyle w:val="Heading5"/>
        <w:rPr>
          <w:noProof w:val="0"/>
        </w:rPr>
      </w:pPr>
      <w:bookmarkStart w:id="1911" w:name="_Toc401769810"/>
      <w:bookmarkStart w:id="1912" w:name="_Toc24650454"/>
      <w:r w:rsidRPr="00621E63">
        <w:rPr>
          <w:noProof w:val="0"/>
        </w:rPr>
        <w:t>HL7</w:t>
      </w:r>
      <w:r w:rsidR="00995105" w:rsidRPr="00621E63">
        <w:rPr>
          <w:noProof w:val="0"/>
        </w:rPr>
        <w:t xml:space="preserve"> </w:t>
      </w:r>
      <w:r w:rsidR="003D003E" w:rsidRPr="00621E63">
        <w:rPr>
          <w:noProof w:val="0"/>
        </w:rPr>
        <w:t>Conformance Statement</w:t>
      </w:r>
      <w:bookmarkEnd w:id="1911"/>
      <w:bookmarkEnd w:id="1912"/>
    </w:p>
    <w:p w14:paraId="7CA6746F" w14:textId="75DAB7DE" w:rsidR="00B11855" w:rsidRPr="00621E63" w:rsidRDefault="003D003E" w:rsidP="00E5113D">
      <w:pPr>
        <w:pStyle w:val="BodyText"/>
      </w:pPr>
      <w:r w:rsidRPr="00621E63">
        <w:t xml:space="preserve">The communication protocol is WCTP. There is </w:t>
      </w:r>
      <w:r w:rsidR="00125200" w:rsidRPr="00621E63">
        <w:t xml:space="preserve">therefore </w:t>
      </w:r>
      <w:r w:rsidRPr="00621E63">
        <w:t xml:space="preserve">no specified </w:t>
      </w:r>
      <w:r w:rsidR="006D613E" w:rsidRPr="00621E63">
        <w:t>HL7</w:t>
      </w:r>
      <w:r w:rsidR="00995105" w:rsidRPr="00621E63">
        <w:t xml:space="preserve"> </w:t>
      </w:r>
      <w:r w:rsidRPr="00621E63">
        <w:t>conformance.</w:t>
      </w:r>
    </w:p>
    <w:p w14:paraId="18CDAEA1" w14:textId="17A1C1C3" w:rsidR="00B11855" w:rsidRPr="00621E63" w:rsidRDefault="00901663" w:rsidP="00123C7B">
      <w:pPr>
        <w:pStyle w:val="Heading5"/>
        <w:rPr>
          <w:noProof w:val="0"/>
        </w:rPr>
      </w:pPr>
      <w:bookmarkStart w:id="1913" w:name="_Toc401769811"/>
      <w:bookmarkStart w:id="1914" w:name="_Toc24650455"/>
      <w:r w:rsidRPr="00621E63">
        <w:rPr>
          <w:noProof w:val="0"/>
        </w:rPr>
        <w:t>PCD-06</w:t>
      </w:r>
      <w:r w:rsidR="003D003E" w:rsidRPr="00621E63">
        <w:rPr>
          <w:noProof w:val="0"/>
        </w:rPr>
        <w:t xml:space="preserve"> Disseminate Alert static definition</w:t>
      </w:r>
      <w:bookmarkEnd w:id="1913"/>
      <w:bookmarkEnd w:id="1914"/>
    </w:p>
    <w:p w14:paraId="25B103F9" w14:textId="46B0A134" w:rsidR="00B11855" w:rsidRPr="00621E63" w:rsidRDefault="003D003E" w:rsidP="00E5113D">
      <w:pPr>
        <w:pStyle w:val="BodyText"/>
      </w:pPr>
      <w:r w:rsidRPr="00621E63">
        <w:t xml:space="preserve">The </w:t>
      </w:r>
      <w:r w:rsidR="00901663" w:rsidRPr="00621E63">
        <w:t>PCD-06</w:t>
      </w:r>
      <w:r w:rsidR="007F0B93" w:rsidRPr="00621E63">
        <w:t xml:space="preserve"> </w:t>
      </w:r>
      <w:r w:rsidRPr="00621E63">
        <w:t>Disseminate Alert message is used to communicate ACM data from an Alert Manager (AM) to the Alert Communicator (AC).</w:t>
      </w:r>
    </w:p>
    <w:p w14:paraId="12F224C0" w14:textId="776749D0" w:rsidR="00B11855" w:rsidRPr="00621E63" w:rsidRDefault="003D003E" w:rsidP="00E5113D">
      <w:pPr>
        <w:pStyle w:val="BodyText"/>
      </w:pPr>
      <w:r w:rsidRPr="00621E63">
        <w:t xml:space="preserve">The text message within the </w:t>
      </w:r>
      <w:r w:rsidR="00901663" w:rsidRPr="00621E63">
        <w:t>[PCD-06]</w:t>
      </w:r>
      <w:r w:rsidRPr="00621E63">
        <w:t xml:space="preserve"> transaction is meant to be readily recognized and acted upon by people. </w:t>
      </w:r>
      <w:r w:rsidR="00403636" w:rsidRPr="00621E63">
        <w:t>Accordingly,</w:t>
      </w:r>
      <w:r w:rsidR="001408A0" w:rsidRPr="00621E63">
        <w:t xml:space="preserve"> it s</w:t>
      </w:r>
      <w:r w:rsidR="00C52305" w:rsidRPr="00621E63">
        <w:t>hould be as short as they can be made while still conveying the important information,</w:t>
      </w:r>
      <w:r w:rsidR="001408A0" w:rsidRPr="00621E63">
        <w:t xml:space="preserve"> and easily understood by the intended recipients.</w:t>
      </w:r>
      <w:r w:rsidRPr="00621E63">
        <w:t xml:space="preserve"> Most communication device displays are limited in </w:t>
      </w:r>
      <w:r w:rsidR="00C136DC" w:rsidRPr="00621E63">
        <w:t>size;</w:t>
      </w:r>
      <w:r w:rsidR="00C52305" w:rsidRPr="00621E63">
        <w:t xml:space="preserve"> so l</w:t>
      </w:r>
      <w:r w:rsidRPr="00621E63">
        <w:t xml:space="preserve">ong messages </w:t>
      </w:r>
      <w:r w:rsidR="00021767" w:rsidRPr="00621E63">
        <w:t xml:space="preserve">are </w:t>
      </w:r>
      <w:r w:rsidR="00C52305" w:rsidRPr="00621E63">
        <w:t>undesirable</w:t>
      </w:r>
      <w:r w:rsidR="00021767" w:rsidRPr="00621E63">
        <w:t xml:space="preserve"> as they require</w:t>
      </w:r>
      <w:r w:rsidRPr="00621E63">
        <w:t xml:space="preserve"> scrolling to review the entire message before acting upon it to make sure that no pertinent information is </w:t>
      </w:r>
      <w:r w:rsidR="00021767" w:rsidRPr="00621E63">
        <w:t>overlooked</w:t>
      </w:r>
      <w:r w:rsidRPr="00621E63">
        <w:t>.</w:t>
      </w:r>
    </w:p>
    <w:p w14:paraId="6E78A38D" w14:textId="5087B21D" w:rsidR="009624F6" w:rsidRPr="00621E63" w:rsidRDefault="009624F6" w:rsidP="009624F6">
      <w:pPr>
        <w:pStyle w:val="BodyText"/>
      </w:pPr>
      <w:r w:rsidRPr="00621E63">
        <w:t xml:space="preserve">If the </w:t>
      </w:r>
      <w:r w:rsidR="00901663" w:rsidRPr="00621E63">
        <w:t>[PCD-06]</w:t>
      </w:r>
      <w:r w:rsidRPr="00621E63">
        <w:t xml:space="preserve"> includes a human readable text description of the alert indication, that is the preferred description to be presented on the wireless endpoint communication device. In the absence of such </w:t>
      </w:r>
      <w:r w:rsidR="00403636" w:rsidRPr="00621E63">
        <w:t>information,</w:t>
      </w:r>
      <w:r w:rsidRPr="00621E63">
        <w:t xml:space="preserve"> the Alert Manager should produce the human readable text description from other information present in the transaction.</w:t>
      </w:r>
    </w:p>
    <w:p w14:paraId="25275534" w14:textId="77777777" w:rsidR="00B11855" w:rsidRPr="00621E63" w:rsidRDefault="00C52305" w:rsidP="00E5113D">
      <w:pPr>
        <w:pStyle w:val="BodyText"/>
      </w:pPr>
      <w:r w:rsidRPr="00621E63">
        <w:lastRenderedPageBreak/>
        <w:t>In planning the use of this transaction</w:t>
      </w:r>
      <w:r w:rsidR="003D003E" w:rsidRPr="00621E63">
        <w:t xml:space="preserve">, </w:t>
      </w:r>
      <w:r w:rsidRPr="00621E63">
        <w:t>implementers should assure that regulatory requirements and institutional policy regarding the protection of personal health information are properly accounted for including any need for authentication or encryption of the communications.</w:t>
      </w:r>
    </w:p>
    <w:p w14:paraId="70FC84D4" w14:textId="77777777" w:rsidR="00B11855" w:rsidRPr="00621E63" w:rsidRDefault="003D003E" w:rsidP="00123C7B">
      <w:pPr>
        <w:pStyle w:val="Heading5"/>
        <w:rPr>
          <w:noProof w:val="0"/>
        </w:rPr>
      </w:pPr>
      <w:bookmarkStart w:id="1915" w:name="_Toc401769812"/>
      <w:bookmarkStart w:id="1916" w:name="_Toc24650456"/>
      <w:r w:rsidRPr="00621E63">
        <w:rPr>
          <w:noProof w:val="0"/>
        </w:rPr>
        <w:t>Trigger Events</w:t>
      </w:r>
      <w:bookmarkEnd w:id="1915"/>
      <w:bookmarkEnd w:id="1916"/>
    </w:p>
    <w:p w14:paraId="2280AA29" w14:textId="61743B33" w:rsidR="00021767" w:rsidRPr="00621E63" w:rsidRDefault="00021767" w:rsidP="007B51D2">
      <w:pPr>
        <w:pStyle w:val="BodyText"/>
      </w:pPr>
      <w:r w:rsidRPr="00621E63">
        <w:t xml:space="preserve">The </w:t>
      </w:r>
      <w:r w:rsidR="009E2B46" w:rsidRPr="00621E63">
        <w:t>Alert Manager</w:t>
      </w:r>
      <w:r w:rsidRPr="00621E63">
        <w:t xml:space="preserve"> has determined that an alert needs to be disseminated and so sends it to each </w:t>
      </w:r>
      <w:r w:rsidR="00916BBE" w:rsidRPr="00621E63">
        <w:t>Alert Communicator</w:t>
      </w:r>
      <w:r w:rsidRPr="00621E63">
        <w:t xml:space="preserve"> endpoint device associated with the mapping of the alert source to the alert notification destination.</w:t>
      </w:r>
    </w:p>
    <w:p w14:paraId="3D0CA529" w14:textId="77777777" w:rsidR="00B11855" w:rsidRPr="00621E63" w:rsidRDefault="003D003E" w:rsidP="00123C7B">
      <w:pPr>
        <w:pStyle w:val="Heading5"/>
        <w:rPr>
          <w:noProof w:val="0"/>
        </w:rPr>
      </w:pPr>
      <w:bookmarkStart w:id="1917" w:name="_Toc401769813"/>
      <w:bookmarkStart w:id="1918" w:name="_Toc24650457"/>
      <w:r w:rsidRPr="00621E63">
        <w:rPr>
          <w:noProof w:val="0"/>
        </w:rPr>
        <w:t>Message Semantics</w:t>
      </w:r>
      <w:bookmarkEnd w:id="1917"/>
      <w:bookmarkEnd w:id="1918"/>
    </w:p>
    <w:p w14:paraId="2928ED90" w14:textId="77777777" w:rsidR="00B11855" w:rsidRPr="00621E63" w:rsidRDefault="003D003E" w:rsidP="00113C9C">
      <w:pPr>
        <w:pStyle w:val="BodyText"/>
      </w:pPr>
      <w:r w:rsidRPr="00621E63">
        <w:t xml:space="preserve">This message communicates alerts to communication endpoint devices. </w:t>
      </w:r>
    </w:p>
    <w:p w14:paraId="222E74B9" w14:textId="77777777" w:rsidR="00B11855" w:rsidRPr="00621E63" w:rsidRDefault="003D003E" w:rsidP="00113C9C">
      <w:pPr>
        <w:pStyle w:val="BodyText"/>
      </w:pPr>
      <w:r w:rsidRPr="00621E63">
        <w:t>The table below lists the data items and their optionality. All of these data items are within the WCTP message text.</w:t>
      </w:r>
    </w:p>
    <w:p w14:paraId="2793B465" w14:textId="77777777" w:rsidR="00B11855" w:rsidRPr="00621E63" w:rsidRDefault="003D003E" w:rsidP="00CF5627">
      <w:pPr>
        <w:pStyle w:val="TableTitle"/>
      </w:pPr>
      <w:r w:rsidRPr="00621E63">
        <w:t>Table 3.6.4.1.4-1: PCD-06 static definition</w:t>
      </w:r>
    </w:p>
    <w:tbl>
      <w:tblPr>
        <w:tblW w:w="808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35"/>
        <w:gridCol w:w="3326"/>
        <w:gridCol w:w="961"/>
        <w:gridCol w:w="1467"/>
      </w:tblGrid>
      <w:tr w:rsidR="00C40FD5" w:rsidRPr="00621E63" w14:paraId="3B870FE5" w14:textId="77777777" w:rsidTr="00CF5627">
        <w:trPr>
          <w:cantSplit/>
          <w:tblHeader/>
          <w:jc w:val="center"/>
        </w:trPr>
        <w:tc>
          <w:tcPr>
            <w:tcW w:w="2335" w:type="dxa"/>
            <w:shd w:val="clear" w:color="auto" w:fill="D9D9D9"/>
          </w:tcPr>
          <w:p w14:paraId="687C458E" w14:textId="77777777" w:rsidR="00B11855" w:rsidRPr="00621E63" w:rsidRDefault="003D003E" w:rsidP="001D3EF8">
            <w:pPr>
              <w:pStyle w:val="TableEntryHeader"/>
            </w:pPr>
            <w:r w:rsidRPr="00621E63">
              <w:t>PCD-06</w:t>
            </w:r>
          </w:p>
        </w:tc>
        <w:tc>
          <w:tcPr>
            <w:tcW w:w="3326" w:type="dxa"/>
            <w:shd w:val="clear" w:color="auto" w:fill="D9D9D9"/>
          </w:tcPr>
          <w:p w14:paraId="028541A4" w14:textId="77777777" w:rsidR="00B11855" w:rsidRPr="00621E63" w:rsidRDefault="003D003E" w:rsidP="001D3EF8">
            <w:pPr>
              <w:pStyle w:val="TableEntryHeader"/>
            </w:pPr>
            <w:r w:rsidRPr="00621E63">
              <w:t>Fields</w:t>
            </w:r>
          </w:p>
        </w:tc>
        <w:tc>
          <w:tcPr>
            <w:tcW w:w="961" w:type="dxa"/>
            <w:shd w:val="clear" w:color="auto" w:fill="D9D9D9"/>
          </w:tcPr>
          <w:p w14:paraId="4D33D704" w14:textId="77777777" w:rsidR="00B11855" w:rsidRPr="00621E63" w:rsidRDefault="003D003E" w:rsidP="001D3EF8">
            <w:pPr>
              <w:pStyle w:val="TableEntryHeader"/>
            </w:pPr>
            <w:r w:rsidRPr="00621E63">
              <w:t>Usage</w:t>
            </w:r>
          </w:p>
        </w:tc>
        <w:tc>
          <w:tcPr>
            <w:tcW w:w="1467" w:type="dxa"/>
            <w:shd w:val="clear" w:color="auto" w:fill="D9D9D9"/>
          </w:tcPr>
          <w:p w14:paraId="58CC9543" w14:textId="77777777" w:rsidR="00B11855" w:rsidRPr="00621E63" w:rsidRDefault="003D003E" w:rsidP="001D3EF8">
            <w:pPr>
              <w:pStyle w:val="TableEntryHeader"/>
            </w:pPr>
            <w:r w:rsidRPr="00621E63">
              <w:t>Card.</w:t>
            </w:r>
          </w:p>
        </w:tc>
      </w:tr>
      <w:tr w:rsidR="00B11855" w:rsidRPr="00621E63" w14:paraId="458CE836" w14:textId="77777777" w:rsidTr="00DE39CA">
        <w:trPr>
          <w:cantSplit/>
          <w:jc w:val="center"/>
        </w:trPr>
        <w:tc>
          <w:tcPr>
            <w:tcW w:w="2335" w:type="dxa"/>
            <w:shd w:val="clear" w:color="auto" w:fill="auto"/>
          </w:tcPr>
          <w:p w14:paraId="477994E4" w14:textId="77777777" w:rsidR="00B11855" w:rsidRPr="00621E63" w:rsidRDefault="003D003E" w:rsidP="001D3EF8">
            <w:pPr>
              <w:pStyle w:val="TableEntry"/>
            </w:pPr>
            <w:r w:rsidRPr="00621E63">
              <w:t>Alert_Location</w:t>
            </w:r>
          </w:p>
        </w:tc>
        <w:tc>
          <w:tcPr>
            <w:tcW w:w="3326" w:type="dxa"/>
            <w:shd w:val="clear" w:color="auto" w:fill="auto"/>
          </w:tcPr>
          <w:p w14:paraId="1E51BA5C" w14:textId="77777777" w:rsidR="00B11855" w:rsidRPr="00621E63" w:rsidRDefault="003D003E" w:rsidP="001D3EF8">
            <w:pPr>
              <w:pStyle w:val="TableEntry"/>
            </w:pPr>
            <w:r w:rsidRPr="00621E63">
              <w:t>Alert associated location based upon information from PV1-3</w:t>
            </w:r>
          </w:p>
        </w:tc>
        <w:tc>
          <w:tcPr>
            <w:tcW w:w="961" w:type="dxa"/>
            <w:shd w:val="clear" w:color="auto" w:fill="auto"/>
          </w:tcPr>
          <w:p w14:paraId="4067127F" w14:textId="77777777" w:rsidR="00B11855" w:rsidRPr="00621E63" w:rsidRDefault="003D003E" w:rsidP="001D3EF8">
            <w:pPr>
              <w:pStyle w:val="TableEntry"/>
            </w:pPr>
            <w:r w:rsidRPr="00621E63">
              <w:t>CE</w:t>
            </w:r>
          </w:p>
        </w:tc>
        <w:tc>
          <w:tcPr>
            <w:tcW w:w="1467" w:type="dxa"/>
            <w:shd w:val="clear" w:color="auto" w:fill="auto"/>
          </w:tcPr>
          <w:p w14:paraId="4D3D5905" w14:textId="77777777" w:rsidR="00B11855" w:rsidRPr="00621E63" w:rsidRDefault="003D003E" w:rsidP="00E86B15">
            <w:pPr>
              <w:pStyle w:val="TableEntry"/>
            </w:pPr>
            <w:r w:rsidRPr="00621E63">
              <w:t>[</w:t>
            </w:r>
            <w:r w:rsidR="00E86B15" w:rsidRPr="00621E63">
              <w:t>0</w:t>
            </w:r>
            <w:r w:rsidRPr="00621E63">
              <w:t>..1]</w:t>
            </w:r>
          </w:p>
        </w:tc>
      </w:tr>
      <w:tr w:rsidR="00B11855" w:rsidRPr="00621E63" w14:paraId="4BEDCC95" w14:textId="77777777" w:rsidTr="00DE39CA">
        <w:trPr>
          <w:cantSplit/>
          <w:jc w:val="center"/>
        </w:trPr>
        <w:tc>
          <w:tcPr>
            <w:tcW w:w="2335" w:type="dxa"/>
            <w:shd w:val="clear" w:color="auto" w:fill="auto"/>
          </w:tcPr>
          <w:p w14:paraId="49B53FD3" w14:textId="77777777" w:rsidR="00B11855" w:rsidRPr="00621E63" w:rsidRDefault="003D003E" w:rsidP="001D3EF8">
            <w:pPr>
              <w:pStyle w:val="TableEntry"/>
            </w:pPr>
            <w:r w:rsidRPr="00621E63">
              <w:t>Alert_Patient</w:t>
            </w:r>
          </w:p>
        </w:tc>
        <w:tc>
          <w:tcPr>
            <w:tcW w:w="3326" w:type="dxa"/>
            <w:shd w:val="clear" w:color="auto" w:fill="auto"/>
          </w:tcPr>
          <w:p w14:paraId="495E642F" w14:textId="77777777" w:rsidR="00B11855" w:rsidRPr="00621E63" w:rsidRDefault="003D003E" w:rsidP="001D3EF8">
            <w:pPr>
              <w:pStyle w:val="TableEntry"/>
            </w:pPr>
            <w:r w:rsidRPr="00621E63">
              <w:t xml:space="preserve">Patient Identification </w:t>
            </w:r>
          </w:p>
        </w:tc>
        <w:tc>
          <w:tcPr>
            <w:tcW w:w="961" w:type="dxa"/>
            <w:shd w:val="clear" w:color="auto" w:fill="auto"/>
          </w:tcPr>
          <w:p w14:paraId="45363372" w14:textId="77777777" w:rsidR="00B11855" w:rsidRPr="00621E63" w:rsidRDefault="003D003E" w:rsidP="001D3EF8">
            <w:pPr>
              <w:pStyle w:val="TableEntry"/>
            </w:pPr>
            <w:r w:rsidRPr="00621E63">
              <w:t>CE</w:t>
            </w:r>
          </w:p>
        </w:tc>
        <w:tc>
          <w:tcPr>
            <w:tcW w:w="1467" w:type="dxa"/>
            <w:shd w:val="clear" w:color="auto" w:fill="auto"/>
          </w:tcPr>
          <w:p w14:paraId="4B60641F" w14:textId="77777777" w:rsidR="00B11855" w:rsidRPr="00621E63" w:rsidRDefault="003D003E" w:rsidP="001D3EF8">
            <w:pPr>
              <w:pStyle w:val="TableEntry"/>
            </w:pPr>
            <w:r w:rsidRPr="00621E63">
              <w:t>[</w:t>
            </w:r>
            <w:r w:rsidR="00E86B15" w:rsidRPr="00621E63">
              <w:t>0</w:t>
            </w:r>
            <w:r w:rsidRPr="00621E63">
              <w:t>..1]</w:t>
            </w:r>
          </w:p>
        </w:tc>
      </w:tr>
      <w:tr w:rsidR="00B11855" w:rsidRPr="00621E63" w14:paraId="270792FF" w14:textId="77777777" w:rsidTr="00DE39CA">
        <w:trPr>
          <w:cantSplit/>
          <w:jc w:val="center"/>
        </w:trPr>
        <w:tc>
          <w:tcPr>
            <w:tcW w:w="2335" w:type="dxa"/>
            <w:shd w:val="clear" w:color="auto" w:fill="auto"/>
          </w:tcPr>
          <w:p w14:paraId="7CCE495D" w14:textId="77777777" w:rsidR="00B11855" w:rsidRPr="00621E63" w:rsidRDefault="003D003E" w:rsidP="001D3EF8">
            <w:pPr>
              <w:pStyle w:val="TableEntry"/>
            </w:pPr>
            <w:r w:rsidRPr="00621E63">
              <w:t>Alert_Text</w:t>
            </w:r>
          </w:p>
        </w:tc>
        <w:tc>
          <w:tcPr>
            <w:tcW w:w="3326" w:type="dxa"/>
            <w:shd w:val="clear" w:color="auto" w:fill="auto"/>
          </w:tcPr>
          <w:p w14:paraId="10E181CE" w14:textId="77777777" w:rsidR="00B11855" w:rsidRPr="00621E63" w:rsidRDefault="003D003E" w:rsidP="001D3EF8">
            <w:pPr>
              <w:pStyle w:val="TableEntry"/>
            </w:pPr>
            <w:r w:rsidRPr="00621E63">
              <w:t>Textual alert identification</w:t>
            </w:r>
          </w:p>
        </w:tc>
        <w:tc>
          <w:tcPr>
            <w:tcW w:w="961" w:type="dxa"/>
            <w:shd w:val="clear" w:color="auto" w:fill="auto"/>
          </w:tcPr>
          <w:p w14:paraId="363D699E" w14:textId="77777777" w:rsidR="00B11855" w:rsidRPr="00621E63" w:rsidRDefault="003D003E" w:rsidP="001D3EF8">
            <w:pPr>
              <w:pStyle w:val="TableEntry"/>
            </w:pPr>
            <w:r w:rsidRPr="00621E63">
              <w:t>R</w:t>
            </w:r>
          </w:p>
        </w:tc>
        <w:tc>
          <w:tcPr>
            <w:tcW w:w="1467" w:type="dxa"/>
            <w:shd w:val="clear" w:color="auto" w:fill="auto"/>
          </w:tcPr>
          <w:p w14:paraId="6D09AB90" w14:textId="77777777" w:rsidR="00B11855" w:rsidRPr="00621E63" w:rsidRDefault="003D003E" w:rsidP="001D3EF8">
            <w:pPr>
              <w:pStyle w:val="TableEntry"/>
            </w:pPr>
            <w:r w:rsidRPr="00621E63">
              <w:t>[1..1]</w:t>
            </w:r>
          </w:p>
        </w:tc>
      </w:tr>
      <w:tr w:rsidR="00B11855" w:rsidRPr="00621E63" w14:paraId="784D802E" w14:textId="77777777" w:rsidTr="00DE39CA">
        <w:trPr>
          <w:cantSplit/>
          <w:jc w:val="center"/>
        </w:trPr>
        <w:tc>
          <w:tcPr>
            <w:tcW w:w="2335" w:type="dxa"/>
            <w:shd w:val="clear" w:color="auto" w:fill="auto"/>
          </w:tcPr>
          <w:p w14:paraId="689F18D3" w14:textId="77777777" w:rsidR="00B11855" w:rsidRPr="00621E63" w:rsidRDefault="003D003E" w:rsidP="001D3EF8">
            <w:pPr>
              <w:pStyle w:val="TableEntry"/>
            </w:pPr>
            <w:r w:rsidRPr="00621E63">
              <w:t>Alert_Identifier</w:t>
            </w:r>
          </w:p>
        </w:tc>
        <w:tc>
          <w:tcPr>
            <w:tcW w:w="3326" w:type="dxa"/>
            <w:shd w:val="clear" w:color="auto" w:fill="auto"/>
          </w:tcPr>
          <w:p w14:paraId="3A884ED7" w14:textId="77777777" w:rsidR="00B11855" w:rsidRPr="00621E63" w:rsidRDefault="003D003E" w:rsidP="001D3EF8">
            <w:pPr>
              <w:pStyle w:val="TableEntry"/>
            </w:pPr>
            <w:r w:rsidRPr="00621E63">
              <w:t>Alert unique identifier</w:t>
            </w:r>
          </w:p>
        </w:tc>
        <w:tc>
          <w:tcPr>
            <w:tcW w:w="961" w:type="dxa"/>
            <w:shd w:val="clear" w:color="auto" w:fill="auto"/>
          </w:tcPr>
          <w:p w14:paraId="1A454F12" w14:textId="77777777" w:rsidR="00B11855" w:rsidRPr="00621E63" w:rsidRDefault="003D003E" w:rsidP="001D3EF8">
            <w:pPr>
              <w:pStyle w:val="TableEntry"/>
            </w:pPr>
            <w:r w:rsidRPr="00621E63">
              <w:t>O</w:t>
            </w:r>
          </w:p>
        </w:tc>
        <w:tc>
          <w:tcPr>
            <w:tcW w:w="1467" w:type="dxa"/>
            <w:shd w:val="clear" w:color="auto" w:fill="auto"/>
          </w:tcPr>
          <w:p w14:paraId="6FF72B85" w14:textId="77777777" w:rsidR="00B11855" w:rsidRPr="00621E63" w:rsidRDefault="003D003E" w:rsidP="001D3EF8">
            <w:pPr>
              <w:pStyle w:val="TableEntry"/>
            </w:pPr>
            <w:r w:rsidRPr="00621E63">
              <w:t>[0..1]</w:t>
            </w:r>
          </w:p>
        </w:tc>
      </w:tr>
      <w:tr w:rsidR="00B11855" w:rsidRPr="00621E63" w14:paraId="594E475C" w14:textId="77777777" w:rsidTr="00DE39CA">
        <w:trPr>
          <w:cantSplit/>
          <w:jc w:val="center"/>
        </w:trPr>
        <w:tc>
          <w:tcPr>
            <w:tcW w:w="2335" w:type="dxa"/>
            <w:shd w:val="clear" w:color="auto" w:fill="auto"/>
          </w:tcPr>
          <w:p w14:paraId="503B5015" w14:textId="77777777" w:rsidR="00B11855" w:rsidRPr="00621E63" w:rsidRDefault="003D003E" w:rsidP="001D3EF8">
            <w:pPr>
              <w:pStyle w:val="TableEntry"/>
            </w:pPr>
            <w:r w:rsidRPr="00621E63">
              <w:t>Alert_Callback</w:t>
            </w:r>
          </w:p>
        </w:tc>
        <w:tc>
          <w:tcPr>
            <w:tcW w:w="3326" w:type="dxa"/>
            <w:shd w:val="clear" w:color="auto" w:fill="auto"/>
          </w:tcPr>
          <w:p w14:paraId="0E7C1AB6" w14:textId="77777777" w:rsidR="00B11855" w:rsidRPr="00621E63" w:rsidRDefault="003D003E" w:rsidP="001D3EF8">
            <w:pPr>
              <w:pStyle w:val="TableEntry"/>
            </w:pPr>
            <w:r w:rsidRPr="00621E63">
              <w:t>Call back connection information</w:t>
            </w:r>
          </w:p>
        </w:tc>
        <w:tc>
          <w:tcPr>
            <w:tcW w:w="961" w:type="dxa"/>
            <w:shd w:val="clear" w:color="auto" w:fill="auto"/>
          </w:tcPr>
          <w:p w14:paraId="4A196CDE" w14:textId="77777777" w:rsidR="00B11855" w:rsidRPr="00621E63" w:rsidRDefault="003D003E" w:rsidP="001D3EF8">
            <w:pPr>
              <w:pStyle w:val="TableEntry"/>
            </w:pPr>
            <w:r w:rsidRPr="00621E63">
              <w:t>O</w:t>
            </w:r>
          </w:p>
        </w:tc>
        <w:tc>
          <w:tcPr>
            <w:tcW w:w="1467" w:type="dxa"/>
            <w:shd w:val="clear" w:color="auto" w:fill="auto"/>
          </w:tcPr>
          <w:p w14:paraId="4C7255B1" w14:textId="77777777" w:rsidR="00B11855" w:rsidRPr="00621E63" w:rsidRDefault="003D003E" w:rsidP="001D3EF8">
            <w:pPr>
              <w:pStyle w:val="TableEntry"/>
            </w:pPr>
            <w:r w:rsidRPr="00621E63">
              <w:t>[0..1]</w:t>
            </w:r>
          </w:p>
        </w:tc>
      </w:tr>
      <w:tr w:rsidR="00B11855" w:rsidRPr="00621E63" w14:paraId="66446491" w14:textId="77777777" w:rsidTr="00DE39CA">
        <w:trPr>
          <w:cantSplit/>
          <w:jc w:val="center"/>
        </w:trPr>
        <w:tc>
          <w:tcPr>
            <w:tcW w:w="2335" w:type="dxa"/>
            <w:shd w:val="clear" w:color="auto" w:fill="auto"/>
          </w:tcPr>
          <w:p w14:paraId="2B146904" w14:textId="77777777" w:rsidR="00B11855" w:rsidRPr="00621E63" w:rsidRDefault="003D003E" w:rsidP="001D3EF8">
            <w:pPr>
              <w:pStyle w:val="TableEntry"/>
            </w:pPr>
            <w:r w:rsidRPr="00621E63">
              <w:t>Alert_Reference</w:t>
            </w:r>
          </w:p>
        </w:tc>
        <w:tc>
          <w:tcPr>
            <w:tcW w:w="3326" w:type="dxa"/>
            <w:shd w:val="clear" w:color="auto" w:fill="auto"/>
          </w:tcPr>
          <w:p w14:paraId="490D9B10" w14:textId="77777777" w:rsidR="00B11855" w:rsidRPr="00621E63" w:rsidRDefault="003D003E" w:rsidP="001D3EF8">
            <w:pPr>
              <w:pStyle w:val="TableEntry"/>
            </w:pPr>
            <w:r w:rsidRPr="00621E63">
              <w:t>URL or application link potentially containing alert or patient contextual information</w:t>
            </w:r>
          </w:p>
        </w:tc>
        <w:tc>
          <w:tcPr>
            <w:tcW w:w="961" w:type="dxa"/>
            <w:shd w:val="clear" w:color="auto" w:fill="auto"/>
          </w:tcPr>
          <w:p w14:paraId="2A02A222" w14:textId="77777777" w:rsidR="00B11855" w:rsidRPr="00621E63" w:rsidRDefault="003D003E" w:rsidP="001D3EF8">
            <w:pPr>
              <w:pStyle w:val="TableEntry"/>
            </w:pPr>
            <w:r w:rsidRPr="00621E63">
              <w:t>O</w:t>
            </w:r>
          </w:p>
        </w:tc>
        <w:tc>
          <w:tcPr>
            <w:tcW w:w="1467" w:type="dxa"/>
            <w:shd w:val="clear" w:color="auto" w:fill="auto"/>
          </w:tcPr>
          <w:p w14:paraId="4212CCB7" w14:textId="77777777" w:rsidR="00B11855" w:rsidRPr="00621E63" w:rsidRDefault="003D003E" w:rsidP="001D3EF8">
            <w:pPr>
              <w:pStyle w:val="TableEntry"/>
            </w:pPr>
            <w:r w:rsidRPr="00621E63">
              <w:t>[0..1]</w:t>
            </w:r>
          </w:p>
        </w:tc>
      </w:tr>
      <w:tr w:rsidR="00B11855" w:rsidRPr="00621E63" w14:paraId="649CC9DA" w14:textId="77777777" w:rsidTr="00DE39CA">
        <w:trPr>
          <w:cantSplit/>
          <w:jc w:val="center"/>
        </w:trPr>
        <w:tc>
          <w:tcPr>
            <w:tcW w:w="2335" w:type="dxa"/>
            <w:shd w:val="clear" w:color="auto" w:fill="auto"/>
          </w:tcPr>
          <w:p w14:paraId="68D2F194" w14:textId="77777777" w:rsidR="00B11855" w:rsidRPr="00621E63" w:rsidRDefault="003D003E" w:rsidP="001D3EF8">
            <w:pPr>
              <w:pStyle w:val="TableEntry"/>
            </w:pPr>
            <w:r w:rsidRPr="00621E63">
              <w:t>Alert_Comment</w:t>
            </w:r>
          </w:p>
        </w:tc>
        <w:tc>
          <w:tcPr>
            <w:tcW w:w="3326" w:type="dxa"/>
            <w:shd w:val="clear" w:color="auto" w:fill="auto"/>
          </w:tcPr>
          <w:p w14:paraId="7F8AB1F9" w14:textId="77777777" w:rsidR="00B11855" w:rsidRPr="00621E63" w:rsidRDefault="003D003E" w:rsidP="001D3EF8">
            <w:pPr>
              <w:pStyle w:val="TableEntry"/>
            </w:pPr>
            <w:r w:rsidRPr="00621E63">
              <w:t>Notes and Comments associated with alert</w:t>
            </w:r>
          </w:p>
        </w:tc>
        <w:tc>
          <w:tcPr>
            <w:tcW w:w="961" w:type="dxa"/>
            <w:shd w:val="clear" w:color="auto" w:fill="auto"/>
          </w:tcPr>
          <w:p w14:paraId="06DA9D4A" w14:textId="77777777" w:rsidR="00B11855" w:rsidRPr="00621E63" w:rsidRDefault="003D003E" w:rsidP="001D3EF8">
            <w:pPr>
              <w:pStyle w:val="TableEntry"/>
            </w:pPr>
            <w:r w:rsidRPr="00621E63">
              <w:t>O</w:t>
            </w:r>
          </w:p>
        </w:tc>
        <w:tc>
          <w:tcPr>
            <w:tcW w:w="1467" w:type="dxa"/>
            <w:shd w:val="clear" w:color="auto" w:fill="auto"/>
          </w:tcPr>
          <w:p w14:paraId="0BD0CEDE" w14:textId="77777777" w:rsidR="00B11855" w:rsidRPr="00621E63" w:rsidRDefault="003D003E" w:rsidP="001D3EF8">
            <w:pPr>
              <w:pStyle w:val="TableEntry"/>
            </w:pPr>
            <w:r w:rsidRPr="00621E63">
              <w:t>[0..1]</w:t>
            </w:r>
          </w:p>
        </w:tc>
      </w:tr>
      <w:tr w:rsidR="00B11855" w:rsidRPr="00621E63" w14:paraId="03E7AA55" w14:textId="77777777" w:rsidTr="00DE39CA">
        <w:trPr>
          <w:cantSplit/>
          <w:jc w:val="center"/>
        </w:trPr>
        <w:tc>
          <w:tcPr>
            <w:tcW w:w="2335" w:type="dxa"/>
            <w:shd w:val="clear" w:color="auto" w:fill="auto"/>
          </w:tcPr>
          <w:p w14:paraId="6DF89AAA" w14:textId="77777777" w:rsidR="00B11855" w:rsidRPr="00621E63" w:rsidRDefault="003D003E" w:rsidP="001D3EF8">
            <w:pPr>
              <w:pStyle w:val="TableEntry"/>
            </w:pPr>
            <w:r w:rsidRPr="00621E63">
              <w:t>Alert_Evidentiary_Data</w:t>
            </w:r>
          </w:p>
        </w:tc>
        <w:tc>
          <w:tcPr>
            <w:tcW w:w="3326" w:type="dxa"/>
            <w:shd w:val="clear" w:color="auto" w:fill="auto"/>
          </w:tcPr>
          <w:p w14:paraId="7552703A" w14:textId="77777777" w:rsidR="00B11855" w:rsidRPr="00621E63" w:rsidRDefault="003D003E" w:rsidP="001D3EF8">
            <w:pPr>
              <w:pStyle w:val="TableEntry"/>
            </w:pPr>
            <w:r w:rsidRPr="00621E63">
              <w:t xml:space="preserve">Evidentiary data </w:t>
            </w:r>
            <w:r w:rsidR="00285EFB" w:rsidRPr="00621E63">
              <w:t xml:space="preserve">(WCM) </w:t>
            </w:r>
            <w:r w:rsidRPr="00621E63">
              <w:t xml:space="preserve">associated with alert </w:t>
            </w:r>
            <w:r w:rsidR="00285EFB" w:rsidRPr="00621E63">
              <w:t>content</w:t>
            </w:r>
          </w:p>
          <w:p w14:paraId="76A866AA" w14:textId="77777777" w:rsidR="00B11855" w:rsidRPr="00621E63" w:rsidRDefault="003D003E" w:rsidP="001D3EF8">
            <w:pPr>
              <w:pStyle w:val="TableEntry"/>
            </w:pPr>
            <w:r w:rsidRPr="00621E63">
              <w:t>See Appendix K for WCTP messaging information</w:t>
            </w:r>
          </w:p>
        </w:tc>
        <w:tc>
          <w:tcPr>
            <w:tcW w:w="961" w:type="dxa"/>
            <w:shd w:val="clear" w:color="auto" w:fill="auto"/>
          </w:tcPr>
          <w:p w14:paraId="357782DE" w14:textId="77777777" w:rsidR="00B11855" w:rsidRPr="00621E63" w:rsidRDefault="003D003E" w:rsidP="001D3EF8">
            <w:pPr>
              <w:pStyle w:val="TableEntry"/>
            </w:pPr>
            <w:r w:rsidRPr="00621E63">
              <w:t>O</w:t>
            </w:r>
          </w:p>
        </w:tc>
        <w:tc>
          <w:tcPr>
            <w:tcW w:w="1467" w:type="dxa"/>
            <w:shd w:val="clear" w:color="auto" w:fill="auto"/>
          </w:tcPr>
          <w:p w14:paraId="44E442E8" w14:textId="77777777" w:rsidR="00B11855" w:rsidRPr="00621E63" w:rsidRDefault="003D003E" w:rsidP="001D3EF8">
            <w:pPr>
              <w:pStyle w:val="TableEntry"/>
            </w:pPr>
            <w:r w:rsidRPr="00621E63">
              <w:t>[0..1]</w:t>
            </w:r>
          </w:p>
        </w:tc>
      </w:tr>
      <w:tr w:rsidR="00285EFB" w:rsidRPr="00621E63" w14:paraId="49D778CE" w14:textId="77777777" w:rsidTr="00DE39CA">
        <w:trPr>
          <w:cantSplit/>
          <w:jc w:val="center"/>
        </w:trPr>
        <w:tc>
          <w:tcPr>
            <w:tcW w:w="2335" w:type="dxa"/>
            <w:shd w:val="clear" w:color="auto" w:fill="auto"/>
          </w:tcPr>
          <w:p w14:paraId="697E2F81" w14:textId="77777777" w:rsidR="00285EFB" w:rsidRPr="00621E63" w:rsidRDefault="00285EFB" w:rsidP="001D3EF8">
            <w:pPr>
              <w:pStyle w:val="TableEntry"/>
            </w:pPr>
            <w:r w:rsidRPr="00621E63">
              <w:t>Alert_Graphical_Snippet</w:t>
            </w:r>
          </w:p>
        </w:tc>
        <w:tc>
          <w:tcPr>
            <w:tcW w:w="3326" w:type="dxa"/>
            <w:shd w:val="clear" w:color="auto" w:fill="auto"/>
          </w:tcPr>
          <w:p w14:paraId="28F163A6" w14:textId="77777777" w:rsidR="00285EFB" w:rsidRPr="00621E63" w:rsidRDefault="00285EFB" w:rsidP="001D3EF8">
            <w:pPr>
              <w:pStyle w:val="TableEntry"/>
            </w:pPr>
            <w:r w:rsidRPr="00621E63">
              <w:t>Graphical snippet associated with Alert (WCM) content</w:t>
            </w:r>
          </w:p>
          <w:p w14:paraId="4F888D7A" w14:textId="77777777" w:rsidR="00285EFB" w:rsidRPr="00621E63" w:rsidRDefault="00285EFB" w:rsidP="001D3EF8">
            <w:pPr>
              <w:pStyle w:val="TableEntry"/>
            </w:pPr>
            <w:r w:rsidRPr="00621E63">
              <w:t>See Appendix K for WCTP messaging information</w:t>
            </w:r>
          </w:p>
        </w:tc>
        <w:tc>
          <w:tcPr>
            <w:tcW w:w="961" w:type="dxa"/>
            <w:shd w:val="clear" w:color="auto" w:fill="auto"/>
          </w:tcPr>
          <w:p w14:paraId="44A867AC" w14:textId="77777777" w:rsidR="00285EFB" w:rsidRPr="00621E63" w:rsidRDefault="00285EFB" w:rsidP="001D3EF8">
            <w:pPr>
              <w:pStyle w:val="TableEntry"/>
            </w:pPr>
            <w:r w:rsidRPr="00621E63">
              <w:t>O</w:t>
            </w:r>
          </w:p>
        </w:tc>
        <w:tc>
          <w:tcPr>
            <w:tcW w:w="1467" w:type="dxa"/>
            <w:shd w:val="clear" w:color="auto" w:fill="auto"/>
          </w:tcPr>
          <w:p w14:paraId="0B9E0FF9" w14:textId="77777777" w:rsidR="00285EFB" w:rsidRPr="00621E63" w:rsidRDefault="00285EFB" w:rsidP="001D3EF8">
            <w:pPr>
              <w:pStyle w:val="TableEntry"/>
            </w:pPr>
            <w:r w:rsidRPr="00621E63">
              <w:t>[0..n]</w:t>
            </w:r>
          </w:p>
        </w:tc>
      </w:tr>
      <w:tr w:rsidR="009640BC" w:rsidRPr="00621E63" w14:paraId="6D373114" w14:textId="77777777" w:rsidTr="00DE39CA">
        <w:trPr>
          <w:cantSplit/>
          <w:jc w:val="center"/>
        </w:trPr>
        <w:tc>
          <w:tcPr>
            <w:tcW w:w="2335" w:type="dxa"/>
            <w:shd w:val="clear" w:color="auto" w:fill="auto"/>
          </w:tcPr>
          <w:p w14:paraId="0F750770" w14:textId="309114B4" w:rsidR="009640BC" w:rsidRPr="00621E63" w:rsidRDefault="009640BC" w:rsidP="001D3EF8">
            <w:pPr>
              <w:pStyle w:val="TableEntry"/>
            </w:pPr>
            <w:r w:rsidRPr="00621E63">
              <w:t>Alert_Information</w:t>
            </w:r>
          </w:p>
        </w:tc>
        <w:tc>
          <w:tcPr>
            <w:tcW w:w="3326" w:type="dxa"/>
            <w:shd w:val="clear" w:color="auto" w:fill="auto"/>
          </w:tcPr>
          <w:p w14:paraId="17AB139B" w14:textId="2EC5FF69" w:rsidR="009640BC" w:rsidRPr="00621E63" w:rsidRDefault="009640BC" w:rsidP="001D3EF8">
            <w:pPr>
              <w:pStyle w:val="TableEntry"/>
            </w:pPr>
            <w:r w:rsidRPr="00621E63">
              <w:t>Information associated with alert content, See Appendix K for WCTP messaging information</w:t>
            </w:r>
          </w:p>
        </w:tc>
        <w:tc>
          <w:tcPr>
            <w:tcW w:w="961" w:type="dxa"/>
            <w:shd w:val="clear" w:color="auto" w:fill="auto"/>
          </w:tcPr>
          <w:p w14:paraId="191BD277" w14:textId="48D3F8F5" w:rsidR="009640BC" w:rsidRPr="00621E63" w:rsidRDefault="009640BC" w:rsidP="001D3EF8">
            <w:pPr>
              <w:pStyle w:val="TableEntry"/>
            </w:pPr>
            <w:r w:rsidRPr="00621E63">
              <w:t>O</w:t>
            </w:r>
          </w:p>
        </w:tc>
        <w:tc>
          <w:tcPr>
            <w:tcW w:w="1467" w:type="dxa"/>
            <w:shd w:val="clear" w:color="auto" w:fill="auto"/>
          </w:tcPr>
          <w:p w14:paraId="5B65D8B3" w14:textId="0702B85B" w:rsidR="009640BC" w:rsidRPr="00621E63" w:rsidRDefault="009640BC" w:rsidP="001D3EF8">
            <w:pPr>
              <w:pStyle w:val="TableEntry"/>
            </w:pPr>
            <w:r w:rsidRPr="00621E63">
              <w:t>[0..1]</w:t>
            </w:r>
          </w:p>
        </w:tc>
      </w:tr>
    </w:tbl>
    <w:p w14:paraId="3B393182" w14:textId="77777777" w:rsidR="00044885" w:rsidRPr="00621E63" w:rsidRDefault="00044885" w:rsidP="0034511D">
      <w:pPr>
        <w:pStyle w:val="BodyText"/>
      </w:pPr>
      <w:bookmarkStart w:id="1919" w:name="_Toc401769814"/>
    </w:p>
    <w:p w14:paraId="6A425D43" w14:textId="77777777" w:rsidR="00B11855" w:rsidRPr="00621E63" w:rsidRDefault="003D003E" w:rsidP="00123C7B">
      <w:pPr>
        <w:pStyle w:val="Heading5"/>
        <w:rPr>
          <w:noProof w:val="0"/>
        </w:rPr>
      </w:pPr>
      <w:bookmarkStart w:id="1920" w:name="_Toc24650458"/>
      <w:r w:rsidRPr="00621E63">
        <w:rPr>
          <w:noProof w:val="0"/>
        </w:rPr>
        <w:t>Expected Actions</w:t>
      </w:r>
      <w:bookmarkEnd w:id="1919"/>
      <w:bookmarkEnd w:id="1920"/>
    </w:p>
    <w:p w14:paraId="0F00B8CC" w14:textId="0BA65970" w:rsidR="00B11855" w:rsidRPr="00621E63" w:rsidRDefault="00916BBE" w:rsidP="00113C9C">
      <w:pPr>
        <w:pStyle w:val="BodyText"/>
      </w:pPr>
      <w:r w:rsidRPr="00621E63">
        <w:t>Alert Communicator</w:t>
      </w:r>
      <w:r w:rsidR="003D003E" w:rsidRPr="00621E63">
        <w:t xml:space="preserve"> sends alert to endpoint. If the endpoint is a group then the </w:t>
      </w:r>
      <w:r w:rsidRPr="00621E63">
        <w:t>Alert Communicator</w:t>
      </w:r>
      <w:r w:rsidR="003D003E" w:rsidRPr="00621E63">
        <w:t xml:space="preserve"> is expected to send the alert notification to all members of the group.</w:t>
      </w:r>
    </w:p>
    <w:p w14:paraId="29BE1B57" w14:textId="77777777" w:rsidR="00B11855" w:rsidRPr="00621E63" w:rsidRDefault="003D003E" w:rsidP="00123C7B">
      <w:pPr>
        <w:pStyle w:val="Heading5"/>
        <w:rPr>
          <w:noProof w:val="0"/>
        </w:rPr>
      </w:pPr>
      <w:bookmarkStart w:id="1921" w:name="_Toc401769815"/>
      <w:bookmarkStart w:id="1922" w:name="_Toc24650459"/>
      <w:r w:rsidRPr="00621E63">
        <w:rPr>
          <w:noProof w:val="0"/>
        </w:rPr>
        <w:lastRenderedPageBreak/>
        <w:t>Security Considerations</w:t>
      </w:r>
      <w:bookmarkEnd w:id="1921"/>
      <w:bookmarkEnd w:id="1922"/>
    </w:p>
    <w:p w14:paraId="7D2B990A" w14:textId="77777777" w:rsidR="00B11855" w:rsidRPr="00621E63" w:rsidRDefault="003D003E" w:rsidP="00113C9C">
      <w:pPr>
        <w:pStyle w:val="BodyText"/>
      </w:pPr>
      <w:r w:rsidRPr="00621E63">
        <w:t xml:space="preserve">This profile while utilizing communication capabilities supportive of authentication, encryption, or auditing, does not impose specific requirements leaving these matters to site-specific policy or agreement. During the Profile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0C9B1CEE" w14:textId="0B5A2C60" w:rsidR="00B11855" w:rsidRPr="00621E63" w:rsidRDefault="003D003E" w:rsidP="00123C7B">
      <w:pPr>
        <w:pStyle w:val="Heading2"/>
        <w:rPr>
          <w:noProof w:val="0"/>
        </w:rPr>
      </w:pPr>
      <w:bookmarkStart w:id="1923" w:name="_Toc401769340"/>
      <w:bookmarkStart w:id="1924" w:name="_Toc401769816"/>
      <w:bookmarkStart w:id="1925" w:name="_Toc24650460"/>
      <w:r w:rsidRPr="00621E63">
        <w:rPr>
          <w:noProof w:val="0"/>
        </w:rPr>
        <w:t>Report Dissemination Alert Status</w:t>
      </w:r>
      <w:bookmarkEnd w:id="1923"/>
      <w:bookmarkEnd w:id="1924"/>
      <w:r w:rsidR="00BB3E0D" w:rsidRPr="00621E63">
        <w:rPr>
          <w:noProof w:val="0"/>
        </w:rPr>
        <w:t xml:space="preserve"> [PCD-07]</w:t>
      </w:r>
      <w:bookmarkEnd w:id="1925"/>
    </w:p>
    <w:p w14:paraId="35B19986" w14:textId="761CDCF8" w:rsidR="00B11855" w:rsidRPr="00621E63" w:rsidRDefault="003D003E" w:rsidP="00113C9C">
      <w:pPr>
        <w:pStyle w:val="BodyText"/>
      </w:pPr>
      <w:r w:rsidRPr="00621E63">
        <w:t xml:space="preserve">This section corresponds to </w:t>
      </w:r>
      <w:r w:rsidR="00901663" w:rsidRPr="00621E63">
        <w:t>t</w:t>
      </w:r>
      <w:r w:rsidRPr="00621E63">
        <w:t xml:space="preserve">ransaction </w:t>
      </w:r>
      <w:r w:rsidR="00901663" w:rsidRPr="00621E63">
        <w:t>[PCD-07]</w:t>
      </w:r>
      <w:r w:rsidRPr="00621E63">
        <w:t xml:space="preserve"> of the IHE Technical Framework. Transaction </w:t>
      </w:r>
      <w:r w:rsidR="00901663" w:rsidRPr="00621E63">
        <w:t>[PCD-07]</w:t>
      </w:r>
      <w:r w:rsidRPr="00621E63">
        <w:t xml:space="preserve"> is used by the Alert Communicator to signal dissemination status updates and replies to the Alert Manager (AM).</w:t>
      </w:r>
    </w:p>
    <w:p w14:paraId="795B72F5" w14:textId="77777777" w:rsidR="00B11855" w:rsidRPr="00621E63" w:rsidRDefault="003D003E" w:rsidP="000519C1">
      <w:pPr>
        <w:pStyle w:val="Heading3"/>
        <w:rPr>
          <w:noProof w:val="0"/>
        </w:rPr>
      </w:pPr>
      <w:bookmarkStart w:id="1926" w:name="_Toc401769341"/>
      <w:bookmarkStart w:id="1927" w:name="_Toc401769817"/>
      <w:bookmarkStart w:id="1928" w:name="_Toc24650461"/>
      <w:r w:rsidRPr="00621E63">
        <w:rPr>
          <w:noProof w:val="0"/>
        </w:rPr>
        <w:t>Scope</w:t>
      </w:r>
      <w:bookmarkEnd w:id="1926"/>
      <w:bookmarkEnd w:id="1927"/>
      <w:bookmarkEnd w:id="1928"/>
    </w:p>
    <w:p w14:paraId="44561392" w14:textId="198D5255" w:rsidR="00B11855" w:rsidRPr="00621E63" w:rsidRDefault="003D003E" w:rsidP="00113C9C">
      <w:pPr>
        <w:pStyle w:val="BodyText"/>
      </w:pPr>
      <w:r w:rsidRPr="00621E63">
        <w:t xml:space="preserve">This transaction is used by Alert Communicator to report one or more dissemination status updates and/or replies to the Alert Manager (AM). A single </w:t>
      </w:r>
      <w:r w:rsidR="00901663" w:rsidRPr="00621E63">
        <w:t>[PCD-06]</w:t>
      </w:r>
      <w:r w:rsidRPr="00621E63">
        <w:t xml:space="preserve"> transaction from the </w:t>
      </w:r>
      <w:r w:rsidR="009E2B46" w:rsidRPr="00621E63">
        <w:t>Alert Manager</w:t>
      </w:r>
      <w:r w:rsidRPr="00621E63">
        <w:t xml:space="preserve"> to the </w:t>
      </w:r>
      <w:r w:rsidR="00916BBE" w:rsidRPr="00621E63">
        <w:t>Alert Communicator</w:t>
      </w:r>
      <w:r w:rsidRPr="00621E63">
        <w:t xml:space="preserve"> can result in numerous </w:t>
      </w:r>
      <w:r w:rsidR="00901663" w:rsidRPr="00621E63">
        <w:t>[PCD-07]</w:t>
      </w:r>
      <w:r w:rsidRPr="00621E63">
        <w:t xml:space="preserve"> transactions from the </w:t>
      </w:r>
      <w:r w:rsidR="00916BBE" w:rsidRPr="00621E63">
        <w:t>Alert Communicator</w:t>
      </w:r>
      <w:r w:rsidRPr="00621E63">
        <w:t xml:space="preserve"> back to the </w:t>
      </w:r>
      <w:r w:rsidR="009E2B46" w:rsidRPr="00621E63">
        <w:t>Alert Manager</w:t>
      </w:r>
      <w:r w:rsidRPr="00621E63">
        <w:t>.</w:t>
      </w:r>
    </w:p>
    <w:p w14:paraId="02886653" w14:textId="77777777" w:rsidR="00573FF2" w:rsidRPr="00621E63" w:rsidRDefault="00573FF2" w:rsidP="00113C9C">
      <w:pPr>
        <w:pStyle w:val="BodyText"/>
      </w:pPr>
    </w:p>
    <w:p w14:paraId="5EC474BB" w14:textId="0F32D862" w:rsidR="00573FF2" w:rsidRPr="00621E63" w:rsidRDefault="00573FF2" w:rsidP="00113C9C">
      <w:pPr>
        <w:pStyle w:val="BodyText"/>
      </w:pPr>
      <w:r w:rsidRPr="00621E63">
        <mc:AlternateContent>
          <mc:Choice Requires="wpc">
            <w:drawing>
              <wp:inline distT="0" distB="0" distL="0" distR="0" wp14:anchorId="2CA3DF93" wp14:editId="63F9B981">
                <wp:extent cx="5943600" cy="2362200"/>
                <wp:effectExtent l="0" t="0" r="0" b="0"/>
                <wp:docPr id="56" name="C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9" name="Text Box 49"/>
                        <wps:cNvSpPr txBox="1"/>
                        <wps:spPr>
                          <a:xfrm>
                            <a:off x="933259" y="171450"/>
                            <a:ext cx="1447800" cy="637973"/>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B61124" w14:textId="6AB79113" w:rsidR="00D04981" w:rsidRDefault="00D04981" w:rsidP="00CF5627">
                              <w:pPr>
                                <w:jc w:val="center"/>
                              </w:pPr>
                              <w:r>
                                <w:t>Alert Communicator</w:t>
                              </w:r>
                            </w:p>
                            <w:p w14:paraId="16BC76EF" w14:textId="77DFD221" w:rsidR="00D04981" w:rsidRDefault="00D04981" w:rsidP="00CF5627">
                              <w:pPr>
                                <w:jc w:val="center"/>
                              </w:pPr>
                              <w:r>
                                <w:t>(AC)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33"/>
                        <wps:cNvSpPr txBox="1"/>
                        <wps:spPr>
                          <a:xfrm>
                            <a:off x="2961300" y="171407"/>
                            <a:ext cx="1447165" cy="656087"/>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359550" w14:textId="5899861C" w:rsidR="00D04981" w:rsidRPr="00CF5627" w:rsidRDefault="00D04981" w:rsidP="00CF5627">
                              <w:pPr>
                                <w:jc w:val="center"/>
                              </w:pPr>
                              <w:r w:rsidRPr="00CF5627">
                                <w:t xml:space="preserve">Alert </w:t>
                              </w:r>
                              <w:r>
                                <w:t>Manager</w:t>
                              </w:r>
                            </w:p>
                            <w:p w14:paraId="57ADFCFF" w14:textId="14BAC1F5" w:rsidR="00D04981" w:rsidRDefault="00D04981" w:rsidP="00CF5627">
                              <w:pPr>
                                <w:jc w:val="center"/>
                              </w:pPr>
                              <w:r w:rsidRPr="00CF5627">
                                <w:t>(A</w:t>
                              </w:r>
                              <w:r>
                                <w:t>M</w:t>
                              </w:r>
                              <w:r w:rsidRPr="00CF5627">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51" name="Group 51"/>
                        <wpg:cNvGrpSpPr/>
                        <wpg:grpSpPr>
                          <a:xfrm>
                            <a:off x="1495425" y="1227804"/>
                            <a:ext cx="2333625" cy="934371"/>
                            <a:chOff x="2009776" y="1571625"/>
                            <a:chExt cx="1504586" cy="819150"/>
                          </a:xfrm>
                        </wpg:grpSpPr>
                        <wps:wsp>
                          <wps:cNvPr id="52" name="Oval 52"/>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2295525" y="1704975"/>
                              <a:ext cx="942139"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7EDCCF" w14:textId="613A55E7" w:rsidR="00D04981" w:rsidRDefault="00D04981" w:rsidP="00CF5627">
                                <w:pPr>
                                  <w:jc w:val="center"/>
                                </w:pPr>
                                <w:r>
                                  <w:t>Report Dissemination Alert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4" name="Straight Connector 54"/>
                        <wps:cNvCnPr>
                          <a:stCxn id="49" idx="2"/>
                          <a:endCxn id="52" idx="1"/>
                        </wps:cNvCnPr>
                        <wps:spPr>
                          <a:xfrm>
                            <a:off x="1657159" y="809423"/>
                            <a:ext cx="180017" cy="55521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a:stCxn id="50" idx="2"/>
                          <a:endCxn id="52" idx="7"/>
                        </wps:cNvCnPr>
                        <wps:spPr>
                          <a:xfrm flipH="1">
                            <a:off x="3487299" y="827494"/>
                            <a:ext cx="197584" cy="5371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CA3DF93" id="Canvas 56" o:spid="_x0000_s1160" editas="canvas" style="width:468pt;height:186pt;mso-position-horizontal-relative:char;mso-position-vertical-relative:line" coordsize="59436,23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">
                <v:shape id="_x0000_s1161" type="#_x0000_t75" style="position:absolute;width:59436;height:23622;visibility:visible;mso-wrap-style:square">
                  <v:fill o:detectmouseclick="t"/>
                  <v:path o:connecttype="none"/>
                </v:shape>
                <v:shape id="Text Box 49" o:spid="_x0000_s1162" type="#_x0000_t202" style="position:absolute;left:9332;top:1714;width:14478;height:6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" filled="f" strokeweight="1.25pt">
                  <v:textbox>
                    <w:txbxContent>
                      <w:p w14:paraId="4FB61124" w14:textId="6AB79113" w:rsidR="00D04981" w:rsidRDefault="00D04981" w:rsidP="00CF5627">
                        <w:pPr>
                          <w:jc w:val="center"/>
                        </w:pPr>
                        <w:r>
                          <w:t>Alert Communicator</w:t>
                        </w:r>
                      </w:p>
                      <w:p w14:paraId="16BC76EF" w14:textId="77DFD221" w:rsidR="00D04981" w:rsidRDefault="00D04981" w:rsidP="00CF5627">
                        <w:pPr>
                          <w:jc w:val="center"/>
                        </w:pPr>
                        <w:r>
                          <w:t>(AC)</w:t>
                        </w:r>
                      </w:p>
                    </w:txbxContent>
                  </v:textbox>
                </v:shape>
                <v:shape id="Text Box 33" o:spid="_x0000_s1163" type="#_x0000_t202" style="position:absolute;left:29613;top:1714;width:14471;height:6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" filled="f" strokeweight="1.25pt">
                  <v:textbox>
                    <w:txbxContent>
                      <w:p w14:paraId="39359550" w14:textId="5899861C" w:rsidR="00D04981" w:rsidRPr="00CF5627" w:rsidRDefault="00D04981" w:rsidP="00CF5627">
                        <w:pPr>
                          <w:jc w:val="center"/>
                        </w:pPr>
                        <w:r w:rsidRPr="00CF5627">
                          <w:t xml:space="preserve">Alert </w:t>
                        </w:r>
                        <w:r>
                          <w:t>Manager</w:t>
                        </w:r>
                      </w:p>
                      <w:p w14:paraId="57ADFCFF" w14:textId="14BAC1F5" w:rsidR="00D04981" w:rsidRDefault="00D04981" w:rsidP="00CF5627">
                        <w:pPr>
                          <w:jc w:val="center"/>
                        </w:pPr>
                        <w:r w:rsidRPr="00CF5627">
                          <w:t>(A</w:t>
                        </w:r>
                        <w:r>
                          <w:t>M</w:t>
                        </w:r>
                        <w:r w:rsidRPr="00CF5627">
                          <w:t>)</w:t>
                        </w:r>
                      </w:p>
                    </w:txbxContent>
                  </v:textbox>
                </v:shape>
                <v:group id="Group 51" o:spid="_x0000_s1164" style="position:absolute;left:14954;top:12278;width:23336;height:9343" coordorigin="20097,15716" coordsize="1504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oval id="Oval 52" o:spid="_x0000_s1165" style="position:absolute;left:20097;top:15716;width:15046;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" filled="f" strokecolor="black [3213]" strokeweight="1.25pt">
                    <v:stroke joinstyle="miter"/>
                  </v:oval>
                  <v:shape id="Text Box 53" o:spid="_x0000_s1166" type="#_x0000_t202" style="position:absolute;left:22955;top:17049;width:9421;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" fillcolor="white [3201]" stroked="f" strokeweight=".5pt">
                    <v:textbox>
                      <w:txbxContent>
                        <w:p w14:paraId="607EDCCF" w14:textId="613A55E7" w:rsidR="00D04981" w:rsidRDefault="00D04981" w:rsidP="00CF5627">
                          <w:pPr>
                            <w:jc w:val="center"/>
                          </w:pPr>
                          <w:r>
                            <w:t>Report Dissemination Alert Status</w:t>
                          </w:r>
                        </w:p>
                      </w:txbxContent>
                    </v:textbox>
                  </v:shape>
                </v:group>
                <v:line id="Straight Connector 54" o:spid="_x0000_s1167" style="position:absolute;visibility:visible;mso-wrap-style:square" from="16571,8094" to="18371,13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" strokecolor="black [3213]" strokeweight=".5pt">
                  <v:stroke joinstyle="miter"/>
                </v:line>
                <v:line id="Straight Connector 55" o:spid="_x0000_s1168" style="position:absolute;flip:x;visibility:visible;mso-wrap-style:square" from="34872,8274" to="36848,13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" strokecolor="black [3213]" strokeweight=".5pt">
                  <v:stroke joinstyle="miter"/>
                </v:line>
                <w10:anchorlock/>
              </v:group>
            </w:pict>
          </mc:Fallback>
        </mc:AlternateContent>
      </w:r>
    </w:p>
    <w:p w14:paraId="0E4BECB2" w14:textId="77777777" w:rsidR="00573FF2" w:rsidRPr="00621E63" w:rsidRDefault="00573FF2" w:rsidP="00113C9C">
      <w:pPr>
        <w:pStyle w:val="BodyText"/>
      </w:pPr>
    </w:p>
    <w:p w14:paraId="3539978A" w14:textId="77777777" w:rsidR="00B11855" w:rsidRPr="00621E63" w:rsidRDefault="003D003E" w:rsidP="009624F6">
      <w:pPr>
        <w:pStyle w:val="Heading3"/>
        <w:rPr>
          <w:noProof w:val="0"/>
        </w:rPr>
      </w:pPr>
      <w:bookmarkStart w:id="1929" w:name="_Toc401769342"/>
      <w:bookmarkStart w:id="1930" w:name="_Toc401769818"/>
      <w:bookmarkStart w:id="1931" w:name="_Toc24650462"/>
      <w:r w:rsidRPr="00621E63">
        <w:rPr>
          <w:noProof w:val="0"/>
        </w:rPr>
        <w:t>Use Case Roles</w:t>
      </w:r>
      <w:bookmarkEnd w:id="1929"/>
      <w:bookmarkEnd w:id="1930"/>
      <w:bookmarkEnd w:id="1931"/>
    </w:p>
    <w:p w14:paraId="7D775841" w14:textId="6BCD0A78" w:rsidR="005D79DE" w:rsidRPr="00621E63" w:rsidRDefault="005D79DE" w:rsidP="009624F6">
      <w:pPr>
        <w:pStyle w:val="BodyText"/>
        <w:keepN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3"/>
        <w:gridCol w:w="8087"/>
      </w:tblGrid>
      <w:tr w:rsidR="005D79DE" w:rsidRPr="00621E63" w14:paraId="7671C556" w14:textId="77777777" w:rsidTr="008C3E59">
        <w:tc>
          <w:tcPr>
            <w:tcW w:w="1278" w:type="dxa"/>
            <w:shd w:val="clear" w:color="auto" w:fill="auto"/>
          </w:tcPr>
          <w:p w14:paraId="6681AE9F" w14:textId="77777777" w:rsidR="005D79DE" w:rsidRPr="00D93F40" w:rsidRDefault="005D79DE" w:rsidP="00D93F40">
            <w:pPr>
              <w:pStyle w:val="BodyText"/>
              <w:rPr>
                <w:b/>
                <w:bCs/>
                <w:rPrChange w:id="1932" w:author="Mary Jungers" w:date="2019-11-14T18:53:00Z">
                  <w:rPr/>
                </w:rPrChange>
              </w:rPr>
              <w:pPrChange w:id="1933" w:author="Mary Jungers" w:date="2019-11-14T18:53:00Z">
                <w:pPr>
                  <w:pStyle w:val="UnnumberedHeadingIndent"/>
                </w:pPr>
              </w:pPrChange>
            </w:pPr>
            <w:r w:rsidRPr="00D93F40">
              <w:rPr>
                <w:b/>
                <w:bCs/>
                <w:rPrChange w:id="1934" w:author="Mary Jungers" w:date="2019-11-14T18:53:00Z">
                  <w:rPr/>
                </w:rPrChange>
              </w:rPr>
              <w:t>Actor</w:t>
            </w:r>
          </w:p>
        </w:tc>
        <w:tc>
          <w:tcPr>
            <w:tcW w:w="8298" w:type="dxa"/>
            <w:shd w:val="clear" w:color="auto" w:fill="auto"/>
          </w:tcPr>
          <w:p w14:paraId="1814F117" w14:textId="77777777" w:rsidR="005D79DE" w:rsidRPr="00621E63" w:rsidRDefault="005D79DE" w:rsidP="008C3E59">
            <w:pPr>
              <w:pStyle w:val="BodyText"/>
              <w:keepNext/>
            </w:pPr>
            <w:r w:rsidRPr="00621E63">
              <w:t>Alert Communicator (AC)</w:t>
            </w:r>
          </w:p>
        </w:tc>
      </w:tr>
      <w:tr w:rsidR="005D79DE" w:rsidRPr="00621E63" w14:paraId="0A4F63B8" w14:textId="77777777" w:rsidTr="008C3E59">
        <w:tc>
          <w:tcPr>
            <w:tcW w:w="1278" w:type="dxa"/>
            <w:shd w:val="clear" w:color="auto" w:fill="auto"/>
          </w:tcPr>
          <w:p w14:paraId="05AC671C" w14:textId="77777777" w:rsidR="005D79DE" w:rsidRPr="00D93F40" w:rsidRDefault="005D79DE" w:rsidP="00D93F40">
            <w:pPr>
              <w:pStyle w:val="BodyText"/>
              <w:rPr>
                <w:b/>
                <w:bCs/>
                <w:rPrChange w:id="1935" w:author="Mary Jungers" w:date="2019-11-14T18:53:00Z">
                  <w:rPr/>
                </w:rPrChange>
              </w:rPr>
              <w:pPrChange w:id="1936" w:author="Mary Jungers" w:date="2019-11-14T18:53:00Z">
                <w:pPr>
                  <w:pStyle w:val="UnnumberedHeadingIndent"/>
                </w:pPr>
              </w:pPrChange>
            </w:pPr>
            <w:r w:rsidRPr="00D93F40">
              <w:rPr>
                <w:b/>
                <w:bCs/>
                <w:rPrChange w:id="1937" w:author="Mary Jungers" w:date="2019-11-14T18:53:00Z">
                  <w:rPr/>
                </w:rPrChange>
              </w:rPr>
              <w:t>Role</w:t>
            </w:r>
          </w:p>
        </w:tc>
        <w:tc>
          <w:tcPr>
            <w:tcW w:w="8298" w:type="dxa"/>
            <w:shd w:val="clear" w:color="auto" w:fill="auto"/>
          </w:tcPr>
          <w:p w14:paraId="41FC622E" w14:textId="77777777" w:rsidR="005D79DE" w:rsidRPr="00621E63" w:rsidRDefault="005D79DE" w:rsidP="008C3E59">
            <w:pPr>
              <w:pStyle w:val="BodyText"/>
              <w:keepNext/>
            </w:pPr>
            <w:r w:rsidRPr="00621E63">
              <w:t>Sends Dissemination Status to the Alert Manager (AM)</w:t>
            </w:r>
          </w:p>
        </w:tc>
      </w:tr>
      <w:tr w:rsidR="005D79DE" w:rsidRPr="00621E63" w14:paraId="0A89CC92" w14:textId="77777777" w:rsidTr="008C3E59">
        <w:tc>
          <w:tcPr>
            <w:tcW w:w="1278" w:type="dxa"/>
            <w:shd w:val="clear" w:color="auto" w:fill="auto"/>
          </w:tcPr>
          <w:p w14:paraId="22B137A1" w14:textId="77777777" w:rsidR="005D79DE" w:rsidRPr="00D93F40" w:rsidRDefault="005D79DE" w:rsidP="00D93F40">
            <w:pPr>
              <w:pStyle w:val="BodyText"/>
              <w:rPr>
                <w:b/>
                <w:bCs/>
                <w:rPrChange w:id="1938" w:author="Mary Jungers" w:date="2019-11-14T18:53:00Z">
                  <w:rPr/>
                </w:rPrChange>
              </w:rPr>
              <w:pPrChange w:id="1939" w:author="Mary Jungers" w:date="2019-11-14T18:53:00Z">
                <w:pPr>
                  <w:pStyle w:val="UnnumberedHeadingIndent"/>
                </w:pPr>
              </w:pPrChange>
            </w:pPr>
            <w:r w:rsidRPr="00D93F40">
              <w:rPr>
                <w:b/>
                <w:bCs/>
                <w:rPrChange w:id="1940" w:author="Mary Jungers" w:date="2019-11-14T18:53:00Z">
                  <w:rPr/>
                </w:rPrChange>
              </w:rPr>
              <w:lastRenderedPageBreak/>
              <w:t>Actor</w:t>
            </w:r>
          </w:p>
        </w:tc>
        <w:tc>
          <w:tcPr>
            <w:tcW w:w="8298" w:type="dxa"/>
            <w:shd w:val="clear" w:color="auto" w:fill="auto"/>
          </w:tcPr>
          <w:p w14:paraId="03AFCE4B" w14:textId="77777777" w:rsidR="005D79DE" w:rsidRPr="00621E63" w:rsidRDefault="005D79DE" w:rsidP="008C3E59">
            <w:pPr>
              <w:pStyle w:val="BodyText"/>
              <w:keepNext/>
            </w:pPr>
            <w:r w:rsidRPr="00621E63">
              <w:t>Alert Manager (AM)</w:t>
            </w:r>
          </w:p>
        </w:tc>
      </w:tr>
      <w:tr w:rsidR="005D79DE" w:rsidRPr="00621E63" w14:paraId="25DA1508" w14:textId="77777777" w:rsidTr="008C3E59">
        <w:tc>
          <w:tcPr>
            <w:tcW w:w="1278" w:type="dxa"/>
            <w:shd w:val="clear" w:color="auto" w:fill="auto"/>
          </w:tcPr>
          <w:p w14:paraId="6379AECA" w14:textId="77777777" w:rsidR="005D79DE" w:rsidRPr="00D93F40" w:rsidRDefault="005D79DE" w:rsidP="00D93F40">
            <w:pPr>
              <w:pStyle w:val="BodyText"/>
              <w:rPr>
                <w:b/>
                <w:bCs/>
                <w:rPrChange w:id="1941" w:author="Mary Jungers" w:date="2019-11-14T18:53:00Z">
                  <w:rPr/>
                </w:rPrChange>
              </w:rPr>
              <w:pPrChange w:id="1942" w:author="Mary Jungers" w:date="2019-11-14T18:53:00Z">
                <w:pPr>
                  <w:pStyle w:val="UnnumberedHeadingIndent"/>
                </w:pPr>
              </w:pPrChange>
            </w:pPr>
            <w:r w:rsidRPr="00D93F40">
              <w:rPr>
                <w:b/>
                <w:bCs/>
                <w:rPrChange w:id="1943" w:author="Mary Jungers" w:date="2019-11-14T18:53:00Z">
                  <w:rPr/>
                </w:rPrChange>
              </w:rPr>
              <w:t>Role</w:t>
            </w:r>
          </w:p>
        </w:tc>
        <w:tc>
          <w:tcPr>
            <w:tcW w:w="8298" w:type="dxa"/>
            <w:shd w:val="clear" w:color="auto" w:fill="auto"/>
          </w:tcPr>
          <w:p w14:paraId="4E336C99" w14:textId="77777777" w:rsidR="005D79DE" w:rsidRPr="00621E63" w:rsidRDefault="005D79DE" w:rsidP="008C3E59">
            <w:pPr>
              <w:pStyle w:val="BodyText"/>
              <w:keepNext/>
            </w:pPr>
            <w:r w:rsidRPr="00621E63">
              <w:t>Receives Dissemination Status from the Alert Communicator (AC)</w:t>
            </w:r>
          </w:p>
        </w:tc>
      </w:tr>
    </w:tbl>
    <w:p w14:paraId="34A17E78" w14:textId="77777777" w:rsidR="00573FF2" w:rsidRPr="00621E63" w:rsidRDefault="00573FF2" w:rsidP="00CF5627">
      <w:pPr>
        <w:pStyle w:val="BodyText"/>
      </w:pPr>
      <w:bookmarkStart w:id="1944" w:name="_Toc431232238"/>
      <w:bookmarkStart w:id="1945" w:name="_Toc431237217"/>
      <w:bookmarkStart w:id="1946" w:name="_Toc431238383"/>
      <w:bookmarkStart w:id="1947" w:name="_Toc431288119"/>
      <w:bookmarkStart w:id="1948" w:name="_Toc432168113"/>
      <w:bookmarkStart w:id="1949" w:name="_Toc432421234"/>
      <w:bookmarkStart w:id="1950" w:name="_Toc432514910"/>
      <w:bookmarkStart w:id="1951" w:name="_Toc432516185"/>
      <w:bookmarkStart w:id="1952" w:name="_Toc401769343"/>
      <w:bookmarkStart w:id="1953" w:name="_Toc401769819"/>
      <w:bookmarkEnd w:id="1944"/>
      <w:bookmarkEnd w:id="1945"/>
      <w:bookmarkEnd w:id="1946"/>
      <w:bookmarkEnd w:id="1947"/>
      <w:bookmarkEnd w:id="1948"/>
      <w:bookmarkEnd w:id="1949"/>
      <w:bookmarkEnd w:id="1950"/>
      <w:bookmarkEnd w:id="1951"/>
    </w:p>
    <w:p w14:paraId="3A659984" w14:textId="77777777" w:rsidR="00B11855" w:rsidRPr="00621E63" w:rsidRDefault="003D003E" w:rsidP="000519C1">
      <w:pPr>
        <w:pStyle w:val="Heading3"/>
        <w:rPr>
          <w:noProof w:val="0"/>
        </w:rPr>
      </w:pPr>
      <w:bookmarkStart w:id="1954" w:name="_Toc24650463"/>
      <w:r w:rsidRPr="00621E63">
        <w:rPr>
          <w:noProof w:val="0"/>
        </w:rPr>
        <w:t>Referenced Standards</w:t>
      </w:r>
      <w:bookmarkEnd w:id="1952"/>
      <w:bookmarkEnd w:id="1953"/>
      <w:bookmarkEnd w:id="1954"/>
    </w:p>
    <w:p w14:paraId="66BF2CF9" w14:textId="77777777" w:rsidR="00B11855" w:rsidRPr="00621E63" w:rsidRDefault="003D003E" w:rsidP="00113C9C">
      <w:pPr>
        <w:pStyle w:val="BodyText"/>
      </w:pPr>
      <w:r w:rsidRPr="00621E63">
        <w:t>WCTP version 1.3 update 1</w:t>
      </w:r>
    </w:p>
    <w:p w14:paraId="4F2D4C5C" w14:textId="77777777" w:rsidR="00B11855" w:rsidRPr="00621E63" w:rsidRDefault="003D003E" w:rsidP="00113C9C">
      <w:pPr>
        <w:pStyle w:val="BodyText"/>
      </w:pPr>
      <w:r w:rsidRPr="00621E63">
        <w:t>ISO/IEEE 11073-10201 Domain Information Model</w:t>
      </w:r>
    </w:p>
    <w:p w14:paraId="17D74196" w14:textId="77777777" w:rsidR="00B11855" w:rsidRPr="00621E63" w:rsidRDefault="003D003E" w:rsidP="00113C9C">
      <w:pPr>
        <w:pStyle w:val="BodyText"/>
      </w:pPr>
      <w:r w:rsidRPr="00621E63">
        <w:t>ISO/IEEE 11073-10101 Nomenclature</w:t>
      </w:r>
    </w:p>
    <w:p w14:paraId="3EE5F6D7" w14:textId="1946CFD5" w:rsidR="00D72462" w:rsidRPr="00621E63" w:rsidRDefault="00D72462" w:rsidP="00113C9C">
      <w:pPr>
        <w:pStyle w:val="BodyText"/>
      </w:pPr>
      <w:r w:rsidRPr="00621E63">
        <w:t>IEC 60601-1-8 Medical electrical equipment -- Part 1-8: General requirements for basic safety and essential performance -- Collateral standard: General requirements, tests and guidance for alarm systems in medical electrical equipment and medical electrical systems</w:t>
      </w:r>
    </w:p>
    <w:p w14:paraId="37FBDB01" w14:textId="4E325E53" w:rsidR="00B11855" w:rsidRPr="00621E63" w:rsidRDefault="003D003E" w:rsidP="00113C9C">
      <w:pPr>
        <w:pStyle w:val="BodyText"/>
      </w:pPr>
      <w:r w:rsidRPr="00621E63">
        <w:t xml:space="preserve">The communication protocol is WCTP, the same as for the Disseminate Alert [PCD-06] transaction. See Appendix K, Message Transport Using WCTP (ACM Transactions </w:t>
      </w:r>
      <w:r w:rsidR="00901663" w:rsidRPr="00621E63">
        <w:t>[PCD-06]</w:t>
      </w:r>
      <w:r w:rsidRPr="00621E63">
        <w:t xml:space="preserve"> and </w:t>
      </w:r>
      <w:r w:rsidR="00901663" w:rsidRPr="00621E63">
        <w:t>[PCD-07]</w:t>
      </w:r>
      <w:r w:rsidRPr="00621E63">
        <w:t>) for details.</w:t>
      </w:r>
    </w:p>
    <w:p w14:paraId="540D8217" w14:textId="61B5AA7E" w:rsidR="00B11855" w:rsidRPr="00621E63" w:rsidRDefault="003D003E" w:rsidP="00DE39CA">
      <w:pPr>
        <w:pStyle w:val="Heading3"/>
        <w:rPr>
          <w:noProof w:val="0"/>
        </w:rPr>
      </w:pPr>
      <w:bookmarkStart w:id="1955" w:name="_Toc401769344"/>
      <w:bookmarkStart w:id="1956" w:name="_Toc401769820"/>
      <w:del w:id="1957" w:author="Mary Jungers" w:date="2019-11-14T10:21:00Z">
        <w:r w:rsidRPr="00621E63" w:rsidDel="005B0C7C">
          <w:rPr>
            <w:noProof w:val="0"/>
          </w:rPr>
          <w:delText>Interaction Diagrams</w:delText>
        </w:r>
      </w:del>
      <w:bookmarkStart w:id="1958" w:name="_Toc24650464"/>
      <w:bookmarkEnd w:id="1955"/>
      <w:bookmarkEnd w:id="1956"/>
      <w:ins w:id="1959" w:author="Mary Jungers" w:date="2019-11-14T10:21:00Z">
        <w:r w:rsidR="005B0C7C">
          <w:rPr>
            <w:noProof w:val="0"/>
          </w:rPr>
          <w:t>Messages</w:t>
        </w:r>
      </w:ins>
      <w:bookmarkEnd w:id="1958"/>
    </w:p>
    <w:p w14:paraId="25448632" w14:textId="269CB03F" w:rsidR="00B11855" w:rsidRPr="00621E63" w:rsidRDefault="00916BBE" w:rsidP="000519C1">
      <w:pPr>
        <w:pStyle w:val="Heading4"/>
        <w:rPr>
          <w:noProof w:val="0"/>
        </w:rPr>
      </w:pPr>
      <w:bookmarkStart w:id="1960" w:name="_Toc401769821"/>
      <w:bookmarkStart w:id="1961" w:name="_Toc24650465"/>
      <w:r w:rsidRPr="00621E63">
        <w:rPr>
          <w:noProof w:val="0"/>
        </w:rPr>
        <w:t>Alert Communicator</w:t>
      </w:r>
      <w:r w:rsidR="003D003E" w:rsidRPr="00621E63">
        <w:rPr>
          <w:noProof w:val="0"/>
        </w:rPr>
        <w:t xml:space="preserve"> status updates to </w:t>
      </w:r>
      <w:bookmarkEnd w:id="1960"/>
      <w:r w:rsidR="009E2B46" w:rsidRPr="00621E63">
        <w:rPr>
          <w:noProof w:val="0"/>
        </w:rPr>
        <w:t>Alert Manager</w:t>
      </w:r>
      <w:bookmarkEnd w:id="1961"/>
    </w:p>
    <w:p w14:paraId="50DCFDD6" w14:textId="4AA83D0E" w:rsidR="00B11855" w:rsidRPr="00621E63" w:rsidRDefault="003D003E" w:rsidP="00113C9C">
      <w:pPr>
        <w:pStyle w:val="BodyText"/>
      </w:pPr>
      <w:r w:rsidRPr="00621E63">
        <w:t xml:space="preserve">The </w:t>
      </w:r>
      <w:r w:rsidR="00916BBE" w:rsidRPr="00621E63">
        <w:t>Alert Communicator</w:t>
      </w:r>
      <w:r w:rsidRPr="00621E63">
        <w:t xml:space="preserve"> sends Dissemination Status to the </w:t>
      </w:r>
      <w:r w:rsidR="009E2B46" w:rsidRPr="00621E63">
        <w:t>Alert Manager</w:t>
      </w:r>
      <w:r w:rsidRPr="00621E63">
        <w:t>. The protocol utilized is WCTP.</w:t>
      </w:r>
    </w:p>
    <w:p w14:paraId="4902D422" w14:textId="77777777" w:rsidR="00B11855" w:rsidRPr="00621E63" w:rsidRDefault="003D003E" w:rsidP="000519C1">
      <w:pPr>
        <w:pStyle w:val="Heading4"/>
        <w:rPr>
          <w:noProof w:val="0"/>
        </w:rPr>
      </w:pPr>
      <w:bookmarkStart w:id="1962" w:name="_Toc401769822"/>
      <w:bookmarkStart w:id="1963" w:name="_Toc24650466"/>
      <w:r w:rsidRPr="00621E63">
        <w:rPr>
          <w:noProof w:val="0"/>
        </w:rPr>
        <w:t>Trigger Events</w:t>
      </w:r>
      <w:bookmarkEnd w:id="1962"/>
      <w:bookmarkEnd w:id="1963"/>
    </w:p>
    <w:p w14:paraId="0C90EA95" w14:textId="7DC7E379" w:rsidR="00B11855" w:rsidRPr="00621E63" w:rsidRDefault="003D003E" w:rsidP="00113C9C">
      <w:pPr>
        <w:pStyle w:val="BodyText"/>
      </w:pPr>
      <w:r w:rsidRPr="00621E63">
        <w:t xml:space="preserve">The </w:t>
      </w:r>
      <w:r w:rsidR="00916BBE" w:rsidRPr="00621E63">
        <w:t>Alert Communicator</w:t>
      </w:r>
      <w:r w:rsidRPr="00621E63">
        <w:t xml:space="preserve"> has determined a dissemination status update needs to be sent to the </w:t>
      </w:r>
      <w:r w:rsidR="009E2B46" w:rsidRPr="00621E63">
        <w:t>Alert Manager</w:t>
      </w:r>
      <w:r w:rsidRPr="00621E63">
        <w:t>.</w:t>
      </w:r>
    </w:p>
    <w:p w14:paraId="2E83FB85" w14:textId="45781155" w:rsidR="00B11855" w:rsidRPr="00621E63" w:rsidRDefault="003D003E" w:rsidP="00113C9C">
      <w:pPr>
        <w:pStyle w:val="BodyText"/>
      </w:pPr>
      <w:r w:rsidRPr="00621E63">
        <w:t xml:space="preserve">The following table lists the results of the dissemination from the </w:t>
      </w:r>
      <w:r w:rsidR="00916BBE" w:rsidRPr="00621E63">
        <w:t>Alert Communicator</w:t>
      </w:r>
      <w:r w:rsidRPr="00621E63">
        <w:t xml:space="preserve"> back to the </w:t>
      </w:r>
      <w:r w:rsidR="009E2B46" w:rsidRPr="00621E63">
        <w:t>Alert Manager</w:t>
      </w:r>
      <w:r w:rsidRPr="00621E63">
        <w:t>. The required Communication Status Enumerations are indicated.</w:t>
      </w:r>
    </w:p>
    <w:p w14:paraId="0C86C322" w14:textId="77777777" w:rsidR="00B11855" w:rsidRPr="00621E63" w:rsidRDefault="003D003E" w:rsidP="00CF5627">
      <w:pPr>
        <w:pStyle w:val="TableTitle"/>
      </w:pPr>
      <w:r w:rsidRPr="00621E63">
        <w:t>Table 3.7.4.</w:t>
      </w:r>
      <w:r w:rsidR="00E86B15" w:rsidRPr="00621E63">
        <w:t>2</w:t>
      </w:r>
      <w:r w:rsidRPr="00621E63">
        <w:t>-1: Status Enumerations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9"/>
        <w:gridCol w:w="5699"/>
      </w:tblGrid>
      <w:tr w:rsidR="00B11855" w:rsidRPr="00621E63" w14:paraId="1BE78B18" w14:textId="77777777" w:rsidTr="00DE39CA">
        <w:trPr>
          <w:cantSplit/>
          <w:tblHeader/>
          <w:jc w:val="center"/>
        </w:trPr>
        <w:tc>
          <w:tcPr>
            <w:tcW w:w="1019" w:type="dxa"/>
            <w:shd w:val="clear" w:color="auto" w:fill="D9D9D9"/>
          </w:tcPr>
          <w:p w14:paraId="28F89D82" w14:textId="77777777" w:rsidR="00B11855" w:rsidRPr="00621E63" w:rsidRDefault="003D003E" w:rsidP="00C40FD5">
            <w:pPr>
              <w:pStyle w:val="TableEntryHeader"/>
            </w:pPr>
            <w:r w:rsidRPr="00621E63">
              <w:t>Usage</w:t>
            </w:r>
          </w:p>
        </w:tc>
        <w:tc>
          <w:tcPr>
            <w:tcW w:w="5699" w:type="dxa"/>
            <w:shd w:val="clear" w:color="auto" w:fill="D9D9D9"/>
          </w:tcPr>
          <w:p w14:paraId="64BF59DE" w14:textId="77777777" w:rsidR="00B11855" w:rsidRPr="00621E63" w:rsidRDefault="003D003E" w:rsidP="00C40FD5">
            <w:pPr>
              <w:pStyle w:val="TableEntryHeader"/>
            </w:pPr>
            <w:r w:rsidRPr="00621E63">
              <w:t>Communication Status Enumeration</w:t>
            </w:r>
          </w:p>
        </w:tc>
      </w:tr>
      <w:tr w:rsidR="00B11855" w:rsidRPr="00621E63" w14:paraId="4ED9D4EA" w14:textId="77777777" w:rsidTr="006C0E8E">
        <w:trPr>
          <w:cantSplit/>
          <w:jc w:val="center"/>
        </w:trPr>
        <w:tc>
          <w:tcPr>
            <w:tcW w:w="1019" w:type="dxa"/>
            <w:shd w:val="clear" w:color="auto" w:fill="auto"/>
          </w:tcPr>
          <w:p w14:paraId="1CCFCB59" w14:textId="77777777" w:rsidR="00B11855" w:rsidRPr="00621E63" w:rsidRDefault="003D003E" w:rsidP="00C40FD5">
            <w:pPr>
              <w:pStyle w:val="TableEntry"/>
              <w:keepNext/>
            </w:pPr>
            <w:r w:rsidRPr="00621E63">
              <w:t>R</w:t>
            </w:r>
          </w:p>
        </w:tc>
        <w:tc>
          <w:tcPr>
            <w:tcW w:w="5699" w:type="dxa"/>
            <w:shd w:val="clear" w:color="auto" w:fill="auto"/>
          </w:tcPr>
          <w:p w14:paraId="6AB8CE93" w14:textId="77777777" w:rsidR="00B11855" w:rsidRPr="00621E63" w:rsidRDefault="003D003E" w:rsidP="00C40FD5">
            <w:pPr>
              <w:pStyle w:val="TableEntry"/>
              <w:keepNext/>
            </w:pPr>
            <w:r w:rsidRPr="00621E63">
              <w:t>Received by communications (accepted by WCTP gateway)</w:t>
            </w:r>
          </w:p>
        </w:tc>
      </w:tr>
      <w:tr w:rsidR="00B11855" w:rsidRPr="00621E63" w14:paraId="305A0070" w14:textId="77777777" w:rsidTr="006C0E8E">
        <w:trPr>
          <w:cantSplit/>
          <w:jc w:val="center"/>
        </w:trPr>
        <w:tc>
          <w:tcPr>
            <w:tcW w:w="1019" w:type="dxa"/>
            <w:shd w:val="clear" w:color="auto" w:fill="auto"/>
          </w:tcPr>
          <w:p w14:paraId="15C9E3FC" w14:textId="77777777" w:rsidR="00B11855" w:rsidRPr="00621E63" w:rsidRDefault="003D003E" w:rsidP="00C40FD5">
            <w:pPr>
              <w:pStyle w:val="TableEntry"/>
              <w:keepNext/>
            </w:pPr>
            <w:r w:rsidRPr="00621E63">
              <w:t>O</w:t>
            </w:r>
          </w:p>
        </w:tc>
        <w:tc>
          <w:tcPr>
            <w:tcW w:w="5699" w:type="dxa"/>
            <w:shd w:val="clear" w:color="auto" w:fill="auto"/>
          </w:tcPr>
          <w:p w14:paraId="7D3BFF41" w14:textId="77777777" w:rsidR="00B11855" w:rsidRPr="00621E63" w:rsidRDefault="003D003E" w:rsidP="00C40FD5">
            <w:pPr>
              <w:pStyle w:val="TableEntry"/>
              <w:keepNext/>
            </w:pPr>
            <w:r w:rsidRPr="00621E63">
              <w:t>Undeliverable to endpoint</w:t>
            </w:r>
          </w:p>
          <w:p w14:paraId="01BC501C" w14:textId="77777777" w:rsidR="00B11855" w:rsidRPr="00621E63" w:rsidRDefault="003D003E" w:rsidP="00C40FD5">
            <w:pPr>
              <w:pStyle w:val="TableEntry"/>
              <w:keepNext/>
            </w:pPr>
            <w:r w:rsidRPr="00621E63">
              <w:t>Optional in support of one-way devices, such as pagers.</w:t>
            </w:r>
          </w:p>
        </w:tc>
      </w:tr>
      <w:tr w:rsidR="00B11855" w:rsidRPr="00621E63" w14:paraId="5C45C6CA" w14:textId="77777777" w:rsidTr="006C0E8E">
        <w:trPr>
          <w:cantSplit/>
          <w:jc w:val="center"/>
        </w:trPr>
        <w:tc>
          <w:tcPr>
            <w:tcW w:w="1019" w:type="dxa"/>
            <w:shd w:val="clear" w:color="auto" w:fill="auto"/>
          </w:tcPr>
          <w:p w14:paraId="07CFA05C" w14:textId="77777777" w:rsidR="00B11855" w:rsidRPr="00621E63" w:rsidRDefault="003D003E" w:rsidP="00112DB3">
            <w:pPr>
              <w:pStyle w:val="TableEntry"/>
            </w:pPr>
            <w:r w:rsidRPr="00621E63">
              <w:t>O</w:t>
            </w:r>
          </w:p>
        </w:tc>
        <w:tc>
          <w:tcPr>
            <w:tcW w:w="5699" w:type="dxa"/>
            <w:shd w:val="clear" w:color="auto" w:fill="auto"/>
          </w:tcPr>
          <w:p w14:paraId="4347A178" w14:textId="77777777" w:rsidR="00B11855" w:rsidRPr="00621E63" w:rsidRDefault="003D003E" w:rsidP="00112DB3">
            <w:pPr>
              <w:pStyle w:val="TableEntry"/>
            </w:pPr>
            <w:r w:rsidRPr="00621E63">
              <w:t>Delivered to endpoint</w:t>
            </w:r>
          </w:p>
          <w:p w14:paraId="2E0A4D57" w14:textId="77777777" w:rsidR="00B11855" w:rsidRPr="00621E63" w:rsidRDefault="003D003E" w:rsidP="00112DB3">
            <w:pPr>
              <w:pStyle w:val="TableEntry"/>
            </w:pPr>
            <w:r w:rsidRPr="00621E63">
              <w:t>Optional in support of one-way devices, such as pagers.</w:t>
            </w:r>
          </w:p>
        </w:tc>
      </w:tr>
      <w:tr w:rsidR="00B11855" w:rsidRPr="00621E63" w14:paraId="0CBC0422" w14:textId="77777777" w:rsidTr="006C0E8E">
        <w:trPr>
          <w:cantSplit/>
          <w:jc w:val="center"/>
        </w:trPr>
        <w:tc>
          <w:tcPr>
            <w:tcW w:w="1019" w:type="dxa"/>
            <w:shd w:val="clear" w:color="auto" w:fill="auto"/>
          </w:tcPr>
          <w:p w14:paraId="7BE81875" w14:textId="77777777" w:rsidR="00B11855" w:rsidRPr="00621E63" w:rsidRDefault="003D003E" w:rsidP="00112DB3">
            <w:pPr>
              <w:pStyle w:val="TableEntry"/>
            </w:pPr>
            <w:r w:rsidRPr="00621E63">
              <w:t>O</w:t>
            </w:r>
          </w:p>
        </w:tc>
        <w:tc>
          <w:tcPr>
            <w:tcW w:w="5699" w:type="dxa"/>
            <w:shd w:val="clear" w:color="auto" w:fill="auto"/>
          </w:tcPr>
          <w:p w14:paraId="11FF41FC" w14:textId="77777777" w:rsidR="00B11855" w:rsidRPr="00621E63" w:rsidRDefault="003D003E" w:rsidP="00112DB3">
            <w:pPr>
              <w:pStyle w:val="TableEntry"/>
            </w:pPr>
            <w:r w:rsidRPr="00621E63">
              <w:t>Read at endpoint</w:t>
            </w:r>
          </w:p>
          <w:p w14:paraId="08930F3B" w14:textId="77777777" w:rsidR="00B11855" w:rsidRPr="00621E63" w:rsidRDefault="003D003E" w:rsidP="00112DB3">
            <w:pPr>
              <w:pStyle w:val="TableEntry"/>
            </w:pPr>
            <w:r w:rsidRPr="00621E63">
              <w:t>Optional in support of one-way devices, such as pagers.</w:t>
            </w:r>
          </w:p>
        </w:tc>
      </w:tr>
      <w:tr w:rsidR="00B11855" w:rsidRPr="00621E63" w14:paraId="58BD2C8C" w14:textId="77777777" w:rsidTr="006C0E8E">
        <w:trPr>
          <w:cantSplit/>
          <w:jc w:val="center"/>
        </w:trPr>
        <w:tc>
          <w:tcPr>
            <w:tcW w:w="1019" w:type="dxa"/>
            <w:shd w:val="clear" w:color="auto" w:fill="auto"/>
          </w:tcPr>
          <w:p w14:paraId="23F73A96" w14:textId="77777777" w:rsidR="00B11855" w:rsidRPr="00621E63" w:rsidRDefault="003D003E" w:rsidP="00112DB3">
            <w:pPr>
              <w:pStyle w:val="TableEntry"/>
            </w:pPr>
            <w:r w:rsidRPr="00621E63">
              <w:t>O</w:t>
            </w:r>
          </w:p>
        </w:tc>
        <w:tc>
          <w:tcPr>
            <w:tcW w:w="5699" w:type="dxa"/>
            <w:shd w:val="clear" w:color="auto" w:fill="auto"/>
          </w:tcPr>
          <w:p w14:paraId="5E8F42BD" w14:textId="77777777" w:rsidR="00B11855" w:rsidRPr="00621E63" w:rsidRDefault="003D003E" w:rsidP="00112DB3">
            <w:pPr>
              <w:pStyle w:val="TableEntry"/>
            </w:pPr>
            <w:r w:rsidRPr="00621E63">
              <w:t>Accepted by endpoint</w:t>
            </w:r>
          </w:p>
          <w:p w14:paraId="390039FB" w14:textId="77777777" w:rsidR="00B11855" w:rsidRPr="00621E63" w:rsidRDefault="003D003E" w:rsidP="00112DB3">
            <w:pPr>
              <w:pStyle w:val="TableEntry"/>
            </w:pPr>
            <w:r w:rsidRPr="00621E63">
              <w:t>Optional in support of one-way devices, such as pagers.</w:t>
            </w:r>
          </w:p>
        </w:tc>
      </w:tr>
      <w:tr w:rsidR="00B11855" w:rsidRPr="00621E63" w14:paraId="044BF924" w14:textId="77777777" w:rsidTr="006C0E8E">
        <w:trPr>
          <w:cantSplit/>
          <w:jc w:val="center"/>
        </w:trPr>
        <w:tc>
          <w:tcPr>
            <w:tcW w:w="1019" w:type="dxa"/>
            <w:shd w:val="clear" w:color="auto" w:fill="auto"/>
          </w:tcPr>
          <w:p w14:paraId="6C62D2F2" w14:textId="77777777" w:rsidR="00B11855" w:rsidRPr="00621E63" w:rsidRDefault="003D003E" w:rsidP="00112DB3">
            <w:pPr>
              <w:pStyle w:val="TableEntry"/>
            </w:pPr>
            <w:r w:rsidRPr="00621E63">
              <w:t>O</w:t>
            </w:r>
          </w:p>
        </w:tc>
        <w:tc>
          <w:tcPr>
            <w:tcW w:w="5699" w:type="dxa"/>
            <w:shd w:val="clear" w:color="auto" w:fill="auto"/>
          </w:tcPr>
          <w:p w14:paraId="264370D2" w14:textId="77777777" w:rsidR="00B11855" w:rsidRPr="00621E63" w:rsidRDefault="003D003E" w:rsidP="00112DB3">
            <w:pPr>
              <w:pStyle w:val="TableEntry"/>
            </w:pPr>
            <w:r w:rsidRPr="00621E63">
              <w:t>Accepted by endpoint as true positive</w:t>
            </w:r>
          </w:p>
        </w:tc>
      </w:tr>
      <w:tr w:rsidR="00B11855" w:rsidRPr="00621E63" w14:paraId="0EC075FE" w14:textId="77777777" w:rsidTr="006C0E8E">
        <w:trPr>
          <w:cantSplit/>
          <w:jc w:val="center"/>
        </w:trPr>
        <w:tc>
          <w:tcPr>
            <w:tcW w:w="1019" w:type="dxa"/>
            <w:shd w:val="clear" w:color="auto" w:fill="auto"/>
          </w:tcPr>
          <w:p w14:paraId="71A18D2D" w14:textId="77777777" w:rsidR="00B11855" w:rsidRPr="00621E63" w:rsidRDefault="003D003E" w:rsidP="00112DB3">
            <w:pPr>
              <w:pStyle w:val="TableEntry"/>
            </w:pPr>
            <w:r w:rsidRPr="00621E63">
              <w:lastRenderedPageBreak/>
              <w:t>O</w:t>
            </w:r>
          </w:p>
        </w:tc>
        <w:tc>
          <w:tcPr>
            <w:tcW w:w="5699" w:type="dxa"/>
            <w:shd w:val="clear" w:color="auto" w:fill="auto"/>
          </w:tcPr>
          <w:p w14:paraId="5DB1F2E7" w14:textId="77777777" w:rsidR="00B11855" w:rsidRPr="00621E63" w:rsidRDefault="003D003E" w:rsidP="00112DB3">
            <w:pPr>
              <w:pStyle w:val="TableEntry"/>
            </w:pPr>
            <w:r w:rsidRPr="00621E63">
              <w:t>Accepted by endpoint as true positive however not clinically relevant</w:t>
            </w:r>
          </w:p>
        </w:tc>
      </w:tr>
      <w:tr w:rsidR="00B11855" w:rsidRPr="00621E63" w14:paraId="11B14B24" w14:textId="77777777" w:rsidTr="006C0E8E">
        <w:trPr>
          <w:cantSplit/>
          <w:jc w:val="center"/>
        </w:trPr>
        <w:tc>
          <w:tcPr>
            <w:tcW w:w="1019" w:type="dxa"/>
            <w:shd w:val="clear" w:color="auto" w:fill="auto"/>
          </w:tcPr>
          <w:p w14:paraId="087B3E3C" w14:textId="77777777" w:rsidR="00B11855" w:rsidRPr="00621E63" w:rsidRDefault="003D003E" w:rsidP="00112DB3">
            <w:pPr>
              <w:pStyle w:val="TableEntry"/>
            </w:pPr>
            <w:r w:rsidRPr="00621E63">
              <w:t>O</w:t>
            </w:r>
          </w:p>
        </w:tc>
        <w:tc>
          <w:tcPr>
            <w:tcW w:w="5699" w:type="dxa"/>
            <w:shd w:val="clear" w:color="auto" w:fill="auto"/>
          </w:tcPr>
          <w:p w14:paraId="7B0F36AB" w14:textId="77777777" w:rsidR="00B11855" w:rsidRPr="00621E63" w:rsidRDefault="003D003E" w:rsidP="00112DB3">
            <w:pPr>
              <w:pStyle w:val="TableEntry"/>
            </w:pPr>
            <w:r w:rsidRPr="00621E63">
              <w:t>Accepted by endpoint as false positive</w:t>
            </w:r>
          </w:p>
        </w:tc>
      </w:tr>
      <w:tr w:rsidR="00B11855" w:rsidRPr="00621E63" w14:paraId="120411F7" w14:textId="77777777" w:rsidTr="006C0E8E">
        <w:trPr>
          <w:cantSplit/>
          <w:jc w:val="center"/>
        </w:trPr>
        <w:tc>
          <w:tcPr>
            <w:tcW w:w="1019" w:type="dxa"/>
            <w:shd w:val="clear" w:color="auto" w:fill="auto"/>
          </w:tcPr>
          <w:p w14:paraId="599C51DC" w14:textId="77777777" w:rsidR="00B11855" w:rsidRPr="00621E63" w:rsidRDefault="003D003E" w:rsidP="00112DB3">
            <w:pPr>
              <w:pStyle w:val="TableEntry"/>
            </w:pPr>
            <w:r w:rsidRPr="00621E63">
              <w:t>O</w:t>
            </w:r>
          </w:p>
        </w:tc>
        <w:tc>
          <w:tcPr>
            <w:tcW w:w="5699" w:type="dxa"/>
            <w:shd w:val="clear" w:color="auto" w:fill="auto"/>
          </w:tcPr>
          <w:p w14:paraId="5CFD3E16" w14:textId="77777777" w:rsidR="00B11855" w:rsidRPr="00621E63" w:rsidRDefault="003D003E" w:rsidP="00112DB3">
            <w:pPr>
              <w:pStyle w:val="TableEntry"/>
            </w:pPr>
            <w:r w:rsidRPr="00621E63">
              <w:t>Rejected by endpoint</w:t>
            </w:r>
          </w:p>
          <w:p w14:paraId="7A43B1AC" w14:textId="77777777" w:rsidR="00B11855" w:rsidRPr="00621E63" w:rsidRDefault="003D003E" w:rsidP="00112DB3">
            <w:pPr>
              <w:pStyle w:val="TableEntry"/>
            </w:pPr>
            <w:r w:rsidRPr="00621E63">
              <w:t>Optional in support of one-way devices, such as pagers.</w:t>
            </w:r>
          </w:p>
        </w:tc>
      </w:tr>
      <w:tr w:rsidR="00B11855" w:rsidRPr="00621E63" w14:paraId="0DD7E961" w14:textId="77777777" w:rsidTr="006C0E8E">
        <w:trPr>
          <w:cantSplit/>
          <w:jc w:val="center"/>
        </w:trPr>
        <w:tc>
          <w:tcPr>
            <w:tcW w:w="1019" w:type="dxa"/>
            <w:shd w:val="clear" w:color="auto" w:fill="auto"/>
          </w:tcPr>
          <w:p w14:paraId="4131FB96" w14:textId="77777777" w:rsidR="00B11855" w:rsidRPr="00621E63" w:rsidRDefault="003D003E" w:rsidP="00112DB3">
            <w:pPr>
              <w:pStyle w:val="TableEntry"/>
            </w:pPr>
            <w:r w:rsidRPr="00621E63">
              <w:t>O</w:t>
            </w:r>
          </w:p>
        </w:tc>
        <w:tc>
          <w:tcPr>
            <w:tcW w:w="5699" w:type="dxa"/>
            <w:shd w:val="clear" w:color="auto" w:fill="auto"/>
          </w:tcPr>
          <w:p w14:paraId="358D6E94" w14:textId="77777777" w:rsidR="00B11855" w:rsidRPr="00621E63" w:rsidRDefault="003D003E" w:rsidP="00112DB3">
            <w:pPr>
              <w:pStyle w:val="TableEntry"/>
            </w:pPr>
            <w:r w:rsidRPr="00621E63">
              <w:t>Cancelled by endpoint</w:t>
            </w:r>
          </w:p>
        </w:tc>
      </w:tr>
      <w:tr w:rsidR="00B11855" w:rsidRPr="00621E63" w14:paraId="29CAB0E2" w14:textId="77777777" w:rsidTr="006C0E8E">
        <w:trPr>
          <w:cantSplit/>
          <w:jc w:val="center"/>
        </w:trPr>
        <w:tc>
          <w:tcPr>
            <w:tcW w:w="1019" w:type="dxa"/>
            <w:shd w:val="clear" w:color="auto" w:fill="auto"/>
          </w:tcPr>
          <w:p w14:paraId="2F20D7E6" w14:textId="77777777" w:rsidR="00B11855" w:rsidRPr="00621E63" w:rsidRDefault="003D003E" w:rsidP="00112DB3">
            <w:pPr>
              <w:pStyle w:val="TableEntry"/>
            </w:pPr>
            <w:r w:rsidRPr="00621E63">
              <w:t>O</w:t>
            </w:r>
          </w:p>
        </w:tc>
        <w:tc>
          <w:tcPr>
            <w:tcW w:w="5699" w:type="dxa"/>
            <w:shd w:val="clear" w:color="auto" w:fill="auto"/>
          </w:tcPr>
          <w:p w14:paraId="1A076C19" w14:textId="77777777" w:rsidR="00B11855" w:rsidRPr="00621E63" w:rsidRDefault="003D003E" w:rsidP="00112DB3">
            <w:pPr>
              <w:pStyle w:val="TableEntry"/>
            </w:pPr>
            <w:r w:rsidRPr="00621E63">
              <w:t>Cancelled by other than endpoint</w:t>
            </w:r>
          </w:p>
        </w:tc>
      </w:tr>
      <w:tr w:rsidR="00B11855" w:rsidRPr="00621E63" w14:paraId="1EC4ADA5" w14:textId="77777777" w:rsidTr="006C0E8E">
        <w:trPr>
          <w:cantSplit/>
          <w:jc w:val="center"/>
        </w:trPr>
        <w:tc>
          <w:tcPr>
            <w:tcW w:w="1019" w:type="dxa"/>
            <w:shd w:val="clear" w:color="auto" w:fill="auto"/>
          </w:tcPr>
          <w:p w14:paraId="5FF0919C" w14:textId="77777777" w:rsidR="00B11855" w:rsidRPr="00621E63" w:rsidRDefault="003D003E" w:rsidP="00112DB3">
            <w:pPr>
              <w:pStyle w:val="TableEntry"/>
            </w:pPr>
            <w:r w:rsidRPr="00621E63">
              <w:t>O</w:t>
            </w:r>
          </w:p>
        </w:tc>
        <w:tc>
          <w:tcPr>
            <w:tcW w:w="5699" w:type="dxa"/>
            <w:shd w:val="clear" w:color="auto" w:fill="auto"/>
          </w:tcPr>
          <w:p w14:paraId="2B0F00C3" w14:textId="77777777" w:rsidR="00B11855" w:rsidRPr="00621E63" w:rsidRDefault="003D003E" w:rsidP="00112DB3">
            <w:pPr>
              <w:pStyle w:val="TableEntry"/>
            </w:pPr>
            <w:r w:rsidRPr="00621E63">
              <w:t>Callback start at endpoint</w:t>
            </w:r>
          </w:p>
          <w:p w14:paraId="799D12AD" w14:textId="77777777" w:rsidR="00B11855" w:rsidRPr="00621E63" w:rsidRDefault="003D003E" w:rsidP="00112DB3">
            <w:pPr>
              <w:pStyle w:val="TableEntry"/>
            </w:pPr>
            <w:r w:rsidRPr="00621E63">
              <w:t>See Appendix K for WCTP messaging details.</w:t>
            </w:r>
          </w:p>
          <w:p w14:paraId="19E26EE3" w14:textId="77777777" w:rsidR="00B11855" w:rsidRPr="00621E63" w:rsidRDefault="003D003E" w:rsidP="00112DB3">
            <w:pPr>
              <w:pStyle w:val="TableEntry"/>
            </w:pPr>
            <w:r w:rsidRPr="00621E63">
              <w:t>Optional as not supported by all notification devices.</w:t>
            </w:r>
          </w:p>
        </w:tc>
      </w:tr>
      <w:tr w:rsidR="00B11855" w:rsidRPr="00621E63" w14:paraId="00AC3742" w14:textId="77777777" w:rsidTr="006C0E8E">
        <w:trPr>
          <w:cantSplit/>
          <w:jc w:val="center"/>
        </w:trPr>
        <w:tc>
          <w:tcPr>
            <w:tcW w:w="1019" w:type="dxa"/>
            <w:shd w:val="clear" w:color="auto" w:fill="auto"/>
          </w:tcPr>
          <w:p w14:paraId="7A4648BD" w14:textId="77777777" w:rsidR="00B11855" w:rsidRPr="00621E63" w:rsidRDefault="003D003E" w:rsidP="00112DB3">
            <w:pPr>
              <w:pStyle w:val="TableEntry"/>
            </w:pPr>
            <w:r w:rsidRPr="00621E63">
              <w:t>O</w:t>
            </w:r>
          </w:p>
        </w:tc>
        <w:tc>
          <w:tcPr>
            <w:tcW w:w="5699" w:type="dxa"/>
            <w:shd w:val="clear" w:color="auto" w:fill="auto"/>
          </w:tcPr>
          <w:p w14:paraId="75616488" w14:textId="77777777" w:rsidR="00B11855" w:rsidRPr="00621E63" w:rsidRDefault="003D003E" w:rsidP="00112DB3">
            <w:pPr>
              <w:pStyle w:val="TableEntry"/>
            </w:pPr>
            <w:r w:rsidRPr="00621E63">
              <w:t>Callback end at endpoint</w:t>
            </w:r>
          </w:p>
          <w:p w14:paraId="345AA892" w14:textId="77777777" w:rsidR="00B11855" w:rsidRPr="00621E63" w:rsidRDefault="003D003E" w:rsidP="00112DB3">
            <w:pPr>
              <w:pStyle w:val="TableEntry"/>
            </w:pPr>
            <w:r w:rsidRPr="00621E63">
              <w:t>See Appendix K for WCTP messaging details.</w:t>
            </w:r>
          </w:p>
          <w:p w14:paraId="1501C9ED" w14:textId="77777777" w:rsidR="00B11855" w:rsidRPr="00621E63" w:rsidRDefault="003D003E" w:rsidP="00112DB3">
            <w:pPr>
              <w:pStyle w:val="TableEntry"/>
            </w:pPr>
            <w:r w:rsidRPr="00621E63">
              <w:t>Optional as not supported by all notification devices.</w:t>
            </w:r>
          </w:p>
        </w:tc>
      </w:tr>
      <w:tr w:rsidR="00B11855" w:rsidRPr="00621E63" w14:paraId="484CF8BA" w14:textId="77777777" w:rsidTr="006C0E8E">
        <w:trPr>
          <w:cantSplit/>
          <w:jc w:val="center"/>
        </w:trPr>
        <w:tc>
          <w:tcPr>
            <w:tcW w:w="1019" w:type="dxa"/>
            <w:shd w:val="clear" w:color="auto" w:fill="auto"/>
          </w:tcPr>
          <w:p w14:paraId="69D08E41" w14:textId="77777777" w:rsidR="00B11855" w:rsidRPr="00621E63" w:rsidRDefault="003D003E" w:rsidP="00112DB3">
            <w:pPr>
              <w:pStyle w:val="TableEntry"/>
            </w:pPr>
            <w:r w:rsidRPr="00621E63">
              <w:t>O</w:t>
            </w:r>
          </w:p>
        </w:tc>
        <w:tc>
          <w:tcPr>
            <w:tcW w:w="5699" w:type="dxa"/>
            <w:shd w:val="clear" w:color="auto" w:fill="auto"/>
          </w:tcPr>
          <w:p w14:paraId="00EE450F" w14:textId="77777777" w:rsidR="00B11855" w:rsidRPr="00621E63" w:rsidRDefault="003D003E" w:rsidP="00112DB3">
            <w:pPr>
              <w:pStyle w:val="TableEntry"/>
            </w:pPr>
            <w:r w:rsidRPr="00621E63">
              <w:t>Completed by endpoint operator</w:t>
            </w:r>
          </w:p>
          <w:p w14:paraId="4FDC0F8A" w14:textId="77777777" w:rsidR="00B11855" w:rsidRPr="00621E63" w:rsidRDefault="003D003E" w:rsidP="00112DB3">
            <w:pPr>
              <w:pStyle w:val="TableEntry"/>
            </w:pPr>
            <w:r w:rsidRPr="00621E63">
              <w:t>Optional in support of one-way devices, such as pagers.</w:t>
            </w:r>
          </w:p>
        </w:tc>
      </w:tr>
    </w:tbl>
    <w:p w14:paraId="4BEEC379" w14:textId="77777777" w:rsidR="00B11855" w:rsidRPr="00621E63" w:rsidRDefault="00B11855" w:rsidP="00113C9C">
      <w:pPr>
        <w:pStyle w:val="BodyText"/>
      </w:pPr>
    </w:p>
    <w:p w14:paraId="21CDD2E0" w14:textId="6B32D48E" w:rsidR="00B11855" w:rsidRPr="00621E63" w:rsidRDefault="003D003E" w:rsidP="00113C9C">
      <w:pPr>
        <w:pStyle w:val="BodyText"/>
      </w:pPr>
      <w:r w:rsidRPr="00621E63">
        <w:t xml:space="preserve">A single </w:t>
      </w:r>
      <w:r w:rsidR="00647994" w:rsidRPr="00621E63">
        <w:t>[PCD-04]</w:t>
      </w:r>
      <w:r w:rsidRPr="00621E63">
        <w:t xml:space="preserve"> to </w:t>
      </w:r>
      <w:r w:rsidR="00901663" w:rsidRPr="00621E63">
        <w:t>[PCD-06]</w:t>
      </w:r>
      <w:r w:rsidRPr="00621E63">
        <w:t xml:space="preserve"> transaction may go through multiple communications status updates as the alert is communicated to the endpoint user or application. Which of the status updates are possible </w:t>
      </w:r>
      <w:r w:rsidR="009624F6" w:rsidRPr="00621E63">
        <w:t>depend on the capabilities of</w:t>
      </w:r>
      <w:r w:rsidRPr="00621E63">
        <w:t xml:space="preserve"> </w:t>
      </w:r>
      <w:r w:rsidR="00916BBE" w:rsidRPr="00621E63">
        <w:t>the Alert Communicator</w:t>
      </w:r>
      <w:r w:rsidRPr="00621E63">
        <w:t xml:space="preserve"> and endpoint. Some endpoint devices are output only and do not support two-way capabilities</w:t>
      </w:r>
      <w:r w:rsidR="009624F6" w:rsidRPr="00621E63">
        <w:t>, while other</w:t>
      </w:r>
      <w:r w:rsidRPr="00621E63">
        <w:t xml:space="preserve"> devices and services offer transmission confirmation. More advanced communications endpoints offer two-way capabilities allowing the operator of the endpoint to accept or cancel the alert.</w:t>
      </w:r>
    </w:p>
    <w:p w14:paraId="701F8DA6" w14:textId="77777777" w:rsidR="00B11855" w:rsidRPr="00621E63" w:rsidRDefault="003D003E" w:rsidP="00113C9C">
      <w:pPr>
        <w:pStyle w:val="BodyText"/>
      </w:pPr>
      <w:r w:rsidRPr="00621E63">
        <w:t>Detailed r</w:t>
      </w:r>
      <w:r w:rsidR="009624F6" w:rsidRPr="00621E63">
        <w:t>eason for status can optionally</w:t>
      </w:r>
      <w:r w:rsidRPr="00621E63">
        <w:t xml:space="preserve"> </w:t>
      </w:r>
      <w:r w:rsidR="00B40222" w:rsidRPr="00621E63">
        <w:t xml:space="preserve">be included in the WCTP errorText element </w:t>
      </w:r>
      <w:r w:rsidRPr="00621E63">
        <w:t xml:space="preserve">to </w:t>
      </w:r>
      <w:r w:rsidR="009624F6" w:rsidRPr="00621E63">
        <w:t>account</w:t>
      </w:r>
      <w:r w:rsidRPr="00621E63">
        <w:t xml:space="preserve"> for messages not </w:t>
      </w:r>
      <w:r w:rsidR="009624F6" w:rsidRPr="00621E63">
        <w:t>reaching</w:t>
      </w:r>
      <w:r w:rsidRPr="00621E63">
        <w:t xml:space="preserve"> the endpoint</w:t>
      </w:r>
      <w:r w:rsidR="009624F6" w:rsidRPr="00621E63">
        <w:t>,</w:t>
      </w:r>
      <w:r w:rsidRPr="00621E63">
        <w:t xml:space="preserve"> or being rejected by the endpoint</w:t>
      </w:r>
      <w:r w:rsidR="009624F6" w:rsidRPr="00621E63">
        <w:t>, because the device is known to be offline or in a busy</w:t>
      </w:r>
      <w:r w:rsidRPr="00621E63">
        <w:t xml:space="preserve"> or do not disturb</w:t>
      </w:r>
      <w:r w:rsidR="009624F6" w:rsidRPr="00621E63">
        <w:t xml:space="preserve"> state</w:t>
      </w:r>
      <w:r w:rsidRPr="00621E63">
        <w:t>.</w:t>
      </w:r>
      <w:r w:rsidR="009624F6" w:rsidRPr="00621E63">
        <w:t xml:space="preserve"> See details in WCTP interface specification.</w:t>
      </w:r>
    </w:p>
    <w:p w14:paraId="058A14F1" w14:textId="77777777" w:rsidR="00B11855" w:rsidRPr="00621E63" w:rsidRDefault="003D003E" w:rsidP="00123C7B">
      <w:pPr>
        <w:pStyle w:val="Heading5"/>
        <w:rPr>
          <w:noProof w:val="0"/>
        </w:rPr>
      </w:pPr>
      <w:bookmarkStart w:id="1964" w:name="_Toc401769823"/>
      <w:bookmarkStart w:id="1965" w:name="_Toc24650467"/>
      <w:r w:rsidRPr="00621E63">
        <w:rPr>
          <w:noProof w:val="0"/>
        </w:rPr>
        <w:t>Message Semantics</w:t>
      </w:r>
      <w:bookmarkEnd w:id="1964"/>
      <w:bookmarkEnd w:id="1965"/>
    </w:p>
    <w:p w14:paraId="1D5209F1" w14:textId="77777777" w:rsidR="00B11855" w:rsidRPr="00621E63" w:rsidRDefault="003D003E" w:rsidP="00113C9C">
      <w:pPr>
        <w:pStyle w:val="BodyText"/>
      </w:pPr>
      <w:r w:rsidRPr="00621E63">
        <w:t>This message is used to communicate status updates on the communication of an alert to endpoints. See Appendix K for WCTP messaging specifics.</w:t>
      </w:r>
    </w:p>
    <w:p w14:paraId="6F54125A" w14:textId="30D460BB" w:rsidR="00B11855" w:rsidRPr="00621E63" w:rsidRDefault="006D613E" w:rsidP="00123C7B">
      <w:pPr>
        <w:pStyle w:val="Heading5"/>
        <w:rPr>
          <w:noProof w:val="0"/>
        </w:rPr>
      </w:pPr>
      <w:bookmarkStart w:id="1966" w:name="_Toc401769824"/>
      <w:bookmarkStart w:id="1967" w:name="_Toc24650468"/>
      <w:r w:rsidRPr="00621E63">
        <w:rPr>
          <w:noProof w:val="0"/>
        </w:rPr>
        <w:t>HL7</w:t>
      </w:r>
      <w:r w:rsidR="00995105" w:rsidRPr="00621E63">
        <w:rPr>
          <w:noProof w:val="0"/>
        </w:rPr>
        <w:t xml:space="preserve"> </w:t>
      </w:r>
      <w:r w:rsidR="003D003E" w:rsidRPr="00621E63">
        <w:rPr>
          <w:noProof w:val="0"/>
        </w:rPr>
        <w:t>Conformance Statement</w:t>
      </w:r>
      <w:bookmarkEnd w:id="1966"/>
      <w:bookmarkEnd w:id="1967"/>
    </w:p>
    <w:p w14:paraId="0751028E" w14:textId="7C2E411F" w:rsidR="00B11855" w:rsidRPr="00621E63" w:rsidRDefault="003D003E" w:rsidP="00113C9C">
      <w:pPr>
        <w:pStyle w:val="BodyText"/>
      </w:pPr>
      <w:r w:rsidRPr="00621E63">
        <w:t>The c</w:t>
      </w:r>
      <w:r w:rsidR="009624F6" w:rsidRPr="00621E63">
        <w:t xml:space="preserve">ommunication protocol is </w:t>
      </w:r>
      <w:r w:rsidR="001B6A17" w:rsidRPr="00621E63">
        <w:t>WCTP;</w:t>
      </w:r>
      <w:r w:rsidR="009624F6" w:rsidRPr="00621E63">
        <w:t xml:space="preserve"> therefore</w:t>
      </w:r>
      <w:r w:rsidR="001B6A17" w:rsidRPr="00621E63">
        <w:t>,</w:t>
      </w:r>
      <w:r w:rsidR="009624F6" w:rsidRPr="00621E63">
        <w:t xml:space="preserve"> </w:t>
      </w:r>
      <w:r w:rsidR="001B6A17" w:rsidRPr="00621E63">
        <w:t>t</w:t>
      </w:r>
      <w:r w:rsidRPr="00621E63">
        <w:t xml:space="preserve">here is no specified </w:t>
      </w:r>
      <w:r w:rsidR="006D613E" w:rsidRPr="00621E63">
        <w:t>HL7</w:t>
      </w:r>
      <w:r w:rsidR="00995105" w:rsidRPr="00621E63">
        <w:t xml:space="preserve"> </w:t>
      </w:r>
      <w:r w:rsidRPr="00621E63">
        <w:t>conformance.</w:t>
      </w:r>
    </w:p>
    <w:p w14:paraId="49DBBECD" w14:textId="77777777" w:rsidR="00B11855" w:rsidRPr="00621E63" w:rsidRDefault="003D003E" w:rsidP="00123C7B">
      <w:pPr>
        <w:pStyle w:val="Heading5"/>
        <w:rPr>
          <w:noProof w:val="0"/>
        </w:rPr>
      </w:pPr>
      <w:bookmarkStart w:id="1968" w:name="_Toc401769825"/>
      <w:bookmarkStart w:id="1969" w:name="_Toc24650469"/>
      <w:r w:rsidRPr="00621E63">
        <w:rPr>
          <w:noProof w:val="0"/>
        </w:rPr>
        <w:t>PCD-07 Report Dissemination Alert Status static definition</w:t>
      </w:r>
      <w:bookmarkEnd w:id="1968"/>
      <w:bookmarkEnd w:id="1969"/>
    </w:p>
    <w:p w14:paraId="0E33A7AD" w14:textId="18113F0E" w:rsidR="00B11855" w:rsidRPr="00621E63" w:rsidRDefault="003D003E" w:rsidP="00113C9C">
      <w:pPr>
        <w:pStyle w:val="BodyText"/>
      </w:pPr>
      <w:r w:rsidRPr="00621E63">
        <w:t xml:space="preserve">The </w:t>
      </w:r>
      <w:r w:rsidR="00901663" w:rsidRPr="00621E63">
        <w:t>PCD-07</w:t>
      </w:r>
      <w:r w:rsidRPr="00621E63">
        <w:t xml:space="preserve"> Dissemination Status message is used to communicate ACM messaging status and replies from an Alert Communicator (AC) to Alert Manager (AM)</w:t>
      </w:r>
    </w:p>
    <w:p w14:paraId="6EB44C38" w14:textId="77777777" w:rsidR="00B11855" w:rsidRPr="00621E63" w:rsidRDefault="003D003E" w:rsidP="00113C9C">
      <w:pPr>
        <w:pStyle w:val="BodyText"/>
      </w:pPr>
      <w:r w:rsidRPr="00621E63">
        <w:t xml:space="preserve">The Alert Communicator (AC) is not responsible for indicating that the endpoint operator has received but not responded to the notification – as in sending </w:t>
      </w:r>
      <w:r w:rsidR="00DC7CC3" w:rsidRPr="00621E63">
        <w:t>“</w:t>
      </w:r>
      <w:r w:rsidRPr="00621E63">
        <w:t>delivered to device</w:t>
      </w:r>
      <w:r w:rsidR="00DC7CC3" w:rsidRPr="00621E63">
        <w:t>”</w:t>
      </w:r>
      <w:r w:rsidRPr="00621E63">
        <w:t xml:space="preserve"> status, automatically displayed</w:t>
      </w:r>
      <w:r w:rsidR="00DC7CC3" w:rsidRPr="00621E63">
        <w:t>,</w:t>
      </w:r>
      <w:r w:rsidRPr="00621E63">
        <w:t xml:space="preserve"> which may or may not send back read indication, but no operator interaction. Actions for non-response by the Alert Communicator (AC) endpoint operator </w:t>
      </w:r>
      <w:r w:rsidRPr="00621E63">
        <w:lastRenderedPageBreak/>
        <w:t xml:space="preserve">(clinical user) (escalation or sending to alternate devices) is within the scope of the Alert Manager (AM). Such actions have been identified within the ACM </w:t>
      </w:r>
      <w:r w:rsidR="00CA3A2C" w:rsidRPr="00621E63">
        <w:t>Profile</w:t>
      </w:r>
      <w:r w:rsidRPr="00621E63">
        <w:t xml:space="preserve"> as out of scope.</w:t>
      </w:r>
    </w:p>
    <w:p w14:paraId="15DCFF46" w14:textId="77777777" w:rsidR="00B11855" w:rsidRPr="00621E63" w:rsidRDefault="003D003E" w:rsidP="00113C9C">
      <w:pPr>
        <w:pStyle w:val="BodyText"/>
      </w:pPr>
      <w:r w:rsidRPr="00621E63">
        <w:t>The endpoint device message communication protocol between the Alert Communicator and the endpoint device is outside the scope of the profile. The data presentation by the endpoint device is outside the scope of the profile.</w:t>
      </w:r>
    </w:p>
    <w:p w14:paraId="5A39EEE1" w14:textId="77777777" w:rsidR="00B11855" w:rsidRPr="00621E63" w:rsidRDefault="003D003E" w:rsidP="00113C9C">
      <w:pPr>
        <w:pStyle w:val="BodyText"/>
      </w:pPr>
      <w:r w:rsidRPr="00621E63">
        <w:t>The table below lists the data items and their optionality.</w:t>
      </w:r>
    </w:p>
    <w:p w14:paraId="13CB1EAC" w14:textId="77777777" w:rsidR="00B11855" w:rsidRPr="00621E63" w:rsidRDefault="003D003E" w:rsidP="00CF5627">
      <w:pPr>
        <w:pStyle w:val="TableTitle"/>
      </w:pPr>
      <w:r w:rsidRPr="00621E63">
        <w:t>Table 3.7.4.</w:t>
      </w:r>
      <w:r w:rsidR="00C5129A" w:rsidRPr="00621E63">
        <w:t>2.3</w:t>
      </w:r>
      <w:r w:rsidRPr="00621E63">
        <w:t>-1: PCD-07 static definition</w:t>
      </w:r>
    </w:p>
    <w:tbl>
      <w:tblPr>
        <w:tblW w:w="799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0"/>
        <w:gridCol w:w="3729"/>
        <w:gridCol w:w="961"/>
        <w:gridCol w:w="1469"/>
      </w:tblGrid>
      <w:tr w:rsidR="00C40FD5" w:rsidRPr="00621E63" w14:paraId="49BF2B1F" w14:textId="77777777" w:rsidTr="00DE39CA">
        <w:trPr>
          <w:cantSplit/>
          <w:jc w:val="center"/>
        </w:trPr>
        <w:tc>
          <w:tcPr>
            <w:tcW w:w="1840" w:type="dxa"/>
            <w:shd w:val="clear" w:color="auto" w:fill="D9D9D9"/>
          </w:tcPr>
          <w:p w14:paraId="72646833" w14:textId="77777777" w:rsidR="00B11855" w:rsidRPr="00621E63" w:rsidRDefault="003D003E" w:rsidP="005253AB">
            <w:pPr>
              <w:pStyle w:val="TableEntryHeader"/>
            </w:pPr>
            <w:r w:rsidRPr="00621E63">
              <w:t>PCD-07</w:t>
            </w:r>
          </w:p>
        </w:tc>
        <w:tc>
          <w:tcPr>
            <w:tcW w:w="3729" w:type="dxa"/>
            <w:shd w:val="clear" w:color="auto" w:fill="D9D9D9"/>
          </w:tcPr>
          <w:p w14:paraId="10FE63D1" w14:textId="77777777" w:rsidR="00B11855" w:rsidRPr="00621E63" w:rsidRDefault="003D003E" w:rsidP="005253AB">
            <w:pPr>
              <w:pStyle w:val="TableEntryHeader"/>
            </w:pPr>
            <w:r w:rsidRPr="00621E63">
              <w:t>ORU Message</w:t>
            </w:r>
          </w:p>
        </w:tc>
        <w:tc>
          <w:tcPr>
            <w:tcW w:w="961" w:type="dxa"/>
            <w:shd w:val="clear" w:color="auto" w:fill="D9D9D9"/>
          </w:tcPr>
          <w:p w14:paraId="0A480300" w14:textId="77777777" w:rsidR="00B11855" w:rsidRPr="00621E63" w:rsidRDefault="003D003E" w:rsidP="005253AB">
            <w:pPr>
              <w:pStyle w:val="TableEntryHeader"/>
            </w:pPr>
            <w:r w:rsidRPr="00621E63">
              <w:t>Usage</w:t>
            </w:r>
          </w:p>
        </w:tc>
        <w:tc>
          <w:tcPr>
            <w:tcW w:w="1469" w:type="dxa"/>
            <w:shd w:val="clear" w:color="auto" w:fill="D9D9D9"/>
          </w:tcPr>
          <w:p w14:paraId="07A7C1B7" w14:textId="77777777" w:rsidR="00B11855" w:rsidRPr="00621E63" w:rsidRDefault="003D003E" w:rsidP="005253AB">
            <w:pPr>
              <w:pStyle w:val="TableEntryHeader"/>
            </w:pPr>
            <w:r w:rsidRPr="00621E63">
              <w:t>Card.</w:t>
            </w:r>
          </w:p>
        </w:tc>
      </w:tr>
      <w:tr w:rsidR="00B11855" w:rsidRPr="00621E63" w14:paraId="3B056769" w14:textId="77777777" w:rsidTr="00DE39CA">
        <w:trPr>
          <w:cantSplit/>
          <w:jc w:val="center"/>
        </w:trPr>
        <w:tc>
          <w:tcPr>
            <w:tcW w:w="1840" w:type="dxa"/>
            <w:shd w:val="clear" w:color="auto" w:fill="auto"/>
          </w:tcPr>
          <w:p w14:paraId="45E63375" w14:textId="77777777" w:rsidR="00B11855" w:rsidRPr="00621E63" w:rsidRDefault="003D003E" w:rsidP="005253AB">
            <w:pPr>
              <w:pStyle w:val="TableEntry"/>
            </w:pPr>
            <w:r w:rsidRPr="00621E63">
              <w:t>Alert _Identifier</w:t>
            </w:r>
          </w:p>
        </w:tc>
        <w:tc>
          <w:tcPr>
            <w:tcW w:w="3729" w:type="dxa"/>
            <w:shd w:val="clear" w:color="auto" w:fill="auto"/>
          </w:tcPr>
          <w:p w14:paraId="2B50D843" w14:textId="77777777" w:rsidR="00B11855" w:rsidRPr="00621E63" w:rsidRDefault="003D003E" w:rsidP="005253AB">
            <w:pPr>
              <w:pStyle w:val="TableEntry"/>
            </w:pPr>
            <w:r w:rsidRPr="00621E63">
              <w:t>Alert unique identifier</w:t>
            </w:r>
          </w:p>
          <w:p w14:paraId="57854420" w14:textId="68ACAC1D" w:rsidR="00B11855" w:rsidRPr="00621E63" w:rsidRDefault="003D003E" w:rsidP="005253AB">
            <w:pPr>
              <w:pStyle w:val="TableEntry"/>
            </w:pPr>
            <w:r w:rsidRPr="00621E63">
              <w:t xml:space="preserve">(see </w:t>
            </w:r>
            <w:r w:rsidR="00901663" w:rsidRPr="00621E63">
              <w:t>[PCD-06]</w:t>
            </w:r>
            <w:r w:rsidRPr="00621E63">
              <w:t>)</w:t>
            </w:r>
          </w:p>
        </w:tc>
        <w:tc>
          <w:tcPr>
            <w:tcW w:w="961" w:type="dxa"/>
            <w:shd w:val="clear" w:color="auto" w:fill="auto"/>
          </w:tcPr>
          <w:p w14:paraId="2E936BE6" w14:textId="77777777" w:rsidR="00B11855" w:rsidRPr="00621E63" w:rsidRDefault="003D003E" w:rsidP="005253AB">
            <w:pPr>
              <w:pStyle w:val="TableEntry"/>
            </w:pPr>
            <w:r w:rsidRPr="00621E63">
              <w:t>R</w:t>
            </w:r>
          </w:p>
        </w:tc>
        <w:tc>
          <w:tcPr>
            <w:tcW w:w="1469" w:type="dxa"/>
            <w:shd w:val="clear" w:color="auto" w:fill="auto"/>
          </w:tcPr>
          <w:p w14:paraId="689F1C16" w14:textId="77777777" w:rsidR="00B11855" w:rsidRPr="00621E63" w:rsidRDefault="003D003E" w:rsidP="005253AB">
            <w:pPr>
              <w:pStyle w:val="TableEntry"/>
            </w:pPr>
            <w:r w:rsidRPr="00621E63">
              <w:t>[1..1]</w:t>
            </w:r>
          </w:p>
        </w:tc>
      </w:tr>
      <w:tr w:rsidR="00B11855" w:rsidRPr="00621E63" w14:paraId="10326841" w14:textId="77777777" w:rsidTr="00DE39CA">
        <w:trPr>
          <w:cantSplit/>
          <w:jc w:val="center"/>
        </w:trPr>
        <w:tc>
          <w:tcPr>
            <w:tcW w:w="1840" w:type="dxa"/>
            <w:shd w:val="clear" w:color="auto" w:fill="auto"/>
          </w:tcPr>
          <w:p w14:paraId="595D04CE" w14:textId="77777777" w:rsidR="00B11855" w:rsidRPr="00621E63" w:rsidRDefault="003D003E" w:rsidP="005253AB">
            <w:pPr>
              <w:pStyle w:val="TableEntry"/>
            </w:pPr>
            <w:r w:rsidRPr="00621E63">
              <w:t>Alert _Status</w:t>
            </w:r>
          </w:p>
        </w:tc>
        <w:tc>
          <w:tcPr>
            <w:tcW w:w="3729" w:type="dxa"/>
            <w:shd w:val="clear" w:color="auto" w:fill="auto"/>
          </w:tcPr>
          <w:p w14:paraId="608E2E9F" w14:textId="77777777" w:rsidR="00B11855" w:rsidRPr="00621E63" w:rsidRDefault="003D003E" w:rsidP="005253AB">
            <w:pPr>
              <w:pStyle w:val="TableEntry"/>
            </w:pPr>
            <w:r w:rsidRPr="00621E63">
              <w:t xml:space="preserve">Communication Status Enumeration item </w:t>
            </w:r>
          </w:p>
        </w:tc>
        <w:tc>
          <w:tcPr>
            <w:tcW w:w="961" w:type="dxa"/>
            <w:shd w:val="clear" w:color="auto" w:fill="auto"/>
          </w:tcPr>
          <w:p w14:paraId="499F7728" w14:textId="77777777" w:rsidR="00B11855" w:rsidRPr="00621E63" w:rsidRDefault="003D003E" w:rsidP="005253AB">
            <w:pPr>
              <w:pStyle w:val="TableEntry"/>
            </w:pPr>
            <w:r w:rsidRPr="00621E63">
              <w:t>R</w:t>
            </w:r>
          </w:p>
        </w:tc>
        <w:tc>
          <w:tcPr>
            <w:tcW w:w="1469" w:type="dxa"/>
            <w:shd w:val="clear" w:color="auto" w:fill="auto"/>
          </w:tcPr>
          <w:p w14:paraId="05AB1ADE" w14:textId="472E7656" w:rsidR="00B11855" w:rsidRPr="00621E63" w:rsidRDefault="003D003E" w:rsidP="00863A9A">
            <w:pPr>
              <w:pStyle w:val="TableEntry"/>
              <w:tabs>
                <w:tab w:val="left" w:pos="1031"/>
              </w:tabs>
            </w:pPr>
            <w:r w:rsidRPr="00621E63">
              <w:t>[1..1]</w:t>
            </w:r>
          </w:p>
        </w:tc>
      </w:tr>
      <w:tr w:rsidR="009640BC" w:rsidRPr="00621E63" w14:paraId="4FBFF509" w14:textId="77777777" w:rsidTr="00DE39CA">
        <w:trPr>
          <w:cantSplit/>
          <w:jc w:val="center"/>
        </w:trPr>
        <w:tc>
          <w:tcPr>
            <w:tcW w:w="1840" w:type="dxa"/>
            <w:shd w:val="clear" w:color="auto" w:fill="auto"/>
          </w:tcPr>
          <w:p w14:paraId="46013014" w14:textId="5630389E" w:rsidR="009640BC" w:rsidRPr="00621E63" w:rsidRDefault="009640BC" w:rsidP="005253AB">
            <w:pPr>
              <w:pStyle w:val="TableEntry"/>
            </w:pPr>
            <w:r w:rsidRPr="00621E63">
              <w:t>Alert_Information</w:t>
            </w:r>
          </w:p>
        </w:tc>
        <w:tc>
          <w:tcPr>
            <w:tcW w:w="3729" w:type="dxa"/>
            <w:shd w:val="clear" w:color="auto" w:fill="auto"/>
          </w:tcPr>
          <w:p w14:paraId="369E449C" w14:textId="4353BEEF" w:rsidR="009640BC" w:rsidRPr="00621E63" w:rsidRDefault="009640BC" w:rsidP="005253AB">
            <w:pPr>
              <w:pStyle w:val="TableEntry"/>
            </w:pPr>
            <w:r w:rsidRPr="00621E63">
              <w:t xml:space="preserve">Information associated with alert content, </w:t>
            </w:r>
            <w:r w:rsidR="00BC309B" w:rsidRPr="00621E63">
              <w:t>s</w:t>
            </w:r>
            <w:r w:rsidRPr="00621E63">
              <w:t>ee Appendix K for WCTP messaging information</w:t>
            </w:r>
          </w:p>
        </w:tc>
        <w:tc>
          <w:tcPr>
            <w:tcW w:w="961" w:type="dxa"/>
            <w:shd w:val="clear" w:color="auto" w:fill="auto"/>
          </w:tcPr>
          <w:p w14:paraId="70BAEA3D" w14:textId="12F8E263" w:rsidR="009640BC" w:rsidRPr="00621E63" w:rsidRDefault="009640BC" w:rsidP="005253AB">
            <w:pPr>
              <w:pStyle w:val="TableEntry"/>
            </w:pPr>
            <w:r w:rsidRPr="00621E63">
              <w:t>O</w:t>
            </w:r>
          </w:p>
        </w:tc>
        <w:tc>
          <w:tcPr>
            <w:tcW w:w="1469" w:type="dxa"/>
            <w:shd w:val="clear" w:color="auto" w:fill="auto"/>
          </w:tcPr>
          <w:p w14:paraId="4DB910A2" w14:textId="7111B366" w:rsidR="009640BC" w:rsidRPr="00621E63" w:rsidRDefault="009640BC" w:rsidP="009640BC">
            <w:pPr>
              <w:pStyle w:val="TableEntry"/>
              <w:tabs>
                <w:tab w:val="left" w:pos="1031"/>
              </w:tabs>
            </w:pPr>
            <w:r w:rsidRPr="00621E63">
              <w:t>[0..1]</w:t>
            </w:r>
          </w:p>
        </w:tc>
      </w:tr>
    </w:tbl>
    <w:p w14:paraId="78D64287" w14:textId="77777777" w:rsidR="00B11855" w:rsidRPr="00621E63" w:rsidRDefault="00B11855" w:rsidP="00113C9C">
      <w:pPr>
        <w:pStyle w:val="BodyText"/>
      </w:pPr>
    </w:p>
    <w:p w14:paraId="4EC328BB" w14:textId="77777777" w:rsidR="00B11855" w:rsidRPr="00621E63" w:rsidRDefault="003D003E" w:rsidP="00123C7B">
      <w:pPr>
        <w:pStyle w:val="Heading5"/>
        <w:rPr>
          <w:noProof w:val="0"/>
        </w:rPr>
      </w:pPr>
      <w:bookmarkStart w:id="1970" w:name="_Toc401769826"/>
      <w:bookmarkStart w:id="1971" w:name="_Toc24650470"/>
      <w:r w:rsidRPr="00621E63">
        <w:rPr>
          <w:noProof w:val="0"/>
        </w:rPr>
        <w:t>Expected Actions</w:t>
      </w:r>
      <w:bookmarkEnd w:id="1970"/>
      <w:bookmarkEnd w:id="1971"/>
    </w:p>
    <w:p w14:paraId="2FFE7928" w14:textId="15853CB3" w:rsidR="00B11855" w:rsidRPr="00621E63" w:rsidRDefault="003D003E" w:rsidP="00113C9C">
      <w:pPr>
        <w:pStyle w:val="BodyText"/>
      </w:pPr>
      <w:r w:rsidRPr="00621E63">
        <w:t>Based upon the status of the delivery or th</w:t>
      </w:r>
      <w:r w:rsidR="00DC7CC3" w:rsidRPr="00621E63">
        <w:t xml:space="preserve">e operator response the </w:t>
      </w:r>
      <w:r w:rsidR="009E2B46" w:rsidRPr="00621E63">
        <w:t>Alert Manager</w:t>
      </w:r>
      <w:r w:rsidR="00DC7CC3" w:rsidRPr="00621E63">
        <w:t xml:space="preserve"> may e</w:t>
      </w:r>
      <w:r w:rsidRPr="00621E63">
        <w:t>ffect changes in its own internal escalation process to select and send the message to a different device associated with the same user or a device associated with a different user.</w:t>
      </w:r>
    </w:p>
    <w:p w14:paraId="507ACA99" w14:textId="2771BFD3" w:rsidR="00B11855" w:rsidRPr="00621E63" w:rsidRDefault="00D557B6" w:rsidP="00113C9C">
      <w:pPr>
        <w:pStyle w:val="BodyText"/>
      </w:pPr>
      <w:r w:rsidRPr="00621E63">
        <w:t xml:space="preserve">If the </w:t>
      </w:r>
      <w:r w:rsidR="009E2B46" w:rsidRPr="00621E63">
        <w:t>Alert Manager</w:t>
      </w:r>
      <w:r w:rsidRPr="00621E63">
        <w:t xml:space="preserve"> supports the PCD-05 message then in response to each PCD-07 message a PCD-05 message is sent from the </w:t>
      </w:r>
      <w:r w:rsidR="009E2B46" w:rsidRPr="00621E63">
        <w:t>Alert Manager</w:t>
      </w:r>
      <w:r w:rsidRPr="00621E63">
        <w:t xml:space="preserve"> to the </w:t>
      </w:r>
      <w:r w:rsidR="009E2B46" w:rsidRPr="00621E63">
        <w:t>Alert Reporter</w:t>
      </w:r>
      <w:r w:rsidRPr="00621E63">
        <w:t xml:space="preserve"> to update the </w:t>
      </w:r>
      <w:r w:rsidR="009E2B46" w:rsidRPr="00621E63">
        <w:t>Alert Reporter</w:t>
      </w:r>
      <w:r w:rsidRPr="00621E63">
        <w:t xml:space="preserve"> as to alert dissemination status updates and operator responses to the alert PCD-06 message.</w:t>
      </w:r>
    </w:p>
    <w:p w14:paraId="11BB2BF9" w14:textId="77777777" w:rsidR="00B11855" w:rsidRPr="00621E63" w:rsidRDefault="003D003E" w:rsidP="00123C7B">
      <w:pPr>
        <w:pStyle w:val="Heading5"/>
        <w:rPr>
          <w:noProof w:val="0"/>
        </w:rPr>
      </w:pPr>
      <w:bookmarkStart w:id="1972" w:name="_Toc401769827"/>
      <w:bookmarkStart w:id="1973" w:name="_Toc24650471"/>
      <w:r w:rsidRPr="00621E63">
        <w:rPr>
          <w:noProof w:val="0"/>
        </w:rPr>
        <w:t>Security Considerations</w:t>
      </w:r>
      <w:bookmarkEnd w:id="1972"/>
      <w:bookmarkEnd w:id="1973"/>
    </w:p>
    <w:p w14:paraId="5492A182" w14:textId="77777777" w:rsidR="009F4303" w:rsidRPr="00621E63" w:rsidRDefault="003D003E" w:rsidP="00113C9C">
      <w:pPr>
        <w:pStyle w:val="BodyText"/>
      </w:pPr>
      <w:r w:rsidRPr="00621E63">
        <w:t xml:space="preserve">This profile while utilizing communication capabilities supportive of authentication, encryption, or auditing, does not impose specific requirements leaving these matters to site-specific policy or agreement. The IHE PCD Technical Framework identifies security requirements across all PCD profiles. During the </w:t>
      </w:r>
      <w:r w:rsidR="001B6A17" w:rsidRPr="00621E63">
        <w:t>p</w:t>
      </w:r>
      <w:r w:rsidRPr="00621E63">
        <w:t xml:space="preserve">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184ADEF5" w14:textId="77777777" w:rsidR="00B11855" w:rsidRPr="00621E63" w:rsidRDefault="009F4303" w:rsidP="00123C7B">
      <w:pPr>
        <w:pStyle w:val="Heading2"/>
        <w:rPr>
          <w:noProof w:val="0"/>
        </w:rPr>
      </w:pPr>
      <w:bookmarkStart w:id="1974" w:name="_Toc24650472"/>
      <w:r w:rsidRPr="00621E63">
        <w:rPr>
          <w:noProof w:val="0"/>
        </w:rPr>
        <w:lastRenderedPageBreak/>
        <w:t>[PCD-08] Reserved</w:t>
      </w:r>
      <w:bookmarkEnd w:id="1974"/>
    </w:p>
    <w:p w14:paraId="0B58119B" w14:textId="5C7EA173" w:rsidR="00B11855" w:rsidRPr="00621E63" w:rsidRDefault="003D003E" w:rsidP="00123C7B">
      <w:pPr>
        <w:pStyle w:val="Heading2"/>
        <w:rPr>
          <w:noProof w:val="0"/>
        </w:rPr>
      </w:pPr>
      <w:bookmarkStart w:id="1975" w:name="_Toc401770796"/>
      <w:bookmarkStart w:id="1976" w:name="_Toc401770991"/>
      <w:bookmarkStart w:id="1977" w:name="_Toc401771186"/>
      <w:bookmarkStart w:id="1978" w:name="_Toc401771380"/>
      <w:bookmarkStart w:id="1979" w:name="_Toc401771572"/>
      <w:bookmarkStart w:id="1980" w:name="_Toc401771765"/>
      <w:bookmarkStart w:id="1981" w:name="_Toc401771958"/>
      <w:bookmarkStart w:id="1982" w:name="_Toc401772151"/>
      <w:bookmarkStart w:id="1983" w:name="_Toc401772739"/>
      <w:bookmarkStart w:id="1984" w:name="_Toc401773367"/>
      <w:bookmarkStart w:id="1985" w:name="_Toc401774243"/>
      <w:bookmarkStart w:id="1986" w:name="_Toc401769346"/>
      <w:bookmarkStart w:id="1987" w:name="_Toc401769829"/>
      <w:bookmarkStart w:id="1988" w:name="_Toc401770797"/>
      <w:bookmarkStart w:id="1989" w:name="_Toc401770992"/>
      <w:bookmarkStart w:id="1990" w:name="_Toc401771187"/>
      <w:bookmarkStart w:id="1991" w:name="_Toc401771381"/>
      <w:bookmarkStart w:id="1992" w:name="_Toc401771573"/>
      <w:bookmarkStart w:id="1993" w:name="_Toc401771766"/>
      <w:bookmarkStart w:id="1994" w:name="_Toc401771959"/>
      <w:bookmarkStart w:id="1995" w:name="_Toc401772152"/>
      <w:bookmarkStart w:id="1996" w:name="_Toc401772740"/>
      <w:bookmarkStart w:id="1997" w:name="_Toc401773368"/>
      <w:bookmarkStart w:id="1998" w:name="_Toc401774244"/>
      <w:bookmarkStart w:id="1999" w:name="_Toc401769347"/>
      <w:bookmarkStart w:id="2000" w:name="_Toc401769830"/>
      <w:bookmarkStart w:id="2001" w:name="_Toc24650473"/>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r w:rsidRPr="00621E63">
        <w:rPr>
          <w:noProof w:val="0"/>
        </w:rPr>
        <w:t>Communicate IDC Observations</w:t>
      </w:r>
      <w:bookmarkEnd w:id="1999"/>
      <w:bookmarkEnd w:id="2000"/>
      <w:r w:rsidR="00BB3E0D" w:rsidRPr="00621E63">
        <w:rPr>
          <w:noProof w:val="0"/>
        </w:rPr>
        <w:t xml:space="preserve"> [PCD-09]</w:t>
      </w:r>
      <w:bookmarkEnd w:id="2001"/>
    </w:p>
    <w:p w14:paraId="4CA82E6A" w14:textId="0B8E439C" w:rsidR="00B11855" w:rsidRPr="00621E63" w:rsidRDefault="003D003E" w:rsidP="00113C9C">
      <w:pPr>
        <w:pStyle w:val="BodyText"/>
      </w:pPr>
      <w:r w:rsidRPr="00621E63">
        <w:t xml:space="preserve">This section corresponds to transaction </w:t>
      </w:r>
      <w:r w:rsidR="007426DD" w:rsidRPr="00621E63">
        <w:t>[PCD-09]</w:t>
      </w:r>
      <w:r w:rsidRPr="00621E63">
        <w:t xml:space="preserve"> of the IHE Technical Framework. Transaction </w:t>
      </w:r>
      <w:r w:rsidR="007426DD" w:rsidRPr="00621E63">
        <w:t>[PCD-09]</w:t>
      </w:r>
      <w:r w:rsidRPr="00621E63">
        <w:t xml:space="preserve"> is used by the Implantable Device – Cardiac – Reporter and Implantable Device – Cardiac – Consumer </w:t>
      </w:r>
      <w:r w:rsidR="00B054A1" w:rsidRPr="00621E63">
        <w:t>A</w:t>
      </w:r>
      <w:r w:rsidRPr="00621E63">
        <w:t>ctors.</w:t>
      </w:r>
    </w:p>
    <w:p w14:paraId="6B0980CE" w14:textId="77777777" w:rsidR="00B11855" w:rsidRPr="00621E63" w:rsidRDefault="00C5129A" w:rsidP="00123C7B">
      <w:pPr>
        <w:pStyle w:val="Heading3"/>
        <w:rPr>
          <w:noProof w:val="0"/>
        </w:rPr>
      </w:pPr>
      <w:bookmarkStart w:id="2002" w:name="_Toc401769348"/>
      <w:bookmarkStart w:id="2003" w:name="_Toc401769831"/>
      <w:bookmarkStart w:id="2004" w:name="_Toc24650474"/>
      <w:r w:rsidRPr="00621E63">
        <w:rPr>
          <w:noProof w:val="0"/>
        </w:rPr>
        <w:t>S</w:t>
      </w:r>
      <w:r w:rsidR="003D003E" w:rsidRPr="00621E63">
        <w:rPr>
          <w:noProof w:val="0"/>
        </w:rPr>
        <w:t>cope</w:t>
      </w:r>
      <w:bookmarkEnd w:id="2002"/>
      <w:bookmarkEnd w:id="2003"/>
      <w:bookmarkEnd w:id="2004"/>
    </w:p>
    <w:p w14:paraId="669F590B" w14:textId="6A53D765" w:rsidR="00B11855" w:rsidRPr="00621E63" w:rsidRDefault="003D003E" w:rsidP="00113C9C">
      <w:pPr>
        <w:pStyle w:val="BodyText"/>
      </w:pPr>
      <w:r w:rsidRPr="00621E63">
        <w:t xml:space="preserve">In the Communicate IDC Observation transaction, the Implantable Device – Cardiac – Reporter sends the observation as an unsolicited </w:t>
      </w:r>
      <w:r w:rsidR="006D613E" w:rsidRPr="00621E63">
        <w:t>HL7</w:t>
      </w:r>
      <w:r w:rsidR="00995105" w:rsidRPr="00621E63">
        <w:t xml:space="preserve"> </w:t>
      </w:r>
      <w:r w:rsidRPr="00621E63">
        <w:t>ORU message to the Implantable Device – Cardiac – Consumer.</w:t>
      </w:r>
    </w:p>
    <w:p w14:paraId="0A27DEBB" w14:textId="77777777" w:rsidR="00B11855" w:rsidRPr="00621E63" w:rsidRDefault="003D003E" w:rsidP="00123C7B">
      <w:pPr>
        <w:pStyle w:val="Heading3"/>
        <w:rPr>
          <w:noProof w:val="0"/>
        </w:rPr>
      </w:pPr>
      <w:bookmarkStart w:id="2005" w:name="_Toc401769349"/>
      <w:bookmarkStart w:id="2006" w:name="_Toc401769832"/>
      <w:bookmarkStart w:id="2007" w:name="_Toc24650475"/>
      <w:r w:rsidRPr="00621E63">
        <w:rPr>
          <w:noProof w:val="0"/>
        </w:rPr>
        <w:t>Use Case Roles</w:t>
      </w:r>
      <w:bookmarkEnd w:id="2005"/>
      <w:bookmarkEnd w:id="2006"/>
      <w:bookmarkEnd w:id="2007"/>
    </w:p>
    <w:p w14:paraId="36985658" w14:textId="77777777" w:rsidR="00B11855" w:rsidRPr="00621E63" w:rsidRDefault="00B11855" w:rsidP="001A4392">
      <w:pPr>
        <w:pStyle w:val="BodyText"/>
      </w:pPr>
    </w:p>
    <w:p w14:paraId="7676721F" w14:textId="1EFC2818" w:rsidR="00573FF2" w:rsidRPr="00621E63" w:rsidRDefault="00573FF2" w:rsidP="001A4392">
      <w:pPr>
        <w:pStyle w:val="BodyText"/>
      </w:pPr>
      <w:r w:rsidRPr="00621E63">
        <mc:AlternateContent>
          <mc:Choice Requires="wpc">
            <w:drawing>
              <wp:inline distT="0" distB="0" distL="0" distR="0" wp14:anchorId="4A9AD2B2" wp14:editId="36F7C2E3">
                <wp:extent cx="5943600" cy="2200275"/>
                <wp:effectExtent l="0" t="0" r="0" b="0"/>
                <wp:docPr id="181" name="Canvas 1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7" name="Text Box 57"/>
                        <wps:cNvSpPr txBox="1"/>
                        <wps:spPr>
                          <a:xfrm>
                            <a:off x="933259" y="123826"/>
                            <a:ext cx="1447800" cy="685598"/>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AAD7CD" w14:textId="3CC465E6" w:rsidR="00D04981" w:rsidRDefault="00D04981" w:rsidP="00CF5627">
                              <w:pPr>
                                <w:jc w:val="center"/>
                              </w:pPr>
                              <w:bookmarkStart w:id="2008" w:name="OLE_LINK11"/>
                              <w:bookmarkStart w:id="2009" w:name="OLE_LINK12"/>
                              <w:bookmarkStart w:id="2010" w:name="_Hlk497469695"/>
                              <w:bookmarkStart w:id="2011" w:name="OLE_LINK13"/>
                              <w:bookmarkStart w:id="2012" w:name="OLE_LINK14"/>
                              <w:bookmarkStart w:id="2013" w:name="_Hlk497469698"/>
                              <w:r>
                                <w:t>Implantable Device</w:t>
                              </w:r>
                            </w:p>
                            <w:p w14:paraId="70DE4F20" w14:textId="152FF6C6" w:rsidR="00D04981" w:rsidRDefault="00D04981" w:rsidP="00CF5627">
                              <w:pPr>
                                <w:jc w:val="center"/>
                              </w:pPr>
                              <w:r>
                                <w:t xml:space="preserve">– Cardiac </w:t>
                              </w:r>
                              <w:bookmarkStart w:id="2014" w:name="OLE_LINK9"/>
                              <w:bookmarkStart w:id="2015" w:name="OLE_LINK10"/>
                              <w:r>
                                <w:t>–</w:t>
                              </w:r>
                              <w:bookmarkEnd w:id="2014"/>
                              <w:bookmarkEnd w:id="2015"/>
                            </w:p>
                            <w:p w14:paraId="0FF6C004" w14:textId="1B8E65F4" w:rsidR="00D04981" w:rsidRDefault="00D04981" w:rsidP="00CF5627">
                              <w:pPr>
                                <w:jc w:val="center"/>
                              </w:pPr>
                              <w:r>
                                <w:t xml:space="preserve"> Reporter</w:t>
                              </w:r>
                              <w:bookmarkEnd w:id="2008"/>
                              <w:bookmarkEnd w:id="2009"/>
                              <w:bookmarkEnd w:id="2010"/>
                              <w:bookmarkEnd w:id="2011"/>
                              <w:bookmarkEnd w:id="2012"/>
                              <w:bookmarkEnd w:id="201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33"/>
                        <wps:cNvSpPr txBox="1"/>
                        <wps:spPr>
                          <a:xfrm>
                            <a:off x="2961300" y="123795"/>
                            <a:ext cx="1447165" cy="703699"/>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89E78D" w14:textId="15B22C0B" w:rsidR="00D04981" w:rsidRDefault="00D04981" w:rsidP="00573FF2">
                              <w:pPr>
                                <w:jc w:val="center"/>
                              </w:pPr>
                              <w:r>
                                <w:t>Implantable Device</w:t>
                              </w:r>
                            </w:p>
                            <w:p w14:paraId="4284D8E0" w14:textId="77777777" w:rsidR="00D04981" w:rsidRDefault="00D04981" w:rsidP="00573FF2">
                              <w:pPr>
                                <w:jc w:val="center"/>
                              </w:pPr>
                              <w:r>
                                <w:t>– Cardiac –</w:t>
                              </w:r>
                            </w:p>
                            <w:p w14:paraId="4C685025" w14:textId="65A69F74" w:rsidR="00D04981" w:rsidRDefault="00D04981" w:rsidP="00772E92">
                              <w:pPr>
                                <w:jc w:val="center"/>
                              </w:pPr>
                              <w:r>
                                <w:t xml:space="preserve"> Consumer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59" name="Group 59"/>
                        <wpg:cNvGrpSpPr/>
                        <wpg:grpSpPr>
                          <a:xfrm>
                            <a:off x="1562101" y="1228110"/>
                            <a:ext cx="2190750" cy="810240"/>
                            <a:chOff x="2009776" y="1571625"/>
                            <a:chExt cx="1504586" cy="819150"/>
                          </a:xfrm>
                        </wpg:grpSpPr>
                        <wps:wsp>
                          <wps:cNvPr id="60" name="Oval 60"/>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2230119" y="1709136"/>
                              <a:ext cx="1063902" cy="5179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811CE2" w14:textId="054C06D6" w:rsidR="00D04981" w:rsidRDefault="00D04981" w:rsidP="00CF5627">
                                <w:pPr>
                                  <w:jc w:val="center"/>
                                </w:pPr>
                                <w:r>
                                  <w:t>Communicate IDC Observation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2" name="Straight Connector 62"/>
                        <wps:cNvCnPr>
                          <a:stCxn id="57" idx="2"/>
                          <a:endCxn id="60" idx="1"/>
                        </wps:cNvCnPr>
                        <wps:spPr>
                          <a:xfrm>
                            <a:off x="1657159" y="809424"/>
                            <a:ext cx="225770" cy="53734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a:stCxn id="58" idx="2"/>
                          <a:endCxn id="60" idx="7"/>
                        </wps:cNvCnPr>
                        <wps:spPr>
                          <a:xfrm flipH="1">
                            <a:off x="3432023" y="827494"/>
                            <a:ext cx="252860" cy="5192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A9AD2B2" id="Canvas 181" o:spid="_x0000_s1169" editas="canvas" style="width:468pt;height:173.25pt;mso-position-horizontal-relative:char;mso-position-vertical-relative:line" coordsize="59436,22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">
                <v:shape id="_x0000_s1170" type="#_x0000_t75" style="position:absolute;width:59436;height:22002;visibility:visible;mso-wrap-style:square">
                  <v:fill o:detectmouseclick="t"/>
                  <v:path o:connecttype="none"/>
                </v:shape>
                <v:shape id="Text Box 57" o:spid="_x0000_s1171" type="#_x0000_t202" style="position:absolute;left:9332;top:1238;width:14478;height:6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" filled="f" strokeweight="1.25pt">
                  <v:textbox>
                    <w:txbxContent>
                      <w:p w14:paraId="37AAD7CD" w14:textId="3CC465E6" w:rsidR="00D04981" w:rsidRDefault="00D04981" w:rsidP="00CF5627">
                        <w:pPr>
                          <w:jc w:val="center"/>
                        </w:pPr>
                        <w:bookmarkStart w:id="2016" w:name="OLE_LINK11"/>
                        <w:bookmarkStart w:id="2017" w:name="OLE_LINK12"/>
                        <w:bookmarkStart w:id="2018" w:name="_Hlk497469695"/>
                        <w:bookmarkStart w:id="2019" w:name="OLE_LINK13"/>
                        <w:bookmarkStart w:id="2020" w:name="OLE_LINK14"/>
                        <w:bookmarkStart w:id="2021" w:name="_Hlk497469698"/>
                        <w:r>
                          <w:t>Implantable Device</w:t>
                        </w:r>
                      </w:p>
                      <w:p w14:paraId="70DE4F20" w14:textId="152FF6C6" w:rsidR="00D04981" w:rsidRDefault="00D04981" w:rsidP="00CF5627">
                        <w:pPr>
                          <w:jc w:val="center"/>
                        </w:pPr>
                        <w:r>
                          <w:t xml:space="preserve">– Cardiac </w:t>
                        </w:r>
                        <w:bookmarkStart w:id="2022" w:name="OLE_LINK9"/>
                        <w:bookmarkStart w:id="2023" w:name="OLE_LINK10"/>
                        <w:r>
                          <w:t>–</w:t>
                        </w:r>
                        <w:bookmarkEnd w:id="2022"/>
                        <w:bookmarkEnd w:id="2023"/>
                      </w:p>
                      <w:p w14:paraId="0FF6C004" w14:textId="1B8E65F4" w:rsidR="00D04981" w:rsidRDefault="00D04981" w:rsidP="00CF5627">
                        <w:pPr>
                          <w:jc w:val="center"/>
                        </w:pPr>
                        <w:r>
                          <w:t xml:space="preserve"> Reporter</w:t>
                        </w:r>
                        <w:bookmarkEnd w:id="2016"/>
                        <w:bookmarkEnd w:id="2017"/>
                        <w:bookmarkEnd w:id="2018"/>
                        <w:bookmarkEnd w:id="2019"/>
                        <w:bookmarkEnd w:id="2020"/>
                        <w:bookmarkEnd w:id="2021"/>
                      </w:p>
                    </w:txbxContent>
                  </v:textbox>
                </v:shape>
                <v:shape id="Text Box 33" o:spid="_x0000_s1172" type="#_x0000_t202" style="position:absolute;left:29613;top:1237;width:14471;height:7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" filled="f" strokeweight="1.25pt">
                  <v:textbox>
                    <w:txbxContent>
                      <w:p w14:paraId="2189E78D" w14:textId="15B22C0B" w:rsidR="00D04981" w:rsidRDefault="00D04981" w:rsidP="00573FF2">
                        <w:pPr>
                          <w:jc w:val="center"/>
                        </w:pPr>
                        <w:r>
                          <w:t>Implantable Device</w:t>
                        </w:r>
                      </w:p>
                      <w:p w14:paraId="4284D8E0" w14:textId="77777777" w:rsidR="00D04981" w:rsidRDefault="00D04981" w:rsidP="00573FF2">
                        <w:pPr>
                          <w:jc w:val="center"/>
                        </w:pPr>
                        <w:r>
                          <w:t>– Cardiac –</w:t>
                        </w:r>
                      </w:p>
                      <w:p w14:paraId="4C685025" w14:textId="65A69F74" w:rsidR="00D04981" w:rsidRDefault="00D04981" w:rsidP="00772E92">
                        <w:pPr>
                          <w:jc w:val="center"/>
                        </w:pPr>
                        <w:r>
                          <w:t xml:space="preserve"> Consumer</w:t>
                        </w:r>
                      </w:p>
                    </w:txbxContent>
                  </v:textbox>
                </v:shape>
                <v:group id="Group 59" o:spid="_x0000_s1173" style="position:absolute;left:15621;top:12281;width:21907;height:8102" coordorigin="20097,15716" coordsize="1504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oval id="Oval 60" o:spid="_x0000_s1174" style="position:absolute;left:20097;top:15716;width:15046;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" filled="f" strokecolor="black [3213]" strokeweight="1.25pt">
                    <v:stroke joinstyle="miter"/>
                  </v:oval>
                  <v:shape id="Text Box 61" o:spid="_x0000_s1175" type="#_x0000_t202" style="position:absolute;left:22301;top:17091;width:10639;height:5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" fillcolor="white [3201]" stroked="f" strokeweight=".5pt">
                    <v:textbox>
                      <w:txbxContent>
                        <w:p w14:paraId="5F811CE2" w14:textId="054C06D6" w:rsidR="00D04981" w:rsidRDefault="00D04981" w:rsidP="00CF5627">
                          <w:pPr>
                            <w:jc w:val="center"/>
                          </w:pPr>
                          <w:r>
                            <w:t>Communicate IDC Observation</w:t>
                          </w:r>
                        </w:p>
                      </w:txbxContent>
                    </v:textbox>
                  </v:shape>
                </v:group>
                <v:line id="Straight Connector 62" o:spid="_x0000_s1176" style="position:absolute;visibility:visible;mso-wrap-style:square" from="16571,8094" to="18829,13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" strokecolor="black [3213]" strokeweight=".5pt">
                  <v:stroke joinstyle="miter"/>
                </v:line>
                <v:line id="Straight Connector 63" o:spid="_x0000_s1177" style="position:absolute;flip:x;visibility:visible;mso-wrap-style:square" from="34320,8274" to="36848,13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" strokecolor="black [3213]" strokeweight=".5pt">
                  <v:stroke joinstyle="miter"/>
                </v:line>
                <w10:anchorlock/>
              </v:group>
            </w:pict>
          </mc:Fallback>
        </mc:AlternateContent>
      </w:r>
    </w:p>
    <w:p w14:paraId="4EF6EE8B" w14:textId="77777777" w:rsidR="00B11855" w:rsidRPr="00621E63" w:rsidRDefault="003D003E" w:rsidP="00CF5627">
      <w:pPr>
        <w:pStyle w:val="FigureTitle"/>
      </w:pPr>
      <w:r w:rsidRPr="00621E63">
        <w:t>Figure 3.9.2</w:t>
      </w:r>
      <w:r w:rsidR="005D79DE" w:rsidRPr="00621E63">
        <w:rPr>
          <w:rFonts w:eastAsia="MS Gothic"/>
        </w:rPr>
        <w:t>-</w:t>
      </w:r>
      <w:r w:rsidRPr="00621E63">
        <w:t>1: Communicate IDC Observation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2024" w:author="Mary Jungers" w:date="2019-11-13T18:48: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350"/>
        <w:gridCol w:w="8000"/>
        <w:tblGridChange w:id="2025">
          <w:tblGrid>
            <w:gridCol w:w="1523"/>
            <w:gridCol w:w="7827"/>
          </w:tblGrid>
        </w:tblGridChange>
      </w:tblGrid>
      <w:tr w:rsidR="005D79DE" w:rsidRPr="00621E63" w14:paraId="5EFD968D" w14:textId="77777777" w:rsidTr="008E1C27">
        <w:tc>
          <w:tcPr>
            <w:tcW w:w="1368" w:type="dxa"/>
            <w:shd w:val="clear" w:color="auto" w:fill="auto"/>
            <w:tcPrChange w:id="2026" w:author="Mary Jungers" w:date="2019-11-13T18:48:00Z">
              <w:tcPr>
                <w:tcW w:w="1368" w:type="dxa"/>
                <w:shd w:val="clear" w:color="auto" w:fill="auto"/>
              </w:tcPr>
            </w:tcPrChange>
          </w:tcPr>
          <w:p w14:paraId="58B7A6C5" w14:textId="77777777" w:rsidR="005D79DE" w:rsidRPr="00621E63" w:rsidRDefault="005D79DE" w:rsidP="008E1C27">
            <w:pPr>
              <w:pStyle w:val="BodyText"/>
              <w:rPr>
                <w:b/>
                <w:bCs/>
                <w:rPrChange w:id="2027" w:author="Mary Jungers" w:date="2019-11-13T18:48:00Z">
                  <w:rPr/>
                </w:rPrChange>
              </w:rPr>
              <w:pPrChange w:id="2028" w:author="Mary Jungers" w:date="2019-11-13T18:48:00Z">
                <w:pPr>
                  <w:pStyle w:val="UnnumberedHeadingIndent"/>
                </w:pPr>
              </w:pPrChange>
            </w:pPr>
            <w:r w:rsidRPr="00621E63">
              <w:rPr>
                <w:b/>
                <w:bCs/>
                <w:rPrChange w:id="2029" w:author="Mary Jungers" w:date="2019-11-13T18:48:00Z">
                  <w:rPr/>
                </w:rPrChange>
              </w:rPr>
              <w:t>Actor</w:t>
            </w:r>
          </w:p>
        </w:tc>
        <w:tc>
          <w:tcPr>
            <w:tcW w:w="8208" w:type="dxa"/>
            <w:shd w:val="clear" w:color="auto" w:fill="auto"/>
            <w:tcPrChange w:id="2030" w:author="Mary Jungers" w:date="2019-11-13T18:48:00Z">
              <w:tcPr>
                <w:tcW w:w="8208" w:type="dxa"/>
                <w:shd w:val="clear" w:color="auto" w:fill="auto"/>
              </w:tcPr>
            </w:tcPrChange>
          </w:tcPr>
          <w:p w14:paraId="1885C5AF" w14:textId="77777777" w:rsidR="005D79DE" w:rsidRPr="00621E63" w:rsidRDefault="005D79DE" w:rsidP="005D79DE">
            <w:pPr>
              <w:pStyle w:val="BodyText"/>
            </w:pPr>
            <w:r w:rsidRPr="00621E63">
              <w:t>Implantable Device – Cardiac – Reporter</w:t>
            </w:r>
          </w:p>
        </w:tc>
      </w:tr>
      <w:tr w:rsidR="005D79DE" w:rsidRPr="00621E63" w14:paraId="72CC4C28" w14:textId="77777777" w:rsidTr="008E1C27">
        <w:tc>
          <w:tcPr>
            <w:tcW w:w="1368" w:type="dxa"/>
            <w:shd w:val="clear" w:color="auto" w:fill="auto"/>
            <w:tcPrChange w:id="2031" w:author="Mary Jungers" w:date="2019-11-13T18:48:00Z">
              <w:tcPr>
                <w:tcW w:w="1368" w:type="dxa"/>
                <w:shd w:val="clear" w:color="auto" w:fill="auto"/>
              </w:tcPr>
            </w:tcPrChange>
          </w:tcPr>
          <w:p w14:paraId="4185801B" w14:textId="77777777" w:rsidR="005D79DE" w:rsidRPr="00621E63" w:rsidRDefault="005D79DE" w:rsidP="008E1C27">
            <w:pPr>
              <w:pStyle w:val="BodyText"/>
              <w:rPr>
                <w:b/>
                <w:bCs/>
                <w:rPrChange w:id="2032" w:author="Mary Jungers" w:date="2019-11-13T18:48:00Z">
                  <w:rPr/>
                </w:rPrChange>
              </w:rPr>
              <w:pPrChange w:id="2033" w:author="Mary Jungers" w:date="2019-11-13T18:48:00Z">
                <w:pPr>
                  <w:pStyle w:val="UnnumberedHeadingIndent"/>
                </w:pPr>
              </w:pPrChange>
            </w:pPr>
            <w:r w:rsidRPr="00621E63">
              <w:rPr>
                <w:b/>
                <w:bCs/>
                <w:rPrChange w:id="2034" w:author="Mary Jungers" w:date="2019-11-13T18:48:00Z">
                  <w:rPr/>
                </w:rPrChange>
              </w:rPr>
              <w:t>Role</w:t>
            </w:r>
          </w:p>
        </w:tc>
        <w:tc>
          <w:tcPr>
            <w:tcW w:w="8208" w:type="dxa"/>
            <w:shd w:val="clear" w:color="auto" w:fill="auto"/>
            <w:tcPrChange w:id="2035" w:author="Mary Jungers" w:date="2019-11-13T18:48:00Z">
              <w:tcPr>
                <w:tcW w:w="8208" w:type="dxa"/>
                <w:shd w:val="clear" w:color="auto" w:fill="auto"/>
              </w:tcPr>
            </w:tcPrChange>
          </w:tcPr>
          <w:p w14:paraId="39906054" w14:textId="2D7B34C1" w:rsidR="005D79DE" w:rsidRPr="00621E63" w:rsidRDefault="005D79DE" w:rsidP="005D79DE">
            <w:pPr>
              <w:pStyle w:val="BodyText"/>
            </w:pPr>
            <w:r w:rsidRPr="00621E63">
              <w:t xml:space="preserve">Outputs the Observation as an </w:t>
            </w:r>
            <w:r w:rsidR="006D613E" w:rsidRPr="00621E63">
              <w:t>HL7</w:t>
            </w:r>
            <w:r w:rsidR="00995105" w:rsidRPr="00621E63">
              <w:t xml:space="preserve"> </w:t>
            </w:r>
            <w:r w:rsidRPr="00621E63">
              <w:t>ORU message upon completion of the observation. This message contains the discrete data for the observation and/or a PDF document containing displayable data relating to the observation.</w:t>
            </w:r>
          </w:p>
        </w:tc>
      </w:tr>
      <w:tr w:rsidR="005D79DE" w:rsidRPr="00621E63" w14:paraId="794719C3" w14:textId="77777777" w:rsidTr="008E1C27">
        <w:tc>
          <w:tcPr>
            <w:tcW w:w="1368" w:type="dxa"/>
            <w:shd w:val="clear" w:color="auto" w:fill="auto"/>
            <w:tcPrChange w:id="2036" w:author="Mary Jungers" w:date="2019-11-13T18:48:00Z">
              <w:tcPr>
                <w:tcW w:w="1368" w:type="dxa"/>
                <w:shd w:val="clear" w:color="auto" w:fill="auto"/>
              </w:tcPr>
            </w:tcPrChange>
          </w:tcPr>
          <w:p w14:paraId="22928BFA" w14:textId="77777777" w:rsidR="005D79DE" w:rsidRPr="00621E63" w:rsidRDefault="005D79DE" w:rsidP="008E1C27">
            <w:pPr>
              <w:pStyle w:val="BodyText"/>
              <w:rPr>
                <w:b/>
                <w:bCs/>
                <w:rPrChange w:id="2037" w:author="Mary Jungers" w:date="2019-11-13T18:48:00Z">
                  <w:rPr/>
                </w:rPrChange>
              </w:rPr>
              <w:pPrChange w:id="2038" w:author="Mary Jungers" w:date="2019-11-13T18:48:00Z">
                <w:pPr>
                  <w:pStyle w:val="UnnumberedHeadingIndent"/>
                </w:pPr>
              </w:pPrChange>
            </w:pPr>
            <w:r w:rsidRPr="00621E63">
              <w:rPr>
                <w:b/>
                <w:bCs/>
                <w:rPrChange w:id="2039" w:author="Mary Jungers" w:date="2019-11-13T18:48:00Z">
                  <w:rPr/>
                </w:rPrChange>
              </w:rPr>
              <w:t>Actor</w:t>
            </w:r>
          </w:p>
        </w:tc>
        <w:tc>
          <w:tcPr>
            <w:tcW w:w="8208" w:type="dxa"/>
            <w:shd w:val="clear" w:color="auto" w:fill="auto"/>
            <w:tcPrChange w:id="2040" w:author="Mary Jungers" w:date="2019-11-13T18:48:00Z">
              <w:tcPr>
                <w:tcW w:w="8208" w:type="dxa"/>
                <w:shd w:val="clear" w:color="auto" w:fill="auto"/>
              </w:tcPr>
            </w:tcPrChange>
          </w:tcPr>
          <w:p w14:paraId="6B10A998" w14:textId="77777777" w:rsidR="005D79DE" w:rsidRPr="00621E63" w:rsidRDefault="005D79DE" w:rsidP="005D79DE">
            <w:pPr>
              <w:pStyle w:val="BodyText"/>
            </w:pPr>
            <w:r w:rsidRPr="00621E63">
              <w:t>Implantable Device – Cardiac – Consumer</w:t>
            </w:r>
          </w:p>
        </w:tc>
      </w:tr>
      <w:tr w:rsidR="005D79DE" w:rsidRPr="00621E63" w14:paraId="239F2AE0" w14:textId="77777777" w:rsidTr="008E1C27">
        <w:tc>
          <w:tcPr>
            <w:tcW w:w="1368" w:type="dxa"/>
            <w:shd w:val="clear" w:color="auto" w:fill="auto"/>
            <w:tcPrChange w:id="2041" w:author="Mary Jungers" w:date="2019-11-13T18:48:00Z">
              <w:tcPr>
                <w:tcW w:w="1368" w:type="dxa"/>
                <w:shd w:val="clear" w:color="auto" w:fill="auto"/>
              </w:tcPr>
            </w:tcPrChange>
          </w:tcPr>
          <w:p w14:paraId="37B43D42" w14:textId="77777777" w:rsidR="005D79DE" w:rsidRPr="00621E63" w:rsidRDefault="005D79DE" w:rsidP="008E1C27">
            <w:pPr>
              <w:pStyle w:val="BodyText"/>
              <w:rPr>
                <w:b/>
                <w:bCs/>
                <w:rPrChange w:id="2042" w:author="Mary Jungers" w:date="2019-11-13T18:48:00Z">
                  <w:rPr/>
                </w:rPrChange>
              </w:rPr>
              <w:pPrChange w:id="2043" w:author="Mary Jungers" w:date="2019-11-13T18:48:00Z">
                <w:pPr>
                  <w:pStyle w:val="UnnumberedHeadingIndent"/>
                </w:pPr>
              </w:pPrChange>
            </w:pPr>
            <w:r w:rsidRPr="00621E63">
              <w:rPr>
                <w:b/>
                <w:bCs/>
                <w:rPrChange w:id="2044" w:author="Mary Jungers" w:date="2019-11-13T18:48:00Z">
                  <w:rPr/>
                </w:rPrChange>
              </w:rPr>
              <w:t>Role</w:t>
            </w:r>
          </w:p>
        </w:tc>
        <w:tc>
          <w:tcPr>
            <w:tcW w:w="8208" w:type="dxa"/>
            <w:shd w:val="clear" w:color="auto" w:fill="auto"/>
            <w:tcPrChange w:id="2045" w:author="Mary Jungers" w:date="2019-11-13T18:48:00Z">
              <w:tcPr>
                <w:tcW w:w="8208" w:type="dxa"/>
                <w:shd w:val="clear" w:color="auto" w:fill="auto"/>
              </w:tcPr>
            </w:tcPrChange>
          </w:tcPr>
          <w:p w14:paraId="189EEAB7" w14:textId="6AA39BA4" w:rsidR="005D79DE" w:rsidRPr="00621E63" w:rsidRDefault="005D79DE" w:rsidP="005D79DE">
            <w:pPr>
              <w:pStyle w:val="BodyText"/>
            </w:pPr>
            <w:r w:rsidRPr="00621E63">
              <w:t xml:space="preserve">Receives the </w:t>
            </w:r>
            <w:r w:rsidR="006D613E" w:rsidRPr="00621E63">
              <w:t>HL7</w:t>
            </w:r>
            <w:r w:rsidR="00995105" w:rsidRPr="00621E63">
              <w:t xml:space="preserve"> </w:t>
            </w:r>
            <w:r w:rsidRPr="00621E63">
              <w:t>ORU message and provides some implementation-specific processing. This may include creation of reports, integration of information into electronic health records, or creation of derived data (trends, analyses, reformatted data, population statistics, etc.). If needed, it will reconcile patient identification using an implementation-specific mapping function.</w:t>
            </w:r>
          </w:p>
        </w:tc>
      </w:tr>
    </w:tbl>
    <w:p w14:paraId="2C3C964A" w14:textId="77777777" w:rsidR="005D79DE" w:rsidRPr="00621E63" w:rsidRDefault="005D79DE" w:rsidP="005D79DE">
      <w:pPr>
        <w:pStyle w:val="BodyText"/>
      </w:pPr>
    </w:p>
    <w:p w14:paraId="2B5E503A" w14:textId="77777777" w:rsidR="00B11855" w:rsidRPr="00621E63" w:rsidRDefault="003D003E" w:rsidP="00123C7B">
      <w:pPr>
        <w:pStyle w:val="Heading3"/>
        <w:rPr>
          <w:noProof w:val="0"/>
        </w:rPr>
      </w:pPr>
      <w:bookmarkStart w:id="2046" w:name="_Toc401769350"/>
      <w:bookmarkStart w:id="2047" w:name="_Toc401769833"/>
      <w:bookmarkStart w:id="2048" w:name="_Toc24650476"/>
      <w:r w:rsidRPr="00621E63">
        <w:rPr>
          <w:noProof w:val="0"/>
        </w:rPr>
        <w:lastRenderedPageBreak/>
        <w:t>Referenced Standard</w:t>
      </w:r>
      <w:bookmarkEnd w:id="2046"/>
      <w:bookmarkEnd w:id="2047"/>
      <w:bookmarkEnd w:id="2048"/>
    </w:p>
    <w:p w14:paraId="5C389583" w14:textId="2196C004" w:rsidR="00B11855" w:rsidRPr="00621E63" w:rsidRDefault="006D613E" w:rsidP="00113C9C">
      <w:pPr>
        <w:pStyle w:val="BodyText"/>
      </w:pPr>
      <w:r w:rsidRPr="00621E63">
        <w:t>HL7</w:t>
      </w:r>
      <w:r w:rsidR="00995105" w:rsidRPr="00621E63">
        <w:t xml:space="preserve"> </w:t>
      </w:r>
      <w:r w:rsidR="003D003E" w:rsidRPr="00621E63">
        <w:t>Messaging Standard v2.6</w:t>
      </w:r>
    </w:p>
    <w:p w14:paraId="01CCB7A2" w14:textId="2F512056" w:rsidR="00B11855" w:rsidRPr="00621E63" w:rsidRDefault="003D003E" w:rsidP="00113C9C">
      <w:pPr>
        <w:pStyle w:val="BodyText"/>
      </w:pPr>
      <w:r w:rsidRPr="00621E63">
        <w:t>N</w:t>
      </w:r>
      <w:r w:rsidR="001B6A17" w:rsidRPr="00621E63">
        <w:t xml:space="preserve">ote: </w:t>
      </w:r>
      <w:r w:rsidRPr="00621E63">
        <w:t xml:space="preserve">The IDCO is functional with </w:t>
      </w:r>
      <w:r w:rsidR="006D613E" w:rsidRPr="00621E63">
        <w:t>HL7</w:t>
      </w:r>
      <w:r w:rsidR="00995105" w:rsidRPr="00621E63">
        <w:t xml:space="preserve"> </w:t>
      </w:r>
      <w:r w:rsidRPr="00621E63">
        <w:t>Messaging Standard v2.5. The only change required is when specifying in the message header which version is being used.</w:t>
      </w:r>
    </w:p>
    <w:p w14:paraId="25AD6AB0" w14:textId="77777777" w:rsidR="00B11855" w:rsidRPr="00621E63" w:rsidRDefault="003D003E" w:rsidP="00113C9C">
      <w:pPr>
        <w:pStyle w:val="BodyText"/>
      </w:pPr>
      <w:r w:rsidRPr="00621E63">
        <w:t>ISO 19005-1. Document management – Electronic document file format for long-term preservation – Part 1: Use of PDF (PDF/A)</w:t>
      </w:r>
    </w:p>
    <w:p w14:paraId="08E2BB8F" w14:textId="77777777" w:rsidR="00B11855" w:rsidRPr="00621E63" w:rsidRDefault="003D003E" w:rsidP="00113C9C">
      <w:pPr>
        <w:pStyle w:val="BodyText"/>
      </w:pPr>
      <w:r w:rsidRPr="00621E63">
        <w:t>UCUM: Unified Code for Units of Measure, Regenstrief Institute for Health Care, Indianapolis 2005. Version 1.6</w:t>
      </w:r>
    </w:p>
    <w:p w14:paraId="7D420A5A" w14:textId="77777777" w:rsidR="00B11855" w:rsidRPr="00621E63" w:rsidRDefault="003D003E" w:rsidP="00113C9C">
      <w:pPr>
        <w:pStyle w:val="BodyText"/>
      </w:pPr>
      <w:r w:rsidRPr="00621E63">
        <w:t>IEEE 11073_10103 MDC_IDC Nomenclature</w:t>
      </w:r>
    </w:p>
    <w:p w14:paraId="699421BE" w14:textId="77777777" w:rsidR="00B11855" w:rsidRPr="00621E63" w:rsidRDefault="003D003E" w:rsidP="00123C7B">
      <w:pPr>
        <w:pStyle w:val="Heading3"/>
        <w:rPr>
          <w:noProof w:val="0"/>
        </w:rPr>
      </w:pPr>
      <w:bookmarkStart w:id="2049" w:name="_Toc401769351"/>
      <w:bookmarkStart w:id="2050" w:name="_Toc401769834"/>
      <w:bookmarkStart w:id="2051" w:name="_Toc24650477"/>
      <w:r w:rsidRPr="00621E63">
        <w:rPr>
          <w:noProof w:val="0"/>
        </w:rPr>
        <w:t>Interaction Diagram</w:t>
      </w:r>
      <w:bookmarkEnd w:id="2049"/>
      <w:bookmarkEnd w:id="2050"/>
      <w:bookmarkEnd w:id="2051"/>
    </w:p>
    <w:p w14:paraId="72DF6A62" w14:textId="77777777" w:rsidR="00B11855" w:rsidRPr="00621E63" w:rsidRDefault="00F73333" w:rsidP="00113C9C">
      <w:pPr>
        <w:pStyle w:val="BodyText"/>
      </w:pPr>
      <w:r w:rsidRPr="00621E63">
        <w:drawing>
          <wp:inline distT="0" distB="0" distL="0" distR="0" wp14:anchorId="424F93E3" wp14:editId="01E9503F">
            <wp:extent cx="5132705" cy="227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32705" cy="2279650"/>
                    </a:xfrm>
                    <a:prstGeom prst="rect">
                      <a:avLst/>
                    </a:prstGeom>
                    <a:noFill/>
                    <a:ln>
                      <a:noFill/>
                    </a:ln>
                  </pic:spPr>
                </pic:pic>
              </a:graphicData>
            </a:graphic>
          </wp:inline>
        </w:drawing>
      </w:r>
    </w:p>
    <w:p w14:paraId="0001352E" w14:textId="565256A3" w:rsidR="00B11855" w:rsidRPr="00621E63" w:rsidRDefault="006D613E" w:rsidP="00BE2BFA">
      <w:pPr>
        <w:pStyle w:val="Heading4"/>
        <w:rPr>
          <w:noProof w:val="0"/>
        </w:rPr>
      </w:pPr>
      <w:bookmarkStart w:id="2052" w:name="_Toc401769835"/>
      <w:bookmarkStart w:id="2053" w:name="_Toc24650478"/>
      <w:r w:rsidRPr="00621E63">
        <w:rPr>
          <w:noProof w:val="0"/>
        </w:rPr>
        <w:t>HL7</w:t>
      </w:r>
      <w:r w:rsidR="00995105" w:rsidRPr="00621E63">
        <w:rPr>
          <w:noProof w:val="0"/>
        </w:rPr>
        <w:t xml:space="preserve"> </w:t>
      </w:r>
      <w:r w:rsidR="003D003E" w:rsidRPr="00621E63">
        <w:rPr>
          <w:noProof w:val="0"/>
        </w:rPr>
        <w:t>ORU Observation</w:t>
      </w:r>
      <w:bookmarkEnd w:id="2052"/>
      <w:bookmarkEnd w:id="2053"/>
    </w:p>
    <w:p w14:paraId="4961D7B0" w14:textId="5E6E137A" w:rsidR="00D57E5E" w:rsidRPr="00621E63" w:rsidRDefault="003D003E" w:rsidP="00113C9C">
      <w:pPr>
        <w:pStyle w:val="BodyText"/>
      </w:pPr>
      <w:r w:rsidRPr="00621E63">
        <w:t xml:space="preserve">This is a standard </w:t>
      </w:r>
      <w:r w:rsidR="006D613E" w:rsidRPr="00621E63">
        <w:t>HL7</w:t>
      </w:r>
      <w:r w:rsidR="00995105" w:rsidRPr="00621E63">
        <w:t xml:space="preserve"> </w:t>
      </w:r>
      <w:r w:rsidRPr="00621E63">
        <w:t>v2.6 unsolicited orders and observation message containing the observations taken by the implanted device. Information is coded using the IEEE 11073-10103 IDC Nomenclature.</w:t>
      </w:r>
    </w:p>
    <w:p w14:paraId="499C5AB2" w14:textId="77777777" w:rsidR="00B11855" w:rsidRPr="00621E63" w:rsidRDefault="003D003E" w:rsidP="00123C7B">
      <w:pPr>
        <w:pStyle w:val="Heading5"/>
        <w:rPr>
          <w:noProof w:val="0"/>
        </w:rPr>
      </w:pPr>
      <w:bookmarkStart w:id="2054" w:name="_Toc401769836"/>
      <w:bookmarkStart w:id="2055" w:name="_Toc24650479"/>
      <w:r w:rsidRPr="00621E63">
        <w:rPr>
          <w:noProof w:val="0"/>
        </w:rPr>
        <w:t>Trigger Events</w:t>
      </w:r>
      <w:bookmarkEnd w:id="2054"/>
      <w:bookmarkEnd w:id="2055"/>
    </w:p>
    <w:p w14:paraId="0E504B9D" w14:textId="77777777" w:rsidR="00C5129A" w:rsidRPr="00621E63" w:rsidRDefault="00C5129A" w:rsidP="00113C9C">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5"/>
        <w:gridCol w:w="2628"/>
        <w:gridCol w:w="2283"/>
        <w:gridCol w:w="1402"/>
        <w:gridCol w:w="1522"/>
      </w:tblGrid>
      <w:tr w:rsidR="00C5129A" w:rsidRPr="00621E63" w14:paraId="0041C43C" w14:textId="77777777" w:rsidTr="008C3E59">
        <w:trPr>
          <w:cantSplit/>
          <w:tblHeader/>
        </w:trPr>
        <w:tc>
          <w:tcPr>
            <w:tcW w:w="1548" w:type="dxa"/>
            <w:shd w:val="clear" w:color="auto" w:fill="D9D9D9"/>
          </w:tcPr>
          <w:p w14:paraId="39717D8F" w14:textId="77777777" w:rsidR="00C5129A" w:rsidRPr="00621E63" w:rsidRDefault="00C5129A" w:rsidP="008C3E59">
            <w:pPr>
              <w:pStyle w:val="TableEntryHeader"/>
            </w:pPr>
            <w:r w:rsidRPr="00621E63">
              <w:t>ORU</w:t>
            </w:r>
          </w:p>
        </w:tc>
        <w:tc>
          <w:tcPr>
            <w:tcW w:w="2700" w:type="dxa"/>
            <w:shd w:val="clear" w:color="auto" w:fill="D9D9D9"/>
          </w:tcPr>
          <w:p w14:paraId="51EAA147" w14:textId="77777777" w:rsidR="00C5129A" w:rsidRPr="00621E63" w:rsidRDefault="00C5129A" w:rsidP="008C3E59">
            <w:pPr>
              <w:pStyle w:val="TableEntryHeader"/>
            </w:pPr>
            <w:r w:rsidRPr="00621E63">
              <w:t>Observation Results Message</w:t>
            </w:r>
          </w:p>
        </w:tc>
        <w:tc>
          <w:tcPr>
            <w:tcW w:w="2340" w:type="dxa"/>
            <w:shd w:val="clear" w:color="auto" w:fill="D9D9D9"/>
          </w:tcPr>
          <w:p w14:paraId="313A01D4" w14:textId="77777777" w:rsidR="00C5129A" w:rsidRPr="00621E63" w:rsidRDefault="00C5129A" w:rsidP="008C3E59">
            <w:pPr>
              <w:pStyle w:val="TableEntryHeader"/>
            </w:pPr>
            <w:r w:rsidRPr="00621E63">
              <w:t>Usage</w:t>
            </w:r>
          </w:p>
        </w:tc>
        <w:tc>
          <w:tcPr>
            <w:tcW w:w="1440" w:type="dxa"/>
            <w:shd w:val="clear" w:color="auto" w:fill="D9D9D9"/>
          </w:tcPr>
          <w:p w14:paraId="1964DE1C" w14:textId="77777777" w:rsidR="00C5129A" w:rsidRPr="00621E63" w:rsidRDefault="00C5129A" w:rsidP="008C3E59">
            <w:pPr>
              <w:pStyle w:val="TableEntryHeader"/>
            </w:pPr>
            <w:r w:rsidRPr="00621E63">
              <w:t>Card</w:t>
            </w:r>
          </w:p>
        </w:tc>
        <w:tc>
          <w:tcPr>
            <w:tcW w:w="1548" w:type="dxa"/>
            <w:shd w:val="clear" w:color="auto" w:fill="D9D9D9"/>
          </w:tcPr>
          <w:p w14:paraId="4DA9A593" w14:textId="3FEE1AC5" w:rsidR="00C5129A" w:rsidRPr="00621E63" w:rsidRDefault="006D613E" w:rsidP="008C3E59">
            <w:pPr>
              <w:pStyle w:val="TableEntryHeader"/>
            </w:pPr>
            <w:r w:rsidRPr="00621E63">
              <w:t>HL7</w:t>
            </w:r>
            <w:r w:rsidR="00995105" w:rsidRPr="00621E63">
              <w:t xml:space="preserve"> </w:t>
            </w:r>
            <w:r w:rsidR="00C5129A" w:rsidRPr="00621E63">
              <w:t>Spec Chapter</w:t>
            </w:r>
          </w:p>
        </w:tc>
      </w:tr>
      <w:tr w:rsidR="00C5129A" w:rsidRPr="00621E63" w14:paraId="605CBA59" w14:textId="77777777" w:rsidTr="008C3E59">
        <w:tc>
          <w:tcPr>
            <w:tcW w:w="1548" w:type="dxa"/>
            <w:shd w:val="clear" w:color="auto" w:fill="auto"/>
          </w:tcPr>
          <w:p w14:paraId="7611DE60" w14:textId="77777777" w:rsidR="00C5129A" w:rsidRPr="00621E63" w:rsidRDefault="00C5129A" w:rsidP="008C3E59">
            <w:pPr>
              <w:pStyle w:val="TableEntry"/>
            </w:pPr>
            <w:r w:rsidRPr="00621E63">
              <w:t>MSH</w:t>
            </w:r>
          </w:p>
        </w:tc>
        <w:tc>
          <w:tcPr>
            <w:tcW w:w="2700" w:type="dxa"/>
            <w:shd w:val="clear" w:color="auto" w:fill="auto"/>
          </w:tcPr>
          <w:p w14:paraId="268D0C01" w14:textId="77777777" w:rsidR="00C5129A" w:rsidRPr="00621E63" w:rsidRDefault="00C5129A" w:rsidP="008C3E59">
            <w:pPr>
              <w:pStyle w:val="TableEntry"/>
            </w:pPr>
            <w:r w:rsidRPr="00621E63">
              <w:t>Message Header</w:t>
            </w:r>
          </w:p>
        </w:tc>
        <w:tc>
          <w:tcPr>
            <w:tcW w:w="2340" w:type="dxa"/>
            <w:shd w:val="clear" w:color="auto" w:fill="auto"/>
          </w:tcPr>
          <w:p w14:paraId="0C123F49" w14:textId="77777777" w:rsidR="00C5129A" w:rsidRPr="00621E63" w:rsidRDefault="00C5129A" w:rsidP="008C3E59">
            <w:pPr>
              <w:pStyle w:val="TableEntry"/>
            </w:pPr>
          </w:p>
        </w:tc>
        <w:tc>
          <w:tcPr>
            <w:tcW w:w="1440" w:type="dxa"/>
            <w:shd w:val="clear" w:color="auto" w:fill="auto"/>
          </w:tcPr>
          <w:p w14:paraId="33127A7C" w14:textId="77777777" w:rsidR="00C5129A" w:rsidRPr="00621E63" w:rsidRDefault="00C5129A" w:rsidP="008C3E59">
            <w:pPr>
              <w:pStyle w:val="TableEntry"/>
            </w:pPr>
            <w:r w:rsidRPr="00621E63">
              <w:t>[1..1]</w:t>
            </w:r>
          </w:p>
        </w:tc>
        <w:tc>
          <w:tcPr>
            <w:tcW w:w="1548" w:type="dxa"/>
            <w:shd w:val="clear" w:color="auto" w:fill="auto"/>
          </w:tcPr>
          <w:p w14:paraId="66F1ABE7" w14:textId="77777777" w:rsidR="00C5129A" w:rsidRPr="00621E63" w:rsidRDefault="00C5129A" w:rsidP="008C3E59">
            <w:pPr>
              <w:pStyle w:val="TableEntry"/>
            </w:pPr>
            <w:r w:rsidRPr="00621E63">
              <w:t>2</w:t>
            </w:r>
          </w:p>
        </w:tc>
      </w:tr>
      <w:tr w:rsidR="00C5129A" w:rsidRPr="00621E63" w14:paraId="19A5EA90" w14:textId="77777777" w:rsidTr="008C3E59">
        <w:tc>
          <w:tcPr>
            <w:tcW w:w="1548" w:type="dxa"/>
            <w:shd w:val="clear" w:color="auto" w:fill="auto"/>
          </w:tcPr>
          <w:p w14:paraId="6065C4B8" w14:textId="77777777" w:rsidR="00C5129A" w:rsidRPr="00621E63" w:rsidRDefault="00C5129A" w:rsidP="008C3E59">
            <w:pPr>
              <w:pStyle w:val="TableEntry"/>
            </w:pPr>
            <w:r w:rsidRPr="00621E63">
              <w:t>[{ SFT }]</w:t>
            </w:r>
          </w:p>
        </w:tc>
        <w:tc>
          <w:tcPr>
            <w:tcW w:w="2700" w:type="dxa"/>
            <w:shd w:val="clear" w:color="auto" w:fill="auto"/>
          </w:tcPr>
          <w:p w14:paraId="3B389F42" w14:textId="77777777" w:rsidR="00C5129A" w:rsidRPr="00621E63" w:rsidRDefault="00C5129A" w:rsidP="008C3E59">
            <w:pPr>
              <w:pStyle w:val="TableEntry"/>
            </w:pPr>
            <w:r w:rsidRPr="00621E63">
              <w:t>Software Segment</w:t>
            </w:r>
          </w:p>
        </w:tc>
        <w:tc>
          <w:tcPr>
            <w:tcW w:w="2340" w:type="dxa"/>
            <w:shd w:val="clear" w:color="auto" w:fill="auto"/>
          </w:tcPr>
          <w:p w14:paraId="06428DB5" w14:textId="77777777" w:rsidR="00C5129A" w:rsidRPr="00621E63" w:rsidRDefault="00C5129A" w:rsidP="008C3E59">
            <w:pPr>
              <w:pStyle w:val="TableEntry"/>
            </w:pPr>
          </w:p>
        </w:tc>
        <w:tc>
          <w:tcPr>
            <w:tcW w:w="1440" w:type="dxa"/>
            <w:shd w:val="clear" w:color="auto" w:fill="auto"/>
          </w:tcPr>
          <w:p w14:paraId="42430D5B" w14:textId="77777777" w:rsidR="00C5129A" w:rsidRPr="00621E63" w:rsidRDefault="00C5129A" w:rsidP="008C3E59">
            <w:pPr>
              <w:pStyle w:val="TableEntry"/>
            </w:pPr>
            <w:r w:rsidRPr="00621E63">
              <w:t>[0..1]</w:t>
            </w:r>
          </w:p>
        </w:tc>
        <w:tc>
          <w:tcPr>
            <w:tcW w:w="1548" w:type="dxa"/>
            <w:shd w:val="clear" w:color="auto" w:fill="auto"/>
          </w:tcPr>
          <w:p w14:paraId="2164232B" w14:textId="77777777" w:rsidR="00C5129A" w:rsidRPr="00621E63" w:rsidRDefault="00C5129A" w:rsidP="008C3E59">
            <w:pPr>
              <w:pStyle w:val="TableEntry"/>
            </w:pPr>
            <w:r w:rsidRPr="00621E63">
              <w:t>2</w:t>
            </w:r>
          </w:p>
        </w:tc>
      </w:tr>
      <w:tr w:rsidR="00C5129A" w:rsidRPr="00621E63" w14:paraId="7F7BB47E" w14:textId="77777777" w:rsidTr="008C3E59">
        <w:tc>
          <w:tcPr>
            <w:tcW w:w="1548" w:type="dxa"/>
            <w:shd w:val="clear" w:color="auto" w:fill="auto"/>
          </w:tcPr>
          <w:p w14:paraId="0D2443CC" w14:textId="77777777" w:rsidR="00C5129A" w:rsidRPr="00621E63" w:rsidRDefault="00C5129A" w:rsidP="008C3E59">
            <w:pPr>
              <w:pStyle w:val="TableEntry"/>
            </w:pPr>
            <w:r w:rsidRPr="00621E63">
              <w:t>PID</w:t>
            </w:r>
          </w:p>
        </w:tc>
        <w:tc>
          <w:tcPr>
            <w:tcW w:w="2700" w:type="dxa"/>
            <w:shd w:val="clear" w:color="auto" w:fill="auto"/>
          </w:tcPr>
          <w:p w14:paraId="4349A667" w14:textId="77777777" w:rsidR="00C5129A" w:rsidRPr="00621E63" w:rsidRDefault="00C5129A" w:rsidP="008C3E59">
            <w:pPr>
              <w:pStyle w:val="TableEntry"/>
            </w:pPr>
            <w:r w:rsidRPr="00621E63">
              <w:t>Patient Identification</w:t>
            </w:r>
          </w:p>
        </w:tc>
        <w:tc>
          <w:tcPr>
            <w:tcW w:w="2340" w:type="dxa"/>
            <w:shd w:val="clear" w:color="auto" w:fill="auto"/>
          </w:tcPr>
          <w:p w14:paraId="7B818738" w14:textId="77777777" w:rsidR="00C5129A" w:rsidRPr="00621E63" w:rsidRDefault="00C5129A" w:rsidP="008C3E59">
            <w:pPr>
              <w:pStyle w:val="TableEntry"/>
            </w:pPr>
            <w:r w:rsidRPr="00621E63">
              <w:t>Demographics for id matching</w:t>
            </w:r>
          </w:p>
        </w:tc>
        <w:tc>
          <w:tcPr>
            <w:tcW w:w="1440" w:type="dxa"/>
            <w:shd w:val="clear" w:color="auto" w:fill="auto"/>
          </w:tcPr>
          <w:p w14:paraId="332D6C53" w14:textId="77777777" w:rsidR="00C5129A" w:rsidRPr="00621E63" w:rsidRDefault="00C5129A" w:rsidP="008C3E59">
            <w:pPr>
              <w:pStyle w:val="TableEntry"/>
            </w:pPr>
            <w:r w:rsidRPr="00621E63">
              <w:t>[1..1]</w:t>
            </w:r>
          </w:p>
        </w:tc>
        <w:tc>
          <w:tcPr>
            <w:tcW w:w="1548" w:type="dxa"/>
            <w:shd w:val="clear" w:color="auto" w:fill="auto"/>
          </w:tcPr>
          <w:p w14:paraId="70A18517" w14:textId="77777777" w:rsidR="00C5129A" w:rsidRPr="00621E63" w:rsidRDefault="00C5129A" w:rsidP="008C3E59">
            <w:pPr>
              <w:pStyle w:val="TableEntry"/>
            </w:pPr>
            <w:r w:rsidRPr="00621E63">
              <w:t>3</w:t>
            </w:r>
          </w:p>
        </w:tc>
      </w:tr>
      <w:tr w:rsidR="00C5129A" w:rsidRPr="00621E63" w14:paraId="0BC7A322" w14:textId="77777777" w:rsidTr="008C3E59">
        <w:tc>
          <w:tcPr>
            <w:tcW w:w="1548" w:type="dxa"/>
            <w:shd w:val="clear" w:color="auto" w:fill="auto"/>
          </w:tcPr>
          <w:p w14:paraId="47C850C4" w14:textId="77777777" w:rsidR="00C5129A" w:rsidRPr="00621E63" w:rsidRDefault="00C5129A" w:rsidP="008C3E59">
            <w:pPr>
              <w:pStyle w:val="TableEntry"/>
            </w:pPr>
            <w:r w:rsidRPr="00621E63">
              <w:t>[ PV1 ]</w:t>
            </w:r>
          </w:p>
        </w:tc>
        <w:tc>
          <w:tcPr>
            <w:tcW w:w="2700" w:type="dxa"/>
            <w:shd w:val="clear" w:color="auto" w:fill="auto"/>
          </w:tcPr>
          <w:p w14:paraId="6ACF46F1" w14:textId="77777777" w:rsidR="00C5129A" w:rsidRPr="00621E63" w:rsidRDefault="00C5129A" w:rsidP="008C3E59">
            <w:pPr>
              <w:pStyle w:val="TableEntry"/>
            </w:pPr>
            <w:r w:rsidRPr="00621E63">
              <w:t>Patient Visit</w:t>
            </w:r>
          </w:p>
        </w:tc>
        <w:tc>
          <w:tcPr>
            <w:tcW w:w="2340" w:type="dxa"/>
            <w:shd w:val="clear" w:color="auto" w:fill="auto"/>
          </w:tcPr>
          <w:p w14:paraId="2CE1804A" w14:textId="77777777" w:rsidR="00C5129A" w:rsidRPr="00621E63" w:rsidRDefault="00C5129A" w:rsidP="008C3E59">
            <w:pPr>
              <w:pStyle w:val="TableEntry"/>
            </w:pPr>
          </w:p>
        </w:tc>
        <w:tc>
          <w:tcPr>
            <w:tcW w:w="1440" w:type="dxa"/>
            <w:shd w:val="clear" w:color="auto" w:fill="auto"/>
          </w:tcPr>
          <w:p w14:paraId="620370B8" w14:textId="77777777" w:rsidR="00C5129A" w:rsidRPr="00621E63" w:rsidRDefault="00C5129A" w:rsidP="008C3E59">
            <w:pPr>
              <w:pStyle w:val="TableEntry"/>
            </w:pPr>
            <w:r w:rsidRPr="00621E63">
              <w:t>[0..1]</w:t>
            </w:r>
          </w:p>
        </w:tc>
        <w:tc>
          <w:tcPr>
            <w:tcW w:w="1548" w:type="dxa"/>
            <w:shd w:val="clear" w:color="auto" w:fill="auto"/>
          </w:tcPr>
          <w:p w14:paraId="39083AE1" w14:textId="77777777" w:rsidR="00C5129A" w:rsidRPr="00621E63" w:rsidRDefault="00C5129A" w:rsidP="008C3E59">
            <w:pPr>
              <w:pStyle w:val="TableEntry"/>
            </w:pPr>
            <w:r w:rsidRPr="00621E63">
              <w:t>3</w:t>
            </w:r>
          </w:p>
        </w:tc>
      </w:tr>
      <w:tr w:rsidR="00C5129A" w:rsidRPr="00621E63" w14:paraId="10A1C0C6" w14:textId="77777777" w:rsidTr="008C3E59">
        <w:tc>
          <w:tcPr>
            <w:tcW w:w="1548" w:type="dxa"/>
            <w:shd w:val="clear" w:color="auto" w:fill="auto"/>
          </w:tcPr>
          <w:p w14:paraId="04C9F738" w14:textId="77777777" w:rsidR="00C5129A" w:rsidRPr="00621E63" w:rsidRDefault="00C5129A" w:rsidP="008C3E59">
            <w:pPr>
              <w:pStyle w:val="TableEntry"/>
            </w:pPr>
            <w:r w:rsidRPr="00621E63">
              <w:t>{</w:t>
            </w:r>
          </w:p>
        </w:tc>
        <w:tc>
          <w:tcPr>
            <w:tcW w:w="2700" w:type="dxa"/>
            <w:shd w:val="clear" w:color="auto" w:fill="auto"/>
          </w:tcPr>
          <w:p w14:paraId="531DC4BB" w14:textId="77777777" w:rsidR="00C5129A" w:rsidRPr="00621E63" w:rsidRDefault="00C5129A" w:rsidP="008C3E59">
            <w:pPr>
              <w:pStyle w:val="TableEntry"/>
            </w:pPr>
            <w:r w:rsidRPr="00621E63">
              <w:t>Order Observation Repeat Grouping BEGIN</w:t>
            </w:r>
          </w:p>
        </w:tc>
        <w:tc>
          <w:tcPr>
            <w:tcW w:w="2340" w:type="dxa"/>
            <w:shd w:val="clear" w:color="auto" w:fill="auto"/>
          </w:tcPr>
          <w:p w14:paraId="38112C46" w14:textId="77777777" w:rsidR="00C5129A" w:rsidRPr="00621E63" w:rsidRDefault="00C5129A" w:rsidP="008C3E59">
            <w:pPr>
              <w:pStyle w:val="TableEntry"/>
            </w:pPr>
          </w:p>
        </w:tc>
        <w:tc>
          <w:tcPr>
            <w:tcW w:w="1440" w:type="dxa"/>
            <w:shd w:val="clear" w:color="auto" w:fill="auto"/>
          </w:tcPr>
          <w:p w14:paraId="05DC5A51" w14:textId="77777777" w:rsidR="00C5129A" w:rsidRPr="00621E63" w:rsidRDefault="00C5129A" w:rsidP="008C3E59">
            <w:pPr>
              <w:pStyle w:val="TableEntry"/>
            </w:pPr>
            <w:r w:rsidRPr="00621E63">
              <w:t>[1..*]</w:t>
            </w:r>
          </w:p>
        </w:tc>
        <w:tc>
          <w:tcPr>
            <w:tcW w:w="1548" w:type="dxa"/>
            <w:shd w:val="clear" w:color="auto" w:fill="auto"/>
          </w:tcPr>
          <w:p w14:paraId="71818394" w14:textId="77777777" w:rsidR="00C5129A" w:rsidRPr="00621E63" w:rsidRDefault="00C5129A" w:rsidP="008C3E59">
            <w:pPr>
              <w:pStyle w:val="TableEntry"/>
            </w:pPr>
          </w:p>
        </w:tc>
      </w:tr>
      <w:tr w:rsidR="00C5129A" w:rsidRPr="00621E63" w14:paraId="0E14CAF0" w14:textId="77777777" w:rsidTr="008C3E59">
        <w:tc>
          <w:tcPr>
            <w:tcW w:w="1548" w:type="dxa"/>
            <w:shd w:val="clear" w:color="auto" w:fill="auto"/>
          </w:tcPr>
          <w:p w14:paraId="286D3716" w14:textId="77777777" w:rsidR="00C5129A" w:rsidRPr="00621E63" w:rsidRDefault="00C5129A" w:rsidP="008C3E59">
            <w:pPr>
              <w:pStyle w:val="TableEntry"/>
            </w:pPr>
            <w:r w:rsidRPr="00621E63">
              <w:lastRenderedPageBreak/>
              <w:t xml:space="preserve">  OBR</w:t>
            </w:r>
          </w:p>
        </w:tc>
        <w:tc>
          <w:tcPr>
            <w:tcW w:w="2700" w:type="dxa"/>
            <w:shd w:val="clear" w:color="auto" w:fill="auto"/>
          </w:tcPr>
          <w:p w14:paraId="00E70197" w14:textId="77777777" w:rsidR="00C5129A" w:rsidRPr="00621E63" w:rsidRDefault="00C5129A" w:rsidP="008C3E59">
            <w:pPr>
              <w:pStyle w:val="TableEntry"/>
            </w:pPr>
            <w:r w:rsidRPr="00621E63">
              <w:t>Observations Request</w:t>
            </w:r>
          </w:p>
        </w:tc>
        <w:tc>
          <w:tcPr>
            <w:tcW w:w="2340" w:type="dxa"/>
            <w:shd w:val="clear" w:color="auto" w:fill="auto"/>
          </w:tcPr>
          <w:p w14:paraId="3934B2FB" w14:textId="77777777" w:rsidR="00C5129A" w:rsidRPr="00621E63" w:rsidRDefault="00C5129A" w:rsidP="008C3E59">
            <w:pPr>
              <w:pStyle w:val="TableEntry"/>
            </w:pPr>
            <w:r w:rsidRPr="00621E63">
              <w:t>Clinical context</w:t>
            </w:r>
          </w:p>
        </w:tc>
        <w:tc>
          <w:tcPr>
            <w:tcW w:w="1440" w:type="dxa"/>
            <w:shd w:val="clear" w:color="auto" w:fill="auto"/>
          </w:tcPr>
          <w:p w14:paraId="35C318B5" w14:textId="77777777" w:rsidR="00C5129A" w:rsidRPr="00621E63" w:rsidRDefault="00C5129A" w:rsidP="008C3E59">
            <w:pPr>
              <w:pStyle w:val="TableEntry"/>
            </w:pPr>
            <w:r w:rsidRPr="00621E63">
              <w:t>[1..1]</w:t>
            </w:r>
          </w:p>
        </w:tc>
        <w:tc>
          <w:tcPr>
            <w:tcW w:w="1548" w:type="dxa"/>
            <w:shd w:val="clear" w:color="auto" w:fill="auto"/>
          </w:tcPr>
          <w:p w14:paraId="1897AEAC" w14:textId="77777777" w:rsidR="00C5129A" w:rsidRPr="00621E63" w:rsidRDefault="00C5129A" w:rsidP="008C3E59">
            <w:pPr>
              <w:pStyle w:val="TableEntry"/>
            </w:pPr>
            <w:r w:rsidRPr="00621E63">
              <w:t>7</w:t>
            </w:r>
          </w:p>
        </w:tc>
      </w:tr>
      <w:tr w:rsidR="00C5129A" w:rsidRPr="00621E63" w14:paraId="62CF2EBE" w14:textId="77777777" w:rsidTr="008C3E59">
        <w:tc>
          <w:tcPr>
            <w:tcW w:w="1548" w:type="dxa"/>
            <w:shd w:val="clear" w:color="auto" w:fill="auto"/>
          </w:tcPr>
          <w:p w14:paraId="4EBA137B" w14:textId="77777777" w:rsidR="00C5129A" w:rsidRPr="00621E63" w:rsidRDefault="00C5129A" w:rsidP="008C3E59">
            <w:pPr>
              <w:pStyle w:val="TableEntry"/>
            </w:pPr>
            <w:r w:rsidRPr="00621E63">
              <w:t xml:space="preserve">  {[NTE]}</w:t>
            </w:r>
          </w:p>
        </w:tc>
        <w:tc>
          <w:tcPr>
            <w:tcW w:w="2700" w:type="dxa"/>
            <w:shd w:val="clear" w:color="auto" w:fill="auto"/>
          </w:tcPr>
          <w:p w14:paraId="538A3BA9" w14:textId="77777777" w:rsidR="00C5129A" w:rsidRPr="00621E63" w:rsidRDefault="00C5129A" w:rsidP="008C3E59">
            <w:pPr>
              <w:pStyle w:val="TableEntry"/>
            </w:pPr>
            <w:r w:rsidRPr="00621E63">
              <w:t>Notes Section</w:t>
            </w:r>
          </w:p>
        </w:tc>
        <w:tc>
          <w:tcPr>
            <w:tcW w:w="2340" w:type="dxa"/>
            <w:shd w:val="clear" w:color="auto" w:fill="auto"/>
          </w:tcPr>
          <w:p w14:paraId="791FA466" w14:textId="77777777" w:rsidR="00C5129A" w:rsidRPr="00621E63" w:rsidRDefault="00C5129A" w:rsidP="008C3E59">
            <w:pPr>
              <w:pStyle w:val="TableEntry"/>
            </w:pPr>
            <w:r w:rsidRPr="00621E63">
              <w:t>Notes related to OBR</w:t>
            </w:r>
          </w:p>
        </w:tc>
        <w:tc>
          <w:tcPr>
            <w:tcW w:w="1440" w:type="dxa"/>
            <w:shd w:val="clear" w:color="auto" w:fill="auto"/>
          </w:tcPr>
          <w:p w14:paraId="4DF2CD5F" w14:textId="77777777" w:rsidR="00C5129A" w:rsidRPr="00621E63" w:rsidRDefault="00C5129A" w:rsidP="008C3E59">
            <w:pPr>
              <w:pStyle w:val="TableEntry"/>
            </w:pPr>
            <w:r w:rsidRPr="00621E63">
              <w:t>[0..*]</w:t>
            </w:r>
          </w:p>
        </w:tc>
        <w:tc>
          <w:tcPr>
            <w:tcW w:w="1548" w:type="dxa"/>
            <w:shd w:val="clear" w:color="auto" w:fill="auto"/>
          </w:tcPr>
          <w:p w14:paraId="76BD9A23" w14:textId="77777777" w:rsidR="00C5129A" w:rsidRPr="00621E63" w:rsidRDefault="00C5129A" w:rsidP="008C3E59">
            <w:pPr>
              <w:pStyle w:val="TableEntry"/>
            </w:pPr>
          </w:p>
        </w:tc>
      </w:tr>
      <w:tr w:rsidR="00C5129A" w:rsidRPr="00621E63" w14:paraId="65A0CA4A" w14:textId="77777777" w:rsidTr="008C3E59">
        <w:tc>
          <w:tcPr>
            <w:tcW w:w="1548" w:type="dxa"/>
            <w:shd w:val="clear" w:color="auto" w:fill="auto"/>
          </w:tcPr>
          <w:p w14:paraId="41411CF2" w14:textId="77777777" w:rsidR="00C5129A" w:rsidRPr="00621E63" w:rsidRDefault="00C5129A" w:rsidP="008C3E59">
            <w:pPr>
              <w:pStyle w:val="TableEntry"/>
            </w:pPr>
            <w:r w:rsidRPr="00621E63">
              <w:t xml:space="preserve">  {OBX}</w:t>
            </w:r>
          </w:p>
        </w:tc>
        <w:tc>
          <w:tcPr>
            <w:tcW w:w="2700" w:type="dxa"/>
            <w:shd w:val="clear" w:color="auto" w:fill="auto"/>
          </w:tcPr>
          <w:p w14:paraId="7A00354B" w14:textId="77777777" w:rsidR="00C5129A" w:rsidRPr="00621E63" w:rsidRDefault="00C5129A" w:rsidP="008C3E59">
            <w:pPr>
              <w:pStyle w:val="TableEntry"/>
            </w:pPr>
            <w:r w:rsidRPr="00621E63">
              <w:t>Observation results</w:t>
            </w:r>
          </w:p>
        </w:tc>
        <w:tc>
          <w:tcPr>
            <w:tcW w:w="2340" w:type="dxa"/>
            <w:shd w:val="clear" w:color="auto" w:fill="auto"/>
          </w:tcPr>
          <w:p w14:paraId="75098617" w14:textId="77777777" w:rsidR="00C5129A" w:rsidRPr="00621E63" w:rsidRDefault="00C5129A" w:rsidP="008C3E59">
            <w:pPr>
              <w:pStyle w:val="TableEntry"/>
            </w:pPr>
            <w:r w:rsidRPr="00621E63">
              <w:t>Observations related to the pulse generator</w:t>
            </w:r>
          </w:p>
        </w:tc>
        <w:tc>
          <w:tcPr>
            <w:tcW w:w="1440" w:type="dxa"/>
            <w:shd w:val="clear" w:color="auto" w:fill="auto"/>
          </w:tcPr>
          <w:p w14:paraId="096A0656" w14:textId="77777777" w:rsidR="00C5129A" w:rsidRPr="00621E63" w:rsidRDefault="00C5129A" w:rsidP="008C3E59">
            <w:pPr>
              <w:pStyle w:val="TableEntry"/>
            </w:pPr>
            <w:r w:rsidRPr="00621E63">
              <w:t>[0..*]</w:t>
            </w:r>
          </w:p>
        </w:tc>
        <w:tc>
          <w:tcPr>
            <w:tcW w:w="1548" w:type="dxa"/>
            <w:shd w:val="clear" w:color="auto" w:fill="auto"/>
          </w:tcPr>
          <w:p w14:paraId="4381CCF6" w14:textId="77777777" w:rsidR="00C5129A" w:rsidRPr="00621E63" w:rsidRDefault="00C5129A" w:rsidP="008C3E59">
            <w:pPr>
              <w:pStyle w:val="TableEntry"/>
            </w:pPr>
            <w:r w:rsidRPr="00621E63">
              <w:t>7</w:t>
            </w:r>
          </w:p>
        </w:tc>
      </w:tr>
      <w:tr w:rsidR="00C5129A" w:rsidRPr="00621E63" w14:paraId="0406660C" w14:textId="77777777" w:rsidTr="008C3E59">
        <w:tc>
          <w:tcPr>
            <w:tcW w:w="1548" w:type="dxa"/>
            <w:shd w:val="clear" w:color="auto" w:fill="auto"/>
          </w:tcPr>
          <w:p w14:paraId="647D5950" w14:textId="77777777" w:rsidR="00C5129A" w:rsidRPr="00621E63" w:rsidRDefault="00C5129A" w:rsidP="008C3E59">
            <w:pPr>
              <w:pStyle w:val="TableEntry"/>
            </w:pPr>
            <w:r w:rsidRPr="00621E63">
              <w:t xml:space="preserve">  {[NTE]}</w:t>
            </w:r>
          </w:p>
        </w:tc>
        <w:tc>
          <w:tcPr>
            <w:tcW w:w="2700" w:type="dxa"/>
            <w:shd w:val="clear" w:color="auto" w:fill="auto"/>
          </w:tcPr>
          <w:p w14:paraId="37D84980" w14:textId="77777777" w:rsidR="00C5129A" w:rsidRPr="00621E63" w:rsidRDefault="00C5129A" w:rsidP="008C3E59">
            <w:pPr>
              <w:pStyle w:val="TableEntry"/>
            </w:pPr>
            <w:r w:rsidRPr="00621E63">
              <w:t>Notes Section</w:t>
            </w:r>
          </w:p>
        </w:tc>
        <w:tc>
          <w:tcPr>
            <w:tcW w:w="2340" w:type="dxa"/>
            <w:shd w:val="clear" w:color="auto" w:fill="auto"/>
          </w:tcPr>
          <w:p w14:paraId="7F887B81" w14:textId="77777777" w:rsidR="00C5129A" w:rsidRPr="00621E63" w:rsidRDefault="00C5129A" w:rsidP="008C3E59">
            <w:pPr>
              <w:pStyle w:val="TableEntry"/>
            </w:pPr>
            <w:r w:rsidRPr="00621E63">
              <w:t>Notes Related to OBX</w:t>
            </w:r>
          </w:p>
        </w:tc>
        <w:tc>
          <w:tcPr>
            <w:tcW w:w="1440" w:type="dxa"/>
            <w:shd w:val="clear" w:color="auto" w:fill="auto"/>
          </w:tcPr>
          <w:p w14:paraId="31F6F30F" w14:textId="77777777" w:rsidR="00C5129A" w:rsidRPr="00621E63" w:rsidRDefault="00C5129A" w:rsidP="008C3E59">
            <w:pPr>
              <w:pStyle w:val="TableEntry"/>
            </w:pPr>
            <w:r w:rsidRPr="00621E63">
              <w:t>[0..*]</w:t>
            </w:r>
          </w:p>
        </w:tc>
        <w:tc>
          <w:tcPr>
            <w:tcW w:w="1548" w:type="dxa"/>
            <w:shd w:val="clear" w:color="auto" w:fill="auto"/>
          </w:tcPr>
          <w:p w14:paraId="69D74F34" w14:textId="77777777" w:rsidR="00C5129A" w:rsidRPr="00621E63" w:rsidRDefault="00C5129A" w:rsidP="008C3E59">
            <w:pPr>
              <w:pStyle w:val="TableEntry"/>
            </w:pPr>
          </w:p>
        </w:tc>
      </w:tr>
      <w:tr w:rsidR="00C5129A" w:rsidRPr="00621E63" w14:paraId="245BE703" w14:textId="77777777" w:rsidTr="008C3E59">
        <w:tc>
          <w:tcPr>
            <w:tcW w:w="1548" w:type="dxa"/>
            <w:shd w:val="clear" w:color="auto" w:fill="auto"/>
          </w:tcPr>
          <w:p w14:paraId="048579E8" w14:textId="77777777" w:rsidR="00C5129A" w:rsidRPr="00621E63" w:rsidRDefault="00C5129A" w:rsidP="008C3E59">
            <w:pPr>
              <w:pStyle w:val="TableEntry"/>
            </w:pPr>
            <w:r w:rsidRPr="00621E63">
              <w:t>}</w:t>
            </w:r>
          </w:p>
        </w:tc>
        <w:tc>
          <w:tcPr>
            <w:tcW w:w="2700" w:type="dxa"/>
            <w:shd w:val="clear" w:color="auto" w:fill="auto"/>
          </w:tcPr>
          <w:p w14:paraId="0FA27ED1" w14:textId="77777777" w:rsidR="00C5129A" w:rsidRPr="00621E63" w:rsidRDefault="00C5129A" w:rsidP="008C3E59">
            <w:pPr>
              <w:pStyle w:val="TableEntry"/>
            </w:pPr>
            <w:r w:rsidRPr="00621E63">
              <w:t>Order Observation Repeat Grouping END</w:t>
            </w:r>
          </w:p>
        </w:tc>
        <w:tc>
          <w:tcPr>
            <w:tcW w:w="2340" w:type="dxa"/>
            <w:shd w:val="clear" w:color="auto" w:fill="auto"/>
          </w:tcPr>
          <w:p w14:paraId="67E7E0FB" w14:textId="77777777" w:rsidR="00C5129A" w:rsidRPr="00621E63" w:rsidRDefault="00C5129A" w:rsidP="008C3E59">
            <w:pPr>
              <w:pStyle w:val="TableEntry"/>
            </w:pPr>
          </w:p>
        </w:tc>
        <w:tc>
          <w:tcPr>
            <w:tcW w:w="1440" w:type="dxa"/>
            <w:shd w:val="clear" w:color="auto" w:fill="auto"/>
          </w:tcPr>
          <w:p w14:paraId="45AEDAD8" w14:textId="77777777" w:rsidR="00C5129A" w:rsidRPr="00621E63" w:rsidRDefault="00C5129A" w:rsidP="008C3E59">
            <w:pPr>
              <w:pStyle w:val="TableEntry"/>
            </w:pPr>
          </w:p>
        </w:tc>
        <w:tc>
          <w:tcPr>
            <w:tcW w:w="1548" w:type="dxa"/>
            <w:shd w:val="clear" w:color="auto" w:fill="auto"/>
          </w:tcPr>
          <w:p w14:paraId="600E6C41" w14:textId="77777777" w:rsidR="00C5129A" w:rsidRPr="00621E63" w:rsidRDefault="00C5129A" w:rsidP="008C3E59">
            <w:pPr>
              <w:pStyle w:val="TableEntry"/>
            </w:pPr>
          </w:p>
        </w:tc>
      </w:tr>
      <w:tr w:rsidR="00C5129A" w:rsidRPr="00621E63" w14:paraId="229D774B" w14:textId="77777777" w:rsidTr="008C3E59">
        <w:tc>
          <w:tcPr>
            <w:tcW w:w="1548" w:type="dxa"/>
            <w:shd w:val="clear" w:color="auto" w:fill="auto"/>
          </w:tcPr>
          <w:p w14:paraId="74BA190E" w14:textId="77777777" w:rsidR="00C5129A" w:rsidRPr="00621E63" w:rsidRDefault="00C5129A" w:rsidP="008C3E59">
            <w:pPr>
              <w:pStyle w:val="TableEntry"/>
            </w:pPr>
            <w:r w:rsidRPr="00621E63">
              <w:t>[DSC]</w:t>
            </w:r>
          </w:p>
        </w:tc>
        <w:tc>
          <w:tcPr>
            <w:tcW w:w="2700" w:type="dxa"/>
            <w:shd w:val="clear" w:color="auto" w:fill="auto"/>
          </w:tcPr>
          <w:p w14:paraId="22602C6B" w14:textId="77777777" w:rsidR="00C5129A" w:rsidRPr="00621E63" w:rsidRDefault="00C5129A" w:rsidP="008C3E59">
            <w:pPr>
              <w:pStyle w:val="TableEntry"/>
            </w:pPr>
            <w:r w:rsidRPr="00621E63">
              <w:t xml:space="preserve">Continuation Pointer </w:t>
            </w:r>
          </w:p>
        </w:tc>
        <w:tc>
          <w:tcPr>
            <w:tcW w:w="2340" w:type="dxa"/>
            <w:shd w:val="clear" w:color="auto" w:fill="auto"/>
          </w:tcPr>
          <w:p w14:paraId="5E94C1F0" w14:textId="77777777" w:rsidR="00C5129A" w:rsidRPr="00621E63" w:rsidRDefault="00C5129A" w:rsidP="008C3E59">
            <w:pPr>
              <w:pStyle w:val="TableEntry"/>
            </w:pPr>
          </w:p>
        </w:tc>
        <w:tc>
          <w:tcPr>
            <w:tcW w:w="1440" w:type="dxa"/>
            <w:shd w:val="clear" w:color="auto" w:fill="auto"/>
          </w:tcPr>
          <w:p w14:paraId="0BE0EF74" w14:textId="77777777" w:rsidR="00C5129A" w:rsidRPr="00621E63" w:rsidRDefault="00C5129A" w:rsidP="008C3E59">
            <w:pPr>
              <w:pStyle w:val="TableEntry"/>
            </w:pPr>
            <w:r w:rsidRPr="00621E63">
              <w:t>[0..0]</w:t>
            </w:r>
          </w:p>
        </w:tc>
        <w:tc>
          <w:tcPr>
            <w:tcW w:w="1548" w:type="dxa"/>
            <w:shd w:val="clear" w:color="auto" w:fill="auto"/>
          </w:tcPr>
          <w:p w14:paraId="4F4EF1C2" w14:textId="77777777" w:rsidR="00C5129A" w:rsidRPr="00621E63" w:rsidRDefault="00C5129A" w:rsidP="008C3E59">
            <w:pPr>
              <w:pStyle w:val="TableEntry"/>
            </w:pPr>
            <w:r w:rsidRPr="00621E63">
              <w:t>2</w:t>
            </w:r>
          </w:p>
        </w:tc>
      </w:tr>
    </w:tbl>
    <w:p w14:paraId="0DF64D98" w14:textId="77777777" w:rsidR="00C5129A" w:rsidRPr="00621E63" w:rsidRDefault="00C5129A" w:rsidP="00113C9C">
      <w:pPr>
        <w:pStyle w:val="BodyText"/>
      </w:pPr>
    </w:p>
    <w:p w14:paraId="3D0B6F6D" w14:textId="2C85BD2D" w:rsidR="00B11855" w:rsidRPr="00621E63" w:rsidRDefault="003D003E" w:rsidP="00113C9C">
      <w:pPr>
        <w:pStyle w:val="BodyText"/>
      </w:pPr>
      <w:r w:rsidRPr="00621E63">
        <w:t xml:space="preserve">The Implantable Device – Cardiac – Reporter initiates the </w:t>
      </w:r>
      <w:r w:rsidR="006D613E" w:rsidRPr="00621E63">
        <w:t>HL7</w:t>
      </w:r>
      <w:r w:rsidR="00995105" w:rsidRPr="00621E63">
        <w:t xml:space="preserve"> </w:t>
      </w:r>
      <w:r w:rsidRPr="00621E63">
        <w:t>ORU message to the Implantable Device – Cardiac – Consumer following an implanted cardiac device interrogation.</w:t>
      </w:r>
    </w:p>
    <w:p w14:paraId="7ABE6CB4" w14:textId="77777777" w:rsidR="00B11855" w:rsidRPr="00621E63" w:rsidRDefault="003D003E" w:rsidP="00123C7B">
      <w:pPr>
        <w:pStyle w:val="Heading5"/>
        <w:rPr>
          <w:noProof w:val="0"/>
        </w:rPr>
      </w:pPr>
      <w:bookmarkStart w:id="2056" w:name="_Toc401769837"/>
      <w:bookmarkStart w:id="2057" w:name="_Toc24650480"/>
      <w:r w:rsidRPr="00621E63">
        <w:rPr>
          <w:noProof w:val="0"/>
        </w:rPr>
        <w:t>Message Semantics</w:t>
      </w:r>
      <w:bookmarkEnd w:id="2056"/>
      <w:bookmarkEnd w:id="2057"/>
    </w:p>
    <w:p w14:paraId="765D39DC" w14:textId="21B73760" w:rsidR="00B11855" w:rsidRPr="00621E63" w:rsidRDefault="003D003E" w:rsidP="00185E79">
      <w:pPr>
        <w:pStyle w:val="BodyText"/>
      </w:pPr>
      <w:r w:rsidRPr="00621E63">
        <w:t xml:space="preserve">The message is an unsolicited v2.6 ORU message from the Implantable Device – Cardiac – Reporter to the Implantable Device – Cardiac – Consumer with a corresponding ACK message back to the Implantable Device – Cardiac – Reporter. The contents of the message (in OBX segments) are a required set of individual observations or measurements trans-coded into separate </w:t>
      </w:r>
      <w:r w:rsidR="006D613E" w:rsidRPr="00621E63">
        <w:t>HL7</w:t>
      </w:r>
      <w:r w:rsidR="00995105" w:rsidRPr="00621E63">
        <w:t xml:space="preserve"> </w:t>
      </w:r>
      <w:r w:rsidRPr="00621E63">
        <w:t>v2.6 OBX segments and an optional encapsulated PDF document.</w:t>
      </w:r>
    </w:p>
    <w:p w14:paraId="7181B284" w14:textId="0CD4110E" w:rsidR="00B11855" w:rsidRPr="00621E63" w:rsidRDefault="003D003E" w:rsidP="00185E79">
      <w:pPr>
        <w:pStyle w:val="BodyText"/>
      </w:pPr>
      <w:r w:rsidRPr="00621E63">
        <w:t xml:space="preserve">Refer to the </w:t>
      </w:r>
      <w:r w:rsidR="006D613E" w:rsidRPr="00621E63">
        <w:t>HL7</w:t>
      </w:r>
      <w:r w:rsidR="00995105" w:rsidRPr="00621E63">
        <w:t xml:space="preserve"> </w:t>
      </w:r>
      <w:r w:rsidRPr="00621E63">
        <w:t>v2.6 Standard, Chapter 7 ORU Message for general message semantics.</w:t>
      </w:r>
    </w:p>
    <w:p w14:paraId="0026C314" w14:textId="4EADC91F" w:rsidR="00C42BD4" w:rsidRPr="00621E63" w:rsidRDefault="003D003E" w:rsidP="00185E79">
      <w:pPr>
        <w:pStyle w:val="BodyText"/>
      </w:pPr>
      <w:r w:rsidRPr="00621E63">
        <w:t xml:space="preserve">The constrained message structure is given in </w:t>
      </w:r>
      <w:r w:rsidR="00CA3A2C" w:rsidRPr="00621E63">
        <w:t>Table</w:t>
      </w:r>
      <w:r w:rsidRPr="00621E63">
        <w:t xml:space="preserve"> 3.9.4.1.2-1, with additional details provided in sections below. </w:t>
      </w:r>
    </w:p>
    <w:p w14:paraId="6A167595" w14:textId="77777777" w:rsidR="00B11855" w:rsidRPr="00621E63" w:rsidRDefault="003D003E" w:rsidP="00CF5627">
      <w:pPr>
        <w:pStyle w:val="TableTitle"/>
      </w:pPr>
      <w:r w:rsidRPr="00621E63">
        <w:t>Table 3.9.4.1.2</w:t>
      </w:r>
      <w:r w:rsidR="005D79DE" w:rsidRPr="00621E63">
        <w:rPr>
          <w:rFonts w:eastAsia="MS Gothic"/>
        </w:rPr>
        <w:t>-</w:t>
      </w:r>
      <w:r w:rsidR="00E86B15" w:rsidRPr="00621E63">
        <w:t>1</w:t>
      </w:r>
      <w:r w:rsidRPr="00621E63">
        <w:t>: ORU Message Structure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0"/>
        <w:gridCol w:w="2937"/>
        <w:gridCol w:w="2807"/>
        <w:gridCol w:w="816"/>
        <w:gridCol w:w="1780"/>
      </w:tblGrid>
      <w:tr w:rsidR="00D612C5" w:rsidRPr="00621E63" w14:paraId="738038E9" w14:textId="77777777" w:rsidTr="00A92110">
        <w:trPr>
          <w:cantSplit/>
          <w:tblHeader/>
          <w:jc w:val="center"/>
        </w:trPr>
        <w:tc>
          <w:tcPr>
            <w:tcW w:w="0" w:type="auto"/>
            <w:shd w:val="clear" w:color="auto" w:fill="D9D9D9"/>
          </w:tcPr>
          <w:p w14:paraId="7AA9D27B" w14:textId="77777777" w:rsidR="00B11855" w:rsidRPr="00621E63" w:rsidRDefault="003D003E" w:rsidP="00506FBD">
            <w:pPr>
              <w:pStyle w:val="TableEntryHeader"/>
            </w:pPr>
            <w:r w:rsidRPr="00621E63">
              <w:t>ORU</w:t>
            </w:r>
          </w:p>
        </w:tc>
        <w:tc>
          <w:tcPr>
            <w:tcW w:w="0" w:type="auto"/>
            <w:shd w:val="clear" w:color="auto" w:fill="D9D9D9"/>
          </w:tcPr>
          <w:p w14:paraId="5FFCC2DA" w14:textId="77777777" w:rsidR="00B11855" w:rsidRPr="00621E63" w:rsidRDefault="003D003E" w:rsidP="00506FBD">
            <w:pPr>
              <w:pStyle w:val="TableEntryHeader"/>
            </w:pPr>
            <w:r w:rsidRPr="00621E63">
              <w:t>Observation Results Message</w:t>
            </w:r>
          </w:p>
        </w:tc>
        <w:tc>
          <w:tcPr>
            <w:tcW w:w="0" w:type="auto"/>
            <w:shd w:val="clear" w:color="auto" w:fill="D9D9D9"/>
          </w:tcPr>
          <w:p w14:paraId="7ECBFCEF" w14:textId="77777777" w:rsidR="00B11855" w:rsidRPr="00621E63" w:rsidRDefault="003D003E" w:rsidP="00506FBD">
            <w:pPr>
              <w:pStyle w:val="TableEntryHeader"/>
            </w:pPr>
            <w:r w:rsidRPr="00621E63">
              <w:t>Usage</w:t>
            </w:r>
          </w:p>
        </w:tc>
        <w:tc>
          <w:tcPr>
            <w:tcW w:w="0" w:type="auto"/>
            <w:shd w:val="clear" w:color="auto" w:fill="D9D9D9"/>
          </w:tcPr>
          <w:p w14:paraId="72B3518F" w14:textId="77777777" w:rsidR="00B11855" w:rsidRPr="00621E63" w:rsidRDefault="003D003E" w:rsidP="00506FBD">
            <w:pPr>
              <w:pStyle w:val="TableEntryHeader"/>
            </w:pPr>
            <w:r w:rsidRPr="00621E63">
              <w:t>Card</w:t>
            </w:r>
          </w:p>
        </w:tc>
        <w:tc>
          <w:tcPr>
            <w:tcW w:w="0" w:type="auto"/>
            <w:shd w:val="clear" w:color="auto" w:fill="D9D9D9"/>
          </w:tcPr>
          <w:p w14:paraId="644CDB26" w14:textId="3E9EFBE3" w:rsidR="00B11855" w:rsidRPr="00621E63" w:rsidRDefault="006D613E" w:rsidP="00506FBD">
            <w:pPr>
              <w:pStyle w:val="TableEntryHeader"/>
            </w:pPr>
            <w:r w:rsidRPr="00621E63">
              <w:t>HL7</w:t>
            </w:r>
            <w:r w:rsidR="00995105" w:rsidRPr="00621E63">
              <w:t xml:space="preserve"> </w:t>
            </w:r>
            <w:r w:rsidR="003D003E" w:rsidRPr="00621E63">
              <w:t>Spec Chapter</w:t>
            </w:r>
          </w:p>
        </w:tc>
      </w:tr>
      <w:tr w:rsidR="00D612C5" w:rsidRPr="00621E63" w14:paraId="26B59F80" w14:textId="77777777" w:rsidTr="002C051E">
        <w:trPr>
          <w:cantSplit/>
          <w:jc w:val="center"/>
        </w:trPr>
        <w:tc>
          <w:tcPr>
            <w:tcW w:w="0" w:type="auto"/>
            <w:shd w:val="clear" w:color="auto" w:fill="auto"/>
          </w:tcPr>
          <w:p w14:paraId="1914495E" w14:textId="77777777" w:rsidR="00B11855" w:rsidRPr="00621E63" w:rsidRDefault="003D003E" w:rsidP="00506FBD">
            <w:pPr>
              <w:pStyle w:val="TableEntry"/>
            </w:pPr>
            <w:r w:rsidRPr="00621E63">
              <w:t>MSH</w:t>
            </w:r>
          </w:p>
        </w:tc>
        <w:tc>
          <w:tcPr>
            <w:tcW w:w="0" w:type="auto"/>
            <w:shd w:val="clear" w:color="auto" w:fill="auto"/>
          </w:tcPr>
          <w:p w14:paraId="3A4F6567" w14:textId="77777777" w:rsidR="00B11855" w:rsidRPr="00621E63" w:rsidRDefault="003D003E" w:rsidP="00506FBD">
            <w:pPr>
              <w:pStyle w:val="TableEntry"/>
            </w:pPr>
            <w:r w:rsidRPr="00621E63">
              <w:t>Message Header</w:t>
            </w:r>
          </w:p>
        </w:tc>
        <w:tc>
          <w:tcPr>
            <w:tcW w:w="0" w:type="auto"/>
            <w:shd w:val="clear" w:color="auto" w:fill="auto"/>
          </w:tcPr>
          <w:p w14:paraId="12F1FA7C" w14:textId="77777777" w:rsidR="00B11855" w:rsidRPr="00621E63" w:rsidRDefault="00B11855" w:rsidP="00E91EF8">
            <w:pPr>
              <w:pStyle w:val="TableEntry"/>
              <w:rPr>
                <w:color w:val="000000"/>
              </w:rPr>
            </w:pPr>
          </w:p>
        </w:tc>
        <w:tc>
          <w:tcPr>
            <w:tcW w:w="0" w:type="auto"/>
            <w:shd w:val="clear" w:color="auto" w:fill="auto"/>
          </w:tcPr>
          <w:p w14:paraId="68232742" w14:textId="77777777" w:rsidR="00B11855" w:rsidRPr="00621E63" w:rsidRDefault="003D003E" w:rsidP="00506FBD">
            <w:pPr>
              <w:pStyle w:val="TableEntry"/>
            </w:pPr>
            <w:r w:rsidRPr="00621E63">
              <w:t>[1..1]</w:t>
            </w:r>
          </w:p>
        </w:tc>
        <w:tc>
          <w:tcPr>
            <w:tcW w:w="0" w:type="auto"/>
            <w:shd w:val="clear" w:color="auto" w:fill="auto"/>
          </w:tcPr>
          <w:p w14:paraId="27A6025E" w14:textId="77777777" w:rsidR="00B11855" w:rsidRPr="00621E63" w:rsidRDefault="003D003E" w:rsidP="00506FBD">
            <w:pPr>
              <w:pStyle w:val="TableEntry"/>
            </w:pPr>
            <w:r w:rsidRPr="00621E63">
              <w:t>2</w:t>
            </w:r>
          </w:p>
        </w:tc>
      </w:tr>
      <w:tr w:rsidR="00D612C5" w:rsidRPr="00621E63" w14:paraId="2AC61C55" w14:textId="77777777" w:rsidTr="002C051E">
        <w:trPr>
          <w:cantSplit/>
          <w:jc w:val="center"/>
        </w:trPr>
        <w:tc>
          <w:tcPr>
            <w:tcW w:w="0" w:type="auto"/>
            <w:shd w:val="clear" w:color="auto" w:fill="auto"/>
          </w:tcPr>
          <w:p w14:paraId="20B4B2B1" w14:textId="77777777" w:rsidR="00B11855" w:rsidRPr="00621E63" w:rsidRDefault="003D003E" w:rsidP="00506FBD">
            <w:pPr>
              <w:pStyle w:val="TableEntry"/>
            </w:pPr>
            <w:r w:rsidRPr="00621E63">
              <w:t>[{ SFT }]</w:t>
            </w:r>
          </w:p>
        </w:tc>
        <w:tc>
          <w:tcPr>
            <w:tcW w:w="0" w:type="auto"/>
            <w:shd w:val="clear" w:color="auto" w:fill="auto"/>
          </w:tcPr>
          <w:p w14:paraId="4F37E4D3" w14:textId="77777777" w:rsidR="00B11855" w:rsidRPr="00621E63" w:rsidRDefault="003D003E" w:rsidP="00506FBD">
            <w:pPr>
              <w:pStyle w:val="TableEntry"/>
            </w:pPr>
            <w:r w:rsidRPr="00621E63">
              <w:t>Software Segment</w:t>
            </w:r>
          </w:p>
        </w:tc>
        <w:tc>
          <w:tcPr>
            <w:tcW w:w="0" w:type="auto"/>
            <w:shd w:val="clear" w:color="auto" w:fill="auto"/>
          </w:tcPr>
          <w:p w14:paraId="2E525928" w14:textId="77777777" w:rsidR="00B11855" w:rsidRPr="00621E63" w:rsidRDefault="00B11855" w:rsidP="00E91EF8">
            <w:pPr>
              <w:pStyle w:val="TableEntry"/>
              <w:rPr>
                <w:color w:val="000000"/>
              </w:rPr>
            </w:pPr>
          </w:p>
        </w:tc>
        <w:tc>
          <w:tcPr>
            <w:tcW w:w="0" w:type="auto"/>
            <w:shd w:val="clear" w:color="auto" w:fill="auto"/>
          </w:tcPr>
          <w:p w14:paraId="28331997" w14:textId="77777777" w:rsidR="00B11855" w:rsidRPr="00621E63" w:rsidRDefault="003D003E" w:rsidP="00506FBD">
            <w:pPr>
              <w:pStyle w:val="TableEntry"/>
            </w:pPr>
            <w:r w:rsidRPr="00621E63">
              <w:t>[0..1]</w:t>
            </w:r>
          </w:p>
        </w:tc>
        <w:tc>
          <w:tcPr>
            <w:tcW w:w="0" w:type="auto"/>
            <w:shd w:val="clear" w:color="auto" w:fill="auto"/>
          </w:tcPr>
          <w:p w14:paraId="4B698953" w14:textId="77777777" w:rsidR="00B11855" w:rsidRPr="00621E63" w:rsidRDefault="003D003E" w:rsidP="00506FBD">
            <w:pPr>
              <w:pStyle w:val="TableEntry"/>
            </w:pPr>
            <w:r w:rsidRPr="00621E63">
              <w:t>2</w:t>
            </w:r>
          </w:p>
        </w:tc>
      </w:tr>
      <w:tr w:rsidR="00D612C5" w:rsidRPr="00621E63" w14:paraId="684C2E32" w14:textId="77777777" w:rsidTr="002C051E">
        <w:trPr>
          <w:cantSplit/>
          <w:jc w:val="center"/>
        </w:trPr>
        <w:tc>
          <w:tcPr>
            <w:tcW w:w="0" w:type="auto"/>
            <w:shd w:val="clear" w:color="auto" w:fill="auto"/>
          </w:tcPr>
          <w:p w14:paraId="0D39A0EE" w14:textId="77777777" w:rsidR="00B11855" w:rsidRPr="00621E63" w:rsidRDefault="003D003E" w:rsidP="00506FBD">
            <w:pPr>
              <w:pStyle w:val="TableEntry"/>
            </w:pPr>
            <w:r w:rsidRPr="00621E63">
              <w:t>PID</w:t>
            </w:r>
          </w:p>
        </w:tc>
        <w:tc>
          <w:tcPr>
            <w:tcW w:w="0" w:type="auto"/>
            <w:shd w:val="clear" w:color="auto" w:fill="auto"/>
          </w:tcPr>
          <w:p w14:paraId="76DF78D7" w14:textId="77777777" w:rsidR="00B11855" w:rsidRPr="00621E63" w:rsidRDefault="003D003E" w:rsidP="00506FBD">
            <w:pPr>
              <w:pStyle w:val="TableEntry"/>
            </w:pPr>
            <w:r w:rsidRPr="00621E63">
              <w:t>Patient Identification</w:t>
            </w:r>
          </w:p>
        </w:tc>
        <w:tc>
          <w:tcPr>
            <w:tcW w:w="0" w:type="auto"/>
            <w:shd w:val="clear" w:color="auto" w:fill="auto"/>
          </w:tcPr>
          <w:p w14:paraId="762BBAA7" w14:textId="77777777" w:rsidR="00B11855" w:rsidRPr="00621E63" w:rsidRDefault="003D003E" w:rsidP="00506FBD">
            <w:pPr>
              <w:pStyle w:val="TableEntry"/>
            </w:pPr>
            <w:r w:rsidRPr="00621E63">
              <w:t>Demographics for id matching</w:t>
            </w:r>
          </w:p>
        </w:tc>
        <w:tc>
          <w:tcPr>
            <w:tcW w:w="0" w:type="auto"/>
            <w:shd w:val="clear" w:color="auto" w:fill="auto"/>
          </w:tcPr>
          <w:p w14:paraId="06A47DE6" w14:textId="77777777" w:rsidR="00B11855" w:rsidRPr="00621E63" w:rsidRDefault="003D003E" w:rsidP="00506FBD">
            <w:pPr>
              <w:pStyle w:val="TableEntry"/>
            </w:pPr>
            <w:r w:rsidRPr="00621E63">
              <w:t>[1..1]</w:t>
            </w:r>
          </w:p>
        </w:tc>
        <w:tc>
          <w:tcPr>
            <w:tcW w:w="0" w:type="auto"/>
            <w:shd w:val="clear" w:color="auto" w:fill="auto"/>
          </w:tcPr>
          <w:p w14:paraId="6F7EA350" w14:textId="77777777" w:rsidR="00B11855" w:rsidRPr="00621E63" w:rsidRDefault="003D003E" w:rsidP="00506FBD">
            <w:pPr>
              <w:pStyle w:val="TableEntry"/>
            </w:pPr>
            <w:r w:rsidRPr="00621E63">
              <w:t>3</w:t>
            </w:r>
          </w:p>
        </w:tc>
      </w:tr>
      <w:tr w:rsidR="00D612C5" w:rsidRPr="00621E63" w14:paraId="3C4B1C30" w14:textId="77777777" w:rsidTr="002C051E">
        <w:trPr>
          <w:cantSplit/>
          <w:jc w:val="center"/>
        </w:trPr>
        <w:tc>
          <w:tcPr>
            <w:tcW w:w="0" w:type="auto"/>
            <w:shd w:val="clear" w:color="auto" w:fill="auto"/>
          </w:tcPr>
          <w:p w14:paraId="4D951100" w14:textId="77777777" w:rsidR="00B11855" w:rsidRPr="00621E63" w:rsidRDefault="003D003E" w:rsidP="00506FBD">
            <w:pPr>
              <w:pStyle w:val="TableEntry"/>
            </w:pPr>
            <w:r w:rsidRPr="00621E63">
              <w:t>[ PV1 ]</w:t>
            </w:r>
          </w:p>
        </w:tc>
        <w:tc>
          <w:tcPr>
            <w:tcW w:w="0" w:type="auto"/>
            <w:shd w:val="clear" w:color="auto" w:fill="auto"/>
          </w:tcPr>
          <w:p w14:paraId="6ABA08DC" w14:textId="77777777" w:rsidR="00B11855" w:rsidRPr="00621E63" w:rsidRDefault="003D003E" w:rsidP="00506FBD">
            <w:pPr>
              <w:pStyle w:val="TableEntry"/>
            </w:pPr>
            <w:r w:rsidRPr="00621E63">
              <w:t>Patient Visit</w:t>
            </w:r>
          </w:p>
        </w:tc>
        <w:tc>
          <w:tcPr>
            <w:tcW w:w="0" w:type="auto"/>
            <w:shd w:val="clear" w:color="auto" w:fill="auto"/>
          </w:tcPr>
          <w:p w14:paraId="7DF2D448" w14:textId="77777777" w:rsidR="00B11855" w:rsidRPr="00621E63" w:rsidRDefault="00B11855" w:rsidP="00E91EF8">
            <w:pPr>
              <w:pStyle w:val="TableEntry"/>
              <w:rPr>
                <w:color w:val="000000"/>
              </w:rPr>
            </w:pPr>
          </w:p>
        </w:tc>
        <w:tc>
          <w:tcPr>
            <w:tcW w:w="0" w:type="auto"/>
            <w:shd w:val="clear" w:color="auto" w:fill="auto"/>
          </w:tcPr>
          <w:p w14:paraId="67C6D1BA" w14:textId="77777777" w:rsidR="00B11855" w:rsidRPr="00621E63" w:rsidRDefault="003D003E" w:rsidP="00506FBD">
            <w:pPr>
              <w:pStyle w:val="TableEntry"/>
            </w:pPr>
            <w:r w:rsidRPr="00621E63">
              <w:t>[0..1]</w:t>
            </w:r>
          </w:p>
        </w:tc>
        <w:tc>
          <w:tcPr>
            <w:tcW w:w="0" w:type="auto"/>
            <w:shd w:val="clear" w:color="auto" w:fill="auto"/>
          </w:tcPr>
          <w:p w14:paraId="5168CB46" w14:textId="77777777" w:rsidR="00B11855" w:rsidRPr="00621E63" w:rsidRDefault="003D003E" w:rsidP="00506FBD">
            <w:pPr>
              <w:pStyle w:val="TableEntry"/>
            </w:pPr>
            <w:r w:rsidRPr="00621E63">
              <w:t>3</w:t>
            </w:r>
          </w:p>
        </w:tc>
      </w:tr>
      <w:tr w:rsidR="00D612C5" w:rsidRPr="00621E63" w14:paraId="1A809143" w14:textId="77777777" w:rsidTr="002C051E">
        <w:trPr>
          <w:cantSplit/>
          <w:jc w:val="center"/>
        </w:trPr>
        <w:tc>
          <w:tcPr>
            <w:tcW w:w="0" w:type="auto"/>
            <w:shd w:val="clear" w:color="auto" w:fill="auto"/>
          </w:tcPr>
          <w:p w14:paraId="28853C86" w14:textId="77777777" w:rsidR="00B11855" w:rsidRPr="00621E63" w:rsidRDefault="003D003E" w:rsidP="00506FBD">
            <w:pPr>
              <w:pStyle w:val="TableEntry"/>
            </w:pPr>
            <w:r w:rsidRPr="00621E63">
              <w:t>{</w:t>
            </w:r>
          </w:p>
        </w:tc>
        <w:tc>
          <w:tcPr>
            <w:tcW w:w="0" w:type="auto"/>
            <w:shd w:val="clear" w:color="auto" w:fill="auto"/>
          </w:tcPr>
          <w:p w14:paraId="1A6FA76A" w14:textId="77777777" w:rsidR="00B11855" w:rsidRPr="00621E63" w:rsidRDefault="003D003E" w:rsidP="00506FBD">
            <w:pPr>
              <w:pStyle w:val="TableEntry"/>
            </w:pPr>
            <w:r w:rsidRPr="00621E63">
              <w:t>Order Observation Repeat Grouping BEGIN</w:t>
            </w:r>
          </w:p>
        </w:tc>
        <w:tc>
          <w:tcPr>
            <w:tcW w:w="0" w:type="auto"/>
            <w:shd w:val="clear" w:color="auto" w:fill="auto"/>
          </w:tcPr>
          <w:p w14:paraId="487652F7" w14:textId="77777777" w:rsidR="00B11855" w:rsidRPr="00621E63" w:rsidRDefault="00B11855" w:rsidP="00E91EF8">
            <w:pPr>
              <w:pStyle w:val="TableEntry"/>
              <w:rPr>
                <w:color w:val="000000"/>
              </w:rPr>
            </w:pPr>
          </w:p>
        </w:tc>
        <w:tc>
          <w:tcPr>
            <w:tcW w:w="0" w:type="auto"/>
            <w:shd w:val="clear" w:color="auto" w:fill="auto"/>
          </w:tcPr>
          <w:p w14:paraId="7E59B62D" w14:textId="77777777" w:rsidR="00B11855" w:rsidRPr="00621E63" w:rsidRDefault="003D003E" w:rsidP="00506FBD">
            <w:pPr>
              <w:pStyle w:val="TableEntry"/>
            </w:pPr>
            <w:r w:rsidRPr="00621E63">
              <w:t>[1..*]</w:t>
            </w:r>
          </w:p>
        </w:tc>
        <w:tc>
          <w:tcPr>
            <w:tcW w:w="0" w:type="auto"/>
            <w:shd w:val="clear" w:color="auto" w:fill="auto"/>
          </w:tcPr>
          <w:p w14:paraId="52AEE47E" w14:textId="77777777" w:rsidR="00B11855" w:rsidRPr="00621E63" w:rsidRDefault="00B11855" w:rsidP="00E91EF8">
            <w:pPr>
              <w:pStyle w:val="TableEntry"/>
              <w:rPr>
                <w:color w:val="000000"/>
              </w:rPr>
            </w:pPr>
          </w:p>
        </w:tc>
      </w:tr>
      <w:tr w:rsidR="00D612C5" w:rsidRPr="00621E63" w14:paraId="036A21FB" w14:textId="77777777" w:rsidTr="002C051E">
        <w:trPr>
          <w:cantSplit/>
          <w:jc w:val="center"/>
        </w:trPr>
        <w:tc>
          <w:tcPr>
            <w:tcW w:w="0" w:type="auto"/>
            <w:shd w:val="clear" w:color="auto" w:fill="auto"/>
          </w:tcPr>
          <w:p w14:paraId="515188DC" w14:textId="77777777" w:rsidR="00B11855" w:rsidRPr="00621E63" w:rsidRDefault="00D53E5C" w:rsidP="00506FBD">
            <w:pPr>
              <w:pStyle w:val="TableEntry"/>
            </w:pPr>
            <w:r w:rsidRPr="00621E63">
              <w:t xml:space="preserve">  </w:t>
            </w:r>
            <w:r w:rsidR="003D003E" w:rsidRPr="00621E63">
              <w:t>OBR</w:t>
            </w:r>
          </w:p>
        </w:tc>
        <w:tc>
          <w:tcPr>
            <w:tcW w:w="0" w:type="auto"/>
            <w:shd w:val="clear" w:color="auto" w:fill="auto"/>
          </w:tcPr>
          <w:p w14:paraId="3FFC51BD" w14:textId="77777777" w:rsidR="00B11855" w:rsidRPr="00621E63" w:rsidRDefault="003D003E" w:rsidP="00506FBD">
            <w:pPr>
              <w:pStyle w:val="TableEntry"/>
            </w:pPr>
            <w:r w:rsidRPr="00621E63">
              <w:t>Observations Request</w:t>
            </w:r>
          </w:p>
        </w:tc>
        <w:tc>
          <w:tcPr>
            <w:tcW w:w="0" w:type="auto"/>
            <w:shd w:val="clear" w:color="auto" w:fill="auto"/>
          </w:tcPr>
          <w:p w14:paraId="4DD89620" w14:textId="77777777" w:rsidR="00B11855" w:rsidRPr="00621E63" w:rsidRDefault="003D003E" w:rsidP="00506FBD">
            <w:pPr>
              <w:pStyle w:val="TableEntry"/>
            </w:pPr>
            <w:r w:rsidRPr="00621E63">
              <w:t>Clinical context</w:t>
            </w:r>
          </w:p>
        </w:tc>
        <w:tc>
          <w:tcPr>
            <w:tcW w:w="0" w:type="auto"/>
            <w:shd w:val="clear" w:color="auto" w:fill="auto"/>
          </w:tcPr>
          <w:p w14:paraId="09043AFF" w14:textId="77777777" w:rsidR="00B11855" w:rsidRPr="00621E63" w:rsidRDefault="003D003E" w:rsidP="00506FBD">
            <w:pPr>
              <w:pStyle w:val="TableEntry"/>
            </w:pPr>
            <w:r w:rsidRPr="00621E63">
              <w:t>[1..1]</w:t>
            </w:r>
          </w:p>
        </w:tc>
        <w:tc>
          <w:tcPr>
            <w:tcW w:w="0" w:type="auto"/>
            <w:shd w:val="clear" w:color="auto" w:fill="auto"/>
          </w:tcPr>
          <w:p w14:paraId="0257F54C" w14:textId="77777777" w:rsidR="00B11855" w:rsidRPr="00621E63" w:rsidRDefault="003D003E" w:rsidP="00506FBD">
            <w:pPr>
              <w:pStyle w:val="TableEntry"/>
            </w:pPr>
            <w:r w:rsidRPr="00621E63">
              <w:t>7</w:t>
            </w:r>
          </w:p>
        </w:tc>
      </w:tr>
      <w:tr w:rsidR="00D612C5" w:rsidRPr="00621E63" w14:paraId="195B7C1B" w14:textId="77777777" w:rsidTr="002C051E">
        <w:trPr>
          <w:cantSplit/>
          <w:jc w:val="center"/>
        </w:trPr>
        <w:tc>
          <w:tcPr>
            <w:tcW w:w="0" w:type="auto"/>
            <w:shd w:val="clear" w:color="auto" w:fill="auto"/>
          </w:tcPr>
          <w:p w14:paraId="19A64499" w14:textId="77777777" w:rsidR="00B11855" w:rsidRPr="00621E63" w:rsidRDefault="00D53E5C" w:rsidP="0028464C">
            <w:pPr>
              <w:pStyle w:val="TableEntry"/>
            </w:pPr>
            <w:r w:rsidRPr="00621E63">
              <w:t xml:space="preserve">  </w:t>
            </w:r>
            <w:r w:rsidR="003D003E" w:rsidRPr="00621E63">
              <w:t>[NTE]}</w:t>
            </w:r>
          </w:p>
        </w:tc>
        <w:tc>
          <w:tcPr>
            <w:tcW w:w="0" w:type="auto"/>
            <w:shd w:val="clear" w:color="auto" w:fill="auto"/>
          </w:tcPr>
          <w:p w14:paraId="1AA264B6" w14:textId="77777777" w:rsidR="00B11855" w:rsidRPr="00621E63" w:rsidRDefault="003D003E" w:rsidP="00506FBD">
            <w:pPr>
              <w:pStyle w:val="TableEntry"/>
            </w:pPr>
            <w:r w:rsidRPr="00621E63">
              <w:t>Notes Section</w:t>
            </w:r>
          </w:p>
        </w:tc>
        <w:tc>
          <w:tcPr>
            <w:tcW w:w="0" w:type="auto"/>
            <w:shd w:val="clear" w:color="auto" w:fill="auto"/>
          </w:tcPr>
          <w:p w14:paraId="62FE5B1E" w14:textId="77777777" w:rsidR="00B11855" w:rsidRPr="00621E63" w:rsidRDefault="003D003E" w:rsidP="00506FBD">
            <w:pPr>
              <w:pStyle w:val="TableEntry"/>
            </w:pPr>
            <w:r w:rsidRPr="00621E63">
              <w:t>Notes related to OBR</w:t>
            </w:r>
          </w:p>
        </w:tc>
        <w:tc>
          <w:tcPr>
            <w:tcW w:w="0" w:type="auto"/>
            <w:shd w:val="clear" w:color="auto" w:fill="auto"/>
          </w:tcPr>
          <w:p w14:paraId="52FA6A8C" w14:textId="77777777" w:rsidR="00B11855" w:rsidRPr="00621E63" w:rsidRDefault="003D003E" w:rsidP="00506FBD">
            <w:pPr>
              <w:pStyle w:val="TableEntry"/>
            </w:pPr>
            <w:r w:rsidRPr="00621E63">
              <w:t>[0..*]</w:t>
            </w:r>
          </w:p>
        </w:tc>
        <w:tc>
          <w:tcPr>
            <w:tcW w:w="0" w:type="auto"/>
            <w:shd w:val="clear" w:color="auto" w:fill="auto"/>
          </w:tcPr>
          <w:p w14:paraId="6BD65A84" w14:textId="77777777" w:rsidR="00B11855" w:rsidRPr="00621E63" w:rsidRDefault="00B11855" w:rsidP="00E91EF8">
            <w:pPr>
              <w:pStyle w:val="TableEntry"/>
              <w:rPr>
                <w:color w:val="000000"/>
              </w:rPr>
            </w:pPr>
          </w:p>
        </w:tc>
      </w:tr>
      <w:tr w:rsidR="00D612C5" w:rsidRPr="00621E63" w14:paraId="184C3D27" w14:textId="77777777" w:rsidTr="002C051E">
        <w:trPr>
          <w:cantSplit/>
          <w:jc w:val="center"/>
        </w:trPr>
        <w:tc>
          <w:tcPr>
            <w:tcW w:w="0" w:type="auto"/>
            <w:shd w:val="clear" w:color="auto" w:fill="auto"/>
          </w:tcPr>
          <w:p w14:paraId="65B4DEEA" w14:textId="77777777" w:rsidR="00B11855" w:rsidRPr="00621E63" w:rsidRDefault="00D53E5C" w:rsidP="00506FBD">
            <w:pPr>
              <w:pStyle w:val="TableEntry"/>
            </w:pPr>
            <w:r w:rsidRPr="00621E63">
              <w:t xml:space="preserve">  </w:t>
            </w:r>
            <w:r w:rsidR="003D003E" w:rsidRPr="00621E63">
              <w:t>{OBX}</w:t>
            </w:r>
          </w:p>
        </w:tc>
        <w:tc>
          <w:tcPr>
            <w:tcW w:w="0" w:type="auto"/>
            <w:shd w:val="clear" w:color="auto" w:fill="auto"/>
          </w:tcPr>
          <w:p w14:paraId="66D89F4E" w14:textId="77777777" w:rsidR="00B11855" w:rsidRPr="00621E63" w:rsidRDefault="003D003E" w:rsidP="00506FBD">
            <w:pPr>
              <w:pStyle w:val="TableEntry"/>
            </w:pPr>
            <w:r w:rsidRPr="00621E63">
              <w:t>Observation results</w:t>
            </w:r>
          </w:p>
        </w:tc>
        <w:tc>
          <w:tcPr>
            <w:tcW w:w="0" w:type="auto"/>
            <w:shd w:val="clear" w:color="auto" w:fill="auto"/>
          </w:tcPr>
          <w:p w14:paraId="1F646D8C" w14:textId="77777777" w:rsidR="00B11855" w:rsidRPr="00621E63" w:rsidRDefault="003D003E" w:rsidP="00506FBD">
            <w:pPr>
              <w:pStyle w:val="TableEntry"/>
            </w:pPr>
            <w:r w:rsidRPr="00621E63">
              <w:t>Observations related to the pulse generator</w:t>
            </w:r>
          </w:p>
        </w:tc>
        <w:tc>
          <w:tcPr>
            <w:tcW w:w="0" w:type="auto"/>
            <w:shd w:val="clear" w:color="auto" w:fill="auto"/>
          </w:tcPr>
          <w:p w14:paraId="6ACB5126" w14:textId="77777777" w:rsidR="00B11855" w:rsidRPr="00621E63" w:rsidRDefault="003D003E" w:rsidP="00506FBD">
            <w:pPr>
              <w:pStyle w:val="TableEntry"/>
            </w:pPr>
            <w:r w:rsidRPr="00621E63">
              <w:t>[0..*]</w:t>
            </w:r>
          </w:p>
        </w:tc>
        <w:tc>
          <w:tcPr>
            <w:tcW w:w="0" w:type="auto"/>
            <w:shd w:val="clear" w:color="auto" w:fill="auto"/>
          </w:tcPr>
          <w:p w14:paraId="14F50EFA" w14:textId="77777777" w:rsidR="00B11855" w:rsidRPr="00621E63" w:rsidRDefault="003D003E" w:rsidP="00506FBD">
            <w:pPr>
              <w:pStyle w:val="TableEntry"/>
            </w:pPr>
            <w:r w:rsidRPr="00621E63">
              <w:t>7</w:t>
            </w:r>
          </w:p>
        </w:tc>
      </w:tr>
      <w:tr w:rsidR="00D612C5" w:rsidRPr="00621E63" w14:paraId="4597892E" w14:textId="77777777" w:rsidTr="002C051E">
        <w:trPr>
          <w:cantSplit/>
          <w:jc w:val="center"/>
        </w:trPr>
        <w:tc>
          <w:tcPr>
            <w:tcW w:w="0" w:type="auto"/>
            <w:shd w:val="clear" w:color="auto" w:fill="auto"/>
          </w:tcPr>
          <w:p w14:paraId="3FD2BAB7" w14:textId="77777777" w:rsidR="00B11855" w:rsidRPr="00621E63" w:rsidRDefault="00D53E5C" w:rsidP="0028464C">
            <w:pPr>
              <w:pStyle w:val="TableEntry"/>
            </w:pPr>
            <w:r w:rsidRPr="00621E63">
              <w:t xml:space="preserve">  </w:t>
            </w:r>
            <w:r w:rsidR="003D003E" w:rsidRPr="00621E63">
              <w:t>[NTE]}</w:t>
            </w:r>
          </w:p>
        </w:tc>
        <w:tc>
          <w:tcPr>
            <w:tcW w:w="0" w:type="auto"/>
            <w:shd w:val="clear" w:color="auto" w:fill="auto"/>
          </w:tcPr>
          <w:p w14:paraId="1251C524" w14:textId="77777777" w:rsidR="00B11855" w:rsidRPr="00621E63" w:rsidRDefault="003D003E" w:rsidP="00506FBD">
            <w:pPr>
              <w:pStyle w:val="TableEntry"/>
            </w:pPr>
            <w:r w:rsidRPr="00621E63">
              <w:t>Notes Section</w:t>
            </w:r>
          </w:p>
        </w:tc>
        <w:tc>
          <w:tcPr>
            <w:tcW w:w="0" w:type="auto"/>
            <w:shd w:val="clear" w:color="auto" w:fill="auto"/>
          </w:tcPr>
          <w:p w14:paraId="6604B491" w14:textId="77777777" w:rsidR="00B11855" w:rsidRPr="00621E63" w:rsidRDefault="003D003E" w:rsidP="00506FBD">
            <w:pPr>
              <w:pStyle w:val="TableEntry"/>
            </w:pPr>
            <w:r w:rsidRPr="00621E63">
              <w:t>Notes Related to OBX</w:t>
            </w:r>
          </w:p>
        </w:tc>
        <w:tc>
          <w:tcPr>
            <w:tcW w:w="0" w:type="auto"/>
            <w:shd w:val="clear" w:color="auto" w:fill="auto"/>
          </w:tcPr>
          <w:p w14:paraId="5D900B3F" w14:textId="77777777" w:rsidR="00B11855" w:rsidRPr="00621E63" w:rsidRDefault="003D003E" w:rsidP="00506FBD">
            <w:pPr>
              <w:pStyle w:val="TableEntry"/>
            </w:pPr>
            <w:r w:rsidRPr="00621E63">
              <w:t>[0..*]</w:t>
            </w:r>
          </w:p>
        </w:tc>
        <w:tc>
          <w:tcPr>
            <w:tcW w:w="0" w:type="auto"/>
            <w:shd w:val="clear" w:color="auto" w:fill="auto"/>
          </w:tcPr>
          <w:p w14:paraId="7A0C514A" w14:textId="77777777" w:rsidR="00B11855" w:rsidRPr="00621E63" w:rsidRDefault="00B11855" w:rsidP="00E91EF8">
            <w:pPr>
              <w:pStyle w:val="TableEntry"/>
              <w:rPr>
                <w:color w:val="000000"/>
              </w:rPr>
            </w:pPr>
          </w:p>
        </w:tc>
      </w:tr>
      <w:tr w:rsidR="00D612C5" w:rsidRPr="00621E63" w14:paraId="34481BCE" w14:textId="77777777" w:rsidTr="002C051E">
        <w:trPr>
          <w:cantSplit/>
          <w:jc w:val="center"/>
        </w:trPr>
        <w:tc>
          <w:tcPr>
            <w:tcW w:w="0" w:type="auto"/>
            <w:shd w:val="clear" w:color="auto" w:fill="auto"/>
          </w:tcPr>
          <w:p w14:paraId="617688F1" w14:textId="77777777" w:rsidR="00B11855" w:rsidRPr="00621E63" w:rsidRDefault="003D003E" w:rsidP="00506FBD">
            <w:pPr>
              <w:pStyle w:val="TableEntry"/>
            </w:pPr>
            <w:r w:rsidRPr="00621E63">
              <w:t>}</w:t>
            </w:r>
          </w:p>
        </w:tc>
        <w:tc>
          <w:tcPr>
            <w:tcW w:w="0" w:type="auto"/>
            <w:shd w:val="clear" w:color="auto" w:fill="auto"/>
          </w:tcPr>
          <w:p w14:paraId="1B708096" w14:textId="77777777" w:rsidR="00B11855" w:rsidRPr="00621E63" w:rsidRDefault="003D003E" w:rsidP="00506FBD">
            <w:pPr>
              <w:pStyle w:val="TableEntry"/>
            </w:pPr>
            <w:r w:rsidRPr="00621E63">
              <w:t>Order Observation Repeat Grouping END</w:t>
            </w:r>
          </w:p>
        </w:tc>
        <w:tc>
          <w:tcPr>
            <w:tcW w:w="0" w:type="auto"/>
            <w:shd w:val="clear" w:color="auto" w:fill="auto"/>
          </w:tcPr>
          <w:p w14:paraId="4601B7B5" w14:textId="77777777" w:rsidR="00B11855" w:rsidRPr="00621E63" w:rsidRDefault="00B11855" w:rsidP="00E91EF8">
            <w:pPr>
              <w:pStyle w:val="TableEntry"/>
              <w:rPr>
                <w:color w:val="000000"/>
              </w:rPr>
            </w:pPr>
          </w:p>
        </w:tc>
        <w:tc>
          <w:tcPr>
            <w:tcW w:w="0" w:type="auto"/>
            <w:shd w:val="clear" w:color="auto" w:fill="auto"/>
          </w:tcPr>
          <w:p w14:paraId="4AF183F4" w14:textId="77777777" w:rsidR="00B11855" w:rsidRPr="00621E63" w:rsidRDefault="00B11855" w:rsidP="00E91EF8">
            <w:pPr>
              <w:pStyle w:val="TableEntry"/>
              <w:rPr>
                <w:color w:val="000000"/>
              </w:rPr>
            </w:pPr>
          </w:p>
        </w:tc>
        <w:tc>
          <w:tcPr>
            <w:tcW w:w="0" w:type="auto"/>
            <w:shd w:val="clear" w:color="auto" w:fill="auto"/>
          </w:tcPr>
          <w:p w14:paraId="2E600261" w14:textId="77777777" w:rsidR="00B11855" w:rsidRPr="00621E63" w:rsidRDefault="00B11855" w:rsidP="00E91EF8">
            <w:pPr>
              <w:pStyle w:val="TableEntry"/>
              <w:rPr>
                <w:color w:val="000000"/>
              </w:rPr>
            </w:pPr>
          </w:p>
        </w:tc>
      </w:tr>
      <w:tr w:rsidR="00D612C5" w:rsidRPr="00621E63" w14:paraId="3D815CA6" w14:textId="77777777" w:rsidTr="002C051E">
        <w:trPr>
          <w:cantSplit/>
          <w:jc w:val="center"/>
        </w:trPr>
        <w:tc>
          <w:tcPr>
            <w:tcW w:w="0" w:type="auto"/>
            <w:shd w:val="clear" w:color="auto" w:fill="auto"/>
          </w:tcPr>
          <w:p w14:paraId="4D5F7C23" w14:textId="77777777" w:rsidR="00B11855" w:rsidRPr="00621E63" w:rsidRDefault="003D003E" w:rsidP="00506FBD">
            <w:pPr>
              <w:pStyle w:val="TableEntry"/>
            </w:pPr>
            <w:r w:rsidRPr="00621E63">
              <w:t>[DSC]</w:t>
            </w:r>
          </w:p>
        </w:tc>
        <w:tc>
          <w:tcPr>
            <w:tcW w:w="0" w:type="auto"/>
            <w:shd w:val="clear" w:color="auto" w:fill="auto"/>
          </w:tcPr>
          <w:p w14:paraId="632A1D6F" w14:textId="77777777" w:rsidR="00B11855" w:rsidRPr="00621E63" w:rsidRDefault="003D003E" w:rsidP="00506FBD">
            <w:pPr>
              <w:pStyle w:val="TableEntry"/>
            </w:pPr>
            <w:r w:rsidRPr="00621E63">
              <w:t xml:space="preserve">Continuation Pointer </w:t>
            </w:r>
          </w:p>
        </w:tc>
        <w:tc>
          <w:tcPr>
            <w:tcW w:w="0" w:type="auto"/>
            <w:shd w:val="clear" w:color="auto" w:fill="auto"/>
          </w:tcPr>
          <w:p w14:paraId="61B8198B" w14:textId="77777777" w:rsidR="00B11855" w:rsidRPr="00621E63" w:rsidRDefault="00B11855" w:rsidP="00E91EF8">
            <w:pPr>
              <w:pStyle w:val="TableEntry"/>
              <w:rPr>
                <w:color w:val="000000"/>
              </w:rPr>
            </w:pPr>
          </w:p>
        </w:tc>
        <w:tc>
          <w:tcPr>
            <w:tcW w:w="0" w:type="auto"/>
            <w:shd w:val="clear" w:color="auto" w:fill="auto"/>
          </w:tcPr>
          <w:p w14:paraId="6EB8CAC0" w14:textId="77777777" w:rsidR="00B11855" w:rsidRPr="00621E63" w:rsidRDefault="003D003E" w:rsidP="00506FBD">
            <w:pPr>
              <w:pStyle w:val="TableEntry"/>
            </w:pPr>
            <w:r w:rsidRPr="00621E63">
              <w:t>[0..0]</w:t>
            </w:r>
          </w:p>
        </w:tc>
        <w:tc>
          <w:tcPr>
            <w:tcW w:w="0" w:type="auto"/>
            <w:shd w:val="clear" w:color="auto" w:fill="auto"/>
          </w:tcPr>
          <w:p w14:paraId="42471F1C" w14:textId="77777777" w:rsidR="00B11855" w:rsidRPr="00621E63" w:rsidRDefault="003D003E" w:rsidP="000166DD">
            <w:pPr>
              <w:pStyle w:val="TableEntry"/>
              <w:rPr>
                <w:color w:val="000000"/>
              </w:rPr>
            </w:pPr>
            <w:r w:rsidRPr="00621E63">
              <w:t>2</w:t>
            </w:r>
          </w:p>
        </w:tc>
      </w:tr>
    </w:tbl>
    <w:p w14:paraId="26CC203A" w14:textId="122DFCDE" w:rsidR="00B11855" w:rsidRPr="00621E63" w:rsidDel="00D93F40" w:rsidRDefault="00B11855" w:rsidP="000A5604">
      <w:pPr>
        <w:pStyle w:val="BodyText"/>
        <w:rPr>
          <w:del w:id="2058" w:author="Mary Jungers" w:date="2019-11-14T18:53:00Z"/>
        </w:rPr>
      </w:pPr>
    </w:p>
    <w:p w14:paraId="7FFD1554" w14:textId="77777777" w:rsidR="00B11855" w:rsidRPr="00621E63" w:rsidRDefault="00855E3C" w:rsidP="00123C7B">
      <w:pPr>
        <w:pStyle w:val="Heading6"/>
        <w:numPr>
          <w:ilvl w:val="0"/>
          <w:numId w:val="0"/>
        </w:numPr>
        <w:rPr>
          <w:noProof w:val="0"/>
        </w:rPr>
      </w:pPr>
      <w:bookmarkStart w:id="2059" w:name="_Toc401769838"/>
      <w:bookmarkStart w:id="2060" w:name="_Toc24650481"/>
      <w:r w:rsidRPr="00621E63">
        <w:rPr>
          <w:noProof w:val="0"/>
        </w:rPr>
        <w:t xml:space="preserve">3.9.4.1.2.1 </w:t>
      </w:r>
      <w:r w:rsidR="003D003E" w:rsidRPr="00621E63">
        <w:rPr>
          <w:noProof w:val="0"/>
        </w:rPr>
        <w:t>MSH Segment – Message Header</w:t>
      </w:r>
      <w:bookmarkEnd w:id="2059"/>
      <w:bookmarkEnd w:id="2060"/>
    </w:p>
    <w:p w14:paraId="3DE92274" w14:textId="77777777" w:rsidR="00B11855" w:rsidRPr="00621E63" w:rsidRDefault="003D003E" w:rsidP="00CF5627">
      <w:pPr>
        <w:pStyle w:val="TableTitle"/>
      </w:pPr>
      <w:r w:rsidRPr="00621E63">
        <w:t>Table 3.9.4.1.2.1</w:t>
      </w:r>
      <w:r w:rsidR="005D79DE" w:rsidRPr="00621E63">
        <w:rPr>
          <w:rFonts w:eastAsia="MS Gothic"/>
        </w:rPr>
        <w:t>-</w:t>
      </w:r>
      <w:r w:rsidR="00E86B15" w:rsidRPr="00621E63">
        <w:t>1</w:t>
      </w:r>
      <w:r w:rsidRPr="00621E63">
        <w:t>: MSH Segment</w:t>
      </w:r>
    </w:p>
    <w:tbl>
      <w:tblPr>
        <w:tblW w:w="97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15"/>
        <w:gridCol w:w="810"/>
        <w:gridCol w:w="630"/>
        <w:gridCol w:w="720"/>
        <w:gridCol w:w="720"/>
        <w:gridCol w:w="810"/>
        <w:gridCol w:w="720"/>
        <w:gridCol w:w="810"/>
        <w:gridCol w:w="810"/>
        <w:gridCol w:w="900"/>
        <w:gridCol w:w="1175"/>
      </w:tblGrid>
      <w:tr w:rsidR="006D1F19" w:rsidRPr="00621E63" w14:paraId="6396E919" w14:textId="77777777" w:rsidTr="00CF5627">
        <w:trPr>
          <w:cantSplit/>
          <w:tblHeader/>
          <w:jc w:val="center"/>
        </w:trPr>
        <w:tc>
          <w:tcPr>
            <w:tcW w:w="1615" w:type="dxa"/>
            <w:shd w:val="clear" w:color="auto" w:fill="D9D9D9"/>
          </w:tcPr>
          <w:p w14:paraId="33DB9F7F" w14:textId="7C099ACD" w:rsidR="00B11855" w:rsidRPr="00621E63" w:rsidRDefault="00B11855" w:rsidP="00DE39CA">
            <w:pPr>
              <w:pStyle w:val="TableEntryHeader"/>
            </w:pPr>
          </w:p>
        </w:tc>
        <w:tc>
          <w:tcPr>
            <w:tcW w:w="810" w:type="dxa"/>
            <w:shd w:val="clear" w:color="auto" w:fill="D9D9D9"/>
          </w:tcPr>
          <w:p w14:paraId="0B829F6F" w14:textId="77777777" w:rsidR="00B11855" w:rsidRPr="00621E63" w:rsidRDefault="003D003E" w:rsidP="00DE39CA">
            <w:pPr>
              <w:pStyle w:val="TableEntryHeader"/>
            </w:pPr>
            <w:r w:rsidRPr="00621E63">
              <w:t>Seq</w:t>
            </w:r>
          </w:p>
        </w:tc>
        <w:tc>
          <w:tcPr>
            <w:tcW w:w="630" w:type="dxa"/>
            <w:shd w:val="clear" w:color="auto" w:fill="D9D9D9"/>
          </w:tcPr>
          <w:p w14:paraId="2D2B2610" w14:textId="77777777" w:rsidR="00B11855" w:rsidRPr="00621E63" w:rsidRDefault="003D003E" w:rsidP="00DE39CA">
            <w:pPr>
              <w:pStyle w:val="TableEntryHeader"/>
            </w:pPr>
            <w:r w:rsidRPr="00621E63">
              <w:t>DT</w:t>
            </w:r>
          </w:p>
        </w:tc>
        <w:tc>
          <w:tcPr>
            <w:tcW w:w="720" w:type="dxa"/>
            <w:shd w:val="clear" w:color="auto" w:fill="D9D9D9"/>
          </w:tcPr>
          <w:p w14:paraId="6B600B40" w14:textId="77777777" w:rsidR="00B11855" w:rsidRPr="00621E63" w:rsidRDefault="003D003E" w:rsidP="00DE39CA">
            <w:pPr>
              <w:pStyle w:val="TableEntryHeader"/>
            </w:pPr>
            <w:r w:rsidRPr="00621E63">
              <w:t>Len</w:t>
            </w:r>
          </w:p>
        </w:tc>
        <w:tc>
          <w:tcPr>
            <w:tcW w:w="720" w:type="dxa"/>
            <w:shd w:val="clear" w:color="auto" w:fill="D9D9D9"/>
          </w:tcPr>
          <w:p w14:paraId="5E9C957A" w14:textId="77777777" w:rsidR="00B11855" w:rsidRPr="00621E63" w:rsidRDefault="003D003E" w:rsidP="00DE39CA">
            <w:pPr>
              <w:pStyle w:val="TableEntryHeader"/>
            </w:pPr>
            <w:r w:rsidRPr="00621E63">
              <w:t>Opt</w:t>
            </w:r>
          </w:p>
        </w:tc>
        <w:tc>
          <w:tcPr>
            <w:tcW w:w="810" w:type="dxa"/>
            <w:shd w:val="clear" w:color="auto" w:fill="D9D9D9"/>
          </w:tcPr>
          <w:p w14:paraId="381F53A5" w14:textId="77777777" w:rsidR="00B11855" w:rsidRPr="00621E63" w:rsidRDefault="003D003E" w:rsidP="00DE39CA">
            <w:pPr>
              <w:pStyle w:val="TableEntryHeader"/>
            </w:pPr>
            <w:r w:rsidRPr="00621E63">
              <w:t>Rep</w:t>
            </w:r>
          </w:p>
        </w:tc>
        <w:tc>
          <w:tcPr>
            <w:tcW w:w="720" w:type="dxa"/>
            <w:shd w:val="clear" w:color="auto" w:fill="D9D9D9"/>
          </w:tcPr>
          <w:p w14:paraId="24D8B11E" w14:textId="77777777" w:rsidR="00B11855" w:rsidRPr="00621E63" w:rsidRDefault="003D003E" w:rsidP="00DE39CA">
            <w:pPr>
              <w:pStyle w:val="TableEntryHeader"/>
            </w:pPr>
            <w:r w:rsidRPr="00621E63">
              <w:t>Min</w:t>
            </w:r>
          </w:p>
        </w:tc>
        <w:tc>
          <w:tcPr>
            <w:tcW w:w="810" w:type="dxa"/>
            <w:shd w:val="clear" w:color="auto" w:fill="D9D9D9"/>
          </w:tcPr>
          <w:p w14:paraId="280F8D03" w14:textId="77777777" w:rsidR="00B11855" w:rsidRPr="00621E63" w:rsidRDefault="003D003E" w:rsidP="00DE39CA">
            <w:pPr>
              <w:pStyle w:val="TableEntryHeader"/>
            </w:pPr>
            <w:r w:rsidRPr="00621E63">
              <w:t>Max</w:t>
            </w:r>
          </w:p>
        </w:tc>
        <w:tc>
          <w:tcPr>
            <w:tcW w:w="810" w:type="dxa"/>
            <w:shd w:val="clear" w:color="auto" w:fill="D9D9D9"/>
          </w:tcPr>
          <w:p w14:paraId="77A18002" w14:textId="77777777" w:rsidR="00B11855" w:rsidRPr="00621E63" w:rsidRDefault="003D003E" w:rsidP="00DE39CA">
            <w:pPr>
              <w:pStyle w:val="TableEntryHeader"/>
            </w:pPr>
            <w:r w:rsidRPr="00621E63">
              <w:t>Tbl</w:t>
            </w:r>
          </w:p>
        </w:tc>
        <w:tc>
          <w:tcPr>
            <w:tcW w:w="900" w:type="dxa"/>
            <w:shd w:val="clear" w:color="auto" w:fill="D9D9D9"/>
          </w:tcPr>
          <w:p w14:paraId="09B8B75A" w14:textId="77777777" w:rsidR="00B11855" w:rsidRPr="00621E63" w:rsidRDefault="003D003E" w:rsidP="00DE39CA">
            <w:pPr>
              <w:pStyle w:val="TableEntryHeader"/>
            </w:pPr>
            <w:r w:rsidRPr="00621E63">
              <w:t>Fixed</w:t>
            </w:r>
          </w:p>
        </w:tc>
        <w:tc>
          <w:tcPr>
            <w:tcW w:w="1175" w:type="dxa"/>
            <w:shd w:val="clear" w:color="auto" w:fill="D9D9D9"/>
          </w:tcPr>
          <w:p w14:paraId="0E5EBD75" w14:textId="77777777" w:rsidR="00B11855" w:rsidRPr="00621E63" w:rsidRDefault="003D003E" w:rsidP="00DE39CA">
            <w:pPr>
              <w:pStyle w:val="TableEntryHeader"/>
            </w:pPr>
            <w:r w:rsidRPr="00621E63">
              <w:t>Ex Val</w:t>
            </w:r>
          </w:p>
        </w:tc>
      </w:tr>
      <w:tr w:rsidR="006D1F19" w:rsidRPr="00621E63" w14:paraId="44EB4E1A" w14:textId="77777777" w:rsidTr="00CF5627">
        <w:trPr>
          <w:cantSplit/>
          <w:jc w:val="center"/>
        </w:trPr>
        <w:tc>
          <w:tcPr>
            <w:tcW w:w="1615" w:type="dxa"/>
            <w:shd w:val="clear" w:color="auto" w:fill="auto"/>
          </w:tcPr>
          <w:p w14:paraId="2F795BBE" w14:textId="1784A3EF" w:rsidR="00B11855" w:rsidRPr="00621E63" w:rsidRDefault="003D003E" w:rsidP="00863A9A">
            <w:pPr>
              <w:pStyle w:val="TableEntry"/>
            </w:pPr>
            <w:r w:rsidRPr="00621E63">
              <w:t>Field Separator</w:t>
            </w:r>
          </w:p>
        </w:tc>
        <w:tc>
          <w:tcPr>
            <w:tcW w:w="810" w:type="dxa"/>
            <w:shd w:val="clear" w:color="auto" w:fill="auto"/>
          </w:tcPr>
          <w:p w14:paraId="5DC164EF" w14:textId="5691CC3C" w:rsidR="00B11855" w:rsidRPr="00621E63" w:rsidRDefault="003D003E" w:rsidP="00863A9A">
            <w:pPr>
              <w:pStyle w:val="TableEntry"/>
            </w:pPr>
            <w:r w:rsidRPr="00621E63">
              <w:t>1</w:t>
            </w:r>
          </w:p>
        </w:tc>
        <w:tc>
          <w:tcPr>
            <w:tcW w:w="630" w:type="dxa"/>
            <w:shd w:val="clear" w:color="auto" w:fill="auto"/>
          </w:tcPr>
          <w:p w14:paraId="5F4A07A7" w14:textId="3254ED6B" w:rsidR="00B11855" w:rsidRPr="00621E63" w:rsidRDefault="003D003E" w:rsidP="00863A9A">
            <w:pPr>
              <w:pStyle w:val="TableEntry"/>
            </w:pPr>
            <w:r w:rsidRPr="00621E63">
              <w:t>ST</w:t>
            </w:r>
          </w:p>
        </w:tc>
        <w:tc>
          <w:tcPr>
            <w:tcW w:w="720" w:type="dxa"/>
            <w:shd w:val="clear" w:color="auto" w:fill="auto"/>
          </w:tcPr>
          <w:p w14:paraId="361481E9" w14:textId="7F24F09E" w:rsidR="00B11855" w:rsidRPr="00621E63" w:rsidRDefault="003D003E" w:rsidP="00863A9A">
            <w:pPr>
              <w:pStyle w:val="TableEntry"/>
            </w:pPr>
            <w:r w:rsidRPr="00621E63">
              <w:t>1</w:t>
            </w:r>
          </w:p>
        </w:tc>
        <w:tc>
          <w:tcPr>
            <w:tcW w:w="720" w:type="dxa"/>
            <w:shd w:val="clear" w:color="auto" w:fill="auto"/>
          </w:tcPr>
          <w:p w14:paraId="4BC8A53B" w14:textId="472FD9EE" w:rsidR="00B11855" w:rsidRPr="00621E63" w:rsidRDefault="003D003E" w:rsidP="00863A9A">
            <w:pPr>
              <w:pStyle w:val="TableEntry"/>
            </w:pPr>
            <w:r w:rsidRPr="00621E63">
              <w:t>R</w:t>
            </w:r>
          </w:p>
        </w:tc>
        <w:tc>
          <w:tcPr>
            <w:tcW w:w="810" w:type="dxa"/>
            <w:shd w:val="clear" w:color="auto" w:fill="auto"/>
          </w:tcPr>
          <w:p w14:paraId="6B779D40" w14:textId="11C8551B" w:rsidR="00B11855" w:rsidRPr="00621E63" w:rsidRDefault="003D003E" w:rsidP="00863A9A">
            <w:pPr>
              <w:pStyle w:val="TableEntry"/>
            </w:pPr>
            <w:r w:rsidRPr="00621E63">
              <w:t>False</w:t>
            </w:r>
          </w:p>
        </w:tc>
        <w:tc>
          <w:tcPr>
            <w:tcW w:w="720" w:type="dxa"/>
            <w:shd w:val="clear" w:color="auto" w:fill="auto"/>
          </w:tcPr>
          <w:p w14:paraId="66D891C4" w14:textId="4D75B7E3" w:rsidR="00B11855" w:rsidRPr="00621E63" w:rsidRDefault="003D003E" w:rsidP="00863A9A">
            <w:pPr>
              <w:pStyle w:val="TableEntry"/>
            </w:pPr>
            <w:r w:rsidRPr="00621E63">
              <w:t>1</w:t>
            </w:r>
          </w:p>
        </w:tc>
        <w:tc>
          <w:tcPr>
            <w:tcW w:w="810" w:type="dxa"/>
            <w:shd w:val="clear" w:color="auto" w:fill="auto"/>
          </w:tcPr>
          <w:p w14:paraId="1D5CED3D" w14:textId="381C5974" w:rsidR="00B11855" w:rsidRPr="00621E63" w:rsidRDefault="003D003E" w:rsidP="00863A9A">
            <w:pPr>
              <w:pStyle w:val="TableEntry"/>
            </w:pPr>
            <w:r w:rsidRPr="00621E63">
              <w:t>1</w:t>
            </w:r>
          </w:p>
        </w:tc>
        <w:tc>
          <w:tcPr>
            <w:tcW w:w="810" w:type="dxa"/>
            <w:shd w:val="clear" w:color="auto" w:fill="auto"/>
          </w:tcPr>
          <w:p w14:paraId="1105F941" w14:textId="32A096C0" w:rsidR="00B11855" w:rsidRPr="00621E63" w:rsidRDefault="00B11855" w:rsidP="00DE39CA">
            <w:pPr>
              <w:pStyle w:val="TableEntry"/>
            </w:pPr>
          </w:p>
        </w:tc>
        <w:tc>
          <w:tcPr>
            <w:tcW w:w="900" w:type="dxa"/>
            <w:shd w:val="clear" w:color="auto" w:fill="auto"/>
          </w:tcPr>
          <w:p w14:paraId="2D380004" w14:textId="55C414E5" w:rsidR="00B11855" w:rsidRPr="00621E63" w:rsidRDefault="003D003E" w:rsidP="00DE39CA">
            <w:pPr>
              <w:pStyle w:val="TableEntry"/>
            </w:pPr>
            <w:r w:rsidRPr="00621E63">
              <w:t>Y</w:t>
            </w:r>
          </w:p>
        </w:tc>
        <w:tc>
          <w:tcPr>
            <w:tcW w:w="1175" w:type="dxa"/>
            <w:shd w:val="clear" w:color="auto" w:fill="auto"/>
          </w:tcPr>
          <w:p w14:paraId="58656548" w14:textId="5E628A87" w:rsidR="00B11855" w:rsidRPr="00621E63" w:rsidRDefault="00121BFD" w:rsidP="00863A9A">
            <w:pPr>
              <w:pStyle w:val="TableEntry"/>
            </w:pPr>
            <w:r w:rsidRPr="00621E63">
              <w:t>|</w:t>
            </w:r>
          </w:p>
        </w:tc>
      </w:tr>
      <w:tr w:rsidR="006D1F19" w:rsidRPr="00621E63" w14:paraId="52B9A07A" w14:textId="77777777" w:rsidTr="00CF5627">
        <w:trPr>
          <w:cantSplit/>
          <w:jc w:val="center"/>
        </w:trPr>
        <w:tc>
          <w:tcPr>
            <w:tcW w:w="1615" w:type="dxa"/>
            <w:shd w:val="clear" w:color="auto" w:fill="auto"/>
          </w:tcPr>
          <w:p w14:paraId="12201836" w14:textId="0569481F" w:rsidR="00B11855" w:rsidRPr="00621E63" w:rsidRDefault="003D003E" w:rsidP="00863A9A">
            <w:pPr>
              <w:pStyle w:val="TableEntry"/>
            </w:pPr>
            <w:r w:rsidRPr="00621E63">
              <w:t>Encoding Characters</w:t>
            </w:r>
          </w:p>
        </w:tc>
        <w:tc>
          <w:tcPr>
            <w:tcW w:w="810" w:type="dxa"/>
            <w:shd w:val="clear" w:color="auto" w:fill="auto"/>
          </w:tcPr>
          <w:p w14:paraId="744D7E25" w14:textId="33007008" w:rsidR="00B11855" w:rsidRPr="00621E63" w:rsidRDefault="003D003E" w:rsidP="00863A9A">
            <w:pPr>
              <w:pStyle w:val="TableEntry"/>
            </w:pPr>
            <w:r w:rsidRPr="00621E63">
              <w:t>2</w:t>
            </w:r>
          </w:p>
        </w:tc>
        <w:tc>
          <w:tcPr>
            <w:tcW w:w="630" w:type="dxa"/>
            <w:shd w:val="clear" w:color="auto" w:fill="auto"/>
          </w:tcPr>
          <w:p w14:paraId="5BED49ED" w14:textId="32D6A12C" w:rsidR="00B11855" w:rsidRPr="00621E63" w:rsidRDefault="003D003E" w:rsidP="00863A9A">
            <w:pPr>
              <w:pStyle w:val="TableEntry"/>
            </w:pPr>
            <w:r w:rsidRPr="00621E63">
              <w:t>ST</w:t>
            </w:r>
          </w:p>
        </w:tc>
        <w:tc>
          <w:tcPr>
            <w:tcW w:w="720" w:type="dxa"/>
            <w:shd w:val="clear" w:color="auto" w:fill="auto"/>
          </w:tcPr>
          <w:p w14:paraId="3939E5EF" w14:textId="6EF1ECA6" w:rsidR="00B11855" w:rsidRPr="00621E63" w:rsidRDefault="003D003E" w:rsidP="00863A9A">
            <w:pPr>
              <w:pStyle w:val="TableEntry"/>
            </w:pPr>
            <w:r w:rsidRPr="00621E63">
              <w:t>4</w:t>
            </w:r>
          </w:p>
        </w:tc>
        <w:tc>
          <w:tcPr>
            <w:tcW w:w="720" w:type="dxa"/>
            <w:shd w:val="clear" w:color="auto" w:fill="auto"/>
          </w:tcPr>
          <w:p w14:paraId="7D36DDAF" w14:textId="52108A13" w:rsidR="00B11855" w:rsidRPr="00621E63" w:rsidRDefault="003D003E" w:rsidP="00863A9A">
            <w:pPr>
              <w:pStyle w:val="TableEntry"/>
            </w:pPr>
            <w:r w:rsidRPr="00621E63">
              <w:t>R</w:t>
            </w:r>
          </w:p>
        </w:tc>
        <w:tc>
          <w:tcPr>
            <w:tcW w:w="810" w:type="dxa"/>
            <w:shd w:val="clear" w:color="auto" w:fill="auto"/>
          </w:tcPr>
          <w:p w14:paraId="3CE376F0" w14:textId="5F8DD8C9" w:rsidR="00B11855" w:rsidRPr="00621E63" w:rsidRDefault="003D003E" w:rsidP="00863A9A">
            <w:pPr>
              <w:pStyle w:val="TableEntry"/>
            </w:pPr>
            <w:r w:rsidRPr="00621E63">
              <w:t>False</w:t>
            </w:r>
          </w:p>
        </w:tc>
        <w:tc>
          <w:tcPr>
            <w:tcW w:w="720" w:type="dxa"/>
            <w:shd w:val="clear" w:color="auto" w:fill="auto"/>
          </w:tcPr>
          <w:p w14:paraId="7D56B278" w14:textId="5FC287B6" w:rsidR="00B11855" w:rsidRPr="00621E63" w:rsidRDefault="003D003E" w:rsidP="00863A9A">
            <w:pPr>
              <w:pStyle w:val="TableEntry"/>
            </w:pPr>
            <w:r w:rsidRPr="00621E63">
              <w:t>1</w:t>
            </w:r>
          </w:p>
        </w:tc>
        <w:tc>
          <w:tcPr>
            <w:tcW w:w="810" w:type="dxa"/>
            <w:shd w:val="clear" w:color="auto" w:fill="auto"/>
          </w:tcPr>
          <w:p w14:paraId="0209AB45" w14:textId="44DD3226" w:rsidR="00B11855" w:rsidRPr="00621E63" w:rsidRDefault="003D003E" w:rsidP="00863A9A">
            <w:pPr>
              <w:pStyle w:val="TableEntry"/>
            </w:pPr>
            <w:r w:rsidRPr="00621E63">
              <w:t>1</w:t>
            </w:r>
          </w:p>
        </w:tc>
        <w:tc>
          <w:tcPr>
            <w:tcW w:w="810" w:type="dxa"/>
            <w:shd w:val="clear" w:color="auto" w:fill="auto"/>
          </w:tcPr>
          <w:p w14:paraId="47FC2B57" w14:textId="74D9BE42" w:rsidR="00B11855" w:rsidRPr="00621E63" w:rsidRDefault="00B11855" w:rsidP="00DE39CA">
            <w:pPr>
              <w:pStyle w:val="TableEntry"/>
            </w:pPr>
          </w:p>
        </w:tc>
        <w:tc>
          <w:tcPr>
            <w:tcW w:w="900" w:type="dxa"/>
            <w:shd w:val="clear" w:color="auto" w:fill="auto"/>
          </w:tcPr>
          <w:p w14:paraId="30178811" w14:textId="6064DDBD" w:rsidR="00B11855" w:rsidRPr="00621E63" w:rsidRDefault="003D003E" w:rsidP="00DE39CA">
            <w:pPr>
              <w:pStyle w:val="TableEntry"/>
            </w:pPr>
            <w:r w:rsidRPr="00621E63">
              <w:t>Y</w:t>
            </w:r>
          </w:p>
        </w:tc>
        <w:tc>
          <w:tcPr>
            <w:tcW w:w="1175" w:type="dxa"/>
            <w:shd w:val="clear" w:color="auto" w:fill="auto"/>
          </w:tcPr>
          <w:p w14:paraId="11CBCE65" w14:textId="189B8DEE" w:rsidR="00B11855" w:rsidRPr="00621E63" w:rsidRDefault="003D003E" w:rsidP="00DE39CA">
            <w:pPr>
              <w:pStyle w:val="TableEntry"/>
            </w:pPr>
            <w:r w:rsidRPr="00621E63">
              <w:t>^~\&amp;</w:t>
            </w:r>
          </w:p>
        </w:tc>
      </w:tr>
      <w:tr w:rsidR="006D1F19" w:rsidRPr="00621E63" w14:paraId="2C256BCB" w14:textId="77777777" w:rsidTr="00CF5627">
        <w:trPr>
          <w:cantSplit/>
          <w:jc w:val="center"/>
        </w:trPr>
        <w:tc>
          <w:tcPr>
            <w:tcW w:w="1615" w:type="dxa"/>
            <w:shd w:val="clear" w:color="auto" w:fill="auto"/>
          </w:tcPr>
          <w:p w14:paraId="364E5378" w14:textId="22A09704" w:rsidR="00B11855" w:rsidRPr="00621E63" w:rsidRDefault="003D003E" w:rsidP="00863A9A">
            <w:pPr>
              <w:pStyle w:val="TableEntry"/>
            </w:pPr>
            <w:r w:rsidRPr="00621E63">
              <w:t>Sending Application</w:t>
            </w:r>
          </w:p>
        </w:tc>
        <w:tc>
          <w:tcPr>
            <w:tcW w:w="810" w:type="dxa"/>
            <w:shd w:val="clear" w:color="auto" w:fill="auto"/>
          </w:tcPr>
          <w:p w14:paraId="75E4F2B0" w14:textId="05CE26BC" w:rsidR="00B11855" w:rsidRPr="00621E63" w:rsidRDefault="003D003E" w:rsidP="00863A9A">
            <w:pPr>
              <w:pStyle w:val="TableEntry"/>
            </w:pPr>
            <w:r w:rsidRPr="00621E63">
              <w:t>3</w:t>
            </w:r>
          </w:p>
        </w:tc>
        <w:tc>
          <w:tcPr>
            <w:tcW w:w="630" w:type="dxa"/>
            <w:shd w:val="clear" w:color="auto" w:fill="auto"/>
          </w:tcPr>
          <w:p w14:paraId="6B3F50CE" w14:textId="50B0A934" w:rsidR="00B11855" w:rsidRPr="00621E63" w:rsidRDefault="003D003E" w:rsidP="00863A9A">
            <w:pPr>
              <w:pStyle w:val="TableEntry"/>
            </w:pPr>
            <w:r w:rsidRPr="00621E63">
              <w:t>HD</w:t>
            </w:r>
          </w:p>
        </w:tc>
        <w:tc>
          <w:tcPr>
            <w:tcW w:w="720" w:type="dxa"/>
            <w:shd w:val="clear" w:color="auto" w:fill="auto"/>
          </w:tcPr>
          <w:p w14:paraId="770BED3D" w14:textId="2457FE7E" w:rsidR="00B11855" w:rsidRPr="00621E63" w:rsidRDefault="003D003E" w:rsidP="00863A9A">
            <w:pPr>
              <w:pStyle w:val="TableEntry"/>
            </w:pPr>
            <w:r w:rsidRPr="00621E63">
              <w:t>227</w:t>
            </w:r>
          </w:p>
        </w:tc>
        <w:tc>
          <w:tcPr>
            <w:tcW w:w="720" w:type="dxa"/>
            <w:shd w:val="clear" w:color="auto" w:fill="auto"/>
          </w:tcPr>
          <w:p w14:paraId="1F99277C" w14:textId="5ECAF001" w:rsidR="00B11855" w:rsidRPr="00621E63" w:rsidRDefault="003D003E" w:rsidP="00863A9A">
            <w:pPr>
              <w:pStyle w:val="TableEntry"/>
            </w:pPr>
            <w:r w:rsidRPr="00621E63">
              <w:t>RE</w:t>
            </w:r>
          </w:p>
        </w:tc>
        <w:tc>
          <w:tcPr>
            <w:tcW w:w="810" w:type="dxa"/>
            <w:shd w:val="clear" w:color="auto" w:fill="auto"/>
          </w:tcPr>
          <w:p w14:paraId="518C904B" w14:textId="2A66341A" w:rsidR="00B11855" w:rsidRPr="00621E63" w:rsidRDefault="003D003E" w:rsidP="00863A9A">
            <w:pPr>
              <w:pStyle w:val="TableEntry"/>
            </w:pPr>
            <w:r w:rsidRPr="00621E63">
              <w:t>False</w:t>
            </w:r>
          </w:p>
        </w:tc>
        <w:tc>
          <w:tcPr>
            <w:tcW w:w="720" w:type="dxa"/>
            <w:shd w:val="clear" w:color="auto" w:fill="auto"/>
          </w:tcPr>
          <w:p w14:paraId="18887BB1" w14:textId="2DE985D7" w:rsidR="00B11855" w:rsidRPr="00621E63" w:rsidRDefault="003D003E" w:rsidP="00863A9A">
            <w:pPr>
              <w:pStyle w:val="TableEntry"/>
            </w:pPr>
            <w:r w:rsidRPr="00621E63">
              <w:t>0</w:t>
            </w:r>
          </w:p>
        </w:tc>
        <w:tc>
          <w:tcPr>
            <w:tcW w:w="810" w:type="dxa"/>
            <w:shd w:val="clear" w:color="auto" w:fill="auto"/>
          </w:tcPr>
          <w:p w14:paraId="46FE0519" w14:textId="72C04C03" w:rsidR="00B11855" w:rsidRPr="00621E63" w:rsidRDefault="003D003E" w:rsidP="00863A9A">
            <w:pPr>
              <w:pStyle w:val="TableEntry"/>
            </w:pPr>
            <w:r w:rsidRPr="00621E63">
              <w:t>1</w:t>
            </w:r>
          </w:p>
        </w:tc>
        <w:tc>
          <w:tcPr>
            <w:tcW w:w="810" w:type="dxa"/>
            <w:shd w:val="clear" w:color="auto" w:fill="auto"/>
          </w:tcPr>
          <w:p w14:paraId="1A167B15" w14:textId="56311729" w:rsidR="00B11855" w:rsidRPr="00621E63" w:rsidRDefault="003D003E" w:rsidP="00863A9A">
            <w:pPr>
              <w:pStyle w:val="TableEntry"/>
            </w:pPr>
            <w:r w:rsidRPr="00621E63">
              <w:t>0361</w:t>
            </w:r>
          </w:p>
        </w:tc>
        <w:tc>
          <w:tcPr>
            <w:tcW w:w="900" w:type="dxa"/>
            <w:shd w:val="clear" w:color="auto" w:fill="auto"/>
          </w:tcPr>
          <w:p w14:paraId="6B7C96CA" w14:textId="34525457" w:rsidR="00B11855" w:rsidRPr="00621E63" w:rsidRDefault="00B11855" w:rsidP="00DE39CA">
            <w:pPr>
              <w:pStyle w:val="TableEntry"/>
            </w:pPr>
          </w:p>
        </w:tc>
        <w:tc>
          <w:tcPr>
            <w:tcW w:w="1175" w:type="dxa"/>
            <w:shd w:val="clear" w:color="auto" w:fill="auto"/>
          </w:tcPr>
          <w:p w14:paraId="25B1AC22" w14:textId="77777777" w:rsidR="00B11855" w:rsidRPr="00621E63" w:rsidRDefault="00B11855" w:rsidP="00DE39CA">
            <w:pPr>
              <w:pStyle w:val="TableEntry"/>
            </w:pPr>
          </w:p>
        </w:tc>
      </w:tr>
      <w:tr w:rsidR="006D1F19" w:rsidRPr="00621E63" w14:paraId="1EFB2E15" w14:textId="77777777" w:rsidTr="00CF5627">
        <w:trPr>
          <w:cantSplit/>
          <w:jc w:val="center"/>
        </w:trPr>
        <w:tc>
          <w:tcPr>
            <w:tcW w:w="1615" w:type="dxa"/>
            <w:shd w:val="clear" w:color="auto" w:fill="auto"/>
          </w:tcPr>
          <w:p w14:paraId="32A5239D" w14:textId="557A5C47" w:rsidR="00B11855" w:rsidRPr="00621E63" w:rsidRDefault="00D858A6" w:rsidP="00CF5627">
            <w:pPr>
              <w:pStyle w:val="TableEntryItalicindent"/>
            </w:pPr>
            <w:r w:rsidRPr="00621E63">
              <w:t>n</w:t>
            </w:r>
            <w:r w:rsidR="003D003E" w:rsidRPr="00621E63">
              <w:t>amespace ID</w:t>
            </w:r>
          </w:p>
        </w:tc>
        <w:tc>
          <w:tcPr>
            <w:tcW w:w="810" w:type="dxa"/>
            <w:shd w:val="clear" w:color="auto" w:fill="auto"/>
          </w:tcPr>
          <w:p w14:paraId="045401D9" w14:textId="5233055B" w:rsidR="00B11855" w:rsidRPr="00621E63" w:rsidRDefault="003D003E" w:rsidP="00396374">
            <w:pPr>
              <w:pStyle w:val="TableEntry"/>
              <w:rPr>
                <w:i/>
                <w:iCs/>
              </w:rPr>
            </w:pPr>
            <w:r w:rsidRPr="00621E63">
              <w:rPr>
                <w:i/>
                <w:iCs/>
              </w:rPr>
              <w:t>1</w:t>
            </w:r>
          </w:p>
        </w:tc>
        <w:tc>
          <w:tcPr>
            <w:tcW w:w="630" w:type="dxa"/>
            <w:shd w:val="clear" w:color="auto" w:fill="auto"/>
          </w:tcPr>
          <w:p w14:paraId="25D7A412" w14:textId="0A614DAD" w:rsidR="00B11855" w:rsidRPr="00621E63" w:rsidRDefault="003D003E" w:rsidP="00863A9A">
            <w:pPr>
              <w:pStyle w:val="TableEntry"/>
            </w:pPr>
            <w:r w:rsidRPr="00621E63">
              <w:t>IS</w:t>
            </w:r>
          </w:p>
        </w:tc>
        <w:tc>
          <w:tcPr>
            <w:tcW w:w="720" w:type="dxa"/>
            <w:shd w:val="clear" w:color="auto" w:fill="auto"/>
          </w:tcPr>
          <w:p w14:paraId="5CBE0FE4" w14:textId="51EDA29D" w:rsidR="00B11855" w:rsidRPr="00621E63" w:rsidRDefault="003D003E" w:rsidP="00863A9A">
            <w:pPr>
              <w:pStyle w:val="TableEntry"/>
            </w:pPr>
            <w:r w:rsidRPr="00621E63">
              <w:t>20</w:t>
            </w:r>
          </w:p>
        </w:tc>
        <w:tc>
          <w:tcPr>
            <w:tcW w:w="720" w:type="dxa"/>
            <w:shd w:val="clear" w:color="auto" w:fill="auto"/>
          </w:tcPr>
          <w:p w14:paraId="0274975E" w14:textId="248446CA" w:rsidR="00B11855" w:rsidRPr="00621E63" w:rsidRDefault="003D003E" w:rsidP="00863A9A">
            <w:pPr>
              <w:pStyle w:val="TableEntry"/>
            </w:pPr>
            <w:r w:rsidRPr="00621E63">
              <w:t>O</w:t>
            </w:r>
          </w:p>
        </w:tc>
        <w:tc>
          <w:tcPr>
            <w:tcW w:w="810" w:type="dxa"/>
            <w:shd w:val="clear" w:color="auto" w:fill="auto"/>
          </w:tcPr>
          <w:p w14:paraId="4DDF9616" w14:textId="019C807D" w:rsidR="00B11855" w:rsidRPr="00621E63" w:rsidRDefault="00B11855" w:rsidP="00DE39CA">
            <w:pPr>
              <w:pStyle w:val="TableEntry"/>
            </w:pPr>
          </w:p>
        </w:tc>
        <w:tc>
          <w:tcPr>
            <w:tcW w:w="720" w:type="dxa"/>
            <w:shd w:val="clear" w:color="auto" w:fill="auto"/>
          </w:tcPr>
          <w:p w14:paraId="158DB8E4" w14:textId="6BF9EB5D" w:rsidR="00B11855" w:rsidRPr="00621E63" w:rsidRDefault="003D003E" w:rsidP="00863A9A">
            <w:pPr>
              <w:pStyle w:val="TableEntry"/>
            </w:pPr>
            <w:r w:rsidRPr="00621E63">
              <w:t>0</w:t>
            </w:r>
          </w:p>
        </w:tc>
        <w:tc>
          <w:tcPr>
            <w:tcW w:w="810" w:type="dxa"/>
            <w:shd w:val="clear" w:color="auto" w:fill="auto"/>
          </w:tcPr>
          <w:p w14:paraId="78FAC6B6" w14:textId="6DC73237" w:rsidR="00B11855" w:rsidRPr="00621E63" w:rsidRDefault="003D003E" w:rsidP="00863A9A">
            <w:pPr>
              <w:pStyle w:val="TableEntry"/>
            </w:pPr>
            <w:r w:rsidRPr="00621E63">
              <w:t>1</w:t>
            </w:r>
          </w:p>
        </w:tc>
        <w:tc>
          <w:tcPr>
            <w:tcW w:w="810" w:type="dxa"/>
            <w:shd w:val="clear" w:color="auto" w:fill="auto"/>
          </w:tcPr>
          <w:p w14:paraId="47A623AF" w14:textId="0DDE4EDC" w:rsidR="00B11855" w:rsidRPr="00621E63" w:rsidRDefault="003D003E" w:rsidP="00863A9A">
            <w:pPr>
              <w:pStyle w:val="TableEntry"/>
            </w:pPr>
            <w:r w:rsidRPr="00621E63">
              <w:t>0300</w:t>
            </w:r>
          </w:p>
        </w:tc>
        <w:tc>
          <w:tcPr>
            <w:tcW w:w="900" w:type="dxa"/>
            <w:shd w:val="clear" w:color="auto" w:fill="auto"/>
          </w:tcPr>
          <w:p w14:paraId="4BB3DC3F" w14:textId="24841089" w:rsidR="00B11855" w:rsidRPr="00621E63" w:rsidRDefault="00B11855" w:rsidP="00DE39CA">
            <w:pPr>
              <w:pStyle w:val="TableEntry"/>
            </w:pPr>
          </w:p>
        </w:tc>
        <w:tc>
          <w:tcPr>
            <w:tcW w:w="1175" w:type="dxa"/>
            <w:shd w:val="clear" w:color="auto" w:fill="auto"/>
          </w:tcPr>
          <w:p w14:paraId="4E153766" w14:textId="797B1D99" w:rsidR="00B11855" w:rsidRPr="00621E63" w:rsidRDefault="003D003E" w:rsidP="00DE39CA">
            <w:pPr>
              <w:pStyle w:val="TableEntry"/>
            </w:pPr>
            <w:r w:rsidRPr="00621E63">
              <w:t>APP NAME</w:t>
            </w:r>
          </w:p>
        </w:tc>
      </w:tr>
      <w:tr w:rsidR="006D1F19" w:rsidRPr="00621E63" w14:paraId="69BFC1EA" w14:textId="77777777" w:rsidTr="00CF5627">
        <w:trPr>
          <w:cantSplit/>
          <w:jc w:val="center"/>
        </w:trPr>
        <w:tc>
          <w:tcPr>
            <w:tcW w:w="1615" w:type="dxa"/>
            <w:shd w:val="clear" w:color="auto" w:fill="auto"/>
          </w:tcPr>
          <w:p w14:paraId="25238FEE" w14:textId="032B81E1" w:rsidR="00B11855" w:rsidRPr="00621E63" w:rsidRDefault="003D003E" w:rsidP="00863A9A">
            <w:pPr>
              <w:pStyle w:val="TableEntry"/>
            </w:pPr>
            <w:r w:rsidRPr="00621E63">
              <w:t>Sending Facility</w:t>
            </w:r>
          </w:p>
        </w:tc>
        <w:tc>
          <w:tcPr>
            <w:tcW w:w="810" w:type="dxa"/>
            <w:shd w:val="clear" w:color="auto" w:fill="auto"/>
          </w:tcPr>
          <w:p w14:paraId="60556F0E" w14:textId="37223BA0" w:rsidR="00B11855" w:rsidRPr="00621E63" w:rsidRDefault="003D003E" w:rsidP="00863A9A">
            <w:pPr>
              <w:pStyle w:val="TableEntry"/>
            </w:pPr>
            <w:r w:rsidRPr="00621E63">
              <w:t>4</w:t>
            </w:r>
          </w:p>
        </w:tc>
        <w:tc>
          <w:tcPr>
            <w:tcW w:w="630" w:type="dxa"/>
            <w:shd w:val="clear" w:color="auto" w:fill="auto"/>
          </w:tcPr>
          <w:p w14:paraId="489264DF" w14:textId="37564D62" w:rsidR="00B11855" w:rsidRPr="00621E63" w:rsidRDefault="003D003E" w:rsidP="00863A9A">
            <w:pPr>
              <w:pStyle w:val="TableEntry"/>
            </w:pPr>
            <w:r w:rsidRPr="00621E63">
              <w:t>HD</w:t>
            </w:r>
          </w:p>
        </w:tc>
        <w:tc>
          <w:tcPr>
            <w:tcW w:w="720" w:type="dxa"/>
            <w:shd w:val="clear" w:color="auto" w:fill="auto"/>
          </w:tcPr>
          <w:p w14:paraId="3334915C" w14:textId="04E3746F" w:rsidR="00B11855" w:rsidRPr="00621E63" w:rsidRDefault="003D003E" w:rsidP="00863A9A">
            <w:pPr>
              <w:pStyle w:val="TableEntry"/>
            </w:pPr>
            <w:r w:rsidRPr="00621E63">
              <w:t>227</w:t>
            </w:r>
          </w:p>
        </w:tc>
        <w:tc>
          <w:tcPr>
            <w:tcW w:w="720" w:type="dxa"/>
            <w:shd w:val="clear" w:color="auto" w:fill="auto"/>
          </w:tcPr>
          <w:p w14:paraId="02B941CE" w14:textId="24F672E9" w:rsidR="00B11855" w:rsidRPr="00621E63" w:rsidRDefault="003D003E" w:rsidP="00863A9A">
            <w:pPr>
              <w:pStyle w:val="TableEntry"/>
            </w:pPr>
            <w:r w:rsidRPr="00621E63">
              <w:t>RE</w:t>
            </w:r>
          </w:p>
        </w:tc>
        <w:tc>
          <w:tcPr>
            <w:tcW w:w="810" w:type="dxa"/>
            <w:shd w:val="clear" w:color="auto" w:fill="auto"/>
          </w:tcPr>
          <w:p w14:paraId="181E24F9" w14:textId="1DA30B0B" w:rsidR="00B11855" w:rsidRPr="00621E63" w:rsidRDefault="003D003E" w:rsidP="00863A9A">
            <w:pPr>
              <w:pStyle w:val="TableEntry"/>
            </w:pPr>
            <w:r w:rsidRPr="00621E63">
              <w:t>False</w:t>
            </w:r>
          </w:p>
        </w:tc>
        <w:tc>
          <w:tcPr>
            <w:tcW w:w="720" w:type="dxa"/>
            <w:shd w:val="clear" w:color="auto" w:fill="auto"/>
          </w:tcPr>
          <w:p w14:paraId="577D3395" w14:textId="12EB79E5" w:rsidR="00B11855" w:rsidRPr="00621E63" w:rsidRDefault="003D003E" w:rsidP="00863A9A">
            <w:pPr>
              <w:pStyle w:val="TableEntry"/>
            </w:pPr>
            <w:r w:rsidRPr="00621E63">
              <w:t>0</w:t>
            </w:r>
          </w:p>
        </w:tc>
        <w:tc>
          <w:tcPr>
            <w:tcW w:w="810" w:type="dxa"/>
            <w:shd w:val="clear" w:color="auto" w:fill="auto"/>
          </w:tcPr>
          <w:p w14:paraId="7930C4C6" w14:textId="6EAFF1F2" w:rsidR="00B11855" w:rsidRPr="00621E63" w:rsidRDefault="003D003E" w:rsidP="00863A9A">
            <w:pPr>
              <w:pStyle w:val="TableEntry"/>
            </w:pPr>
            <w:r w:rsidRPr="00621E63">
              <w:t>1</w:t>
            </w:r>
          </w:p>
        </w:tc>
        <w:tc>
          <w:tcPr>
            <w:tcW w:w="810" w:type="dxa"/>
            <w:shd w:val="clear" w:color="auto" w:fill="auto"/>
          </w:tcPr>
          <w:p w14:paraId="5EF9E47A" w14:textId="6EE1D41C" w:rsidR="00B11855" w:rsidRPr="00621E63" w:rsidRDefault="003D003E" w:rsidP="00863A9A">
            <w:pPr>
              <w:pStyle w:val="TableEntry"/>
            </w:pPr>
            <w:r w:rsidRPr="00621E63">
              <w:t>0362</w:t>
            </w:r>
          </w:p>
        </w:tc>
        <w:tc>
          <w:tcPr>
            <w:tcW w:w="900" w:type="dxa"/>
            <w:shd w:val="clear" w:color="auto" w:fill="auto"/>
          </w:tcPr>
          <w:p w14:paraId="33BF0299" w14:textId="68933878" w:rsidR="00B11855" w:rsidRPr="00621E63" w:rsidRDefault="00B11855" w:rsidP="00863A9A">
            <w:pPr>
              <w:pStyle w:val="TableEntry"/>
            </w:pPr>
          </w:p>
        </w:tc>
        <w:tc>
          <w:tcPr>
            <w:tcW w:w="1175" w:type="dxa"/>
            <w:shd w:val="clear" w:color="auto" w:fill="auto"/>
          </w:tcPr>
          <w:p w14:paraId="41D37F19" w14:textId="72EA4EFF" w:rsidR="00B11855" w:rsidRPr="00621E63" w:rsidRDefault="00B11855" w:rsidP="00863A9A">
            <w:pPr>
              <w:pStyle w:val="TableEntry"/>
            </w:pPr>
          </w:p>
        </w:tc>
      </w:tr>
      <w:tr w:rsidR="006D1F19" w:rsidRPr="00621E63" w14:paraId="34ACFB8D" w14:textId="77777777" w:rsidTr="00CF5627">
        <w:trPr>
          <w:cantSplit/>
          <w:jc w:val="center"/>
        </w:trPr>
        <w:tc>
          <w:tcPr>
            <w:tcW w:w="1615" w:type="dxa"/>
            <w:shd w:val="clear" w:color="auto" w:fill="auto"/>
          </w:tcPr>
          <w:p w14:paraId="7C7F140F" w14:textId="21E5930F" w:rsidR="00B11855" w:rsidRPr="00621E63" w:rsidRDefault="003D003E" w:rsidP="00CF5627">
            <w:pPr>
              <w:pStyle w:val="TableEntryItalicindent"/>
            </w:pPr>
            <w:r w:rsidRPr="00621E63">
              <w:t>namespace ID</w:t>
            </w:r>
          </w:p>
        </w:tc>
        <w:tc>
          <w:tcPr>
            <w:tcW w:w="810" w:type="dxa"/>
            <w:shd w:val="clear" w:color="auto" w:fill="auto"/>
          </w:tcPr>
          <w:p w14:paraId="32316C6D" w14:textId="7F477B31" w:rsidR="00B11855" w:rsidRPr="00621E63" w:rsidRDefault="003D003E" w:rsidP="00863A9A">
            <w:pPr>
              <w:pStyle w:val="TableEntry"/>
              <w:rPr>
                <w:i/>
              </w:rPr>
            </w:pPr>
            <w:r w:rsidRPr="00621E63">
              <w:rPr>
                <w:i/>
              </w:rPr>
              <w:t>1</w:t>
            </w:r>
          </w:p>
        </w:tc>
        <w:tc>
          <w:tcPr>
            <w:tcW w:w="630" w:type="dxa"/>
            <w:shd w:val="clear" w:color="auto" w:fill="auto"/>
          </w:tcPr>
          <w:p w14:paraId="2D195782" w14:textId="744DF159" w:rsidR="00B11855" w:rsidRPr="00621E63" w:rsidRDefault="003D003E" w:rsidP="00863A9A">
            <w:pPr>
              <w:pStyle w:val="TableEntry"/>
            </w:pPr>
            <w:r w:rsidRPr="00621E63">
              <w:t>IS</w:t>
            </w:r>
          </w:p>
        </w:tc>
        <w:tc>
          <w:tcPr>
            <w:tcW w:w="720" w:type="dxa"/>
            <w:shd w:val="clear" w:color="auto" w:fill="auto"/>
          </w:tcPr>
          <w:p w14:paraId="403EDBC3" w14:textId="6D30C88F" w:rsidR="00B11855" w:rsidRPr="00621E63" w:rsidRDefault="003D003E" w:rsidP="00863A9A">
            <w:pPr>
              <w:pStyle w:val="TableEntry"/>
            </w:pPr>
            <w:r w:rsidRPr="00621E63">
              <w:t>20</w:t>
            </w:r>
          </w:p>
        </w:tc>
        <w:tc>
          <w:tcPr>
            <w:tcW w:w="720" w:type="dxa"/>
            <w:shd w:val="clear" w:color="auto" w:fill="auto"/>
          </w:tcPr>
          <w:p w14:paraId="468190E5" w14:textId="038AFF14" w:rsidR="00B11855" w:rsidRPr="00621E63" w:rsidRDefault="003D003E" w:rsidP="00863A9A">
            <w:pPr>
              <w:pStyle w:val="TableEntry"/>
            </w:pPr>
            <w:r w:rsidRPr="00621E63">
              <w:t>O</w:t>
            </w:r>
          </w:p>
        </w:tc>
        <w:tc>
          <w:tcPr>
            <w:tcW w:w="810" w:type="dxa"/>
            <w:shd w:val="clear" w:color="auto" w:fill="auto"/>
          </w:tcPr>
          <w:p w14:paraId="73A07ED9" w14:textId="06684FC0" w:rsidR="00B11855" w:rsidRPr="00621E63" w:rsidRDefault="00B11855" w:rsidP="00DE39CA">
            <w:pPr>
              <w:pStyle w:val="TableEntry"/>
            </w:pPr>
          </w:p>
        </w:tc>
        <w:tc>
          <w:tcPr>
            <w:tcW w:w="720" w:type="dxa"/>
            <w:shd w:val="clear" w:color="auto" w:fill="auto"/>
          </w:tcPr>
          <w:p w14:paraId="6F2F4CFB" w14:textId="6AC8360A" w:rsidR="00B11855" w:rsidRPr="00621E63" w:rsidRDefault="003D003E" w:rsidP="00863A9A">
            <w:pPr>
              <w:pStyle w:val="TableEntry"/>
            </w:pPr>
            <w:r w:rsidRPr="00621E63">
              <w:t>0</w:t>
            </w:r>
          </w:p>
        </w:tc>
        <w:tc>
          <w:tcPr>
            <w:tcW w:w="810" w:type="dxa"/>
            <w:shd w:val="clear" w:color="auto" w:fill="auto"/>
          </w:tcPr>
          <w:p w14:paraId="04A926A8" w14:textId="1DCE0DCE" w:rsidR="00B11855" w:rsidRPr="00621E63" w:rsidRDefault="003D003E" w:rsidP="00863A9A">
            <w:pPr>
              <w:pStyle w:val="TableEntry"/>
            </w:pPr>
            <w:r w:rsidRPr="00621E63">
              <w:t>1</w:t>
            </w:r>
          </w:p>
        </w:tc>
        <w:tc>
          <w:tcPr>
            <w:tcW w:w="810" w:type="dxa"/>
            <w:shd w:val="clear" w:color="auto" w:fill="auto"/>
          </w:tcPr>
          <w:p w14:paraId="683CBD0A" w14:textId="04F4482B" w:rsidR="00B11855" w:rsidRPr="00621E63" w:rsidRDefault="003D003E" w:rsidP="00863A9A">
            <w:pPr>
              <w:pStyle w:val="TableEntry"/>
            </w:pPr>
            <w:r w:rsidRPr="00621E63">
              <w:t>0300</w:t>
            </w:r>
          </w:p>
        </w:tc>
        <w:tc>
          <w:tcPr>
            <w:tcW w:w="900" w:type="dxa"/>
            <w:shd w:val="clear" w:color="auto" w:fill="auto"/>
          </w:tcPr>
          <w:p w14:paraId="7D2D29CE" w14:textId="2A81532B" w:rsidR="00B11855" w:rsidRPr="00621E63" w:rsidRDefault="00B11855" w:rsidP="00DE39CA">
            <w:pPr>
              <w:pStyle w:val="TableEntry"/>
            </w:pPr>
          </w:p>
        </w:tc>
        <w:tc>
          <w:tcPr>
            <w:tcW w:w="1175" w:type="dxa"/>
            <w:shd w:val="clear" w:color="auto" w:fill="auto"/>
          </w:tcPr>
          <w:p w14:paraId="48A9C9BC" w14:textId="3E605F47" w:rsidR="00B11855" w:rsidRPr="00621E63" w:rsidRDefault="003D003E" w:rsidP="00DE39CA">
            <w:pPr>
              <w:pStyle w:val="TableEntry"/>
            </w:pPr>
            <w:r w:rsidRPr="00621E63">
              <w:t>VENDOR NAME</w:t>
            </w:r>
          </w:p>
        </w:tc>
      </w:tr>
      <w:tr w:rsidR="006D1F19" w:rsidRPr="00621E63" w14:paraId="0A1A9818" w14:textId="77777777" w:rsidTr="00CF5627">
        <w:trPr>
          <w:cantSplit/>
          <w:jc w:val="center"/>
        </w:trPr>
        <w:tc>
          <w:tcPr>
            <w:tcW w:w="1615" w:type="dxa"/>
            <w:shd w:val="clear" w:color="auto" w:fill="auto"/>
          </w:tcPr>
          <w:p w14:paraId="6B3B2A49" w14:textId="12340BA6" w:rsidR="00B11855" w:rsidRPr="00621E63" w:rsidRDefault="003D003E" w:rsidP="00863A9A">
            <w:pPr>
              <w:pStyle w:val="TableEntry"/>
            </w:pPr>
            <w:r w:rsidRPr="00621E63">
              <w:t>Receiving Application</w:t>
            </w:r>
          </w:p>
        </w:tc>
        <w:tc>
          <w:tcPr>
            <w:tcW w:w="810" w:type="dxa"/>
            <w:shd w:val="clear" w:color="auto" w:fill="auto"/>
          </w:tcPr>
          <w:p w14:paraId="57D21918" w14:textId="71AFA583" w:rsidR="00B11855" w:rsidRPr="00621E63" w:rsidRDefault="003D003E" w:rsidP="00863A9A">
            <w:pPr>
              <w:pStyle w:val="TableEntry"/>
            </w:pPr>
            <w:r w:rsidRPr="00621E63">
              <w:t>5</w:t>
            </w:r>
          </w:p>
        </w:tc>
        <w:tc>
          <w:tcPr>
            <w:tcW w:w="630" w:type="dxa"/>
            <w:shd w:val="clear" w:color="auto" w:fill="auto"/>
          </w:tcPr>
          <w:p w14:paraId="3219A12F" w14:textId="7A6D73FE" w:rsidR="00B11855" w:rsidRPr="00621E63" w:rsidRDefault="003D003E" w:rsidP="00863A9A">
            <w:pPr>
              <w:pStyle w:val="TableEntry"/>
            </w:pPr>
            <w:r w:rsidRPr="00621E63">
              <w:t>HD</w:t>
            </w:r>
          </w:p>
        </w:tc>
        <w:tc>
          <w:tcPr>
            <w:tcW w:w="720" w:type="dxa"/>
            <w:shd w:val="clear" w:color="auto" w:fill="auto"/>
          </w:tcPr>
          <w:p w14:paraId="1C495E65" w14:textId="5407DC92" w:rsidR="00B11855" w:rsidRPr="00621E63" w:rsidRDefault="003D003E" w:rsidP="00863A9A">
            <w:pPr>
              <w:pStyle w:val="TableEntry"/>
            </w:pPr>
            <w:r w:rsidRPr="00621E63">
              <w:t>227</w:t>
            </w:r>
          </w:p>
        </w:tc>
        <w:tc>
          <w:tcPr>
            <w:tcW w:w="720" w:type="dxa"/>
            <w:shd w:val="clear" w:color="auto" w:fill="auto"/>
          </w:tcPr>
          <w:p w14:paraId="45B705C2" w14:textId="4CA5AC46" w:rsidR="00B11855" w:rsidRPr="00621E63" w:rsidRDefault="003D003E" w:rsidP="00863A9A">
            <w:pPr>
              <w:pStyle w:val="TableEntry"/>
            </w:pPr>
            <w:r w:rsidRPr="00621E63">
              <w:t>RE</w:t>
            </w:r>
          </w:p>
        </w:tc>
        <w:tc>
          <w:tcPr>
            <w:tcW w:w="810" w:type="dxa"/>
            <w:shd w:val="clear" w:color="auto" w:fill="auto"/>
          </w:tcPr>
          <w:p w14:paraId="1964BEBE" w14:textId="0ACECE1A" w:rsidR="00B11855" w:rsidRPr="00621E63" w:rsidRDefault="003D003E" w:rsidP="00863A9A">
            <w:pPr>
              <w:pStyle w:val="TableEntry"/>
            </w:pPr>
            <w:r w:rsidRPr="00621E63">
              <w:t>False</w:t>
            </w:r>
          </w:p>
        </w:tc>
        <w:tc>
          <w:tcPr>
            <w:tcW w:w="720" w:type="dxa"/>
            <w:shd w:val="clear" w:color="auto" w:fill="auto"/>
          </w:tcPr>
          <w:p w14:paraId="48F63BA4" w14:textId="3AC578AA" w:rsidR="00B11855" w:rsidRPr="00621E63" w:rsidRDefault="003D003E" w:rsidP="00863A9A">
            <w:pPr>
              <w:pStyle w:val="TableEntry"/>
            </w:pPr>
            <w:r w:rsidRPr="00621E63">
              <w:t>0</w:t>
            </w:r>
          </w:p>
        </w:tc>
        <w:tc>
          <w:tcPr>
            <w:tcW w:w="810" w:type="dxa"/>
            <w:shd w:val="clear" w:color="auto" w:fill="auto"/>
          </w:tcPr>
          <w:p w14:paraId="295ADA65" w14:textId="44B2D498" w:rsidR="00B11855" w:rsidRPr="00621E63" w:rsidRDefault="003D003E" w:rsidP="00863A9A">
            <w:pPr>
              <w:pStyle w:val="TableEntry"/>
            </w:pPr>
            <w:r w:rsidRPr="00621E63">
              <w:t>1</w:t>
            </w:r>
          </w:p>
        </w:tc>
        <w:tc>
          <w:tcPr>
            <w:tcW w:w="810" w:type="dxa"/>
            <w:shd w:val="clear" w:color="auto" w:fill="auto"/>
          </w:tcPr>
          <w:p w14:paraId="1D792A0A" w14:textId="1B92A5F6" w:rsidR="00B11855" w:rsidRPr="00621E63" w:rsidRDefault="003D003E" w:rsidP="00863A9A">
            <w:pPr>
              <w:pStyle w:val="TableEntry"/>
            </w:pPr>
            <w:r w:rsidRPr="00621E63">
              <w:t>0361</w:t>
            </w:r>
          </w:p>
        </w:tc>
        <w:tc>
          <w:tcPr>
            <w:tcW w:w="900" w:type="dxa"/>
            <w:shd w:val="clear" w:color="auto" w:fill="auto"/>
          </w:tcPr>
          <w:p w14:paraId="4C4E70D6" w14:textId="63F58091" w:rsidR="00B11855" w:rsidRPr="00621E63" w:rsidRDefault="00B11855" w:rsidP="00863A9A">
            <w:pPr>
              <w:pStyle w:val="TableEntry"/>
            </w:pPr>
          </w:p>
        </w:tc>
        <w:tc>
          <w:tcPr>
            <w:tcW w:w="1175" w:type="dxa"/>
            <w:shd w:val="clear" w:color="auto" w:fill="auto"/>
          </w:tcPr>
          <w:p w14:paraId="784BAC36" w14:textId="5C522F56" w:rsidR="00B11855" w:rsidRPr="00621E63" w:rsidRDefault="00B11855" w:rsidP="00863A9A">
            <w:pPr>
              <w:pStyle w:val="TableEntry"/>
            </w:pPr>
          </w:p>
        </w:tc>
      </w:tr>
      <w:tr w:rsidR="006D1F19" w:rsidRPr="00621E63" w14:paraId="0702CD51" w14:textId="77777777" w:rsidTr="00CF5627">
        <w:trPr>
          <w:cantSplit/>
          <w:jc w:val="center"/>
        </w:trPr>
        <w:tc>
          <w:tcPr>
            <w:tcW w:w="1615" w:type="dxa"/>
            <w:shd w:val="clear" w:color="auto" w:fill="auto"/>
          </w:tcPr>
          <w:p w14:paraId="39498997" w14:textId="57EEEF53" w:rsidR="00B11855" w:rsidRPr="00621E63" w:rsidRDefault="003D003E" w:rsidP="00CF5627">
            <w:pPr>
              <w:pStyle w:val="TableEntryItalicindent"/>
            </w:pPr>
            <w:r w:rsidRPr="00621E63">
              <w:t>namespace ID</w:t>
            </w:r>
          </w:p>
        </w:tc>
        <w:tc>
          <w:tcPr>
            <w:tcW w:w="810" w:type="dxa"/>
            <w:shd w:val="clear" w:color="auto" w:fill="auto"/>
          </w:tcPr>
          <w:p w14:paraId="55303A86" w14:textId="04603160" w:rsidR="00B11855" w:rsidRPr="00621E63" w:rsidRDefault="003D003E" w:rsidP="00863A9A">
            <w:pPr>
              <w:pStyle w:val="TableEntry"/>
              <w:rPr>
                <w:i/>
              </w:rPr>
            </w:pPr>
            <w:r w:rsidRPr="00621E63">
              <w:rPr>
                <w:i/>
              </w:rPr>
              <w:t>1</w:t>
            </w:r>
          </w:p>
        </w:tc>
        <w:tc>
          <w:tcPr>
            <w:tcW w:w="630" w:type="dxa"/>
            <w:shd w:val="clear" w:color="auto" w:fill="auto"/>
          </w:tcPr>
          <w:p w14:paraId="36420A43" w14:textId="7952EAC4" w:rsidR="00B11855" w:rsidRPr="00621E63" w:rsidRDefault="003D003E" w:rsidP="00863A9A">
            <w:pPr>
              <w:pStyle w:val="TableEntry"/>
            </w:pPr>
            <w:r w:rsidRPr="00621E63">
              <w:t>IS</w:t>
            </w:r>
          </w:p>
        </w:tc>
        <w:tc>
          <w:tcPr>
            <w:tcW w:w="720" w:type="dxa"/>
            <w:shd w:val="clear" w:color="auto" w:fill="auto"/>
          </w:tcPr>
          <w:p w14:paraId="1E906F2E" w14:textId="7D05588F" w:rsidR="00B11855" w:rsidRPr="00621E63" w:rsidRDefault="003D003E" w:rsidP="00863A9A">
            <w:pPr>
              <w:pStyle w:val="TableEntry"/>
            </w:pPr>
            <w:r w:rsidRPr="00621E63">
              <w:t>20</w:t>
            </w:r>
          </w:p>
        </w:tc>
        <w:tc>
          <w:tcPr>
            <w:tcW w:w="720" w:type="dxa"/>
            <w:shd w:val="clear" w:color="auto" w:fill="auto"/>
          </w:tcPr>
          <w:p w14:paraId="2605EC16" w14:textId="512373CA" w:rsidR="00B11855" w:rsidRPr="00621E63" w:rsidRDefault="003D003E" w:rsidP="00863A9A">
            <w:pPr>
              <w:pStyle w:val="TableEntry"/>
            </w:pPr>
            <w:r w:rsidRPr="00621E63">
              <w:t>O</w:t>
            </w:r>
          </w:p>
        </w:tc>
        <w:tc>
          <w:tcPr>
            <w:tcW w:w="810" w:type="dxa"/>
            <w:shd w:val="clear" w:color="auto" w:fill="auto"/>
          </w:tcPr>
          <w:p w14:paraId="4C3EE08F" w14:textId="581DE060" w:rsidR="00B11855" w:rsidRPr="00621E63" w:rsidRDefault="00B11855" w:rsidP="00DE39CA">
            <w:pPr>
              <w:pStyle w:val="TableEntry"/>
            </w:pPr>
          </w:p>
        </w:tc>
        <w:tc>
          <w:tcPr>
            <w:tcW w:w="720" w:type="dxa"/>
            <w:shd w:val="clear" w:color="auto" w:fill="auto"/>
          </w:tcPr>
          <w:p w14:paraId="23399C40" w14:textId="0D35B478" w:rsidR="00B11855" w:rsidRPr="00621E63" w:rsidRDefault="003D003E" w:rsidP="00863A9A">
            <w:pPr>
              <w:pStyle w:val="TableEntry"/>
            </w:pPr>
            <w:r w:rsidRPr="00621E63">
              <w:t>0</w:t>
            </w:r>
          </w:p>
        </w:tc>
        <w:tc>
          <w:tcPr>
            <w:tcW w:w="810" w:type="dxa"/>
            <w:shd w:val="clear" w:color="auto" w:fill="auto"/>
          </w:tcPr>
          <w:p w14:paraId="742C15F8" w14:textId="60592128" w:rsidR="00B11855" w:rsidRPr="00621E63" w:rsidRDefault="003D003E" w:rsidP="00863A9A">
            <w:pPr>
              <w:pStyle w:val="TableEntry"/>
            </w:pPr>
            <w:r w:rsidRPr="00621E63">
              <w:t>1</w:t>
            </w:r>
          </w:p>
        </w:tc>
        <w:tc>
          <w:tcPr>
            <w:tcW w:w="810" w:type="dxa"/>
            <w:shd w:val="clear" w:color="auto" w:fill="auto"/>
          </w:tcPr>
          <w:p w14:paraId="5A53B950" w14:textId="5659D2E6" w:rsidR="00B11855" w:rsidRPr="00621E63" w:rsidRDefault="003D003E" w:rsidP="00863A9A">
            <w:pPr>
              <w:pStyle w:val="TableEntry"/>
            </w:pPr>
            <w:r w:rsidRPr="00621E63">
              <w:t>0300</w:t>
            </w:r>
          </w:p>
        </w:tc>
        <w:tc>
          <w:tcPr>
            <w:tcW w:w="900" w:type="dxa"/>
            <w:shd w:val="clear" w:color="auto" w:fill="auto"/>
          </w:tcPr>
          <w:p w14:paraId="58F91365" w14:textId="4EFC9373" w:rsidR="00B11855" w:rsidRPr="00621E63" w:rsidRDefault="00B11855" w:rsidP="00DE39CA">
            <w:pPr>
              <w:pStyle w:val="TableEntry"/>
            </w:pPr>
          </w:p>
        </w:tc>
        <w:tc>
          <w:tcPr>
            <w:tcW w:w="1175" w:type="dxa"/>
            <w:shd w:val="clear" w:color="auto" w:fill="auto"/>
          </w:tcPr>
          <w:p w14:paraId="6669E1A8" w14:textId="4AB19112" w:rsidR="00B11855" w:rsidRPr="00621E63" w:rsidRDefault="003D003E" w:rsidP="00DE39CA">
            <w:pPr>
              <w:pStyle w:val="TableEntry"/>
            </w:pPr>
            <w:r w:rsidRPr="00621E63">
              <w:t>CLINIC APPLICATION</w:t>
            </w:r>
          </w:p>
        </w:tc>
      </w:tr>
      <w:tr w:rsidR="006D1F19" w:rsidRPr="00621E63" w14:paraId="2EA148C1" w14:textId="77777777" w:rsidTr="00CF5627">
        <w:trPr>
          <w:cantSplit/>
          <w:jc w:val="center"/>
        </w:trPr>
        <w:tc>
          <w:tcPr>
            <w:tcW w:w="1615" w:type="dxa"/>
            <w:shd w:val="clear" w:color="auto" w:fill="auto"/>
          </w:tcPr>
          <w:p w14:paraId="118B4364" w14:textId="191747C4" w:rsidR="00B11855" w:rsidRPr="00621E63" w:rsidRDefault="003D003E" w:rsidP="00863A9A">
            <w:pPr>
              <w:pStyle w:val="TableEntry"/>
            </w:pPr>
            <w:r w:rsidRPr="00621E63">
              <w:t>Receiving Facility</w:t>
            </w:r>
          </w:p>
        </w:tc>
        <w:tc>
          <w:tcPr>
            <w:tcW w:w="810" w:type="dxa"/>
            <w:shd w:val="clear" w:color="auto" w:fill="auto"/>
          </w:tcPr>
          <w:p w14:paraId="26A51830" w14:textId="2D28F715" w:rsidR="00B11855" w:rsidRPr="00621E63" w:rsidRDefault="003D003E" w:rsidP="00863A9A">
            <w:pPr>
              <w:pStyle w:val="TableEntry"/>
            </w:pPr>
            <w:r w:rsidRPr="00621E63">
              <w:t>6</w:t>
            </w:r>
          </w:p>
        </w:tc>
        <w:tc>
          <w:tcPr>
            <w:tcW w:w="630" w:type="dxa"/>
            <w:shd w:val="clear" w:color="auto" w:fill="auto"/>
          </w:tcPr>
          <w:p w14:paraId="269DC082" w14:textId="179BA20B" w:rsidR="00B11855" w:rsidRPr="00621E63" w:rsidRDefault="003D003E" w:rsidP="00863A9A">
            <w:pPr>
              <w:pStyle w:val="TableEntry"/>
            </w:pPr>
            <w:r w:rsidRPr="00621E63">
              <w:t>HD</w:t>
            </w:r>
          </w:p>
        </w:tc>
        <w:tc>
          <w:tcPr>
            <w:tcW w:w="720" w:type="dxa"/>
            <w:shd w:val="clear" w:color="auto" w:fill="auto"/>
          </w:tcPr>
          <w:p w14:paraId="0CEEF141" w14:textId="48A4496D" w:rsidR="00B11855" w:rsidRPr="00621E63" w:rsidRDefault="003D003E" w:rsidP="00863A9A">
            <w:pPr>
              <w:pStyle w:val="TableEntry"/>
            </w:pPr>
            <w:r w:rsidRPr="00621E63">
              <w:t>227</w:t>
            </w:r>
          </w:p>
        </w:tc>
        <w:tc>
          <w:tcPr>
            <w:tcW w:w="720" w:type="dxa"/>
            <w:shd w:val="clear" w:color="auto" w:fill="auto"/>
          </w:tcPr>
          <w:p w14:paraId="45A9FCAA" w14:textId="61A1B4BC" w:rsidR="00B11855" w:rsidRPr="00621E63" w:rsidRDefault="003D003E" w:rsidP="00863A9A">
            <w:pPr>
              <w:pStyle w:val="TableEntry"/>
            </w:pPr>
            <w:r w:rsidRPr="00621E63">
              <w:t>RE</w:t>
            </w:r>
          </w:p>
        </w:tc>
        <w:tc>
          <w:tcPr>
            <w:tcW w:w="810" w:type="dxa"/>
            <w:shd w:val="clear" w:color="auto" w:fill="auto"/>
          </w:tcPr>
          <w:p w14:paraId="254EEC7D" w14:textId="139F7DD8" w:rsidR="00B11855" w:rsidRPr="00621E63" w:rsidRDefault="003D003E" w:rsidP="00863A9A">
            <w:pPr>
              <w:pStyle w:val="TableEntry"/>
            </w:pPr>
            <w:r w:rsidRPr="00621E63">
              <w:t>False</w:t>
            </w:r>
          </w:p>
        </w:tc>
        <w:tc>
          <w:tcPr>
            <w:tcW w:w="720" w:type="dxa"/>
            <w:shd w:val="clear" w:color="auto" w:fill="auto"/>
          </w:tcPr>
          <w:p w14:paraId="5FD32C02" w14:textId="68AB905F" w:rsidR="00B11855" w:rsidRPr="00621E63" w:rsidRDefault="003D003E" w:rsidP="00863A9A">
            <w:pPr>
              <w:pStyle w:val="TableEntry"/>
            </w:pPr>
            <w:r w:rsidRPr="00621E63">
              <w:t>0</w:t>
            </w:r>
          </w:p>
        </w:tc>
        <w:tc>
          <w:tcPr>
            <w:tcW w:w="810" w:type="dxa"/>
            <w:shd w:val="clear" w:color="auto" w:fill="auto"/>
          </w:tcPr>
          <w:p w14:paraId="434C3632" w14:textId="18CE829A" w:rsidR="00B11855" w:rsidRPr="00621E63" w:rsidRDefault="003D003E" w:rsidP="00863A9A">
            <w:pPr>
              <w:pStyle w:val="TableEntry"/>
            </w:pPr>
            <w:r w:rsidRPr="00621E63">
              <w:t>1</w:t>
            </w:r>
          </w:p>
        </w:tc>
        <w:tc>
          <w:tcPr>
            <w:tcW w:w="810" w:type="dxa"/>
            <w:shd w:val="clear" w:color="auto" w:fill="auto"/>
          </w:tcPr>
          <w:p w14:paraId="5DC80476" w14:textId="45750B9C" w:rsidR="00B11855" w:rsidRPr="00621E63" w:rsidRDefault="003D003E" w:rsidP="00863A9A">
            <w:pPr>
              <w:pStyle w:val="TableEntry"/>
            </w:pPr>
            <w:r w:rsidRPr="00621E63">
              <w:t>0362</w:t>
            </w:r>
          </w:p>
        </w:tc>
        <w:tc>
          <w:tcPr>
            <w:tcW w:w="900" w:type="dxa"/>
            <w:shd w:val="clear" w:color="auto" w:fill="auto"/>
          </w:tcPr>
          <w:p w14:paraId="5D601D13" w14:textId="364B4C52" w:rsidR="00B11855" w:rsidRPr="00621E63" w:rsidRDefault="00B11855" w:rsidP="00863A9A">
            <w:pPr>
              <w:pStyle w:val="TableEntry"/>
            </w:pPr>
          </w:p>
        </w:tc>
        <w:tc>
          <w:tcPr>
            <w:tcW w:w="1175" w:type="dxa"/>
            <w:shd w:val="clear" w:color="auto" w:fill="auto"/>
          </w:tcPr>
          <w:p w14:paraId="4B48458E" w14:textId="01BBA7CE" w:rsidR="00B11855" w:rsidRPr="00621E63" w:rsidRDefault="00B11855" w:rsidP="00863A9A">
            <w:pPr>
              <w:pStyle w:val="TableEntry"/>
            </w:pPr>
          </w:p>
        </w:tc>
      </w:tr>
      <w:tr w:rsidR="006D1F19" w:rsidRPr="00621E63" w14:paraId="2FDABDB1" w14:textId="77777777" w:rsidTr="00CF5627">
        <w:trPr>
          <w:cantSplit/>
          <w:jc w:val="center"/>
        </w:trPr>
        <w:tc>
          <w:tcPr>
            <w:tcW w:w="1615" w:type="dxa"/>
            <w:shd w:val="clear" w:color="auto" w:fill="auto"/>
          </w:tcPr>
          <w:p w14:paraId="7C70EABA" w14:textId="17213E4A" w:rsidR="00B11855" w:rsidRPr="00621E63" w:rsidRDefault="003D003E" w:rsidP="00CF5627">
            <w:pPr>
              <w:pStyle w:val="TableEntryItalicindent"/>
            </w:pPr>
            <w:r w:rsidRPr="00621E63">
              <w:t>namespace ID</w:t>
            </w:r>
          </w:p>
        </w:tc>
        <w:tc>
          <w:tcPr>
            <w:tcW w:w="810" w:type="dxa"/>
            <w:shd w:val="clear" w:color="auto" w:fill="auto"/>
          </w:tcPr>
          <w:p w14:paraId="12E9E0E0" w14:textId="715F560E" w:rsidR="00B11855" w:rsidRPr="00621E63" w:rsidRDefault="003D003E" w:rsidP="00863A9A">
            <w:pPr>
              <w:pStyle w:val="TableEntry"/>
              <w:rPr>
                <w:i/>
              </w:rPr>
            </w:pPr>
            <w:r w:rsidRPr="00621E63">
              <w:rPr>
                <w:i/>
              </w:rPr>
              <w:t>1</w:t>
            </w:r>
          </w:p>
        </w:tc>
        <w:tc>
          <w:tcPr>
            <w:tcW w:w="630" w:type="dxa"/>
            <w:shd w:val="clear" w:color="auto" w:fill="auto"/>
          </w:tcPr>
          <w:p w14:paraId="3164BC3B" w14:textId="71753844" w:rsidR="00B11855" w:rsidRPr="00621E63" w:rsidRDefault="003D003E" w:rsidP="00863A9A">
            <w:pPr>
              <w:pStyle w:val="TableEntry"/>
            </w:pPr>
            <w:r w:rsidRPr="00621E63">
              <w:t>IS</w:t>
            </w:r>
          </w:p>
        </w:tc>
        <w:tc>
          <w:tcPr>
            <w:tcW w:w="720" w:type="dxa"/>
            <w:shd w:val="clear" w:color="auto" w:fill="auto"/>
          </w:tcPr>
          <w:p w14:paraId="0095E886" w14:textId="38FC792C" w:rsidR="00B11855" w:rsidRPr="00621E63" w:rsidRDefault="003D003E" w:rsidP="00863A9A">
            <w:pPr>
              <w:pStyle w:val="TableEntry"/>
            </w:pPr>
            <w:r w:rsidRPr="00621E63">
              <w:t>20</w:t>
            </w:r>
          </w:p>
        </w:tc>
        <w:tc>
          <w:tcPr>
            <w:tcW w:w="720" w:type="dxa"/>
            <w:shd w:val="clear" w:color="auto" w:fill="auto"/>
          </w:tcPr>
          <w:p w14:paraId="1205FBEE" w14:textId="48C15930" w:rsidR="00B11855" w:rsidRPr="00621E63" w:rsidRDefault="003D003E" w:rsidP="00863A9A">
            <w:pPr>
              <w:pStyle w:val="TableEntry"/>
            </w:pPr>
            <w:r w:rsidRPr="00621E63">
              <w:t>O</w:t>
            </w:r>
          </w:p>
        </w:tc>
        <w:tc>
          <w:tcPr>
            <w:tcW w:w="810" w:type="dxa"/>
            <w:shd w:val="clear" w:color="auto" w:fill="auto"/>
          </w:tcPr>
          <w:p w14:paraId="0A9E8320" w14:textId="3C8755DD" w:rsidR="00B11855" w:rsidRPr="00621E63" w:rsidRDefault="00B11855" w:rsidP="00DE39CA">
            <w:pPr>
              <w:pStyle w:val="TableEntry"/>
            </w:pPr>
          </w:p>
        </w:tc>
        <w:tc>
          <w:tcPr>
            <w:tcW w:w="720" w:type="dxa"/>
            <w:shd w:val="clear" w:color="auto" w:fill="auto"/>
          </w:tcPr>
          <w:p w14:paraId="7E19214D" w14:textId="2EF5C771" w:rsidR="00B11855" w:rsidRPr="00621E63" w:rsidRDefault="003D003E" w:rsidP="00863A9A">
            <w:pPr>
              <w:pStyle w:val="TableEntry"/>
            </w:pPr>
            <w:r w:rsidRPr="00621E63">
              <w:t>0</w:t>
            </w:r>
          </w:p>
        </w:tc>
        <w:tc>
          <w:tcPr>
            <w:tcW w:w="810" w:type="dxa"/>
            <w:shd w:val="clear" w:color="auto" w:fill="auto"/>
          </w:tcPr>
          <w:p w14:paraId="251F71C9" w14:textId="25F110D2" w:rsidR="00B11855" w:rsidRPr="00621E63" w:rsidRDefault="003D003E" w:rsidP="00863A9A">
            <w:pPr>
              <w:pStyle w:val="TableEntry"/>
            </w:pPr>
            <w:r w:rsidRPr="00621E63">
              <w:t>1</w:t>
            </w:r>
          </w:p>
        </w:tc>
        <w:tc>
          <w:tcPr>
            <w:tcW w:w="810" w:type="dxa"/>
            <w:shd w:val="clear" w:color="auto" w:fill="auto"/>
          </w:tcPr>
          <w:p w14:paraId="425CEFFB" w14:textId="2C1F08CE" w:rsidR="00B11855" w:rsidRPr="00621E63" w:rsidRDefault="003D003E" w:rsidP="00863A9A">
            <w:pPr>
              <w:pStyle w:val="TableEntry"/>
            </w:pPr>
            <w:r w:rsidRPr="00621E63">
              <w:t>0300</w:t>
            </w:r>
          </w:p>
        </w:tc>
        <w:tc>
          <w:tcPr>
            <w:tcW w:w="900" w:type="dxa"/>
            <w:shd w:val="clear" w:color="auto" w:fill="auto"/>
          </w:tcPr>
          <w:p w14:paraId="026F405C" w14:textId="3DA1895F" w:rsidR="00B11855" w:rsidRPr="00621E63" w:rsidRDefault="00B11855" w:rsidP="00DE39CA">
            <w:pPr>
              <w:pStyle w:val="TableEntry"/>
            </w:pPr>
          </w:p>
        </w:tc>
        <w:tc>
          <w:tcPr>
            <w:tcW w:w="1175" w:type="dxa"/>
            <w:shd w:val="clear" w:color="auto" w:fill="auto"/>
          </w:tcPr>
          <w:p w14:paraId="0104CA8A" w14:textId="791FE6BD" w:rsidR="00B11855" w:rsidRPr="00621E63" w:rsidRDefault="003D003E" w:rsidP="00DE39CA">
            <w:pPr>
              <w:pStyle w:val="TableEntry"/>
            </w:pPr>
            <w:r w:rsidRPr="00621E63">
              <w:t>CLINIC ID</w:t>
            </w:r>
          </w:p>
        </w:tc>
      </w:tr>
      <w:tr w:rsidR="006D1F19" w:rsidRPr="00621E63" w14:paraId="6F028902" w14:textId="77777777" w:rsidTr="00CF5627">
        <w:trPr>
          <w:cantSplit/>
          <w:jc w:val="center"/>
        </w:trPr>
        <w:tc>
          <w:tcPr>
            <w:tcW w:w="1615" w:type="dxa"/>
            <w:shd w:val="clear" w:color="auto" w:fill="auto"/>
          </w:tcPr>
          <w:p w14:paraId="75AC0A8E" w14:textId="57E3C9B5" w:rsidR="00B11855" w:rsidRPr="00621E63" w:rsidRDefault="003D003E" w:rsidP="00863A9A">
            <w:pPr>
              <w:pStyle w:val="TableEntry"/>
            </w:pPr>
            <w:r w:rsidRPr="00621E63">
              <w:t>Date/Time Of Message</w:t>
            </w:r>
          </w:p>
        </w:tc>
        <w:tc>
          <w:tcPr>
            <w:tcW w:w="810" w:type="dxa"/>
            <w:shd w:val="clear" w:color="auto" w:fill="auto"/>
          </w:tcPr>
          <w:p w14:paraId="641DDFC9" w14:textId="58BE1811" w:rsidR="00B11855" w:rsidRPr="00621E63" w:rsidRDefault="003D003E" w:rsidP="00863A9A">
            <w:pPr>
              <w:pStyle w:val="TableEntry"/>
            </w:pPr>
            <w:r w:rsidRPr="00621E63">
              <w:t>7</w:t>
            </w:r>
          </w:p>
        </w:tc>
        <w:tc>
          <w:tcPr>
            <w:tcW w:w="630" w:type="dxa"/>
            <w:shd w:val="clear" w:color="auto" w:fill="auto"/>
          </w:tcPr>
          <w:p w14:paraId="691EFD5B" w14:textId="0FAE32EC" w:rsidR="00B11855" w:rsidRPr="00621E63" w:rsidRDefault="003D003E" w:rsidP="00863A9A">
            <w:pPr>
              <w:pStyle w:val="TableEntry"/>
            </w:pPr>
            <w:r w:rsidRPr="00621E63">
              <w:t>TS</w:t>
            </w:r>
          </w:p>
        </w:tc>
        <w:tc>
          <w:tcPr>
            <w:tcW w:w="720" w:type="dxa"/>
            <w:shd w:val="clear" w:color="auto" w:fill="auto"/>
          </w:tcPr>
          <w:p w14:paraId="64EA7601" w14:textId="28E44D0B" w:rsidR="00B11855" w:rsidRPr="00621E63" w:rsidRDefault="003D003E" w:rsidP="00863A9A">
            <w:pPr>
              <w:pStyle w:val="TableEntry"/>
            </w:pPr>
            <w:r w:rsidRPr="00621E63">
              <w:t>26</w:t>
            </w:r>
          </w:p>
        </w:tc>
        <w:tc>
          <w:tcPr>
            <w:tcW w:w="720" w:type="dxa"/>
            <w:shd w:val="clear" w:color="auto" w:fill="auto"/>
          </w:tcPr>
          <w:p w14:paraId="11BDFE6D" w14:textId="596C7982" w:rsidR="00B11855" w:rsidRPr="00621E63" w:rsidRDefault="003D003E" w:rsidP="00863A9A">
            <w:pPr>
              <w:pStyle w:val="TableEntry"/>
            </w:pPr>
            <w:r w:rsidRPr="00621E63">
              <w:t>R</w:t>
            </w:r>
          </w:p>
        </w:tc>
        <w:tc>
          <w:tcPr>
            <w:tcW w:w="810" w:type="dxa"/>
            <w:shd w:val="clear" w:color="auto" w:fill="auto"/>
          </w:tcPr>
          <w:p w14:paraId="40D64AF4" w14:textId="317E5A40" w:rsidR="00B11855" w:rsidRPr="00621E63" w:rsidRDefault="003D003E" w:rsidP="00863A9A">
            <w:pPr>
              <w:pStyle w:val="TableEntry"/>
            </w:pPr>
            <w:r w:rsidRPr="00621E63">
              <w:t>False</w:t>
            </w:r>
          </w:p>
        </w:tc>
        <w:tc>
          <w:tcPr>
            <w:tcW w:w="720" w:type="dxa"/>
            <w:shd w:val="clear" w:color="auto" w:fill="auto"/>
          </w:tcPr>
          <w:p w14:paraId="780644AF" w14:textId="575923EA" w:rsidR="00B11855" w:rsidRPr="00621E63" w:rsidRDefault="003D003E" w:rsidP="00863A9A">
            <w:pPr>
              <w:pStyle w:val="TableEntry"/>
            </w:pPr>
            <w:r w:rsidRPr="00621E63">
              <w:t>1</w:t>
            </w:r>
          </w:p>
        </w:tc>
        <w:tc>
          <w:tcPr>
            <w:tcW w:w="810" w:type="dxa"/>
            <w:shd w:val="clear" w:color="auto" w:fill="auto"/>
          </w:tcPr>
          <w:p w14:paraId="2385E9CF" w14:textId="11C3999C" w:rsidR="00B11855" w:rsidRPr="00621E63" w:rsidRDefault="003D003E" w:rsidP="00863A9A">
            <w:pPr>
              <w:pStyle w:val="TableEntry"/>
            </w:pPr>
            <w:r w:rsidRPr="00621E63">
              <w:t>1</w:t>
            </w:r>
          </w:p>
        </w:tc>
        <w:tc>
          <w:tcPr>
            <w:tcW w:w="810" w:type="dxa"/>
            <w:shd w:val="clear" w:color="auto" w:fill="auto"/>
          </w:tcPr>
          <w:p w14:paraId="636763F8" w14:textId="17E8A1BC" w:rsidR="00B11855" w:rsidRPr="00621E63" w:rsidRDefault="00B11855" w:rsidP="00DE39CA">
            <w:pPr>
              <w:pStyle w:val="TableEntry"/>
            </w:pPr>
          </w:p>
        </w:tc>
        <w:tc>
          <w:tcPr>
            <w:tcW w:w="900" w:type="dxa"/>
            <w:shd w:val="clear" w:color="auto" w:fill="auto"/>
          </w:tcPr>
          <w:p w14:paraId="1072FCA9" w14:textId="52915547" w:rsidR="00B11855" w:rsidRPr="00621E63" w:rsidRDefault="00B11855" w:rsidP="00863A9A">
            <w:pPr>
              <w:pStyle w:val="TableEntry"/>
            </w:pPr>
          </w:p>
        </w:tc>
        <w:tc>
          <w:tcPr>
            <w:tcW w:w="1175" w:type="dxa"/>
            <w:shd w:val="clear" w:color="auto" w:fill="auto"/>
          </w:tcPr>
          <w:p w14:paraId="26539186" w14:textId="2C817689" w:rsidR="00B11855" w:rsidRPr="00621E63" w:rsidRDefault="00B11855" w:rsidP="00863A9A">
            <w:pPr>
              <w:pStyle w:val="TableEntry"/>
            </w:pPr>
          </w:p>
        </w:tc>
      </w:tr>
      <w:tr w:rsidR="006D1F19" w:rsidRPr="00621E63" w14:paraId="25D11559" w14:textId="77777777" w:rsidTr="00CF5627">
        <w:trPr>
          <w:cantSplit/>
          <w:jc w:val="center"/>
        </w:trPr>
        <w:tc>
          <w:tcPr>
            <w:tcW w:w="1615" w:type="dxa"/>
            <w:shd w:val="clear" w:color="auto" w:fill="auto"/>
          </w:tcPr>
          <w:p w14:paraId="4F4F0EEE" w14:textId="7DAD3544" w:rsidR="00B11855" w:rsidRPr="00621E63" w:rsidRDefault="003D003E" w:rsidP="00CF5627">
            <w:pPr>
              <w:pStyle w:val="TableEntryItalicindent"/>
            </w:pPr>
            <w:r w:rsidRPr="00621E63">
              <w:t>time</w:t>
            </w:r>
          </w:p>
        </w:tc>
        <w:tc>
          <w:tcPr>
            <w:tcW w:w="810" w:type="dxa"/>
            <w:shd w:val="clear" w:color="auto" w:fill="auto"/>
          </w:tcPr>
          <w:p w14:paraId="26FCAE62" w14:textId="78E16730" w:rsidR="00B11855" w:rsidRPr="00621E63" w:rsidRDefault="003D003E" w:rsidP="00863A9A">
            <w:pPr>
              <w:pStyle w:val="TableEntry"/>
              <w:rPr>
                <w:i/>
              </w:rPr>
            </w:pPr>
            <w:r w:rsidRPr="00621E63">
              <w:rPr>
                <w:i/>
              </w:rPr>
              <w:t>1</w:t>
            </w:r>
          </w:p>
        </w:tc>
        <w:tc>
          <w:tcPr>
            <w:tcW w:w="630" w:type="dxa"/>
            <w:shd w:val="clear" w:color="auto" w:fill="auto"/>
          </w:tcPr>
          <w:p w14:paraId="46BAAAFC" w14:textId="7A409572" w:rsidR="00B11855" w:rsidRPr="00621E63" w:rsidRDefault="003D003E" w:rsidP="00863A9A">
            <w:pPr>
              <w:pStyle w:val="TableEntry"/>
            </w:pPr>
            <w:r w:rsidRPr="00621E63">
              <w:t>DTM</w:t>
            </w:r>
          </w:p>
        </w:tc>
        <w:tc>
          <w:tcPr>
            <w:tcW w:w="720" w:type="dxa"/>
            <w:shd w:val="clear" w:color="auto" w:fill="auto"/>
          </w:tcPr>
          <w:p w14:paraId="023E6708" w14:textId="1AB21DBE" w:rsidR="00B11855" w:rsidRPr="00621E63" w:rsidRDefault="003D003E" w:rsidP="00863A9A">
            <w:pPr>
              <w:pStyle w:val="TableEntry"/>
            </w:pPr>
            <w:r w:rsidRPr="00621E63">
              <w:t>24</w:t>
            </w:r>
          </w:p>
        </w:tc>
        <w:tc>
          <w:tcPr>
            <w:tcW w:w="720" w:type="dxa"/>
            <w:shd w:val="clear" w:color="auto" w:fill="auto"/>
          </w:tcPr>
          <w:p w14:paraId="2F035D72" w14:textId="3E2BC815" w:rsidR="00B11855" w:rsidRPr="00621E63" w:rsidRDefault="003D003E" w:rsidP="00863A9A">
            <w:pPr>
              <w:pStyle w:val="TableEntry"/>
            </w:pPr>
            <w:r w:rsidRPr="00621E63">
              <w:t>R</w:t>
            </w:r>
          </w:p>
        </w:tc>
        <w:tc>
          <w:tcPr>
            <w:tcW w:w="810" w:type="dxa"/>
            <w:shd w:val="clear" w:color="auto" w:fill="auto"/>
          </w:tcPr>
          <w:p w14:paraId="2F24B975" w14:textId="30A7A11A" w:rsidR="00B11855" w:rsidRPr="00621E63" w:rsidRDefault="00B11855" w:rsidP="00DE39CA">
            <w:pPr>
              <w:pStyle w:val="TableEntry"/>
            </w:pPr>
          </w:p>
        </w:tc>
        <w:tc>
          <w:tcPr>
            <w:tcW w:w="720" w:type="dxa"/>
            <w:shd w:val="clear" w:color="auto" w:fill="auto"/>
          </w:tcPr>
          <w:p w14:paraId="2EEB7C38" w14:textId="29DC2343" w:rsidR="00B11855" w:rsidRPr="00621E63" w:rsidRDefault="003D003E" w:rsidP="00863A9A">
            <w:pPr>
              <w:pStyle w:val="TableEntry"/>
            </w:pPr>
            <w:r w:rsidRPr="00621E63">
              <w:t>1</w:t>
            </w:r>
          </w:p>
        </w:tc>
        <w:tc>
          <w:tcPr>
            <w:tcW w:w="810" w:type="dxa"/>
            <w:shd w:val="clear" w:color="auto" w:fill="auto"/>
          </w:tcPr>
          <w:p w14:paraId="1B094B76" w14:textId="7D417962" w:rsidR="00B11855" w:rsidRPr="00621E63" w:rsidRDefault="003D003E" w:rsidP="00863A9A">
            <w:pPr>
              <w:pStyle w:val="TableEntry"/>
            </w:pPr>
            <w:r w:rsidRPr="00621E63">
              <w:t>1</w:t>
            </w:r>
          </w:p>
        </w:tc>
        <w:tc>
          <w:tcPr>
            <w:tcW w:w="810" w:type="dxa"/>
            <w:shd w:val="clear" w:color="auto" w:fill="auto"/>
          </w:tcPr>
          <w:p w14:paraId="4EA09C8C" w14:textId="53DA9FB5" w:rsidR="00B11855" w:rsidRPr="00621E63" w:rsidRDefault="00B11855" w:rsidP="00DE39CA">
            <w:pPr>
              <w:pStyle w:val="TableEntry"/>
            </w:pPr>
          </w:p>
        </w:tc>
        <w:tc>
          <w:tcPr>
            <w:tcW w:w="900" w:type="dxa"/>
            <w:shd w:val="clear" w:color="auto" w:fill="auto"/>
          </w:tcPr>
          <w:p w14:paraId="02A286EC" w14:textId="052DCD61" w:rsidR="00B11855" w:rsidRPr="00621E63" w:rsidRDefault="00B11855" w:rsidP="00DE39CA">
            <w:pPr>
              <w:pStyle w:val="TableEntry"/>
            </w:pPr>
          </w:p>
        </w:tc>
        <w:tc>
          <w:tcPr>
            <w:tcW w:w="1175" w:type="dxa"/>
            <w:shd w:val="clear" w:color="auto" w:fill="auto"/>
          </w:tcPr>
          <w:p w14:paraId="301EB9F7" w14:textId="492CC7EC" w:rsidR="00B11855" w:rsidRPr="00621E63" w:rsidRDefault="003D003E" w:rsidP="00DE39CA">
            <w:pPr>
              <w:pStyle w:val="TableEntry"/>
            </w:pPr>
            <w:r w:rsidRPr="00621E63">
              <w:t>20040328134623.1234+0300</w:t>
            </w:r>
          </w:p>
        </w:tc>
      </w:tr>
      <w:tr w:rsidR="006D1F19" w:rsidRPr="00621E63" w14:paraId="427828B8" w14:textId="77777777" w:rsidTr="00CF5627">
        <w:trPr>
          <w:cantSplit/>
          <w:jc w:val="center"/>
        </w:trPr>
        <w:tc>
          <w:tcPr>
            <w:tcW w:w="1615" w:type="dxa"/>
            <w:shd w:val="clear" w:color="auto" w:fill="auto"/>
          </w:tcPr>
          <w:p w14:paraId="612CAEED" w14:textId="55FE7FBA" w:rsidR="00B11855" w:rsidRPr="00621E63" w:rsidRDefault="003D003E" w:rsidP="00863A9A">
            <w:pPr>
              <w:pStyle w:val="TableEntry"/>
            </w:pPr>
            <w:r w:rsidRPr="00621E63">
              <w:t>Message Type</w:t>
            </w:r>
          </w:p>
        </w:tc>
        <w:tc>
          <w:tcPr>
            <w:tcW w:w="810" w:type="dxa"/>
            <w:shd w:val="clear" w:color="auto" w:fill="auto"/>
          </w:tcPr>
          <w:p w14:paraId="0A3FB1C3" w14:textId="1F76D7FE" w:rsidR="00B11855" w:rsidRPr="00621E63" w:rsidRDefault="003D003E" w:rsidP="00863A9A">
            <w:pPr>
              <w:pStyle w:val="TableEntry"/>
            </w:pPr>
            <w:r w:rsidRPr="00621E63">
              <w:t>9</w:t>
            </w:r>
          </w:p>
        </w:tc>
        <w:tc>
          <w:tcPr>
            <w:tcW w:w="630" w:type="dxa"/>
            <w:shd w:val="clear" w:color="auto" w:fill="auto"/>
          </w:tcPr>
          <w:p w14:paraId="48933C63" w14:textId="2D48E173" w:rsidR="00B11855" w:rsidRPr="00621E63" w:rsidRDefault="003D003E" w:rsidP="00863A9A">
            <w:pPr>
              <w:pStyle w:val="TableEntry"/>
            </w:pPr>
            <w:r w:rsidRPr="00621E63">
              <w:t>MSG</w:t>
            </w:r>
          </w:p>
        </w:tc>
        <w:tc>
          <w:tcPr>
            <w:tcW w:w="720" w:type="dxa"/>
            <w:shd w:val="clear" w:color="auto" w:fill="auto"/>
          </w:tcPr>
          <w:p w14:paraId="538084CB" w14:textId="5FFDB8C4" w:rsidR="00B11855" w:rsidRPr="00621E63" w:rsidRDefault="003D003E" w:rsidP="00863A9A">
            <w:pPr>
              <w:pStyle w:val="TableEntry"/>
            </w:pPr>
            <w:r w:rsidRPr="00621E63">
              <w:t>15</w:t>
            </w:r>
          </w:p>
        </w:tc>
        <w:tc>
          <w:tcPr>
            <w:tcW w:w="720" w:type="dxa"/>
            <w:shd w:val="clear" w:color="auto" w:fill="auto"/>
          </w:tcPr>
          <w:p w14:paraId="04734FFE" w14:textId="23A615B1" w:rsidR="00B11855" w:rsidRPr="00621E63" w:rsidRDefault="003D003E" w:rsidP="00863A9A">
            <w:pPr>
              <w:pStyle w:val="TableEntry"/>
            </w:pPr>
            <w:r w:rsidRPr="00621E63">
              <w:t>R</w:t>
            </w:r>
          </w:p>
        </w:tc>
        <w:tc>
          <w:tcPr>
            <w:tcW w:w="810" w:type="dxa"/>
            <w:shd w:val="clear" w:color="auto" w:fill="auto"/>
          </w:tcPr>
          <w:p w14:paraId="56D07A7F" w14:textId="359ADCA7" w:rsidR="00B11855" w:rsidRPr="00621E63" w:rsidRDefault="003D003E" w:rsidP="00863A9A">
            <w:pPr>
              <w:pStyle w:val="TableEntry"/>
            </w:pPr>
            <w:r w:rsidRPr="00621E63">
              <w:t>False</w:t>
            </w:r>
          </w:p>
        </w:tc>
        <w:tc>
          <w:tcPr>
            <w:tcW w:w="720" w:type="dxa"/>
            <w:shd w:val="clear" w:color="auto" w:fill="auto"/>
          </w:tcPr>
          <w:p w14:paraId="16F82EF5" w14:textId="110FB2BC" w:rsidR="00B11855" w:rsidRPr="00621E63" w:rsidRDefault="003D003E" w:rsidP="00863A9A">
            <w:pPr>
              <w:pStyle w:val="TableEntry"/>
            </w:pPr>
            <w:r w:rsidRPr="00621E63">
              <w:t>1</w:t>
            </w:r>
          </w:p>
        </w:tc>
        <w:tc>
          <w:tcPr>
            <w:tcW w:w="810" w:type="dxa"/>
            <w:shd w:val="clear" w:color="auto" w:fill="auto"/>
          </w:tcPr>
          <w:p w14:paraId="4A2E3828" w14:textId="22489563" w:rsidR="00B11855" w:rsidRPr="00621E63" w:rsidRDefault="003D003E" w:rsidP="00863A9A">
            <w:pPr>
              <w:pStyle w:val="TableEntry"/>
            </w:pPr>
            <w:r w:rsidRPr="00621E63">
              <w:t>1</w:t>
            </w:r>
          </w:p>
        </w:tc>
        <w:tc>
          <w:tcPr>
            <w:tcW w:w="810" w:type="dxa"/>
            <w:shd w:val="clear" w:color="auto" w:fill="auto"/>
          </w:tcPr>
          <w:p w14:paraId="6A2D377C" w14:textId="5597CE8E" w:rsidR="00B11855" w:rsidRPr="00621E63" w:rsidRDefault="00B11855" w:rsidP="00DE39CA">
            <w:pPr>
              <w:pStyle w:val="TableEntry"/>
            </w:pPr>
          </w:p>
        </w:tc>
        <w:tc>
          <w:tcPr>
            <w:tcW w:w="900" w:type="dxa"/>
            <w:shd w:val="clear" w:color="auto" w:fill="auto"/>
          </w:tcPr>
          <w:p w14:paraId="63B691E5" w14:textId="3BDC0463" w:rsidR="00B11855" w:rsidRPr="00621E63" w:rsidRDefault="00B11855" w:rsidP="00DE39CA">
            <w:pPr>
              <w:pStyle w:val="TableEntry"/>
            </w:pPr>
          </w:p>
        </w:tc>
        <w:tc>
          <w:tcPr>
            <w:tcW w:w="1175" w:type="dxa"/>
            <w:shd w:val="clear" w:color="auto" w:fill="auto"/>
          </w:tcPr>
          <w:p w14:paraId="6E07F613" w14:textId="02A12BE6" w:rsidR="00B11855" w:rsidRPr="00621E63" w:rsidRDefault="00B11855" w:rsidP="00863A9A">
            <w:pPr>
              <w:pStyle w:val="TableEntry"/>
            </w:pPr>
          </w:p>
        </w:tc>
      </w:tr>
      <w:tr w:rsidR="006D1F19" w:rsidRPr="00621E63" w14:paraId="75786B54" w14:textId="77777777" w:rsidTr="00CF5627">
        <w:trPr>
          <w:cantSplit/>
          <w:jc w:val="center"/>
        </w:trPr>
        <w:tc>
          <w:tcPr>
            <w:tcW w:w="1615" w:type="dxa"/>
            <w:shd w:val="clear" w:color="auto" w:fill="auto"/>
          </w:tcPr>
          <w:p w14:paraId="16BEF164" w14:textId="7C1DD98A" w:rsidR="00B11855" w:rsidRPr="00621E63" w:rsidRDefault="003D003E" w:rsidP="00CF5627">
            <w:pPr>
              <w:pStyle w:val="TableEntryItalicindent"/>
            </w:pPr>
            <w:r w:rsidRPr="00621E63">
              <w:t>message code</w:t>
            </w:r>
          </w:p>
        </w:tc>
        <w:tc>
          <w:tcPr>
            <w:tcW w:w="810" w:type="dxa"/>
            <w:shd w:val="clear" w:color="auto" w:fill="auto"/>
          </w:tcPr>
          <w:p w14:paraId="363F34F0" w14:textId="202F6BD0" w:rsidR="00B11855" w:rsidRPr="00621E63" w:rsidRDefault="003D003E" w:rsidP="00863A9A">
            <w:pPr>
              <w:pStyle w:val="TableEntry"/>
              <w:rPr>
                <w:i/>
              </w:rPr>
            </w:pPr>
            <w:r w:rsidRPr="00621E63">
              <w:rPr>
                <w:i/>
              </w:rPr>
              <w:t>1</w:t>
            </w:r>
          </w:p>
        </w:tc>
        <w:tc>
          <w:tcPr>
            <w:tcW w:w="630" w:type="dxa"/>
            <w:shd w:val="clear" w:color="auto" w:fill="auto"/>
          </w:tcPr>
          <w:p w14:paraId="31DEAA17" w14:textId="5647CB86" w:rsidR="00B11855" w:rsidRPr="00621E63" w:rsidRDefault="003D003E" w:rsidP="00863A9A">
            <w:pPr>
              <w:pStyle w:val="TableEntry"/>
            </w:pPr>
            <w:r w:rsidRPr="00621E63">
              <w:t>ID</w:t>
            </w:r>
          </w:p>
        </w:tc>
        <w:tc>
          <w:tcPr>
            <w:tcW w:w="720" w:type="dxa"/>
            <w:shd w:val="clear" w:color="auto" w:fill="auto"/>
          </w:tcPr>
          <w:p w14:paraId="462FF219" w14:textId="1B57C007" w:rsidR="00B11855" w:rsidRPr="00621E63" w:rsidRDefault="003D003E" w:rsidP="00863A9A">
            <w:pPr>
              <w:pStyle w:val="TableEntry"/>
            </w:pPr>
            <w:r w:rsidRPr="00621E63">
              <w:t>3</w:t>
            </w:r>
          </w:p>
        </w:tc>
        <w:tc>
          <w:tcPr>
            <w:tcW w:w="720" w:type="dxa"/>
            <w:shd w:val="clear" w:color="auto" w:fill="auto"/>
          </w:tcPr>
          <w:p w14:paraId="38677655" w14:textId="106E990C" w:rsidR="00B11855" w:rsidRPr="00621E63" w:rsidRDefault="003D003E" w:rsidP="00863A9A">
            <w:pPr>
              <w:pStyle w:val="TableEntry"/>
            </w:pPr>
            <w:r w:rsidRPr="00621E63">
              <w:t>R</w:t>
            </w:r>
          </w:p>
        </w:tc>
        <w:tc>
          <w:tcPr>
            <w:tcW w:w="810" w:type="dxa"/>
            <w:shd w:val="clear" w:color="auto" w:fill="auto"/>
          </w:tcPr>
          <w:p w14:paraId="74337F21" w14:textId="7DF2264A" w:rsidR="00B11855" w:rsidRPr="00621E63" w:rsidRDefault="00B11855" w:rsidP="00DE39CA">
            <w:pPr>
              <w:pStyle w:val="TableEntry"/>
            </w:pPr>
          </w:p>
        </w:tc>
        <w:tc>
          <w:tcPr>
            <w:tcW w:w="720" w:type="dxa"/>
            <w:shd w:val="clear" w:color="auto" w:fill="auto"/>
          </w:tcPr>
          <w:p w14:paraId="76A11689" w14:textId="4DB3E948" w:rsidR="00B11855" w:rsidRPr="00621E63" w:rsidRDefault="003D003E" w:rsidP="00863A9A">
            <w:pPr>
              <w:pStyle w:val="TableEntry"/>
            </w:pPr>
            <w:r w:rsidRPr="00621E63">
              <w:t>1</w:t>
            </w:r>
          </w:p>
        </w:tc>
        <w:tc>
          <w:tcPr>
            <w:tcW w:w="810" w:type="dxa"/>
            <w:shd w:val="clear" w:color="auto" w:fill="auto"/>
          </w:tcPr>
          <w:p w14:paraId="1CEA8839" w14:textId="0A094780" w:rsidR="00B11855" w:rsidRPr="00621E63" w:rsidRDefault="003D003E" w:rsidP="00863A9A">
            <w:pPr>
              <w:pStyle w:val="TableEntry"/>
            </w:pPr>
            <w:r w:rsidRPr="00621E63">
              <w:t>1</w:t>
            </w:r>
          </w:p>
        </w:tc>
        <w:tc>
          <w:tcPr>
            <w:tcW w:w="810" w:type="dxa"/>
            <w:shd w:val="clear" w:color="auto" w:fill="auto"/>
          </w:tcPr>
          <w:p w14:paraId="6C78AF52" w14:textId="2108B2E6" w:rsidR="00B11855" w:rsidRPr="00621E63" w:rsidRDefault="003D003E" w:rsidP="00863A9A">
            <w:pPr>
              <w:pStyle w:val="TableEntry"/>
            </w:pPr>
            <w:r w:rsidRPr="00621E63">
              <w:t>0076</w:t>
            </w:r>
          </w:p>
        </w:tc>
        <w:tc>
          <w:tcPr>
            <w:tcW w:w="900" w:type="dxa"/>
            <w:shd w:val="clear" w:color="auto" w:fill="auto"/>
          </w:tcPr>
          <w:p w14:paraId="6CEADAF7" w14:textId="65C3DA46" w:rsidR="00B11855" w:rsidRPr="00621E63" w:rsidRDefault="003D003E" w:rsidP="00DE39CA">
            <w:pPr>
              <w:pStyle w:val="TableEntry"/>
            </w:pPr>
            <w:r w:rsidRPr="00621E63">
              <w:t>Y</w:t>
            </w:r>
          </w:p>
        </w:tc>
        <w:tc>
          <w:tcPr>
            <w:tcW w:w="1175" w:type="dxa"/>
            <w:shd w:val="clear" w:color="auto" w:fill="auto"/>
          </w:tcPr>
          <w:p w14:paraId="08DF3171" w14:textId="25999C87" w:rsidR="00B11855" w:rsidRPr="00621E63" w:rsidRDefault="003D003E" w:rsidP="00DE39CA">
            <w:pPr>
              <w:pStyle w:val="TableEntry"/>
            </w:pPr>
            <w:r w:rsidRPr="00621E63">
              <w:t>ORU</w:t>
            </w:r>
          </w:p>
        </w:tc>
      </w:tr>
      <w:tr w:rsidR="006D1F19" w:rsidRPr="00621E63" w14:paraId="6EA4DD74" w14:textId="77777777" w:rsidTr="00CF5627">
        <w:trPr>
          <w:cantSplit/>
          <w:jc w:val="center"/>
        </w:trPr>
        <w:tc>
          <w:tcPr>
            <w:tcW w:w="1615" w:type="dxa"/>
            <w:shd w:val="clear" w:color="auto" w:fill="auto"/>
          </w:tcPr>
          <w:p w14:paraId="27BA66F5" w14:textId="1116AC81" w:rsidR="00B11855" w:rsidRPr="00621E63" w:rsidRDefault="003D003E" w:rsidP="00CF5627">
            <w:pPr>
              <w:pStyle w:val="TableEntryItalicindent"/>
            </w:pPr>
            <w:r w:rsidRPr="00621E63">
              <w:t>trigger event</w:t>
            </w:r>
          </w:p>
        </w:tc>
        <w:tc>
          <w:tcPr>
            <w:tcW w:w="810" w:type="dxa"/>
            <w:shd w:val="clear" w:color="auto" w:fill="auto"/>
          </w:tcPr>
          <w:p w14:paraId="350C9F25" w14:textId="2DE492F4" w:rsidR="00B11855" w:rsidRPr="00621E63" w:rsidRDefault="003D003E" w:rsidP="00863A9A">
            <w:pPr>
              <w:pStyle w:val="TableEntry"/>
              <w:rPr>
                <w:i/>
              </w:rPr>
            </w:pPr>
            <w:r w:rsidRPr="00621E63">
              <w:rPr>
                <w:i/>
              </w:rPr>
              <w:t>2</w:t>
            </w:r>
          </w:p>
        </w:tc>
        <w:tc>
          <w:tcPr>
            <w:tcW w:w="630" w:type="dxa"/>
            <w:shd w:val="clear" w:color="auto" w:fill="auto"/>
          </w:tcPr>
          <w:p w14:paraId="404215A0" w14:textId="34E6560F" w:rsidR="00B11855" w:rsidRPr="00621E63" w:rsidRDefault="003D003E" w:rsidP="00863A9A">
            <w:pPr>
              <w:pStyle w:val="TableEntry"/>
            </w:pPr>
            <w:r w:rsidRPr="00621E63">
              <w:t>ID</w:t>
            </w:r>
          </w:p>
        </w:tc>
        <w:tc>
          <w:tcPr>
            <w:tcW w:w="720" w:type="dxa"/>
            <w:shd w:val="clear" w:color="auto" w:fill="auto"/>
          </w:tcPr>
          <w:p w14:paraId="42446408" w14:textId="038058DE" w:rsidR="00B11855" w:rsidRPr="00621E63" w:rsidRDefault="003D003E" w:rsidP="00863A9A">
            <w:pPr>
              <w:pStyle w:val="TableEntry"/>
            </w:pPr>
            <w:r w:rsidRPr="00621E63">
              <w:t>3</w:t>
            </w:r>
          </w:p>
        </w:tc>
        <w:tc>
          <w:tcPr>
            <w:tcW w:w="720" w:type="dxa"/>
            <w:shd w:val="clear" w:color="auto" w:fill="auto"/>
          </w:tcPr>
          <w:p w14:paraId="54BE56A1" w14:textId="6DDDE0D6" w:rsidR="00B11855" w:rsidRPr="00621E63" w:rsidRDefault="003D003E" w:rsidP="00863A9A">
            <w:pPr>
              <w:pStyle w:val="TableEntry"/>
            </w:pPr>
            <w:r w:rsidRPr="00621E63">
              <w:t>R</w:t>
            </w:r>
          </w:p>
        </w:tc>
        <w:tc>
          <w:tcPr>
            <w:tcW w:w="810" w:type="dxa"/>
            <w:shd w:val="clear" w:color="auto" w:fill="auto"/>
          </w:tcPr>
          <w:p w14:paraId="250E4285" w14:textId="740767AD" w:rsidR="00B11855" w:rsidRPr="00621E63" w:rsidRDefault="00B11855" w:rsidP="00DE39CA">
            <w:pPr>
              <w:pStyle w:val="TableEntry"/>
            </w:pPr>
          </w:p>
        </w:tc>
        <w:tc>
          <w:tcPr>
            <w:tcW w:w="720" w:type="dxa"/>
            <w:shd w:val="clear" w:color="auto" w:fill="auto"/>
          </w:tcPr>
          <w:p w14:paraId="2F1AAE9A" w14:textId="5B215474" w:rsidR="00B11855" w:rsidRPr="00621E63" w:rsidRDefault="003D003E" w:rsidP="00863A9A">
            <w:pPr>
              <w:pStyle w:val="TableEntry"/>
            </w:pPr>
            <w:r w:rsidRPr="00621E63">
              <w:t>1</w:t>
            </w:r>
          </w:p>
        </w:tc>
        <w:tc>
          <w:tcPr>
            <w:tcW w:w="810" w:type="dxa"/>
            <w:shd w:val="clear" w:color="auto" w:fill="auto"/>
          </w:tcPr>
          <w:p w14:paraId="2DA90BF5" w14:textId="28B1C2AE" w:rsidR="00B11855" w:rsidRPr="00621E63" w:rsidRDefault="003D003E" w:rsidP="00863A9A">
            <w:pPr>
              <w:pStyle w:val="TableEntry"/>
            </w:pPr>
            <w:r w:rsidRPr="00621E63">
              <w:t>1</w:t>
            </w:r>
          </w:p>
        </w:tc>
        <w:tc>
          <w:tcPr>
            <w:tcW w:w="810" w:type="dxa"/>
            <w:shd w:val="clear" w:color="auto" w:fill="auto"/>
          </w:tcPr>
          <w:p w14:paraId="493C90D1" w14:textId="46864D33" w:rsidR="00B11855" w:rsidRPr="00621E63" w:rsidRDefault="003D003E" w:rsidP="00863A9A">
            <w:pPr>
              <w:pStyle w:val="TableEntry"/>
            </w:pPr>
            <w:r w:rsidRPr="00621E63">
              <w:t>0003</w:t>
            </w:r>
          </w:p>
        </w:tc>
        <w:tc>
          <w:tcPr>
            <w:tcW w:w="900" w:type="dxa"/>
            <w:shd w:val="clear" w:color="auto" w:fill="auto"/>
          </w:tcPr>
          <w:p w14:paraId="338C8176" w14:textId="294C7C03" w:rsidR="00B11855" w:rsidRPr="00621E63" w:rsidRDefault="003D003E" w:rsidP="00DE39CA">
            <w:pPr>
              <w:pStyle w:val="TableEntry"/>
            </w:pPr>
            <w:r w:rsidRPr="00621E63">
              <w:t>Y</w:t>
            </w:r>
          </w:p>
        </w:tc>
        <w:tc>
          <w:tcPr>
            <w:tcW w:w="1175" w:type="dxa"/>
            <w:shd w:val="clear" w:color="auto" w:fill="auto"/>
          </w:tcPr>
          <w:p w14:paraId="304F560C" w14:textId="763E5ACD" w:rsidR="00B11855" w:rsidRPr="00621E63" w:rsidRDefault="003D003E" w:rsidP="00DE39CA">
            <w:pPr>
              <w:pStyle w:val="TableEntry"/>
            </w:pPr>
            <w:r w:rsidRPr="00621E63">
              <w:t>R01</w:t>
            </w:r>
          </w:p>
        </w:tc>
      </w:tr>
      <w:tr w:rsidR="006D1F19" w:rsidRPr="00621E63" w14:paraId="188FC385" w14:textId="77777777" w:rsidTr="00CF5627">
        <w:trPr>
          <w:cantSplit/>
          <w:jc w:val="center"/>
        </w:trPr>
        <w:tc>
          <w:tcPr>
            <w:tcW w:w="1615" w:type="dxa"/>
            <w:shd w:val="clear" w:color="auto" w:fill="auto"/>
          </w:tcPr>
          <w:p w14:paraId="45D095D7" w14:textId="512E50E6" w:rsidR="00B11855" w:rsidRPr="00621E63" w:rsidRDefault="003D003E" w:rsidP="00CF5627">
            <w:pPr>
              <w:pStyle w:val="TableEntryItalicindent"/>
            </w:pPr>
            <w:r w:rsidRPr="00621E63">
              <w:t>message structure id</w:t>
            </w:r>
          </w:p>
        </w:tc>
        <w:tc>
          <w:tcPr>
            <w:tcW w:w="810" w:type="dxa"/>
            <w:shd w:val="clear" w:color="auto" w:fill="auto"/>
          </w:tcPr>
          <w:p w14:paraId="6E1125C1" w14:textId="78E26D14" w:rsidR="00B11855" w:rsidRPr="00621E63" w:rsidRDefault="003D003E" w:rsidP="00863A9A">
            <w:pPr>
              <w:pStyle w:val="TableEntry"/>
              <w:rPr>
                <w:i/>
              </w:rPr>
            </w:pPr>
            <w:r w:rsidRPr="00621E63">
              <w:rPr>
                <w:i/>
              </w:rPr>
              <w:t>3</w:t>
            </w:r>
          </w:p>
        </w:tc>
        <w:tc>
          <w:tcPr>
            <w:tcW w:w="630" w:type="dxa"/>
            <w:shd w:val="clear" w:color="auto" w:fill="auto"/>
          </w:tcPr>
          <w:p w14:paraId="22E25659" w14:textId="217F9D31" w:rsidR="00B11855" w:rsidRPr="00621E63" w:rsidRDefault="003D003E" w:rsidP="00863A9A">
            <w:pPr>
              <w:pStyle w:val="TableEntry"/>
            </w:pPr>
            <w:r w:rsidRPr="00621E63">
              <w:t>ID</w:t>
            </w:r>
          </w:p>
        </w:tc>
        <w:tc>
          <w:tcPr>
            <w:tcW w:w="720" w:type="dxa"/>
            <w:shd w:val="clear" w:color="auto" w:fill="auto"/>
          </w:tcPr>
          <w:p w14:paraId="60176A46" w14:textId="37BE1D45" w:rsidR="00B11855" w:rsidRPr="00621E63" w:rsidRDefault="003D003E" w:rsidP="00863A9A">
            <w:pPr>
              <w:pStyle w:val="TableEntry"/>
            </w:pPr>
            <w:r w:rsidRPr="00621E63">
              <w:t>3</w:t>
            </w:r>
          </w:p>
        </w:tc>
        <w:tc>
          <w:tcPr>
            <w:tcW w:w="720" w:type="dxa"/>
            <w:shd w:val="clear" w:color="auto" w:fill="auto"/>
          </w:tcPr>
          <w:p w14:paraId="7D54E661" w14:textId="1375A9F3" w:rsidR="00B11855" w:rsidRPr="00621E63" w:rsidRDefault="003D003E" w:rsidP="00863A9A">
            <w:pPr>
              <w:pStyle w:val="TableEntry"/>
            </w:pPr>
            <w:r w:rsidRPr="00621E63">
              <w:t>R</w:t>
            </w:r>
          </w:p>
        </w:tc>
        <w:tc>
          <w:tcPr>
            <w:tcW w:w="810" w:type="dxa"/>
            <w:shd w:val="clear" w:color="auto" w:fill="auto"/>
          </w:tcPr>
          <w:p w14:paraId="3D17071B" w14:textId="24058680" w:rsidR="00B11855" w:rsidRPr="00621E63" w:rsidRDefault="00B11855" w:rsidP="00DE39CA">
            <w:pPr>
              <w:pStyle w:val="TableEntry"/>
            </w:pPr>
          </w:p>
        </w:tc>
        <w:tc>
          <w:tcPr>
            <w:tcW w:w="720" w:type="dxa"/>
            <w:shd w:val="clear" w:color="auto" w:fill="auto"/>
          </w:tcPr>
          <w:p w14:paraId="377877FE" w14:textId="0305B153" w:rsidR="00B11855" w:rsidRPr="00621E63" w:rsidRDefault="003D003E" w:rsidP="00863A9A">
            <w:pPr>
              <w:pStyle w:val="TableEntry"/>
            </w:pPr>
            <w:r w:rsidRPr="00621E63">
              <w:t>1</w:t>
            </w:r>
          </w:p>
        </w:tc>
        <w:tc>
          <w:tcPr>
            <w:tcW w:w="810" w:type="dxa"/>
            <w:shd w:val="clear" w:color="auto" w:fill="auto"/>
          </w:tcPr>
          <w:p w14:paraId="23A0154E" w14:textId="0C7061F2" w:rsidR="00B11855" w:rsidRPr="00621E63" w:rsidRDefault="003D003E" w:rsidP="00863A9A">
            <w:pPr>
              <w:pStyle w:val="TableEntry"/>
            </w:pPr>
            <w:r w:rsidRPr="00621E63">
              <w:t>1</w:t>
            </w:r>
          </w:p>
        </w:tc>
        <w:tc>
          <w:tcPr>
            <w:tcW w:w="810" w:type="dxa"/>
            <w:shd w:val="clear" w:color="auto" w:fill="auto"/>
          </w:tcPr>
          <w:p w14:paraId="4F5E167F" w14:textId="4E6A3B83" w:rsidR="00B11855" w:rsidRPr="00621E63" w:rsidRDefault="003D003E" w:rsidP="00863A9A">
            <w:pPr>
              <w:pStyle w:val="TableEntry"/>
            </w:pPr>
            <w:r w:rsidRPr="00621E63">
              <w:t>0003</w:t>
            </w:r>
          </w:p>
        </w:tc>
        <w:tc>
          <w:tcPr>
            <w:tcW w:w="900" w:type="dxa"/>
            <w:shd w:val="clear" w:color="auto" w:fill="auto"/>
          </w:tcPr>
          <w:p w14:paraId="6791D2B6" w14:textId="5C79DCB5" w:rsidR="00B11855" w:rsidRPr="00621E63" w:rsidRDefault="003D003E" w:rsidP="00DE39CA">
            <w:pPr>
              <w:pStyle w:val="TableEntry"/>
            </w:pPr>
            <w:r w:rsidRPr="00621E63">
              <w:t>Y</w:t>
            </w:r>
          </w:p>
        </w:tc>
        <w:tc>
          <w:tcPr>
            <w:tcW w:w="1175" w:type="dxa"/>
            <w:shd w:val="clear" w:color="auto" w:fill="auto"/>
          </w:tcPr>
          <w:p w14:paraId="604D8262" w14:textId="77777777" w:rsidR="00B11855" w:rsidRPr="00621E63" w:rsidRDefault="003D003E" w:rsidP="00DE39CA">
            <w:pPr>
              <w:pStyle w:val="TableEntry"/>
            </w:pPr>
            <w:r w:rsidRPr="00621E63">
              <w:t>ORU_R01</w:t>
            </w:r>
          </w:p>
        </w:tc>
      </w:tr>
      <w:tr w:rsidR="006D1F19" w:rsidRPr="00621E63" w14:paraId="2EACF1CC" w14:textId="77777777" w:rsidTr="00CF5627">
        <w:trPr>
          <w:cantSplit/>
          <w:jc w:val="center"/>
        </w:trPr>
        <w:tc>
          <w:tcPr>
            <w:tcW w:w="1615" w:type="dxa"/>
            <w:shd w:val="clear" w:color="auto" w:fill="auto"/>
          </w:tcPr>
          <w:p w14:paraId="5E4C7797" w14:textId="4A14EB4A" w:rsidR="00B11855" w:rsidRPr="00621E63" w:rsidRDefault="003D003E" w:rsidP="00863A9A">
            <w:pPr>
              <w:pStyle w:val="TableEntry"/>
            </w:pPr>
            <w:r w:rsidRPr="00621E63">
              <w:t>Message Control ID</w:t>
            </w:r>
          </w:p>
        </w:tc>
        <w:tc>
          <w:tcPr>
            <w:tcW w:w="810" w:type="dxa"/>
            <w:shd w:val="clear" w:color="auto" w:fill="auto"/>
          </w:tcPr>
          <w:p w14:paraId="3694D77D" w14:textId="1F934010" w:rsidR="00B11855" w:rsidRPr="00621E63" w:rsidRDefault="003D003E" w:rsidP="00863A9A">
            <w:pPr>
              <w:pStyle w:val="TableEntry"/>
            </w:pPr>
            <w:r w:rsidRPr="00621E63">
              <w:t>10</w:t>
            </w:r>
          </w:p>
        </w:tc>
        <w:tc>
          <w:tcPr>
            <w:tcW w:w="630" w:type="dxa"/>
            <w:shd w:val="clear" w:color="auto" w:fill="auto"/>
          </w:tcPr>
          <w:p w14:paraId="071BA504" w14:textId="6F0D78E8" w:rsidR="00B11855" w:rsidRPr="00621E63" w:rsidRDefault="003D003E" w:rsidP="00863A9A">
            <w:pPr>
              <w:pStyle w:val="TableEntry"/>
            </w:pPr>
            <w:r w:rsidRPr="00621E63">
              <w:t>ST</w:t>
            </w:r>
          </w:p>
        </w:tc>
        <w:tc>
          <w:tcPr>
            <w:tcW w:w="720" w:type="dxa"/>
            <w:shd w:val="clear" w:color="auto" w:fill="auto"/>
          </w:tcPr>
          <w:p w14:paraId="4A962C52" w14:textId="72E446FA" w:rsidR="00B11855" w:rsidRPr="00621E63" w:rsidRDefault="003D003E" w:rsidP="00863A9A">
            <w:pPr>
              <w:pStyle w:val="TableEntry"/>
            </w:pPr>
            <w:r w:rsidRPr="00621E63">
              <w:t>20</w:t>
            </w:r>
          </w:p>
        </w:tc>
        <w:tc>
          <w:tcPr>
            <w:tcW w:w="720" w:type="dxa"/>
            <w:shd w:val="clear" w:color="auto" w:fill="auto"/>
          </w:tcPr>
          <w:p w14:paraId="7E2F2385" w14:textId="3A83D7D6" w:rsidR="00B11855" w:rsidRPr="00621E63" w:rsidRDefault="003D003E" w:rsidP="00863A9A">
            <w:pPr>
              <w:pStyle w:val="TableEntry"/>
            </w:pPr>
            <w:r w:rsidRPr="00621E63">
              <w:t>R</w:t>
            </w:r>
          </w:p>
        </w:tc>
        <w:tc>
          <w:tcPr>
            <w:tcW w:w="810" w:type="dxa"/>
            <w:shd w:val="clear" w:color="auto" w:fill="auto"/>
          </w:tcPr>
          <w:p w14:paraId="7172AE6F" w14:textId="6EFBFFAF" w:rsidR="00B11855" w:rsidRPr="00621E63" w:rsidRDefault="003D003E" w:rsidP="00863A9A">
            <w:pPr>
              <w:pStyle w:val="TableEntry"/>
            </w:pPr>
            <w:r w:rsidRPr="00621E63">
              <w:t>False</w:t>
            </w:r>
          </w:p>
        </w:tc>
        <w:tc>
          <w:tcPr>
            <w:tcW w:w="720" w:type="dxa"/>
            <w:shd w:val="clear" w:color="auto" w:fill="auto"/>
          </w:tcPr>
          <w:p w14:paraId="579AC1BF" w14:textId="548CDFB3" w:rsidR="00B11855" w:rsidRPr="00621E63" w:rsidRDefault="003D003E" w:rsidP="00863A9A">
            <w:pPr>
              <w:pStyle w:val="TableEntry"/>
            </w:pPr>
            <w:r w:rsidRPr="00621E63">
              <w:t>1</w:t>
            </w:r>
          </w:p>
        </w:tc>
        <w:tc>
          <w:tcPr>
            <w:tcW w:w="810" w:type="dxa"/>
            <w:shd w:val="clear" w:color="auto" w:fill="auto"/>
          </w:tcPr>
          <w:p w14:paraId="6707AC1A" w14:textId="3B6EAB12" w:rsidR="00B11855" w:rsidRPr="00621E63" w:rsidRDefault="003D003E" w:rsidP="00863A9A">
            <w:pPr>
              <w:pStyle w:val="TableEntry"/>
            </w:pPr>
            <w:r w:rsidRPr="00621E63">
              <w:t>1</w:t>
            </w:r>
          </w:p>
        </w:tc>
        <w:tc>
          <w:tcPr>
            <w:tcW w:w="810" w:type="dxa"/>
            <w:shd w:val="clear" w:color="auto" w:fill="auto"/>
          </w:tcPr>
          <w:p w14:paraId="2C625AFB" w14:textId="1FA5B199" w:rsidR="00B11855" w:rsidRPr="00621E63" w:rsidRDefault="00B11855" w:rsidP="00DE39CA">
            <w:pPr>
              <w:pStyle w:val="TableEntry"/>
            </w:pPr>
          </w:p>
        </w:tc>
        <w:tc>
          <w:tcPr>
            <w:tcW w:w="900" w:type="dxa"/>
            <w:shd w:val="clear" w:color="auto" w:fill="auto"/>
          </w:tcPr>
          <w:p w14:paraId="54491A7C" w14:textId="329B0F2D" w:rsidR="00B11855" w:rsidRPr="00621E63" w:rsidRDefault="00B11855" w:rsidP="00DE39CA">
            <w:pPr>
              <w:pStyle w:val="TableEntry"/>
            </w:pPr>
          </w:p>
        </w:tc>
        <w:tc>
          <w:tcPr>
            <w:tcW w:w="1175" w:type="dxa"/>
            <w:shd w:val="clear" w:color="auto" w:fill="auto"/>
          </w:tcPr>
          <w:p w14:paraId="1389F5F2" w14:textId="01A20DF7" w:rsidR="00B11855" w:rsidRPr="00621E63" w:rsidRDefault="003D003E" w:rsidP="00DE39CA">
            <w:pPr>
              <w:pStyle w:val="TableEntry"/>
            </w:pPr>
            <w:r w:rsidRPr="00621E63">
              <w:t>1234567890</w:t>
            </w:r>
          </w:p>
        </w:tc>
      </w:tr>
      <w:tr w:rsidR="006D1F19" w:rsidRPr="00621E63" w14:paraId="01CFAC57" w14:textId="77777777" w:rsidTr="00CF5627">
        <w:trPr>
          <w:cantSplit/>
          <w:jc w:val="center"/>
        </w:trPr>
        <w:tc>
          <w:tcPr>
            <w:tcW w:w="1615" w:type="dxa"/>
            <w:shd w:val="clear" w:color="auto" w:fill="auto"/>
          </w:tcPr>
          <w:p w14:paraId="3BC4F162" w14:textId="40FE5D53" w:rsidR="00B11855" w:rsidRPr="00621E63" w:rsidRDefault="003D003E" w:rsidP="00863A9A">
            <w:pPr>
              <w:pStyle w:val="TableEntry"/>
            </w:pPr>
            <w:r w:rsidRPr="00621E63">
              <w:t>Processing ID</w:t>
            </w:r>
          </w:p>
        </w:tc>
        <w:tc>
          <w:tcPr>
            <w:tcW w:w="810" w:type="dxa"/>
            <w:shd w:val="clear" w:color="auto" w:fill="auto"/>
          </w:tcPr>
          <w:p w14:paraId="0D6D0104" w14:textId="794F1384" w:rsidR="00B11855" w:rsidRPr="00621E63" w:rsidRDefault="003D003E" w:rsidP="00863A9A">
            <w:pPr>
              <w:pStyle w:val="TableEntry"/>
            </w:pPr>
            <w:r w:rsidRPr="00621E63">
              <w:t>11</w:t>
            </w:r>
          </w:p>
        </w:tc>
        <w:tc>
          <w:tcPr>
            <w:tcW w:w="630" w:type="dxa"/>
            <w:shd w:val="clear" w:color="auto" w:fill="auto"/>
          </w:tcPr>
          <w:p w14:paraId="29CCA3B6" w14:textId="69AC9680" w:rsidR="00B11855" w:rsidRPr="00621E63" w:rsidRDefault="003D003E" w:rsidP="00863A9A">
            <w:pPr>
              <w:pStyle w:val="TableEntry"/>
            </w:pPr>
            <w:r w:rsidRPr="00621E63">
              <w:t>PT</w:t>
            </w:r>
          </w:p>
        </w:tc>
        <w:tc>
          <w:tcPr>
            <w:tcW w:w="720" w:type="dxa"/>
            <w:shd w:val="clear" w:color="auto" w:fill="auto"/>
          </w:tcPr>
          <w:p w14:paraId="2AB14BDE" w14:textId="1D16ADE7" w:rsidR="00B11855" w:rsidRPr="00621E63" w:rsidRDefault="003D003E" w:rsidP="00863A9A">
            <w:pPr>
              <w:pStyle w:val="TableEntry"/>
            </w:pPr>
            <w:r w:rsidRPr="00621E63">
              <w:t>3</w:t>
            </w:r>
          </w:p>
        </w:tc>
        <w:tc>
          <w:tcPr>
            <w:tcW w:w="720" w:type="dxa"/>
            <w:shd w:val="clear" w:color="auto" w:fill="auto"/>
          </w:tcPr>
          <w:p w14:paraId="6EB859D0" w14:textId="0A1A44FF" w:rsidR="00B11855" w:rsidRPr="00621E63" w:rsidRDefault="003D003E" w:rsidP="00863A9A">
            <w:pPr>
              <w:pStyle w:val="TableEntry"/>
            </w:pPr>
            <w:r w:rsidRPr="00621E63">
              <w:t>R</w:t>
            </w:r>
          </w:p>
        </w:tc>
        <w:tc>
          <w:tcPr>
            <w:tcW w:w="810" w:type="dxa"/>
            <w:shd w:val="clear" w:color="auto" w:fill="auto"/>
          </w:tcPr>
          <w:p w14:paraId="315A7C6C" w14:textId="2CD5A874" w:rsidR="00B11855" w:rsidRPr="00621E63" w:rsidRDefault="003D003E" w:rsidP="00863A9A">
            <w:pPr>
              <w:pStyle w:val="TableEntry"/>
            </w:pPr>
            <w:r w:rsidRPr="00621E63">
              <w:t>False</w:t>
            </w:r>
          </w:p>
        </w:tc>
        <w:tc>
          <w:tcPr>
            <w:tcW w:w="720" w:type="dxa"/>
            <w:shd w:val="clear" w:color="auto" w:fill="auto"/>
          </w:tcPr>
          <w:p w14:paraId="7763F873" w14:textId="1BAC3E5D" w:rsidR="00B11855" w:rsidRPr="00621E63" w:rsidRDefault="003D003E" w:rsidP="00863A9A">
            <w:pPr>
              <w:pStyle w:val="TableEntry"/>
            </w:pPr>
            <w:r w:rsidRPr="00621E63">
              <w:t>1</w:t>
            </w:r>
          </w:p>
        </w:tc>
        <w:tc>
          <w:tcPr>
            <w:tcW w:w="810" w:type="dxa"/>
            <w:shd w:val="clear" w:color="auto" w:fill="auto"/>
          </w:tcPr>
          <w:p w14:paraId="513F3CFA" w14:textId="39E12F8E" w:rsidR="00B11855" w:rsidRPr="00621E63" w:rsidRDefault="003D003E" w:rsidP="00863A9A">
            <w:pPr>
              <w:pStyle w:val="TableEntry"/>
            </w:pPr>
            <w:r w:rsidRPr="00621E63">
              <w:t>1</w:t>
            </w:r>
          </w:p>
        </w:tc>
        <w:tc>
          <w:tcPr>
            <w:tcW w:w="810" w:type="dxa"/>
            <w:shd w:val="clear" w:color="auto" w:fill="auto"/>
          </w:tcPr>
          <w:p w14:paraId="02131D90" w14:textId="0EEA3627" w:rsidR="00B11855" w:rsidRPr="00621E63" w:rsidRDefault="00B11855" w:rsidP="00DE39CA">
            <w:pPr>
              <w:pStyle w:val="TableEntry"/>
            </w:pPr>
          </w:p>
        </w:tc>
        <w:tc>
          <w:tcPr>
            <w:tcW w:w="900" w:type="dxa"/>
            <w:shd w:val="clear" w:color="auto" w:fill="auto"/>
          </w:tcPr>
          <w:p w14:paraId="3261CF84" w14:textId="4A2C284B" w:rsidR="00B11855" w:rsidRPr="00621E63" w:rsidRDefault="00B11855" w:rsidP="00DE39CA">
            <w:pPr>
              <w:pStyle w:val="TableEntry"/>
            </w:pPr>
          </w:p>
        </w:tc>
        <w:tc>
          <w:tcPr>
            <w:tcW w:w="1175" w:type="dxa"/>
            <w:shd w:val="clear" w:color="auto" w:fill="auto"/>
          </w:tcPr>
          <w:p w14:paraId="6D62C941" w14:textId="77777777" w:rsidR="00B11855" w:rsidRPr="00621E63" w:rsidRDefault="00B11855" w:rsidP="00DE39CA">
            <w:pPr>
              <w:pStyle w:val="TableEntry"/>
            </w:pPr>
          </w:p>
        </w:tc>
      </w:tr>
      <w:tr w:rsidR="006D1F19" w:rsidRPr="00621E63" w14:paraId="333E8AA8" w14:textId="77777777" w:rsidTr="00CF5627">
        <w:trPr>
          <w:cantSplit/>
          <w:jc w:val="center"/>
        </w:trPr>
        <w:tc>
          <w:tcPr>
            <w:tcW w:w="1615" w:type="dxa"/>
            <w:shd w:val="clear" w:color="auto" w:fill="auto"/>
          </w:tcPr>
          <w:p w14:paraId="17134479" w14:textId="1B12B2F2" w:rsidR="00B11855" w:rsidRPr="00621E63" w:rsidRDefault="003D003E" w:rsidP="00CF5627">
            <w:pPr>
              <w:pStyle w:val="TableEntryItalicindent"/>
            </w:pPr>
            <w:r w:rsidRPr="00621E63">
              <w:t>processing ID</w:t>
            </w:r>
          </w:p>
        </w:tc>
        <w:tc>
          <w:tcPr>
            <w:tcW w:w="810" w:type="dxa"/>
            <w:shd w:val="clear" w:color="auto" w:fill="auto"/>
          </w:tcPr>
          <w:p w14:paraId="593698A5" w14:textId="37679E65" w:rsidR="00B11855" w:rsidRPr="00621E63" w:rsidRDefault="003D003E" w:rsidP="00863A9A">
            <w:pPr>
              <w:pStyle w:val="TableEntry"/>
              <w:rPr>
                <w:i/>
              </w:rPr>
            </w:pPr>
            <w:r w:rsidRPr="00621E63">
              <w:rPr>
                <w:i/>
              </w:rPr>
              <w:t>1</w:t>
            </w:r>
          </w:p>
        </w:tc>
        <w:tc>
          <w:tcPr>
            <w:tcW w:w="630" w:type="dxa"/>
            <w:shd w:val="clear" w:color="auto" w:fill="auto"/>
          </w:tcPr>
          <w:p w14:paraId="1E8AD5C0" w14:textId="1D34502D" w:rsidR="00B11855" w:rsidRPr="00621E63" w:rsidRDefault="003D003E" w:rsidP="00863A9A">
            <w:pPr>
              <w:pStyle w:val="TableEntry"/>
            </w:pPr>
            <w:r w:rsidRPr="00621E63">
              <w:t>ID</w:t>
            </w:r>
          </w:p>
        </w:tc>
        <w:tc>
          <w:tcPr>
            <w:tcW w:w="720" w:type="dxa"/>
            <w:shd w:val="clear" w:color="auto" w:fill="auto"/>
          </w:tcPr>
          <w:p w14:paraId="4F36D821" w14:textId="7AF48CC2" w:rsidR="00B11855" w:rsidRPr="00621E63" w:rsidRDefault="003D003E" w:rsidP="00863A9A">
            <w:pPr>
              <w:pStyle w:val="TableEntry"/>
            </w:pPr>
            <w:r w:rsidRPr="00621E63">
              <w:t>1</w:t>
            </w:r>
          </w:p>
        </w:tc>
        <w:tc>
          <w:tcPr>
            <w:tcW w:w="720" w:type="dxa"/>
            <w:shd w:val="clear" w:color="auto" w:fill="auto"/>
          </w:tcPr>
          <w:p w14:paraId="060E385E" w14:textId="12C8FA72" w:rsidR="00B11855" w:rsidRPr="00621E63" w:rsidRDefault="003D003E" w:rsidP="00863A9A">
            <w:pPr>
              <w:pStyle w:val="TableEntry"/>
            </w:pPr>
            <w:r w:rsidRPr="00621E63">
              <w:t>R</w:t>
            </w:r>
          </w:p>
        </w:tc>
        <w:tc>
          <w:tcPr>
            <w:tcW w:w="810" w:type="dxa"/>
            <w:shd w:val="clear" w:color="auto" w:fill="auto"/>
          </w:tcPr>
          <w:p w14:paraId="6A952179" w14:textId="433CA694" w:rsidR="00B11855" w:rsidRPr="00621E63" w:rsidRDefault="00B11855" w:rsidP="00DE39CA">
            <w:pPr>
              <w:pStyle w:val="TableEntry"/>
            </w:pPr>
          </w:p>
        </w:tc>
        <w:tc>
          <w:tcPr>
            <w:tcW w:w="720" w:type="dxa"/>
            <w:shd w:val="clear" w:color="auto" w:fill="auto"/>
          </w:tcPr>
          <w:p w14:paraId="7632090D" w14:textId="08CF5A54" w:rsidR="00B11855" w:rsidRPr="00621E63" w:rsidRDefault="003D003E" w:rsidP="00863A9A">
            <w:pPr>
              <w:pStyle w:val="TableEntry"/>
            </w:pPr>
            <w:r w:rsidRPr="00621E63">
              <w:t>1</w:t>
            </w:r>
          </w:p>
        </w:tc>
        <w:tc>
          <w:tcPr>
            <w:tcW w:w="810" w:type="dxa"/>
            <w:shd w:val="clear" w:color="auto" w:fill="auto"/>
          </w:tcPr>
          <w:p w14:paraId="78923FB7" w14:textId="15C904D6" w:rsidR="00B11855" w:rsidRPr="00621E63" w:rsidRDefault="003D003E" w:rsidP="00863A9A">
            <w:pPr>
              <w:pStyle w:val="TableEntry"/>
            </w:pPr>
            <w:r w:rsidRPr="00621E63">
              <w:t>1</w:t>
            </w:r>
          </w:p>
        </w:tc>
        <w:tc>
          <w:tcPr>
            <w:tcW w:w="810" w:type="dxa"/>
            <w:shd w:val="clear" w:color="auto" w:fill="auto"/>
          </w:tcPr>
          <w:p w14:paraId="1DA34366" w14:textId="5BCB41AF" w:rsidR="00B11855" w:rsidRPr="00621E63" w:rsidRDefault="003D003E" w:rsidP="00863A9A">
            <w:pPr>
              <w:pStyle w:val="TableEntry"/>
            </w:pPr>
            <w:r w:rsidRPr="00621E63">
              <w:t>0103</w:t>
            </w:r>
          </w:p>
        </w:tc>
        <w:tc>
          <w:tcPr>
            <w:tcW w:w="900" w:type="dxa"/>
            <w:shd w:val="clear" w:color="auto" w:fill="auto"/>
          </w:tcPr>
          <w:p w14:paraId="1B5D5388" w14:textId="1FA3BC67" w:rsidR="00B11855" w:rsidRPr="00621E63" w:rsidRDefault="003D003E" w:rsidP="00DE39CA">
            <w:pPr>
              <w:pStyle w:val="TableEntry"/>
            </w:pPr>
            <w:r w:rsidRPr="00621E63">
              <w:t>Y</w:t>
            </w:r>
          </w:p>
        </w:tc>
        <w:tc>
          <w:tcPr>
            <w:tcW w:w="1175" w:type="dxa"/>
            <w:shd w:val="clear" w:color="auto" w:fill="auto"/>
          </w:tcPr>
          <w:p w14:paraId="665A5A13" w14:textId="677F8F7C" w:rsidR="00B11855" w:rsidRPr="00621E63" w:rsidRDefault="003D003E" w:rsidP="00DE39CA">
            <w:pPr>
              <w:pStyle w:val="TableEntry"/>
            </w:pPr>
            <w:r w:rsidRPr="00621E63">
              <w:t>P</w:t>
            </w:r>
          </w:p>
        </w:tc>
      </w:tr>
      <w:tr w:rsidR="006D1F19" w:rsidRPr="00621E63" w14:paraId="37EEFCE4" w14:textId="77777777" w:rsidTr="00CF5627">
        <w:trPr>
          <w:cantSplit/>
          <w:jc w:val="center"/>
        </w:trPr>
        <w:tc>
          <w:tcPr>
            <w:tcW w:w="1615" w:type="dxa"/>
            <w:shd w:val="clear" w:color="auto" w:fill="auto"/>
          </w:tcPr>
          <w:p w14:paraId="015A1D43" w14:textId="23B0809C" w:rsidR="00B11855" w:rsidRPr="00621E63" w:rsidRDefault="003D003E" w:rsidP="00863A9A">
            <w:pPr>
              <w:pStyle w:val="TableEntry"/>
            </w:pPr>
            <w:r w:rsidRPr="00621E63">
              <w:t>Version ID</w:t>
            </w:r>
          </w:p>
        </w:tc>
        <w:tc>
          <w:tcPr>
            <w:tcW w:w="810" w:type="dxa"/>
            <w:shd w:val="clear" w:color="auto" w:fill="auto"/>
          </w:tcPr>
          <w:p w14:paraId="792138BA" w14:textId="45429E1D" w:rsidR="00B11855" w:rsidRPr="00621E63" w:rsidRDefault="003D003E" w:rsidP="00863A9A">
            <w:pPr>
              <w:pStyle w:val="TableEntry"/>
            </w:pPr>
            <w:r w:rsidRPr="00621E63">
              <w:t>12</w:t>
            </w:r>
          </w:p>
        </w:tc>
        <w:tc>
          <w:tcPr>
            <w:tcW w:w="630" w:type="dxa"/>
            <w:shd w:val="clear" w:color="auto" w:fill="auto"/>
          </w:tcPr>
          <w:p w14:paraId="0A8A29EA" w14:textId="27B89647" w:rsidR="00B11855" w:rsidRPr="00621E63" w:rsidRDefault="003D003E" w:rsidP="00863A9A">
            <w:pPr>
              <w:pStyle w:val="TableEntry"/>
            </w:pPr>
            <w:r w:rsidRPr="00621E63">
              <w:t>VID</w:t>
            </w:r>
          </w:p>
        </w:tc>
        <w:tc>
          <w:tcPr>
            <w:tcW w:w="720" w:type="dxa"/>
            <w:shd w:val="clear" w:color="auto" w:fill="auto"/>
          </w:tcPr>
          <w:p w14:paraId="7176BC10" w14:textId="6F69F02A" w:rsidR="00B11855" w:rsidRPr="00621E63" w:rsidRDefault="003D003E" w:rsidP="00863A9A">
            <w:pPr>
              <w:pStyle w:val="TableEntry"/>
            </w:pPr>
            <w:r w:rsidRPr="00621E63">
              <w:t>971</w:t>
            </w:r>
          </w:p>
        </w:tc>
        <w:tc>
          <w:tcPr>
            <w:tcW w:w="720" w:type="dxa"/>
            <w:shd w:val="clear" w:color="auto" w:fill="auto"/>
          </w:tcPr>
          <w:p w14:paraId="7319ABA5" w14:textId="4E2F7B4F" w:rsidR="00B11855" w:rsidRPr="00621E63" w:rsidRDefault="003D003E" w:rsidP="00863A9A">
            <w:pPr>
              <w:pStyle w:val="TableEntry"/>
            </w:pPr>
            <w:r w:rsidRPr="00621E63">
              <w:t>R</w:t>
            </w:r>
          </w:p>
        </w:tc>
        <w:tc>
          <w:tcPr>
            <w:tcW w:w="810" w:type="dxa"/>
            <w:shd w:val="clear" w:color="auto" w:fill="auto"/>
          </w:tcPr>
          <w:p w14:paraId="3ADAC045" w14:textId="0E9A6FE0" w:rsidR="00B11855" w:rsidRPr="00621E63" w:rsidRDefault="003D003E" w:rsidP="00863A9A">
            <w:pPr>
              <w:pStyle w:val="TableEntry"/>
            </w:pPr>
            <w:r w:rsidRPr="00621E63">
              <w:t>False</w:t>
            </w:r>
          </w:p>
        </w:tc>
        <w:tc>
          <w:tcPr>
            <w:tcW w:w="720" w:type="dxa"/>
            <w:shd w:val="clear" w:color="auto" w:fill="auto"/>
          </w:tcPr>
          <w:p w14:paraId="750EDD1F" w14:textId="55C2A69C" w:rsidR="00B11855" w:rsidRPr="00621E63" w:rsidRDefault="003D003E" w:rsidP="00863A9A">
            <w:pPr>
              <w:pStyle w:val="TableEntry"/>
            </w:pPr>
            <w:r w:rsidRPr="00621E63">
              <w:t>1</w:t>
            </w:r>
          </w:p>
        </w:tc>
        <w:tc>
          <w:tcPr>
            <w:tcW w:w="810" w:type="dxa"/>
            <w:shd w:val="clear" w:color="auto" w:fill="auto"/>
          </w:tcPr>
          <w:p w14:paraId="5645E818" w14:textId="277E9E64" w:rsidR="00B11855" w:rsidRPr="00621E63" w:rsidRDefault="003D003E" w:rsidP="00863A9A">
            <w:pPr>
              <w:pStyle w:val="TableEntry"/>
            </w:pPr>
            <w:r w:rsidRPr="00621E63">
              <w:t>1</w:t>
            </w:r>
          </w:p>
        </w:tc>
        <w:tc>
          <w:tcPr>
            <w:tcW w:w="810" w:type="dxa"/>
            <w:shd w:val="clear" w:color="auto" w:fill="auto"/>
          </w:tcPr>
          <w:p w14:paraId="52E5C80B" w14:textId="3F8F3580" w:rsidR="00B11855" w:rsidRPr="00621E63" w:rsidRDefault="00B11855" w:rsidP="00DE39CA">
            <w:pPr>
              <w:pStyle w:val="TableEntry"/>
            </w:pPr>
          </w:p>
        </w:tc>
        <w:tc>
          <w:tcPr>
            <w:tcW w:w="900" w:type="dxa"/>
            <w:shd w:val="clear" w:color="auto" w:fill="auto"/>
          </w:tcPr>
          <w:p w14:paraId="54383A57" w14:textId="6150B95D" w:rsidR="00B11855" w:rsidRPr="00621E63" w:rsidRDefault="00B11855" w:rsidP="00863A9A">
            <w:pPr>
              <w:pStyle w:val="TableEntry"/>
            </w:pPr>
          </w:p>
        </w:tc>
        <w:tc>
          <w:tcPr>
            <w:tcW w:w="1175" w:type="dxa"/>
            <w:shd w:val="clear" w:color="auto" w:fill="auto"/>
          </w:tcPr>
          <w:p w14:paraId="0C230E79" w14:textId="70E41E64" w:rsidR="00B11855" w:rsidRPr="00621E63" w:rsidRDefault="00B11855" w:rsidP="00863A9A">
            <w:pPr>
              <w:pStyle w:val="TableEntry"/>
            </w:pPr>
          </w:p>
        </w:tc>
      </w:tr>
      <w:tr w:rsidR="006D1F19" w:rsidRPr="00621E63" w14:paraId="3A9ECD13" w14:textId="77777777" w:rsidTr="00CF5627">
        <w:trPr>
          <w:cantSplit/>
          <w:jc w:val="center"/>
        </w:trPr>
        <w:tc>
          <w:tcPr>
            <w:tcW w:w="1615" w:type="dxa"/>
            <w:shd w:val="clear" w:color="auto" w:fill="auto"/>
          </w:tcPr>
          <w:p w14:paraId="666894DC" w14:textId="7A6EDAF6" w:rsidR="00B11855" w:rsidRPr="00621E63" w:rsidRDefault="003D003E" w:rsidP="00CF5627">
            <w:pPr>
              <w:pStyle w:val="TableEntryItalicindent"/>
            </w:pPr>
            <w:r w:rsidRPr="00621E63">
              <w:t>version ID</w:t>
            </w:r>
          </w:p>
        </w:tc>
        <w:tc>
          <w:tcPr>
            <w:tcW w:w="810" w:type="dxa"/>
            <w:shd w:val="clear" w:color="auto" w:fill="auto"/>
          </w:tcPr>
          <w:p w14:paraId="5523BA8D" w14:textId="09D2FA4B" w:rsidR="00B11855" w:rsidRPr="00621E63" w:rsidRDefault="003D003E" w:rsidP="00CF5627">
            <w:pPr>
              <w:pStyle w:val="TableEntryItalicindent"/>
            </w:pPr>
            <w:r w:rsidRPr="00621E63">
              <w:t>1</w:t>
            </w:r>
          </w:p>
        </w:tc>
        <w:tc>
          <w:tcPr>
            <w:tcW w:w="630" w:type="dxa"/>
            <w:shd w:val="clear" w:color="auto" w:fill="auto"/>
          </w:tcPr>
          <w:p w14:paraId="56B88C03" w14:textId="7DD8CA83" w:rsidR="00B11855" w:rsidRPr="00621E63" w:rsidRDefault="003D003E" w:rsidP="00863A9A">
            <w:pPr>
              <w:pStyle w:val="TableEntry"/>
            </w:pPr>
            <w:r w:rsidRPr="00621E63">
              <w:t>ID</w:t>
            </w:r>
          </w:p>
        </w:tc>
        <w:tc>
          <w:tcPr>
            <w:tcW w:w="720" w:type="dxa"/>
            <w:shd w:val="clear" w:color="auto" w:fill="auto"/>
          </w:tcPr>
          <w:p w14:paraId="00E0324D" w14:textId="00DDF76F" w:rsidR="00B11855" w:rsidRPr="00621E63" w:rsidRDefault="003D003E" w:rsidP="00863A9A">
            <w:pPr>
              <w:pStyle w:val="TableEntry"/>
            </w:pPr>
            <w:r w:rsidRPr="00621E63">
              <w:t>5</w:t>
            </w:r>
          </w:p>
        </w:tc>
        <w:tc>
          <w:tcPr>
            <w:tcW w:w="720" w:type="dxa"/>
            <w:shd w:val="clear" w:color="auto" w:fill="auto"/>
          </w:tcPr>
          <w:p w14:paraId="33F653F8" w14:textId="5E6A09E8" w:rsidR="00B11855" w:rsidRPr="00621E63" w:rsidRDefault="003D003E" w:rsidP="00863A9A">
            <w:pPr>
              <w:pStyle w:val="TableEntry"/>
            </w:pPr>
            <w:r w:rsidRPr="00621E63">
              <w:t>R</w:t>
            </w:r>
          </w:p>
        </w:tc>
        <w:tc>
          <w:tcPr>
            <w:tcW w:w="810" w:type="dxa"/>
            <w:shd w:val="clear" w:color="auto" w:fill="auto"/>
          </w:tcPr>
          <w:p w14:paraId="0C001A14" w14:textId="250AE60C" w:rsidR="00B11855" w:rsidRPr="00621E63" w:rsidRDefault="00B11855" w:rsidP="00DE39CA">
            <w:pPr>
              <w:pStyle w:val="TableEntry"/>
            </w:pPr>
          </w:p>
        </w:tc>
        <w:tc>
          <w:tcPr>
            <w:tcW w:w="720" w:type="dxa"/>
            <w:shd w:val="clear" w:color="auto" w:fill="auto"/>
          </w:tcPr>
          <w:p w14:paraId="7AF52D18" w14:textId="2E28145B" w:rsidR="00B11855" w:rsidRPr="00621E63" w:rsidRDefault="003D003E" w:rsidP="00863A9A">
            <w:pPr>
              <w:pStyle w:val="TableEntry"/>
            </w:pPr>
            <w:r w:rsidRPr="00621E63">
              <w:t>1</w:t>
            </w:r>
          </w:p>
        </w:tc>
        <w:tc>
          <w:tcPr>
            <w:tcW w:w="810" w:type="dxa"/>
            <w:shd w:val="clear" w:color="auto" w:fill="auto"/>
          </w:tcPr>
          <w:p w14:paraId="2ACFE047" w14:textId="52A1B129" w:rsidR="00B11855" w:rsidRPr="00621E63" w:rsidRDefault="003D003E" w:rsidP="00863A9A">
            <w:pPr>
              <w:pStyle w:val="TableEntry"/>
            </w:pPr>
            <w:r w:rsidRPr="00621E63">
              <w:t>1</w:t>
            </w:r>
          </w:p>
        </w:tc>
        <w:tc>
          <w:tcPr>
            <w:tcW w:w="810" w:type="dxa"/>
            <w:shd w:val="clear" w:color="auto" w:fill="auto"/>
          </w:tcPr>
          <w:p w14:paraId="03DBCAE7" w14:textId="20166463" w:rsidR="00B11855" w:rsidRPr="00621E63" w:rsidRDefault="003D003E" w:rsidP="00863A9A">
            <w:pPr>
              <w:pStyle w:val="TableEntry"/>
            </w:pPr>
            <w:r w:rsidRPr="00621E63">
              <w:t>0104</w:t>
            </w:r>
          </w:p>
        </w:tc>
        <w:tc>
          <w:tcPr>
            <w:tcW w:w="900" w:type="dxa"/>
            <w:shd w:val="clear" w:color="auto" w:fill="auto"/>
          </w:tcPr>
          <w:p w14:paraId="2203C1DB" w14:textId="1615F26C" w:rsidR="00B11855" w:rsidRPr="00621E63" w:rsidRDefault="003D003E" w:rsidP="00DE39CA">
            <w:pPr>
              <w:pStyle w:val="TableEntry"/>
            </w:pPr>
            <w:r w:rsidRPr="00621E63">
              <w:t>Y</w:t>
            </w:r>
          </w:p>
        </w:tc>
        <w:tc>
          <w:tcPr>
            <w:tcW w:w="1175" w:type="dxa"/>
            <w:shd w:val="clear" w:color="auto" w:fill="auto"/>
          </w:tcPr>
          <w:p w14:paraId="0530C268" w14:textId="6301E582" w:rsidR="00B11855" w:rsidRPr="00621E63" w:rsidRDefault="003D003E" w:rsidP="00DE39CA">
            <w:pPr>
              <w:pStyle w:val="TableEntry"/>
            </w:pPr>
            <w:r w:rsidRPr="00621E63">
              <w:t>2.6</w:t>
            </w:r>
          </w:p>
        </w:tc>
      </w:tr>
    </w:tbl>
    <w:p w14:paraId="792E1BB4" w14:textId="77777777" w:rsidR="00B11855" w:rsidRPr="00621E63" w:rsidRDefault="003D003E" w:rsidP="00AC5FA6">
      <w:pPr>
        <w:pStyle w:val="Note"/>
      </w:pPr>
      <w:r w:rsidRPr="00621E63">
        <w:t>Note: Field names are in Roman type, relevant component names within a field are listed underneath in italic type.</w:t>
      </w:r>
    </w:p>
    <w:p w14:paraId="78E9C55E" w14:textId="77777777" w:rsidR="00B11855" w:rsidRPr="00621E63" w:rsidRDefault="00B11855" w:rsidP="00185E79">
      <w:pPr>
        <w:pStyle w:val="BodyText"/>
      </w:pPr>
    </w:p>
    <w:p w14:paraId="3B45A674" w14:textId="77777777" w:rsidR="00B11855" w:rsidRPr="00621E63" w:rsidRDefault="00855E3C" w:rsidP="00123C7B">
      <w:pPr>
        <w:pStyle w:val="Heading6"/>
        <w:numPr>
          <w:ilvl w:val="0"/>
          <w:numId w:val="0"/>
        </w:numPr>
        <w:rPr>
          <w:noProof w:val="0"/>
        </w:rPr>
      </w:pPr>
      <w:bookmarkStart w:id="2061" w:name="_Toc24650482"/>
      <w:r w:rsidRPr="00621E63">
        <w:rPr>
          <w:noProof w:val="0"/>
        </w:rPr>
        <w:lastRenderedPageBreak/>
        <w:t xml:space="preserve">3.9.4.1.2.2 </w:t>
      </w:r>
      <w:bookmarkStart w:id="2062" w:name="_Toc401769839"/>
      <w:r w:rsidR="003D003E" w:rsidRPr="00621E63">
        <w:rPr>
          <w:noProof w:val="0"/>
        </w:rPr>
        <w:t>PID Segment – Patient Identification</w:t>
      </w:r>
      <w:bookmarkEnd w:id="2061"/>
      <w:bookmarkEnd w:id="2062"/>
    </w:p>
    <w:p w14:paraId="3EEE4DB9" w14:textId="77777777" w:rsidR="00B11855" w:rsidRPr="00621E63" w:rsidRDefault="003D003E" w:rsidP="00CF5627">
      <w:pPr>
        <w:pStyle w:val="TableTitle"/>
      </w:pPr>
      <w:bookmarkStart w:id="2063" w:name="_Hlk497833174"/>
      <w:r w:rsidRPr="00621E63">
        <w:t>Table 3.9.4.1.2.2</w:t>
      </w:r>
      <w:r w:rsidR="005D79DE" w:rsidRPr="00621E63">
        <w:rPr>
          <w:rFonts w:eastAsia="MS Gothic"/>
        </w:rPr>
        <w:t>-</w:t>
      </w:r>
      <w:r w:rsidR="00E86B15" w:rsidRPr="00621E63">
        <w:t>1</w:t>
      </w:r>
      <w:r w:rsidRPr="00621E63">
        <w:t>: PID Segment</w:t>
      </w:r>
      <w:bookmarkEnd w:id="2063"/>
    </w:p>
    <w:tbl>
      <w:tblPr>
        <w:tblW w:w="97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720"/>
        <w:gridCol w:w="720"/>
        <w:gridCol w:w="810"/>
        <w:gridCol w:w="630"/>
        <w:gridCol w:w="810"/>
        <w:gridCol w:w="810"/>
        <w:gridCol w:w="900"/>
        <w:gridCol w:w="1193"/>
      </w:tblGrid>
      <w:tr w:rsidR="00D57E5E" w:rsidRPr="00621E63" w14:paraId="025F1423" w14:textId="77777777" w:rsidTr="00CF5627">
        <w:trPr>
          <w:cantSplit/>
          <w:tblHeader/>
          <w:jc w:val="center"/>
        </w:trPr>
        <w:tc>
          <w:tcPr>
            <w:tcW w:w="1525" w:type="dxa"/>
            <w:shd w:val="clear" w:color="auto" w:fill="D9D9D9"/>
          </w:tcPr>
          <w:p w14:paraId="572877F7" w14:textId="77777777" w:rsidR="00B11855" w:rsidRPr="00621E63" w:rsidRDefault="003D003E" w:rsidP="00DE39CA">
            <w:pPr>
              <w:pStyle w:val="TableEntryHeader"/>
            </w:pPr>
            <w:r w:rsidRPr="00621E63">
              <w:t>Name</w:t>
            </w:r>
          </w:p>
        </w:tc>
        <w:tc>
          <w:tcPr>
            <w:tcW w:w="810" w:type="dxa"/>
            <w:shd w:val="clear" w:color="auto" w:fill="D9D9D9"/>
          </w:tcPr>
          <w:p w14:paraId="468F1CB1" w14:textId="77777777" w:rsidR="00B11855" w:rsidRPr="00621E63" w:rsidRDefault="003D003E" w:rsidP="00DE39CA">
            <w:pPr>
              <w:pStyle w:val="TableEntryHeader"/>
            </w:pPr>
            <w:r w:rsidRPr="00621E63">
              <w:t>Seq</w:t>
            </w:r>
          </w:p>
        </w:tc>
        <w:tc>
          <w:tcPr>
            <w:tcW w:w="810" w:type="dxa"/>
            <w:shd w:val="clear" w:color="auto" w:fill="D9D9D9"/>
          </w:tcPr>
          <w:p w14:paraId="7B4C8398" w14:textId="77777777" w:rsidR="00B11855" w:rsidRPr="00621E63" w:rsidRDefault="003D003E" w:rsidP="00DE39CA">
            <w:pPr>
              <w:pStyle w:val="TableEntryHeader"/>
            </w:pPr>
            <w:r w:rsidRPr="00621E63">
              <w:t>DT</w:t>
            </w:r>
          </w:p>
        </w:tc>
        <w:tc>
          <w:tcPr>
            <w:tcW w:w="720" w:type="dxa"/>
            <w:shd w:val="clear" w:color="auto" w:fill="D9D9D9"/>
          </w:tcPr>
          <w:p w14:paraId="4161617E" w14:textId="77777777" w:rsidR="00B11855" w:rsidRPr="00621E63" w:rsidRDefault="003D003E" w:rsidP="00DE39CA">
            <w:pPr>
              <w:pStyle w:val="TableEntryHeader"/>
            </w:pPr>
            <w:r w:rsidRPr="00621E63">
              <w:t>Len</w:t>
            </w:r>
          </w:p>
        </w:tc>
        <w:tc>
          <w:tcPr>
            <w:tcW w:w="720" w:type="dxa"/>
            <w:shd w:val="clear" w:color="auto" w:fill="D9D9D9"/>
          </w:tcPr>
          <w:p w14:paraId="4FE6019A" w14:textId="77777777" w:rsidR="00B11855" w:rsidRPr="00621E63" w:rsidRDefault="003D003E" w:rsidP="00DE39CA">
            <w:pPr>
              <w:pStyle w:val="TableEntryHeader"/>
            </w:pPr>
            <w:r w:rsidRPr="00621E63">
              <w:t>Opt</w:t>
            </w:r>
          </w:p>
        </w:tc>
        <w:tc>
          <w:tcPr>
            <w:tcW w:w="810" w:type="dxa"/>
            <w:shd w:val="clear" w:color="auto" w:fill="D9D9D9"/>
          </w:tcPr>
          <w:p w14:paraId="45D86130" w14:textId="77777777" w:rsidR="00B11855" w:rsidRPr="00621E63" w:rsidRDefault="003D003E" w:rsidP="00DE39CA">
            <w:pPr>
              <w:pStyle w:val="TableEntryHeader"/>
            </w:pPr>
            <w:r w:rsidRPr="00621E63">
              <w:t>Rep</w:t>
            </w:r>
          </w:p>
        </w:tc>
        <w:tc>
          <w:tcPr>
            <w:tcW w:w="630" w:type="dxa"/>
            <w:shd w:val="clear" w:color="auto" w:fill="D9D9D9"/>
          </w:tcPr>
          <w:p w14:paraId="19154C07" w14:textId="77777777" w:rsidR="00B11855" w:rsidRPr="00621E63" w:rsidRDefault="003D003E" w:rsidP="00DE39CA">
            <w:pPr>
              <w:pStyle w:val="TableEntryHeader"/>
            </w:pPr>
            <w:r w:rsidRPr="00621E63">
              <w:t>Min</w:t>
            </w:r>
          </w:p>
        </w:tc>
        <w:tc>
          <w:tcPr>
            <w:tcW w:w="810" w:type="dxa"/>
            <w:shd w:val="clear" w:color="auto" w:fill="D9D9D9"/>
          </w:tcPr>
          <w:p w14:paraId="611256FF" w14:textId="77777777" w:rsidR="00B11855" w:rsidRPr="00621E63" w:rsidRDefault="003D003E" w:rsidP="00DE39CA">
            <w:pPr>
              <w:pStyle w:val="TableEntryHeader"/>
            </w:pPr>
            <w:r w:rsidRPr="00621E63">
              <w:t>Max</w:t>
            </w:r>
          </w:p>
        </w:tc>
        <w:tc>
          <w:tcPr>
            <w:tcW w:w="810" w:type="dxa"/>
            <w:shd w:val="clear" w:color="auto" w:fill="D9D9D9"/>
          </w:tcPr>
          <w:p w14:paraId="17A06628" w14:textId="77777777" w:rsidR="00B11855" w:rsidRPr="00621E63" w:rsidRDefault="003D003E" w:rsidP="00DE39CA">
            <w:pPr>
              <w:pStyle w:val="TableEntryHeader"/>
            </w:pPr>
            <w:r w:rsidRPr="00621E63">
              <w:t>Tbl</w:t>
            </w:r>
          </w:p>
        </w:tc>
        <w:tc>
          <w:tcPr>
            <w:tcW w:w="900" w:type="dxa"/>
            <w:shd w:val="clear" w:color="auto" w:fill="D9D9D9"/>
          </w:tcPr>
          <w:p w14:paraId="7F7BC71F" w14:textId="77777777" w:rsidR="00B11855" w:rsidRPr="00621E63" w:rsidRDefault="003D003E" w:rsidP="00DE39CA">
            <w:pPr>
              <w:pStyle w:val="TableEntryHeader"/>
            </w:pPr>
            <w:r w:rsidRPr="00621E63">
              <w:t>Fixed Val</w:t>
            </w:r>
          </w:p>
        </w:tc>
        <w:tc>
          <w:tcPr>
            <w:tcW w:w="1193" w:type="dxa"/>
            <w:shd w:val="clear" w:color="auto" w:fill="D9D9D9"/>
          </w:tcPr>
          <w:p w14:paraId="4A92F21D" w14:textId="77777777" w:rsidR="00B11855" w:rsidRPr="00621E63" w:rsidRDefault="003D003E" w:rsidP="00DE39CA">
            <w:pPr>
              <w:pStyle w:val="TableEntryHeader"/>
            </w:pPr>
            <w:r w:rsidRPr="00621E63">
              <w:t>Ex Val</w:t>
            </w:r>
          </w:p>
        </w:tc>
      </w:tr>
      <w:tr w:rsidR="00D57E5E" w:rsidRPr="00621E63" w14:paraId="07231659" w14:textId="77777777" w:rsidTr="00CF5627">
        <w:trPr>
          <w:cantSplit/>
          <w:jc w:val="center"/>
        </w:trPr>
        <w:tc>
          <w:tcPr>
            <w:tcW w:w="1525" w:type="dxa"/>
            <w:shd w:val="clear" w:color="auto" w:fill="auto"/>
          </w:tcPr>
          <w:p w14:paraId="14942EC7" w14:textId="71A4C72A" w:rsidR="00B11855" w:rsidRPr="00621E63" w:rsidRDefault="003D003E" w:rsidP="00863A9A">
            <w:pPr>
              <w:pStyle w:val="TableEntry"/>
            </w:pPr>
            <w:r w:rsidRPr="00621E63">
              <w:t>Set ID - PID</w:t>
            </w:r>
          </w:p>
        </w:tc>
        <w:tc>
          <w:tcPr>
            <w:tcW w:w="810" w:type="dxa"/>
            <w:shd w:val="clear" w:color="auto" w:fill="auto"/>
          </w:tcPr>
          <w:p w14:paraId="13D33448" w14:textId="597979FC" w:rsidR="00B11855" w:rsidRPr="00621E63" w:rsidRDefault="003D003E" w:rsidP="00863A9A">
            <w:pPr>
              <w:pStyle w:val="TableEntry"/>
            </w:pPr>
            <w:r w:rsidRPr="00621E63">
              <w:t>1</w:t>
            </w:r>
          </w:p>
        </w:tc>
        <w:tc>
          <w:tcPr>
            <w:tcW w:w="810" w:type="dxa"/>
            <w:shd w:val="clear" w:color="auto" w:fill="auto"/>
          </w:tcPr>
          <w:p w14:paraId="28896A2D" w14:textId="2449AFC3" w:rsidR="00B11855" w:rsidRPr="00621E63" w:rsidRDefault="003D003E" w:rsidP="00863A9A">
            <w:pPr>
              <w:pStyle w:val="TableEntry"/>
            </w:pPr>
            <w:r w:rsidRPr="00621E63">
              <w:t>SI</w:t>
            </w:r>
          </w:p>
        </w:tc>
        <w:tc>
          <w:tcPr>
            <w:tcW w:w="720" w:type="dxa"/>
            <w:shd w:val="clear" w:color="auto" w:fill="auto"/>
          </w:tcPr>
          <w:p w14:paraId="3ABB06C8" w14:textId="39E87EF1" w:rsidR="00B11855" w:rsidRPr="00621E63" w:rsidRDefault="003D003E" w:rsidP="00863A9A">
            <w:pPr>
              <w:pStyle w:val="TableEntry"/>
            </w:pPr>
            <w:r w:rsidRPr="00621E63">
              <w:t>4</w:t>
            </w:r>
          </w:p>
        </w:tc>
        <w:tc>
          <w:tcPr>
            <w:tcW w:w="720" w:type="dxa"/>
            <w:shd w:val="clear" w:color="auto" w:fill="auto"/>
          </w:tcPr>
          <w:p w14:paraId="33FFF69B" w14:textId="275AB8BF" w:rsidR="00B11855" w:rsidRPr="00621E63" w:rsidRDefault="003D003E" w:rsidP="00863A9A">
            <w:pPr>
              <w:pStyle w:val="TableEntry"/>
            </w:pPr>
            <w:r w:rsidRPr="00621E63">
              <w:t>O</w:t>
            </w:r>
          </w:p>
        </w:tc>
        <w:tc>
          <w:tcPr>
            <w:tcW w:w="810" w:type="dxa"/>
            <w:shd w:val="clear" w:color="auto" w:fill="auto"/>
          </w:tcPr>
          <w:p w14:paraId="7DA46AE0" w14:textId="77777777" w:rsidR="00B11855" w:rsidRPr="00621E63" w:rsidRDefault="00B11855" w:rsidP="00863A9A">
            <w:pPr>
              <w:pStyle w:val="TableEntry"/>
            </w:pPr>
          </w:p>
        </w:tc>
        <w:tc>
          <w:tcPr>
            <w:tcW w:w="630" w:type="dxa"/>
            <w:shd w:val="clear" w:color="auto" w:fill="auto"/>
          </w:tcPr>
          <w:p w14:paraId="27A51A06" w14:textId="5E6E3F04" w:rsidR="00B11855" w:rsidRPr="00621E63" w:rsidRDefault="003D003E" w:rsidP="00863A9A">
            <w:pPr>
              <w:pStyle w:val="TableEntry"/>
            </w:pPr>
            <w:r w:rsidRPr="00621E63">
              <w:t>0</w:t>
            </w:r>
          </w:p>
        </w:tc>
        <w:tc>
          <w:tcPr>
            <w:tcW w:w="810" w:type="dxa"/>
            <w:shd w:val="clear" w:color="auto" w:fill="auto"/>
          </w:tcPr>
          <w:p w14:paraId="03E41B65" w14:textId="46746F2B" w:rsidR="00B11855" w:rsidRPr="00621E63" w:rsidRDefault="003D003E" w:rsidP="00863A9A">
            <w:pPr>
              <w:pStyle w:val="TableEntry"/>
            </w:pPr>
            <w:r w:rsidRPr="00621E63">
              <w:t>1</w:t>
            </w:r>
          </w:p>
        </w:tc>
        <w:tc>
          <w:tcPr>
            <w:tcW w:w="810" w:type="dxa"/>
            <w:shd w:val="clear" w:color="auto" w:fill="auto"/>
          </w:tcPr>
          <w:p w14:paraId="60FBA28B" w14:textId="77777777" w:rsidR="00B11855" w:rsidRPr="00621E63" w:rsidRDefault="00B11855" w:rsidP="00863A9A">
            <w:pPr>
              <w:pStyle w:val="TableEntry"/>
            </w:pPr>
          </w:p>
        </w:tc>
        <w:tc>
          <w:tcPr>
            <w:tcW w:w="900" w:type="dxa"/>
            <w:shd w:val="clear" w:color="auto" w:fill="auto"/>
          </w:tcPr>
          <w:p w14:paraId="309798D2" w14:textId="77777777" w:rsidR="00B11855" w:rsidRPr="00621E63" w:rsidRDefault="00B11855" w:rsidP="00863A9A">
            <w:pPr>
              <w:pStyle w:val="TableEntry"/>
            </w:pPr>
          </w:p>
        </w:tc>
        <w:tc>
          <w:tcPr>
            <w:tcW w:w="1193" w:type="dxa"/>
            <w:shd w:val="clear" w:color="auto" w:fill="auto"/>
          </w:tcPr>
          <w:p w14:paraId="42CE8076" w14:textId="7BD9A1FA" w:rsidR="00B11855" w:rsidRPr="00621E63" w:rsidRDefault="00B11855" w:rsidP="00863A9A">
            <w:pPr>
              <w:pStyle w:val="TableEntry"/>
            </w:pPr>
          </w:p>
        </w:tc>
      </w:tr>
      <w:tr w:rsidR="00D57E5E" w:rsidRPr="00621E63" w14:paraId="259ED97C" w14:textId="77777777" w:rsidTr="00CF5627">
        <w:trPr>
          <w:cantSplit/>
          <w:jc w:val="center"/>
        </w:trPr>
        <w:tc>
          <w:tcPr>
            <w:tcW w:w="1525" w:type="dxa"/>
            <w:shd w:val="clear" w:color="auto" w:fill="auto"/>
          </w:tcPr>
          <w:p w14:paraId="681D01E3" w14:textId="67280075" w:rsidR="00B11855" w:rsidRPr="00621E63" w:rsidRDefault="003D003E" w:rsidP="00863A9A">
            <w:pPr>
              <w:pStyle w:val="TableEntry"/>
            </w:pPr>
            <w:r w:rsidRPr="00621E63">
              <w:t>Patient Identifier List</w:t>
            </w:r>
          </w:p>
        </w:tc>
        <w:tc>
          <w:tcPr>
            <w:tcW w:w="810" w:type="dxa"/>
            <w:shd w:val="clear" w:color="auto" w:fill="auto"/>
          </w:tcPr>
          <w:p w14:paraId="3BDE4C17" w14:textId="04A68676" w:rsidR="00B11855" w:rsidRPr="00621E63" w:rsidRDefault="003D003E" w:rsidP="00863A9A">
            <w:pPr>
              <w:pStyle w:val="TableEntry"/>
            </w:pPr>
            <w:r w:rsidRPr="00621E63">
              <w:t>3</w:t>
            </w:r>
          </w:p>
        </w:tc>
        <w:tc>
          <w:tcPr>
            <w:tcW w:w="810" w:type="dxa"/>
            <w:shd w:val="clear" w:color="auto" w:fill="auto"/>
          </w:tcPr>
          <w:p w14:paraId="5A19D40A" w14:textId="03811D4F" w:rsidR="00B11855" w:rsidRPr="00621E63" w:rsidRDefault="003D003E" w:rsidP="00863A9A">
            <w:pPr>
              <w:pStyle w:val="TableEntry"/>
            </w:pPr>
            <w:r w:rsidRPr="00621E63">
              <w:t>CX</w:t>
            </w:r>
          </w:p>
        </w:tc>
        <w:tc>
          <w:tcPr>
            <w:tcW w:w="720" w:type="dxa"/>
            <w:shd w:val="clear" w:color="auto" w:fill="auto"/>
          </w:tcPr>
          <w:p w14:paraId="2BE85AA0" w14:textId="0B4E1B45" w:rsidR="00B11855" w:rsidRPr="00621E63" w:rsidRDefault="003D003E" w:rsidP="00863A9A">
            <w:pPr>
              <w:pStyle w:val="TableEntry"/>
            </w:pPr>
            <w:r w:rsidRPr="00621E63">
              <w:t>250</w:t>
            </w:r>
          </w:p>
        </w:tc>
        <w:tc>
          <w:tcPr>
            <w:tcW w:w="720" w:type="dxa"/>
            <w:shd w:val="clear" w:color="auto" w:fill="auto"/>
          </w:tcPr>
          <w:p w14:paraId="0BE9818C" w14:textId="4E78E90D" w:rsidR="00B11855" w:rsidRPr="00621E63" w:rsidRDefault="003D003E" w:rsidP="00863A9A">
            <w:pPr>
              <w:pStyle w:val="TableEntry"/>
            </w:pPr>
            <w:r w:rsidRPr="00621E63">
              <w:t>R</w:t>
            </w:r>
          </w:p>
        </w:tc>
        <w:tc>
          <w:tcPr>
            <w:tcW w:w="810" w:type="dxa"/>
            <w:shd w:val="clear" w:color="auto" w:fill="auto"/>
          </w:tcPr>
          <w:p w14:paraId="181B8E09" w14:textId="0F918067" w:rsidR="00B11855" w:rsidRPr="00621E63" w:rsidRDefault="003D003E" w:rsidP="00863A9A">
            <w:pPr>
              <w:pStyle w:val="TableEntry"/>
            </w:pPr>
            <w:r w:rsidRPr="00621E63">
              <w:t>True</w:t>
            </w:r>
          </w:p>
        </w:tc>
        <w:tc>
          <w:tcPr>
            <w:tcW w:w="630" w:type="dxa"/>
            <w:shd w:val="clear" w:color="auto" w:fill="auto"/>
          </w:tcPr>
          <w:p w14:paraId="7424AF41" w14:textId="5BF79960" w:rsidR="00B11855" w:rsidRPr="00621E63" w:rsidRDefault="003D003E" w:rsidP="00863A9A">
            <w:pPr>
              <w:pStyle w:val="TableEntry"/>
            </w:pPr>
            <w:r w:rsidRPr="00621E63">
              <w:t>1</w:t>
            </w:r>
          </w:p>
        </w:tc>
        <w:tc>
          <w:tcPr>
            <w:tcW w:w="810" w:type="dxa"/>
            <w:shd w:val="clear" w:color="auto" w:fill="auto"/>
          </w:tcPr>
          <w:p w14:paraId="3E645576" w14:textId="44C3ED4A" w:rsidR="00B11855" w:rsidRPr="00621E63" w:rsidRDefault="003D003E" w:rsidP="00863A9A">
            <w:pPr>
              <w:pStyle w:val="TableEntry"/>
            </w:pPr>
            <w:r w:rsidRPr="00621E63">
              <w:t>*</w:t>
            </w:r>
          </w:p>
        </w:tc>
        <w:tc>
          <w:tcPr>
            <w:tcW w:w="810" w:type="dxa"/>
            <w:shd w:val="clear" w:color="auto" w:fill="auto"/>
          </w:tcPr>
          <w:p w14:paraId="2A2F6BA8" w14:textId="2B72FB90" w:rsidR="00B11855" w:rsidRPr="00621E63" w:rsidRDefault="00B11855" w:rsidP="00863A9A">
            <w:pPr>
              <w:pStyle w:val="TableEntry"/>
            </w:pPr>
          </w:p>
        </w:tc>
        <w:tc>
          <w:tcPr>
            <w:tcW w:w="900" w:type="dxa"/>
            <w:shd w:val="clear" w:color="auto" w:fill="auto"/>
          </w:tcPr>
          <w:p w14:paraId="7841D30F" w14:textId="75298852" w:rsidR="00B11855" w:rsidRPr="00621E63" w:rsidRDefault="00B11855" w:rsidP="00863A9A">
            <w:pPr>
              <w:pStyle w:val="TableEntry"/>
            </w:pPr>
          </w:p>
        </w:tc>
        <w:tc>
          <w:tcPr>
            <w:tcW w:w="1193" w:type="dxa"/>
            <w:shd w:val="clear" w:color="auto" w:fill="auto"/>
          </w:tcPr>
          <w:p w14:paraId="104AEE26" w14:textId="555F96CB" w:rsidR="00B11855" w:rsidRPr="00621E63" w:rsidRDefault="00B11855" w:rsidP="00863A9A">
            <w:pPr>
              <w:pStyle w:val="TableEntry"/>
            </w:pPr>
          </w:p>
        </w:tc>
      </w:tr>
      <w:tr w:rsidR="00D57E5E" w:rsidRPr="00621E63" w14:paraId="44284726" w14:textId="77777777" w:rsidTr="00CF5627">
        <w:trPr>
          <w:cantSplit/>
          <w:jc w:val="center"/>
        </w:trPr>
        <w:tc>
          <w:tcPr>
            <w:tcW w:w="1525" w:type="dxa"/>
            <w:shd w:val="clear" w:color="auto" w:fill="auto"/>
          </w:tcPr>
          <w:p w14:paraId="5A0A2DEE" w14:textId="6909ACFE" w:rsidR="00B11855" w:rsidRPr="00621E63" w:rsidRDefault="003D003E" w:rsidP="00CF5627">
            <w:pPr>
              <w:pStyle w:val="TableEntryItalicindent"/>
            </w:pPr>
            <w:r w:rsidRPr="00621E63">
              <w:t>ID number</w:t>
            </w:r>
          </w:p>
        </w:tc>
        <w:tc>
          <w:tcPr>
            <w:tcW w:w="810" w:type="dxa"/>
            <w:shd w:val="clear" w:color="auto" w:fill="auto"/>
          </w:tcPr>
          <w:p w14:paraId="5390F307" w14:textId="333E6BF5" w:rsidR="00B11855" w:rsidRPr="00621E63" w:rsidRDefault="003D003E" w:rsidP="00CF5627">
            <w:pPr>
              <w:pStyle w:val="TableEntry"/>
              <w:rPr>
                <w:i/>
                <w:iCs/>
              </w:rPr>
            </w:pPr>
            <w:r w:rsidRPr="00621E63">
              <w:rPr>
                <w:i/>
                <w:iCs/>
              </w:rPr>
              <w:t>1</w:t>
            </w:r>
          </w:p>
        </w:tc>
        <w:tc>
          <w:tcPr>
            <w:tcW w:w="810" w:type="dxa"/>
            <w:shd w:val="clear" w:color="auto" w:fill="auto"/>
          </w:tcPr>
          <w:p w14:paraId="7AC83F23" w14:textId="7CC06E1E" w:rsidR="00B11855" w:rsidRPr="00621E63" w:rsidRDefault="003D003E" w:rsidP="00863A9A">
            <w:pPr>
              <w:pStyle w:val="TableEntry"/>
            </w:pPr>
            <w:r w:rsidRPr="00621E63">
              <w:t>ST</w:t>
            </w:r>
          </w:p>
        </w:tc>
        <w:tc>
          <w:tcPr>
            <w:tcW w:w="720" w:type="dxa"/>
            <w:shd w:val="clear" w:color="auto" w:fill="auto"/>
          </w:tcPr>
          <w:p w14:paraId="6F2B1B9F" w14:textId="7D4D661D" w:rsidR="00B11855" w:rsidRPr="00621E63" w:rsidRDefault="003D003E" w:rsidP="00863A9A">
            <w:pPr>
              <w:pStyle w:val="TableEntry"/>
            </w:pPr>
            <w:r w:rsidRPr="00621E63">
              <w:t>199</w:t>
            </w:r>
          </w:p>
        </w:tc>
        <w:tc>
          <w:tcPr>
            <w:tcW w:w="720" w:type="dxa"/>
            <w:shd w:val="clear" w:color="auto" w:fill="auto"/>
          </w:tcPr>
          <w:p w14:paraId="63CF90FB" w14:textId="1D53520F" w:rsidR="00B11855" w:rsidRPr="00621E63" w:rsidRDefault="003D003E" w:rsidP="00863A9A">
            <w:pPr>
              <w:pStyle w:val="TableEntry"/>
            </w:pPr>
            <w:r w:rsidRPr="00621E63">
              <w:t>R</w:t>
            </w:r>
          </w:p>
        </w:tc>
        <w:tc>
          <w:tcPr>
            <w:tcW w:w="810" w:type="dxa"/>
            <w:shd w:val="clear" w:color="auto" w:fill="auto"/>
          </w:tcPr>
          <w:p w14:paraId="2CF9CE84" w14:textId="207FD61A" w:rsidR="00B11855" w:rsidRPr="00621E63" w:rsidRDefault="00B11855" w:rsidP="00863A9A">
            <w:pPr>
              <w:pStyle w:val="TableEntry"/>
            </w:pPr>
          </w:p>
        </w:tc>
        <w:tc>
          <w:tcPr>
            <w:tcW w:w="630" w:type="dxa"/>
            <w:shd w:val="clear" w:color="auto" w:fill="auto"/>
          </w:tcPr>
          <w:p w14:paraId="067475EC" w14:textId="63457650" w:rsidR="00B11855" w:rsidRPr="00621E63" w:rsidRDefault="003D003E" w:rsidP="00863A9A">
            <w:pPr>
              <w:pStyle w:val="TableEntry"/>
            </w:pPr>
            <w:r w:rsidRPr="00621E63">
              <w:t>1</w:t>
            </w:r>
          </w:p>
        </w:tc>
        <w:tc>
          <w:tcPr>
            <w:tcW w:w="810" w:type="dxa"/>
            <w:shd w:val="clear" w:color="auto" w:fill="auto"/>
          </w:tcPr>
          <w:p w14:paraId="3CDC9BA7" w14:textId="7AD8D737" w:rsidR="00B11855" w:rsidRPr="00621E63" w:rsidRDefault="003D003E" w:rsidP="00863A9A">
            <w:pPr>
              <w:pStyle w:val="TableEntry"/>
            </w:pPr>
            <w:r w:rsidRPr="00621E63">
              <w:t>1</w:t>
            </w:r>
          </w:p>
        </w:tc>
        <w:tc>
          <w:tcPr>
            <w:tcW w:w="810" w:type="dxa"/>
            <w:shd w:val="clear" w:color="auto" w:fill="auto"/>
          </w:tcPr>
          <w:p w14:paraId="764C22FE" w14:textId="6BC5585B" w:rsidR="00B11855" w:rsidRPr="00621E63" w:rsidRDefault="00B11855" w:rsidP="00863A9A">
            <w:pPr>
              <w:pStyle w:val="TableEntry"/>
            </w:pPr>
          </w:p>
        </w:tc>
        <w:tc>
          <w:tcPr>
            <w:tcW w:w="900" w:type="dxa"/>
            <w:shd w:val="clear" w:color="auto" w:fill="auto"/>
          </w:tcPr>
          <w:p w14:paraId="61E7557E" w14:textId="0CDB932C" w:rsidR="00B11855" w:rsidRPr="00621E63" w:rsidRDefault="00B11855" w:rsidP="00863A9A">
            <w:pPr>
              <w:pStyle w:val="TableEntry"/>
            </w:pPr>
          </w:p>
        </w:tc>
        <w:tc>
          <w:tcPr>
            <w:tcW w:w="1193" w:type="dxa"/>
            <w:shd w:val="clear" w:color="auto" w:fill="auto"/>
          </w:tcPr>
          <w:p w14:paraId="02C7C048" w14:textId="5EA9B90D" w:rsidR="00B11855" w:rsidRPr="00621E63" w:rsidRDefault="003D003E" w:rsidP="00863A9A">
            <w:pPr>
              <w:pStyle w:val="TableEntry"/>
            </w:pPr>
            <w:r w:rsidRPr="00621E63">
              <w:t>MODEL:XXX/SERIAL:XXX</w:t>
            </w:r>
          </w:p>
        </w:tc>
      </w:tr>
      <w:tr w:rsidR="00D57E5E" w:rsidRPr="00621E63" w14:paraId="22C3039C" w14:textId="77777777" w:rsidTr="00CF5627">
        <w:trPr>
          <w:cantSplit/>
          <w:jc w:val="center"/>
        </w:trPr>
        <w:tc>
          <w:tcPr>
            <w:tcW w:w="1525" w:type="dxa"/>
            <w:shd w:val="clear" w:color="auto" w:fill="auto"/>
          </w:tcPr>
          <w:p w14:paraId="583E511A" w14:textId="4E112FE6" w:rsidR="00B11855" w:rsidRPr="00621E63" w:rsidRDefault="003D003E" w:rsidP="00CF5627">
            <w:pPr>
              <w:pStyle w:val="TableEntryItalicindent"/>
            </w:pPr>
            <w:r w:rsidRPr="00621E63">
              <w:t>Assigning authority</w:t>
            </w:r>
          </w:p>
        </w:tc>
        <w:tc>
          <w:tcPr>
            <w:tcW w:w="810" w:type="dxa"/>
            <w:shd w:val="clear" w:color="auto" w:fill="auto"/>
          </w:tcPr>
          <w:p w14:paraId="69BA2A2F" w14:textId="046779C1" w:rsidR="00B11855" w:rsidRPr="00621E63" w:rsidRDefault="003D003E" w:rsidP="00CF5627">
            <w:pPr>
              <w:pStyle w:val="TableEntry"/>
              <w:rPr>
                <w:i/>
                <w:iCs/>
              </w:rPr>
            </w:pPr>
            <w:r w:rsidRPr="00621E63">
              <w:rPr>
                <w:i/>
                <w:iCs/>
              </w:rPr>
              <w:t>4</w:t>
            </w:r>
          </w:p>
        </w:tc>
        <w:tc>
          <w:tcPr>
            <w:tcW w:w="810" w:type="dxa"/>
            <w:shd w:val="clear" w:color="auto" w:fill="auto"/>
          </w:tcPr>
          <w:p w14:paraId="25F141D0" w14:textId="10B68382" w:rsidR="00B11855" w:rsidRPr="00621E63" w:rsidRDefault="003D003E" w:rsidP="00863A9A">
            <w:pPr>
              <w:pStyle w:val="TableEntry"/>
            </w:pPr>
            <w:r w:rsidRPr="00621E63">
              <w:t>HD</w:t>
            </w:r>
          </w:p>
        </w:tc>
        <w:tc>
          <w:tcPr>
            <w:tcW w:w="720" w:type="dxa"/>
            <w:shd w:val="clear" w:color="auto" w:fill="auto"/>
          </w:tcPr>
          <w:p w14:paraId="3376A241" w14:textId="44DFD403" w:rsidR="00B11855" w:rsidRPr="00621E63" w:rsidRDefault="003D003E" w:rsidP="00863A9A">
            <w:pPr>
              <w:pStyle w:val="TableEntry"/>
            </w:pPr>
            <w:r w:rsidRPr="00621E63">
              <w:t>227</w:t>
            </w:r>
          </w:p>
        </w:tc>
        <w:tc>
          <w:tcPr>
            <w:tcW w:w="720" w:type="dxa"/>
            <w:shd w:val="clear" w:color="auto" w:fill="auto"/>
          </w:tcPr>
          <w:p w14:paraId="693B5B59" w14:textId="59D5635C" w:rsidR="00B11855" w:rsidRPr="00621E63" w:rsidRDefault="003D003E" w:rsidP="00863A9A">
            <w:pPr>
              <w:pStyle w:val="TableEntry"/>
            </w:pPr>
            <w:r w:rsidRPr="00621E63">
              <w:t>R</w:t>
            </w:r>
          </w:p>
        </w:tc>
        <w:tc>
          <w:tcPr>
            <w:tcW w:w="810" w:type="dxa"/>
            <w:shd w:val="clear" w:color="auto" w:fill="auto"/>
          </w:tcPr>
          <w:p w14:paraId="252C46F7" w14:textId="6A51AC51" w:rsidR="00B11855" w:rsidRPr="00621E63" w:rsidRDefault="00B11855" w:rsidP="00863A9A">
            <w:pPr>
              <w:pStyle w:val="TableEntry"/>
            </w:pPr>
          </w:p>
        </w:tc>
        <w:tc>
          <w:tcPr>
            <w:tcW w:w="630" w:type="dxa"/>
            <w:shd w:val="clear" w:color="auto" w:fill="auto"/>
          </w:tcPr>
          <w:p w14:paraId="2EAB3F35" w14:textId="5A4C8ED8" w:rsidR="00B11855" w:rsidRPr="00621E63" w:rsidRDefault="00E86B15" w:rsidP="00863A9A">
            <w:pPr>
              <w:pStyle w:val="TableEntry"/>
            </w:pPr>
            <w:r w:rsidRPr="00621E63">
              <w:t>1</w:t>
            </w:r>
          </w:p>
        </w:tc>
        <w:tc>
          <w:tcPr>
            <w:tcW w:w="810" w:type="dxa"/>
            <w:shd w:val="clear" w:color="auto" w:fill="auto"/>
          </w:tcPr>
          <w:p w14:paraId="7AA4A70C" w14:textId="4610D221" w:rsidR="00B11855" w:rsidRPr="00621E63" w:rsidRDefault="00E86B15" w:rsidP="00863A9A">
            <w:pPr>
              <w:pStyle w:val="TableEntry"/>
            </w:pPr>
            <w:r w:rsidRPr="00621E63">
              <w:t>1</w:t>
            </w:r>
          </w:p>
        </w:tc>
        <w:tc>
          <w:tcPr>
            <w:tcW w:w="810" w:type="dxa"/>
            <w:shd w:val="clear" w:color="auto" w:fill="auto"/>
          </w:tcPr>
          <w:p w14:paraId="19A96C8D" w14:textId="0E5A17C7" w:rsidR="00B11855" w:rsidRPr="00621E63" w:rsidRDefault="003D003E" w:rsidP="00863A9A">
            <w:pPr>
              <w:pStyle w:val="TableEntry"/>
            </w:pPr>
            <w:r w:rsidRPr="00621E63">
              <w:t>0363</w:t>
            </w:r>
          </w:p>
        </w:tc>
        <w:tc>
          <w:tcPr>
            <w:tcW w:w="900" w:type="dxa"/>
            <w:shd w:val="clear" w:color="auto" w:fill="auto"/>
          </w:tcPr>
          <w:p w14:paraId="13B61400" w14:textId="314EF454" w:rsidR="00B11855" w:rsidRPr="00621E63" w:rsidRDefault="00B11855" w:rsidP="00863A9A">
            <w:pPr>
              <w:pStyle w:val="TableEntry"/>
            </w:pPr>
          </w:p>
        </w:tc>
        <w:tc>
          <w:tcPr>
            <w:tcW w:w="1193" w:type="dxa"/>
            <w:shd w:val="clear" w:color="auto" w:fill="auto"/>
          </w:tcPr>
          <w:p w14:paraId="4B29EF02" w14:textId="3CFFF57C" w:rsidR="00B11855" w:rsidRPr="00621E63" w:rsidRDefault="003D003E" w:rsidP="00863A9A">
            <w:pPr>
              <w:pStyle w:val="TableEntry"/>
            </w:pPr>
            <w:r w:rsidRPr="00621E63">
              <w:t>BSC</w:t>
            </w:r>
          </w:p>
        </w:tc>
      </w:tr>
      <w:tr w:rsidR="00D57E5E" w:rsidRPr="00621E63" w14:paraId="38966777" w14:textId="77777777" w:rsidTr="00CF5627">
        <w:trPr>
          <w:cantSplit/>
          <w:jc w:val="center"/>
        </w:trPr>
        <w:tc>
          <w:tcPr>
            <w:tcW w:w="1525" w:type="dxa"/>
            <w:shd w:val="clear" w:color="auto" w:fill="auto"/>
          </w:tcPr>
          <w:p w14:paraId="2E6E3005" w14:textId="477E4C5F" w:rsidR="00B11855" w:rsidRPr="00621E63" w:rsidRDefault="003D003E" w:rsidP="00CF5627">
            <w:pPr>
              <w:pStyle w:val="TableEntryItalicindent"/>
            </w:pPr>
            <w:r w:rsidRPr="00621E63">
              <w:t>identifier type code</w:t>
            </w:r>
          </w:p>
        </w:tc>
        <w:tc>
          <w:tcPr>
            <w:tcW w:w="810" w:type="dxa"/>
            <w:shd w:val="clear" w:color="auto" w:fill="auto"/>
          </w:tcPr>
          <w:p w14:paraId="5434FA12" w14:textId="5344A5D6" w:rsidR="00B11855" w:rsidRPr="00621E63" w:rsidRDefault="003D003E" w:rsidP="00CF5627">
            <w:pPr>
              <w:pStyle w:val="TableEntry"/>
              <w:rPr>
                <w:i/>
                <w:iCs/>
              </w:rPr>
            </w:pPr>
            <w:r w:rsidRPr="00621E63">
              <w:rPr>
                <w:i/>
                <w:iCs/>
              </w:rPr>
              <w:t>5</w:t>
            </w:r>
          </w:p>
        </w:tc>
        <w:tc>
          <w:tcPr>
            <w:tcW w:w="810" w:type="dxa"/>
            <w:shd w:val="clear" w:color="auto" w:fill="auto"/>
          </w:tcPr>
          <w:p w14:paraId="0F6A5E9B" w14:textId="0B9AEDF8" w:rsidR="00B11855" w:rsidRPr="00621E63" w:rsidRDefault="003D003E" w:rsidP="00863A9A">
            <w:pPr>
              <w:pStyle w:val="TableEntry"/>
            </w:pPr>
            <w:r w:rsidRPr="00621E63">
              <w:t>ID</w:t>
            </w:r>
          </w:p>
        </w:tc>
        <w:tc>
          <w:tcPr>
            <w:tcW w:w="720" w:type="dxa"/>
            <w:shd w:val="clear" w:color="auto" w:fill="auto"/>
          </w:tcPr>
          <w:p w14:paraId="7EBC2085" w14:textId="51A7F3CC" w:rsidR="00B11855" w:rsidRPr="00621E63" w:rsidRDefault="003D003E" w:rsidP="00863A9A">
            <w:pPr>
              <w:pStyle w:val="TableEntry"/>
            </w:pPr>
            <w:r w:rsidRPr="00621E63">
              <w:t>5</w:t>
            </w:r>
          </w:p>
        </w:tc>
        <w:tc>
          <w:tcPr>
            <w:tcW w:w="720" w:type="dxa"/>
            <w:shd w:val="clear" w:color="auto" w:fill="auto"/>
          </w:tcPr>
          <w:p w14:paraId="123881B6" w14:textId="3340B57F" w:rsidR="00B11855" w:rsidRPr="00621E63" w:rsidRDefault="003D003E" w:rsidP="00863A9A">
            <w:pPr>
              <w:pStyle w:val="TableEntry"/>
            </w:pPr>
            <w:r w:rsidRPr="00621E63">
              <w:t>O</w:t>
            </w:r>
          </w:p>
        </w:tc>
        <w:tc>
          <w:tcPr>
            <w:tcW w:w="810" w:type="dxa"/>
            <w:shd w:val="clear" w:color="auto" w:fill="auto"/>
          </w:tcPr>
          <w:p w14:paraId="1CD4CC1B" w14:textId="547FA18D" w:rsidR="00B11855" w:rsidRPr="00621E63" w:rsidRDefault="00B11855" w:rsidP="00863A9A">
            <w:pPr>
              <w:pStyle w:val="TableEntry"/>
            </w:pPr>
          </w:p>
        </w:tc>
        <w:tc>
          <w:tcPr>
            <w:tcW w:w="630" w:type="dxa"/>
            <w:shd w:val="clear" w:color="auto" w:fill="auto"/>
          </w:tcPr>
          <w:p w14:paraId="2AA6E8FF" w14:textId="3F6584F3" w:rsidR="00B11855" w:rsidRPr="00621E63" w:rsidRDefault="003D003E" w:rsidP="00863A9A">
            <w:pPr>
              <w:pStyle w:val="TableEntry"/>
            </w:pPr>
            <w:r w:rsidRPr="00621E63">
              <w:t>0</w:t>
            </w:r>
          </w:p>
        </w:tc>
        <w:tc>
          <w:tcPr>
            <w:tcW w:w="810" w:type="dxa"/>
            <w:shd w:val="clear" w:color="auto" w:fill="auto"/>
          </w:tcPr>
          <w:p w14:paraId="60455986" w14:textId="34AA393E" w:rsidR="00B11855" w:rsidRPr="00621E63" w:rsidRDefault="003D003E" w:rsidP="00863A9A">
            <w:pPr>
              <w:pStyle w:val="TableEntry"/>
            </w:pPr>
            <w:r w:rsidRPr="00621E63">
              <w:t>1</w:t>
            </w:r>
          </w:p>
        </w:tc>
        <w:tc>
          <w:tcPr>
            <w:tcW w:w="810" w:type="dxa"/>
            <w:shd w:val="clear" w:color="auto" w:fill="auto"/>
          </w:tcPr>
          <w:p w14:paraId="5F88502E" w14:textId="0162C6A2" w:rsidR="00B11855" w:rsidRPr="00621E63" w:rsidRDefault="003D003E" w:rsidP="00863A9A">
            <w:pPr>
              <w:pStyle w:val="TableEntry"/>
            </w:pPr>
            <w:r w:rsidRPr="00621E63">
              <w:t>0203</w:t>
            </w:r>
          </w:p>
        </w:tc>
        <w:tc>
          <w:tcPr>
            <w:tcW w:w="900" w:type="dxa"/>
            <w:shd w:val="clear" w:color="auto" w:fill="auto"/>
          </w:tcPr>
          <w:p w14:paraId="0B78E123" w14:textId="456AF6CA" w:rsidR="00B11855" w:rsidRPr="00621E63" w:rsidRDefault="00B11855" w:rsidP="00863A9A">
            <w:pPr>
              <w:pStyle w:val="TableEntry"/>
            </w:pPr>
          </w:p>
        </w:tc>
        <w:tc>
          <w:tcPr>
            <w:tcW w:w="1193" w:type="dxa"/>
            <w:shd w:val="clear" w:color="auto" w:fill="auto"/>
          </w:tcPr>
          <w:p w14:paraId="3761A8D3" w14:textId="338A773B" w:rsidR="00B11855" w:rsidRPr="00621E63" w:rsidRDefault="003D003E" w:rsidP="00863A9A">
            <w:pPr>
              <w:pStyle w:val="TableEntry"/>
            </w:pPr>
            <w:r w:rsidRPr="00621E63">
              <w:t>U</w:t>
            </w:r>
          </w:p>
        </w:tc>
      </w:tr>
      <w:tr w:rsidR="00D57E5E" w:rsidRPr="00621E63" w14:paraId="3C93453A" w14:textId="77777777" w:rsidTr="00CF5627">
        <w:trPr>
          <w:cantSplit/>
          <w:jc w:val="center"/>
        </w:trPr>
        <w:tc>
          <w:tcPr>
            <w:tcW w:w="1525" w:type="dxa"/>
            <w:shd w:val="clear" w:color="auto" w:fill="auto"/>
          </w:tcPr>
          <w:p w14:paraId="7D0C1EA3" w14:textId="620CDB30" w:rsidR="00B11855" w:rsidRPr="00621E63" w:rsidRDefault="003D003E" w:rsidP="00863A9A">
            <w:pPr>
              <w:pStyle w:val="TableEntry"/>
            </w:pPr>
            <w:r w:rsidRPr="00621E63">
              <w:t>Patient Name</w:t>
            </w:r>
          </w:p>
        </w:tc>
        <w:tc>
          <w:tcPr>
            <w:tcW w:w="810" w:type="dxa"/>
            <w:shd w:val="clear" w:color="auto" w:fill="auto"/>
          </w:tcPr>
          <w:p w14:paraId="55004E52" w14:textId="2241A897" w:rsidR="00B11855" w:rsidRPr="00621E63" w:rsidRDefault="003D003E" w:rsidP="00863A9A">
            <w:pPr>
              <w:pStyle w:val="TableEntry"/>
            </w:pPr>
            <w:r w:rsidRPr="00621E63">
              <w:t>5</w:t>
            </w:r>
          </w:p>
        </w:tc>
        <w:tc>
          <w:tcPr>
            <w:tcW w:w="810" w:type="dxa"/>
            <w:shd w:val="clear" w:color="auto" w:fill="auto"/>
          </w:tcPr>
          <w:p w14:paraId="07C98A6A" w14:textId="4BED6EC3" w:rsidR="00B11855" w:rsidRPr="00621E63" w:rsidRDefault="003D003E" w:rsidP="00863A9A">
            <w:pPr>
              <w:pStyle w:val="TableEntry"/>
            </w:pPr>
            <w:r w:rsidRPr="00621E63">
              <w:t>XPN</w:t>
            </w:r>
          </w:p>
        </w:tc>
        <w:tc>
          <w:tcPr>
            <w:tcW w:w="720" w:type="dxa"/>
            <w:shd w:val="clear" w:color="auto" w:fill="auto"/>
          </w:tcPr>
          <w:p w14:paraId="59CFCA31" w14:textId="6EBF1ABC" w:rsidR="00B11855" w:rsidRPr="00621E63" w:rsidRDefault="003D003E" w:rsidP="00863A9A">
            <w:pPr>
              <w:pStyle w:val="TableEntry"/>
            </w:pPr>
            <w:r w:rsidRPr="00621E63">
              <w:t>294</w:t>
            </w:r>
          </w:p>
        </w:tc>
        <w:tc>
          <w:tcPr>
            <w:tcW w:w="720" w:type="dxa"/>
            <w:shd w:val="clear" w:color="auto" w:fill="auto"/>
          </w:tcPr>
          <w:p w14:paraId="138C90CC" w14:textId="34718DB7" w:rsidR="00B11855" w:rsidRPr="00621E63" w:rsidRDefault="003D003E" w:rsidP="00863A9A">
            <w:pPr>
              <w:pStyle w:val="TableEntry"/>
            </w:pPr>
            <w:r w:rsidRPr="00621E63">
              <w:t>RE</w:t>
            </w:r>
          </w:p>
        </w:tc>
        <w:tc>
          <w:tcPr>
            <w:tcW w:w="810" w:type="dxa"/>
            <w:shd w:val="clear" w:color="auto" w:fill="auto"/>
          </w:tcPr>
          <w:p w14:paraId="129B912B" w14:textId="03568338" w:rsidR="00B11855" w:rsidRPr="00621E63" w:rsidRDefault="003D003E" w:rsidP="00863A9A">
            <w:pPr>
              <w:pStyle w:val="TableEntry"/>
            </w:pPr>
            <w:r w:rsidRPr="00621E63">
              <w:t>True</w:t>
            </w:r>
          </w:p>
        </w:tc>
        <w:tc>
          <w:tcPr>
            <w:tcW w:w="630" w:type="dxa"/>
            <w:shd w:val="clear" w:color="auto" w:fill="auto"/>
          </w:tcPr>
          <w:p w14:paraId="751CD4CB" w14:textId="28F4B7BD" w:rsidR="00B11855" w:rsidRPr="00621E63" w:rsidRDefault="003D003E" w:rsidP="00863A9A">
            <w:pPr>
              <w:pStyle w:val="TableEntry"/>
            </w:pPr>
            <w:r w:rsidRPr="00621E63">
              <w:t>1</w:t>
            </w:r>
          </w:p>
        </w:tc>
        <w:tc>
          <w:tcPr>
            <w:tcW w:w="810" w:type="dxa"/>
            <w:shd w:val="clear" w:color="auto" w:fill="auto"/>
          </w:tcPr>
          <w:p w14:paraId="6E1C5618" w14:textId="4F399092" w:rsidR="00B11855" w:rsidRPr="00621E63" w:rsidRDefault="003D003E" w:rsidP="00863A9A">
            <w:pPr>
              <w:pStyle w:val="TableEntry"/>
            </w:pPr>
            <w:r w:rsidRPr="00621E63">
              <w:t>*</w:t>
            </w:r>
          </w:p>
        </w:tc>
        <w:tc>
          <w:tcPr>
            <w:tcW w:w="810" w:type="dxa"/>
            <w:shd w:val="clear" w:color="auto" w:fill="auto"/>
          </w:tcPr>
          <w:p w14:paraId="501FDBB7" w14:textId="6E6C12BE" w:rsidR="00B11855" w:rsidRPr="00621E63" w:rsidRDefault="00B11855" w:rsidP="00863A9A">
            <w:pPr>
              <w:pStyle w:val="TableEntry"/>
            </w:pPr>
          </w:p>
        </w:tc>
        <w:tc>
          <w:tcPr>
            <w:tcW w:w="900" w:type="dxa"/>
            <w:shd w:val="clear" w:color="auto" w:fill="auto"/>
          </w:tcPr>
          <w:p w14:paraId="713CE534" w14:textId="4317FDD5" w:rsidR="00B11855" w:rsidRPr="00621E63" w:rsidRDefault="00B11855" w:rsidP="00863A9A">
            <w:pPr>
              <w:pStyle w:val="TableEntry"/>
            </w:pPr>
          </w:p>
        </w:tc>
        <w:tc>
          <w:tcPr>
            <w:tcW w:w="1193" w:type="dxa"/>
            <w:shd w:val="clear" w:color="auto" w:fill="auto"/>
          </w:tcPr>
          <w:p w14:paraId="4831E10B" w14:textId="0A71A322" w:rsidR="00B11855" w:rsidRPr="00621E63" w:rsidRDefault="00B11855" w:rsidP="00863A9A">
            <w:pPr>
              <w:pStyle w:val="TableEntry"/>
            </w:pPr>
          </w:p>
        </w:tc>
      </w:tr>
      <w:tr w:rsidR="00D57E5E" w:rsidRPr="00621E63" w14:paraId="20BEEBC3" w14:textId="77777777" w:rsidTr="00CF5627">
        <w:trPr>
          <w:cantSplit/>
          <w:jc w:val="center"/>
        </w:trPr>
        <w:tc>
          <w:tcPr>
            <w:tcW w:w="1525" w:type="dxa"/>
            <w:shd w:val="clear" w:color="auto" w:fill="auto"/>
          </w:tcPr>
          <w:p w14:paraId="78D3A0ED" w14:textId="49C87706" w:rsidR="00B11855" w:rsidRPr="00621E63" w:rsidRDefault="003D003E" w:rsidP="00CF5627">
            <w:pPr>
              <w:pStyle w:val="TableEntryItalicindent"/>
            </w:pPr>
            <w:r w:rsidRPr="00621E63">
              <w:t>family name</w:t>
            </w:r>
          </w:p>
        </w:tc>
        <w:tc>
          <w:tcPr>
            <w:tcW w:w="810" w:type="dxa"/>
            <w:shd w:val="clear" w:color="auto" w:fill="auto"/>
          </w:tcPr>
          <w:p w14:paraId="69D1A2A6" w14:textId="2A8B04B0" w:rsidR="00B11855" w:rsidRPr="00621E63" w:rsidRDefault="003D003E" w:rsidP="00CF5627">
            <w:pPr>
              <w:pStyle w:val="TableEntry"/>
              <w:rPr>
                <w:i/>
                <w:iCs/>
              </w:rPr>
            </w:pPr>
            <w:r w:rsidRPr="00621E63">
              <w:rPr>
                <w:i/>
                <w:iCs/>
              </w:rPr>
              <w:t>1</w:t>
            </w:r>
          </w:p>
        </w:tc>
        <w:tc>
          <w:tcPr>
            <w:tcW w:w="810" w:type="dxa"/>
            <w:shd w:val="clear" w:color="auto" w:fill="auto"/>
          </w:tcPr>
          <w:p w14:paraId="2A59B291" w14:textId="323F8FCE" w:rsidR="00B11855" w:rsidRPr="00621E63" w:rsidRDefault="003D003E" w:rsidP="00863A9A">
            <w:pPr>
              <w:pStyle w:val="TableEntry"/>
            </w:pPr>
            <w:r w:rsidRPr="00621E63">
              <w:t>FN</w:t>
            </w:r>
          </w:p>
        </w:tc>
        <w:tc>
          <w:tcPr>
            <w:tcW w:w="720" w:type="dxa"/>
            <w:shd w:val="clear" w:color="auto" w:fill="auto"/>
          </w:tcPr>
          <w:p w14:paraId="4E242C9B" w14:textId="4B7CB0B2" w:rsidR="00B11855" w:rsidRPr="00621E63" w:rsidRDefault="003D003E" w:rsidP="00863A9A">
            <w:pPr>
              <w:pStyle w:val="TableEntry"/>
            </w:pPr>
            <w:r w:rsidRPr="00621E63">
              <w:t>194</w:t>
            </w:r>
          </w:p>
        </w:tc>
        <w:tc>
          <w:tcPr>
            <w:tcW w:w="720" w:type="dxa"/>
            <w:shd w:val="clear" w:color="auto" w:fill="auto"/>
          </w:tcPr>
          <w:p w14:paraId="5CD01E88" w14:textId="099374DC" w:rsidR="00B11855" w:rsidRPr="00621E63" w:rsidRDefault="003D003E" w:rsidP="00863A9A">
            <w:pPr>
              <w:pStyle w:val="TableEntry"/>
            </w:pPr>
            <w:r w:rsidRPr="00621E63">
              <w:t>O</w:t>
            </w:r>
          </w:p>
        </w:tc>
        <w:tc>
          <w:tcPr>
            <w:tcW w:w="810" w:type="dxa"/>
            <w:shd w:val="clear" w:color="auto" w:fill="auto"/>
          </w:tcPr>
          <w:p w14:paraId="37303AA6" w14:textId="78F6C761" w:rsidR="00B11855" w:rsidRPr="00621E63" w:rsidRDefault="00B11855" w:rsidP="00863A9A">
            <w:pPr>
              <w:pStyle w:val="TableEntry"/>
            </w:pPr>
          </w:p>
        </w:tc>
        <w:tc>
          <w:tcPr>
            <w:tcW w:w="630" w:type="dxa"/>
            <w:shd w:val="clear" w:color="auto" w:fill="auto"/>
          </w:tcPr>
          <w:p w14:paraId="5046B3B7" w14:textId="2E4BBB91" w:rsidR="00B11855" w:rsidRPr="00621E63" w:rsidRDefault="003D003E" w:rsidP="00863A9A">
            <w:pPr>
              <w:pStyle w:val="TableEntry"/>
            </w:pPr>
            <w:r w:rsidRPr="00621E63">
              <w:t>0</w:t>
            </w:r>
          </w:p>
        </w:tc>
        <w:tc>
          <w:tcPr>
            <w:tcW w:w="810" w:type="dxa"/>
            <w:shd w:val="clear" w:color="auto" w:fill="auto"/>
          </w:tcPr>
          <w:p w14:paraId="43696346" w14:textId="2A676FBC" w:rsidR="00B11855" w:rsidRPr="00621E63" w:rsidRDefault="003D003E" w:rsidP="00863A9A">
            <w:pPr>
              <w:pStyle w:val="TableEntry"/>
            </w:pPr>
            <w:r w:rsidRPr="00621E63">
              <w:t>1</w:t>
            </w:r>
          </w:p>
        </w:tc>
        <w:tc>
          <w:tcPr>
            <w:tcW w:w="810" w:type="dxa"/>
            <w:shd w:val="clear" w:color="auto" w:fill="auto"/>
          </w:tcPr>
          <w:p w14:paraId="3D124E92" w14:textId="5D3652C4" w:rsidR="00B11855" w:rsidRPr="00621E63" w:rsidRDefault="00B11855" w:rsidP="00863A9A">
            <w:pPr>
              <w:pStyle w:val="TableEntry"/>
            </w:pPr>
          </w:p>
        </w:tc>
        <w:tc>
          <w:tcPr>
            <w:tcW w:w="900" w:type="dxa"/>
            <w:shd w:val="clear" w:color="auto" w:fill="auto"/>
          </w:tcPr>
          <w:p w14:paraId="025CFE3A" w14:textId="08121062" w:rsidR="00B11855" w:rsidRPr="00621E63" w:rsidRDefault="00B11855" w:rsidP="00863A9A">
            <w:pPr>
              <w:pStyle w:val="TableEntry"/>
            </w:pPr>
          </w:p>
        </w:tc>
        <w:tc>
          <w:tcPr>
            <w:tcW w:w="1193" w:type="dxa"/>
            <w:shd w:val="clear" w:color="auto" w:fill="auto"/>
          </w:tcPr>
          <w:p w14:paraId="4491999D" w14:textId="2162B00D" w:rsidR="00B11855" w:rsidRPr="00621E63" w:rsidRDefault="003D003E" w:rsidP="00863A9A">
            <w:pPr>
              <w:pStyle w:val="TableEntry"/>
            </w:pPr>
            <w:r w:rsidRPr="00621E63">
              <w:t>DOE</w:t>
            </w:r>
          </w:p>
        </w:tc>
      </w:tr>
      <w:tr w:rsidR="00D57E5E" w:rsidRPr="00621E63" w14:paraId="0B93F48B" w14:textId="77777777" w:rsidTr="00CF5627">
        <w:trPr>
          <w:cantSplit/>
          <w:jc w:val="center"/>
        </w:trPr>
        <w:tc>
          <w:tcPr>
            <w:tcW w:w="1525" w:type="dxa"/>
            <w:shd w:val="clear" w:color="auto" w:fill="auto"/>
          </w:tcPr>
          <w:p w14:paraId="57676C82" w14:textId="00F7F75D" w:rsidR="00B11855" w:rsidRPr="00621E63" w:rsidRDefault="003D003E" w:rsidP="00CF5627">
            <w:pPr>
              <w:pStyle w:val="TableEntryItalicindent"/>
            </w:pPr>
            <w:r w:rsidRPr="00621E63">
              <w:t>given name</w:t>
            </w:r>
          </w:p>
        </w:tc>
        <w:tc>
          <w:tcPr>
            <w:tcW w:w="810" w:type="dxa"/>
            <w:shd w:val="clear" w:color="auto" w:fill="auto"/>
          </w:tcPr>
          <w:p w14:paraId="35BA9ACF" w14:textId="43D95F89" w:rsidR="00B11855" w:rsidRPr="00621E63" w:rsidRDefault="003D003E" w:rsidP="00CF5627">
            <w:pPr>
              <w:pStyle w:val="TableEntry"/>
              <w:rPr>
                <w:i/>
                <w:iCs/>
              </w:rPr>
            </w:pPr>
            <w:r w:rsidRPr="00621E63">
              <w:rPr>
                <w:i/>
                <w:iCs/>
              </w:rPr>
              <w:t>2</w:t>
            </w:r>
          </w:p>
        </w:tc>
        <w:tc>
          <w:tcPr>
            <w:tcW w:w="810" w:type="dxa"/>
            <w:shd w:val="clear" w:color="auto" w:fill="auto"/>
          </w:tcPr>
          <w:p w14:paraId="52D1BA09" w14:textId="0532DFD1" w:rsidR="00B11855" w:rsidRPr="00621E63" w:rsidRDefault="003D003E" w:rsidP="00863A9A">
            <w:pPr>
              <w:pStyle w:val="TableEntry"/>
            </w:pPr>
            <w:r w:rsidRPr="00621E63">
              <w:t>ST</w:t>
            </w:r>
          </w:p>
        </w:tc>
        <w:tc>
          <w:tcPr>
            <w:tcW w:w="720" w:type="dxa"/>
            <w:shd w:val="clear" w:color="auto" w:fill="auto"/>
          </w:tcPr>
          <w:p w14:paraId="52DAC602" w14:textId="0BC11A17" w:rsidR="00B11855" w:rsidRPr="00621E63" w:rsidRDefault="003D003E" w:rsidP="00863A9A">
            <w:pPr>
              <w:pStyle w:val="TableEntry"/>
            </w:pPr>
            <w:r w:rsidRPr="00621E63">
              <w:t>30</w:t>
            </w:r>
          </w:p>
        </w:tc>
        <w:tc>
          <w:tcPr>
            <w:tcW w:w="720" w:type="dxa"/>
            <w:shd w:val="clear" w:color="auto" w:fill="auto"/>
          </w:tcPr>
          <w:p w14:paraId="2DEB134B" w14:textId="0A128A93" w:rsidR="00B11855" w:rsidRPr="00621E63" w:rsidRDefault="003D003E" w:rsidP="00863A9A">
            <w:pPr>
              <w:pStyle w:val="TableEntry"/>
            </w:pPr>
            <w:r w:rsidRPr="00621E63">
              <w:t>O</w:t>
            </w:r>
          </w:p>
        </w:tc>
        <w:tc>
          <w:tcPr>
            <w:tcW w:w="810" w:type="dxa"/>
            <w:shd w:val="clear" w:color="auto" w:fill="auto"/>
          </w:tcPr>
          <w:p w14:paraId="2E4FF28C" w14:textId="045ACEF2" w:rsidR="00B11855" w:rsidRPr="00621E63" w:rsidRDefault="00B11855" w:rsidP="00863A9A">
            <w:pPr>
              <w:pStyle w:val="TableEntry"/>
            </w:pPr>
          </w:p>
        </w:tc>
        <w:tc>
          <w:tcPr>
            <w:tcW w:w="630" w:type="dxa"/>
            <w:shd w:val="clear" w:color="auto" w:fill="auto"/>
          </w:tcPr>
          <w:p w14:paraId="4C18B794" w14:textId="2AC1CD77" w:rsidR="00B11855" w:rsidRPr="00621E63" w:rsidRDefault="003D003E" w:rsidP="00863A9A">
            <w:pPr>
              <w:pStyle w:val="TableEntry"/>
            </w:pPr>
            <w:r w:rsidRPr="00621E63">
              <w:t>0</w:t>
            </w:r>
          </w:p>
        </w:tc>
        <w:tc>
          <w:tcPr>
            <w:tcW w:w="810" w:type="dxa"/>
            <w:shd w:val="clear" w:color="auto" w:fill="auto"/>
          </w:tcPr>
          <w:p w14:paraId="6B4796FC" w14:textId="67F426DE" w:rsidR="00B11855" w:rsidRPr="00621E63" w:rsidRDefault="003D003E" w:rsidP="00863A9A">
            <w:pPr>
              <w:pStyle w:val="TableEntry"/>
            </w:pPr>
            <w:r w:rsidRPr="00621E63">
              <w:t>1</w:t>
            </w:r>
          </w:p>
        </w:tc>
        <w:tc>
          <w:tcPr>
            <w:tcW w:w="810" w:type="dxa"/>
            <w:shd w:val="clear" w:color="auto" w:fill="auto"/>
          </w:tcPr>
          <w:p w14:paraId="347822CE" w14:textId="1C840E48" w:rsidR="00B11855" w:rsidRPr="00621E63" w:rsidRDefault="00B11855" w:rsidP="00863A9A">
            <w:pPr>
              <w:pStyle w:val="TableEntry"/>
            </w:pPr>
          </w:p>
        </w:tc>
        <w:tc>
          <w:tcPr>
            <w:tcW w:w="900" w:type="dxa"/>
            <w:shd w:val="clear" w:color="auto" w:fill="auto"/>
          </w:tcPr>
          <w:p w14:paraId="7FDC09FB" w14:textId="1124AEC2" w:rsidR="00B11855" w:rsidRPr="00621E63" w:rsidRDefault="00B11855" w:rsidP="00863A9A">
            <w:pPr>
              <w:pStyle w:val="TableEntry"/>
            </w:pPr>
          </w:p>
        </w:tc>
        <w:tc>
          <w:tcPr>
            <w:tcW w:w="1193" w:type="dxa"/>
            <w:shd w:val="clear" w:color="auto" w:fill="auto"/>
          </w:tcPr>
          <w:p w14:paraId="3777D786" w14:textId="475110B5" w:rsidR="00B11855" w:rsidRPr="00621E63" w:rsidRDefault="003D003E" w:rsidP="00863A9A">
            <w:pPr>
              <w:pStyle w:val="TableEntry"/>
            </w:pPr>
            <w:r w:rsidRPr="00621E63">
              <w:t>JOHN</w:t>
            </w:r>
          </w:p>
        </w:tc>
      </w:tr>
      <w:tr w:rsidR="00D57E5E" w:rsidRPr="00621E63" w14:paraId="4D0A68E1" w14:textId="77777777" w:rsidTr="00CF5627">
        <w:trPr>
          <w:cantSplit/>
          <w:jc w:val="center"/>
        </w:trPr>
        <w:tc>
          <w:tcPr>
            <w:tcW w:w="1525" w:type="dxa"/>
            <w:shd w:val="clear" w:color="auto" w:fill="auto"/>
          </w:tcPr>
          <w:p w14:paraId="46192933" w14:textId="2FAA172B" w:rsidR="00B11855" w:rsidRPr="00621E63" w:rsidRDefault="003D003E" w:rsidP="00CF5627">
            <w:pPr>
              <w:pStyle w:val="TableEntryItalicindent"/>
            </w:pPr>
            <w:r w:rsidRPr="00621E63">
              <w:t>second and further given names or initials thereof</w:t>
            </w:r>
          </w:p>
        </w:tc>
        <w:tc>
          <w:tcPr>
            <w:tcW w:w="810" w:type="dxa"/>
            <w:shd w:val="clear" w:color="auto" w:fill="auto"/>
          </w:tcPr>
          <w:p w14:paraId="4E4E65EA" w14:textId="2B478F89" w:rsidR="00B11855" w:rsidRPr="00621E63" w:rsidRDefault="003D003E" w:rsidP="00CF5627">
            <w:pPr>
              <w:pStyle w:val="TableEntry"/>
              <w:rPr>
                <w:i/>
                <w:iCs/>
              </w:rPr>
            </w:pPr>
            <w:r w:rsidRPr="00621E63">
              <w:rPr>
                <w:i/>
                <w:iCs/>
              </w:rPr>
              <w:t>3</w:t>
            </w:r>
          </w:p>
        </w:tc>
        <w:tc>
          <w:tcPr>
            <w:tcW w:w="810" w:type="dxa"/>
            <w:shd w:val="clear" w:color="auto" w:fill="auto"/>
          </w:tcPr>
          <w:p w14:paraId="30A89A6D" w14:textId="735A361C" w:rsidR="00B11855" w:rsidRPr="00621E63" w:rsidRDefault="003D003E" w:rsidP="00863A9A">
            <w:pPr>
              <w:pStyle w:val="TableEntry"/>
            </w:pPr>
            <w:r w:rsidRPr="00621E63">
              <w:t>ST</w:t>
            </w:r>
          </w:p>
        </w:tc>
        <w:tc>
          <w:tcPr>
            <w:tcW w:w="720" w:type="dxa"/>
            <w:shd w:val="clear" w:color="auto" w:fill="auto"/>
          </w:tcPr>
          <w:p w14:paraId="4F3907F6" w14:textId="66DACAFA" w:rsidR="00B11855" w:rsidRPr="00621E63" w:rsidRDefault="003D003E" w:rsidP="00863A9A">
            <w:pPr>
              <w:pStyle w:val="TableEntry"/>
            </w:pPr>
            <w:r w:rsidRPr="00621E63">
              <w:t>30</w:t>
            </w:r>
          </w:p>
        </w:tc>
        <w:tc>
          <w:tcPr>
            <w:tcW w:w="720" w:type="dxa"/>
            <w:shd w:val="clear" w:color="auto" w:fill="auto"/>
          </w:tcPr>
          <w:p w14:paraId="59F34354" w14:textId="72A9CDEE" w:rsidR="00B11855" w:rsidRPr="00621E63" w:rsidRDefault="003D003E" w:rsidP="00863A9A">
            <w:pPr>
              <w:pStyle w:val="TableEntry"/>
            </w:pPr>
            <w:r w:rsidRPr="00621E63">
              <w:t>O</w:t>
            </w:r>
          </w:p>
        </w:tc>
        <w:tc>
          <w:tcPr>
            <w:tcW w:w="810" w:type="dxa"/>
            <w:shd w:val="clear" w:color="auto" w:fill="auto"/>
          </w:tcPr>
          <w:p w14:paraId="646ADAFC" w14:textId="774E1FFD" w:rsidR="00B11855" w:rsidRPr="00621E63" w:rsidRDefault="00B11855" w:rsidP="00863A9A">
            <w:pPr>
              <w:pStyle w:val="TableEntry"/>
            </w:pPr>
          </w:p>
        </w:tc>
        <w:tc>
          <w:tcPr>
            <w:tcW w:w="630" w:type="dxa"/>
            <w:shd w:val="clear" w:color="auto" w:fill="auto"/>
          </w:tcPr>
          <w:p w14:paraId="725FDDD8" w14:textId="0B2E28EC" w:rsidR="00B11855" w:rsidRPr="00621E63" w:rsidRDefault="003D003E" w:rsidP="00863A9A">
            <w:pPr>
              <w:pStyle w:val="TableEntry"/>
            </w:pPr>
            <w:r w:rsidRPr="00621E63">
              <w:t>0</w:t>
            </w:r>
          </w:p>
        </w:tc>
        <w:tc>
          <w:tcPr>
            <w:tcW w:w="810" w:type="dxa"/>
            <w:shd w:val="clear" w:color="auto" w:fill="auto"/>
          </w:tcPr>
          <w:p w14:paraId="62CEA1AD" w14:textId="04E48A87" w:rsidR="00B11855" w:rsidRPr="00621E63" w:rsidRDefault="003D003E" w:rsidP="00863A9A">
            <w:pPr>
              <w:pStyle w:val="TableEntry"/>
            </w:pPr>
            <w:r w:rsidRPr="00621E63">
              <w:t>1</w:t>
            </w:r>
          </w:p>
        </w:tc>
        <w:tc>
          <w:tcPr>
            <w:tcW w:w="810" w:type="dxa"/>
            <w:shd w:val="clear" w:color="auto" w:fill="auto"/>
          </w:tcPr>
          <w:p w14:paraId="2C1D4D94" w14:textId="4EA317A3" w:rsidR="00B11855" w:rsidRPr="00621E63" w:rsidRDefault="00B11855" w:rsidP="00863A9A">
            <w:pPr>
              <w:pStyle w:val="TableEntry"/>
            </w:pPr>
          </w:p>
        </w:tc>
        <w:tc>
          <w:tcPr>
            <w:tcW w:w="900" w:type="dxa"/>
            <w:shd w:val="clear" w:color="auto" w:fill="auto"/>
          </w:tcPr>
          <w:p w14:paraId="7B35F789" w14:textId="61CEA3B3" w:rsidR="00B11855" w:rsidRPr="00621E63" w:rsidRDefault="00B11855" w:rsidP="00863A9A">
            <w:pPr>
              <w:pStyle w:val="TableEntry"/>
            </w:pPr>
          </w:p>
        </w:tc>
        <w:tc>
          <w:tcPr>
            <w:tcW w:w="1193" w:type="dxa"/>
            <w:shd w:val="clear" w:color="auto" w:fill="auto"/>
          </w:tcPr>
          <w:p w14:paraId="60663BA1" w14:textId="4F6B01E9" w:rsidR="00B11855" w:rsidRPr="00621E63" w:rsidRDefault="003D003E" w:rsidP="00863A9A">
            <w:pPr>
              <w:pStyle w:val="TableEntry"/>
            </w:pPr>
            <w:r w:rsidRPr="00621E63">
              <w:t>S</w:t>
            </w:r>
          </w:p>
        </w:tc>
      </w:tr>
      <w:tr w:rsidR="00D57E5E" w:rsidRPr="00621E63" w14:paraId="6455344D" w14:textId="77777777" w:rsidTr="00CF5627">
        <w:trPr>
          <w:cantSplit/>
          <w:jc w:val="center"/>
        </w:trPr>
        <w:tc>
          <w:tcPr>
            <w:tcW w:w="1525" w:type="dxa"/>
            <w:shd w:val="clear" w:color="auto" w:fill="auto"/>
          </w:tcPr>
          <w:p w14:paraId="23664DF7" w14:textId="2FEA3A56" w:rsidR="00B11855" w:rsidRPr="00621E63" w:rsidRDefault="003D003E" w:rsidP="00CF5627">
            <w:pPr>
              <w:pStyle w:val="TableEntryItalicindent"/>
            </w:pPr>
            <w:r w:rsidRPr="00621E63">
              <w:t>suffix (e.g., JR or III)</w:t>
            </w:r>
          </w:p>
        </w:tc>
        <w:tc>
          <w:tcPr>
            <w:tcW w:w="810" w:type="dxa"/>
            <w:shd w:val="clear" w:color="auto" w:fill="auto"/>
          </w:tcPr>
          <w:p w14:paraId="26C9C87C" w14:textId="47CCC03F" w:rsidR="00B11855" w:rsidRPr="00621E63" w:rsidRDefault="003D003E" w:rsidP="00CF5627">
            <w:pPr>
              <w:pStyle w:val="TableEntry"/>
              <w:rPr>
                <w:i/>
                <w:iCs/>
              </w:rPr>
            </w:pPr>
            <w:r w:rsidRPr="00621E63">
              <w:rPr>
                <w:i/>
                <w:iCs/>
              </w:rPr>
              <w:t>4</w:t>
            </w:r>
          </w:p>
        </w:tc>
        <w:tc>
          <w:tcPr>
            <w:tcW w:w="810" w:type="dxa"/>
            <w:shd w:val="clear" w:color="auto" w:fill="auto"/>
          </w:tcPr>
          <w:p w14:paraId="261D0907" w14:textId="14F803E9" w:rsidR="00B11855" w:rsidRPr="00621E63" w:rsidRDefault="003D003E" w:rsidP="00863A9A">
            <w:pPr>
              <w:pStyle w:val="TableEntry"/>
            </w:pPr>
            <w:r w:rsidRPr="00621E63">
              <w:t>ST</w:t>
            </w:r>
          </w:p>
        </w:tc>
        <w:tc>
          <w:tcPr>
            <w:tcW w:w="720" w:type="dxa"/>
            <w:shd w:val="clear" w:color="auto" w:fill="auto"/>
          </w:tcPr>
          <w:p w14:paraId="42F00C10" w14:textId="09BABF04" w:rsidR="00B11855" w:rsidRPr="00621E63" w:rsidRDefault="003D003E" w:rsidP="00863A9A">
            <w:pPr>
              <w:pStyle w:val="TableEntry"/>
            </w:pPr>
            <w:r w:rsidRPr="00621E63">
              <w:t>20</w:t>
            </w:r>
          </w:p>
        </w:tc>
        <w:tc>
          <w:tcPr>
            <w:tcW w:w="720" w:type="dxa"/>
            <w:shd w:val="clear" w:color="auto" w:fill="auto"/>
          </w:tcPr>
          <w:p w14:paraId="0E0B9656" w14:textId="5C3EA6DC" w:rsidR="00B11855" w:rsidRPr="00621E63" w:rsidRDefault="003D003E" w:rsidP="00863A9A">
            <w:pPr>
              <w:pStyle w:val="TableEntry"/>
            </w:pPr>
            <w:r w:rsidRPr="00621E63">
              <w:t>O</w:t>
            </w:r>
          </w:p>
        </w:tc>
        <w:tc>
          <w:tcPr>
            <w:tcW w:w="810" w:type="dxa"/>
            <w:shd w:val="clear" w:color="auto" w:fill="auto"/>
          </w:tcPr>
          <w:p w14:paraId="6D931085" w14:textId="6A943EC7" w:rsidR="00B11855" w:rsidRPr="00621E63" w:rsidRDefault="00B11855" w:rsidP="00863A9A">
            <w:pPr>
              <w:pStyle w:val="TableEntry"/>
            </w:pPr>
          </w:p>
        </w:tc>
        <w:tc>
          <w:tcPr>
            <w:tcW w:w="630" w:type="dxa"/>
            <w:shd w:val="clear" w:color="auto" w:fill="auto"/>
          </w:tcPr>
          <w:p w14:paraId="3DEDAFC2" w14:textId="543957F8" w:rsidR="00B11855" w:rsidRPr="00621E63" w:rsidRDefault="003D003E" w:rsidP="00863A9A">
            <w:pPr>
              <w:pStyle w:val="TableEntry"/>
            </w:pPr>
            <w:r w:rsidRPr="00621E63">
              <w:t>0</w:t>
            </w:r>
          </w:p>
        </w:tc>
        <w:tc>
          <w:tcPr>
            <w:tcW w:w="810" w:type="dxa"/>
            <w:shd w:val="clear" w:color="auto" w:fill="auto"/>
          </w:tcPr>
          <w:p w14:paraId="627C7F9D" w14:textId="36F0B2B7" w:rsidR="00B11855" w:rsidRPr="00621E63" w:rsidRDefault="003D003E" w:rsidP="00863A9A">
            <w:pPr>
              <w:pStyle w:val="TableEntry"/>
            </w:pPr>
            <w:r w:rsidRPr="00621E63">
              <w:t>1</w:t>
            </w:r>
          </w:p>
        </w:tc>
        <w:tc>
          <w:tcPr>
            <w:tcW w:w="810" w:type="dxa"/>
            <w:shd w:val="clear" w:color="auto" w:fill="auto"/>
          </w:tcPr>
          <w:p w14:paraId="5D389794" w14:textId="4B04E65B" w:rsidR="00B11855" w:rsidRPr="00621E63" w:rsidRDefault="00B11855" w:rsidP="00863A9A">
            <w:pPr>
              <w:pStyle w:val="TableEntry"/>
            </w:pPr>
          </w:p>
        </w:tc>
        <w:tc>
          <w:tcPr>
            <w:tcW w:w="900" w:type="dxa"/>
            <w:shd w:val="clear" w:color="auto" w:fill="auto"/>
          </w:tcPr>
          <w:p w14:paraId="5F1BF808" w14:textId="1605FCAA" w:rsidR="00B11855" w:rsidRPr="00621E63" w:rsidRDefault="00B11855" w:rsidP="00863A9A">
            <w:pPr>
              <w:pStyle w:val="TableEntry"/>
            </w:pPr>
          </w:p>
        </w:tc>
        <w:tc>
          <w:tcPr>
            <w:tcW w:w="1193" w:type="dxa"/>
            <w:shd w:val="clear" w:color="auto" w:fill="auto"/>
          </w:tcPr>
          <w:p w14:paraId="4F0740FE" w14:textId="7EBAC3CC" w:rsidR="00B11855" w:rsidRPr="00621E63" w:rsidRDefault="003D003E" w:rsidP="00863A9A">
            <w:pPr>
              <w:pStyle w:val="TableEntry"/>
            </w:pPr>
            <w:r w:rsidRPr="00621E63">
              <w:t>JR</w:t>
            </w:r>
          </w:p>
        </w:tc>
      </w:tr>
      <w:tr w:rsidR="00D57E5E" w:rsidRPr="00621E63" w14:paraId="1520D925" w14:textId="77777777" w:rsidTr="00CF5627">
        <w:trPr>
          <w:cantSplit/>
          <w:jc w:val="center"/>
        </w:trPr>
        <w:tc>
          <w:tcPr>
            <w:tcW w:w="1525" w:type="dxa"/>
            <w:shd w:val="clear" w:color="auto" w:fill="auto"/>
          </w:tcPr>
          <w:p w14:paraId="33C45A9F" w14:textId="5DF6523B" w:rsidR="00B11855" w:rsidRPr="00621E63" w:rsidRDefault="003D003E" w:rsidP="00863A9A">
            <w:pPr>
              <w:pStyle w:val="TableEntry"/>
            </w:pPr>
            <w:r w:rsidRPr="00621E63">
              <w:t>Date/Time of Birth</w:t>
            </w:r>
          </w:p>
        </w:tc>
        <w:tc>
          <w:tcPr>
            <w:tcW w:w="810" w:type="dxa"/>
            <w:shd w:val="clear" w:color="auto" w:fill="auto"/>
          </w:tcPr>
          <w:p w14:paraId="0ED547C7" w14:textId="4DBD9BA4" w:rsidR="00B11855" w:rsidRPr="00621E63" w:rsidRDefault="003D003E" w:rsidP="00863A9A">
            <w:pPr>
              <w:pStyle w:val="TableEntry"/>
            </w:pPr>
            <w:r w:rsidRPr="00621E63">
              <w:t>7</w:t>
            </w:r>
          </w:p>
        </w:tc>
        <w:tc>
          <w:tcPr>
            <w:tcW w:w="810" w:type="dxa"/>
            <w:shd w:val="clear" w:color="auto" w:fill="auto"/>
          </w:tcPr>
          <w:p w14:paraId="272F51BF" w14:textId="7E08C63B" w:rsidR="00B11855" w:rsidRPr="00621E63" w:rsidRDefault="003D003E" w:rsidP="00863A9A">
            <w:pPr>
              <w:pStyle w:val="TableEntry"/>
            </w:pPr>
            <w:r w:rsidRPr="00621E63">
              <w:t>TS</w:t>
            </w:r>
          </w:p>
        </w:tc>
        <w:tc>
          <w:tcPr>
            <w:tcW w:w="720" w:type="dxa"/>
            <w:shd w:val="clear" w:color="auto" w:fill="auto"/>
          </w:tcPr>
          <w:p w14:paraId="5D5FC58E" w14:textId="31A9B59A" w:rsidR="00B11855" w:rsidRPr="00621E63" w:rsidRDefault="003D003E" w:rsidP="00863A9A">
            <w:pPr>
              <w:pStyle w:val="TableEntry"/>
            </w:pPr>
            <w:r w:rsidRPr="00621E63">
              <w:t>26</w:t>
            </w:r>
          </w:p>
        </w:tc>
        <w:tc>
          <w:tcPr>
            <w:tcW w:w="720" w:type="dxa"/>
            <w:shd w:val="clear" w:color="auto" w:fill="auto"/>
          </w:tcPr>
          <w:p w14:paraId="3E2AC921" w14:textId="56A8ABA3" w:rsidR="00B11855" w:rsidRPr="00621E63" w:rsidRDefault="003D003E" w:rsidP="00863A9A">
            <w:pPr>
              <w:pStyle w:val="TableEntry"/>
            </w:pPr>
            <w:r w:rsidRPr="00621E63">
              <w:t>RE</w:t>
            </w:r>
          </w:p>
        </w:tc>
        <w:tc>
          <w:tcPr>
            <w:tcW w:w="810" w:type="dxa"/>
            <w:shd w:val="clear" w:color="auto" w:fill="auto"/>
          </w:tcPr>
          <w:p w14:paraId="0A72CA16" w14:textId="1FCD6C20" w:rsidR="00B11855" w:rsidRPr="00621E63" w:rsidRDefault="003D003E" w:rsidP="00863A9A">
            <w:pPr>
              <w:pStyle w:val="TableEntry"/>
            </w:pPr>
            <w:r w:rsidRPr="00621E63">
              <w:t>False</w:t>
            </w:r>
          </w:p>
        </w:tc>
        <w:tc>
          <w:tcPr>
            <w:tcW w:w="630" w:type="dxa"/>
            <w:shd w:val="clear" w:color="auto" w:fill="auto"/>
          </w:tcPr>
          <w:p w14:paraId="70BF7253" w14:textId="26B9CE49" w:rsidR="00B11855" w:rsidRPr="00621E63" w:rsidRDefault="003D003E" w:rsidP="00863A9A">
            <w:pPr>
              <w:pStyle w:val="TableEntry"/>
            </w:pPr>
            <w:r w:rsidRPr="00621E63">
              <w:t>0</w:t>
            </w:r>
          </w:p>
        </w:tc>
        <w:tc>
          <w:tcPr>
            <w:tcW w:w="810" w:type="dxa"/>
            <w:shd w:val="clear" w:color="auto" w:fill="auto"/>
          </w:tcPr>
          <w:p w14:paraId="7B91CD2A" w14:textId="412B8503" w:rsidR="00B11855" w:rsidRPr="00621E63" w:rsidRDefault="003D003E" w:rsidP="00863A9A">
            <w:pPr>
              <w:pStyle w:val="TableEntry"/>
            </w:pPr>
            <w:r w:rsidRPr="00621E63">
              <w:t>1</w:t>
            </w:r>
          </w:p>
        </w:tc>
        <w:tc>
          <w:tcPr>
            <w:tcW w:w="810" w:type="dxa"/>
            <w:shd w:val="clear" w:color="auto" w:fill="auto"/>
          </w:tcPr>
          <w:p w14:paraId="2378BD92" w14:textId="3D9A8A4C" w:rsidR="00B11855" w:rsidRPr="00621E63" w:rsidRDefault="00B11855" w:rsidP="00863A9A">
            <w:pPr>
              <w:pStyle w:val="TableEntry"/>
            </w:pPr>
          </w:p>
        </w:tc>
        <w:tc>
          <w:tcPr>
            <w:tcW w:w="900" w:type="dxa"/>
            <w:shd w:val="clear" w:color="auto" w:fill="auto"/>
          </w:tcPr>
          <w:p w14:paraId="6A0D4082" w14:textId="6CB86704" w:rsidR="00B11855" w:rsidRPr="00621E63" w:rsidRDefault="00B11855" w:rsidP="00863A9A">
            <w:pPr>
              <w:pStyle w:val="TableEntry"/>
            </w:pPr>
          </w:p>
        </w:tc>
        <w:tc>
          <w:tcPr>
            <w:tcW w:w="1193" w:type="dxa"/>
            <w:shd w:val="clear" w:color="auto" w:fill="auto"/>
          </w:tcPr>
          <w:p w14:paraId="1970BD74" w14:textId="7954E362" w:rsidR="00B11855" w:rsidRPr="00621E63" w:rsidRDefault="00B11855" w:rsidP="00863A9A">
            <w:pPr>
              <w:pStyle w:val="TableEntry"/>
            </w:pPr>
          </w:p>
        </w:tc>
      </w:tr>
      <w:tr w:rsidR="00D57E5E" w:rsidRPr="00621E63" w14:paraId="2CD3831D" w14:textId="77777777" w:rsidTr="00CF5627">
        <w:trPr>
          <w:cantSplit/>
          <w:jc w:val="center"/>
        </w:trPr>
        <w:tc>
          <w:tcPr>
            <w:tcW w:w="1525" w:type="dxa"/>
            <w:shd w:val="clear" w:color="auto" w:fill="auto"/>
          </w:tcPr>
          <w:p w14:paraId="2837174A" w14:textId="48A42C33" w:rsidR="00B11855" w:rsidRPr="00621E63" w:rsidRDefault="003D003E" w:rsidP="00CF5627">
            <w:pPr>
              <w:pStyle w:val="TableEntryItalicindent"/>
            </w:pPr>
            <w:r w:rsidRPr="00621E63">
              <w:t>time</w:t>
            </w:r>
          </w:p>
        </w:tc>
        <w:tc>
          <w:tcPr>
            <w:tcW w:w="810" w:type="dxa"/>
            <w:shd w:val="clear" w:color="auto" w:fill="auto"/>
          </w:tcPr>
          <w:p w14:paraId="64854A39" w14:textId="5D407545" w:rsidR="00B11855" w:rsidRPr="00621E63" w:rsidRDefault="003D003E" w:rsidP="00CF5627">
            <w:pPr>
              <w:pStyle w:val="TableEntry"/>
              <w:rPr>
                <w:i/>
                <w:iCs/>
              </w:rPr>
            </w:pPr>
            <w:r w:rsidRPr="00621E63">
              <w:rPr>
                <w:i/>
                <w:iCs/>
              </w:rPr>
              <w:t>1</w:t>
            </w:r>
          </w:p>
        </w:tc>
        <w:tc>
          <w:tcPr>
            <w:tcW w:w="810" w:type="dxa"/>
            <w:shd w:val="clear" w:color="auto" w:fill="auto"/>
          </w:tcPr>
          <w:p w14:paraId="687D4C77" w14:textId="0CDFC29E" w:rsidR="00B11855" w:rsidRPr="00621E63" w:rsidRDefault="003D003E" w:rsidP="00863A9A">
            <w:pPr>
              <w:pStyle w:val="TableEntry"/>
            </w:pPr>
            <w:r w:rsidRPr="00621E63">
              <w:t>DTM</w:t>
            </w:r>
          </w:p>
        </w:tc>
        <w:tc>
          <w:tcPr>
            <w:tcW w:w="720" w:type="dxa"/>
            <w:shd w:val="clear" w:color="auto" w:fill="auto"/>
          </w:tcPr>
          <w:p w14:paraId="29EB5051" w14:textId="7F39E61C" w:rsidR="00B11855" w:rsidRPr="00621E63" w:rsidRDefault="003D003E" w:rsidP="00863A9A">
            <w:pPr>
              <w:pStyle w:val="TableEntry"/>
            </w:pPr>
            <w:r w:rsidRPr="00621E63">
              <w:t>24</w:t>
            </w:r>
          </w:p>
        </w:tc>
        <w:tc>
          <w:tcPr>
            <w:tcW w:w="720" w:type="dxa"/>
            <w:shd w:val="clear" w:color="auto" w:fill="auto"/>
          </w:tcPr>
          <w:p w14:paraId="4374FA29" w14:textId="6B3DC1A5" w:rsidR="00B11855" w:rsidRPr="00621E63" w:rsidRDefault="003D003E" w:rsidP="00863A9A">
            <w:pPr>
              <w:pStyle w:val="TableEntry"/>
            </w:pPr>
            <w:r w:rsidRPr="00621E63">
              <w:t>RE</w:t>
            </w:r>
          </w:p>
        </w:tc>
        <w:tc>
          <w:tcPr>
            <w:tcW w:w="810" w:type="dxa"/>
            <w:shd w:val="clear" w:color="auto" w:fill="auto"/>
          </w:tcPr>
          <w:p w14:paraId="79ADBC5A" w14:textId="3B3AD259" w:rsidR="00B11855" w:rsidRPr="00621E63" w:rsidRDefault="00B11855" w:rsidP="00863A9A">
            <w:pPr>
              <w:pStyle w:val="TableEntry"/>
            </w:pPr>
          </w:p>
        </w:tc>
        <w:tc>
          <w:tcPr>
            <w:tcW w:w="630" w:type="dxa"/>
            <w:shd w:val="clear" w:color="auto" w:fill="auto"/>
          </w:tcPr>
          <w:p w14:paraId="191FB126" w14:textId="5AA48077" w:rsidR="00B11855" w:rsidRPr="00621E63" w:rsidRDefault="003D003E" w:rsidP="00863A9A">
            <w:pPr>
              <w:pStyle w:val="TableEntry"/>
            </w:pPr>
            <w:r w:rsidRPr="00621E63">
              <w:t>1</w:t>
            </w:r>
          </w:p>
        </w:tc>
        <w:tc>
          <w:tcPr>
            <w:tcW w:w="810" w:type="dxa"/>
            <w:shd w:val="clear" w:color="auto" w:fill="auto"/>
          </w:tcPr>
          <w:p w14:paraId="6FDBBA5F" w14:textId="73E130CA" w:rsidR="00B11855" w:rsidRPr="00621E63" w:rsidRDefault="003D003E" w:rsidP="00863A9A">
            <w:pPr>
              <w:pStyle w:val="TableEntry"/>
            </w:pPr>
            <w:r w:rsidRPr="00621E63">
              <w:t>1</w:t>
            </w:r>
          </w:p>
        </w:tc>
        <w:tc>
          <w:tcPr>
            <w:tcW w:w="810" w:type="dxa"/>
            <w:shd w:val="clear" w:color="auto" w:fill="auto"/>
          </w:tcPr>
          <w:p w14:paraId="5B89B7DC" w14:textId="2119B43D" w:rsidR="00B11855" w:rsidRPr="00621E63" w:rsidRDefault="00B11855" w:rsidP="00863A9A">
            <w:pPr>
              <w:pStyle w:val="TableEntry"/>
            </w:pPr>
          </w:p>
        </w:tc>
        <w:tc>
          <w:tcPr>
            <w:tcW w:w="900" w:type="dxa"/>
            <w:shd w:val="clear" w:color="auto" w:fill="auto"/>
          </w:tcPr>
          <w:p w14:paraId="4D5F5BBF" w14:textId="72244F90" w:rsidR="00B11855" w:rsidRPr="00621E63" w:rsidRDefault="00B11855" w:rsidP="00863A9A">
            <w:pPr>
              <w:pStyle w:val="TableEntry"/>
            </w:pPr>
          </w:p>
        </w:tc>
        <w:tc>
          <w:tcPr>
            <w:tcW w:w="1193" w:type="dxa"/>
            <w:shd w:val="clear" w:color="auto" w:fill="auto"/>
          </w:tcPr>
          <w:p w14:paraId="5E4F8CA5" w14:textId="760D4B7C" w:rsidR="00B11855" w:rsidRPr="00621E63" w:rsidRDefault="003D003E" w:rsidP="00863A9A">
            <w:pPr>
              <w:pStyle w:val="TableEntry"/>
            </w:pPr>
            <w:r w:rsidRPr="00621E63">
              <w:t>19600328</w:t>
            </w:r>
          </w:p>
        </w:tc>
      </w:tr>
      <w:tr w:rsidR="00D57E5E" w:rsidRPr="00621E63" w14:paraId="7CA7524D" w14:textId="77777777" w:rsidTr="00CF5627">
        <w:trPr>
          <w:cantSplit/>
          <w:jc w:val="center"/>
        </w:trPr>
        <w:tc>
          <w:tcPr>
            <w:tcW w:w="1525" w:type="dxa"/>
            <w:shd w:val="clear" w:color="auto" w:fill="auto"/>
          </w:tcPr>
          <w:p w14:paraId="4959BBF6" w14:textId="7715BDC5" w:rsidR="00B11855" w:rsidRPr="00621E63" w:rsidRDefault="003D003E" w:rsidP="00863A9A">
            <w:pPr>
              <w:pStyle w:val="TableEntry"/>
            </w:pPr>
            <w:r w:rsidRPr="00621E63">
              <w:t>Administrative Sex</w:t>
            </w:r>
          </w:p>
        </w:tc>
        <w:tc>
          <w:tcPr>
            <w:tcW w:w="810" w:type="dxa"/>
            <w:shd w:val="clear" w:color="auto" w:fill="auto"/>
          </w:tcPr>
          <w:p w14:paraId="128CB0B3" w14:textId="181E13CC" w:rsidR="00B11855" w:rsidRPr="00621E63" w:rsidRDefault="003D003E" w:rsidP="00863A9A">
            <w:pPr>
              <w:pStyle w:val="TableEntry"/>
            </w:pPr>
            <w:r w:rsidRPr="00621E63">
              <w:t>8</w:t>
            </w:r>
          </w:p>
        </w:tc>
        <w:tc>
          <w:tcPr>
            <w:tcW w:w="810" w:type="dxa"/>
            <w:shd w:val="clear" w:color="auto" w:fill="auto"/>
          </w:tcPr>
          <w:p w14:paraId="3A637ED2" w14:textId="54EA3BDF" w:rsidR="00B11855" w:rsidRPr="00621E63" w:rsidRDefault="003D003E" w:rsidP="00863A9A">
            <w:pPr>
              <w:pStyle w:val="TableEntry"/>
            </w:pPr>
            <w:r w:rsidRPr="00621E63">
              <w:t>IS</w:t>
            </w:r>
          </w:p>
        </w:tc>
        <w:tc>
          <w:tcPr>
            <w:tcW w:w="720" w:type="dxa"/>
            <w:shd w:val="clear" w:color="auto" w:fill="auto"/>
          </w:tcPr>
          <w:p w14:paraId="1605162F" w14:textId="3907ADC8" w:rsidR="00B11855" w:rsidRPr="00621E63" w:rsidRDefault="003D003E" w:rsidP="00863A9A">
            <w:pPr>
              <w:pStyle w:val="TableEntry"/>
            </w:pPr>
            <w:r w:rsidRPr="00621E63">
              <w:t>1</w:t>
            </w:r>
          </w:p>
        </w:tc>
        <w:tc>
          <w:tcPr>
            <w:tcW w:w="720" w:type="dxa"/>
            <w:shd w:val="clear" w:color="auto" w:fill="auto"/>
          </w:tcPr>
          <w:p w14:paraId="5C30BF05" w14:textId="76A2AE57" w:rsidR="00B11855" w:rsidRPr="00621E63" w:rsidRDefault="003D003E" w:rsidP="00863A9A">
            <w:pPr>
              <w:pStyle w:val="TableEntry"/>
            </w:pPr>
            <w:r w:rsidRPr="00621E63">
              <w:t>RE</w:t>
            </w:r>
          </w:p>
        </w:tc>
        <w:tc>
          <w:tcPr>
            <w:tcW w:w="810" w:type="dxa"/>
            <w:shd w:val="clear" w:color="auto" w:fill="auto"/>
          </w:tcPr>
          <w:p w14:paraId="551D1AA0" w14:textId="5A0733E5" w:rsidR="00B11855" w:rsidRPr="00621E63" w:rsidRDefault="003D003E" w:rsidP="00863A9A">
            <w:pPr>
              <w:pStyle w:val="TableEntry"/>
            </w:pPr>
            <w:r w:rsidRPr="00621E63">
              <w:t>False</w:t>
            </w:r>
          </w:p>
        </w:tc>
        <w:tc>
          <w:tcPr>
            <w:tcW w:w="630" w:type="dxa"/>
            <w:shd w:val="clear" w:color="auto" w:fill="auto"/>
          </w:tcPr>
          <w:p w14:paraId="589356F9" w14:textId="615EAE6F" w:rsidR="00B11855" w:rsidRPr="00621E63" w:rsidRDefault="003D003E" w:rsidP="00863A9A">
            <w:pPr>
              <w:pStyle w:val="TableEntry"/>
            </w:pPr>
            <w:r w:rsidRPr="00621E63">
              <w:t>0</w:t>
            </w:r>
          </w:p>
        </w:tc>
        <w:tc>
          <w:tcPr>
            <w:tcW w:w="810" w:type="dxa"/>
            <w:shd w:val="clear" w:color="auto" w:fill="auto"/>
          </w:tcPr>
          <w:p w14:paraId="277C690C" w14:textId="0856B4CA" w:rsidR="00B11855" w:rsidRPr="00621E63" w:rsidRDefault="003D003E" w:rsidP="00863A9A">
            <w:pPr>
              <w:pStyle w:val="TableEntry"/>
            </w:pPr>
            <w:r w:rsidRPr="00621E63">
              <w:t>1</w:t>
            </w:r>
          </w:p>
        </w:tc>
        <w:tc>
          <w:tcPr>
            <w:tcW w:w="810" w:type="dxa"/>
            <w:shd w:val="clear" w:color="auto" w:fill="auto"/>
          </w:tcPr>
          <w:p w14:paraId="6AD6BBFC" w14:textId="01626268" w:rsidR="00B11855" w:rsidRPr="00621E63" w:rsidRDefault="003D003E" w:rsidP="00863A9A">
            <w:pPr>
              <w:pStyle w:val="TableEntry"/>
            </w:pPr>
            <w:r w:rsidRPr="00621E63">
              <w:t>0001</w:t>
            </w:r>
          </w:p>
        </w:tc>
        <w:tc>
          <w:tcPr>
            <w:tcW w:w="900" w:type="dxa"/>
            <w:shd w:val="clear" w:color="auto" w:fill="auto"/>
          </w:tcPr>
          <w:p w14:paraId="4AF6AF74" w14:textId="3665EC06" w:rsidR="00B11855" w:rsidRPr="00621E63" w:rsidRDefault="00B11855" w:rsidP="00863A9A">
            <w:pPr>
              <w:pStyle w:val="TableEntry"/>
            </w:pPr>
          </w:p>
        </w:tc>
        <w:tc>
          <w:tcPr>
            <w:tcW w:w="1193" w:type="dxa"/>
            <w:shd w:val="clear" w:color="auto" w:fill="auto"/>
          </w:tcPr>
          <w:p w14:paraId="74B5C72F" w14:textId="0308265F" w:rsidR="00B11855" w:rsidRPr="00621E63" w:rsidRDefault="003D003E" w:rsidP="00863A9A">
            <w:pPr>
              <w:pStyle w:val="TableEntry"/>
            </w:pPr>
            <w:r w:rsidRPr="00621E63">
              <w:t>M</w:t>
            </w:r>
          </w:p>
        </w:tc>
      </w:tr>
      <w:tr w:rsidR="00D57E5E" w:rsidRPr="00621E63" w14:paraId="23E1DCB7" w14:textId="77777777" w:rsidTr="00CF5627">
        <w:trPr>
          <w:cantSplit/>
          <w:jc w:val="center"/>
        </w:trPr>
        <w:tc>
          <w:tcPr>
            <w:tcW w:w="1525" w:type="dxa"/>
            <w:shd w:val="clear" w:color="auto" w:fill="auto"/>
          </w:tcPr>
          <w:p w14:paraId="3A0D5A78" w14:textId="6AB4AFE6" w:rsidR="00B11855" w:rsidRPr="00621E63" w:rsidRDefault="003D003E" w:rsidP="00863A9A">
            <w:pPr>
              <w:pStyle w:val="TableEntry"/>
            </w:pPr>
            <w:r w:rsidRPr="00621E63">
              <w:t>Patient Address</w:t>
            </w:r>
          </w:p>
        </w:tc>
        <w:tc>
          <w:tcPr>
            <w:tcW w:w="810" w:type="dxa"/>
            <w:shd w:val="clear" w:color="auto" w:fill="auto"/>
          </w:tcPr>
          <w:p w14:paraId="2D54893C" w14:textId="30CCFCE6" w:rsidR="00B11855" w:rsidRPr="00621E63" w:rsidRDefault="003D003E" w:rsidP="00863A9A">
            <w:pPr>
              <w:pStyle w:val="TableEntry"/>
            </w:pPr>
            <w:r w:rsidRPr="00621E63">
              <w:t>11</w:t>
            </w:r>
          </w:p>
        </w:tc>
        <w:tc>
          <w:tcPr>
            <w:tcW w:w="810" w:type="dxa"/>
            <w:shd w:val="clear" w:color="auto" w:fill="auto"/>
          </w:tcPr>
          <w:p w14:paraId="1F217BE5" w14:textId="430ED514" w:rsidR="00B11855" w:rsidRPr="00621E63" w:rsidRDefault="003D003E" w:rsidP="00863A9A">
            <w:pPr>
              <w:pStyle w:val="TableEntry"/>
            </w:pPr>
            <w:r w:rsidRPr="00621E63">
              <w:t>XAD</w:t>
            </w:r>
          </w:p>
        </w:tc>
        <w:tc>
          <w:tcPr>
            <w:tcW w:w="720" w:type="dxa"/>
            <w:shd w:val="clear" w:color="auto" w:fill="auto"/>
          </w:tcPr>
          <w:p w14:paraId="629AC366" w14:textId="2B112BB8" w:rsidR="00B11855" w:rsidRPr="00621E63" w:rsidRDefault="003D003E" w:rsidP="00863A9A">
            <w:pPr>
              <w:pStyle w:val="TableEntry"/>
            </w:pPr>
            <w:r w:rsidRPr="00621E63">
              <w:t>513</w:t>
            </w:r>
          </w:p>
        </w:tc>
        <w:tc>
          <w:tcPr>
            <w:tcW w:w="720" w:type="dxa"/>
            <w:shd w:val="clear" w:color="auto" w:fill="auto"/>
          </w:tcPr>
          <w:p w14:paraId="66471DA2" w14:textId="4CC7084F" w:rsidR="00B11855" w:rsidRPr="00621E63" w:rsidRDefault="003D003E" w:rsidP="00863A9A">
            <w:pPr>
              <w:pStyle w:val="TableEntry"/>
            </w:pPr>
            <w:r w:rsidRPr="00621E63">
              <w:t>RE</w:t>
            </w:r>
          </w:p>
        </w:tc>
        <w:tc>
          <w:tcPr>
            <w:tcW w:w="810" w:type="dxa"/>
            <w:shd w:val="clear" w:color="auto" w:fill="auto"/>
          </w:tcPr>
          <w:p w14:paraId="5148BA2D" w14:textId="51ED4F32" w:rsidR="00B11855" w:rsidRPr="00621E63" w:rsidRDefault="003D003E" w:rsidP="00863A9A">
            <w:pPr>
              <w:pStyle w:val="TableEntry"/>
            </w:pPr>
            <w:r w:rsidRPr="00621E63">
              <w:t>True</w:t>
            </w:r>
          </w:p>
        </w:tc>
        <w:tc>
          <w:tcPr>
            <w:tcW w:w="630" w:type="dxa"/>
            <w:shd w:val="clear" w:color="auto" w:fill="auto"/>
          </w:tcPr>
          <w:p w14:paraId="6E1B2085" w14:textId="180414E5" w:rsidR="00B11855" w:rsidRPr="00621E63" w:rsidRDefault="003D003E" w:rsidP="00863A9A">
            <w:pPr>
              <w:pStyle w:val="TableEntry"/>
            </w:pPr>
            <w:r w:rsidRPr="00621E63">
              <w:t>0</w:t>
            </w:r>
          </w:p>
        </w:tc>
        <w:tc>
          <w:tcPr>
            <w:tcW w:w="810" w:type="dxa"/>
            <w:shd w:val="clear" w:color="auto" w:fill="auto"/>
          </w:tcPr>
          <w:p w14:paraId="21BB75CB" w14:textId="6FA265F6" w:rsidR="00B11855" w:rsidRPr="00621E63" w:rsidRDefault="003D003E" w:rsidP="00863A9A">
            <w:pPr>
              <w:pStyle w:val="TableEntry"/>
            </w:pPr>
            <w:r w:rsidRPr="00621E63">
              <w:t>*</w:t>
            </w:r>
          </w:p>
        </w:tc>
        <w:tc>
          <w:tcPr>
            <w:tcW w:w="810" w:type="dxa"/>
            <w:shd w:val="clear" w:color="auto" w:fill="auto"/>
          </w:tcPr>
          <w:p w14:paraId="2FA2C0BE" w14:textId="442E873A" w:rsidR="00B11855" w:rsidRPr="00621E63" w:rsidRDefault="00B11855" w:rsidP="00863A9A">
            <w:pPr>
              <w:pStyle w:val="TableEntry"/>
            </w:pPr>
          </w:p>
        </w:tc>
        <w:tc>
          <w:tcPr>
            <w:tcW w:w="900" w:type="dxa"/>
            <w:shd w:val="clear" w:color="auto" w:fill="auto"/>
          </w:tcPr>
          <w:p w14:paraId="11C90441" w14:textId="48069576" w:rsidR="00B11855" w:rsidRPr="00621E63" w:rsidRDefault="00B11855" w:rsidP="00863A9A">
            <w:pPr>
              <w:pStyle w:val="TableEntry"/>
            </w:pPr>
          </w:p>
        </w:tc>
        <w:tc>
          <w:tcPr>
            <w:tcW w:w="1193" w:type="dxa"/>
            <w:shd w:val="clear" w:color="auto" w:fill="auto"/>
          </w:tcPr>
          <w:p w14:paraId="67B4F32C" w14:textId="3FA09E18" w:rsidR="00B11855" w:rsidRPr="00621E63" w:rsidRDefault="00B11855" w:rsidP="00863A9A">
            <w:pPr>
              <w:pStyle w:val="TableEntry"/>
            </w:pPr>
          </w:p>
        </w:tc>
      </w:tr>
      <w:tr w:rsidR="00D57E5E" w:rsidRPr="00621E63" w14:paraId="22EDD040" w14:textId="77777777" w:rsidTr="00CF5627">
        <w:trPr>
          <w:cantSplit/>
          <w:jc w:val="center"/>
        </w:trPr>
        <w:tc>
          <w:tcPr>
            <w:tcW w:w="1525" w:type="dxa"/>
            <w:shd w:val="clear" w:color="auto" w:fill="auto"/>
          </w:tcPr>
          <w:p w14:paraId="2ADD2A61" w14:textId="0FDDCA79" w:rsidR="00B11855" w:rsidRPr="00621E63" w:rsidRDefault="003D003E" w:rsidP="00CF5627">
            <w:pPr>
              <w:pStyle w:val="TableEntryItalicindent"/>
            </w:pPr>
            <w:r w:rsidRPr="00621E63">
              <w:t>street address</w:t>
            </w:r>
          </w:p>
        </w:tc>
        <w:tc>
          <w:tcPr>
            <w:tcW w:w="810" w:type="dxa"/>
            <w:shd w:val="clear" w:color="auto" w:fill="auto"/>
          </w:tcPr>
          <w:p w14:paraId="01AF932C" w14:textId="4AAD4FEF" w:rsidR="00B11855" w:rsidRPr="00621E63" w:rsidRDefault="003D003E" w:rsidP="00CF5627">
            <w:pPr>
              <w:pStyle w:val="TableEntry"/>
              <w:rPr>
                <w:i/>
              </w:rPr>
            </w:pPr>
            <w:r w:rsidRPr="00621E63">
              <w:rPr>
                <w:i/>
              </w:rPr>
              <w:t>1</w:t>
            </w:r>
          </w:p>
        </w:tc>
        <w:tc>
          <w:tcPr>
            <w:tcW w:w="810" w:type="dxa"/>
            <w:shd w:val="clear" w:color="auto" w:fill="auto"/>
          </w:tcPr>
          <w:p w14:paraId="47ADC0D9" w14:textId="75E064B4" w:rsidR="00B11855" w:rsidRPr="00621E63" w:rsidRDefault="003D003E" w:rsidP="00863A9A">
            <w:pPr>
              <w:pStyle w:val="TableEntry"/>
              <w:rPr>
                <w:color w:val="FFFFFF"/>
              </w:rPr>
            </w:pPr>
            <w:r w:rsidRPr="00621E63">
              <w:t>SAD</w:t>
            </w:r>
          </w:p>
        </w:tc>
        <w:tc>
          <w:tcPr>
            <w:tcW w:w="720" w:type="dxa"/>
            <w:shd w:val="clear" w:color="auto" w:fill="auto"/>
          </w:tcPr>
          <w:p w14:paraId="6FCC11B5" w14:textId="3C844846" w:rsidR="00B11855" w:rsidRPr="00621E63" w:rsidRDefault="003D003E" w:rsidP="00863A9A">
            <w:pPr>
              <w:pStyle w:val="TableEntry"/>
              <w:rPr>
                <w:color w:val="FFFFFF"/>
              </w:rPr>
            </w:pPr>
            <w:r w:rsidRPr="00621E63">
              <w:t>184</w:t>
            </w:r>
          </w:p>
        </w:tc>
        <w:tc>
          <w:tcPr>
            <w:tcW w:w="720" w:type="dxa"/>
            <w:shd w:val="clear" w:color="auto" w:fill="auto"/>
          </w:tcPr>
          <w:p w14:paraId="02D04B89" w14:textId="39D57B13" w:rsidR="00B11855" w:rsidRPr="00621E63" w:rsidRDefault="003D003E" w:rsidP="00863A9A">
            <w:pPr>
              <w:pStyle w:val="TableEntry"/>
              <w:rPr>
                <w:color w:val="FFFFFF"/>
              </w:rPr>
            </w:pPr>
            <w:r w:rsidRPr="00621E63">
              <w:t>O</w:t>
            </w:r>
          </w:p>
        </w:tc>
        <w:tc>
          <w:tcPr>
            <w:tcW w:w="810" w:type="dxa"/>
            <w:shd w:val="clear" w:color="auto" w:fill="auto"/>
          </w:tcPr>
          <w:p w14:paraId="0BEE8723" w14:textId="4DDF52FB" w:rsidR="00B11855" w:rsidRPr="00621E63" w:rsidRDefault="00B11855" w:rsidP="001F5A5C">
            <w:pPr>
              <w:pStyle w:val="TableEntry"/>
            </w:pPr>
          </w:p>
        </w:tc>
        <w:tc>
          <w:tcPr>
            <w:tcW w:w="630" w:type="dxa"/>
            <w:shd w:val="clear" w:color="auto" w:fill="auto"/>
          </w:tcPr>
          <w:p w14:paraId="58C2FE51" w14:textId="0B7F412D" w:rsidR="00B11855" w:rsidRPr="00621E63" w:rsidRDefault="003D003E" w:rsidP="00863A9A">
            <w:pPr>
              <w:pStyle w:val="TableEntry"/>
              <w:rPr>
                <w:color w:val="FFFFFF"/>
              </w:rPr>
            </w:pPr>
            <w:r w:rsidRPr="00621E63">
              <w:t>0</w:t>
            </w:r>
          </w:p>
        </w:tc>
        <w:tc>
          <w:tcPr>
            <w:tcW w:w="810" w:type="dxa"/>
            <w:shd w:val="clear" w:color="auto" w:fill="auto"/>
          </w:tcPr>
          <w:p w14:paraId="4BA34787" w14:textId="2BF41498" w:rsidR="00B11855" w:rsidRPr="00621E63" w:rsidRDefault="003D003E" w:rsidP="00863A9A">
            <w:pPr>
              <w:pStyle w:val="TableEntry"/>
              <w:rPr>
                <w:color w:val="FFFFFF"/>
              </w:rPr>
            </w:pPr>
            <w:r w:rsidRPr="00621E63">
              <w:t>1</w:t>
            </w:r>
          </w:p>
        </w:tc>
        <w:tc>
          <w:tcPr>
            <w:tcW w:w="810" w:type="dxa"/>
            <w:shd w:val="clear" w:color="auto" w:fill="auto"/>
          </w:tcPr>
          <w:p w14:paraId="51FBD5FE" w14:textId="4DC6DC5E" w:rsidR="00B11855" w:rsidRPr="00621E63" w:rsidRDefault="00B11855" w:rsidP="001F5A5C">
            <w:pPr>
              <w:pStyle w:val="TableEntry"/>
            </w:pPr>
          </w:p>
        </w:tc>
        <w:tc>
          <w:tcPr>
            <w:tcW w:w="900" w:type="dxa"/>
            <w:shd w:val="clear" w:color="auto" w:fill="auto"/>
          </w:tcPr>
          <w:p w14:paraId="454D43D8" w14:textId="6100D11F" w:rsidR="00B11855" w:rsidRPr="00621E63" w:rsidRDefault="00B11855" w:rsidP="00863A9A">
            <w:pPr>
              <w:pStyle w:val="TableEntry"/>
            </w:pPr>
          </w:p>
        </w:tc>
        <w:tc>
          <w:tcPr>
            <w:tcW w:w="1193" w:type="dxa"/>
            <w:shd w:val="clear" w:color="auto" w:fill="auto"/>
          </w:tcPr>
          <w:p w14:paraId="403095C0" w14:textId="77637D55" w:rsidR="00B11855" w:rsidRPr="00621E63" w:rsidRDefault="003D003E" w:rsidP="001F5A5C">
            <w:pPr>
              <w:pStyle w:val="TableEntry"/>
            </w:pPr>
            <w:r w:rsidRPr="00621E63">
              <w:t>12345 Some Street</w:t>
            </w:r>
          </w:p>
        </w:tc>
      </w:tr>
      <w:tr w:rsidR="00D57E5E" w:rsidRPr="00621E63" w14:paraId="2B377DDD" w14:textId="77777777" w:rsidTr="00CF5627">
        <w:trPr>
          <w:cantSplit/>
          <w:jc w:val="center"/>
        </w:trPr>
        <w:tc>
          <w:tcPr>
            <w:tcW w:w="1525" w:type="dxa"/>
            <w:shd w:val="clear" w:color="auto" w:fill="auto"/>
          </w:tcPr>
          <w:p w14:paraId="185AF780" w14:textId="3ECC155F" w:rsidR="00B11855" w:rsidRPr="00621E63" w:rsidRDefault="003D003E" w:rsidP="00CF5627">
            <w:pPr>
              <w:pStyle w:val="TableEntryItalicindent"/>
            </w:pPr>
            <w:r w:rsidRPr="00621E63">
              <w:t xml:space="preserve"> other designation</w:t>
            </w:r>
          </w:p>
        </w:tc>
        <w:tc>
          <w:tcPr>
            <w:tcW w:w="810" w:type="dxa"/>
            <w:shd w:val="clear" w:color="auto" w:fill="auto"/>
          </w:tcPr>
          <w:p w14:paraId="74D5B194" w14:textId="365CC224" w:rsidR="00B11855" w:rsidRPr="00621E63" w:rsidRDefault="003D003E" w:rsidP="00CF5627">
            <w:pPr>
              <w:pStyle w:val="TableEntry"/>
              <w:rPr>
                <w:i/>
              </w:rPr>
            </w:pPr>
            <w:r w:rsidRPr="00621E63">
              <w:rPr>
                <w:i/>
              </w:rPr>
              <w:t>2</w:t>
            </w:r>
          </w:p>
        </w:tc>
        <w:tc>
          <w:tcPr>
            <w:tcW w:w="810" w:type="dxa"/>
            <w:shd w:val="clear" w:color="auto" w:fill="auto"/>
          </w:tcPr>
          <w:p w14:paraId="450A70ED" w14:textId="1F90B6BF" w:rsidR="00B11855" w:rsidRPr="00621E63" w:rsidRDefault="003D003E" w:rsidP="00863A9A">
            <w:pPr>
              <w:pStyle w:val="TableEntry"/>
              <w:rPr>
                <w:color w:val="FFFFFF"/>
              </w:rPr>
            </w:pPr>
            <w:r w:rsidRPr="00621E63">
              <w:t>ST</w:t>
            </w:r>
          </w:p>
        </w:tc>
        <w:tc>
          <w:tcPr>
            <w:tcW w:w="720" w:type="dxa"/>
            <w:shd w:val="clear" w:color="auto" w:fill="auto"/>
          </w:tcPr>
          <w:p w14:paraId="3C9B1F2C" w14:textId="0DBF84CC" w:rsidR="00B11855" w:rsidRPr="00621E63" w:rsidRDefault="003D003E" w:rsidP="00863A9A">
            <w:pPr>
              <w:pStyle w:val="TableEntry"/>
              <w:rPr>
                <w:color w:val="FFFFFF"/>
              </w:rPr>
            </w:pPr>
            <w:r w:rsidRPr="00621E63">
              <w:t>120</w:t>
            </w:r>
          </w:p>
        </w:tc>
        <w:tc>
          <w:tcPr>
            <w:tcW w:w="720" w:type="dxa"/>
            <w:shd w:val="clear" w:color="auto" w:fill="auto"/>
          </w:tcPr>
          <w:p w14:paraId="2607A41E" w14:textId="07563D8F" w:rsidR="00B11855" w:rsidRPr="00621E63" w:rsidRDefault="003D003E" w:rsidP="00863A9A">
            <w:pPr>
              <w:pStyle w:val="TableEntry"/>
              <w:rPr>
                <w:color w:val="FFFFFF"/>
              </w:rPr>
            </w:pPr>
            <w:r w:rsidRPr="00621E63">
              <w:t>O</w:t>
            </w:r>
          </w:p>
        </w:tc>
        <w:tc>
          <w:tcPr>
            <w:tcW w:w="810" w:type="dxa"/>
            <w:shd w:val="clear" w:color="auto" w:fill="auto"/>
          </w:tcPr>
          <w:p w14:paraId="0E2FD12B" w14:textId="12845A50" w:rsidR="00B11855" w:rsidRPr="00621E63" w:rsidRDefault="00B11855" w:rsidP="001F5A5C">
            <w:pPr>
              <w:pStyle w:val="TableEntry"/>
            </w:pPr>
          </w:p>
        </w:tc>
        <w:tc>
          <w:tcPr>
            <w:tcW w:w="630" w:type="dxa"/>
            <w:shd w:val="clear" w:color="auto" w:fill="auto"/>
          </w:tcPr>
          <w:p w14:paraId="5B780FEC" w14:textId="7A896DD9" w:rsidR="00B11855" w:rsidRPr="00621E63" w:rsidRDefault="003D003E" w:rsidP="00863A9A">
            <w:pPr>
              <w:pStyle w:val="TableEntry"/>
              <w:rPr>
                <w:color w:val="FFFFFF"/>
              </w:rPr>
            </w:pPr>
            <w:r w:rsidRPr="00621E63">
              <w:t>0</w:t>
            </w:r>
          </w:p>
        </w:tc>
        <w:tc>
          <w:tcPr>
            <w:tcW w:w="810" w:type="dxa"/>
            <w:shd w:val="clear" w:color="auto" w:fill="auto"/>
          </w:tcPr>
          <w:p w14:paraId="2807BE82" w14:textId="05482648" w:rsidR="00B11855" w:rsidRPr="00621E63" w:rsidRDefault="003D003E" w:rsidP="00863A9A">
            <w:pPr>
              <w:pStyle w:val="TableEntry"/>
              <w:rPr>
                <w:color w:val="FFFFFF"/>
              </w:rPr>
            </w:pPr>
            <w:r w:rsidRPr="00621E63">
              <w:t>1</w:t>
            </w:r>
          </w:p>
        </w:tc>
        <w:tc>
          <w:tcPr>
            <w:tcW w:w="810" w:type="dxa"/>
            <w:shd w:val="clear" w:color="auto" w:fill="auto"/>
          </w:tcPr>
          <w:p w14:paraId="4C2438AC" w14:textId="3BF142CB" w:rsidR="00B11855" w:rsidRPr="00621E63" w:rsidRDefault="00B11855" w:rsidP="001F5A5C">
            <w:pPr>
              <w:pStyle w:val="TableEntry"/>
            </w:pPr>
          </w:p>
        </w:tc>
        <w:tc>
          <w:tcPr>
            <w:tcW w:w="900" w:type="dxa"/>
            <w:shd w:val="clear" w:color="auto" w:fill="auto"/>
          </w:tcPr>
          <w:p w14:paraId="249F0836" w14:textId="319C26C9" w:rsidR="00B11855" w:rsidRPr="00621E63" w:rsidRDefault="00B11855" w:rsidP="001F5A5C">
            <w:pPr>
              <w:pStyle w:val="TableEntry"/>
            </w:pPr>
          </w:p>
        </w:tc>
        <w:tc>
          <w:tcPr>
            <w:tcW w:w="1193" w:type="dxa"/>
            <w:shd w:val="clear" w:color="auto" w:fill="auto"/>
          </w:tcPr>
          <w:p w14:paraId="040ABE69" w14:textId="4E88B9F8" w:rsidR="00B11855" w:rsidRPr="00621E63" w:rsidRDefault="003D003E" w:rsidP="001F5A5C">
            <w:pPr>
              <w:pStyle w:val="TableEntry"/>
            </w:pPr>
            <w:r w:rsidRPr="00621E63">
              <w:t>Apartment 123</w:t>
            </w:r>
          </w:p>
        </w:tc>
      </w:tr>
      <w:tr w:rsidR="00D57E5E" w:rsidRPr="00621E63" w14:paraId="668F9443" w14:textId="77777777" w:rsidTr="00CF5627">
        <w:trPr>
          <w:cantSplit/>
          <w:jc w:val="center"/>
        </w:trPr>
        <w:tc>
          <w:tcPr>
            <w:tcW w:w="1525" w:type="dxa"/>
            <w:shd w:val="clear" w:color="auto" w:fill="auto"/>
          </w:tcPr>
          <w:p w14:paraId="0AE45836" w14:textId="6E534DD6" w:rsidR="00B11855" w:rsidRPr="00621E63" w:rsidRDefault="003D003E" w:rsidP="00CF5627">
            <w:pPr>
              <w:pStyle w:val="TableEntryItalicindent"/>
            </w:pPr>
            <w:r w:rsidRPr="00621E63">
              <w:t xml:space="preserve"> city</w:t>
            </w:r>
          </w:p>
        </w:tc>
        <w:tc>
          <w:tcPr>
            <w:tcW w:w="810" w:type="dxa"/>
            <w:shd w:val="clear" w:color="auto" w:fill="auto"/>
          </w:tcPr>
          <w:p w14:paraId="7518C9AF" w14:textId="0CDDF66B" w:rsidR="00B11855" w:rsidRPr="00621E63" w:rsidRDefault="003D003E" w:rsidP="00CF5627">
            <w:pPr>
              <w:pStyle w:val="TableEntry"/>
              <w:rPr>
                <w:i/>
              </w:rPr>
            </w:pPr>
            <w:r w:rsidRPr="00621E63">
              <w:rPr>
                <w:i/>
              </w:rPr>
              <w:t>3</w:t>
            </w:r>
          </w:p>
        </w:tc>
        <w:tc>
          <w:tcPr>
            <w:tcW w:w="810" w:type="dxa"/>
            <w:shd w:val="clear" w:color="auto" w:fill="auto"/>
          </w:tcPr>
          <w:p w14:paraId="52FE3602" w14:textId="3A431B19" w:rsidR="00B11855" w:rsidRPr="00621E63" w:rsidRDefault="003D003E" w:rsidP="00863A9A">
            <w:pPr>
              <w:pStyle w:val="TableEntry"/>
              <w:rPr>
                <w:color w:val="FFFFFF"/>
              </w:rPr>
            </w:pPr>
            <w:r w:rsidRPr="00621E63">
              <w:t>ST</w:t>
            </w:r>
          </w:p>
        </w:tc>
        <w:tc>
          <w:tcPr>
            <w:tcW w:w="720" w:type="dxa"/>
            <w:shd w:val="clear" w:color="auto" w:fill="auto"/>
          </w:tcPr>
          <w:p w14:paraId="7D6AD93E" w14:textId="3B7358B6" w:rsidR="00B11855" w:rsidRPr="00621E63" w:rsidRDefault="003D003E" w:rsidP="00863A9A">
            <w:pPr>
              <w:pStyle w:val="TableEntry"/>
              <w:rPr>
                <w:color w:val="FFFFFF"/>
              </w:rPr>
            </w:pPr>
            <w:r w:rsidRPr="00621E63">
              <w:t>50</w:t>
            </w:r>
          </w:p>
        </w:tc>
        <w:tc>
          <w:tcPr>
            <w:tcW w:w="720" w:type="dxa"/>
            <w:shd w:val="clear" w:color="auto" w:fill="auto"/>
          </w:tcPr>
          <w:p w14:paraId="071D1CA8" w14:textId="531F14A9" w:rsidR="00B11855" w:rsidRPr="00621E63" w:rsidRDefault="003D003E" w:rsidP="00863A9A">
            <w:pPr>
              <w:pStyle w:val="TableEntry"/>
              <w:rPr>
                <w:color w:val="FFFFFF"/>
              </w:rPr>
            </w:pPr>
            <w:r w:rsidRPr="00621E63">
              <w:t>O</w:t>
            </w:r>
          </w:p>
        </w:tc>
        <w:tc>
          <w:tcPr>
            <w:tcW w:w="810" w:type="dxa"/>
            <w:shd w:val="clear" w:color="auto" w:fill="auto"/>
          </w:tcPr>
          <w:p w14:paraId="02E119B3" w14:textId="6A68695D" w:rsidR="00B11855" w:rsidRPr="00621E63" w:rsidRDefault="00B11855" w:rsidP="001F5A5C">
            <w:pPr>
              <w:pStyle w:val="TableEntry"/>
            </w:pPr>
          </w:p>
        </w:tc>
        <w:tc>
          <w:tcPr>
            <w:tcW w:w="630" w:type="dxa"/>
            <w:shd w:val="clear" w:color="auto" w:fill="auto"/>
          </w:tcPr>
          <w:p w14:paraId="10A39224" w14:textId="429F0A0C" w:rsidR="00B11855" w:rsidRPr="00621E63" w:rsidRDefault="003D003E" w:rsidP="00863A9A">
            <w:pPr>
              <w:pStyle w:val="TableEntry"/>
              <w:rPr>
                <w:color w:val="FFFFFF"/>
              </w:rPr>
            </w:pPr>
            <w:r w:rsidRPr="00621E63">
              <w:t>0</w:t>
            </w:r>
          </w:p>
        </w:tc>
        <w:tc>
          <w:tcPr>
            <w:tcW w:w="810" w:type="dxa"/>
            <w:shd w:val="clear" w:color="auto" w:fill="auto"/>
          </w:tcPr>
          <w:p w14:paraId="6E2A25B3" w14:textId="6A515276" w:rsidR="00B11855" w:rsidRPr="00621E63" w:rsidRDefault="003D003E" w:rsidP="00863A9A">
            <w:pPr>
              <w:pStyle w:val="TableEntry"/>
              <w:rPr>
                <w:color w:val="FFFFFF"/>
              </w:rPr>
            </w:pPr>
            <w:r w:rsidRPr="00621E63">
              <w:t>1</w:t>
            </w:r>
          </w:p>
        </w:tc>
        <w:tc>
          <w:tcPr>
            <w:tcW w:w="810" w:type="dxa"/>
            <w:shd w:val="clear" w:color="auto" w:fill="auto"/>
          </w:tcPr>
          <w:p w14:paraId="61F544D4" w14:textId="4CD56C7B" w:rsidR="00B11855" w:rsidRPr="00621E63" w:rsidRDefault="00B11855" w:rsidP="001F5A5C">
            <w:pPr>
              <w:pStyle w:val="TableEntry"/>
            </w:pPr>
          </w:p>
        </w:tc>
        <w:tc>
          <w:tcPr>
            <w:tcW w:w="900" w:type="dxa"/>
            <w:shd w:val="clear" w:color="auto" w:fill="auto"/>
          </w:tcPr>
          <w:p w14:paraId="195E5C26" w14:textId="32AF8EF0" w:rsidR="00B11855" w:rsidRPr="00621E63" w:rsidRDefault="00B11855" w:rsidP="001F5A5C">
            <w:pPr>
              <w:pStyle w:val="TableEntry"/>
            </w:pPr>
          </w:p>
        </w:tc>
        <w:tc>
          <w:tcPr>
            <w:tcW w:w="1193" w:type="dxa"/>
            <w:shd w:val="clear" w:color="auto" w:fill="auto"/>
          </w:tcPr>
          <w:p w14:paraId="5401DD31" w14:textId="140B6861" w:rsidR="00B11855" w:rsidRPr="00621E63" w:rsidRDefault="003D003E" w:rsidP="001F5A5C">
            <w:pPr>
              <w:pStyle w:val="TableEntry"/>
            </w:pPr>
            <w:r w:rsidRPr="00621E63">
              <w:t>Town</w:t>
            </w:r>
          </w:p>
        </w:tc>
      </w:tr>
      <w:tr w:rsidR="00D57E5E" w:rsidRPr="00621E63" w14:paraId="21EFA088" w14:textId="77777777" w:rsidTr="00CF5627">
        <w:trPr>
          <w:cantSplit/>
          <w:jc w:val="center"/>
        </w:trPr>
        <w:tc>
          <w:tcPr>
            <w:tcW w:w="1525" w:type="dxa"/>
            <w:shd w:val="clear" w:color="auto" w:fill="auto"/>
          </w:tcPr>
          <w:p w14:paraId="2D37CB06" w14:textId="14B006E4" w:rsidR="00B11855" w:rsidRPr="00621E63" w:rsidRDefault="003D003E" w:rsidP="00CF5627">
            <w:pPr>
              <w:pStyle w:val="TableEntryItalicindent"/>
            </w:pPr>
            <w:r w:rsidRPr="00621E63">
              <w:t xml:space="preserve"> state or province</w:t>
            </w:r>
          </w:p>
        </w:tc>
        <w:tc>
          <w:tcPr>
            <w:tcW w:w="810" w:type="dxa"/>
            <w:shd w:val="clear" w:color="auto" w:fill="auto"/>
          </w:tcPr>
          <w:p w14:paraId="5074623F" w14:textId="40050E67" w:rsidR="00B11855" w:rsidRPr="00621E63" w:rsidRDefault="003D003E" w:rsidP="00CF5627">
            <w:pPr>
              <w:pStyle w:val="TableEntry"/>
              <w:rPr>
                <w:i/>
              </w:rPr>
            </w:pPr>
            <w:r w:rsidRPr="00621E63">
              <w:rPr>
                <w:i/>
              </w:rPr>
              <w:t>4</w:t>
            </w:r>
          </w:p>
        </w:tc>
        <w:tc>
          <w:tcPr>
            <w:tcW w:w="810" w:type="dxa"/>
            <w:shd w:val="clear" w:color="auto" w:fill="auto"/>
          </w:tcPr>
          <w:p w14:paraId="1BE9E627" w14:textId="1D065A64" w:rsidR="00B11855" w:rsidRPr="00621E63" w:rsidRDefault="003D003E" w:rsidP="00863A9A">
            <w:pPr>
              <w:pStyle w:val="TableEntry"/>
              <w:rPr>
                <w:color w:val="FFFFFF"/>
              </w:rPr>
            </w:pPr>
            <w:r w:rsidRPr="00621E63">
              <w:t>ST</w:t>
            </w:r>
          </w:p>
        </w:tc>
        <w:tc>
          <w:tcPr>
            <w:tcW w:w="720" w:type="dxa"/>
            <w:shd w:val="clear" w:color="auto" w:fill="auto"/>
          </w:tcPr>
          <w:p w14:paraId="772F22C8" w14:textId="17C6610F" w:rsidR="00B11855" w:rsidRPr="00621E63" w:rsidRDefault="003D003E" w:rsidP="00863A9A">
            <w:pPr>
              <w:pStyle w:val="TableEntry"/>
              <w:rPr>
                <w:color w:val="FFFFFF"/>
              </w:rPr>
            </w:pPr>
            <w:r w:rsidRPr="00621E63">
              <w:t>50</w:t>
            </w:r>
          </w:p>
        </w:tc>
        <w:tc>
          <w:tcPr>
            <w:tcW w:w="720" w:type="dxa"/>
            <w:shd w:val="clear" w:color="auto" w:fill="auto"/>
          </w:tcPr>
          <w:p w14:paraId="665650D5" w14:textId="30862ECD" w:rsidR="00B11855" w:rsidRPr="00621E63" w:rsidRDefault="003D003E" w:rsidP="00863A9A">
            <w:pPr>
              <w:pStyle w:val="TableEntry"/>
              <w:rPr>
                <w:color w:val="FFFFFF"/>
              </w:rPr>
            </w:pPr>
            <w:r w:rsidRPr="00621E63">
              <w:t>O</w:t>
            </w:r>
          </w:p>
        </w:tc>
        <w:tc>
          <w:tcPr>
            <w:tcW w:w="810" w:type="dxa"/>
            <w:shd w:val="clear" w:color="auto" w:fill="auto"/>
          </w:tcPr>
          <w:p w14:paraId="1867F717" w14:textId="26BE4AB6" w:rsidR="00B11855" w:rsidRPr="00621E63" w:rsidRDefault="00B11855" w:rsidP="001F5A5C">
            <w:pPr>
              <w:pStyle w:val="TableEntry"/>
            </w:pPr>
          </w:p>
        </w:tc>
        <w:tc>
          <w:tcPr>
            <w:tcW w:w="630" w:type="dxa"/>
            <w:shd w:val="clear" w:color="auto" w:fill="auto"/>
          </w:tcPr>
          <w:p w14:paraId="677EDC8F" w14:textId="6D44F298" w:rsidR="00B11855" w:rsidRPr="00621E63" w:rsidRDefault="003D003E" w:rsidP="00863A9A">
            <w:pPr>
              <w:pStyle w:val="TableEntry"/>
              <w:rPr>
                <w:color w:val="FFFFFF"/>
              </w:rPr>
            </w:pPr>
            <w:r w:rsidRPr="00621E63">
              <w:t>0</w:t>
            </w:r>
          </w:p>
        </w:tc>
        <w:tc>
          <w:tcPr>
            <w:tcW w:w="810" w:type="dxa"/>
            <w:shd w:val="clear" w:color="auto" w:fill="auto"/>
          </w:tcPr>
          <w:p w14:paraId="08E0446D" w14:textId="091BA031" w:rsidR="00B11855" w:rsidRPr="00621E63" w:rsidRDefault="003D003E" w:rsidP="00863A9A">
            <w:pPr>
              <w:pStyle w:val="TableEntry"/>
              <w:rPr>
                <w:color w:val="FFFFFF"/>
              </w:rPr>
            </w:pPr>
            <w:r w:rsidRPr="00621E63">
              <w:t>1</w:t>
            </w:r>
          </w:p>
        </w:tc>
        <w:tc>
          <w:tcPr>
            <w:tcW w:w="810" w:type="dxa"/>
            <w:shd w:val="clear" w:color="auto" w:fill="auto"/>
          </w:tcPr>
          <w:p w14:paraId="1EADC159" w14:textId="03DD2BBB" w:rsidR="00B11855" w:rsidRPr="00621E63" w:rsidRDefault="00B11855" w:rsidP="001F5A5C">
            <w:pPr>
              <w:pStyle w:val="TableEntry"/>
            </w:pPr>
          </w:p>
        </w:tc>
        <w:tc>
          <w:tcPr>
            <w:tcW w:w="900" w:type="dxa"/>
            <w:shd w:val="clear" w:color="auto" w:fill="auto"/>
          </w:tcPr>
          <w:p w14:paraId="0ADF2C35" w14:textId="56E353B0" w:rsidR="00B11855" w:rsidRPr="00621E63" w:rsidRDefault="00B11855" w:rsidP="001F5A5C">
            <w:pPr>
              <w:pStyle w:val="TableEntry"/>
            </w:pPr>
          </w:p>
        </w:tc>
        <w:tc>
          <w:tcPr>
            <w:tcW w:w="1193" w:type="dxa"/>
            <w:shd w:val="clear" w:color="auto" w:fill="auto"/>
          </w:tcPr>
          <w:p w14:paraId="2EAF9B90" w14:textId="6A0E6DF6" w:rsidR="00B11855" w:rsidRPr="00621E63" w:rsidRDefault="003D003E" w:rsidP="001F5A5C">
            <w:pPr>
              <w:pStyle w:val="TableEntry"/>
            </w:pPr>
            <w:r w:rsidRPr="00621E63">
              <w:t>MN</w:t>
            </w:r>
          </w:p>
        </w:tc>
      </w:tr>
      <w:tr w:rsidR="00D57E5E" w:rsidRPr="00621E63" w14:paraId="2A9DD320" w14:textId="77777777" w:rsidTr="00CF5627">
        <w:trPr>
          <w:cantSplit/>
          <w:jc w:val="center"/>
        </w:trPr>
        <w:tc>
          <w:tcPr>
            <w:tcW w:w="1525" w:type="dxa"/>
            <w:shd w:val="clear" w:color="auto" w:fill="auto"/>
          </w:tcPr>
          <w:p w14:paraId="00EE443F" w14:textId="469D6D34" w:rsidR="00B11855" w:rsidRPr="00621E63" w:rsidRDefault="003D003E" w:rsidP="00863A9A">
            <w:pPr>
              <w:pStyle w:val="TableEntry"/>
            </w:pPr>
            <w:r w:rsidRPr="00621E63">
              <w:t>zip or postal code</w:t>
            </w:r>
          </w:p>
        </w:tc>
        <w:tc>
          <w:tcPr>
            <w:tcW w:w="810" w:type="dxa"/>
            <w:shd w:val="clear" w:color="auto" w:fill="auto"/>
          </w:tcPr>
          <w:p w14:paraId="4FBCD943" w14:textId="207340E1" w:rsidR="00B11855" w:rsidRPr="00621E63" w:rsidRDefault="003D003E" w:rsidP="00863A9A">
            <w:pPr>
              <w:pStyle w:val="TableEntry"/>
            </w:pPr>
            <w:r w:rsidRPr="00621E63">
              <w:t>5</w:t>
            </w:r>
          </w:p>
        </w:tc>
        <w:tc>
          <w:tcPr>
            <w:tcW w:w="810" w:type="dxa"/>
            <w:shd w:val="clear" w:color="auto" w:fill="auto"/>
          </w:tcPr>
          <w:p w14:paraId="1AE7B7E9" w14:textId="008CBB2E" w:rsidR="00B11855" w:rsidRPr="00621E63" w:rsidRDefault="003D003E" w:rsidP="00863A9A">
            <w:pPr>
              <w:pStyle w:val="TableEntry"/>
            </w:pPr>
            <w:r w:rsidRPr="00621E63">
              <w:t>ST</w:t>
            </w:r>
          </w:p>
        </w:tc>
        <w:tc>
          <w:tcPr>
            <w:tcW w:w="720" w:type="dxa"/>
            <w:shd w:val="clear" w:color="auto" w:fill="auto"/>
          </w:tcPr>
          <w:p w14:paraId="4687190C" w14:textId="31F5731B" w:rsidR="00B11855" w:rsidRPr="00621E63" w:rsidRDefault="003D003E" w:rsidP="00863A9A">
            <w:pPr>
              <w:pStyle w:val="TableEntry"/>
            </w:pPr>
            <w:r w:rsidRPr="00621E63">
              <w:t>12</w:t>
            </w:r>
          </w:p>
        </w:tc>
        <w:tc>
          <w:tcPr>
            <w:tcW w:w="720" w:type="dxa"/>
            <w:shd w:val="clear" w:color="auto" w:fill="auto"/>
          </w:tcPr>
          <w:p w14:paraId="47D8AC10" w14:textId="304DB0C5" w:rsidR="00B11855" w:rsidRPr="00621E63" w:rsidRDefault="003D003E" w:rsidP="00863A9A">
            <w:pPr>
              <w:pStyle w:val="TableEntry"/>
            </w:pPr>
            <w:r w:rsidRPr="00621E63">
              <w:t>O</w:t>
            </w:r>
          </w:p>
        </w:tc>
        <w:tc>
          <w:tcPr>
            <w:tcW w:w="810" w:type="dxa"/>
            <w:shd w:val="clear" w:color="auto" w:fill="auto"/>
          </w:tcPr>
          <w:p w14:paraId="5E4DBF52" w14:textId="2F83525E" w:rsidR="00B11855" w:rsidRPr="00621E63" w:rsidRDefault="00B11855" w:rsidP="001F5A5C">
            <w:pPr>
              <w:pStyle w:val="TableEntry"/>
            </w:pPr>
          </w:p>
        </w:tc>
        <w:tc>
          <w:tcPr>
            <w:tcW w:w="630" w:type="dxa"/>
            <w:shd w:val="clear" w:color="auto" w:fill="auto"/>
          </w:tcPr>
          <w:p w14:paraId="67B1A100" w14:textId="5BFBA558" w:rsidR="00B11855" w:rsidRPr="00621E63" w:rsidRDefault="003D003E" w:rsidP="00863A9A">
            <w:pPr>
              <w:pStyle w:val="TableEntry"/>
            </w:pPr>
            <w:r w:rsidRPr="00621E63">
              <w:t>0</w:t>
            </w:r>
          </w:p>
        </w:tc>
        <w:tc>
          <w:tcPr>
            <w:tcW w:w="810" w:type="dxa"/>
            <w:shd w:val="clear" w:color="auto" w:fill="auto"/>
          </w:tcPr>
          <w:p w14:paraId="247A72A4" w14:textId="60030436" w:rsidR="00B11855" w:rsidRPr="00621E63" w:rsidRDefault="003D003E" w:rsidP="00863A9A">
            <w:pPr>
              <w:pStyle w:val="TableEntry"/>
            </w:pPr>
            <w:r w:rsidRPr="00621E63">
              <w:t>1</w:t>
            </w:r>
          </w:p>
        </w:tc>
        <w:tc>
          <w:tcPr>
            <w:tcW w:w="810" w:type="dxa"/>
            <w:shd w:val="clear" w:color="auto" w:fill="auto"/>
          </w:tcPr>
          <w:p w14:paraId="088CB7CD" w14:textId="6EC568AD" w:rsidR="00B11855" w:rsidRPr="00621E63" w:rsidRDefault="00B11855" w:rsidP="001F5A5C">
            <w:pPr>
              <w:pStyle w:val="TableEntry"/>
            </w:pPr>
          </w:p>
        </w:tc>
        <w:tc>
          <w:tcPr>
            <w:tcW w:w="900" w:type="dxa"/>
            <w:shd w:val="clear" w:color="auto" w:fill="auto"/>
          </w:tcPr>
          <w:p w14:paraId="1973EC1F" w14:textId="264DA59E" w:rsidR="00B11855" w:rsidRPr="00621E63" w:rsidRDefault="00B11855" w:rsidP="001F5A5C">
            <w:pPr>
              <w:pStyle w:val="TableEntry"/>
            </w:pPr>
          </w:p>
        </w:tc>
        <w:tc>
          <w:tcPr>
            <w:tcW w:w="1193" w:type="dxa"/>
            <w:shd w:val="clear" w:color="auto" w:fill="auto"/>
          </w:tcPr>
          <w:p w14:paraId="0F362107" w14:textId="0BD7601D" w:rsidR="00B11855" w:rsidRPr="00621E63" w:rsidRDefault="003D003E" w:rsidP="001F5A5C">
            <w:pPr>
              <w:pStyle w:val="TableEntry"/>
            </w:pPr>
            <w:r w:rsidRPr="00621E63">
              <w:t>12345 </w:t>
            </w:r>
          </w:p>
        </w:tc>
      </w:tr>
      <w:tr w:rsidR="00D57E5E" w:rsidRPr="00621E63" w14:paraId="13926331" w14:textId="77777777" w:rsidTr="00CF5627">
        <w:trPr>
          <w:cantSplit/>
          <w:jc w:val="center"/>
        </w:trPr>
        <w:tc>
          <w:tcPr>
            <w:tcW w:w="1525" w:type="dxa"/>
            <w:shd w:val="clear" w:color="auto" w:fill="auto"/>
          </w:tcPr>
          <w:p w14:paraId="03B93457" w14:textId="608EF779" w:rsidR="00B11855" w:rsidRPr="00621E63" w:rsidRDefault="003D003E" w:rsidP="00863A9A">
            <w:pPr>
              <w:pStyle w:val="TableEntry"/>
            </w:pPr>
            <w:r w:rsidRPr="00621E63">
              <w:t>country</w:t>
            </w:r>
          </w:p>
        </w:tc>
        <w:tc>
          <w:tcPr>
            <w:tcW w:w="810" w:type="dxa"/>
            <w:shd w:val="clear" w:color="auto" w:fill="auto"/>
          </w:tcPr>
          <w:p w14:paraId="7319AC8B" w14:textId="67B8CCF9" w:rsidR="00B11855" w:rsidRPr="00621E63" w:rsidRDefault="003D003E" w:rsidP="00863A9A">
            <w:pPr>
              <w:pStyle w:val="TableEntry"/>
            </w:pPr>
            <w:r w:rsidRPr="00621E63">
              <w:t>6</w:t>
            </w:r>
          </w:p>
        </w:tc>
        <w:tc>
          <w:tcPr>
            <w:tcW w:w="810" w:type="dxa"/>
            <w:shd w:val="clear" w:color="auto" w:fill="auto"/>
          </w:tcPr>
          <w:p w14:paraId="3AFD4084" w14:textId="379C5B80" w:rsidR="00B11855" w:rsidRPr="00621E63" w:rsidRDefault="003D003E" w:rsidP="00863A9A">
            <w:pPr>
              <w:pStyle w:val="TableEntry"/>
            </w:pPr>
            <w:r w:rsidRPr="00621E63">
              <w:t>ID</w:t>
            </w:r>
          </w:p>
        </w:tc>
        <w:tc>
          <w:tcPr>
            <w:tcW w:w="720" w:type="dxa"/>
            <w:shd w:val="clear" w:color="auto" w:fill="auto"/>
          </w:tcPr>
          <w:p w14:paraId="20A0D0B6" w14:textId="046F1EB0" w:rsidR="00B11855" w:rsidRPr="00621E63" w:rsidRDefault="003D003E" w:rsidP="00863A9A">
            <w:pPr>
              <w:pStyle w:val="TableEntry"/>
            </w:pPr>
            <w:r w:rsidRPr="00621E63">
              <w:t>3</w:t>
            </w:r>
          </w:p>
        </w:tc>
        <w:tc>
          <w:tcPr>
            <w:tcW w:w="720" w:type="dxa"/>
            <w:shd w:val="clear" w:color="auto" w:fill="auto"/>
          </w:tcPr>
          <w:p w14:paraId="547397E7" w14:textId="35F8E99B" w:rsidR="00B11855" w:rsidRPr="00621E63" w:rsidRDefault="003D003E" w:rsidP="00863A9A">
            <w:pPr>
              <w:pStyle w:val="TableEntry"/>
            </w:pPr>
            <w:r w:rsidRPr="00621E63">
              <w:t>O</w:t>
            </w:r>
          </w:p>
        </w:tc>
        <w:tc>
          <w:tcPr>
            <w:tcW w:w="810" w:type="dxa"/>
            <w:shd w:val="clear" w:color="auto" w:fill="auto"/>
          </w:tcPr>
          <w:p w14:paraId="71976530" w14:textId="2926A478" w:rsidR="00B11855" w:rsidRPr="00621E63" w:rsidRDefault="00B11855" w:rsidP="001F5A5C">
            <w:pPr>
              <w:pStyle w:val="TableEntry"/>
            </w:pPr>
          </w:p>
        </w:tc>
        <w:tc>
          <w:tcPr>
            <w:tcW w:w="630" w:type="dxa"/>
            <w:shd w:val="clear" w:color="auto" w:fill="auto"/>
          </w:tcPr>
          <w:p w14:paraId="5811CE55" w14:textId="4A805C2C" w:rsidR="00B11855" w:rsidRPr="00621E63" w:rsidRDefault="003D003E" w:rsidP="00863A9A">
            <w:pPr>
              <w:pStyle w:val="TableEntry"/>
            </w:pPr>
            <w:r w:rsidRPr="00621E63">
              <w:t>0</w:t>
            </w:r>
          </w:p>
        </w:tc>
        <w:tc>
          <w:tcPr>
            <w:tcW w:w="810" w:type="dxa"/>
            <w:shd w:val="clear" w:color="auto" w:fill="auto"/>
          </w:tcPr>
          <w:p w14:paraId="3E25824C" w14:textId="395CCFE3" w:rsidR="00B11855" w:rsidRPr="00621E63" w:rsidRDefault="003D003E" w:rsidP="00863A9A">
            <w:pPr>
              <w:pStyle w:val="TableEntry"/>
            </w:pPr>
            <w:r w:rsidRPr="00621E63">
              <w:t>1</w:t>
            </w:r>
          </w:p>
        </w:tc>
        <w:tc>
          <w:tcPr>
            <w:tcW w:w="810" w:type="dxa"/>
            <w:shd w:val="clear" w:color="auto" w:fill="auto"/>
          </w:tcPr>
          <w:p w14:paraId="40047B45" w14:textId="38A01161" w:rsidR="00B11855" w:rsidRPr="00621E63" w:rsidRDefault="003D003E" w:rsidP="00863A9A">
            <w:pPr>
              <w:pStyle w:val="TableEntry"/>
            </w:pPr>
            <w:r w:rsidRPr="00621E63">
              <w:t>0399</w:t>
            </w:r>
          </w:p>
        </w:tc>
        <w:tc>
          <w:tcPr>
            <w:tcW w:w="900" w:type="dxa"/>
            <w:shd w:val="clear" w:color="auto" w:fill="auto"/>
          </w:tcPr>
          <w:p w14:paraId="06F9E1DB" w14:textId="6FC78EE0" w:rsidR="00B11855" w:rsidRPr="00621E63" w:rsidRDefault="00B11855" w:rsidP="001F5A5C">
            <w:pPr>
              <w:pStyle w:val="TableEntry"/>
            </w:pPr>
          </w:p>
        </w:tc>
        <w:tc>
          <w:tcPr>
            <w:tcW w:w="1193" w:type="dxa"/>
            <w:shd w:val="clear" w:color="auto" w:fill="auto"/>
          </w:tcPr>
          <w:p w14:paraId="3B5A5597" w14:textId="55C12301" w:rsidR="00B11855" w:rsidRPr="00621E63" w:rsidRDefault="003D003E" w:rsidP="001F5A5C">
            <w:pPr>
              <w:pStyle w:val="TableEntry"/>
            </w:pPr>
            <w:r w:rsidRPr="00621E63">
              <w:t>USA</w:t>
            </w:r>
          </w:p>
        </w:tc>
      </w:tr>
    </w:tbl>
    <w:p w14:paraId="71F40067" w14:textId="77777777" w:rsidR="00B11855" w:rsidRPr="00621E63" w:rsidRDefault="003D003E" w:rsidP="00396374">
      <w:pPr>
        <w:pStyle w:val="Note"/>
      </w:pPr>
      <w:r w:rsidRPr="00621E63">
        <w:t>Note: Field names are in Roman type, relevant component names within a field are listed underneath in italic type.</w:t>
      </w:r>
    </w:p>
    <w:p w14:paraId="38C052B3" w14:textId="77777777" w:rsidR="001A4392" w:rsidRPr="00621E63" w:rsidRDefault="001A4392" w:rsidP="00A17802">
      <w:pPr>
        <w:pStyle w:val="BodyText"/>
      </w:pPr>
    </w:p>
    <w:p w14:paraId="45316A6E" w14:textId="77777777" w:rsidR="00B11855" w:rsidRPr="00621E63" w:rsidRDefault="003D003E" w:rsidP="008E1C27">
      <w:pPr>
        <w:pStyle w:val="BodyText"/>
        <w:keepNext/>
        <w:pPrChange w:id="2064" w:author="Mary Jungers" w:date="2019-11-13T18:49:00Z">
          <w:pPr>
            <w:pStyle w:val="BodyText"/>
          </w:pPr>
        </w:pPrChange>
      </w:pPr>
      <w:r w:rsidRPr="00621E63">
        <w:rPr>
          <w:b/>
          <w:bCs/>
        </w:rPr>
        <w:lastRenderedPageBreak/>
        <w:t>PID-3.1 Patient Identifier List</w:t>
      </w:r>
    </w:p>
    <w:p w14:paraId="13CCC9CB" w14:textId="3BDCA18C" w:rsidR="00B11855" w:rsidRPr="00621E63" w:rsidRDefault="003D003E" w:rsidP="002E3ED0">
      <w:pPr>
        <w:pStyle w:val="HL7FieldIndent2"/>
        <w:rPr>
          <w:noProof w:val="0"/>
        </w:rPr>
      </w:pPr>
      <w:r w:rsidRPr="00621E63">
        <w:rPr>
          <w:noProof w:val="0"/>
        </w:rPr>
        <w:t>ID Number contains a unique identifier for the patient assigned by the Implantable Device – Cardiac – Reporter. Identifier Type Code is constrained by Table 0203 listed below (others can be included as defined in the 2.6 standard). The first identifier will always be the unique model/serial number of the implanted device with an identifier of type U (see table following). This will be used by the Implantable Device – Cardiac – Consumer / Repository to match the device interrogations with the patient accounts. Assigning Authority will be a unique name of the Implantable Device – Cardiac – Reporter system or owning organization that creates the observation and will be coded using the MDC_IDC Nomenclature, MDC_IDC_DEV_MFG term.</w:t>
      </w:r>
    </w:p>
    <w:p w14:paraId="127FFC48" w14:textId="1A2E51B3" w:rsidR="00B11855" w:rsidRPr="00621E63" w:rsidRDefault="003D003E" w:rsidP="00CF5627">
      <w:pPr>
        <w:pStyle w:val="TableTitle"/>
      </w:pPr>
      <w:r w:rsidRPr="00621E63">
        <w:t>Table 3.9.4.1.2.2</w:t>
      </w:r>
      <w:r w:rsidR="005D79DE" w:rsidRPr="00621E63">
        <w:rPr>
          <w:rFonts w:eastAsia="MS Gothic"/>
        </w:rPr>
        <w:t>-</w:t>
      </w:r>
      <w:r w:rsidR="002924C0" w:rsidRPr="00621E63">
        <w:t>2</w:t>
      </w:r>
      <w:r w:rsidRPr="00621E63">
        <w:t xml:space="preserve">: </w:t>
      </w:r>
      <w:r w:rsidR="006D613E" w:rsidRPr="00621E63">
        <w:t>HL7</w:t>
      </w:r>
      <w:r w:rsidR="00995105" w:rsidRPr="00621E63">
        <w:t xml:space="preserve"> </w:t>
      </w:r>
      <w:r w:rsidRPr="00621E63">
        <w:t>Table 0203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2985"/>
        <w:gridCol w:w="4274"/>
        <w:gridCol w:w="961"/>
      </w:tblGrid>
      <w:tr w:rsidR="00C40FD5" w:rsidRPr="00621E63" w14:paraId="1765B38D" w14:textId="77777777" w:rsidTr="00EB7483">
        <w:trPr>
          <w:cantSplit/>
          <w:tblHeader/>
          <w:jc w:val="center"/>
        </w:trPr>
        <w:tc>
          <w:tcPr>
            <w:tcW w:w="990" w:type="dxa"/>
            <w:shd w:val="clear" w:color="auto" w:fill="D9D9D9"/>
          </w:tcPr>
          <w:p w14:paraId="52FE04B0" w14:textId="77777777" w:rsidR="00B11855" w:rsidRPr="00621E63" w:rsidRDefault="003D003E" w:rsidP="006C0E8E">
            <w:pPr>
              <w:pStyle w:val="TableEntryHeader"/>
            </w:pPr>
            <w:r w:rsidRPr="00621E63">
              <w:t>Code</w:t>
            </w:r>
          </w:p>
        </w:tc>
        <w:tc>
          <w:tcPr>
            <w:tcW w:w="2985" w:type="dxa"/>
            <w:shd w:val="clear" w:color="auto" w:fill="D9D9D9"/>
          </w:tcPr>
          <w:p w14:paraId="7606A60E" w14:textId="77777777" w:rsidR="00B11855" w:rsidRPr="00621E63" w:rsidRDefault="003D003E" w:rsidP="006C0E8E">
            <w:pPr>
              <w:pStyle w:val="TableEntryHeader"/>
            </w:pPr>
            <w:r w:rsidRPr="00621E63">
              <w:t>Description</w:t>
            </w:r>
          </w:p>
        </w:tc>
        <w:tc>
          <w:tcPr>
            <w:tcW w:w="4274" w:type="dxa"/>
            <w:shd w:val="clear" w:color="auto" w:fill="D9D9D9"/>
          </w:tcPr>
          <w:p w14:paraId="781D6A48" w14:textId="77777777" w:rsidR="00B11855" w:rsidRPr="00621E63" w:rsidRDefault="003D003E" w:rsidP="006C0E8E">
            <w:pPr>
              <w:pStyle w:val="TableEntryHeader"/>
            </w:pPr>
            <w:r w:rsidRPr="00621E63">
              <w:t>Notes</w:t>
            </w:r>
          </w:p>
        </w:tc>
        <w:tc>
          <w:tcPr>
            <w:tcW w:w="961" w:type="dxa"/>
            <w:shd w:val="clear" w:color="auto" w:fill="D9D9D9"/>
          </w:tcPr>
          <w:p w14:paraId="1B834E76" w14:textId="77777777" w:rsidR="00B11855" w:rsidRPr="00621E63" w:rsidRDefault="003D003E" w:rsidP="006C0E8E">
            <w:pPr>
              <w:pStyle w:val="TableEntryHeader"/>
            </w:pPr>
            <w:r w:rsidRPr="00621E63">
              <w:t>Usage</w:t>
            </w:r>
          </w:p>
        </w:tc>
      </w:tr>
      <w:tr w:rsidR="00B11855" w:rsidRPr="00621E63" w14:paraId="4AFAB872" w14:textId="77777777" w:rsidTr="00EB7483">
        <w:trPr>
          <w:cantSplit/>
          <w:jc w:val="center"/>
        </w:trPr>
        <w:tc>
          <w:tcPr>
            <w:tcW w:w="990" w:type="dxa"/>
            <w:shd w:val="clear" w:color="auto" w:fill="auto"/>
          </w:tcPr>
          <w:p w14:paraId="33A5E1EB" w14:textId="77777777" w:rsidR="00B11855" w:rsidRPr="00621E63" w:rsidRDefault="003D003E" w:rsidP="006C0E8E">
            <w:pPr>
              <w:pStyle w:val="TableEntry"/>
              <w:keepNext/>
            </w:pPr>
            <w:r w:rsidRPr="00621E63">
              <w:t>U</w:t>
            </w:r>
          </w:p>
        </w:tc>
        <w:tc>
          <w:tcPr>
            <w:tcW w:w="2985" w:type="dxa"/>
            <w:shd w:val="clear" w:color="auto" w:fill="auto"/>
          </w:tcPr>
          <w:p w14:paraId="7DD8C8F6" w14:textId="77777777" w:rsidR="00B11855" w:rsidRPr="00621E63" w:rsidRDefault="003D003E" w:rsidP="006C0E8E">
            <w:pPr>
              <w:pStyle w:val="TableEntry"/>
              <w:keepNext/>
            </w:pPr>
            <w:r w:rsidRPr="00621E63">
              <w:t>Model and Serial Number of Device</w:t>
            </w:r>
          </w:p>
          <w:p w14:paraId="00A28859" w14:textId="77777777" w:rsidR="00B11855" w:rsidRPr="00621E63" w:rsidRDefault="003D003E" w:rsidP="006C0E8E">
            <w:pPr>
              <w:pStyle w:val="TableEntry"/>
              <w:keepNext/>
            </w:pPr>
            <w:r w:rsidRPr="00621E63">
              <w:t>IEEE 11073_10103 MDC_IDC_DEV_MODEL and MDC_IDC_DEV_SERIAL</w:t>
            </w:r>
          </w:p>
        </w:tc>
        <w:tc>
          <w:tcPr>
            <w:tcW w:w="4274" w:type="dxa"/>
            <w:shd w:val="clear" w:color="auto" w:fill="auto"/>
          </w:tcPr>
          <w:p w14:paraId="76555EEC" w14:textId="77777777" w:rsidR="00B11855" w:rsidRPr="00621E63" w:rsidRDefault="003D003E" w:rsidP="006C0E8E">
            <w:pPr>
              <w:pStyle w:val="TableEntry"/>
              <w:keepNext/>
            </w:pPr>
            <w:r w:rsidRPr="00621E63">
              <w:t>Model and Serial number will be concatenated together and will be unique within an Assigning Authority.</w:t>
            </w:r>
          </w:p>
          <w:p w14:paraId="44278476" w14:textId="77777777" w:rsidR="00B11855" w:rsidRPr="00621E63" w:rsidRDefault="003D003E" w:rsidP="006C0E8E">
            <w:pPr>
              <w:pStyle w:val="TableEntry"/>
              <w:keepNext/>
            </w:pPr>
            <w:r w:rsidRPr="00621E63">
              <w:t>The format of the ID will be following:</w:t>
            </w:r>
          </w:p>
          <w:p w14:paraId="3B118A7E" w14:textId="77777777" w:rsidR="00B11855" w:rsidRPr="00621E63" w:rsidRDefault="003D003E" w:rsidP="006C0E8E">
            <w:pPr>
              <w:pStyle w:val="TableEntry"/>
              <w:keepNext/>
            </w:pPr>
            <w:r w:rsidRPr="00621E63">
              <w:t>"model:xxx/serial:yyy"</w:t>
            </w:r>
          </w:p>
          <w:p w14:paraId="2AFAE5A2" w14:textId="77777777" w:rsidR="00B11855" w:rsidRPr="00621E63" w:rsidRDefault="003D003E" w:rsidP="006C0E8E">
            <w:pPr>
              <w:pStyle w:val="TableEntry"/>
              <w:keepNext/>
            </w:pPr>
            <w:r w:rsidRPr="00621E63">
              <w:t>Example: model:XZY987/serial:abc123</w:t>
            </w:r>
          </w:p>
        </w:tc>
        <w:tc>
          <w:tcPr>
            <w:tcW w:w="961" w:type="dxa"/>
            <w:shd w:val="clear" w:color="auto" w:fill="auto"/>
          </w:tcPr>
          <w:p w14:paraId="764833DE" w14:textId="77777777" w:rsidR="00B11855" w:rsidRPr="00621E63" w:rsidRDefault="003D003E" w:rsidP="006C0E8E">
            <w:pPr>
              <w:pStyle w:val="TableEntry"/>
              <w:keepNext/>
            </w:pPr>
            <w:r w:rsidRPr="00621E63">
              <w:t>R</w:t>
            </w:r>
          </w:p>
        </w:tc>
      </w:tr>
      <w:tr w:rsidR="00B11855" w:rsidRPr="00621E63" w14:paraId="1DF5150F" w14:textId="77777777" w:rsidTr="00EB7483">
        <w:trPr>
          <w:cantSplit/>
          <w:jc w:val="center"/>
        </w:trPr>
        <w:tc>
          <w:tcPr>
            <w:tcW w:w="990" w:type="dxa"/>
            <w:shd w:val="clear" w:color="auto" w:fill="auto"/>
          </w:tcPr>
          <w:p w14:paraId="0F82BD5E" w14:textId="77777777" w:rsidR="00B11855" w:rsidRPr="00621E63" w:rsidRDefault="003D003E" w:rsidP="008679BF">
            <w:pPr>
              <w:pStyle w:val="TableEntry"/>
            </w:pPr>
            <w:r w:rsidRPr="00621E63">
              <w:t>SS</w:t>
            </w:r>
          </w:p>
        </w:tc>
        <w:tc>
          <w:tcPr>
            <w:tcW w:w="2985" w:type="dxa"/>
            <w:shd w:val="clear" w:color="auto" w:fill="auto"/>
          </w:tcPr>
          <w:p w14:paraId="25A76B5C" w14:textId="77777777" w:rsidR="00B11855" w:rsidRPr="00621E63" w:rsidRDefault="003D003E" w:rsidP="008679BF">
            <w:pPr>
              <w:pStyle w:val="TableEntry"/>
            </w:pPr>
            <w:r w:rsidRPr="00621E63">
              <w:t>Patient Social Security Number</w:t>
            </w:r>
          </w:p>
        </w:tc>
        <w:tc>
          <w:tcPr>
            <w:tcW w:w="4274" w:type="dxa"/>
            <w:shd w:val="clear" w:color="auto" w:fill="auto"/>
          </w:tcPr>
          <w:p w14:paraId="22CE6258" w14:textId="77777777" w:rsidR="00B11855" w:rsidRPr="00621E63" w:rsidRDefault="003D003E" w:rsidP="008679BF">
            <w:pPr>
              <w:pStyle w:val="TableEntry"/>
            </w:pPr>
            <w:r w:rsidRPr="00621E63">
              <w:t>Social Security number will be included if known.</w:t>
            </w:r>
          </w:p>
        </w:tc>
        <w:tc>
          <w:tcPr>
            <w:tcW w:w="961" w:type="dxa"/>
            <w:shd w:val="clear" w:color="auto" w:fill="auto"/>
          </w:tcPr>
          <w:p w14:paraId="629F8D1A" w14:textId="77777777" w:rsidR="00B11855" w:rsidRPr="00621E63" w:rsidRDefault="003D003E" w:rsidP="000166DD">
            <w:pPr>
              <w:pStyle w:val="TableEntry"/>
            </w:pPr>
            <w:r w:rsidRPr="00621E63">
              <w:t>RE</w:t>
            </w:r>
          </w:p>
        </w:tc>
      </w:tr>
    </w:tbl>
    <w:p w14:paraId="5E35A887" w14:textId="77777777" w:rsidR="00B11855" w:rsidRPr="00621E63" w:rsidRDefault="00B11855" w:rsidP="008679BF">
      <w:pPr>
        <w:pStyle w:val="BodyText"/>
      </w:pPr>
    </w:p>
    <w:p w14:paraId="4B8F3934" w14:textId="77777777" w:rsidR="00B11855" w:rsidRPr="00621E63" w:rsidRDefault="00855E3C" w:rsidP="00123C7B">
      <w:pPr>
        <w:pStyle w:val="Heading6"/>
        <w:numPr>
          <w:ilvl w:val="0"/>
          <w:numId w:val="0"/>
        </w:numPr>
        <w:rPr>
          <w:noProof w:val="0"/>
        </w:rPr>
      </w:pPr>
      <w:bookmarkStart w:id="2065" w:name="_Toc401769840"/>
      <w:bookmarkStart w:id="2066" w:name="_Toc24650483"/>
      <w:r w:rsidRPr="00621E63">
        <w:rPr>
          <w:noProof w:val="0"/>
        </w:rPr>
        <w:t xml:space="preserve">3.9.4.1.2.3 </w:t>
      </w:r>
      <w:r w:rsidR="003D003E" w:rsidRPr="00621E63">
        <w:rPr>
          <w:noProof w:val="0"/>
        </w:rPr>
        <w:t>PV1 Segment – Patient Visit (Optional)</w:t>
      </w:r>
      <w:bookmarkEnd w:id="2065"/>
      <w:bookmarkEnd w:id="2066"/>
    </w:p>
    <w:p w14:paraId="1C1B6EFE" w14:textId="6BC462AE" w:rsidR="00B11855" w:rsidRPr="00621E63" w:rsidRDefault="003D003E" w:rsidP="00CF5627">
      <w:pPr>
        <w:pStyle w:val="TableTitle"/>
      </w:pPr>
      <w:r w:rsidRPr="00621E63">
        <w:t>Table 3.9.4.1.2.3</w:t>
      </w:r>
      <w:r w:rsidR="005D79DE" w:rsidRPr="00621E63">
        <w:rPr>
          <w:rFonts w:eastAsia="MS Gothic"/>
        </w:rPr>
        <w:t>-</w:t>
      </w:r>
      <w:r w:rsidR="00772E92" w:rsidRPr="00621E63">
        <w:rPr>
          <w:rFonts w:eastAsia="MS Gothic"/>
        </w:rPr>
        <w:t>1</w:t>
      </w:r>
      <w:r w:rsidRPr="00621E63">
        <w:t>: PV1 Segment</w:t>
      </w:r>
    </w:p>
    <w:tbl>
      <w:tblPr>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720"/>
        <w:gridCol w:w="720"/>
        <w:gridCol w:w="810"/>
        <w:gridCol w:w="720"/>
        <w:gridCol w:w="810"/>
        <w:gridCol w:w="743"/>
        <w:gridCol w:w="922"/>
        <w:gridCol w:w="986"/>
      </w:tblGrid>
      <w:tr w:rsidR="00C42BD4" w:rsidRPr="00621E63" w14:paraId="318FE23D" w14:textId="77777777" w:rsidTr="00CF5627">
        <w:trPr>
          <w:cantSplit/>
          <w:tblHeader/>
          <w:jc w:val="center"/>
        </w:trPr>
        <w:tc>
          <w:tcPr>
            <w:tcW w:w="1525" w:type="dxa"/>
            <w:shd w:val="clear" w:color="auto" w:fill="D9D9D9"/>
          </w:tcPr>
          <w:p w14:paraId="637DC8A8" w14:textId="77777777" w:rsidR="00B11855" w:rsidRPr="00621E63" w:rsidRDefault="003D003E" w:rsidP="001F5A5C">
            <w:pPr>
              <w:pStyle w:val="TableEntryHeader"/>
            </w:pPr>
            <w:r w:rsidRPr="00621E63">
              <w:t>Name</w:t>
            </w:r>
          </w:p>
        </w:tc>
        <w:tc>
          <w:tcPr>
            <w:tcW w:w="810" w:type="dxa"/>
            <w:shd w:val="clear" w:color="auto" w:fill="D9D9D9"/>
          </w:tcPr>
          <w:p w14:paraId="6B87D2AF" w14:textId="77777777" w:rsidR="00B11855" w:rsidRPr="00621E63" w:rsidRDefault="003D003E" w:rsidP="001F5A5C">
            <w:pPr>
              <w:pStyle w:val="TableEntryHeader"/>
            </w:pPr>
            <w:r w:rsidRPr="00621E63">
              <w:t>Seq</w:t>
            </w:r>
          </w:p>
        </w:tc>
        <w:tc>
          <w:tcPr>
            <w:tcW w:w="810" w:type="dxa"/>
            <w:shd w:val="clear" w:color="auto" w:fill="D9D9D9"/>
          </w:tcPr>
          <w:p w14:paraId="54AA74DD" w14:textId="77777777" w:rsidR="00B11855" w:rsidRPr="00621E63" w:rsidRDefault="003D003E" w:rsidP="001F5A5C">
            <w:pPr>
              <w:pStyle w:val="TableEntryHeader"/>
            </w:pPr>
            <w:r w:rsidRPr="00621E63">
              <w:t>DT</w:t>
            </w:r>
          </w:p>
        </w:tc>
        <w:tc>
          <w:tcPr>
            <w:tcW w:w="720" w:type="dxa"/>
            <w:shd w:val="clear" w:color="auto" w:fill="D9D9D9"/>
          </w:tcPr>
          <w:p w14:paraId="2A5234B4" w14:textId="77777777" w:rsidR="00B11855" w:rsidRPr="00621E63" w:rsidRDefault="003D003E" w:rsidP="001F5A5C">
            <w:pPr>
              <w:pStyle w:val="TableEntryHeader"/>
            </w:pPr>
            <w:r w:rsidRPr="00621E63">
              <w:t>Len</w:t>
            </w:r>
          </w:p>
        </w:tc>
        <w:tc>
          <w:tcPr>
            <w:tcW w:w="720" w:type="dxa"/>
            <w:shd w:val="clear" w:color="auto" w:fill="D9D9D9"/>
          </w:tcPr>
          <w:p w14:paraId="2EBC9EE1" w14:textId="77777777" w:rsidR="00B11855" w:rsidRPr="00621E63" w:rsidRDefault="003D003E" w:rsidP="001F5A5C">
            <w:pPr>
              <w:pStyle w:val="TableEntryHeader"/>
            </w:pPr>
            <w:r w:rsidRPr="00621E63">
              <w:t>Opt</w:t>
            </w:r>
          </w:p>
        </w:tc>
        <w:tc>
          <w:tcPr>
            <w:tcW w:w="810" w:type="dxa"/>
            <w:shd w:val="clear" w:color="auto" w:fill="D9D9D9"/>
          </w:tcPr>
          <w:p w14:paraId="1527EE24" w14:textId="77777777" w:rsidR="00B11855" w:rsidRPr="00621E63" w:rsidRDefault="003D003E" w:rsidP="001F5A5C">
            <w:pPr>
              <w:pStyle w:val="TableEntryHeader"/>
            </w:pPr>
            <w:r w:rsidRPr="00621E63">
              <w:t>Rep</w:t>
            </w:r>
          </w:p>
        </w:tc>
        <w:tc>
          <w:tcPr>
            <w:tcW w:w="720" w:type="dxa"/>
            <w:shd w:val="clear" w:color="auto" w:fill="D9D9D9"/>
          </w:tcPr>
          <w:p w14:paraId="37E78ABC" w14:textId="77777777" w:rsidR="00B11855" w:rsidRPr="00621E63" w:rsidRDefault="003D003E" w:rsidP="001F5A5C">
            <w:pPr>
              <w:pStyle w:val="TableEntryHeader"/>
            </w:pPr>
            <w:r w:rsidRPr="00621E63">
              <w:t>Min</w:t>
            </w:r>
          </w:p>
        </w:tc>
        <w:tc>
          <w:tcPr>
            <w:tcW w:w="810" w:type="dxa"/>
            <w:shd w:val="clear" w:color="auto" w:fill="D9D9D9"/>
          </w:tcPr>
          <w:p w14:paraId="48C215DA" w14:textId="77777777" w:rsidR="00B11855" w:rsidRPr="00621E63" w:rsidRDefault="003D003E" w:rsidP="001F5A5C">
            <w:pPr>
              <w:pStyle w:val="TableEntryHeader"/>
            </w:pPr>
            <w:r w:rsidRPr="00621E63">
              <w:t>Max</w:t>
            </w:r>
          </w:p>
        </w:tc>
        <w:tc>
          <w:tcPr>
            <w:tcW w:w="743" w:type="dxa"/>
            <w:shd w:val="clear" w:color="auto" w:fill="D9D9D9"/>
          </w:tcPr>
          <w:p w14:paraId="58CD37F1" w14:textId="77777777" w:rsidR="00B11855" w:rsidRPr="00621E63" w:rsidRDefault="003D003E" w:rsidP="001F5A5C">
            <w:pPr>
              <w:pStyle w:val="TableEntryHeader"/>
            </w:pPr>
            <w:r w:rsidRPr="00621E63">
              <w:t>Tbl</w:t>
            </w:r>
          </w:p>
        </w:tc>
        <w:tc>
          <w:tcPr>
            <w:tcW w:w="922" w:type="dxa"/>
            <w:shd w:val="clear" w:color="auto" w:fill="D9D9D9"/>
          </w:tcPr>
          <w:p w14:paraId="53E7FA08" w14:textId="77777777" w:rsidR="00B11855" w:rsidRPr="00621E63" w:rsidRDefault="003D003E" w:rsidP="001F5A5C">
            <w:pPr>
              <w:pStyle w:val="TableEntryHeader"/>
            </w:pPr>
            <w:r w:rsidRPr="00621E63">
              <w:t>Fixed Value</w:t>
            </w:r>
          </w:p>
        </w:tc>
        <w:tc>
          <w:tcPr>
            <w:tcW w:w="986" w:type="dxa"/>
            <w:shd w:val="clear" w:color="auto" w:fill="D9D9D9"/>
          </w:tcPr>
          <w:p w14:paraId="056FEAD0" w14:textId="77777777" w:rsidR="00B11855" w:rsidRPr="00621E63" w:rsidRDefault="003D003E" w:rsidP="001F5A5C">
            <w:pPr>
              <w:pStyle w:val="TableEntryHeader"/>
            </w:pPr>
            <w:r w:rsidRPr="00621E63">
              <w:t>Ex Val</w:t>
            </w:r>
          </w:p>
        </w:tc>
      </w:tr>
      <w:tr w:rsidR="00C42BD4" w:rsidRPr="00621E63" w14:paraId="0EC46D6D" w14:textId="77777777" w:rsidTr="00CF5627">
        <w:trPr>
          <w:cantSplit/>
          <w:jc w:val="center"/>
        </w:trPr>
        <w:tc>
          <w:tcPr>
            <w:tcW w:w="1525" w:type="dxa"/>
            <w:shd w:val="clear" w:color="auto" w:fill="auto"/>
          </w:tcPr>
          <w:p w14:paraId="77E70C3B" w14:textId="6D68D279" w:rsidR="00B11855" w:rsidRPr="00621E63" w:rsidRDefault="003D003E" w:rsidP="00B32F82">
            <w:pPr>
              <w:pStyle w:val="TableEntry"/>
              <w:rPr>
                <w:color w:val="FFFFFF"/>
              </w:rPr>
            </w:pPr>
            <w:r w:rsidRPr="00621E63">
              <w:t>Set ID - PV1</w:t>
            </w:r>
          </w:p>
        </w:tc>
        <w:tc>
          <w:tcPr>
            <w:tcW w:w="810" w:type="dxa"/>
            <w:shd w:val="clear" w:color="auto" w:fill="auto"/>
          </w:tcPr>
          <w:p w14:paraId="75CD3DF9" w14:textId="695F687C" w:rsidR="00B11855" w:rsidRPr="00621E63" w:rsidRDefault="003D003E" w:rsidP="00B32F82">
            <w:pPr>
              <w:pStyle w:val="TableEntry"/>
              <w:rPr>
                <w:color w:val="FFFFFF"/>
              </w:rPr>
            </w:pPr>
            <w:r w:rsidRPr="00621E63">
              <w:t>1</w:t>
            </w:r>
          </w:p>
        </w:tc>
        <w:tc>
          <w:tcPr>
            <w:tcW w:w="810" w:type="dxa"/>
            <w:shd w:val="clear" w:color="auto" w:fill="auto"/>
          </w:tcPr>
          <w:p w14:paraId="5DCF741D" w14:textId="0C38590F" w:rsidR="00B11855" w:rsidRPr="00621E63" w:rsidRDefault="003D003E" w:rsidP="00B32F82">
            <w:pPr>
              <w:pStyle w:val="TableEntry"/>
              <w:rPr>
                <w:color w:val="FFFFFF"/>
              </w:rPr>
            </w:pPr>
            <w:r w:rsidRPr="00621E63">
              <w:t>SI</w:t>
            </w:r>
          </w:p>
        </w:tc>
        <w:tc>
          <w:tcPr>
            <w:tcW w:w="720" w:type="dxa"/>
            <w:shd w:val="clear" w:color="auto" w:fill="auto"/>
          </w:tcPr>
          <w:p w14:paraId="7AA663B5" w14:textId="68BD3929" w:rsidR="00B11855" w:rsidRPr="00621E63" w:rsidRDefault="003D003E" w:rsidP="00B32F82">
            <w:pPr>
              <w:pStyle w:val="TableEntry"/>
              <w:rPr>
                <w:color w:val="FFFFFF"/>
              </w:rPr>
            </w:pPr>
            <w:r w:rsidRPr="00621E63">
              <w:t>4</w:t>
            </w:r>
          </w:p>
        </w:tc>
        <w:tc>
          <w:tcPr>
            <w:tcW w:w="720" w:type="dxa"/>
            <w:shd w:val="clear" w:color="auto" w:fill="auto"/>
          </w:tcPr>
          <w:p w14:paraId="5C4C1B87" w14:textId="3E46DA3F" w:rsidR="00B11855" w:rsidRPr="00621E63" w:rsidRDefault="003D003E" w:rsidP="00B32F82">
            <w:pPr>
              <w:pStyle w:val="TableEntry"/>
              <w:rPr>
                <w:color w:val="FFFFFF"/>
              </w:rPr>
            </w:pPr>
            <w:r w:rsidRPr="00621E63">
              <w:t>O</w:t>
            </w:r>
          </w:p>
        </w:tc>
        <w:tc>
          <w:tcPr>
            <w:tcW w:w="810" w:type="dxa"/>
            <w:shd w:val="clear" w:color="auto" w:fill="auto"/>
          </w:tcPr>
          <w:p w14:paraId="6EC8DEC9" w14:textId="3F2F827F" w:rsidR="00B11855" w:rsidRPr="00621E63" w:rsidRDefault="003D003E" w:rsidP="00B32F82">
            <w:pPr>
              <w:pStyle w:val="TableEntry"/>
              <w:rPr>
                <w:color w:val="FFFFFF"/>
              </w:rPr>
            </w:pPr>
            <w:r w:rsidRPr="00621E63">
              <w:t>False</w:t>
            </w:r>
          </w:p>
        </w:tc>
        <w:tc>
          <w:tcPr>
            <w:tcW w:w="720" w:type="dxa"/>
            <w:shd w:val="clear" w:color="auto" w:fill="auto"/>
          </w:tcPr>
          <w:p w14:paraId="2B17AF92" w14:textId="1CAE1349" w:rsidR="00B11855" w:rsidRPr="00621E63" w:rsidRDefault="003D003E" w:rsidP="00B32F82">
            <w:pPr>
              <w:pStyle w:val="TableEntry"/>
              <w:rPr>
                <w:color w:val="FFFFFF"/>
              </w:rPr>
            </w:pPr>
            <w:r w:rsidRPr="00621E63">
              <w:t>0</w:t>
            </w:r>
          </w:p>
        </w:tc>
        <w:tc>
          <w:tcPr>
            <w:tcW w:w="810" w:type="dxa"/>
            <w:shd w:val="clear" w:color="auto" w:fill="auto"/>
          </w:tcPr>
          <w:p w14:paraId="46B732E7" w14:textId="5D26A67E" w:rsidR="00B11855" w:rsidRPr="00621E63" w:rsidRDefault="003D003E" w:rsidP="00B32F82">
            <w:pPr>
              <w:pStyle w:val="TableEntry"/>
              <w:rPr>
                <w:color w:val="FFFFFF"/>
              </w:rPr>
            </w:pPr>
            <w:r w:rsidRPr="00621E63">
              <w:t>1</w:t>
            </w:r>
          </w:p>
        </w:tc>
        <w:tc>
          <w:tcPr>
            <w:tcW w:w="743" w:type="dxa"/>
            <w:shd w:val="clear" w:color="auto" w:fill="auto"/>
          </w:tcPr>
          <w:p w14:paraId="7D28B0F7" w14:textId="2ECE1AD9" w:rsidR="00B11855" w:rsidRPr="00621E63" w:rsidRDefault="00B11855" w:rsidP="001F5A5C">
            <w:pPr>
              <w:pStyle w:val="TableEntry"/>
            </w:pPr>
          </w:p>
        </w:tc>
        <w:tc>
          <w:tcPr>
            <w:tcW w:w="922" w:type="dxa"/>
            <w:shd w:val="clear" w:color="auto" w:fill="auto"/>
          </w:tcPr>
          <w:p w14:paraId="1D19E6E6" w14:textId="33E8BFF7" w:rsidR="00B11855" w:rsidRPr="00621E63" w:rsidRDefault="00B11855" w:rsidP="001F5A5C">
            <w:pPr>
              <w:pStyle w:val="TableEntry"/>
            </w:pPr>
          </w:p>
        </w:tc>
        <w:tc>
          <w:tcPr>
            <w:tcW w:w="986" w:type="dxa"/>
            <w:shd w:val="clear" w:color="auto" w:fill="auto"/>
          </w:tcPr>
          <w:p w14:paraId="05BBC014" w14:textId="77777777" w:rsidR="00B11855" w:rsidRPr="00621E63" w:rsidRDefault="003D003E" w:rsidP="001F5A5C">
            <w:pPr>
              <w:pStyle w:val="TableEntry"/>
            </w:pPr>
            <w:r w:rsidRPr="00621E63">
              <w:t>1</w:t>
            </w:r>
          </w:p>
        </w:tc>
      </w:tr>
      <w:tr w:rsidR="00C42BD4" w:rsidRPr="00621E63" w14:paraId="2F013538" w14:textId="77777777" w:rsidTr="00CF5627">
        <w:trPr>
          <w:cantSplit/>
          <w:jc w:val="center"/>
        </w:trPr>
        <w:tc>
          <w:tcPr>
            <w:tcW w:w="1525" w:type="dxa"/>
            <w:shd w:val="clear" w:color="auto" w:fill="auto"/>
          </w:tcPr>
          <w:p w14:paraId="20A69DE1" w14:textId="03192500" w:rsidR="00B11855" w:rsidRPr="00621E63" w:rsidRDefault="003D003E" w:rsidP="00B32F82">
            <w:pPr>
              <w:pStyle w:val="TableEntry"/>
              <w:rPr>
                <w:color w:val="FFFFFF"/>
              </w:rPr>
            </w:pPr>
            <w:r w:rsidRPr="00621E63">
              <w:t>Patient Class</w:t>
            </w:r>
          </w:p>
        </w:tc>
        <w:tc>
          <w:tcPr>
            <w:tcW w:w="810" w:type="dxa"/>
            <w:shd w:val="clear" w:color="auto" w:fill="auto"/>
          </w:tcPr>
          <w:p w14:paraId="33038BD1" w14:textId="76AD224D" w:rsidR="00B11855" w:rsidRPr="00621E63" w:rsidRDefault="003D003E" w:rsidP="00B32F82">
            <w:pPr>
              <w:pStyle w:val="TableEntry"/>
              <w:rPr>
                <w:color w:val="FFFFFF"/>
              </w:rPr>
            </w:pPr>
            <w:r w:rsidRPr="00621E63">
              <w:t>2</w:t>
            </w:r>
          </w:p>
        </w:tc>
        <w:tc>
          <w:tcPr>
            <w:tcW w:w="810" w:type="dxa"/>
            <w:shd w:val="clear" w:color="auto" w:fill="auto"/>
          </w:tcPr>
          <w:p w14:paraId="2A17AAEB" w14:textId="6B09D1BE" w:rsidR="00B11855" w:rsidRPr="00621E63" w:rsidRDefault="003D003E" w:rsidP="00B32F82">
            <w:pPr>
              <w:pStyle w:val="TableEntry"/>
              <w:rPr>
                <w:color w:val="FFFFFF"/>
              </w:rPr>
            </w:pPr>
            <w:r w:rsidRPr="00621E63">
              <w:t>IS</w:t>
            </w:r>
          </w:p>
        </w:tc>
        <w:tc>
          <w:tcPr>
            <w:tcW w:w="720" w:type="dxa"/>
            <w:shd w:val="clear" w:color="auto" w:fill="auto"/>
          </w:tcPr>
          <w:p w14:paraId="6904B29D" w14:textId="72C05AD5" w:rsidR="00B11855" w:rsidRPr="00621E63" w:rsidRDefault="003D003E" w:rsidP="00B32F82">
            <w:pPr>
              <w:pStyle w:val="TableEntry"/>
              <w:rPr>
                <w:color w:val="FFFFFF"/>
              </w:rPr>
            </w:pPr>
            <w:r w:rsidRPr="00621E63">
              <w:t>1</w:t>
            </w:r>
          </w:p>
        </w:tc>
        <w:tc>
          <w:tcPr>
            <w:tcW w:w="720" w:type="dxa"/>
            <w:shd w:val="clear" w:color="auto" w:fill="auto"/>
          </w:tcPr>
          <w:p w14:paraId="7445288B" w14:textId="5869A479" w:rsidR="00B11855" w:rsidRPr="00621E63" w:rsidRDefault="003D003E" w:rsidP="00B32F82">
            <w:pPr>
              <w:pStyle w:val="TableEntry"/>
              <w:rPr>
                <w:color w:val="FFFFFF"/>
              </w:rPr>
            </w:pPr>
            <w:r w:rsidRPr="00621E63">
              <w:t>R</w:t>
            </w:r>
          </w:p>
        </w:tc>
        <w:tc>
          <w:tcPr>
            <w:tcW w:w="810" w:type="dxa"/>
            <w:shd w:val="clear" w:color="auto" w:fill="auto"/>
          </w:tcPr>
          <w:p w14:paraId="1C3151D6" w14:textId="67D7A2FA" w:rsidR="00B11855" w:rsidRPr="00621E63" w:rsidRDefault="003D003E" w:rsidP="00B32F82">
            <w:pPr>
              <w:pStyle w:val="TableEntry"/>
              <w:rPr>
                <w:color w:val="FFFFFF"/>
              </w:rPr>
            </w:pPr>
            <w:r w:rsidRPr="00621E63">
              <w:t>False</w:t>
            </w:r>
          </w:p>
        </w:tc>
        <w:tc>
          <w:tcPr>
            <w:tcW w:w="720" w:type="dxa"/>
            <w:shd w:val="clear" w:color="auto" w:fill="auto"/>
          </w:tcPr>
          <w:p w14:paraId="2B1D439A" w14:textId="569435AC" w:rsidR="00B11855" w:rsidRPr="00621E63" w:rsidRDefault="003D003E" w:rsidP="00B32F82">
            <w:pPr>
              <w:pStyle w:val="TableEntry"/>
              <w:rPr>
                <w:color w:val="FFFFFF"/>
              </w:rPr>
            </w:pPr>
            <w:r w:rsidRPr="00621E63">
              <w:t>1</w:t>
            </w:r>
          </w:p>
        </w:tc>
        <w:tc>
          <w:tcPr>
            <w:tcW w:w="810" w:type="dxa"/>
            <w:shd w:val="clear" w:color="auto" w:fill="auto"/>
          </w:tcPr>
          <w:p w14:paraId="1CB74204" w14:textId="0EDBF40F" w:rsidR="00B11855" w:rsidRPr="00621E63" w:rsidRDefault="003D003E" w:rsidP="00B32F82">
            <w:pPr>
              <w:pStyle w:val="TableEntry"/>
              <w:rPr>
                <w:color w:val="FFFFFF"/>
              </w:rPr>
            </w:pPr>
            <w:r w:rsidRPr="00621E63">
              <w:t>1</w:t>
            </w:r>
          </w:p>
        </w:tc>
        <w:tc>
          <w:tcPr>
            <w:tcW w:w="743" w:type="dxa"/>
            <w:shd w:val="clear" w:color="auto" w:fill="auto"/>
          </w:tcPr>
          <w:p w14:paraId="3D6C497A" w14:textId="272E9E7F" w:rsidR="00B11855" w:rsidRPr="00621E63" w:rsidRDefault="003D003E" w:rsidP="00B32F82">
            <w:pPr>
              <w:pStyle w:val="TableEntry"/>
              <w:rPr>
                <w:color w:val="FFFFFF"/>
              </w:rPr>
            </w:pPr>
            <w:r w:rsidRPr="00621E63">
              <w:t>0004</w:t>
            </w:r>
          </w:p>
        </w:tc>
        <w:tc>
          <w:tcPr>
            <w:tcW w:w="922" w:type="dxa"/>
            <w:shd w:val="clear" w:color="auto" w:fill="auto"/>
          </w:tcPr>
          <w:p w14:paraId="7E4BA5BB" w14:textId="428326B5" w:rsidR="00B11855" w:rsidRPr="00621E63" w:rsidRDefault="00B11855" w:rsidP="001F5A5C">
            <w:pPr>
              <w:pStyle w:val="TableEntry"/>
            </w:pPr>
          </w:p>
        </w:tc>
        <w:tc>
          <w:tcPr>
            <w:tcW w:w="986" w:type="dxa"/>
            <w:shd w:val="clear" w:color="auto" w:fill="auto"/>
          </w:tcPr>
          <w:p w14:paraId="37220406" w14:textId="77777777" w:rsidR="00B11855" w:rsidRPr="00621E63" w:rsidRDefault="003D003E" w:rsidP="001F5A5C">
            <w:pPr>
              <w:pStyle w:val="TableEntry"/>
            </w:pPr>
            <w:r w:rsidRPr="00621E63">
              <w:t>R</w:t>
            </w:r>
          </w:p>
        </w:tc>
      </w:tr>
      <w:tr w:rsidR="00C42BD4" w:rsidRPr="00621E63" w14:paraId="3635BDE7" w14:textId="77777777" w:rsidTr="00CF5627">
        <w:trPr>
          <w:cantSplit/>
          <w:jc w:val="center"/>
        </w:trPr>
        <w:tc>
          <w:tcPr>
            <w:tcW w:w="1525" w:type="dxa"/>
            <w:shd w:val="clear" w:color="auto" w:fill="auto"/>
          </w:tcPr>
          <w:p w14:paraId="5C63736B" w14:textId="3C70CCEA" w:rsidR="00B11855" w:rsidRPr="00621E63" w:rsidRDefault="003D003E" w:rsidP="00B32F82">
            <w:pPr>
              <w:pStyle w:val="TableEntry"/>
              <w:rPr>
                <w:color w:val="FFFFFF"/>
              </w:rPr>
            </w:pPr>
            <w:r w:rsidRPr="00621E63">
              <w:t>Attending Doctor</w:t>
            </w:r>
          </w:p>
        </w:tc>
        <w:tc>
          <w:tcPr>
            <w:tcW w:w="810" w:type="dxa"/>
            <w:shd w:val="clear" w:color="auto" w:fill="auto"/>
          </w:tcPr>
          <w:p w14:paraId="6E4FB40C" w14:textId="4E71FAB5" w:rsidR="00B11855" w:rsidRPr="00621E63" w:rsidRDefault="003D003E" w:rsidP="00B32F82">
            <w:pPr>
              <w:pStyle w:val="TableEntry"/>
              <w:rPr>
                <w:color w:val="FFFFFF"/>
              </w:rPr>
            </w:pPr>
            <w:r w:rsidRPr="00621E63">
              <w:t>7</w:t>
            </w:r>
          </w:p>
        </w:tc>
        <w:tc>
          <w:tcPr>
            <w:tcW w:w="810" w:type="dxa"/>
            <w:shd w:val="clear" w:color="auto" w:fill="auto"/>
          </w:tcPr>
          <w:p w14:paraId="02BB2AF2" w14:textId="05ABD975" w:rsidR="00B11855" w:rsidRPr="00621E63" w:rsidRDefault="003D003E" w:rsidP="00B32F82">
            <w:pPr>
              <w:pStyle w:val="TableEntry"/>
              <w:rPr>
                <w:color w:val="FFFFFF"/>
              </w:rPr>
            </w:pPr>
            <w:r w:rsidRPr="00621E63">
              <w:t>XCN</w:t>
            </w:r>
          </w:p>
        </w:tc>
        <w:tc>
          <w:tcPr>
            <w:tcW w:w="720" w:type="dxa"/>
            <w:shd w:val="clear" w:color="auto" w:fill="auto"/>
          </w:tcPr>
          <w:p w14:paraId="616B3FAF" w14:textId="2CC21FF8" w:rsidR="00B11855" w:rsidRPr="00621E63" w:rsidRDefault="003D003E" w:rsidP="00B32F82">
            <w:pPr>
              <w:pStyle w:val="TableEntry"/>
              <w:rPr>
                <w:color w:val="FFFFFF"/>
              </w:rPr>
            </w:pPr>
            <w:r w:rsidRPr="00621E63">
              <w:t>309</w:t>
            </w:r>
          </w:p>
        </w:tc>
        <w:tc>
          <w:tcPr>
            <w:tcW w:w="720" w:type="dxa"/>
            <w:shd w:val="clear" w:color="auto" w:fill="auto"/>
          </w:tcPr>
          <w:p w14:paraId="6A76F823" w14:textId="2E5124FE" w:rsidR="00B11855" w:rsidRPr="00621E63" w:rsidRDefault="003D003E" w:rsidP="00B32F82">
            <w:pPr>
              <w:pStyle w:val="TableEntry"/>
              <w:rPr>
                <w:color w:val="FFFFFF"/>
              </w:rPr>
            </w:pPr>
            <w:r w:rsidRPr="00621E63">
              <w:t>O</w:t>
            </w:r>
          </w:p>
        </w:tc>
        <w:tc>
          <w:tcPr>
            <w:tcW w:w="810" w:type="dxa"/>
            <w:shd w:val="clear" w:color="auto" w:fill="auto"/>
          </w:tcPr>
          <w:p w14:paraId="711A4635" w14:textId="7A04EB14" w:rsidR="00B11855" w:rsidRPr="00621E63" w:rsidRDefault="003D003E" w:rsidP="00B32F82">
            <w:pPr>
              <w:pStyle w:val="TableEntry"/>
              <w:rPr>
                <w:color w:val="FFFFFF"/>
              </w:rPr>
            </w:pPr>
            <w:r w:rsidRPr="00621E63">
              <w:t>True</w:t>
            </w:r>
          </w:p>
        </w:tc>
        <w:tc>
          <w:tcPr>
            <w:tcW w:w="720" w:type="dxa"/>
            <w:shd w:val="clear" w:color="auto" w:fill="auto"/>
          </w:tcPr>
          <w:p w14:paraId="180443E3" w14:textId="29BB510F" w:rsidR="00B11855" w:rsidRPr="00621E63" w:rsidRDefault="003D003E" w:rsidP="00B32F82">
            <w:pPr>
              <w:pStyle w:val="TableEntry"/>
              <w:rPr>
                <w:color w:val="FFFFFF"/>
              </w:rPr>
            </w:pPr>
            <w:r w:rsidRPr="00621E63">
              <w:t>0</w:t>
            </w:r>
          </w:p>
        </w:tc>
        <w:tc>
          <w:tcPr>
            <w:tcW w:w="810" w:type="dxa"/>
            <w:shd w:val="clear" w:color="auto" w:fill="auto"/>
          </w:tcPr>
          <w:p w14:paraId="76AD0CD7" w14:textId="12216A6B" w:rsidR="00B11855" w:rsidRPr="00621E63" w:rsidRDefault="003D003E" w:rsidP="00B32F82">
            <w:pPr>
              <w:pStyle w:val="TableEntry"/>
              <w:rPr>
                <w:color w:val="FFFFFF"/>
              </w:rPr>
            </w:pPr>
            <w:r w:rsidRPr="00621E63">
              <w:t>*</w:t>
            </w:r>
          </w:p>
        </w:tc>
        <w:tc>
          <w:tcPr>
            <w:tcW w:w="743" w:type="dxa"/>
            <w:shd w:val="clear" w:color="auto" w:fill="auto"/>
          </w:tcPr>
          <w:p w14:paraId="67D288D7" w14:textId="26FC46AA" w:rsidR="00B11855" w:rsidRPr="00621E63" w:rsidRDefault="003D003E" w:rsidP="00B32F82">
            <w:pPr>
              <w:pStyle w:val="TableEntry"/>
              <w:rPr>
                <w:color w:val="FFFFFF"/>
              </w:rPr>
            </w:pPr>
            <w:r w:rsidRPr="00621E63">
              <w:t>0010</w:t>
            </w:r>
          </w:p>
        </w:tc>
        <w:tc>
          <w:tcPr>
            <w:tcW w:w="922" w:type="dxa"/>
            <w:shd w:val="clear" w:color="auto" w:fill="auto"/>
          </w:tcPr>
          <w:p w14:paraId="12D8A050" w14:textId="372FBFA6" w:rsidR="00B11855" w:rsidRPr="00621E63" w:rsidRDefault="00B11855" w:rsidP="001F5A5C">
            <w:pPr>
              <w:pStyle w:val="TableEntry"/>
            </w:pPr>
          </w:p>
        </w:tc>
        <w:tc>
          <w:tcPr>
            <w:tcW w:w="986" w:type="dxa"/>
            <w:shd w:val="clear" w:color="auto" w:fill="auto"/>
          </w:tcPr>
          <w:p w14:paraId="1B8AC860" w14:textId="3DD81F9E" w:rsidR="00B11855" w:rsidRPr="00621E63" w:rsidRDefault="00B11855" w:rsidP="001F5A5C">
            <w:pPr>
              <w:pStyle w:val="TableEntry"/>
            </w:pPr>
          </w:p>
        </w:tc>
      </w:tr>
      <w:tr w:rsidR="00C42BD4" w:rsidRPr="00621E63" w14:paraId="5BCDD936" w14:textId="77777777" w:rsidTr="00CF5627">
        <w:trPr>
          <w:cantSplit/>
          <w:jc w:val="center"/>
        </w:trPr>
        <w:tc>
          <w:tcPr>
            <w:tcW w:w="1525" w:type="dxa"/>
            <w:shd w:val="clear" w:color="auto" w:fill="auto"/>
          </w:tcPr>
          <w:p w14:paraId="46C31525" w14:textId="2741C1D9" w:rsidR="00B11855" w:rsidRPr="00621E63" w:rsidRDefault="003D003E" w:rsidP="00CF5627">
            <w:pPr>
              <w:pStyle w:val="TableEntryItalicindent"/>
            </w:pPr>
            <w:r w:rsidRPr="00621E63">
              <w:t>ID number</w:t>
            </w:r>
          </w:p>
        </w:tc>
        <w:tc>
          <w:tcPr>
            <w:tcW w:w="810" w:type="dxa"/>
            <w:shd w:val="clear" w:color="auto" w:fill="auto"/>
          </w:tcPr>
          <w:p w14:paraId="450EF832" w14:textId="20B66652" w:rsidR="00B11855" w:rsidRPr="00621E63" w:rsidRDefault="003D003E" w:rsidP="00B32F82">
            <w:pPr>
              <w:pStyle w:val="TableEntry"/>
              <w:rPr>
                <w:i/>
              </w:rPr>
            </w:pPr>
            <w:r w:rsidRPr="00621E63">
              <w:rPr>
                <w:i/>
              </w:rPr>
              <w:t>1</w:t>
            </w:r>
          </w:p>
        </w:tc>
        <w:tc>
          <w:tcPr>
            <w:tcW w:w="810" w:type="dxa"/>
            <w:shd w:val="clear" w:color="auto" w:fill="auto"/>
          </w:tcPr>
          <w:p w14:paraId="6A546224" w14:textId="10800C04" w:rsidR="00B11855" w:rsidRPr="00621E63" w:rsidRDefault="003D003E" w:rsidP="00B32F82">
            <w:pPr>
              <w:pStyle w:val="TableEntry"/>
              <w:rPr>
                <w:color w:val="FFFFFF"/>
              </w:rPr>
            </w:pPr>
            <w:r w:rsidRPr="00621E63">
              <w:t>ST</w:t>
            </w:r>
          </w:p>
        </w:tc>
        <w:tc>
          <w:tcPr>
            <w:tcW w:w="720" w:type="dxa"/>
            <w:shd w:val="clear" w:color="auto" w:fill="auto"/>
          </w:tcPr>
          <w:p w14:paraId="4245DFF6" w14:textId="1B59C016" w:rsidR="00B11855" w:rsidRPr="00621E63" w:rsidRDefault="003D003E" w:rsidP="00B32F82">
            <w:pPr>
              <w:pStyle w:val="TableEntry"/>
              <w:rPr>
                <w:color w:val="FFFFFF"/>
              </w:rPr>
            </w:pPr>
            <w:r w:rsidRPr="00621E63">
              <w:t>15</w:t>
            </w:r>
          </w:p>
        </w:tc>
        <w:tc>
          <w:tcPr>
            <w:tcW w:w="720" w:type="dxa"/>
            <w:shd w:val="clear" w:color="auto" w:fill="auto"/>
          </w:tcPr>
          <w:p w14:paraId="0DADB4E4" w14:textId="5D2ABC2B" w:rsidR="00B11855" w:rsidRPr="00621E63" w:rsidRDefault="003D003E" w:rsidP="00B32F82">
            <w:pPr>
              <w:pStyle w:val="TableEntry"/>
              <w:rPr>
                <w:color w:val="FFFFFF"/>
              </w:rPr>
            </w:pPr>
            <w:r w:rsidRPr="00621E63">
              <w:t>O</w:t>
            </w:r>
          </w:p>
        </w:tc>
        <w:tc>
          <w:tcPr>
            <w:tcW w:w="810" w:type="dxa"/>
            <w:shd w:val="clear" w:color="auto" w:fill="auto"/>
          </w:tcPr>
          <w:p w14:paraId="5C013E1B" w14:textId="4B81B5F5" w:rsidR="00B11855" w:rsidRPr="00621E63" w:rsidRDefault="00B11855" w:rsidP="001F5A5C">
            <w:pPr>
              <w:pStyle w:val="TableEntry"/>
            </w:pPr>
          </w:p>
        </w:tc>
        <w:tc>
          <w:tcPr>
            <w:tcW w:w="720" w:type="dxa"/>
            <w:shd w:val="clear" w:color="auto" w:fill="auto"/>
          </w:tcPr>
          <w:p w14:paraId="36B88340" w14:textId="4A2E46E7" w:rsidR="00B11855" w:rsidRPr="00621E63" w:rsidRDefault="003D003E" w:rsidP="00B32F82">
            <w:pPr>
              <w:pStyle w:val="TableEntry"/>
              <w:rPr>
                <w:color w:val="FFFFFF"/>
              </w:rPr>
            </w:pPr>
            <w:r w:rsidRPr="00621E63">
              <w:t>0</w:t>
            </w:r>
          </w:p>
        </w:tc>
        <w:tc>
          <w:tcPr>
            <w:tcW w:w="810" w:type="dxa"/>
            <w:shd w:val="clear" w:color="auto" w:fill="auto"/>
          </w:tcPr>
          <w:p w14:paraId="5F90083D" w14:textId="6C62F005" w:rsidR="00B11855" w:rsidRPr="00621E63" w:rsidRDefault="003D003E" w:rsidP="00B32F82">
            <w:pPr>
              <w:pStyle w:val="TableEntry"/>
              <w:rPr>
                <w:color w:val="FFFFFF"/>
              </w:rPr>
            </w:pPr>
            <w:r w:rsidRPr="00621E63">
              <w:t>1</w:t>
            </w:r>
          </w:p>
        </w:tc>
        <w:tc>
          <w:tcPr>
            <w:tcW w:w="743" w:type="dxa"/>
            <w:shd w:val="clear" w:color="auto" w:fill="auto"/>
          </w:tcPr>
          <w:p w14:paraId="3398EBC5" w14:textId="2A9EE36F" w:rsidR="00B11855" w:rsidRPr="00621E63" w:rsidRDefault="00B11855" w:rsidP="001F5A5C">
            <w:pPr>
              <w:pStyle w:val="TableEntry"/>
            </w:pPr>
          </w:p>
        </w:tc>
        <w:tc>
          <w:tcPr>
            <w:tcW w:w="922" w:type="dxa"/>
            <w:shd w:val="clear" w:color="auto" w:fill="auto"/>
          </w:tcPr>
          <w:p w14:paraId="0C99B5B8" w14:textId="2C87D74B" w:rsidR="00B11855" w:rsidRPr="00621E63" w:rsidRDefault="00B11855" w:rsidP="001F5A5C">
            <w:pPr>
              <w:pStyle w:val="TableEntry"/>
            </w:pPr>
          </w:p>
        </w:tc>
        <w:tc>
          <w:tcPr>
            <w:tcW w:w="986" w:type="dxa"/>
            <w:shd w:val="clear" w:color="auto" w:fill="auto"/>
          </w:tcPr>
          <w:p w14:paraId="7FDCFC74" w14:textId="725B1409" w:rsidR="00B11855" w:rsidRPr="00621E63" w:rsidRDefault="003D003E" w:rsidP="001F5A5C">
            <w:pPr>
              <w:pStyle w:val="TableEntry"/>
            </w:pPr>
            <w:r w:rsidRPr="00621E63">
              <w:t>MWELBY</w:t>
            </w:r>
          </w:p>
        </w:tc>
      </w:tr>
      <w:tr w:rsidR="00C42BD4" w:rsidRPr="00621E63" w14:paraId="235FE5D6" w14:textId="77777777" w:rsidTr="00CF5627">
        <w:trPr>
          <w:cantSplit/>
          <w:jc w:val="center"/>
        </w:trPr>
        <w:tc>
          <w:tcPr>
            <w:tcW w:w="1525" w:type="dxa"/>
            <w:shd w:val="clear" w:color="auto" w:fill="auto"/>
          </w:tcPr>
          <w:p w14:paraId="0312DC31" w14:textId="2B1C9B86" w:rsidR="00B11855" w:rsidRPr="00621E63" w:rsidRDefault="003D003E" w:rsidP="00CF5627">
            <w:pPr>
              <w:pStyle w:val="TableEntryItalicindent"/>
            </w:pPr>
            <w:r w:rsidRPr="00621E63">
              <w:t>family name</w:t>
            </w:r>
          </w:p>
        </w:tc>
        <w:tc>
          <w:tcPr>
            <w:tcW w:w="810" w:type="dxa"/>
            <w:shd w:val="clear" w:color="auto" w:fill="auto"/>
          </w:tcPr>
          <w:p w14:paraId="0595E2AD" w14:textId="03874012" w:rsidR="00B11855" w:rsidRPr="00621E63" w:rsidRDefault="003D003E" w:rsidP="00B32F82">
            <w:pPr>
              <w:pStyle w:val="TableEntry"/>
              <w:rPr>
                <w:i/>
              </w:rPr>
            </w:pPr>
            <w:r w:rsidRPr="00621E63">
              <w:rPr>
                <w:i/>
              </w:rPr>
              <w:t>2</w:t>
            </w:r>
          </w:p>
        </w:tc>
        <w:tc>
          <w:tcPr>
            <w:tcW w:w="810" w:type="dxa"/>
            <w:shd w:val="clear" w:color="auto" w:fill="auto"/>
          </w:tcPr>
          <w:p w14:paraId="6225B408" w14:textId="76B1A497" w:rsidR="00B11855" w:rsidRPr="00621E63" w:rsidRDefault="003D003E" w:rsidP="00B32F82">
            <w:pPr>
              <w:pStyle w:val="TableEntry"/>
              <w:rPr>
                <w:color w:val="FFFFFF"/>
              </w:rPr>
            </w:pPr>
            <w:r w:rsidRPr="00621E63">
              <w:t>FN</w:t>
            </w:r>
          </w:p>
        </w:tc>
        <w:tc>
          <w:tcPr>
            <w:tcW w:w="720" w:type="dxa"/>
            <w:shd w:val="clear" w:color="auto" w:fill="auto"/>
          </w:tcPr>
          <w:p w14:paraId="5B7875AE" w14:textId="18041B96" w:rsidR="00B11855" w:rsidRPr="00621E63" w:rsidRDefault="003D003E" w:rsidP="00B32F82">
            <w:pPr>
              <w:pStyle w:val="TableEntry"/>
              <w:rPr>
                <w:color w:val="FFFFFF"/>
              </w:rPr>
            </w:pPr>
            <w:r w:rsidRPr="00621E63">
              <w:t>194</w:t>
            </w:r>
          </w:p>
        </w:tc>
        <w:tc>
          <w:tcPr>
            <w:tcW w:w="720" w:type="dxa"/>
            <w:shd w:val="clear" w:color="auto" w:fill="auto"/>
          </w:tcPr>
          <w:p w14:paraId="37477C83" w14:textId="70A2FE2A" w:rsidR="00B11855" w:rsidRPr="00621E63" w:rsidRDefault="003D003E" w:rsidP="00B32F82">
            <w:pPr>
              <w:pStyle w:val="TableEntry"/>
              <w:rPr>
                <w:color w:val="FFFFFF"/>
              </w:rPr>
            </w:pPr>
            <w:r w:rsidRPr="00621E63">
              <w:t>O</w:t>
            </w:r>
          </w:p>
        </w:tc>
        <w:tc>
          <w:tcPr>
            <w:tcW w:w="810" w:type="dxa"/>
            <w:shd w:val="clear" w:color="auto" w:fill="auto"/>
          </w:tcPr>
          <w:p w14:paraId="4C80816F" w14:textId="37FD85B2" w:rsidR="00B11855" w:rsidRPr="00621E63" w:rsidRDefault="00B11855" w:rsidP="001F5A5C">
            <w:pPr>
              <w:pStyle w:val="TableEntry"/>
            </w:pPr>
          </w:p>
        </w:tc>
        <w:tc>
          <w:tcPr>
            <w:tcW w:w="720" w:type="dxa"/>
            <w:shd w:val="clear" w:color="auto" w:fill="auto"/>
          </w:tcPr>
          <w:p w14:paraId="78F262FA" w14:textId="13FEE1FF" w:rsidR="00B11855" w:rsidRPr="00621E63" w:rsidRDefault="003D003E" w:rsidP="00B32F82">
            <w:pPr>
              <w:pStyle w:val="TableEntry"/>
              <w:rPr>
                <w:color w:val="FFFFFF"/>
              </w:rPr>
            </w:pPr>
            <w:r w:rsidRPr="00621E63">
              <w:t>0</w:t>
            </w:r>
          </w:p>
        </w:tc>
        <w:tc>
          <w:tcPr>
            <w:tcW w:w="810" w:type="dxa"/>
            <w:shd w:val="clear" w:color="auto" w:fill="auto"/>
          </w:tcPr>
          <w:p w14:paraId="05CC00FE" w14:textId="3430AF6E" w:rsidR="00B11855" w:rsidRPr="00621E63" w:rsidRDefault="003D003E" w:rsidP="00B32F82">
            <w:pPr>
              <w:pStyle w:val="TableEntry"/>
              <w:rPr>
                <w:color w:val="FFFFFF"/>
              </w:rPr>
            </w:pPr>
            <w:r w:rsidRPr="00621E63">
              <w:t>1</w:t>
            </w:r>
          </w:p>
        </w:tc>
        <w:tc>
          <w:tcPr>
            <w:tcW w:w="743" w:type="dxa"/>
            <w:shd w:val="clear" w:color="auto" w:fill="auto"/>
          </w:tcPr>
          <w:p w14:paraId="7E4EC099" w14:textId="4AC6E6DA" w:rsidR="00B11855" w:rsidRPr="00621E63" w:rsidRDefault="00B11855" w:rsidP="001F5A5C">
            <w:pPr>
              <w:pStyle w:val="TableEntry"/>
            </w:pPr>
          </w:p>
        </w:tc>
        <w:tc>
          <w:tcPr>
            <w:tcW w:w="922" w:type="dxa"/>
            <w:shd w:val="clear" w:color="auto" w:fill="auto"/>
          </w:tcPr>
          <w:p w14:paraId="2E3FB3DB" w14:textId="4B931582" w:rsidR="00B11855" w:rsidRPr="00621E63" w:rsidRDefault="00B11855" w:rsidP="001F5A5C">
            <w:pPr>
              <w:pStyle w:val="TableEntry"/>
            </w:pPr>
          </w:p>
        </w:tc>
        <w:tc>
          <w:tcPr>
            <w:tcW w:w="986" w:type="dxa"/>
            <w:shd w:val="clear" w:color="auto" w:fill="auto"/>
          </w:tcPr>
          <w:p w14:paraId="5CE39F37" w14:textId="64ACEDAC" w:rsidR="00B11855" w:rsidRPr="00621E63" w:rsidRDefault="003D003E" w:rsidP="001F5A5C">
            <w:pPr>
              <w:pStyle w:val="TableEntry"/>
            </w:pPr>
            <w:r w:rsidRPr="00621E63">
              <w:t>Welby</w:t>
            </w:r>
          </w:p>
        </w:tc>
      </w:tr>
      <w:tr w:rsidR="00C42BD4" w:rsidRPr="00621E63" w14:paraId="67FFBA61" w14:textId="77777777" w:rsidTr="00CF5627">
        <w:trPr>
          <w:cantSplit/>
          <w:jc w:val="center"/>
        </w:trPr>
        <w:tc>
          <w:tcPr>
            <w:tcW w:w="1525" w:type="dxa"/>
            <w:shd w:val="clear" w:color="auto" w:fill="auto"/>
          </w:tcPr>
          <w:p w14:paraId="310108F4" w14:textId="5926CA55" w:rsidR="00B11855" w:rsidRPr="00621E63" w:rsidRDefault="003D003E" w:rsidP="00CF5627">
            <w:pPr>
              <w:pStyle w:val="TableEntryItalicindent"/>
            </w:pPr>
            <w:r w:rsidRPr="00621E63">
              <w:t>given name</w:t>
            </w:r>
          </w:p>
        </w:tc>
        <w:tc>
          <w:tcPr>
            <w:tcW w:w="810" w:type="dxa"/>
            <w:shd w:val="clear" w:color="auto" w:fill="auto"/>
          </w:tcPr>
          <w:p w14:paraId="0FC133B0" w14:textId="402CF978" w:rsidR="00B11855" w:rsidRPr="00621E63" w:rsidRDefault="003D003E" w:rsidP="00B32F82">
            <w:pPr>
              <w:pStyle w:val="TableEntry"/>
              <w:rPr>
                <w:i/>
              </w:rPr>
            </w:pPr>
            <w:r w:rsidRPr="00621E63">
              <w:rPr>
                <w:i/>
              </w:rPr>
              <w:t>3</w:t>
            </w:r>
          </w:p>
        </w:tc>
        <w:tc>
          <w:tcPr>
            <w:tcW w:w="810" w:type="dxa"/>
            <w:shd w:val="clear" w:color="auto" w:fill="auto"/>
          </w:tcPr>
          <w:p w14:paraId="01E89F83" w14:textId="186B3B3A" w:rsidR="00B11855" w:rsidRPr="00621E63" w:rsidRDefault="003D003E" w:rsidP="00B32F82">
            <w:pPr>
              <w:pStyle w:val="TableEntry"/>
              <w:rPr>
                <w:color w:val="FFFFFF"/>
              </w:rPr>
            </w:pPr>
            <w:r w:rsidRPr="00621E63">
              <w:t>ST</w:t>
            </w:r>
          </w:p>
        </w:tc>
        <w:tc>
          <w:tcPr>
            <w:tcW w:w="720" w:type="dxa"/>
            <w:shd w:val="clear" w:color="auto" w:fill="auto"/>
          </w:tcPr>
          <w:p w14:paraId="543C1D62" w14:textId="64CBD03F" w:rsidR="00B11855" w:rsidRPr="00621E63" w:rsidRDefault="003D003E" w:rsidP="00B32F82">
            <w:pPr>
              <w:pStyle w:val="TableEntry"/>
              <w:rPr>
                <w:color w:val="FFFFFF"/>
              </w:rPr>
            </w:pPr>
            <w:r w:rsidRPr="00621E63">
              <w:t>30</w:t>
            </w:r>
          </w:p>
        </w:tc>
        <w:tc>
          <w:tcPr>
            <w:tcW w:w="720" w:type="dxa"/>
            <w:shd w:val="clear" w:color="auto" w:fill="auto"/>
          </w:tcPr>
          <w:p w14:paraId="21402CAC" w14:textId="7A00F938" w:rsidR="00B11855" w:rsidRPr="00621E63" w:rsidRDefault="003D003E" w:rsidP="00B32F82">
            <w:pPr>
              <w:pStyle w:val="TableEntry"/>
              <w:rPr>
                <w:color w:val="FFFFFF"/>
              </w:rPr>
            </w:pPr>
            <w:r w:rsidRPr="00621E63">
              <w:t>O</w:t>
            </w:r>
          </w:p>
        </w:tc>
        <w:tc>
          <w:tcPr>
            <w:tcW w:w="810" w:type="dxa"/>
            <w:shd w:val="clear" w:color="auto" w:fill="auto"/>
          </w:tcPr>
          <w:p w14:paraId="35FE7476" w14:textId="1265CE9C" w:rsidR="00B11855" w:rsidRPr="00621E63" w:rsidRDefault="00B11855" w:rsidP="001F5A5C">
            <w:pPr>
              <w:pStyle w:val="TableEntry"/>
            </w:pPr>
          </w:p>
        </w:tc>
        <w:tc>
          <w:tcPr>
            <w:tcW w:w="720" w:type="dxa"/>
            <w:shd w:val="clear" w:color="auto" w:fill="auto"/>
          </w:tcPr>
          <w:p w14:paraId="7DC6B29F" w14:textId="66B3F47C" w:rsidR="00B11855" w:rsidRPr="00621E63" w:rsidRDefault="003D003E" w:rsidP="00B32F82">
            <w:pPr>
              <w:pStyle w:val="TableEntry"/>
              <w:rPr>
                <w:color w:val="FFFFFF"/>
              </w:rPr>
            </w:pPr>
            <w:r w:rsidRPr="00621E63">
              <w:t>0</w:t>
            </w:r>
          </w:p>
        </w:tc>
        <w:tc>
          <w:tcPr>
            <w:tcW w:w="810" w:type="dxa"/>
            <w:shd w:val="clear" w:color="auto" w:fill="auto"/>
          </w:tcPr>
          <w:p w14:paraId="4ABF8335" w14:textId="20B733A2" w:rsidR="00B11855" w:rsidRPr="00621E63" w:rsidRDefault="003D003E" w:rsidP="00B32F82">
            <w:pPr>
              <w:pStyle w:val="TableEntry"/>
              <w:rPr>
                <w:color w:val="FFFFFF"/>
              </w:rPr>
            </w:pPr>
            <w:r w:rsidRPr="00621E63">
              <w:t>1</w:t>
            </w:r>
          </w:p>
        </w:tc>
        <w:tc>
          <w:tcPr>
            <w:tcW w:w="743" w:type="dxa"/>
            <w:shd w:val="clear" w:color="auto" w:fill="auto"/>
          </w:tcPr>
          <w:p w14:paraId="3019756D" w14:textId="2F44879F" w:rsidR="00B11855" w:rsidRPr="00621E63" w:rsidRDefault="00B11855" w:rsidP="001F5A5C">
            <w:pPr>
              <w:pStyle w:val="TableEntry"/>
            </w:pPr>
          </w:p>
        </w:tc>
        <w:tc>
          <w:tcPr>
            <w:tcW w:w="922" w:type="dxa"/>
            <w:shd w:val="clear" w:color="auto" w:fill="auto"/>
          </w:tcPr>
          <w:p w14:paraId="5BBAA306" w14:textId="7313BA52" w:rsidR="00B11855" w:rsidRPr="00621E63" w:rsidRDefault="00B11855" w:rsidP="001F5A5C">
            <w:pPr>
              <w:pStyle w:val="TableEntry"/>
            </w:pPr>
          </w:p>
        </w:tc>
        <w:tc>
          <w:tcPr>
            <w:tcW w:w="986" w:type="dxa"/>
            <w:shd w:val="clear" w:color="auto" w:fill="auto"/>
          </w:tcPr>
          <w:p w14:paraId="220D0183" w14:textId="56DFDAA4" w:rsidR="00B11855" w:rsidRPr="00621E63" w:rsidRDefault="003D003E" w:rsidP="001F5A5C">
            <w:pPr>
              <w:pStyle w:val="TableEntry"/>
            </w:pPr>
            <w:r w:rsidRPr="00621E63">
              <w:t>Marcus</w:t>
            </w:r>
          </w:p>
        </w:tc>
      </w:tr>
      <w:tr w:rsidR="00C42BD4" w:rsidRPr="00621E63" w14:paraId="0EF902A0" w14:textId="77777777" w:rsidTr="00CF5627">
        <w:trPr>
          <w:cantSplit/>
          <w:jc w:val="center"/>
        </w:trPr>
        <w:tc>
          <w:tcPr>
            <w:tcW w:w="1525" w:type="dxa"/>
            <w:shd w:val="clear" w:color="auto" w:fill="auto"/>
          </w:tcPr>
          <w:p w14:paraId="589E197E" w14:textId="64D3B359" w:rsidR="00B11855" w:rsidRPr="00621E63" w:rsidRDefault="003D003E" w:rsidP="00CF5627">
            <w:pPr>
              <w:pStyle w:val="TableEntryItalicindent"/>
            </w:pPr>
            <w:r w:rsidRPr="00621E63">
              <w:t>second and further given names or initials thereof</w:t>
            </w:r>
          </w:p>
        </w:tc>
        <w:tc>
          <w:tcPr>
            <w:tcW w:w="810" w:type="dxa"/>
            <w:shd w:val="clear" w:color="auto" w:fill="auto"/>
          </w:tcPr>
          <w:p w14:paraId="4444D316" w14:textId="28943B25" w:rsidR="00B11855" w:rsidRPr="00621E63" w:rsidRDefault="003D003E" w:rsidP="00B32F82">
            <w:pPr>
              <w:pStyle w:val="TableEntry"/>
              <w:rPr>
                <w:i/>
              </w:rPr>
            </w:pPr>
            <w:r w:rsidRPr="00621E63">
              <w:rPr>
                <w:i/>
              </w:rPr>
              <w:t>4</w:t>
            </w:r>
          </w:p>
        </w:tc>
        <w:tc>
          <w:tcPr>
            <w:tcW w:w="810" w:type="dxa"/>
            <w:shd w:val="clear" w:color="auto" w:fill="auto"/>
          </w:tcPr>
          <w:p w14:paraId="1F62C471" w14:textId="59ADBDCD" w:rsidR="00B11855" w:rsidRPr="00621E63" w:rsidRDefault="003D003E" w:rsidP="00B32F82">
            <w:pPr>
              <w:pStyle w:val="TableEntry"/>
              <w:rPr>
                <w:color w:val="FFFFFF"/>
              </w:rPr>
            </w:pPr>
            <w:r w:rsidRPr="00621E63">
              <w:t>ST</w:t>
            </w:r>
          </w:p>
        </w:tc>
        <w:tc>
          <w:tcPr>
            <w:tcW w:w="720" w:type="dxa"/>
            <w:shd w:val="clear" w:color="auto" w:fill="auto"/>
          </w:tcPr>
          <w:p w14:paraId="2B16E789" w14:textId="7957469F" w:rsidR="00B11855" w:rsidRPr="00621E63" w:rsidRDefault="003D003E" w:rsidP="00B32F82">
            <w:pPr>
              <w:pStyle w:val="TableEntry"/>
              <w:rPr>
                <w:color w:val="FFFFFF"/>
              </w:rPr>
            </w:pPr>
            <w:r w:rsidRPr="00621E63">
              <w:t>30</w:t>
            </w:r>
          </w:p>
        </w:tc>
        <w:tc>
          <w:tcPr>
            <w:tcW w:w="720" w:type="dxa"/>
            <w:shd w:val="clear" w:color="auto" w:fill="auto"/>
          </w:tcPr>
          <w:p w14:paraId="28BD4D5C" w14:textId="243D4A35" w:rsidR="00B11855" w:rsidRPr="00621E63" w:rsidRDefault="003D003E" w:rsidP="00B32F82">
            <w:pPr>
              <w:pStyle w:val="TableEntry"/>
              <w:rPr>
                <w:color w:val="FFFFFF"/>
              </w:rPr>
            </w:pPr>
            <w:r w:rsidRPr="00621E63">
              <w:t>O</w:t>
            </w:r>
          </w:p>
        </w:tc>
        <w:tc>
          <w:tcPr>
            <w:tcW w:w="810" w:type="dxa"/>
            <w:shd w:val="clear" w:color="auto" w:fill="auto"/>
          </w:tcPr>
          <w:p w14:paraId="014D8D0E" w14:textId="5E54A440" w:rsidR="00B11855" w:rsidRPr="00621E63" w:rsidRDefault="00B11855" w:rsidP="001F5A5C">
            <w:pPr>
              <w:pStyle w:val="TableEntry"/>
            </w:pPr>
          </w:p>
        </w:tc>
        <w:tc>
          <w:tcPr>
            <w:tcW w:w="720" w:type="dxa"/>
            <w:shd w:val="clear" w:color="auto" w:fill="auto"/>
          </w:tcPr>
          <w:p w14:paraId="17290245" w14:textId="702E12A6" w:rsidR="00B11855" w:rsidRPr="00621E63" w:rsidRDefault="003D003E" w:rsidP="00B32F82">
            <w:pPr>
              <w:pStyle w:val="TableEntry"/>
              <w:rPr>
                <w:color w:val="FFFFFF"/>
              </w:rPr>
            </w:pPr>
            <w:r w:rsidRPr="00621E63">
              <w:t>0</w:t>
            </w:r>
          </w:p>
        </w:tc>
        <w:tc>
          <w:tcPr>
            <w:tcW w:w="810" w:type="dxa"/>
            <w:shd w:val="clear" w:color="auto" w:fill="auto"/>
          </w:tcPr>
          <w:p w14:paraId="1B48BCAE" w14:textId="328E5D9F" w:rsidR="00B11855" w:rsidRPr="00621E63" w:rsidRDefault="003D003E" w:rsidP="00B32F82">
            <w:pPr>
              <w:pStyle w:val="TableEntry"/>
              <w:rPr>
                <w:color w:val="FFFFFF"/>
              </w:rPr>
            </w:pPr>
            <w:r w:rsidRPr="00621E63">
              <w:t>1</w:t>
            </w:r>
          </w:p>
        </w:tc>
        <w:tc>
          <w:tcPr>
            <w:tcW w:w="743" w:type="dxa"/>
            <w:shd w:val="clear" w:color="auto" w:fill="auto"/>
          </w:tcPr>
          <w:p w14:paraId="507B133F" w14:textId="1AAA6538" w:rsidR="00B11855" w:rsidRPr="00621E63" w:rsidRDefault="00B11855" w:rsidP="001F5A5C">
            <w:pPr>
              <w:pStyle w:val="TableEntry"/>
            </w:pPr>
          </w:p>
        </w:tc>
        <w:tc>
          <w:tcPr>
            <w:tcW w:w="922" w:type="dxa"/>
            <w:shd w:val="clear" w:color="auto" w:fill="auto"/>
          </w:tcPr>
          <w:p w14:paraId="1C9E4AA4" w14:textId="15F9E1A0" w:rsidR="00B11855" w:rsidRPr="00621E63" w:rsidRDefault="00B11855" w:rsidP="001F5A5C">
            <w:pPr>
              <w:pStyle w:val="TableEntry"/>
            </w:pPr>
          </w:p>
        </w:tc>
        <w:tc>
          <w:tcPr>
            <w:tcW w:w="986" w:type="dxa"/>
            <w:shd w:val="clear" w:color="auto" w:fill="auto"/>
          </w:tcPr>
          <w:p w14:paraId="7FA24333" w14:textId="2E516728" w:rsidR="00B11855" w:rsidRPr="00621E63" w:rsidRDefault="003D003E" w:rsidP="001F5A5C">
            <w:pPr>
              <w:pStyle w:val="TableEntry"/>
            </w:pPr>
            <w:r w:rsidRPr="00621E63">
              <w:t>A</w:t>
            </w:r>
          </w:p>
        </w:tc>
      </w:tr>
      <w:tr w:rsidR="00C42BD4" w:rsidRPr="00621E63" w14:paraId="0F5D8F46" w14:textId="77777777" w:rsidTr="00CF5627">
        <w:trPr>
          <w:cantSplit/>
          <w:jc w:val="center"/>
        </w:trPr>
        <w:tc>
          <w:tcPr>
            <w:tcW w:w="1525" w:type="dxa"/>
            <w:shd w:val="clear" w:color="auto" w:fill="auto"/>
          </w:tcPr>
          <w:p w14:paraId="01E67AC9" w14:textId="03EF2D92" w:rsidR="00B11855" w:rsidRPr="00621E63" w:rsidRDefault="003D003E" w:rsidP="00CF5627">
            <w:pPr>
              <w:pStyle w:val="TableEntryItalicindent"/>
            </w:pPr>
            <w:r w:rsidRPr="00621E63">
              <w:t>suffix (e.g., JR or III)</w:t>
            </w:r>
          </w:p>
        </w:tc>
        <w:tc>
          <w:tcPr>
            <w:tcW w:w="810" w:type="dxa"/>
            <w:shd w:val="clear" w:color="auto" w:fill="auto"/>
          </w:tcPr>
          <w:p w14:paraId="02012F84" w14:textId="09B3EAD2" w:rsidR="00B11855" w:rsidRPr="00621E63" w:rsidRDefault="003D003E" w:rsidP="00B32F82">
            <w:pPr>
              <w:pStyle w:val="TableEntry"/>
              <w:rPr>
                <w:i/>
              </w:rPr>
            </w:pPr>
            <w:r w:rsidRPr="00621E63">
              <w:rPr>
                <w:i/>
              </w:rPr>
              <w:t>5</w:t>
            </w:r>
          </w:p>
        </w:tc>
        <w:tc>
          <w:tcPr>
            <w:tcW w:w="810" w:type="dxa"/>
            <w:shd w:val="clear" w:color="auto" w:fill="auto"/>
          </w:tcPr>
          <w:p w14:paraId="02887ACE" w14:textId="56443748" w:rsidR="00B11855" w:rsidRPr="00621E63" w:rsidRDefault="003D003E" w:rsidP="00B32F82">
            <w:pPr>
              <w:pStyle w:val="TableEntry"/>
              <w:rPr>
                <w:color w:val="FFFFFF"/>
              </w:rPr>
            </w:pPr>
            <w:r w:rsidRPr="00621E63">
              <w:t>ST</w:t>
            </w:r>
          </w:p>
        </w:tc>
        <w:tc>
          <w:tcPr>
            <w:tcW w:w="720" w:type="dxa"/>
            <w:shd w:val="clear" w:color="auto" w:fill="auto"/>
          </w:tcPr>
          <w:p w14:paraId="48DBDC84" w14:textId="12099974" w:rsidR="00B11855" w:rsidRPr="00621E63" w:rsidRDefault="003D003E" w:rsidP="00B32F82">
            <w:pPr>
              <w:pStyle w:val="TableEntry"/>
              <w:rPr>
                <w:color w:val="FFFFFF"/>
              </w:rPr>
            </w:pPr>
            <w:r w:rsidRPr="00621E63">
              <w:t>20</w:t>
            </w:r>
          </w:p>
        </w:tc>
        <w:tc>
          <w:tcPr>
            <w:tcW w:w="720" w:type="dxa"/>
            <w:shd w:val="clear" w:color="auto" w:fill="auto"/>
          </w:tcPr>
          <w:p w14:paraId="35A78232" w14:textId="1550B7E2" w:rsidR="00B11855" w:rsidRPr="00621E63" w:rsidRDefault="003D003E" w:rsidP="00B32F82">
            <w:pPr>
              <w:pStyle w:val="TableEntry"/>
              <w:rPr>
                <w:color w:val="FFFFFF"/>
              </w:rPr>
            </w:pPr>
            <w:r w:rsidRPr="00621E63">
              <w:t>O</w:t>
            </w:r>
          </w:p>
        </w:tc>
        <w:tc>
          <w:tcPr>
            <w:tcW w:w="810" w:type="dxa"/>
            <w:shd w:val="clear" w:color="auto" w:fill="auto"/>
          </w:tcPr>
          <w:p w14:paraId="763A8B68" w14:textId="54AB0A2E" w:rsidR="00B11855" w:rsidRPr="00621E63" w:rsidRDefault="00B11855" w:rsidP="001F5A5C">
            <w:pPr>
              <w:pStyle w:val="TableEntry"/>
            </w:pPr>
          </w:p>
        </w:tc>
        <w:tc>
          <w:tcPr>
            <w:tcW w:w="720" w:type="dxa"/>
            <w:shd w:val="clear" w:color="auto" w:fill="auto"/>
          </w:tcPr>
          <w:p w14:paraId="3F030D6B" w14:textId="40B25F94" w:rsidR="00B11855" w:rsidRPr="00621E63" w:rsidRDefault="003D003E" w:rsidP="00B32F82">
            <w:pPr>
              <w:pStyle w:val="TableEntry"/>
              <w:rPr>
                <w:color w:val="FFFFFF"/>
              </w:rPr>
            </w:pPr>
            <w:r w:rsidRPr="00621E63">
              <w:t>0</w:t>
            </w:r>
          </w:p>
        </w:tc>
        <w:tc>
          <w:tcPr>
            <w:tcW w:w="810" w:type="dxa"/>
            <w:shd w:val="clear" w:color="auto" w:fill="auto"/>
          </w:tcPr>
          <w:p w14:paraId="7326866D" w14:textId="16097494" w:rsidR="00B11855" w:rsidRPr="00621E63" w:rsidRDefault="003D003E" w:rsidP="00B32F82">
            <w:pPr>
              <w:pStyle w:val="TableEntry"/>
              <w:rPr>
                <w:color w:val="FFFFFF"/>
              </w:rPr>
            </w:pPr>
            <w:r w:rsidRPr="00621E63">
              <w:t>1</w:t>
            </w:r>
          </w:p>
        </w:tc>
        <w:tc>
          <w:tcPr>
            <w:tcW w:w="743" w:type="dxa"/>
            <w:shd w:val="clear" w:color="auto" w:fill="auto"/>
          </w:tcPr>
          <w:p w14:paraId="28000B85" w14:textId="03CA1402" w:rsidR="00B11855" w:rsidRPr="00621E63" w:rsidRDefault="00B11855" w:rsidP="001F5A5C">
            <w:pPr>
              <w:pStyle w:val="TableEntry"/>
            </w:pPr>
          </w:p>
        </w:tc>
        <w:tc>
          <w:tcPr>
            <w:tcW w:w="922" w:type="dxa"/>
            <w:shd w:val="clear" w:color="auto" w:fill="auto"/>
          </w:tcPr>
          <w:p w14:paraId="24C6B3FA" w14:textId="7A6E33B7" w:rsidR="00B11855" w:rsidRPr="00621E63" w:rsidRDefault="00B11855" w:rsidP="001F5A5C">
            <w:pPr>
              <w:pStyle w:val="TableEntry"/>
            </w:pPr>
          </w:p>
        </w:tc>
        <w:tc>
          <w:tcPr>
            <w:tcW w:w="986" w:type="dxa"/>
            <w:shd w:val="clear" w:color="auto" w:fill="auto"/>
          </w:tcPr>
          <w:p w14:paraId="75F33C4F" w14:textId="70C2ED03" w:rsidR="00B11855" w:rsidRPr="00621E63" w:rsidRDefault="003D003E" w:rsidP="001F5A5C">
            <w:pPr>
              <w:pStyle w:val="TableEntry"/>
            </w:pPr>
            <w:r w:rsidRPr="00621E63">
              <w:t>III</w:t>
            </w:r>
          </w:p>
        </w:tc>
      </w:tr>
      <w:tr w:rsidR="00C42BD4" w:rsidRPr="00621E63" w14:paraId="31E8FC2A" w14:textId="77777777" w:rsidTr="00CF5627">
        <w:trPr>
          <w:cantSplit/>
          <w:jc w:val="center"/>
        </w:trPr>
        <w:tc>
          <w:tcPr>
            <w:tcW w:w="1525" w:type="dxa"/>
            <w:shd w:val="clear" w:color="auto" w:fill="auto"/>
          </w:tcPr>
          <w:p w14:paraId="134E2B8D" w14:textId="010B7DE9" w:rsidR="00B11855" w:rsidRPr="00621E63" w:rsidRDefault="003D003E" w:rsidP="00CF5627">
            <w:pPr>
              <w:pStyle w:val="TableEntryItalicindent"/>
            </w:pPr>
            <w:r w:rsidRPr="00621E63">
              <w:t>prefix (e.g., DR)</w:t>
            </w:r>
          </w:p>
        </w:tc>
        <w:tc>
          <w:tcPr>
            <w:tcW w:w="810" w:type="dxa"/>
            <w:shd w:val="clear" w:color="auto" w:fill="auto"/>
          </w:tcPr>
          <w:p w14:paraId="38E97FC3" w14:textId="30EA03D3" w:rsidR="00B11855" w:rsidRPr="00621E63" w:rsidRDefault="003D003E" w:rsidP="00B32F82">
            <w:pPr>
              <w:pStyle w:val="TableEntry"/>
              <w:rPr>
                <w:i/>
              </w:rPr>
            </w:pPr>
            <w:r w:rsidRPr="00621E63">
              <w:rPr>
                <w:i/>
              </w:rPr>
              <w:t>6</w:t>
            </w:r>
          </w:p>
        </w:tc>
        <w:tc>
          <w:tcPr>
            <w:tcW w:w="810" w:type="dxa"/>
            <w:shd w:val="clear" w:color="auto" w:fill="auto"/>
          </w:tcPr>
          <w:p w14:paraId="70D736E0" w14:textId="1CA187A1" w:rsidR="00B11855" w:rsidRPr="00621E63" w:rsidRDefault="003D003E" w:rsidP="00B32F82">
            <w:pPr>
              <w:pStyle w:val="TableEntry"/>
              <w:rPr>
                <w:color w:val="FFFFFF"/>
              </w:rPr>
            </w:pPr>
            <w:r w:rsidRPr="00621E63">
              <w:t>ST</w:t>
            </w:r>
          </w:p>
        </w:tc>
        <w:tc>
          <w:tcPr>
            <w:tcW w:w="720" w:type="dxa"/>
            <w:shd w:val="clear" w:color="auto" w:fill="auto"/>
          </w:tcPr>
          <w:p w14:paraId="0B6123D1" w14:textId="7BDCDF86" w:rsidR="00B11855" w:rsidRPr="00621E63" w:rsidRDefault="003D003E" w:rsidP="00B32F82">
            <w:pPr>
              <w:pStyle w:val="TableEntry"/>
              <w:rPr>
                <w:color w:val="FFFFFF"/>
              </w:rPr>
            </w:pPr>
            <w:r w:rsidRPr="00621E63">
              <w:t>20</w:t>
            </w:r>
          </w:p>
        </w:tc>
        <w:tc>
          <w:tcPr>
            <w:tcW w:w="720" w:type="dxa"/>
            <w:shd w:val="clear" w:color="auto" w:fill="auto"/>
          </w:tcPr>
          <w:p w14:paraId="28A7C6E5" w14:textId="63780A6E" w:rsidR="00B11855" w:rsidRPr="00621E63" w:rsidRDefault="003D003E" w:rsidP="00B32F82">
            <w:pPr>
              <w:pStyle w:val="TableEntry"/>
              <w:rPr>
                <w:color w:val="FFFFFF"/>
              </w:rPr>
            </w:pPr>
            <w:r w:rsidRPr="00621E63">
              <w:t>O</w:t>
            </w:r>
          </w:p>
        </w:tc>
        <w:tc>
          <w:tcPr>
            <w:tcW w:w="810" w:type="dxa"/>
            <w:shd w:val="clear" w:color="auto" w:fill="auto"/>
          </w:tcPr>
          <w:p w14:paraId="4785FAFC" w14:textId="0F351207" w:rsidR="00B11855" w:rsidRPr="00621E63" w:rsidRDefault="00B11855" w:rsidP="001F5A5C">
            <w:pPr>
              <w:pStyle w:val="TableEntry"/>
            </w:pPr>
          </w:p>
        </w:tc>
        <w:tc>
          <w:tcPr>
            <w:tcW w:w="720" w:type="dxa"/>
            <w:shd w:val="clear" w:color="auto" w:fill="auto"/>
          </w:tcPr>
          <w:p w14:paraId="79FA6D6F" w14:textId="020157E2" w:rsidR="00B11855" w:rsidRPr="00621E63" w:rsidRDefault="003D003E" w:rsidP="00B32F82">
            <w:pPr>
              <w:pStyle w:val="TableEntry"/>
              <w:rPr>
                <w:color w:val="FFFFFF"/>
              </w:rPr>
            </w:pPr>
            <w:r w:rsidRPr="00621E63">
              <w:t>0</w:t>
            </w:r>
          </w:p>
        </w:tc>
        <w:tc>
          <w:tcPr>
            <w:tcW w:w="810" w:type="dxa"/>
            <w:shd w:val="clear" w:color="auto" w:fill="auto"/>
          </w:tcPr>
          <w:p w14:paraId="17453E01" w14:textId="08953B91" w:rsidR="00B11855" w:rsidRPr="00621E63" w:rsidRDefault="003D003E" w:rsidP="00B32F82">
            <w:pPr>
              <w:pStyle w:val="TableEntry"/>
              <w:rPr>
                <w:color w:val="FFFFFF"/>
              </w:rPr>
            </w:pPr>
            <w:r w:rsidRPr="00621E63">
              <w:t>1</w:t>
            </w:r>
          </w:p>
        </w:tc>
        <w:tc>
          <w:tcPr>
            <w:tcW w:w="743" w:type="dxa"/>
            <w:shd w:val="clear" w:color="auto" w:fill="auto"/>
          </w:tcPr>
          <w:p w14:paraId="56685772" w14:textId="601AE193" w:rsidR="00B11855" w:rsidRPr="00621E63" w:rsidRDefault="00B11855" w:rsidP="001F5A5C">
            <w:pPr>
              <w:pStyle w:val="TableEntry"/>
            </w:pPr>
          </w:p>
        </w:tc>
        <w:tc>
          <w:tcPr>
            <w:tcW w:w="922" w:type="dxa"/>
            <w:shd w:val="clear" w:color="auto" w:fill="auto"/>
          </w:tcPr>
          <w:p w14:paraId="7BEF9B42" w14:textId="024CA235" w:rsidR="00B11855" w:rsidRPr="00621E63" w:rsidRDefault="00B11855" w:rsidP="001F5A5C">
            <w:pPr>
              <w:pStyle w:val="TableEntry"/>
            </w:pPr>
          </w:p>
        </w:tc>
        <w:tc>
          <w:tcPr>
            <w:tcW w:w="986" w:type="dxa"/>
            <w:shd w:val="clear" w:color="auto" w:fill="auto"/>
          </w:tcPr>
          <w:p w14:paraId="322433EE" w14:textId="50F77F54" w:rsidR="00B11855" w:rsidRPr="00621E63" w:rsidRDefault="003D003E" w:rsidP="001F5A5C">
            <w:pPr>
              <w:pStyle w:val="TableEntry"/>
            </w:pPr>
            <w:r w:rsidRPr="00621E63">
              <w:t>DR</w:t>
            </w:r>
          </w:p>
        </w:tc>
      </w:tr>
      <w:tr w:rsidR="00C42BD4" w:rsidRPr="00621E63" w14:paraId="4A82531B" w14:textId="77777777" w:rsidTr="00CF5627">
        <w:trPr>
          <w:cantSplit/>
          <w:jc w:val="center"/>
        </w:trPr>
        <w:tc>
          <w:tcPr>
            <w:tcW w:w="1525" w:type="dxa"/>
            <w:shd w:val="clear" w:color="auto" w:fill="auto"/>
          </w:tcPr>
          <w:p w14:paraId="521EB4C4" w14:textId="41DC9C93" w:rsidR="00B11855" w:rsidRPr="00621E63" w:rsidRDefault="003D003E" w:rsidP="00B32F82">
            <w:pPr>
              <w:pStyle w:val="TableEntry"/>
            </w:pPr>
            <w:r w:rsidRPr="00621E63">
              <w:t>Visit Number</w:t>
            </w:r>
          </w:p>
        </w:tc>
        <w:tc>
          <w:tcPr>
            <w:tcW w:w="810" w:type="dxa"/>
            <w:shd w:val="clear" w:color="auto" w:fill="auto"/>
          </w:tcPr>
          <w:p w14:paraId="7F09B76A" w14:textId="476F82D4" w:rsidR="00B11855" w:rsidRPr="00621E63" w:rsidRDefault="003D003E" w:rsidP="00B32F82">
            <w:pPr>
              <w:pStyle w:val="TableEntry"/>
            </w:pPr>
            <w:r w:rsidRPr="00621E63">
              <w:t>19</w:t>
            </w:r>
          </w:p>
        </w:tc>
        <w:tc>
          <w:tcPr>
            <w:tcW w:w="810" w:type="dxa"/>
            <w:shd w:val="clear" w:color="auto" w:fill="auto"/>
          </w:tcPr>
          <w:p w14:paraId="32CE5325" w14:textId="1BFAC72D" w:rsidR="00B11855" w:rsidRPr="00621E63" w:rsidRDefault="003D003E" w:rsidP="00B32F82">
            <w:pPr>
              <w:pStyle w:val="TableEntry"/>
              <w:rPr>
                <w:color w:val="FFFFFF"/>
              </w:rPr>
            </w:pPr>
            <w:r w:rsidRPr="00621E63">
              <w:t>CX</w:t>
            </w:r>
          </w:p>
        </w:tc>
        <w:tc>
          <w:tcPr>
            <w:tcW w:w="720" w:type="dxa"/>
            <w:shd w:val="clear" w:color="auto" w:fill="auto"/>
          </w:tcPr>
          <w:p w14:paraId="3058932D" w14:textId="7EB7B9BF" w:rsidR="00B11855" w:rsidRPr="00621E63" w:rsidRDefault="003D003E" w:rsidP="00B32F82">
            <w:pPr>
              <w:pStyle w:val="TableEntry"/>
              <w:rPr>
                <w:color w:val="FFFFFF"/>
              </w:rPr>
            </w:pPr>
            <w:r w:rsidRPr="00621E63">
              <w:t>250</w:t>
            </w:r>
          </w:p>
        </w:tc>
        <w:tc>
          <w:tcPr>
            <w:tcW w:w="720" w:type="dxa"/>
            <w:shd w:val="clear" w:color="auto" w:fill="auto"/>
          </w:tcPr>
          <w:p w14:paraId="5112EBEE" w14:textId="695DE1A0" w:rsidR="00B11855" w:rsidRPr="00621E63" w:rsidRDefault="003D003E" w:rsidP="00B32F82">
            <w:pPr>
              <w:pStyle w:val="TableEntry"/>
              <w:rPr>
                <w:color w:val="FFFFFF"/>
              </w:rPr>
            </w:pPr>
            <w:r w:rsidRPr="00621E63">
              <w:t>O</w:t>
            </w:r>
          </w:p>
        </w:tc>
        <w:tc>
          <w:tcPr>
            <w:tcW w:w="810" w:type="dxa"/>
            <w:shd w:val="clear" w:color="auto" w:fill="auto"/>
          </w:tcPr>
          <w:p w14:paraId="5DF1E758" w14:textId="51A5A019" w:rsidR="00B11855" w:rsidRPr="00621E63" w:rsidRDefault="003D003E" w:rsidP="00B32F82">
            <w:pPr>
              <w:pStyle w:val="TableEntry"/>
              <w:rPr>
                <w:color w:val="FFFFFF"/>
              </w:rPr>
            </w:pPr>
            <w:r w:rsidRPr="00621E63">
              <w:t>False</w:t>
            </w:r>
          </w:p>
        </w:tc>
        <w:tc>
          <w:tcPr>
            <w:tcW w:w="720" w:type="dxa"/>
            <w:shd w:val="clear" w:color="auto" w:fill="auto"/>
          </w:tcPr>
          <w:p w14:paraId="24450BAA" w14:textId="59FBCB47" w:rsidR="00B11855" w:rsidRPr="00621E63" w:rsidRDefault="003D003E" w:rsidP="00B32F82">
            <w:pPr>
              <w:pStyle w:val="TableEntry"/>
              <w:rPr>
                <w:color w:val="FFFFFF"/>
              </w:rPr>
            </w:pPr>
            <w:r w:rsidRPr="00621E63">
              <w:t>0</w:t>
            </w:r>
          </w:p>
        </w:tc>
        <w:tc>
          <w:tcPr>
            <w:tcW w:w="810" w:type="dxa"/>
            <w:shd w:val="clear" w:color="auto" w:fill="auto"/>
          </w:tcPr>
          <w:p w14:paraId="07DD336E" w14:textId="2BB247B9" w:rsidR="00B11855" w:rsidRPr="00621E63" w:rsidRDefault="003D003E" w:rsidP="00B32F82">
            <w:pPr>
              <w:pStyle w:val="TableEntry"/>
              <w:rPr>
                <w:color w:val="FFFFFF"/>
              </w:rPr>
            </w:pPr>
            <w:r w:rsidRPr="00621E63">
              <w:t>1</w:t>
            </w:r>
          </w:p>
        </w:tc>
        <w:tc>
          <w:tcPr>
            <w:tcW w:w="743" w:type="dxa"/>
            <w:shd w:val="clear" w:color="auto" w:fill="auto"/>
          </w:tcPr>
          <w:p w14:paraId="4C0ABF0E" w14:textId="71765161" w:rsidR="00B11855" w:rsidRPr="00621E63" w:rsidRDefault="00B11855" w:rsidP="001F5A5C">
            <w:pPr>
              <w:pStyle w:val="TableEntry"/>
            </w:pPr>
          </w:p>
        </w:tc>
        <w:tc>
          <w:tcPr>
            <w:tcW w:w="922" w:type="dxa"/>
            <w:shd w:val="clear" w:color="auto" w:fill="auto"/>
          </w:tcPr>
          <w:p w14:paraId="5350497C" w14:textId="631CF9E3" w:rsidR="00B11855" w:rsidRPr="00621E63" w:rsidRDefault="00B11855" w:rsidP="001F5A5C">
            <w:pPr>
              <w:pStyle w:val="TableEntry"/>
            </w:pPr>
          </w:p>
        </w:tc>
        <w:tc>
          <w:tcPr>
            <w:tcW w:w="986" w:type="dxa"/>
            <w:shd w:val="clear" w:color="auto" w:fill="auto"/>
          </w:tcPr>
          <w:p w14:paraId="4A200C3D" w14:textId="69AB58D9" w:rsidR="00B11855" w:rsidRPr="00621E63" w:rsidRDefault="00B11855" w:rsidP="00B32F82">
            <w:pPr>
              <w:pStyle w:val="TableEntry"/>
            </w:pPr>
          </w:p>
        </w:tc>
      </w:tr>
      <w:tr w:rsidR="00C42BD4" w:rsidRPr="00621E63" w14:paraId="74D99C96" w14:textId="77777777" w:rsidTr="00CF5627">
        <w:trPr>
          <w:cantSplit/>
          <w:jc w:val="center"/>
        </w:trPr>
        <w:tc>
          <w:tcPr>
            <w:tcW w:w="1525" w:type="dxa"/>
            <w:shd w:val="clear" w:color="auto" w:fill="auto"/>
          </w:tcPr>
          <w:p w14:paraId="04BB0F93" w14:textId="6D7C5F6F" w:rsidR="00B11855" w:rsidRPr="00621E63" w:rsidRDefault="003D003E" w:rsidP="00CF5627">
            <w:pPr>
              <w:pStyle w:val="TableEntryItalicindent"/>
            </w:pPr>
            <w:r w:rsidRPr="00621E63">
              <w:lastRenderedPageBreak/>
              <w:t>ID number</w:t>
            </w:r>
          </w:p>
        </w:tc>
        <w:tc>
          <w:tcPr>
            <w:tcW w:w="810" w:type="dxa"/>
            <w:shd w:val="clear" w:color="auto" w:fill="auto"/>
          </w:tcPr>
          <w:p w14:paraId="175128F0" w14:textId="57662706" w:rsidR="00B11855" w:rsidRPr="00621E63" w:rsidRDefault="003D003E" w:rsidP="00B32F82">
            <w:pPr>
              <w:pStyle w:val="TableEntry"/>
              <w:rPr>
                <w:i/>
              </w:rPr>
            </w:pPr>
            <w:r w:rsidRPr="00621E63">
              <w:rPr>
                <w:i/>
              </w:rPr>
              <w:t>1</w:t>
            </w:r>
          </w:p>
        </w:tc>
        <w:tc>
          <w:tcPr>
            <w:tcW w:w="810" w:type="dxa"/>
            <w:shd w:val="clear" w:color="auto" w:fill="auto"/>
          </w:tcPr>
          <w:p w14:paraId="1F9C2AF3" w14:textId="04F3FB35" w:rsidR="00B11855" w:rsidRPr="00621E63" w:rsidRDefault="003D003E" w:rsidP="00B32F82">
            <w:pPr>
              <w:pStyle w:val="TableEntry"/>
              <w:rPr>
                <w:color w:val="FFFFFF"/>
              </w:rPr>
            </w:pPr>
            <w:r w:rsidRPr="00621E63">
              <w:t>ST</w:t>
            </w:r>
          </w:p>
        </w:tc>
        <w:tc>
          <w:tcPr>
            <w:tcW w:w="720" w:type="dxa"/>
            <w:shd w:val="clear" w:color="auto" w:fill="auto"/>
          </w:tcPr>
          <w:p w14:paraId="452862C0" w14:textId="1EF8D48E" w:rsidR="00B11855" w:rsidRPr="00621E63" w:rsidRDefault="003D003E" w:rsidP="00B32F82">
            <w:pPr>
              <w:pStyle w:val="TableEntry"/>
              <w:rPr>
                <w:color w:val="FFFFFF"/>
              </w:rPr>
            </w:pPr>
            <w:r w:rsidRPr="00621E63">
              <w:t>15</w:t>
            </w:r>
          </w:p>
        </w:tc>
        <w:tc>
          <w:tcPr>
            <w:tcW w:w="720" w:type="dxa"/>
            <w:shd w:val="clear" w:color="auto" w:fill="auto"/>
          </w:tcPr>
          <w:p w14:paraId="39613B9D" w14:textId="4AFF1D2F" w:rsidR="00B11855" w:rsidRPr="00621E63" w:rsidRDefault="003D003E" w:rsidP="00B32F82">
            <w:pPr>
              <w:pStyle w:val="TableEntry"/>
              <w:rPr>
                <w:color w:val="FFFFFF"/>
              </w:rPr>
            </w:pPr>
            <w:r w:rsidRPr="00621E63">
              <w:t>O</w:t>
            </w:r>
          </w:p>
        </w:tc>
        <w:tc>
          <w:tcPr>
            <w:tcW w:w="810" w:type="dxa"/>
            <w:shd w:val="clear" w:color="auto" w:fill="auto"/>
          </w:tcPr>
          <w:p w14:paraId="6238C409" w14:textId="380F667F" w:rsidR="00B11855" w:rsidRPr="00621E63" w:rsidRDefault="00B11855" w:rsidP="001F5A5C">
            <w:pPr>
              <w:pStyle w:val="TableEntry"/>
            </w:pPr>
          </w:p>
        </w:tc>
        <w:tc>
          <w:tcPr>
            <w:tcW w:w="720" w:type="dxa"/>
            <w:shd w:val="clear" w:color="auto" w:fill="auto"/>
          </w:tcPr>
          <w:p w14:paraId="36C56A7B" w14:textId="41DBE87C" w:rsidR="00B11855" w:rsidRPr="00621E63" w:rsidRDefault="003D003E" w:rsidP="00B32F82">
            <w:pPr>
              <w:pStyle w:val="TableEntry"/>
              <w:rPr>
                <w:color w:val="FFFFFF"/>
              </w:rPr>
            </w:pPr>
            <w:r w:rsidRPr="00621E63">
              <w:t>0</w:t>
            </w:r>
          </w:p>
        </w:tc>
        <w:tc>
          <w:tcPr>
            <w:tcW w:w="810" w:type="dxa"/>
            <w:shd w:val="clear" w:color="auto" w:fill="auto"/>
          </w:tcPr>
          <w:p w14:paraId="4E92C906" w14:textId="2C72A86D" w:rsidR="00B11855" w:rsidRPr="00621E63" w:rsidRDefault="003D003E" w:rsidP="00B32F82">
            <w:pPr>
              <w:pStyle w:val="TableEntry"/>
              <w:rPr>
                <w:color w:val="FFFFFF"/>
              </w:rPr>
            </w:pPr>
            <w:r w:rsidRPr="00621E63">
              <w:t>1</w:t>
            </w:r>
          </w:p>
        </w:tc>
        <w:tc>
          <w:tcPr>
            <w:tcW w:w="743" w:type="dxa"/>
            <w:shd w:val="clear" w:color="auto" w:fill="auto"/>
          </w:tcPr>
          <w:p w14:paraId="7036CAEF" w14:textId="45B42D19" w:rsidR="00B11855" w:rsidRPr="00621E63" w:rsidRDefault="00B11855" w:rsidP="001F5A5C">
            <w:pPr>
              <w:pStyle w:val="TableEntry"/>
            </w:pPr>
          </w:p>
        </w:tc>
        <w:tc>
          <w:tcPr>
            <w:tcW w:w="922" w:type="dxa"/>
            <w:shd w:val="clear" w:color="auto" w:fill="auto"/>
          </w:tcPr>
          <w:p w14:paraId="01143847" w14:textId="2C32E735" w:rsidR="00B11855" w:rsidRPr="00621E63" w:rsidRDefault="00B11855" w:rsidP="001F5A5C">
            <w:pPr>
              <w:pStyle w:val="TableEntry"/>
            </w:pPr>
          </w:p>
        </w:tc>
        <w:tc>
          <w:tcPr>
            <w:tcW w:w="986" w:type="dxa"/>
            <w:shd w:val="clear" w:color="auto" w:fill="auto"/>
          </w:tcPr>
          <w:p w14:paraId="7FBF9C3C" w14:textId="37DCAEE7" w:rsidR="00B11855" w:rsidRPr="00621E63" w:rsidRDefault="003D003E" w:rsidP="001F5A5C">
            <w:pPr>
              <w:pStyle w:val="TableEntry"/>
            </w:pPr>
            <w:r w:rsidRPr="00621E63">
              <w:t>123456</w:t>
            </w:r>
          </w:p>
        </w:tc>
      </w:tr>
    </w:tbl>
    <w:p w14:paraId="5B59165C" w14:textId="77777777" w:rsidR="00B11855" w:rsidRPr="00621E63" w:rsidRDefault="003D003E" w:rsidP="008679BF">
      <w:pPr>
        <w:pStyle w:val="Note"/>
      </w:pPr>
      <w:r w:rsidRPr="00621E63">
        <w:t>Note: Field names are in Roman type, relevant component names within a field are listed underneath in italic type.</w:t>
      </w:r>
    </w:p>
    <w:p w14:paraId="03BBA89C" w14:textId="77777777" w:rsidR="001A4392" w:rsidRPr="00621E63" w:rsidRDefault="001A4392" w:rsidP="00A17802">
      <w:pPr>
        <w:pStyle w:val="BodyText"/>
      </w:pPr>
    </w:p>
    <w:p w14:paraId="51400C56" w14:textId="77777777" w:rsidR="00B11855" w:rsidRPr="00621E63" w:rsidRDefault="003D003E" w:rsidP="008679BF">
      <w:pPr>
        <w:pStyle w:val="BodyText"/>
      </w:pPr>
      <w:r w:rsidRPr="00621E63">
        <w:t>Because this is an unsolicited observation and the Implantable Device – Cardiac – Reporter will not be aware of an associated order, this segment is optional. The Implantable Device – Cardiac – Reporter may want to track the interrogation as a visit using this segment. If information is provided here it will match corresponding information provided in the OBX segments.</w:t>
      </w:r>
    </w:p>
    <w:p w14:paraId="21262AC4" w14:textId="7605C300" w:rsidR="00B11855" w:rsidRPr="00621E63" w:rsidRDefault="003D003E" w:rsidP="008679BF">
      <w:pPr>
        <w:pStyle w:val="BodyText"/>
      </w:pPr>
      <w:r w:rsidRPr="00621E63">
        <w:t>PV1-7 Attending Doctor will optionally be captured by the Implantable Device – Cardiac – Reporter. If present, PV1-7.1 Attending Doctor ID Number will be a unique identifier for each doctor in the context of the Implantable Device – Cardiac – Reporter, not the Implantable Device – Cardiac – Consumer.</w:t>
      </w:r>
    </w:p>
    <w:p w14:paraId="50436DC7" w14:textId="77777777" w:rsidR="00B11855" w:rsidRPr="00621E63" w:rsidRDefault="003D003E" w:rsidP="008679BF">
      <w:pPr>
        <w:pStyle w:val="BodyText"/>
      </w:pPr>
      <w:r w:rsidRPr="00621E63">
        <w:t>PV1-19 Visit Number, ID Number will be a unique identifier generated by the Implantable Device – Cardiac – Reporter for each visit.</w:t>
      </w:r>
    </w:p>
    <w:p w14:paraId="45D75D8F" w14:textId="77777777" w:rsidR="00B11855" w:rsidRPr="00621E63" w:rsidRDefault="00855E3C" w:rsidP="00123C7B">
      <w:pPr>
        <w:pStyle w:val="Heading6"/>
        <w:numPr>
          <w:ilvl w:val="0"/>
          <w:numId w:val="0"/>
        </w:numPr>
        <w:rPr>
          <w:noProof w:val="0"/>
        </w:rPr>
      </w:pPr>
      <w:bookmarkStart w:id="2067" w:name="_Toc401769841"/>
      <w:bookmarkStart w:id="2068" w:name="_Toc24650484"/>
      <w:r w:rsidRPr="00621E63">
        <w:rPr>
          <w:noProof w:val="0"/>
        </w:rPr>
        <w:t xml:space="preserve">3.9.4.1.2.4 </w:t>
      </w:r>
      <w:r w:rsidR="003D003E" w:rsidRPr="00621E63">
        <w:rPr>
          <w:noProof w:val="0"/>
        </w:rPr>
        <w:t>OBR Segment – Observation Request</w:t>
      </w:r>
      <w:bookmarkEnd w:id="2067"/>
      <w:bookmarkEnd w:id="2068"/>
    </w:p>
    <w:p w14:paraId="27984771" w14:textId="282E94CF" w:rsidR="00B11855" w:rsidRPr="00621E63" w:rsidRDefault="003D003E" w:rsidP="008679BF">
      <w:pPr>
        <w:pStyle w:val="BodyText"/>
      </w:pPr>
      <w:r w:rsidRPr="00621E63">
        <w:t>The ORU message may include discrete OBX segments for individual observations reported. An OBR Segment will be used for each set of such OBX segments to establish the equipment context for the observations (i.e., whether the interrogation was done in-clinic or remote). All observation dates and times reported here should match OBX segments that report the same information.</w:t>
      </w:r>
    </w:p>
    <w:p w14:paraId="17F98F9F" w14:textId="77777777" w:rsidR="00B11855" w:rsidRPr="00621E63" w:rsidRDefault="003D003E" w:rsidP="00CF5627">
      <w:pPr>
        <w:pStyle w:val="TableTitle"/>
      </w:pPr>
      <w:r w:rsidRPr="00621E63">
        <w:t>Table 3.9.4.1.2.4</w:t>
      </w:r>
      <w:r w:rsidR="005D79DE" w:rsidRPr="00621E63">
        <w:rPr>
          <w:rFonts w:eastAsia="MS Gothic"/>
        </w:rPr>
        <w:t>-</w:t>
      </w:r>
      <w:r w:rsidR="002924C0" w:rsidRPr="00621E63">
        <w:t>1</w:t>
      </w:r>
      <w:r w:rsidRPr="00621E63">
        <w:t>: OBR Segment</w:t>
      </w:r>
    </w:p>
    <w:tbl>
      <w:tblPr>
        <w:tblW w:w="98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810"/>
        <w:gridCol w:w="720"/>
        <w:gridCol w:w="810"/>
        <w:gridCol w:w="720"/>
        <w:gridCol w:w="810"/>
        <w:gridCol w:w="810"/>
        <w:gridCol w:w="900"/>
        <w:gridCol w:w="1103"/>
      </w:tblGrid>
      <w:tr w:rsidR="00396374" w:rsidRPr="00621E63" w14:paraId="32A0F9C2" w14:textId="77777777" w:rsidTr="00396374">
        <w:trPr>
          <w:cantSplit/>
          <w:tblHeader/>
          <w:jc w:val="center"/>
        </w:trPr>
        <w:tc>
          <w:tcPr>
            <w:tcW w:w="1525" w:type="dxa"/>
            <w:shd w:val="clear" w:color="auto" w:fill="D9D9D9"/>
          </w:tcPr>
          <w:p w14:paraId="5C078ADF" w14:textId="77777777" w:rsidR="00B11855" w:rsidRPr="00621E63" w:rsidRDefault="003D003E" w:rsidP="001F5A5C">
            <w:pPr>
              <w:pStyle w:val="TableEntryHeader"/>
            </w:pPr>
            <w:r w:rsidRPr="00621E63">
              <w:t>Name</w:t>
            </w:r>
          </w:p>
        </w:tc>
        <w:tc>
          <w:tcPr>
            <w:tcW w:w="810" w:type="dxa"/>
            <w:shd w:val="clear" w:color="auto" w:fill="D9D9D9"/>
          </w:tcPr>
          <w:p w14:paraId="28676B20" w14:textId="77777777" w:rsidR="00B11855" w:rsidRPr="00621E63" w:rsidRDefault="003D003E" w:rsidP="001F5A5C">
            <w:pPr>
              <w:pStyle w:val="TableEntryHeader"/>
            </w:pPr>
            <w:r w:rsidRPr="00621E63">
              <w:t>Seq</w:t>
            </w:r>
          </w:p>
        </w:tc>
        <w:tc>
          <w:tcPr>
            <w:tcW w:w="810" w:type="dxa"/>
            <w:shd w:val="clear" w:color="auto" w:fill="D9D9D9"/>
          </w:tcPr>
          <w:p w14:paraId="2285637F" w14:textId="77777777" w:rsidR="00B11855" w:rsidRPr="00621E63" w:rsidRDefault="003D003E" w:rsidP="001F5A5C">
            <w:pPr>
              <w:pStyle w:val="TableEntryHeader"/>
            </w:pPr>
            <w:r w:rsidRPr="00621E63">
              <w:t>DT</w:t>
            </w:r>
          </w:p>
        </w:tc>
        <w:tc>
          <w:tcPr>
            <w:tcW w:w="810" w:type="dxa"/>
            <w:shd w:val="clear" w:color="auto" w:fill="D9D9D9"/>
          </w:tcPr>
          <w:p w14:paraId="7246D3CE" w14:textId="77777777" w:rsidR="00B11855" w:rsidRPr="00621E63" w:rsidRDefault="003D003E" w:rsidP="001F5A5C">
            <w:pPr>
              <w:pStyle w:val="TableEntryHeader"/>
            </w:pPr>
            <w:r w:rsidRPr="00621E63">
              <w:t>Len</w:t>
            </w:r>
          </w:p>
        </w:tc>
        <w:tc>
          <w:tcPr>
            <w:tcW w:w="720" w:type="dxa"/>
            <w:shd w:val="clear" w:color="auto" w:fill="D9D9D9"/>
          </w:tcPr>
          <w:p w14:paraId="2238696B" w14:textId="77777777" w:rsidR="00B11855" w:rsidRPr="00621E63" w:rsidRDefault="003D003E" w:rsidP="001F5A5C">
            <w:pPr>
              <w:pStyle w:val="TableEntryHeader"/>
            </w:pPr>
            <w:r w:rsidRPr="00621E63">
              <w:t>Opt</w:t>
            </w:r>
          </w:p>
        </w:tc>
        <w:tc>
          <w:tcPr>
            <w:tcW w:w="810" w:type="dxa"/>
            <w:shd w:val="clear" w:color="auto" w:fill="D9D9D9"/>
          </w:tcPr>
          <w:p w14:paraId="6930F0C8" w14:textId="77777777" w:rsidR="00B11855" w:rsidRPr="00621E63" w:rsidRDefault="003D003E" w:rsidP="001F5A5C">
            <w:pPr>
              <w:pStyle w:val="TableEntryHeader"/>
            </w:pPr>
            <w:r w:rsidRPr="00621E63">
              <w:t>Rep</w:t>
            </w:r>
          </w:p>
        </w:tc>
        <w:tc>
          <w:tcPr>
            <w:tcW w:w="720" w:type="dxa"/>
            <w:shd w:val="clear" w:color="auto" w:fill="D9D9D9"/>
          </w:tcPr>
          <w:p w14:paraId="15920A5E" w14:textId="77777777" w:rsidR="00B11855" w:rsidRPr="00621E63" w:rsidRDefault="003D003E" w:rsidP="001F5A5C">
            <w:pPr>
              <w:pStyle w:val="TableEntryHeader"/>
            </w:pPr>
            <w:r w:rsidRPr="00621E63">
              <w:t>Min</w:t>
            </w:r>
          </w:p>
        </w:tc>
        <w:tc>
          <w:tcPr>
            <w:tcW w:w="810" w:type="dxa"/>
            <w:shd w:val="clear" w:color="auto" w:fill="D9D9D9"/>
          </w:tcPr>
          <w:p w14:paraId="1EA4663B" w14:textId="77777777" w:rsidR="00B11855" w:rsidRPr="00621E63" w:rsidRDefault="003D003E" w:rsidP="001F5A5C">
            <w:pPr>
              <w:pStyle w:val="TableEntryHeader"/>
            </w:pPr>
            <w:r w:rsidRPr="00621E63">
              <w:t>Max</w:t>
            </w:r>
          </w:p>
        </w:tc>
        <w:tc>
          <w:tcPr>
            <w:tcW w:w="810" w:type="dxa"/>
            <w:shd w:val="clear" w:color="auto" w:fill="D9D9D9"/>
          </w:tcPr>
          <w:p w14:paraId="23F2B41C" w14:textId="77777777" w:rsidR="00B11855" w:rsidRPr="00621E63" w:rsidRDefault="003D003E" w:rsidP="001F5A5C">
            <w:pPr>
              <w:pStyle w:val="TableEntryHeader"/>
            </w:pPr>
            <w:r w:rsidRPr="00621E63">
              <w:t>Tbl</w:t>
            </w:r>
          </w:p>
        </w:tc>
        <w:tc>
          <w:tcPr>
            <w:tcW w:w="900" w:type="dxa"/>
            <w:shd w:val="clear" w:color="auto" w:fill="D9D9D9"/>
          </w:tcPr>
          <w:p w14:paraId="30F4655F" w14:textId="77777777" w:rsidR="00B11855" w:rsidRPr="00621E63" w:rsidRDefault="003D003E" w:rsidP="001F5A5C">
            <w:pPr>
              <w:pStyle w:val="TableEntryHeader"/>
            </w:pPr>
            <w:r w:rsidRPr="00621E63">
              <w:t>Fixed Val</w:t>
            </w:r>
          </w:p>
        </w:tc>
        <w:tc>
          <w:tcPr>
            <w:tcW w:w="1103" w:type="dxa"/>
            <w:shd w:val="clear" w:color="auto" w:fill="D9D9D9"/>
          </w:tcPr>
          <w:p w14:paraId="2AE1C721" w14:textId="77777777" w:rsidR="00B11855" w:rsidRPr="00621E63" w:rsidRDefault="003D003E" w:rsidP="001F5A5C">
            <w:pPr>
              <w:pStyle w:val="TableEntryHeader"/>
            </w:pPr>
            <w:r w:rsidRPr="00621E63">
              <w:t>Ex Val</w:t>
            </w:r>
          </w:p>
        </w:tc>
      </w:tr>
      <w:tr w:rsidR="00396374" w:rsidRPr="00621E63" w14:paraId="06CB22FE" w14:textId="77777777" w:rsidTr="00396374">
        <w:trPr>
          <w:cantSplit/>
          <w:jc w:val="center"/>
        </w:trPr>
        <w:tc>
          <w:tcPr>
            <w:tcW w:w="1525" w:type="dxa"/>
            <w:shd w:val="clear" w:color="auto" w:fill="auto"/>
          </w:tcPr>
          <w:p w14:paraId="649A46DD" w14:textId="1E0F8837" w:rsidR="00B11855" w:rsidRPr="00621E63" w:rsidRDefault="003D003E" w:rsidP="00DC044A">
            <w:pPr>
              <w:pStyle w:val="TableEntry"/>
            </w:pPr>
            <w:r w:rsidRPr="00621E63">
              <w:t>Set ID – OBR</w:t>
            </w:r>
          </w:p>
        </w:tc>
        <w:tc>
          <w:tcPr>
            <w:tcW w:w="810" w:type="dxa"/>
            <w:shd w:val="clear" w:color="auto" w:fill="auto"/>
          </w:tcPr>
          <w:p w14:paraId="0D9D7FC1" w14:textId="54E9769A" w:rsidR="00B11855" w:rsidRPr="00621E63" w:rsidRDefault="003D003E" w:rsidP="00DC044A">
            <w:pPr>
              <w:pStyle w:val="TableEntry"/>
            </w:pPr>
            <w:r w:rsidRPr="00621E63">
              <w:t>1</w:t>
            </w:r>
          </w:p>
        </w:tc>
        <w:tc>
          <w:tcPr>
            <w:tcW w:w="810" w:type="dxa"/>
            <w:shd w:val="clear" w:color="auto" w:fill="auto"/>
          </w:tcPr>
          <w:p w14:paraId="6E3ABF11" w14:textId="1B77DCDF" w:rsidR="00B11855" w:rsidRPr="00621E63" w:rsidRDefault="003D003E" w:rsidP="00DC044A">
            <w:pPr>
              <w:pStyle w:val="TableEntry"/>
              <w:rPr>
                <w:color w:val="FFFFFF"/>
              </w:rPr>
            </w:pPr>
            <w:r w:rsidRPr="00621E63">
              <w:t>SI</w:t>
            </w:r>
          </w:p>
        </w:tc>
        <w:tc>
          <w:tcPr>
            <w:tcW w:w="810" w:type="dxa"/>
            <w:shd w:val="clear" w:color="auto" w:fill="auto"/>
          </w:tcPr>
          <w:p w14:paraId="5EC0D29B" w14:textId="60611234" w:rsidR="00B11855" w:rsidRPr="00621E63" w:rsidRDefault="003D003E" w:rsidP="00DC044A">
            <w:pPr>
              <w:pStyle w:val="TableEntry"/>
              <w:rPr>
                <w:color w:val="FFFFFF"/>
              </w:rPr>
            </w:pPr>
            <w:r w:rsidRPr="00621E63">
              <w:t>4</w:t>
            </w:r>
          </w:p>
        </w:tc>
        <w:tc>
          <w:tcPr>
            <w:tcW w:w="720" w:type="dxa"/>
            <w:shd w:val="clear" w:color="auto" w:fill="auto"/>
          </w:tcPr>
          <w:p w14:paraId="265C5FA6" w14:textId="070441C4" w:rsidR="00B11855" w:rsidRPr="00621E63" w:rsidRDefault="003D003E" w:rsidP="00DC044A">
            <w:pPr>
              <w:pStyle w:val="TableEntry"/>
              <w:rPr>
                <w:color w:val="FFFFFF"/>
              </w:rPr>
            </w:pPr>
            <w:r w:rsidRPr="00621E63">
              <w:t>O</w:t>
            </w:r>
          </w:p>
        </w:tc>
        <w:tc>
          <w:tcPr>
            <w:tcW w:w="810" w:type="dxa"/>
            <w:shd w:val="clear" w:color="auto" w:fill="auto"/>
          </w:tcPr>
          <w:p w14:paraId="40CE26E4" w14:textId="495BACC2" w:rsidR="00B11855" w:rsidRPr="00621E63" w:rsidRDefault="003D003E" w:rsidP="00DC044A">
            <w:pPr>
              <w:pStyle w:val="TableEntry"/>
              <w:rPr>
                <w:color w:val="FFFFFF"/>
              </w:rPr>
            </w:pPr>
            <w:r w:rsidRPr="00621E63">
              <w:t>False</w:t>
            </w:r>
          </w:p>
        </w:tc>
        <w:tc>
          <w:tcPr>
            <w:tcW w:w="720" w:type="dxa"/>
            <w:shd w:val="clear" w:color="auto" w:fill="auto"/>
          </w:tcPr>
          <w:p w14:paraId="3FB6CC86" w14:textId="5CFF5CED" w:rsidR="00B11855" w:rsidRPr="00621E63" w:rsidRDefault="003D003E" w:rsidP="00DC044A">
            <w:pPr>
              <w:pStyle w:val="TableEntry"/>
              <w:rPr>
                <w:color w:val="FFFFFF"/>
              </w:rPr>
            </w:pPr>
            <w:r w:rsidRPr="00621E63">
              <w:t>0</w:t>
            </w:r>
          </w:p>
        </w:tc>
        <w:tc>
          <w:tcPr>
            <w:tcW w:w="810" w:type="dxa"/>
            <w:shd w:val="clear" w:color="auto" w:fill="auto"/>
          </w:tcPr>
          <w:p w14:paraId="62D10665" w14:textId="4B9CD0C1" w:rsidR="00B11855" w:rsidRPr="00621E63" w:rsidRDefault="003D003E" w:rsidP="00DC044A">
            <w:pPr>
              <w:pStyle w:val="TableEntry"/>
              <w:rPr>
                <w:color w:val="FFFFFF"/>
              </w:rPr>
            </w:pPr>
            <w:r w:rsidRPr="00621E63">
              <w:t>1</w:t>
            </w:r>
          </w:p>
        </w:tc>
        <w:tc>
          <w:tcPr>
            <w:tcW w:w="810" w:type="dxa"/>
            <w:shd w:val="clear" w:color="auto" w:fill="auto"/>
          </w:tcPr>
          <w:p w14:paraId="07EF491B" w14:textId="5A016217" w:rsidR="00B11855" w:rsidRPr="00621E63" w:rsidRDefault="00B11855" w:rsidP="001F5A5C">
            <w:pPr>
              <w:pStyle w:val="TableEntry"/>
            </w:pPr>
          </w:p>
        </w:tc>
        <w:tc>
          <w:tcPr>
            <w:tcW w:w="900" w:type="dxa"/>
            <w:shd w:val="clear" w:color="auto" w:fill="auto"/>
          </w:tcPr>
          <w:p w14:paraId="01D44051" w14:textId="021CEE5E" w:rsidR="00B11855" w:rsidRPr="00621E63" w:rsidRDefault="00B11855" w:rsidP="001F5A5C">
            <w:pPr>
              <w:pStyle w:val="TableEntry"/>
            </w:pPr>
          </w:p>
        </w:tc>
        <w:tc>
          <w:tcPr>
            <w:tcW w:w="1103" w:type="dxa"/>
            <w:shd w:val="clear" w:color="auto" w:fill="auto"/>
          </w:tcPr>
          <w:p w14:paraId="46B41D0C" w14:textId="2AF12FBE" w:rsidR="00B11855" w:rsidRPr="00621E63" w:rsidRDefault="003D003E" w:rsidP="001F5A5C">
            <w:pPr>
              <w:pStyle w:val="TableEntry"/>
            </w:pPr>
            <w:r w:rsidRPr="00621E63">
              <w:t>1</w:t>
            </w:r>
          </w:p>
        </w:tc>
      </w:tr>
      <w:tr w:rsidR="00396374" w:rsidRPr="00621E63" w14:paraId="2926BB8F" w14:textId="77777777" w:rsidTr="00396374">
        <w:trPr>
          <w:cantSplit/>
          <w:jc w:val="center"/>
        </w:trPr>
        <w:tc>
          <w:tcPr>
            <w:tcW w:w="1525" w:type="dxa"/>
            <w:shd w:val="clear" w:color="auto" w:fill="auto"/>
          </w:tcPr>
          <w:p w14:paraId="3A0A1548" w14:textId="01C14A38" w:rsidR="00B11855" w:rsidRPr="00621E63" w:rsidRDefault="003D003E" w:rsidP="00DC044A">
            <w:pPr>
              <w:pStyle w:val="TableEntry"/>
            </w:pPr>
            <w:r w:rsidRPr="00621E63">
              <w:t>Placer Order Number</w:t>
            </w:r>
          </w:p>
        </w:tc>
        <w:tc>
          <w:tcPr>
            <w:tcW w:w="810" w:type="dxa"/>
            <w:shd w:val="clear" w:color="auto" w:fill="auto"/>
          </w:tcPr>
          <w:p w14:paraId="2FDF4F09" w14:textId="6F4907AE" w:rsidR="00B11855" w:rsidRPr="00621E63" w:rsidRDefault="003D003E" w:rsidP="00DC044A">
            <w:pPr>
              <w:pStyle w:val="TableEntry"/>
            </w:pPr>
            <w:r w:rsidRPr="00621E63">
              <w:t>2</w:t>
            </w:r>
          </w:p>
        </w:tc>
        <w:tc>
          <w:tcPr>
            <w:tcW w:w="810" w:type="dxa"/>
            <w:shd w:val="clear" w:color="auto" w:fill="auto"/>
          </w:tcPr>
          <w:p w14:paraId="24E7EAFB" w14:textId="5FB88709" w:rsidR="00B11855" w:rsidRPr="00621E63" w:rsidRDefault="003D003E" w:rsidP="00DC044A">
            <w:pPr>
              <w:pStyle w:val="TableEntry"/>
              <w:rPr>
                <w:color w:val="FFFFFF"/>
              </w:rPr>
            </w:pPr>
            <w:r w:rsidRPr="00621E63">
              <w:t>EI</w:t>
            </w:r>
          </w:p>
        </w:tc>
        <w:tc>
          <w:tcPr>
            <w:tcW w:w="810" w:type="dxa"/>
            <w:shd w:val="clear" w:color="auto" w:fill="auto"/>
          </w:tcPr>
          <w:p w14:paraId="702E696F" w14:textId="45215988" w:rsidR="00B11855" w:rsidRPr="00621E63" w:rsidRDefault="003D003E" w:rsidP="00DC044A">
            <w:pPr>
              <w:pStyle w:val="TableEntry"/>
              <w:rPr>
                <w:color w:val="FFFFFF"/>
              </w:rPr>
            </w:pPr>
            <w:r w:rsidRPr="00621E63">
              <w:t>424</w:t>
            </w:r>
          </w:p>
        </w:tc>
        <w:tc>
          <w:tcPr>
            <w:tcW w:w="720" w:type="dxa"/>
            <w:shd w:val="clear" w:color="auto" w:fill="auto"/>
          </w:tcPr>
          <w:p w14:paraId="3F8FC7C0" w14:textId="2B749A83" w:rsidR="00B11855" w:rsidRPr="00621E63" w:rsidRDefault="003D003E" w:rsidP="00DC044A">
            <w:pPr>
              <w:pStyle w:val="TableEntry"/>
              <w:rPr>
                <w:color w:val="FFFFFF"/>
              </w:rPr>
            </w:pPr>
            <w:r w:rsidRPr="00621E63">
              <w:t>O</w:t>
            </w:r>
          </w:p>
        </w:tc>
        <w:tc>
          <w:tcPr>
            <w:tcW w:w="810" w:type="dxa"/>
            <w:shd w:val="clear" w:color="auto" w:fill="auto"/>
          </w:tcPr>
          <w:p w14:paraId="09EEF77B" w14:textId="335860D8" w:rsidR="00B11855" w:rsidRPr="00621E63" w:rsidRDefault="003D003E" w:rsidP="00DC044A">
            <w:pPr>
              <w:pStyle w:val="TableEntry"/>
              <w:rPr>
                <w:color w:val="FFFFFF"/>
              </w:rPr>
            </w:pPr>
            <w:r w:rsidRPr="00621E63">
              <w:t>False</w:t>
            </w:r>
          </w:p>
        </w:tc>
        <w:tc>
          <w:tcPr>
            <w:tcW w:w="720" w:type="dxa"/>
            <w:shd w:val="clear" w:color="auto" w:fill="auto"/>
          </w:tcPr>
          <w:p w14:paraId="2F98DE49" w14:textId="6087FC5C" w:rsidR="00B11855" w:rsidRPr="00621E63" w:rsidRDefault="003D003E" w:rsidP="00DC044A">
            <w:pPr>
              <w:pStyle w:val="TableEntry"/>
              <w:rPr>
                <w:color w:val="FFFFFF"/>
              </w:rPr>
            </w:pPr>
            <w:r w:rsidRPr="00621E63">
              <w:t>0</w:t>
            </w:r>
          </w:p>
        </w:tc>
        <w:tc>
          <w:tcPr>
            <w:tcW w:w="810" w:type="dxa"/>
            <w:shd w:val="clear" w:color="auto" w:fill="auto"/>
          </w:tcPr>
          <w:p w14:paraId="16945DA1" w14:textId="5BE9309C" w:rsidR="00B11855" w:rsidRPr="00621E63" w:rsidRDefault="003D003E" w:rsidP="00DC044A">
            <w:pPr>
              <w:pStyle w:val="TableEntry"/>
              <w:rPr>
                <w:color w:val="FFFFFF"/>
              </w:rPr>
            </w:pPr>
            <w:r w:rsidRPr="00621E63">
              <w:t>1</w:t>
            </w:r>
          </w:p>
        </w:tc>
        <w:tc>
          <w:tcPr>
            <w:tcW w:w="810" w:type="dxa"/>
            <w:shd w:val="clear" w:color="auto" w:fill="auto"/>
          </w:tcPr>
          <w:p w14:paraId="54D8AB6D" w14:textId="1BFAACB0" w:rsidR="00B11855" w:rsidRPr="00621E63" w:rsidRDefault="00B11855" w:rsidP="001F5A5C">
            <w:pPr>
              <w:pStyle w:val="TableEntry"/>
            </w:pPr>
          </w:p>
        </w:tc>
        <w:tc>
          <w:tcPr>
            <w:tcW w:w="900" w:type="dxa"/>
            <w:shd w:val="clear" w:color="auto" w:fill="auto"/>
          </w:tcPr>
          <w:p w14:paraId="17354872" w14:textId="7ABF9182" w:rsidR="00B11855" w:rsidRPr="00621E63" w:rsidRDefault="00B11855" w:rsidP="001F5A5C">
            <w:pPr>
              <w:pStyle w:val="TableEntry"/>
            </w:pPr>
          </w:p>
        </w:tc>
        <w:tc>
          <w:tcPr>
            <w:tcW w:w="1103" w:type="dxa"/>
            <w:shd w:val="clear" w:color="auto" w:fill="auto"/>
          </w:tcPr>
          <w:p w14:paraId="7228FAB4" w14:textId="223E2390" w:rsidR="00B11855" w:rsidRPr="00621E63" w:rsidRDefault="00B11855" w:rsidP="001F5A5C">
            <w:pPr>
              <w:pStyle w:val="TableEntry"/>
            </w:pPr>
          </w:p>
        </w:tc>
      </w:tr>
      <w:tr w:rsidR="00396374" w:rsidRPr="00621E63" w14:paraId="6636252A" w14:textId="77777777" w:rsidTr="00396374">
        <w:trPr>
          <w:cantSplit/>
          <w:jc w:val="center"/>
        </w:trPr>
        <w:tc>
          <w:tcPr>
            <w:tcW w:w="1525" w:type="dxa"/>
            <w:shd w:val="clear" w:color="auto" w:fill="auto"/>
          </w:tcPr>
          <w:p w14:paraId="4DF633A4" w14:textId="44E6FE30" w:rsidR="00B11855" w:rsidRPr="00621E63" w:rsidRDefault="003D003E" w:rsidP="00CF5627">
            <w:pPr>
              <w:pStyle w:val="TableEntryItalicindent"/>
            </w:pPr>
            <w:r w:rsidRPr="00621E63">
              <w:t xml:space="preserve"> entity identifier</w:t>
            </w:r>
          </w:p>
        </w:tc>
        <w:tc>
          <w:tcPr>
            <w:tcW w:w="810" w:type="dxa"/>
            <w:shd w:val="clear" w:color="auto" w:fill="auto"/>
          </w:tcPr>
          <w:p w14:paraId="7927FA7C" w14:textId="6CB25E16" w:rsidR="00B11855" w:rsidRPr="00621E63" w:rsidRDefault="003D003E" w:rsidP="00DC044A">
            <w:pPr>
              <w:pStyle w:val="TableEntry"/>
              <w:rPr>
                <w:i/>
              </w:rPr>
            </w:pPr>
            <w:r w:rsidRPr="00621E63">
              <w:rPr>
                <w:i/>
              </w:rPr>
              <w:t>1</w:t>
            </w:r>
          </w:p>
        </w:tc>
        <w:tc>
          <w:tcPr>
            <w:tcW w:w="810" w:type="dxa"/>
            <w:shd w:val="clear" w:color="auto" w:fill="auto"/>
          </w:tcPr>
          <w:p w14:paraId="0DC15412" w14:textId="11D06C5A" w:rsidR="00B11855" w:rsidRPr="00621E63" w:rsidRDefault="003D003E" w:rsidP="00DC044A">
            <w:pPr>
              <w:pStyle w:val="TableEntry"/>
              <w:rPr>
                <w:color w:val="FFFFFF"/>
              </w:rPr>
            </w:pPr>
            <w:r w:rsidRPr="00621E63">
              <w:t>ST</w:t>
            </w:r>
          </w:p>
        </w:tc>
        <w:tc>
          <w:tcPr>
            <w:tcW w:w="810" w:type="dxa"/>
            <w:shd w:val="clear" w:color="auto" w:fill="auto"/>
          </w:tcPr>
          <w:p w14:paraId="4CC2F51B" w14:textId="03D98401" w:rsidR="00B11855" w:rsidRPr="00621E63" w:rsidRDefault="003D003E" w:rsidP="00DC044A">
            <w:pPr>
              <w:pStyle w:val="TableEntry"/>
              <w:rPr>
                <w:color w:val="FFFFFF"/>
              </w:rPr>
            </w:pPr>
            <w:r w:rsidRPr="00621E63">
              <w:t>199</w:t>
            </w:r>
          </w:p>
        </w:tc>
        <w:tc>
          <w:tcPr>
            <w:tcW w:w="720" w:type="dxa"/>
            <w:shd w:val="clear" w:color="auto" w:fill="auto"/>
          </w:tcPr>
          <w:p w14:paraId="6E41D9FB" w14:textId="4AA9BC88" w:rsidR="00B11855" w:rsidRPr="00621E63" w:rsidRDefault="003D003E" w:rsidP="00DC044A">
            <w:pPr>
              <w:pStyle w:val="TableEntry"/>
              <w:rPr>
                <w:color w:val="FFFFFF"/>
              </w:rPr>
            </w:pPr>
            <w:r w:rsidRPr="00621E63">
              <w:t>O</w:t>
            </w:r>
          </w:p>
        </w:tc>
        <w:tc>
          <w:tcPr>
            <w:tcW w:w="810" w:type="dxa"/>
            <w:shd w:val="clear" w:color="auto" w:fill="auto"/>
          </w:tcPr>
          <w:p w14:paraId="6F5475D4" w14:textId="6CB280A6" w:rsidR="00B11855" w:rsidRPr="00621E63" w:rsidRDefault="00B11855" w:rsidP="001F5A5C">
            <w:pPr>
              <w:pStyle w:val="TableEntry"/>
            </w:pPr>
          </w:p>
        </w:tc>
        <w:tc>
          <w:tcPr>
            <w:tcW w:w="720" w:type="dxa"/>
            <w:shd w:val="clear" w:color="auto" w:fill="auto"/>
          </w:tcPr>
          <w:p w14:paraId="16394BC4" w14:textId="16FE58F1" w:rsidR="00B11855" w:rsidRPr="00621E63" w:rsidRDefault="003D003E" w:rsidP="00DC044A">
            <w:pPr>
              <w:pStyle w:val="TableEntry"/>
              <w:rPr>
                <w:color w:val="FFFFFF"/>
              </w:rPr>
            </w:pPr>
            <w:r w:rsidRPr="00621E63">
              <w:t>0</w:t>
            </w:r>
          </w:p>
        </w:tc>
        <w:tc>
          <w:tcPr>
            <w:tcW w:w="810" w:type="dxa"/>
            <w:shd w:val="clear" w:color="auto" w:fill="auto"/>
          </w:tcPr>
          <w:p w14:paraId="2F1C5A86" w14:textId="36A6DA1C" w:rsidR="00B11855" w:rsidRPr="00621E63" w:rsidRDefault="003D003E" w:rsidP="00DC044A">
            <w:pPr>
              <w:pStyle w:val="TableEntry"/>
              <w:rPr>
                <w:color w:val="FFFFFF"/>
              </w:rPr>
            </w:pPr>
            <w:r w:rsidRPr="00621E63">
              <w:t>1</w:t>
            </w:r>
          </w:p>
        </w:tc>
        <w:tc>
          <w:tcPr>
            <w:tcW w:w="810" w:type="dxa"/>
            <w:shd w:val="clear" w:color="auto" w:fill="auto"/>
          </w:tcPr>
          <w:p w14:paraId="6DC9829F" w14:textId="3A0A45BB" w:rsidR="00B11855" w:rsidRPr="00621E63" w:rsidRDefault="00B11855" w:rsidP="001F5A5C">
            <w:pPr>
              <w:pStyle w:val="TableEntry"/>
            </w:pPr>
          </w:p>
        </w:tc>
        <w:tc>
          <w:tcPr>
            <w:tcW w:w="900" w:type="dxa"/>
            <w:shd w:val="clear" w:color="auto" w:fill="auto"/>
          </w:tcPr>
          <w:p w14:paraId="66A4F396" w14:textId="3721DD71" w:rsidR="00B11855" w:rsidRPr="00621E63" w:rsidRDefault="00B11855" w:rsidP="001F5A5C">
            <w:pPr>
              <w:pStyle w:val="TableEntry"/>
            </w:pPr>
          </w:p>
        </w:tc>
        <w:tc>
          <w:tcPr>
            <w:tcW w:w="1103" w:type="dxa"/>
            <w:shd w:val="clear" w:color="auto" w:fill="auto"/>
          </w:tcPr>
          <w:p w14:paraId="6121BC00" w14:textId="29390EF8" w:rsidR="00B11855" w:rsidRPr="00621E63" w:rsidRDefault="00B11855" w:rsidP="001F5A5C">
            <w:pPr>
              <w:pStyle w:val="TableEntry"/>
            </w:pPr>
          </w:p>
        </w:tc>
      </w:tr>
      <w:tr w:rsidR="00396374" w:rsidRPr="00621E63" w14:paraId="75F7D6DD" w14:textId="77777777" w:rsidTr="00396374">
        <w:trPr>
          <w:cantSplit/>
          <w:jc w:val="center"/>
        </w:trPr>
        <w:tc>
          <w:tcPr>
            <w:tcW w:w="1525" w:type="dxa"/>
            <w:shd w:val="clear" w:color="auto" w:fill="auto"/>
          </w:tcPr>
          <w:p w14:paraId="463C9BF1" w14:textId="0D000E8C" w:rsidR="00B11855" w:rsidRPr="00621E63" w:rsidRDefault="003D003E" w:rsidP="00DC044A">
            <w:pPr>
              <w:pStyle w:val="TableEntry"/>
            </w:pPr>
            <w:r w:rsidRPr="00621E63">
              <w:t>Filler Order Number</w:t>
            </w:r>
          </w:p>
        </w:tc>
        <w:tc>
          <w:tcPr>
            <w:tcW w:w="810" w:type="dxa"/>
            <w:shd w:val="clear" w:color="auto" w:fill="auto"/>
          </w:tcPr>
          <w:p w14:paraId="1E3744AB" w14:textId="563ACB27" w:rsidR="00B11855" w:rsidRPr="00621E63" w:rsidRDefault="003D003E" w:rsidP="00DC044A">
            <w:pPr>
              <w:pStyle w:val="TableEntry"/>
            </w:pPr>
            <w:r w:rsidRPr="00621E63">
              <w:t>3</w:t>
            </w:r>
          </w:p>
        </w:tc>
        <w:tc>
          <w:tcPr>
            <w:tcW w:w="810" w:type="dxa"/>
            <w:shd w:val="clear" w:color="auto" w:fill="auto"/>
          </w:tcPr>
          <w:p w14:paraId="49521EF9" w14:textId="28907D26" w:rsidR="00B11855" w:rsidRPr="00621E63" w:rsidRDefault="003D003E" w:rsidP="00DC044A">
            <w:pPr>
              <w:pStyle w:val="TableEntry"/>
              <w:rPr>
                <w:color w:val="FFFFFF"/>
              </w:rPr>
            </w:pPr>
            <w:r w:rsidRPr="00621E63">
              <w:t>EI</w:t>
            </w:r>
          </w:p>
        </w:tc>
        <w:tc>
          <w:tcPr>
            <w:tcW w:w="810" w:type="dxa"/>
            <w:shd w:val="clear" w:color="auto" w:fill="auto"/>
          </w:tcPr>
          <w:p w14:paraId="6E7B21E7" w14:textId="4A1DD673" w:rsidR="00B11855" w:rsidRPr="00621E63" w:rsidRDefault="003D003E" w:rsidP="00DC044A">
            <w:pPr>
              <w:pStyle w:val="TableEntry"/>
              <w:rPr>
                <w:color w:val="FFFFFF"/>
              </w:rPr>
            </w:pPr>
            <w:r w:rsidRPr="00621E63">
              <w:t>424</w:t>
            </w:r>
          </w:p>
        </w:tc>
        <w:tc>
          <w:tcPr>
            <w:tcW w:w="720" w:type="dxa"/>
            <w:shd w:val="clear" w:color="auto" w:fill="auto"/>
          </w:tcPr>
          <w:p w14:paraId="04D086E5" w14:textId="75B8C3BB" w:rsidR="00B11855" w:rsidRPr="00621E63" w:rsidRDefault="003D003E" w:rsidP="00DC044A">
            <w:pPr>
              <w:pStyle w:val="TableEntry"/>
              <w:rPr>
                <w:color w:val="FFFFFF"/>
              </w:rPr>
            </w:pPr>
            <w:r w:rsidRPr="00621E63">
              <w:t>R</w:t>
            </w:r>
          </w:p>
        </w:tc>
        <w:tc>
          <w:tcPr>
            <w:tcW w:w="810" w:type="dxa"/>
            <w:shd w:val="clear" w:color="auto" w:fill="auto"/>
          </w:tcPr>
          <w:p w14:paraId="4ED3A8ED" w14:textId="4C39C17D" w:rsidR="00B11855" w:rsidRPr="00621E63" w:rsidRDefault="003D003E" w:rsidP="00DC044A">
            <w:pPr>
              <w:pStyle w:val="TableEntry"/>
              <w:rPr>
                <w:color w:val="FFFFFF"/>
              </w:rPr>
            </w:pPr>
            <w:r w:rsidRPr="00621E63">
              <w:t>False</w:t>
            </w:r>
          </w:p>
        </w:tc>
        <w:tc>
          <w:tcPr>
            <w:tcW w:w="720" w:type="dxa"/>
            <w:shd w:val="clear" w:color="auto" w:fill="auto"/>
          </w:tcPr>
          <w:p w14:paraId="29046C9B" w14:textId="5EC0A942" w:rsidR="00B11855" w:rsidRPr="00621E63" w:rsidRDefault="002924C0" w:rsidP="00DC044A">
            <w:pPr>
              <w:pStyle w:val="TableEntry"/>
              <w:rPr>
                <w:color w:val="FFFFFF"/>
              </w:rPr>
            </w:pPr>
            <w:r w:rsidRPr="00621E63">
              <w:t>1</w:t>
            </w:r>
          </w:p>
        </w:tc>
        <w:tc>
          <w:tcPr>
            <w:tcW w:w="810" w:type="dxa"/>
            <w:shd w:val="clear" w:color="auto" w:fill="auto"/>
          </w:tcPr>
          <w:p w14:paraId="29C74E5A" w14:textId="202A2271" w:rsidR="00B11855" w:rsidRPr="00621E63" w:rsidRDefault="003D003E" w:rsidP="00DC044A">
            <w:pPr>
              <w:pStyle w:val="TableEntry"/>
              <w:rPr>
                <w:color w:val="FFFFFF"/>
              </w:rPr>
            </w:pPr>
            <w:r w:rsidRPr="00621E63">
              <w:t>1</w:t>
            </w:r>
          </w:p>
        </w:tc>
        <w:tc>
          <w:tcPr>
            <w:tcW w:w="810" w:type="dxa"/>
            <w:shd w:val="clear" w:color="auto" w:fill="auto"/>
          </w:tcPr>
          <w:p w14:paraId="5E159694" w14:textId="0B781E3F" w:rsidR="00B11855" w:rsidRPr="00621E63" w:rsidRDefault="00B11855" w:rsidP="001F5A5C">
            <w:pPr>
              <w:pStyle w:val="TableEntry"/>
            </w:pPr>
          </w:p>
        </w:tc>
        <w:tc>
          <w:tcPr>
            <w:tcW w:w="900" w:type="dxa"/>
            <w:shd w:val="clear" w:color="auto" w:fill="auto"/>
          </w:tcPr>
          <w:p w14:paraId="7D3E9B55" w14:textId="1A2D1E85" w:rsidR="00B11855" w:rsidRPr="00621E63" w:rsidRDefault="00B11855" w:rsidP="001F5A5C">
            <w:pPr>
              <w:pStyle w:val="TableEntry"/>
            </w:pPr>
          </w:p>
        </w:tc>
        <w:tc>
          <w:tcPr>
            <w:tcW w:w="1103" w:type="dxa"/>
            <w:shd w:val="clear" w:color="auto" w:fill="auto"/>
          </w:tcPr>
          <w:p w14:paraId="65D9F779" w14:textId="77777777" w:rsidR="00B11855" w:rsidRPr="00621E63" w:rsidRDefault="00B11855" w:rsidP="006C0E8E">
            <w:pPr>
              <w:pStyle w:val="TableEntry"/>
              <w:spacing w:before="0" w:after="0" w:line="200" w:lineRule="atLeast"/>
              <w:ind w:left="29" w:right="29"/>
              <w:rPr>
                <w:sz w:val="16"/>
                <w:szCs w:val="16"/>
              </w:rPr>
            </w:pPr>
          </w:p>
        </w:tc>
      </w:tr>
      <w:tr w:rsidR="00396374" w:rsidRPr="00621E63" w14:paraId="2E0D0D1E" w14:textId="77777777" w:rsidTr="00396374">
        <w:trPr>
          <w:cantSplit/>
          <w:jc w:val="center"/>
        </w:trPr>
        <w:tc>
          <w:tcPr>
            <w:tcW w:w="1525" w:type="dxa"/>
            <w:shd w:val="clear" w:color="auto" w:fill="auto"/>
          </w:tcPr>
          <w:p w14:paraId="3FFACA6E" w14:textId="4FF8A0AB" w:rsidR="00B11855" w:rsidRPr="00621E63" w:rsidRDefault="003D003E" w:rsidP="00DC044A">
            <w:pPr>
              <w:pStyle w:val="TableEntry"/>
              <w:rPr>
                <w:i/>
              </w:rPr>
            </w:pPr>
            <w:r w:rsidRPr="00621E63">
              <w:rPr>
                <w:i/>
              </w:rPr>
              <w:t>entity identifier</w:t>
            </w:r>
          </w:p>
        </w:tc>
        <w:tc>
          <w:tcPr>
            <w:tcW w:w="810" w:type="dxa"/>
            <w:shd w:val="clear" w:color="auto" w:fill="auto"/>
          </w:tcPr>
          <w:p w14:paraId="1334B867" w14:textId="10389D7C" w:rsidR="00B11855" w:rsidRPr="00621E63" w:rsidRDefault="003D003E" w:rsidP="00DC044A">
            <w:pPr>
              <w:pStyle w:val="TableEntry"/>
              <w:rPr>
                <w:i/>
              </w:rPr>
            </w:pPr>
            <w:r w:rsidRPr="00621E63">
              <w:rPr>
                <w:i/>
              </w:rPr>
              <w:t>1</w:t>
            </w:r>
          </w:p>
        </w:tc>
        <w:tc>
          <w:tcPr>
            <w:tcW w:w="810" w:type="dxa"/>
            <w:shd w:val="clear" w:color="auto" w:fill="auto"/>
          </w:tcPr>
          <w:p w14:paraId="6893041C" w14:textId="66FE5DF5" w:rsidR="00B11855" w:rsidRPr="00621E63" w:rsidRDefault="003D003E" w:rsidP="00DC044A">
            <w:pPr>
              <w:pStyle w:val="TableEntry"/>
              <w:rPr>
                <w:color w:val="FFFFFF"/>
              </w:rPr>
            </w:pPr>
            <w:r w:rsidRPr="00621E63">
              <w:t>ST</w:t>
            </w:r>
          </w:p>
        </w:tc>
        <w:tc>
          <w:tcPr>
            <w:tcW w:w="810" w:type="dxa"/>
            <w:shd w:val="clear" w:color="auto" w:fill="auto"/>
          </w:tcPr>
          <w:p w14:paraId="6B1184F4" w14:textId="47677DE2" w:rsidR="00B11855" w:rsidRPr="00621E63" w:rsidRDefault="003D003E" w:rsidP="00DC044A">
            <w:pPr>
              <w:pStyle w:val="TableEntry"/>
              <w:rPr>
                <w:color w:val="FFFFFF"/>
              </w:rPr>
            </w:pPr>
            <w:r w:rsidRPr="00621E63">
              <w:t>199</w:t>
            </w:r>
          </w:p>
        </w:tc>
        <w:tc>
          <w:tcPr>
            <w:tcW w:w="720" w:type="dxa"/>
            <w:shd w:val="clear" w:color="auto" w:fill="auto"/>
          </w:tcPr>
          <w:p w14:paraId="1A267C3B" w14:textId="685526EF" w:rsidR="00B11855" w:rsidRPr="00621E63" w:rsidRDefault="003D003E" w:rsidP="00DC044A">
            <w:pPr>
              <w:pStyle w:val="TableEntry"/>
              <w:rPr>
                <w:color w:val="FFFFFF"/>
              </w:rPr>
            </w:pPr>
            <w:r w:rsidRPr="00621E63">
              <w:t>O</w:t>
            </w:r>
          </w:p>
        </w:tc>
        <w:tc>
          <w:tcPr>
            <w:tcW w:w="810" w:type="dxa"/>
            <w:shd w:val="clear" w:color="auto" w:fill="auto"/>
          </w:tcPr>
          <w:p w14:paraId="51789303" w14:textId="25C384E1" w:rsidR="00B11855" w:rsidRPr="00621E63" w:rsidRDefault="00B11855" w:rsidP="001F5A5C">
            <w:pPr>
              <w:pStyle w:val="TableEntry"/>
            </w:pPr>
          </w:p>
        </w:tc>
        <w:tc>
          <w:tcPr>
            <w:tcW w:w="720" w:type="dxa"/>
            <w:shd w:val="clear" w:color="auto" w:fill="auto"/>
          </w:tcPr>
          <w:p w14:paraId="19ACC10B" w14:textId="58CD6E59" w:rsidR="00B11855" w:rsidRPr="00621E63" w:rsidRDefault="003D003E" w:rsidP="00DC044A">
            <w:pPr>
              <w:pStyle w:val="TableEntry"/>
              <w:rPr>
                <w:color w:val="FFFFFF"/>
              </w:rPr>
            </w:pPr>
            <w:r w:rsidRPr="00621E63">
              <w:t>0</w:t>
            </w:r>
          </w:p>
        </w:tc>
        <w:tc>
          <w:tcPr>
            <w:tcW w:w="810" w:type="dxa"/>
            <w:shd w:val="clear" w:color="auto" w:fill="auto"/>
          </w:tcPr>
          <w:p w14:paraId="13768C81" w14:textId="5C0F3887" w:rsidR="00B11855" w:rsidRPr="00621E63" w:rsidRDefault="003D003E" w:rsidP="00DC044A">
            <w:pPr>
              <w:pStyle w:val="TableEntry"/>
              <w:rPr>
                <w:color w:val="FFFFFF"/>
              </w:rPr>
            </w:pPr>
            <w:r w:rsidRPr="00621E63">
              <w:t>1</w:t>
            </w:r>
          </w:p>
        </w:tc>
        <w:tc>
          <w:tcPr>
            <w:tcW w:w="810" w:type="dxa"/>
            <w:shd w:val="clear" w:color="auto" w:fill="auto"/>
          </w:tcPr>
          <w:p w14:paraId="45F8EB9B" w14:textId="4EF877F9" w:rsidR="00B11855" w:rsidRPr="00621E63" w:rsidRDefault="00B11855" w:rsidP="001F5A5C">
            <w:pPr>
              <w:pStyle w:val="TableEntry"/>
            </w:pPr>
          </w:p>
        </w:tc>
        <w:tc>
          <w:tcPr>
            <w:tcW w:w="900" w:type="dxa"/>
            <w:shd w:val="clear" w:color="auto" w:fill="auto"/>
          </w:tcPr>
          <w:p w14:paraId="797382BB" w14:textId="2D1F58A2" w:rsidR="00B11855" w:rsidRPr="00621E63" w:rsidRDefault="00B11855" w:rsidP="001F5A5C">
            <w:pPr>
              <w:pStyle w:val="TableEntry"/>
            </w:pPr>
          </w:p>
        </w:tc>
        <w:tc>
          <w:tcPr>
            <w:tcW w:w="1103" w:type="dxa"/>
            <w:shd w:val="clear" w:color="auto" w:fill="auto"/>
          </w:tcPr>
          <w:p w14:paraId="5F6B2F93" w14:textId="26981C24" w:rsidR="00B11855" w:rsidRPr="00621E63" w:rsidRDefault="003D003E" w:rsidP="00396374">
            <w:pPr>
              <w:pStyle w:val="TableEntry"/>
            </w:pPr>
            <w:r w:rsidRPr="00621E63">
              <w:t>123456</w:t>
            </w:r>
          </w:p>
        </w:tc>
      </w:tr>
      <w:tr w:rsidR="00396374" w:rsidRPr="00621E63" w14:paraId="79FC681F" w14:textId="77777777" w:rsidTr="00396374">
        <w:trPr>
          <w:cantSplit/>
          <w:jc w:val="center"/>
        </w:trPr>
        <w:tc>
          <w:tcPr>
            <w:tcW w:w="1525" w:type="dxa"/>
            <w:shd w:val="clear" w:color="auto" w:fill="auto"/>
          </w:tcPr>
          <w:p w14:paraId="45BD1542" w14:textId="347C4A06" w:rsidR="00B11855" w:rsidRPr="00621E63" w:rsidRDefault="003D003E" w:rsidP="00DC044A">
            <w:pPr>
              <w:pStyle w:val="TableEntry"/>
            </w:pPr>
            <w:r w:rsidRPr="00621E63">
              <w:t>Universal Service Identifier</w:t>
            </w:r>
          </w:p>
        </w:tc>
        <w:tc>
          <w:tcPr>
            <w:tcW w:w="810" w:type="dxa"/>
            <w:shd w:val="clear" w:color="auto" w:fill="auto"/>
          </w:tcPr>
          <w:p w14:paraId="01E56B42" w14:textId="28096863" w:rsidR="00B11855" w:rsidRPr="00621E63" w:rsidRDefault="003D003E" w:rsidP="00DC044A">
            <w:pPr>
              <w:pStyle w:val="TableEntry"/>
            </w:pPr>
            <w:r w:rsidRPr="00621E63">
              <w:t>4</w:t>
            </w:r>
          </w:p>
        </w:tc>
        <w:tc>
          <w:tcPr>
            <w:tcW w:w="810" w:type="dxa"/>
            <w:shd w:val="clear" w:color="auto" w:fill="auto"/>
          </w:tcPr>
          <w:p w14:paraId="59507421" w14:textId="0BF6612E" w:rsidR="00B11855" w:rsidRPr="00621E63" w:rsidRDefault="003D003E" w:rsidP="00DC044A">
            <w:pPr>
              <w:pStyle w:val="TableEntry"/>
              <w:rPr>
                <w:color w:val="FFFFFF"/>
              </w:rPr>
            </w:pPr>
            <w:r w:rsidRPr="00621E63">
              <w:t>CWE</w:t>
            </w:r>
          </w:p>
        </w:tc>
        <w:tc>
          <w:tcPr>
            <w:tcW w:w="810" w:type="dxa"/>
            <w:shd w:val="clear" w:color="auto" w:fill="auto"/>
          </w:tcPr>
          <w:p w14:paraId="7E83F5D2" w14:textId="05FAD291" w:rsidR="00B11855" w:rsidRPr="00621E63" w:rsidRDefault="003D003E" w:rsidP="00DC044A">
            <w:pPr>
              <w:pStyle w:val="TableEntry"/>
              <w:rPr>
                <w:color w:val="FFFFFF"/>
              </w:rPr>
            </w:pPr>
            <w:r w:rsidRPr="00621E63">
              <w:t>478</w:t>
            </w:r>
          </w:p>
        </w:tc>
        <w:tc>
          <w:tcPr>
            <w:tcW w:w="720" w:type="dxa"/>
            <w:shd w:val="clear" w:color="auto" w:fill="auto"/>
          </w:tcPr>
          <w:p w14:paraId="277A7659" w14:textId="026CC8A4" w:rsidR="00B11855" w:rsidRPr="00621E63" w:rsidRDefault="003D003E" w:rsidP="00DC044A">
            <w:pPr>
              <w:pStyle w:val="TableEntry"/>
              <w:rPr>
                <w:color w:val="FFFFFF"/>
              </w:rPr>
            </w:pPr>
            <w:r w:rsidRPr="00621E63">
              <w:t>R</w:t>
            </w:r>
          </w:p>
        </w:tc>
        <w:tc>
          <w:tcPr>
            <w:tcW w:w="810" w:type="dxa"/>
            <w:shd w:val="clear" w:color="auto" w:fill="auto"/>
          </w:tcPr>
          <w:p w14:paraId="201AEDF4" w14:textId="2259E564" w:rsidR="00B11855" w:rsidRPr="00621E63" w:rsidRDefault="003D003E" w:rsidP="00DC044A">
            <w:pPr>
              <w:pStyle w:val="TableEntry"/>
              <w:rPr>
                <w:color w:val="FFFFFF"/>
              </w:rPr>
            </w:pPr>
            <w:r w:rsidRPr="00621E63">
              <w:t>False</w:t>
            </w:r>
          </w:p>
        </w:tc>
        <w:tc>
          <w:tcPr>
            <w:tcW w:w="720" w:type="dxa"/>
            <w:shd w:val="clear" w:color="auto" w:fill="auto"/>
          </w:tcPr>
          <w:p w14:paraId="44277744" w14:textId="6DC1EE71" w:rsidR="00B11855" w:rsidRPr="00621E63" w:rsidRDefault="003D003E" w:rsidP="00DC044A">
            <w:pPr>
              <w:pStyle w:val="TableEntry"/>
              <w:rPr>
                <w:color w:val="FFFFFF"/>
              </w:rPr>
            </w:pPr>
            <w:r w:rsidRPr="00621E63">
              <w:t>1</w:t>
            </w:r>
          </w:p>
        </w:tc>
        <w:tc>
          <w:tcPr>
            <w:tcW w:w="810" w:type="dxa"/>
            <w:shd w:val="clear" w:color="auto" w:fill="auto"/>
          </w:tcPr>
          <w:p w14:paraId="39174C70" w14:textId="43E54FF9" w:rsidR="00B11855" w:rsidRPr="00621E63" w:rsidRDefault="003D003E" w:rsidP="00DC044A">
            <w:pPr>
              <w:pStyle w:val="TableEntry"/>
              <w:rPr>
                <w:color w:val="FFFFFF"/>
              </w:rPr>
            </w:pPr>
            <w:r w:rsidRPr="00621E63">
              <w:t>1</w:t>
            </w:r>
          </w:p>
        </w:tc>
        <w:tc>
          <w:tcPr>
            <w:tcW w:w="810" w:type="dxa"/>
            <w:shd w:val="clear" w:color="auto" w:fill="auto"/>
          </w:tcPr>
          <w:p w14:paraId="4DDC2B45" w14:textId="4F39E517" w:rsidR="00B11855" w:rsidRPr="00621E63" w:rsidRDefault="00B11855" w:rsidP="001F5A5C">
            <w:pPr>
              <w:pStyle w:val="TableEntry"/>
            </w:pPr>
          </w:p>
        </w:tc>
        <w:tc>
          <w:tcPr>
            <w:tcW w:w="900" w:type="dxa"/>
            <w:shd w:val="clear" w:color="auto" w:fill="auto"/>
          </w:tcPr>
          <w:p w14:paraId="1274D3F4" w14:textId="7B1670D4" w:rsidR="00B11855" w:rsidRPr="00621E63" w:rsidRDefault="00B11855" w:rsidP="001F5A5C">
            <w:pPr>
              <w:pStyle w:val="TableEntry"/>
            </w:pPr>
          </w:p>
        </w:tc>
        <w:tc>
          <w:tcPr>
            <w:tcW w:w="1103" w:type="dxa"/>
            <w:shd w:val="clear" w:color="auto" w:fill="auto"/>
          </w:tcPr>
          <w:p w14:paraId="26F401F9" w14:textId="26F36E2D" w:rsidR="00B11855" w:rsidRPr="00621E63" w:rsidRDefault="00B11855" w:rsidP="00DC044A">
            <w:pPr>
              <w:pStyle w:val="TableEntry"/>
            </w:pPr>
          </w:p>
        </w:tc>
      </w:tr>
      <w:tr w:rsidR="00396374" w:rsidRPr="00621E63" w14:paraId="7CDF040B" w14:textId="77777777" w:rsidTr="00396374">
        <w:trPr>
          <w:cantSplit/>
          <w:jc w:val="center"/>
        </w:trPr>
        <w:tc>
          <w:tcPr>
            <w:tcW w:w="1525" w:type="dxa"/>
            <w:shd w:val="clear" w:color="auto" w:fill="auto"/>
          </w:tcPr>
          <w:p w14:paraId="63337614" w14:textId="63D6833F" w:rsidR="00B11855" w:rsidRPr="00621E63" w:rsidRDefault="003D003E" w:rsidP="00CF5627">
            <w:pPr>
              <w:pStyle w:val="TableEntryItalicindent"/>
            </w:pPr>
            <w:r w:rsidRPr="00621E63">
              <w:t>identifier</w:t>
            </w:r>
          </w:p>
        </w:tc>
        <w:tc>
          <w:tcPr>
            <w:tcW w:w="810" w:type="dxa"/>
            <w:shd w:val="clear" w:color="auto" w:fill="auto"/>
          </w:tcPr>
          <w:p w14:paraId="4845D12E" w14:textId="3775EBFE" w:rsidR="00B11855" w:rsidRPr="00621E63" w:rsidRDefault="003D003E" w:rsidP="00DC044A">
            <w:pPr>
              <w:pStyle w:val="TableEntry"/>
              <w:rPr>
                <w:i/>
              </w:rPr>
            </w:pPr>
            <w:r w:rsidRPr="00621E63">
              <w:rPr>
                <w:i/>
              </w:rPr>
              <w:t>1</w:t>
            </w:r>
          </w:p>
        </w:tc>
        <w:tc>
          <w:tcPr>
            <w:tcW w:w="810" w:type="dxa"/>
            <w:shd w:val="clear" w:color="auto" w:fill="auto"/>
          </w:tcPr>
          <w:p w14:paraId="3976AB7A" w14:textId="41EB3C86" w:rsidR="00B11855" w:rsidRPr="00621E63" w:rsidRDefault="003D003E" w:rsidP="00DC044A">
            <w:pPr>
              <w:pStyle w:val="TableEntry"/>
              <w:rPr>
                <w:color w:val="FFFFFF"/>
              </w:rPr>
            </w:pPr>
            <w:r w:rsidRPr="00621E63">
              <w:t>ST</w:t>
            </w:r>
          </w:p>
        </w:tc>
        <w:tc>
          <w:tcPr>
            <w:tcW w:w="810" w:type="dxa"/>
            <w:shd w:val="clear" w:color="auto" w:fill="auto"/>
          </w:tcPr>
          <w:p w14:paraId="189D3207" w14:textId="787DC4EE" w:rsidR="00B11855" w:rsidRPr="00621E63" w:rsidRDefault="003D003E" w:rsidP="00DC044A">
            <w:pPr>
              <w:pStyle w:val="TableEntry"/>
              <w:rPr>
                <w:color w:val="FFFFFF"/>
              </w:rPr>
            </w:pPr>
            <w:r w:rsidRPr="00621E63">
              <w:t>20</w:t>
            </w:r>
          </w:p>
        </w:tc>
        <w:tc>
          <w:tcPr>
            <w:tcW w:w="720" w:type="dxa"/>
            <w:shd w:val="clear" w:color="auto" w:fill="auto"/>
          </w:tcPr>
          <w:p w14:paraId="6194EDB0" w14:textId="0BF8E004" w:rsidR="00B11855" w:rsidRPr="00621E63" w:rsidRDefault="003D003E" w:rsidP="00DC044A">
            <w:pPr>
              <w:pStyle w:val="TableEntry"/>
              <w:rPr>
                <w:color w:val="FFFFFF"/>
              </w:rPr>
            </w:pPr>
            <w:r w:rsidRPr="00621E63">
              <w:t>R</w:t>
            </w:r>
          </w:p>
        </w:tc>
        <w:tc>
          <w:tcPr>
            <w:tcW w:w="810" w:type="dxa"/>
            <w:shd w:val="clear" w:color="auto" w:fill="auto"/>
          </w:tcPr>
          <w:p w14:paraId="296F6D27" w14:textId="65B6AF2D" w:rsidR="00B11855" w:rsidRPr="00621E63" w:rsidRDefault="00B11855" w:rsidP="001F5A5C">
            <w:pPr>
              <w:pStyle w:val="TableEntry"/>
            </w:pPr>
          </w:p>
        </w:tc>
        <w:tc>
          <w:tcPr>
            <w:tcW w:w="720" w:type="dxa"/>
            <w:shd w:val="clear" w:color="auto" w:fill="auto"/>
          </w:tcPr>
          <w:p w14:paraId="32BB4071" w14:textId="2C6B3441" w:rsidR="00B11855" w:rsidRPr="00621E63" w:rsidRDefault="003D003E" w:rsidP="00DC044A">
            <w:pPr>
              <w:pStyle w:val="TableEntry"/>
              <w:rPr>
                <w:color w:val="FFFFFF"/>
              </w:rPr>
            </w:pPr>
            <w:r w:rsidRPr="00621E63">
              <w:t>1</w:t>
            </w:r>
          </w:p>
        </w:tc>
        <w:tc>
          <w:tcPr>
            <w:tcW w:w="810" w:type="dxa"/>
            <w:shd w:val="clear" w:color="auto" w:fill="auto"/>
          </w:tcPr>
          <w:p w14:paraId="54A40FA2" w14:textId="27C07276" w:rsidR="00B11855" w:rsidRPr="00621E63" w:rsidRDefault="003D003E" w:rsidP="00DC044A">
            <w:pPr>
              <w:pStyle w:val="TableEntry"/>
              <w:rPr>
                <w:color w:val="FFFFFF"/>
              </w:rPr>
            </w:pPr>
            <w:r w:rsidRPr="00621E63">
              <w:t>1</w:t>
            </w:r>
          </w:p>
        </w:tc>
        <w:tc>
          <w:tcPr>
            <w:tcW w:w="810" w:type="dxa"/>
            <w:shd w:val="clear" w:color="auto" w:fill="auto"/>
          </w:tcPr>
          <w:p w14:paraId="34F898DD" w14:textId="1CF3F256" w:rsidR="00B11855" w:rsidRPr="00621E63" w:rsidRDefault="00B11855" w:rsidP="001F5A5C">
            <w:pPr>
              <w:pStyle w:val="TableEntry"/>
            </w:pPr>
          </w:p>
        </w:tc>
        <w:tc>
          <w:tcPr>
            <w:tcW w:w="900" w:type="dxa"/>
            <w:shd w:val="clear" w:color="auto" w:fill="auto"/>
          </w:tcPr>
          <w:p w14:paraId="400D160D" w14:textId="55A47C12" w:rsidR="00B11855" w:rsidRPr="00621E63" w:rsidRDefault="00B11855" w:rsidP="001F5A5C">
            <w:pPr>
              <w:pStyle w:val="TableEntry"/>
            </w:pPr>
          </w:p>
        </w:tc>
        <w:tc>
          <w:tcPr>
            <w:tcW w:w="1103" w:type="dxa"/>
            <w:shd w:val="clear" w:color="auto" w:fill="auto"/>
          </w:tcPr>
          <w:p w14:paraId="5113BA4D" w14:textId="733FD01E" w:rsidR="00B11855" w:rsidRPr="00621E63" w:rsidRDefault="003D003E" w:rsidP="00396374">
            <w:pPr>
              <w:pStyle w:val="TableEntry"/>
            </w:pPr>
            <w:r w:rsidRPr="00621E63">
              <w:t>Remote</w:t>
            </w:r>
          </w:p>
        </w:tc>
      </w:tr>
      <w:tr w:rsidR="00396374" w:rsidRPr="00621E63" w14:paraId="3D660F6A" w14:textId="77777777" w:rsidTr="00396374">
        <w:trPr>
          <w:cantSplit/>
          <w:jc w:val="center"/>
        </w:trPr>
        <w:tc>
          <w:tcPr>
            <w:tcW w:w="1525" w:type="dxa"/>
            <w:shd w:val="clear" w:color="auto" w:fill="auto"/>
          </w:tcPr>
          <w:p w14:paraId="12AB25AA" w14:textId="7220129F" w:rsidR="00B11855" w:rsidRPr="00621E63" w:rsidRDefault="003D003E" w:rsidP="00CF5627">
            <w:pPr>
              <w:pStyle w:val="TableEntryItalicindent"/>
            </w:pPr>
            <w:r w:rsidRPr="00621E63">
              <w:t>text</w:t>
            </w:r>
          </w:p>
        </w:tc>
        <w:tc>
          <w:tcPr>
            <w:tcW w:w="810" w:type="dxa"/>
            <w:shd w:val="clear" w:color="auto" w:fill="auto"/>
          </w:tcPr>
          <w:p w14:paraId="4AD0B469" w14:textId="53774430" w:rsidR="00B11855" w:rsidRPr="00621E63" w:rsidRDefault="003D003E" w:rsidP="00DC044A">
            <w:pPr>
              <w:pStyle w:val="TableEntry"/>
              <w:rPr>
                <w:i/>
              </w:rPr>
            </w:pPr>
            <w:r w:rsidRPr="00621E63">
              <w:rPr>
                <w:i/>
              </w:rPr>
              <w:t>2</w:t>
            </w:r>
          </w:p>
        </w:tc>
        <w:tc>
          <w:tcPr>
            <w:tcW w:w="810" w:type="dxa"/>
            <w:shd w:val="clear" w:color="auto" w:fill="auto"/>
          </w:tcPr>
          <w:p w14:paraId="43A60F30" w14:textId="217FCAF8" w:rsidR="00B11855" w:rsidRPr="00621E63" w:rsidRDefault="003D003E" w:rsidP="00DC044A">
            <w:pPr>
              <w:pStyle w:val="TableEntry"/>
              <w:rPr>
                <w:color w:val="FFFFFF"/>
              </w:rPr>
            </w:pPr>
            <w:r w:rsidRPr="00621E63">
              <w:t>ST</w:t>
            </w:r>
          </w:p>
        </w:tc>
        <w:tc>
          <w:tcPr>
            <w:tcW w:w="810" w:type="dxa"/>
            <w:shd w:val="clear" w:color="auto" w:fill="auto"/>
          </w:tcPr>
          <w:p w14:paraId="54A1859E" w14:textId="3E9A444A" w:rsidR="00B11855" w:rsidRPr="00621E63" w:rsidRDefault="003D003E" w:rsidP="00DC044A">
            <w:pPr>
              <w:pStyle w:val="TableEntry"/>
              <w:rPr>
                <w:color w:val="FFFFFF"/>
              </w:rPr>
            </w:pPr>
            <w:r w:rsidRPr="00621E63">
              <w:t>199</w:t>
            </w:r>
          </w:p>
        </w:tc>
        <w:tc>
          <w:tcPr>
            <w:tcW w:w="720" w:type="dxa"/>
            <w:shd w:val="clear" w:color="auto" w:fill="auto"/>
          </w:tcPr>
          <w:p w14:paraId="538FEECA" w14:textId="3F3AAD90" w:rsidR="00B11855" w:rsidRPr="00621E63" w:rsidRDefault="003D003E" w:rsidP="00DC044A">
            <w:pPr>
              <w:pStyle w:val="TableEntry"/>
              <w:rPr>
                <w:color w:val="FFFFFF"/>
              </w:rPr>
            </w:pPr>
            <w:r w:rsidRPr="00621E63">
              <w:t>O</w:t>
            </w:r>
          </w:p>
        </w:tc>
        <w:tc>
          <w:tcPr>
            <w:tcW w:w="810" w:type="dxa"/>
            <w:shd w:val="clear" w:color="auto" w:fill="auto"/>
          </w:tcPr>
          <w:p w14:paraId="53C8A6E7" w14:textId="49214F9E" w:rsidR="00B11855" w:rsidRPr="00621E63" w:rsidRDefault="00B11855" w:rsidP="001F5A5C">
            <w:pPr>
              <w:pStyle w:val="TableEntry"/>
            </w:pPr>
          </w:p>
        </w:tc>
        <w:tc>
          <w:tcPr>
            <w:tcW w:w="720" w:type="dxa"/>
            <w:shd w:val="clear" w:color="auto" w:fill="auto"/>
          </w:tcPr>
          <w:p w14:paraId="53B7DEDB" w14:textId="1DF8463A" w:rsidR="00B11855" w:rsidRPr="00621E63" w:rsidRDefault="003D003E" w:rsidP="00DC044A">
            <w:pPr>
              <w:pStyle w:val="TableEntry"/>
              <w:rPr>
                <w:color w:val="FFFFFF"/>
              </w:rPr>
            </w:pPr>
            <w:r w:rsidRPr="00621E63">
              <w:t>0</w:t>
            </w:r>
          </w:p>
        </w:tc>
        <w:tc>
          <w:tcPr>
            <w:tcW w:w="810" w:type="dxa"/>
            <w:shd w:val="clear" w:color="auto" w:fill="auto"/>
          </w:tcPr>
          <w:p w14:paraId="4FED69D3" w14:textId="58AAF324" w:rsidR="00B11855" w:rsidRPr="00621E63" w:rsidRDefault="003D003E" w:rsidP="00DC044A">
            <w:pPr>
              <w:pStyle w:val="TableEntry"/>
              <w:rPr>
                <w:color w:val="FFFFFF"/>
              </w:rPr>
            </w:pPr>
            <w:r w:rsidRPr="00621E63">
              <w:t>1</w:t>
            </w:r>
          </w:p>
        </w:tc>
        <w:tc>
          <w:tcPr>
            <w:tcW w:w="810" w:type="dxa"/>
            <w:shd w:val="clear" w:color="auto" w:fill="auto"/>
          </w:tcPr>
          <w:p w14:paraId="62019D91" w14:textId="313E7E47" w:rsidR="00B11855" w:rsidRPr="00621E63" w:rsidRDefault="00B11855" w:rsidP="001F5A5C">
            <w:pPr>
              <w:pStyle w:val="TableEntry"/>
            </w:pPr>
          </w:p>
        </w:tc>
        <w:tc>
          <w:tcPr>
            <w:tcW w:w="900" w:type="dxa"/>
            <w:shd w:val="clear" w:color="auto" w:fill="auto"/>
          </w:tcPr>
          <w:p w14:paraId="73069C50" w14:textId="457F273C" w:rsidR="00B11855" w:rsidRPr="00621E63" w:rsidRDefault="00B11855" w:rsidP="001F5A5C">
            <w:pPr>
              <w:pStyle w:val="TableEntry"/>
            </w:pPr>
          </w:p>
        </w:tc>
        <w:tc>
          <w:tcPr>
            <w:tcW w:w="1103" w:type="dxa"/>
            <w:shd w:val="clear" w:color="auto" w:fill="auto"/>
          </w:tcPr>
          <w:p w14:paraId="5FA7A4B1" w14:textId="3A11008A" w:rsidR="00B11855" w:rsidRPr="00621E63" w:rsidRDefault="00B11855" w:rsidP="001F5A5C">
            <w:pPr>
              <w:pStyle w:val="TableEntry"/>
            </w:pPr>
          </w:p>
        </w:tc>
      </w:tr>
      <w:tr w:rsidR="00396374" w:rsidRPr="00621E63" w14:paraId="7067B972" w14:textId="77777777" w:rsidTr="00396374">
        <w:trPr>
          <w:cantSplit/>
          <w:jc w:val="center"/>
        </w:trPr>
        <w:tc>
          <w:tcPr>
            <w:tcW w:w="1525" w:type="dxa"/>
            <w:shd w:val="clear" w:color="auto" w:fill="auto"/>
          </w:tcPr>
          <w:p w14:paraId="0F6A2BAE" w14:textId="394E7C82" w:rsidR="00B11855" w:rsidRPr="00621E63" w:rsidRDefault="003D003E" w:rsidP="00DC044A">
            <w:pPr>
              <w:pStyle w:val="TableEntry"/>
            </w:pPr>
            <w:r w:rsidRPr="00621E63">
              <w:t>Observation Date/Time</w:t>
            </w:r>
          </w:p>
        </w:tc>
        <w:tc>
          <w:tcPr>
            <w:tcW w:w="810" w:type="dxa"/>
            <w:shd w:val="clear" w:color="auto" w:fill="auto"/>
          </w:tcPr>
          <w:p w14:paraId="771A6156" w14:textId="130B60EB" w:rsidR="00B11855" w:rsidRPr="00621E63" w:rsidRDefault="003D003E" w:rsidP="00DC044A">
            <w:pPr>
              <w:pStyle w:val="TableEntry"/>
            </w:pPr>
            <w:r w:rsidRPr="00621E63">
              <w:t>7</w:t>
            </w:r>
          </w:p>
        </w:tc>
        <w:tc>
          <w:tcPr>
            <w:tcW w:w="810" w:type="dxa"/>
            <w:shd w:val="clear" w:color="auto" w:fill="auto"/>
          </w:tcPr>
          <w:p w14:paraId="4A152A1C" w14:textId="3691DB1B" w:rsidR="00B11855" w:rsidRPr="00621E63" w:rsidRDefault="003D003E" w:rsidP="00DC044A">
            <w:pPr>
              <w:pStyle w:val="TableEntry"/>
              <w:rPr>
                <w:color w:val="FFFFFF"/>
              </w:rPr>
            </w:pPr>
            <w:r w:rsidRPr="00621E63">
              <w:t>TS</w:t>
            </w:r>
          </w:p>
        </w:tc>
        <w:tc>
          <w:tcPr>
            <w:tcW w:w="810" w:type="dxa"/>
            <w:shd w:val="clear" w:color="auto" w:fill="auto"/>
          </w:tcPr>
          <w:p w14:paraId="28FD5668" w14:textId="148F7C71" w:rsidR="00B11855" w:rsidRPr="00621E63" w:rsidRDefault="003D003E" w:rsidP="00DC044A">
            <w:pPr>
              <w:pStyle w:val="TableEntry"/>
              <w:rPr>
                <w:color w:val="FFFFFF"/>
              </w:rPr>
            </w:pPr>
            <w:r w:rsidRPr="00621E63">
              <w:t>26</w:t>
            </w:r>
          </w:p>
        </w:tc>
        <w:tc>
          <w:tcPr>
            <w:tcW w:w="720" w:type="dxa"/>
            <w:shd w:val="clear" w:color="auto" w:fill="auto"/>
          </w:tcPr>
          <w:p w14:paraId="19E88C48" w14:textId="5FA5C886" w:rsidR="00B11855" w:rsidRPr="00621E63" w:rsidRDefault="003D003E" w:rsidP="00DC044A">
            <w:pPr>
              <w:pStyle w:val="TableEntry"/>
              <w:rPr>
                <w:color w:val="FFFFFF"/>
              </w:rPr>
            </w:pPr>
            <w:r w:rsidRPr="00621E63">
              <w:t>C</w:t>
            </w:r>
          </w:p>
        </w:tc>
        <w:tc>
          <w:tcPr>
            <w:tcW w:w="810" w:type="dxa"/>
            <w:shd w:val="clear" w:color="auto" w:fill="auto"/>
          </w:tcPr>
          <w:p w14:paraId="095A57FD" w14:textId="760AB5D6" w:rsidR="00B11855" w:rsidRPr="00621E63" w:rsidRDefault="003D003E" w:rsidP="00DC044A">
            <w:pPr>
              <w:pStyle w:val="TableEntry"/>
              <w:rPr>
                <w:color w:val="FFFFFF"/>
              </w:rPr>
            </w:pPr>
            <w:r w:rsidRPr="00621E63">
              <w:t>False</w:t>
            </w:r>
          </w:p>
        </w:tc>
        <w:tc>
          <w:tcPr>
            <w:tcW w:w="720" w:type="dxa"/>
            <w:shd w:val="clear" w:color="auto" w:fill="auto"/>
          </w:tcPr>
          <w:p w14:paraId="69EE305E" w14:textId="13EEC7EF" w:rsidR="00B11855" w:rsidRPr="00621E63" w:rsidRDefault="003D003E" w:rsidP="00DC044A">
            <w:pPr>
              <w:pStyle w:val="TableEntry"/>
              <w:rPr>
                <w:color w:val="FFFFFF"/>
              </w:rPr>
            </w:pPr>
            <w:r w:rsidRPr="00621E63">
              <w:t>0</w:t>
            </w:r>
          </w:p>
        </w:tc>
        <w:tc>
          <w:tcPr>
            <w:tcW w:w="810" w:type="dxa"/>
            <w:shd w:val="clear" w:color="auto" w:fill="auto"/>
          </w:tcPr>
          <w:p w14:paraId="71C26D79" w14:textId="4A78D299" w:rsidR="00B11855" w:rsidRPr="00621E63" w:rsidRDefault="003D003E" w:rsidP="00DC044A">
            <w:pPr>
              <w:pStyle w:val="TableEntry"/>
              <w:rPr>
                <w:color w:val="FFFFFF"/>
              </w:rPr>
            </w:pPr>
            <w:r w:rsidRPr="00621E63">
              <w:t>1</w:t>
            </w:r>
          </w:p>
        </w:tc>
        <w:tc>
          <w:tcPr>
            <w:tcW w:w="810" w:type="dxa"/>
            <w:shd w:val="clear" w:color="auto" w:fill="auto"/>
          </w:tcPr>
          <w:p w14:paraId="4AEEA74E" w14:textId="183408F5" w:rsidR="00B11855" w:rsidRPr="00621E63" w:rsidRDefault="00B11855" w:rsidP="001F5A5C">
            <w:pPr>
              <w:pStyle w:val="TableEntry"/>
            </w:pPr>
          </w:p>
        </w:tc>
        <w:tc>
          <w:tcPr>
            <w:tcW w:w="900" w:type="dxa"/>
            <w:shd w:val="clear" w:color="auto" w:fill="auto"/>
          </w:tcPr>
          <w:p w14:paraId="409527FD" w14:textId="1F485C86" w:rsidR="00B11855" w:rsidRPr="00621E63" w:rsidRDefault="00B11855" w:rsidP="001F5A5C">
            <w:pPr>
              <w:pStyle w:val="TableEntry"/>
            </w:pPr>
          </w:p>
        </w:tc>
        <w:tc>
          <w:tcPr>
            <w:tcW w:w="1103" w:type="dxa"/>
            <w:shd w:val="clear" w:color="auto" w:fill="auto"/>
          </w:tcPr>
          <w:p w14:paraId="352BE7C8" w14:textId="36123907" w:rsidR="00B11855" w:rsidRPr="00621E63" w:rsidRDefault="00B11855" w:rsidP="001F5A5C">
            <w:pPr>
              <w:pStyle w:val="TableEntry"/>
            </w:pPr>
          </w:p>
        </w:tc>
      </w:tr>
      <w:tr w:rsidR="00396374" w:rsidRPr="00621E63" w14:paraId="164637D9" w14:textId="77777777" w:rsidTr="00396374">
        <w:trPr>
          <w:cantSplit/>
          <w:jc w:val="center"/>
        </w:trPr>
        <w:tc>
          <w:tcPr>
            <w:tcW w:w="1525" w:type="dxa"/>
            <w:shd w:val="clear" w:color="auto" w:fill="auto"/>
          </w:tcPr>
          <w:p w14:paraId="564249CB" w14:textId="74228BCB" w:rsidR="00B11855" w:rsidRPr="00621E63" w:rsidRDefault="003D003E" w:rsidP="00CF5627">
            <w:pPr>
              <w:pStyle w:val="TableEntryItalicindent"/>
            </w:pPr>
            <w:r w:rsidRPr="00621E63">
              <w:lastRenderedPageBreak/>
              <w:t>time</w:t>
            </w:r>
          </w:p>
        </w:tc>
        <w:tc>
          <w:tcPr>
            <w:tcW w:w="810" w:type="dxa"/>
            <w:shd w:val="clear" w:color="auto" w:fill="auto"/>
          </w:tcPr>
          <w:p w14:paraId="4815C27E" w14:textId="6C59EB2C" w:rsidR="00B11855" w:rsidRPr="00621E63" w:rsidRDefault="003D003E" w:rsidP="00DC044A">
            <w:pPr>
              <w:pStyle w:val="TableEntry"/>
              <w:rPr>
                <w:i/>
              </w:rPr>
            </w:pPr>
            <w:r w:rsidRPr="00621E63">
              <w:rPr>
                <w:i/>
              </w:rPr>
              <w:t>1</w:t>
            </w:r>
          </w:p>
        </w:tc>
        <w:tc>
          <w:tcPr>
            <w:tcW w:w="810" w:type="dxa"/>
            <w:shd w:val="clear" w:color="auto" w:fill="auto"/>
          </w:tcPr>
          <w:p w14:paraId="05D33C23" w14:textId="509FDDB6" w:rsidR="00B11855" w:rsidRPr="00621E63" w:rsidRDefault="003D003E" w:rsidP="00DC044A">
            <w:pPr>
              <w:pStyle w:val="TableEntry"/>
              <w:rPr>
                <w:color w:val="FFFFFF"/>
              </w:rPr>
            </w:pPr>
            <w:r w:rsidRPr="00621E63">
              <w:t>DTM</w:t>
            </w:r>
          </w:p>
        </w:tc>
        <w:tc>
          <w:tcPr>
            <w:tcW w:w="810" w:type="dxa"/>
            <w:shd w:val="clear" w:color="auto" w:fill="auto"/>
          </w:tcPr>
          <w:p w14:paraId="13B6AE75" w14:textId="20096A28" w:rsidR="00B11855" w:rsidRPr="00621E63" w:rsidRDefault="003D003E" w:rsidP="00DC044A">
            <w:pPr>
              <w:pStyle w:val="TableEntry"/>
              <w:rPr>
                <w:color w:val="FFFFFF"/>
              </w:rPr>
            </w:pPr>
            <w:r w:rsidRPr="00621E63">
              <w:t>24</w:t>
            </w:r>
          </w:p>
        </w:tc>
        <w:tc>
          <w:tcPr>
            <w:tcW w:w="720" w:type="dxa"/>
            <w:shd w:val="clear" w:color="auto" w:fill="auto"/>
          </w:tcPr>
          <w:p w14:paraId="624F8AA1" w14:textId="243A4E9C" w:rsidR="00B11855" w:rsidRPr="00621E63" w:rsidRDefault="003D003E" w:rsidP="00DC044A">
            <w:pPr>
              <w:pStyle w:val="TableEntry"/>
              <w:rPr>
                <w:color w:val="FFFFFF"/>
              </w:rPr>
            </w:pPr>
            <w:r w:rsidRPr="00621E63">
              <w:t>R</w:t>
            </w:r>
          </w:p>
        </w:tc>
        <w:tc>
          <w:tcPr>
            <w:tcW w:w="810" w:type="dxa"/>
            <w:shd w:val="clear" w:color="auto" w:fill="auto"/>
          </w:tcPr>
          <w:p w14:paraId="2086314F" w14:textId="6BE6747C" w:rsidR="00B11855" w:rsidRPr="00621E63" w:rsidRDefault="00B11855" w:rsidP="001F5A5C">
            <w:pPr>
              <w:pStyle w:val="TableEntry"/>
            </w:pPr>
          </w:p>
        </w:tc>
        <w:tc>
          <w:tcPr>
            <w:tcW w:w="720" w:type="dxa"/>
            <w:shd w:val="clear" w:color="auto" w:fill="auto"/>
          </w:tcPr>
          <w:p w14:paraId="571E6FFA" w14:textId="030FB3A2" w:rsidR="00B11855" w:rsidRPr="00621E63" w:rsidRDefault="003D003E" w:rsidP="00DC044A">
            <w:pPr>
              <w:pStyle w:val="TableEntry"/>
              <w:rPr>
                <w:color w:val="FFFFFF"/>
              </w:rPr>
            </w:pPr>
            <w:r w:rsidRPr="00621E63">
              <w:t>1</w:t>
            </w:r>
          </w:p>
        </w:tc>
        <w:tc>
          <w:tcPr>
            <w:tcW w:w="810" w:type="dxa"/>
            <w:shd w:val="clear" w:color="auto" w:fill="auto"/>
          </w:tcPr>
          <w:p w14:paraId="45BAA036" w14:textId="0C6B07A0" w:rsidR="00B11855" w:rsidRPr="00621E63" w:rsidRDefault="003D003E" w:rsidP="00DC044A">
            <w:pPr>
              <w:pStyle w:val="TableEntry"/>
              <w:rPr>
                <w:color w:val="FFFFFF"/>
              </w:rPr>
            </w:pPr>
            <w:r w:rsidRPr="00621E63">
              <w:t>1</w:t>
            </w:r>
          </w:p>
        </w:tc>
        <w:tc>
          <w:tcPr>
            <w:tcW w:w="810" w:type="dxa"/>
            <w:shd w:val="clear" w:color="auto" w:fill="auto"/>
          </w:tcPr>
          <w:p w14:paraId="23A12204" w14:textId="01103A55" w:rsidR="00B11855" w:rsidRPr="00621E63" w:rsidRDefault="00B11855" w:rsidP="001F5A5C">
            <w:pPr>
              <w:pStyle w:val="TableEntry"/>
            </w:pPr>
          </w:p>
        </w:tc>
        <w:tc>
          <w:tcPr>
            <w:tcW w:w="900" w:type="dxa"/>
            <w:shd w:val="clear" w:color="auto" w:fill="auto"/>
          </w:tcPr>
          <w:p w14:paraId="77A2CA97" w14:textId="669A71A2" w:rsidR="00B11855" w:rsidRPr="00621E63" w:rsidRDefault="00B11855" w:rsidP="001F5A5C">
            <w:pPr>
              <w:pStyle w:val="TableEntry"/>
            </w:pPr>
          </w:p>
        </w:tc>
        <w:tc>
          <w:tcPr>
            <w:tcW w:w="1103" w:type="dxa"/>
            <w:shd w:val="clear" w:color="auto" w:fill="auto"/>
          </w:tcPr>
          <w:p w14:paraId="3B430C93" w14:textId="4E064F96" w:rsidR="00B11855" w:rsidRPr="00621E63" w:rsidRDefault="003D003E" w:rsidP="00DC044A">
            <w:pPr>
              <w:pStyle w:val="TableEntry"/>
            </w:pPr>
            <w:r w:rsidRPr="00621E63">
              <w:t>20040328134623.1234+0300</w:t>
            </w:r>
          </w:p>
        </w:tc>
      </w:tr>
      <w:tr w:rsidR="00396374" w:rsidRPr="00621E63" w14:paraId="559438F0" w14:textId="77777777" w:rsidTr="00396374">
        <w:trPr>
          <w:cantSplit/>
          <w:jc w:val="center"/>
        </w:trPr>
        <w:tc>
          <w:tcPr>
            <w:tcW w:w="1525" w:type="dxa"/>
            <w:shd w:val="clear" w:color="auto" w:fill="auto"/>
          </w:tcPr>
          <w:p w14:paraId="1ED94E82" w14:textId="632815F1" w:rsidR="00B11855" w:rsidRPr="00621E63" w:rsidRDefault="003D003E" w:rsidP="00DC044A">
            <w:pPr>
              <w:pStyle w:val="TableEntry"/>
            </w:pPr>
            <w:r w:rsidRPr="00621E63">
              <w:t>Observation End Date/Time</w:t>
            </w:r>
          </w:p>
        </w:tc>
        <w:tc>
          <w:tcPr>
            <w:tcW w:w="810" w:type="dxa"/>
            <w:shd w:val="clear" w:color="auto" w:fill="auto"/>
          </w:tcPr>
          <w:p w14:paraId="11A5A06E" w14:textId="13DEA056" w:rsidR="00B11855" w:rsidRPr="00621E63" w:rsidRDefault="003D003E" w:rsidP="00DC044A">
            <w:pPr>
              <w:pStyle w:val="TableEntry"/>
            </w:pPr>
            <w:r w:rsidRPr="00621E63">
              <w:t>8</w:t>
            </w:r>
          </w:p>
        </w:tc>
        <w:tc>
          <w:tcPr>
            <w:tcW w:w="810" w:type="dxa"/>
            <w:shd w:val="clear" w:color="auto" w:fill="auto"/>
          </w:tcPr>
          <w:p w14:paraId="1A084F37" w14:textId="5EB9B84A" w:rsidR="00B11855" w:rsidRPr="00621E63" w:rsidRDefault="003D003E" w:rsidP="00DC044A">
            <w:pPr>
              <w:pStyle w:val="TableEntry"/>
              <w:rPr>
                <w:color w:val="FFFFFF"/>
              </w:rPr>
            </w:pPr>
            <w:r w:rsidRPr="00621E63">
              <w:t>TS</w:t>
            </w:r>
          </w:p>
        </w:tc>
        <w:tc>
          <w:tcPr>
            <w:tcW w:w="810" w:type="dxa"/>
            <w:shd w:val="clear" w:color="auto" w:fill="auto"/>
          </w:tcPr>
          <w:p w14:paraId="4BD3ADBF" w14:textId="15DFDFCD" w:rsidR="00B11855" w:rsidRPr="00621E63" w:rsidRDefault="003D003E" w:rsidP="00DC044A">
            <w:pPr>
              <w:pStyle w:val="TableEntry"/>
              <w:rPr>
                <w:color w:val="FFFFFF"/>
              </w:rPr>
            </w:pPr>
            <w:r w:rsidRPr="00621E63">
              <w:t>26</w:t>
            </w:r>
          </w:p>
        </w:tc>
        <w:tc>
          <w:tcPr>
            <w:tcW w:w="720" w:type="dxa"/>
            <w:shd w:val="clear" w:color="auto" w:fill="auto"/>
          </w:tcPr>
          <w:p w14:paraId="12BD5E24" w14:textId="48998B0C" w:rsidR="00B11855" w:rsidRPr="00621E63" w:rsidRDefault="003D003E" w:rsidP="00DC044A">
            <w:pPr>
              <w:pStyle w:val="TableEntry"/>
              <w:rPr>
                <w:color w:val="FFFFFF"/>
              </w:rPr>
            </w:pPr>
            <w:r w:rsidRPr="00621E63">
              <w:t>O</w:t>
            </w:r>
          </w:p>
        </w:tc>
        <w:tc>
          <w:tcPr>
            <w:tcW w:w="810" w:type="dxa"/>
            <w:shd w:val="clear" w:color="auto" w:fill="auto"/>
          </w:tcPr>
          <w:p w14:paraId="05D1582F" w14:textId="45782174" w:rsidR="00B11855" w:rsidRPr="00621E63" w:rsidRDefault="003D003E" w:rsidP="00DC044A">
            <w:pPr>
              <w:pStyle w:val="TableEntry"/>
              <w:rPr>
                <w:color w:val="FFFFFF"/>
              </w:rPr>
            </w:pPr>
            <w:r w:rsidRPr="00621E63">
              <w:t>False</w:t>
            </w:r>
          </w:p>
        </w:tc>
        <w:tc>
          <w:tcPr>
            <w:tcW w:w="720" w:type="dxa"/>
            <w:shd w:val="clear" w:color="auto" w:fill="auto"/>
          </w:tcPr>
          <w:p w14:paraId="4B30B307" w14:textId="2CA82DAB" w:rsidR="00B11855" w:rsidRPr="00621E63" w:rsidRDefault="003D003E" w:rsidP="00DC044A">
            <w:pPr>
              <w:pStyle w:val="TableEntry"/>
              <w:rPr>
                <w:color w:val="FFFFFF"/>
              </w:rPr>
            </w:pPr>
            <w:r w:rsidRPr="00621E63">
              <w:t>0</w:t>
            </w:r>
          </w:p>
        </w:tc>
        <w:tc>
          <w:tcPr>
            <w:tcW w:w="810" w:type="dxa"/>
            <w:shd w:val="clear" w:color="auto" w:fill="auto"/>
          </w:tcPr>
          <w:p w14:paraId="2650F6FA" w14:textId="4AECBA62" w:rsidR="00B11855" w:rsidRPr="00621E63" w:rsidRDefault="003D003E" w:rsidP="00DC044A">
            <w:pPr>
              <w:pStyle w:val="TableEntry"/>
              <w:rPr>
                <w:color w:val="FFFFFF"/>
              </w:rPr>
            </w:pPr>
            <w:r w:rsidRPr="00621E63">
              <w:t>1</w:t>
            </w:r>
          </w:p>
        </w:tc>
        <w:tc>
          <w:tcPr>
            <w:tcW w:w="810" w:type="dxa"/>
            <w:shd w:val="clear" w:color="auto" w:fill="auto"/>
          </w:tcPr>
          <w:p w14:paraId="0B1F89B9" w14:textId="76B72374" w:rsidR="00B11855" w:rsidRPr="00621E63" w:rsidRDefault="00B11855" w:rsidP="001F5A5C">
            <w:pPr>
              <w:pStyle w:val="TableEntry"/>
            </w:pPr>
          </w:p>
        </w:tc>
        <w:tc>
          <w:tcPr>
            <w:tcW w:w="900" w:type="dxa"/>
            <w:shd w:val="clear" w:color="auto" w:fill="auto"/>
          </w:tcPr>
          <w:p w14:paraId="53F33AD3" w14:textId="6AD821E2" w:rsidR="00B11855" w:rsidRPr="00621E63" w:rsidRDefault="00B11855" w:rsidP="001F5A5C">
            <w:pPr>
              <w:pStyle w:val="TableEntry"/>
            </w:pPr>
          </w:p>
        </w:tc>
        <w:tc>
          <w:tcPr>
            <w:tcW w:w="1103" w:type="dxa"/>
            <w:shd w:val="clear" w:color="auto" w:fill="auto"/>
          </w:tcPr>
          <w:p w14:paraId="35248878" w14:textId="0098C7FA" w:rsidR="00B11855" w:rsidRPr="00621E63" w:rsidRDefault="00B11855" w:rsidP="001F5A5C">
            <w:pPr>
              <w:pStyle w:val="TableEntry"/>
            </w:pPr>
          </w:p>
        </w:tc>
      </w:tr>
      <w:tr w:rsidR="00396374" w:rsidRPr="00621E63" w14:paraId="446B756D" w14:textId="77777777" w:rsidTr="00396374">
        <w:trPr>
          <w:cantSplit/>
          <w:jc w:val="center"/>
        </w:trPr>
        <w:tc>
          <w:tcPr>
            <w:tcW w:w="1525" w:type="dxa"/>
            <w:shd w:val="clear" w:color="auto" w:fill="auto"/>
          </w:tcPr>
          <w:p w14:paraId="325924C2" w14:textId="003C7274" w:rsidR="00B11855" w:rsidRPr="00621E63" w:rsidRDefault="003D003E" w:rsidP="00CF5627">
            <w:pPr>
              <w:pStyle w:val="TableEntryItalicindent"/>
            </w:pPr>
            <w:r w:rsidRPr="00621E63">
              <w:t>time</w:t>
            </w:r>
          </w:p>
        </w:tc>
        <w:tc>
          <w:tcPr>
            <w:tcW w:w="810" w:type="dxa"/>
            <w:shd w:val="clear" w:color="auto" w:fill="auto"/>
          </w:tcPr>
          <w:p w14:paraId="20E3EA97" w14:textId="29FF7B33" w:rsidR="00B11855" w:rsidRPr="00621E63" w:rsidRDefault="003D003E" w:rsidP="00DC044A">
            <w:pPr>
              <w:pStyle w:val="TableEntry"/>
              <w:rPr>
                <w:i/>
              </w:rPr>
            </w:pPr>
            <w:r w:rsidRPr="00621E63">
              <w:rPr>
                <w:i/>
              </w:rPr>
              <w:t>1</w:t>
            </w:r>
          </w:p>
        </w:tc>
        <w:tc>
          <w:tcPr>
            <w:tcW w:w="810" w:type="dxa"/>
            <w:shd w:val="clear" w:color="auto" w:fill="auto"/>
          </w:tcPr>
          <w:p w14:paraId="62AB5A9A" w14:textId="49261533" w:rsidR="00B11855" w:rsidRPr="00621E63" w:rsidRDefault="003D003E" w:rsidP="00DC044A">
            <w:pPr>
              <w:pStyle w:val="TableEntry"/>
              <w:rPr>
                <w:color w:val="FFFFFF"/>
              </w:rPr>
            </w:pPr>
            <w:r w:rsidRPr="00621E63">
              <w:t>DTM</w:t>
            </w:r>
          </w:p>
        </w:tc>
        <w:tc>
          <w:tcPr>
            <w:tcW w:w="810" w:type="dxa"/>
            <w:shd w:val="clear" w:color="auto" w:fill="auto"/>
          </w:tcPr>
          <w:p w14:paraId="62BFA52D" w14:textId="55082669" w:rsidR="00B11855" w:rsidRPr="00621E63" w:rsidRDefault="003D003E" w:rsidP="00DC044A">
            <w:pPr>
              <w:pStyle w:val="TableEntry"/>
              <w:rPr>
                <w:color w:val="FFFFFF"/>
              </w:rPr>
            </w:pPr>
            <w:r w:rsidRPr="00621E63">
              <w:t>24</w:t>
            </w:r>
          </w:p>
        </w:tc>
        <w:tc>
          <w:tcPr>
            <w:tcW w:w="720" w:type="dxa"/>
            <w:shd w:val="clear" w:color="auto" w:fill="auto"/>
          </w:tcPr>
          <w:p w14:paraId="6D30AA61" w14:textId="34B65EAA" w:rsidR="00B11855" w:rsidRPr="00621E63" w:rsidRDefault="003D003E" w:rsidP="00DC044A">
            <w:pPr>
              <w:pStyle w:val="TableEntry"/>
              <w:rPr>
                <w:color w:val="FFFFFF"/>
              </w:rPr>
            </w:pPr>
            <w:r w:rsidRPr="00621E63">
              <w:t>R</w:t>
            </w:r>
          </w:p>
        </w:tc>
        <w:tc>
          <w:tcPr>
            <w:tcW w:w="810" w:type="dxa"/>
            <w:shd w:val="clear" w:color="auto" w:fill="auto"/>
          </w:tcPr>
          <w:p w14:paraId="7F052ED1" w14:textId="535A7566" w:rsidR="00B11855" w:rsidRPr="00621E63" w:rsidRDefault="00B11855" w:rsidP="001F5A5C">
            <w:pPr>
              <w:pStyle w:val="TableEntry"/>
            </w:pPr>
          </w:p>
        </w:tc>
        <w:tc>
          <w:tcPr>
            <w:tcW w:w="720" w:type="dxa"/>
            <w:shd w:val="clear" w:color="auto" w:fill="auto"/>
          </w:tcPr>
          <w:p w14:paraId="04E1F134" w14:textId="5056BB7F" w:rsidR="00B11855" w:rsidRPr="00621E63" w:rsidRDefault="003D003E" w:rsidP="00DC044A">
            <w:pPr>
              <w:pStyle w:val="TableEntry"/>
              <w:rPr>
                <w:color w:val="FFFFFF"/>
              </w:rPr>
            </w:pPr>
            <w:r w:rsidRPr="00621E63">
              <w:t>1</w:t>
            </w:r>
          </w:p>
        </w:tc>
        <w:tc>
          <w:tcPr>
            <w:tcW w:w="810" w:type="dxa"/>
            <w:shd w:val="clear" w:color="auto" w:fill="auto"/>
          </w:tcPr>
          <w:p w14:paraId="6AEF134E" w14:textId="2A63D121" w:rsidR="00B11855" w:rsidRPr="00621E63" w:rsidRDefault="003D003E" w:rsidP="00DC044A">
            <w:pPr>
              <w:pStyle w:val="TableEntry"/>
              <w:rPr>
                <w:color w:val="FFFFFF"/>
              </w:rPr>
            </w:pPr>
            <w:r w:rsidRPr="00621E63">
              <w:t>1</w:t>
            </w:r>
          </w:p>
        </w:tc>
        <w:tc>
          <w:tcPr>
            <w:tcW w:w="810" w:type="dxa"/>
            <w:shd w:val="clear" w:color="auto" w:fill="auto"/>
          </w:tcPr>
          <w:p w14:paraId="70C4991C" w14:textId="525A983C" w:rsidR="00B11855" w:rsidRPr="00621E63" w:rsidRDefault="00B11855" w:rsidP="001F5A5C">
            <w:pPr>
              <w:pStyle w:val="TableEntry"/>
            </w:pPr>
          </w:p>
        </w:tc>
        <w:tc>
          <w:tcPr>
            <w:tcW w:w="900" w:type="dxa"/>
            <w:shd w:val="clear" w:color="auto" w:fill="auto"/>
          </w:tcPr>
          <w:p w14:paraId="4132B817" w14:textId="788F06F1" w:rsidR="00B11855" w:rsidRPr="00621E63" w:rsidRDefault="00B11855" w:rsidP="001F5A5C">
            <w:pPr>
              <w:pStyle w:val="TableEntry"/>
            </w:pPr>
          </w:p>
        </w:tc>
        <w:tc>
          <w:tcPr>
            <w:tcW w:w="1103" w:type="dxa"/>
            <w:shd w:val="clear" w:color="auto" w:fill="auto"/>
          </w:tcPr>
          <w:p w14:paraId="51CD1A01" w14:textId="220A40E4" w:rsidR="00B11855" w:rsidRPr="00621E63" w:rsidRDefault="003D003E" w:rsidP="00DC044A">
            <w:pPr>
              <w:pStyle w:val="TableEntry"/>
            </w:pPr>
            <w:r w:rsidRPr="00621E63">
              <w:t>20040328134623.1234+0300</w:t>
            </w:r>
          </w:p>
        </w:tc>
      </w:tr>
      <w:tr w:rsidR="00396374" w:rsidRPr="00621E63" w14:paraId="614EB441" w14:textId="77777777" w:rsidTr="00396374">
        <w:trPr>
          <w:cantSplit/>
          <w:jc w:val="center"/>
        </w:trPr>
        <w:tc>
          <w:tcPr>
            <w:tcW w:w="1525" w:type="dxa"/>
            <w:shd w:val="clear" w:color="auto" w:fill="auto"/>
          </w:tcPr>
          <w:p w14:paraId="6984A100" w14:textId="7E682FAF" w:rsidR="00B11855" w:rsidRPr="00621E63" w:rsidRDefault="003D003E" w:rsidP="00DC044A">
            <w:pPr>
              <w:pStyle w:val="TableEntry"/>
            </w:pPr>
            <w:r w:rsidRPr="00621E63">
              <w:t>Results Rpt/Status Chng - Date/Time</w:t>
            </w:r>
          </w:p>
        </w:tc>
        <w:tc>
          <w:tcPr>
            <w:tcW w:w="810" w:type="dxa"/>
            <w:shd w:val="clear" w:color="auto" w:fill="auto"/>
          </w:tcPr>
          <w:p w14:paraId="20216501" w14:textId="7DFA4A00" w:rsidR="00B11855" w:rsidRPr="00621E63" w:rsidRDefault="003D003E" w:rsidP="00DC044A">
            <w:pPr>
              <w:pStyle w:val="TableEntry"/>
            </w:pPr>
            <w:r w:rsidRPr="00621E63">
              <w:t>22</w:t>
            </w:r>
          </w:p>
        </w:tc>
        <w:tc>
          <w:tcPr>
            <w:tcW w:w="810" w:type="dxa"/>
            <w:shd w:val="clear" w:color="auto" w:fill="auto"/>
          </w:tcPr>
          <w:p w14:paraId="3C2C8F56" w14:textId="05F5E4E7" w:rsidR="00B11855" w:rsidRPr="00621E63" w:rsidRDefault="003D003E" w:rsidP="00DC044A">
            <w:pPr>
              <w:pStyle w:val="TableEntry"/>
              <w:rPr>
                <w:color w:val="FFFFFF"/>
              </w:rPr>
            </w:pPr>
            <w:r w:rsidRPr="00621E63">
              <w:t>TS</w:t>
            </w:r>
          </w:p>
        </w:tc>
        <w:tc>
          <w:tcPr>
            <w:tcW w:w="810" w:type="dxa"/>
            <w:shd w:val="clear" w:color="auto" w:fill="auto"/>
          </w:tcPr>
          <w:p w14:paraId="1483A405" w14:textId="455B31FB" w:rsidR="00B11855" w:rsidRPr="00621E63" w:rsidRDefault="003D003E" w:rsidP="00DC044A">
            <w:pPr>
              <w:pStyle w:val="TableEntry"/>
              <w:rPr>
                <w:color w:val="FFFFFF"/>
              </w:rPr>
            </w:pPr>
            <w:r w:rsidRPr="00621E63">
              <w:t>26</w:t>
            </w:r>
          </w:p>
        </w:tc>
        <w:tc>
          <w:tcPr>
            <w:tcW w:w="720" w:type="dxa"/>
            <w:shd w:val="clear" w:color="auto" w:fill="auto"/>
          </w:tcPr>
          <w:p w14:paraId="19381C20" w14:textId="56994FA3" w:rsidR="00B11855" w:rsidRPr="00621E63" w:rsidRDefault="003D003E" w:rsidP="00DC044A">
            <w:pPr>
              <w:pStyle w:val="TableEntry"/>
              <w:rPr>
                <w:color w:val="FFFFFF"/>
              </w:rPr>
            </w:pPr>
            <w:r w:rsidRPr="00621E63">
              <w:t>C</w:t>
            </w:r>
          </w:p>
        </w:tc>
        <w:tc>
          <w:tcPr>
            <w:tcW w:w="810" w:type="dxa"/>
            <w:shd w:val="clear" w:color="auto" w:fill="auto"/>
          </w:tcPr>
          <w:p w14:paraId="189BB5F8" w14:textId="5290F7CE" w:rsidR="00B11855" w:rsidRPr="00621E63" w:rsidRDefault="003D003E" w:rsidP="00DC044A">
            <w:pPr>
              <w:pStyle w:val="TableEntry"/>
              <w:rPr>
                <w:color w:val="FFFFFF"/>
              </w:rPr>
            </w:pPr>
            <w:r w:rsidRPr="00621E63">
              <w:t>False</w:t>
            </w:r>
          </w:p>
        </w:tc>
        <w:tc>
          <w:tcPr>
            <w:tcW w:w="720" w:type="dxa"/>
            <w:shd w:val="clear" w:color="auto" w:fill="auto"/>
          </w:tcPr>
          <w:p w14:paraId="28A0A35E" w14:textId="1E7F80A4" w:rsidR="00B11855" w:rsidRPr="00621E63" w:rsidRDefault="003D003E" w:rsidP="00DC044A">
            <w:pPr>
              <w:pStyle w:val="TableEntry"/>
              <w:rPr>
                <w:color w:val="FFFFFF"/>
              </w:rPr>
            </w:pPr>
            <w:r w:rsidRPr="00621E63">
              <w:t>0</w:t>
            </w:r>
          </w:p>
        </w:tc>
        <w:tc>
          <w:tcPr>
            <w:tcW w:w="810" w:type="dxa"/>
            <w:shd w:val="clear" w:color="auto" w:fill="auto"/>
          </w:tcPr>
          <w:p w14:paraId="35A8106F" w14:textId="1C76CF26" w:rsidR="00B11855" w:rsidRPr="00621E63" w:rsidRDefault="003D003E" w:rsidP="00DC044A">
            <w:pPr>
              <w:pStyle w:val="TableEntry"/>
              <w:rPr>
                <w:color w:val="FFFFFF"/>
              </w:rPr>
            </w:pPr>
            <w:r w:rsidRPr="00621E63">
              <w:t>1</w:t>
            </w:r>
          </w:p>
        </w:tc>
        <w:tc>
          <w:tcPr>
            <w:tcW w:w="810" w:type="dxa"/>
            <w:shd w:val="clear" w:color="auto" w:fill="auto"/>
          </w:tcPr>
          <w:p w14:paraId="0B8B5083" w14:textId="14F5A7CB" w:rsidR="00B11855" w:rsidRPr="00621E63" w:rsidRDefault="00B11855" w:rsidP="001F5A5C">
            <w:pPr>
              <w:pStyle w:val="TableEntry"/>
            </w:pPr>
          </w:p>
        </w:tc>
        <w:tc>
          <w:tcPr>
            <w:tcW w:w="900" w:type="dxa"/>
            <w:shd w:val="clear" w:color="auto" w:fill="auto"/>
          </w:tcPr>
          <w:p w14:paraId="7A9C716D" w14:textId="2F32D90F" w:rsidR="00B11855" w:rsidRPr="00621E63" w:rsidRDefault="00B11855" w:rsidP="001F5A5C">
            <w:pPr>
              <w:pStyle w:val="TableEntry"/>
            </w:pPr>
          </w:p>
        </w:tc>
        <w:tc>
          <w:tcPr>
            <w:tcW w:w="1103" w:type="dxa"/>
            <w:shd w:val="clear" w:color="auto" w:fill="auto"/>
          </w:tcPr>
          <w:p w14:paraId="5EB85982" w14:textId="4CBDE4C6" w:rsidR="00B11855" w:rsidRPr="00621E63" w:rsidRDefault="00B11855" w:rsidP="001F5A5C">
            <w:pPr>
              <w:pStyle w:val="TableEntry"/>
            </w:pPr>
          </w:p>
        </w:tc>
      </w:tr>
      <w:tr w:rsidR="00396374" w:rsidRPr="00621E63" w14:paraId="6B1001C0" w14:textId="77777777" w:rsidTr="00396374">
        <w:trPr>
          <w:cantSplit/>
          <w:jc w:val="center"/>
        </w:trPr>
        <w:tc>
          <w:tcPr>
            <w:tcW w:w="1525" w:type="dxa"/>
            <w:shd w:val="clear" w:color="auto" w:fill="auto"/>
          </w:tcPr>
          <w:p w14:paraId="23660E43" w14:textId="2BFE4EFB" w:rsidR="00B11855" w:rsidRPr="00621E63" w:rsidRDefault="003D003E" w:rsidP="00CF5627">
            <w:pPr>
              <w:pStyle w:val="TableEntryItalicindent"/>
            </w:pPr>
            <w:r w:rsidRPr="00621E63">
              <w:t>Time</w:t>
            </w:r>
          </w:p>
        </w:tc>
        <w:tc>
          <w:tcPr>
            <w:tcW w:w="810" w:type="dxa"/>
            <w:shd w:val="clear" w:color="auto" w:fill="auto"/>
          </w:tcPr>
          <w:p w14:paraId="1D3DE25B" w14:textId="5628BEDC" w:rsidR="00B11855" w:rsidRPr="00621E63" w:rsidRDefault="003D003E" w:rsidP="00DC044A">
            <w:pPr>
              <w:pStyle w:val="TableEntry"/>
              <w:rPr>
                <w:i/>
              </w:rPr>
            </w:pPr>
            <w:r w:rsidRPr="00621E63">
              <w:rPr>
                <w:i/>
              </w:rPr>
              <w:t>1</w:t>
            </w:r>
          </w:p>
        </w:tc>
        <w:tc>
          <w:tcPr>
            <w:tcW w:w="810" w:type="dxa"/>
            <w:shd w:val="clear" w:color="auto" w:fill="auto"/>
          </w:tcPr>
          <w:p w14:paraId="6A217182" w14:textId="742EE94B" w:rsidR="00B11855" w:rsidRPr="00621E63" w:rsidRDefault="003D003E" w:rsidP="00DC044A">
            <w:pPr>
              <w:pStyle w:val="TableEntry"/>
              <w:rPr>
                <w:color w:val="FFFFFF"/>
              </w:rPr>
            </w:pPr>
            <w:r w:rsidRPr="00621E63">
              <w:t>DTM</w:t>
            </w:r>
          </w:p>
        </w:tc>
        <w:tc>
          <w:tcPr>
            <w:tcW w:w="810" w:type="dxa"/>
            <w:shd w:val="clear" w:color="auto" w:fill="auto"/>
          </w:tcPr>
          <w:p w14:paraId="200C67C3" w14:textId="46B8C740" w:rsidR="00B11855" w:rsidRPr="00621E63" w:rsidRDefault="003D003E" w:rsidP="00DC044A">
            <w:pPr>
              <w:pStyle w:val="TableEntry"/>
              <w:rPr>
                <w:color w:val="FFFFFF"/>
              </w:rPr>
            </w:pPr>
            <w:r w:rsidRPr="00621E63">
              <w:t>24</w:t>
            </w:r>
          </w:p>
        </w:tc>
        <w:tc>
          <w:tcPr>
            <w:tcW w:w="720" w:type="dxa"/>
            <w:shd w:val="clear" w:color="auto" w:fill="auto"/>
          </w:tcPr>
          <w:p w14:paraId="16F56E06" w14:textId="39C0B665" w:rsidR="00B11855" w:rsidRPr="00621E63" w:rsidRDefault="003D003E" w:rsidP="00DC044A">
            <w:pPr>
              <w:pStyle w:val="TableEntry"/>
              <w:rPr>
                <w:color w:val="FFFFFF"/>
              </w:rPr>
            </w:pPr>
            <w:r w:rsidRPr="00621E63">
              <w:t>R</w:t>
            </w:r>
          </w:p>
        </w:tc>
        <w:tc>
          <w:tcPr>
            <w:tcW w:w="810" w:type="dxa"/>
            <w:shd w:val="clear" w:color="auto" w:fill="auto"/>
          </w:tcPr>
          <w:p w14:paraId="608A88E9" w14:textId="312219DB" w:rsidR="00B11855" w:rsidRPr="00621E63" w:rsidRDefault="00B11855" w:rsidP="001F5A5C">
            <w:pPr>
              <w:pStyle w:val="TableEntry"/>
            </w:pPr>
          </w:p>
        </w:tc>
        <w:tc>
          <w:tcPr>
            <w:tcW w:w="720" w:type="dxa"/>
            <w:shd w:val="clear" w:color="auto" w:fill="auto"/>
          </w:tcPr>
          <w:p w14:paraId="3DB33D58" w14:textId="0446C63F" w:rsidR="00B11855" w:rsidRPr="00621E63" w:rsidRDefault="003D003E" w:rsidP="00DC044A">
            <w:pPr>
              <w:pStyle w:val="TableEntry"/>
              <w:rPr>
                <w:color w:val="FFFFFF"/>
              </w:rPr>
            </w:pPr>
            <w:r w:rsidRPr="00621E63">
              <w:t>1</w:t>
            </w:r>
          </w:p>
        </w:tc>
        <w:tc>
          <w:tcPr>
            <w:tcW w:w="810" w:type="dxa"/>
            <w:shd w:val="clear" w:color="auto" w:fill="auto"/>
          </w:tcPr>
          <w:p w14:paraId="2045259F" w14:textId="2A3010A4" w:rsidR="00B11855" w:rsidRPr="00621E63" w:rsidRDefault="003D003E" w:rsidP="00DC044A">
            <w:pPr>
              <w:pStyle w:val="TableEntry"/>
              <w:rPr>
                <w:color w:val="FFFFFF"/>
              </w:rPr>
            </w:pPr>
            <w:r w:rsidRPr="00621E63">
              <w:t>1</w:t>
            </w:r>
          </w:p>
        </w:tc>
        <w:tc>
          <w:tcPr>
            <w:tcW w:w="810" w:type="dxa"/>
            <w:shd w:val="clear" w:color="auto" w:fill="auto"/>
          </w:tcPr>
          <w:p w14:paraId="17C117A3" w14:textId="10FB2E6F" w:rsidR="00B11855" w:rsidRPr="00621E63" w:rsidRDefault="00B11855" w:rsidP="001F5A5C">
            <w:pPr>
              <w:pStyle w:val="TableEntry"/>
            </w:pPr>
          </w:p>
        </w:tc>
        <w:tc>
          <w:tcPr>
            <w:tcW w:w="900" w:type="dxa"/>
            <w:shd w:val="clear" w:color="auto" w:fill="auto"/>
          </w:tcPr>
          <w:p w14:paraId="65B477A4" w14:textId="0F311D69" w:rsidR="00B11855" w:rsidRPr="00621E63" w:rsidRDefault="00B11855" w:rsidP="001F5A5C">
            <w:pPr>
              <w:pStyle w:val="TableEntry"/>
            </w:pPr>
          </w:p>
        </w:tc>
        <w:tc>
          <w:tcPr>
            <w:tcW w:w="1103" w:type="dxa"/>
            <w:shd w:val="clear" w:color="auto" w:fill="auto"/>
          </w:tcPr>
          <w:p w14:paraId="575ECDF5" w14:textId="6A420AC0" w:rsidR="00B11855" w:rsidRPr="00621E63" w:rsidRDefault="003D003E" w:rsidP="00DC044A">
            <w:pPr>
              <w:pStyle w:val="TableEntry"/>
            </w:pPr>
            <w:r w:rsidRPr="00621E63">
              <w:t>20040328134623.1234+0300</w:t>
            </w:r>
          </w:p>
        </w:tc>
      </w:tr>
      <w:tr w:rsidR="00396374" w:rsidRPr="00621E63" w14:paraId="700D7EFD" w14:textId="77777777" w:rsidTr="00396374">
        <w:trPr>
          <w:cantSplit/>
          <w:jc w:val="center"/>
        </w:trPr>
        <w:tc>
          <w:tcPr>
            <w:tcW w:w="1525" w:type="dxa"/>
            <w:shd w:val="clear" w:color="auto" w:fill="auto"/>
          </w:tcPr>
          <w:p w14:paraId="6020031B" w14:textId="02A35E24" w:rsidR="00B11855" w:rsidRPr="00621E63" w:rsidRDefault="003D003E" w:rsidP="00DC044A">
            <w:pPr>
              <w:pStyle w:val="TableEntry"/>
            </w:pPr>
            <w:r w:rsidRPr="00621E63">
              <w:t>Result Status</w:t>
            </w:r>
          </w:p>
        </w:tc>
        <w:tc>
          <w:tcPr>
            <w:tcW w:w="810" w:type="dxa"/>
            <w:shd w:val="clear" w:color="auto" w:fill="auto"/>
          </w:tcPr>
          <w:p w14:paraId="4724136D" w14:textId="505F3E41" w:rsidR="00B11855" w:rsidRPr="00621E63" w:rsidRDefault="003D003E" w:rsidP="00DC044A">
            <w:pPr>
              <w:pStyle w:val="TableEntry"/>
            </w:pPr>
            <w:r w:rsidRPr="00621E63">
              <w:t>25</w:t>
            </w:r>
          </w:p>
        </w:tc>
        <w:tc>
          <w:tcPr>
            <w:tcW w:w="810" w:type="dxa"/>
            <w:shd w:val="clear" w:color="auto" w:fill="auto"/>
          </w:tcPr>
          <w:p w14:paraId="4E0A16A9" w14:textId="70E41FC6" w:rsidR="00B11855" w:rsidRPr="00621E63" w:rsidRDefault="003D003E" w:rsidP="00DC044A">
            <w:pPr>
              <w:pStyle w:val="TableEntry"/>
              <w:rPr>
                <w:color w:val="FFFFFF"/>
              </w:rPr>
            </w:pPr>
            <w:r w:rsidRPr="00621E63">
              <w:t>ID</w:t>
            </w:r>
          </w:p>
        </w:tc>
        <w:tc>
          <w:tcPr>
            <w:tcW w:w="810" w:type="dxa"/>
            <w:shd w:val="clear" w:color="auto" w:fill="auto"/>
          </w:tcPr>
          <w:p w14:paraId="741437F8" w14:textId="7AA3EFCE" w:rsidR="00B11855" w:rsidRPr="00621E63" w:rsidRDefault="003D003E" w:rsidP="00DC044A">
            <w:pPr>
              <w:pStyle w:val="TableEntry"/>
              <w:rPr>
                <w:color w:val="FFFFFF"/>
              </w:rPr>
            </w:pPr>
            <w:r w:rsidRPr="00621E63">
              <w:t>1</w:t>
            </w:r>
          </w:p>
        </w:tc>
        <w:tc>
          <w:tcPr>
            <w:tcW w:w="720" w:type="dxa"/>
            <w:shd w:val="clear" w:color="auto" w:fill="auto"/>
          </w:tcPr>
          <w:p w14:paraId="46B4187C" w14:textId="7E339BDB" w:rsidR="00B11855" w:rsidRPr="00621E63" w:rsidRDefault="003D003E" w:rsidP="00DC044A">
            <w:pPr>
              <w:pStyle w:val="TableEntry"/>
              <w:rPr>
                <w:color w:val="FFFFFF"/>
              </w:rPr>
            </w:pPr>
            <w:r w:rsidRPr="00621E63">
              <w:t>C</w:t>
            </w:r>
          </w:p>
        </w:tc>
        <w:tc>
          <w:tcPr>
            <w:tcW w:w="810" w:type="dxa"/>
            <w:shd w:val="clear" w:color="auto" w:fill="auto"/>
          </w:tcPr>
          <w:p w14:paraId="061C1C66" w14:textId="1CEF21AA" w:rsidR="00B11855" w:rsidRPr="00621E63" w:rsidRDefault="003D003E" w:rsidP="00DC044A">
            <w:pPr>
              <w:pStyle w:val="TableEntry"/>
              <w:rPr>
                <w:color w:val="FFFFFF"/>
              </w:rPr>
            </w:pPr>
            <w:r w:rsidRPr="00621E63">
              <w:t>False</w:t>
            </w:r>
          </w:p>
        </w:tc>
        <w:tc>
          <w:tcPr>
            <w:tcW w:w="720" w:type="dxa"/>
            <w:shd w:val="clear" w:color="auto" w:fill="auto"/>
          </w:tcPr>
          <w:p w14:paraId="7F7A363D" w14:textId="1CEB290A" w:rsidR="00B11855" w:rsidRPr="00621E63" w:rsidRDefault="003D003E" w:rsidP="00DC044A">
            <w:pPr>
              <w:pStyle w:val="TableEntry"/>
              <w:rPr>
                <w:color w:val="FFFFFF"/>
              </w:rPr>
            </w:pPr>
            <w:r w:rsidRPr="00621E63">
              <w:t>0</w:t>
            </w:r>
          </w:p>
        </w:tc>
        <w:tc>
          <w:tcPr>
            <w:tcW w:w="810" w:type="dxa"/>
            <w:shd w:val="clear" w:color="auto" w:fill="auto"/>
          </w:tcPr>
          <w:p w14:paraId="0E7FC36A" w14:textId="0492138B" w:rsidR="00B11855" w:rsidRPr="00621E63" w:rsidRDefault="003D003E" w:rsidP="00DC044A">
            <w:pPr>
              <w:pStyle w:val="TableEntry"/>
              <w:rPr>
                <w:color w:val="FFFFFF"/>
              </w:rPr>
            </w:pPr>
            <w:r w:rsidRPr="00621E63">
              <w:t>1</w:t>
            </w:r>
          </w:p>
        </w:tc>
        <w:tc>
          <w:tcPr>
            <w:tcW w:w="810" w:type="dxa"/>
            <w:shd w:val="clear" w:color="auto" w:fill="auto"/>
          </w:tcPr>
          <w:p w14:paraId="567879B8" w14:textId="730463BB" w:rsidR="00B11855" w:rsidRPr="00621E63" w:rsidRDefault="003D003E" w:rsidP="00DC044A">
            <w:pPr>
              <w:pStyle w:val="TableEntry"/>
              <w:rPr>
                <w:color w:val="FFFFFF"/>
              </w:rPr>
            </w:pPr>
            <w:r w:rsidRPr="00621E63">
              <w:t>0123</w:t>
            </w:r>
          </w:p>
        </w:tc>
        <w:tc>
          <w:tcPr>
            <w:tcW w:w="900" w:type="dxa"/>
            <w:shd w:val="clear" w:color="auto" w:fill="auto"/>
          </w:tcPr>
          <w:p w14:paraId="66E27B3B" w14:textId="0A72EB88" w:rsidR="00B11855" w:rsidRPr="00621E63" w:rsidRDefault="00B11855" w:rsidP="001F5A5C">
            <w:pPr>
              <w:pStyle w:val="TableEntry"/>
            </w:pPr>
          </w:p>
        </w:tc>
        <w:tc>
          <w:tcPr>
            <w:tcW w:w="1103" w:type="dxa"/>
            <w:shd w:val="clear" w:color="auto" w:fill="auto"/>
          </w:tcPr>
          <w:p w14:paraId="199E7C26" w14:textId="75C277C6" w:rsidR="00B11855" w:rsidRPr="00621E63" w:rsidRDefault="003D003E" w:rsidP="001F5A5C">
            <w:pPr>
              <w:pStyle w:val="TableEntry"/>
            </w:pPr>
            <w:r w:rsidRPr="00621E63">
              <w:t>F</w:t>
            </w:r>
          </w:p>
        </w:tc>
      </w:tr>
    </w:tbl>
    <w:p w14:paraId="50CDB129" w14:textId="77777777" w:rsidR="00B11855" w:rsidRPr="00621E63" w:rsidRDefault="003D003E" w:rsidP="00687460">
      <w:pPr>
        <w:pStyle w:val="Note"/>
      </w:pPr>
      <w:r w:rsidRPr="00621E63">
        <w:t>Note: Field names are in Roman type, relevant component names within a field are listed underneath in italic type.</w:t>
      </w:r>
    </w:p>
    <w:p w14:paraId="7E125878" w14:textId="77777777" w:rsidR="00B11855" w:rsidRPr="00621E63" w:rsidRDefault="00B11855" w:rsidP="00687460">
      <w:pPr>
        <w:pStyle w:val="BodyText"/>
      </w:pPr>
    </w:p>
    <w:p w14:paraId="20D8E6FC" w14:textId="77777777" w:rsidR="00B11855" w:rsidRPr="00621E63" w:rsidRDefault="003D003E" w:rsidP="00687460">
      <w:pPr>
        <w:pStyle w:val="BodyText"/>
      </w:pPr>
      <w:r w:rsidRPr="00621E63">
        <w:t>OBR-2 Placer Order Number will usually be empty given that this is an unsolicited order.</w:t>
      </w:r>
    </w:p>
    <w:p w14:paraId="3C2220E6" w14:textId="4502DAF2" w:rsidR="00B11855" w:rsidRPr="00621E63" w:rsidRDefault="003D003E" w:rsidP="00687460">
      <w:pPr>
        <w:pStyle w:val="BodyText"/>
      </w:pPr>
      <w:r w:rsidRPr="00621E63">
        <w:t>OBR-3 Filler Order Number will contain a unique identifier for the observation / interrogation session generated by the Implantable Device – Cardiac – Reporter.</w:t>
      </w:r>
    </w:p>
    <w:p w14:paraId="0454D8BF" w14:textId="77777777" w:rsidR="00B11855" w:rsidRPr="00621E63" w:rsidRDefault="003D003E" w:rsidP="00687460">
      <w:pPr>
        <w:pStyle w:val="BodyText"/>
      </w:pPr>
      <w:r w:rsidRPr="00621E63">
        <w:t>OBR-4.1-2 Universal Service ID, Identifier and Text can identify unique OBR segments that partition observations. The values for this field will be taken from the 11073_10103 MDC_IDC_SESS_TYPE enumerator MDC_IDC_ENUM_SESS_TYPE.</w:t>
      </w:r>
    </w:p>
    <w:p w14:paraId="2DF50DAB" w14:textId="77777777" w:rsidR="00517B3F" w:rsidRPr="00621E63" w:rsidRDefault="003D003E" w:rsidP="00CF5627">
      <w:pPr>
        <w:pStyle w:val="BodyText"/>
      </w:pPr>
      <w:r w:rsidRPr="00621E63">
        <w:t xml:space="preserve">OBR-25 Result Status values will be one of the values in </w:t>
      </w:r>
      <w:r w:rsidR="00CA3A2C" w:rsidRPr="00621E63">
        <w:t>Table</w:t>
      </w:r>
      <w:r w:rsidRPr="00621E63">
        <w:t xml:space="preserve"> 3.9.4.1.2.4-2.</w:t>
      </w:r>
    </w:p>
    <w:p w14:paraId="4D9A9025" w14:textId="77777777" w:rsidR="00B11855" w:rsidRPr="00621E63" w:rsidRDefault="003D003E" w:rsidP="00CF5627">
      <w:pPr>
        <w:pStyle w:val="TableTitle"/>
      </w:pPr>
      <w:r w:rsidRPr="00621E63">
        <w:t>Table 3.9.4.1.2.4</w:t>
      </w:r>
      <w:r w:rsidR="005D79DE" w:rsidRPr="00621E63">
        <w:rPr>
          <w:rFonts w:eastAsia="MS Gothic"/>
        </w:rPr>
        <w:t>-</w:t>
      </w:r>
      <w:r w:rsidR="002924C0" w:rsidRPr="00621E63">
        <w:t>2</w:t>
      </w:r>
      <w:r w:rsidRPr="00621E63">
        <w:t xml:space="preserve">: Result Status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9"/>
        <w:gridCol w:w="6756"/>
      </w:tblGrid>
      <w:tr w:rsidR="00B11855" w:rsidRPr="00621E63" w14:paraId="6D7F9F49" w14:textId="77777777" w:rsidTr="00CF5627">
        <w:trPr>
          <w:cantSplit/>
          <w:tblHeader/>
          <w:jc w:val="center"/>
        </w:trPr>
        <w:tc>
          <w:tcPr>
            <w:tcW w:w="979" w:type="dxa"/>
            <w:shd w:val="clear" w:color="auto" w:fill="D9D9D9"/>
          </w:tcPr>
          <w:p w14:paraId="3D98C7DD" w14:textId="77777777" w:rsidR="00B11855" w:rsidRPr="00621E63" w:rsidRDefault="003D003E" w:rsidP="00CA505F">
            <w:pPr>
              <w:pStyle w:val="TableEntryHeader"/>
            </w:pPr>
            <w:r w:rsidRPr="00621E63">
              <w:t>Value</w:t>
            </w:r>
          </w:p>
        </w:tc>
        <w:tc>
          <w:tcPr>
            <w:tcW w:w="6756" w:type="dxa"/>
            <w:shd w:val="clear" w:color="auto" w:fill="D9D9D9"/>
          </w:tcPr>
          <w:p w14:paraId="29383CC2" w14:textId="77777777" w:rsidR="00B11855" w:rsidRPr="00621E63" w:rsidRDefault="003D003E" w:rsidP="00CA505F">
            <w:pPr>
              <w:pStyle w:val="TableEntryHeader"/>
            </w:pPr>
            <w:r w:rsidRPr="00621E63">
              <w:t>Description</w:t>
            </w:r>
          </w:p>
        </w:tc>
      </w:tr>
      <w:tr w:rsidR="00B11855" w:rsidRPr="00621E63" w14:paraId="2ADD7976" w14:textId="77777777" w:rsidTr="006C0E8E">
        <w:trPr>
          <w:cantSplit/>
          <w:jc w:val="center"/>
        </w:trPr>
        <w:tc>
          <w:tcPr>
            <w:tcW w:w="979" w:type="dxa"/>
            <w:shd w:val="clear" w:color="auto" w:fill="auto"/>
          </w:tcPr>
          <w:p w14:paraId="540EB84B" w14:textId="77777777" w:rsidR="00B11855" w:rsidRPr="00621E63" w:rsidRDefault="003D003E" w:rsidP="00506FBD">
            <w:pPr>
              <w:pStyle w:val="TableEntry"/>
            </w:pPr>
            <w:r w:rsidRPr="00621E63">
              <w:t>R</w:t>
            </w:r>
          </w:p>
        </w:tc>
        <w:tc>
          <w:tcPr>
            <w:tcW w:w="6756" w:type="dxa"/>
            <w:shd w:val="clear" w:color="auto" w:fill="auto"/>
          </w:tcPr>
          <w:p w14:paraId="53C0E9FD" w14:textId="77777777" w:rsidR="00B11855" w:rsidRPr="00621E63" w:rsidRDefault="003D003E" w:rsidP="00506FBD">
            <w:pPr>
              <w:pStyle w:val="TableEntry"/>
            </w:pPr>
            <w:r w:rsidRPr="00621E63">
              <w:t>Results stored; not yet verified</w:t>
            </w:r>
          </w:p>
        </w:tc>
      </w:tr>
      <w:tr w:rsidR="00B11855" w:rsidRPr="00621E63" w14:paraId="5C102491" w14:textId="77777777" w:rsidTr="006C0E8E">
        <w:trPr>
          <w:cantSplit/>
          <w:jc w:val="center"/>
        </w:trPr>
        <w:tc>
          <w:tcPr>
            <w:tcW w:w="979" w:type="dxa"/>
            <w:shd w:val="clear" w:color="auto" w:fill="auto"/>
          </w:tcPr>
          <w:p w14:paraId="0D896296" w14:textId="77777777" w:rsidR="00B11855" w:rsidRPr="00621E63" w:rsidRDefault="003D003E" w:rsidP="00506FBD">
            <w:pPr>
              <w:pStyle w:val="TableEntry"/>
            </w:pPr>
            <w:r w:rsidRPr="00621E63">
              <w:t>P</w:t>
            </w:r>
          </w:p>
        </w:tc>
        <w:tc>
          <w:tcPr>
            <w:tcW w:w="6756" w:type="dxa"/>
            <w:shd w:val="clear" w:color="auto" w:fill="auto"/>
          </w:tcPr>
          <w:p w14:paraId="6A97C93D" w14:textId="77777777" w:rsidR="00B11855" w:rsidRPr="00621E63" w:rsidRDefault="003D003E" w:rsidP="00506FBD">
            <w:pPr>
              <w:pStyle w:val="TableEntry"/>
            </w:pPr>
            <w:r w:rsidRPr="00621E63">
              <w:t>Preliminary: A verified early result is available, final results not yet obtained</w:t>
            </w:r>
          </w:p>
        </w:tc>
      </w:tr>
      <w:tr w:rsidR="00B11855" w:rsidRPr="00621E63" w14:paraId="6361A583" w14:textId="77777777" w:rsidTr="006C0E8E">
        <w:trPr>
          <w:cantSplit/>
          <w:jc w:val="center"/>
        </w:trPr>
        <w:tc>
          <w:tcPr>
            <w:tcW w:w="979" w:type="dxa"/>
            <w:shd w:val="clear" w:color="auto" w:fill="auto"/>
          </w:tcPr>
          <w:p w14:paraId="7257AEBB" w14:textId="77777777" w:rsidR="00B11855" w:rsidRPr="00621E63" w:rsidRDefault="003D003E" w:rsidP="00506FBD">
            <w:pPr>
              <w:pStyle w:val="TableEntry"/>
            </w:pPr>
            <w:r w:rsidRPr="00621E63">
              <w:t>F</w:t>
            </w:r>
          </w:p>
        </w:tc>
        <w:tc>
          <w:tcPr>
            <w:tcW w:w="6756" w:type="dxa"/>
            <w:shd w:val="clear" w:color="auto" w:fill="auto"/>
          </w:tcPr>
          <w:p w14:paraId="28D736E5" w14:textId="77777777" w:rsidR="00B11855" w:rsidRPr="00621E63" w:rsidRDefault="003D003E" w:rsidP="00506FBD">
            <w:pPr>
              <w:pStyle w:val="TableEntry"/>
            </w:pPr>
            <w:r w:rsidRPr="00621E63">
              <w:t>Final results; results stored and verified. Can only be changed with a corrected result.</w:t>
            </w:r>
          </w:p>
        </w:tc>
      </w:tr>
      <w:tr w:rsidR="00B11855" w:rsidRPr="00621E63" w14:paraId="226FE8A6" w14:textId="77777777" w:rsidTr="006C0E8E">
        <w:trPr>
          <w:cantSplit/>
          <w:jc w:val="center"/>
        </w:trPr>
        <w:tc>
          <w:tcPr>
            <w:tcW w:w="979" w:type="dxa"/>
            <w:shd w:val="clear" w:color="auto" w:fill="auto"/>
          </w:tcPr>
          <w:p w14:paraId="341786E1" w14:textId="77777777" w:rsidR="00B11855" w:rsidRPr="00621E63" w:rsidRDefault="003D003E" w:rsidP="00506FBD">
            <w:pPr>
              <w:pStyle w:val="TableEntry"/>
            </w:pPr>
            <w:r w:rsidRPr="00621E63">
              <w:t>C</w:t>
            </w:r>
          </w:p>
        </w:tc>
        <w:tc>
          <w:tcPr>
            <w:tcW w:w="6756" w:type="dxa"/>
            <w:shd w:val="clear" w:color="auto" w:fill="auto"/>
          </w:tcPr>
          <w:p w14:paraId="059E3BFC" w14:textId="77777777" w:rsidR="00B11855" w:rsidRPr="00621E63" w:rsidRDefault="003D003E" w:rsidP="00506FBD">
            <w:pPr>
              <w:pStyle w:val="TableEntry"/>
            </w:pPr>
            <w:r w:rsidRPr="00621E63">
              <w:t>Correction to results</w:t>
            </w:r>
          </w:p>
        </w:tc>
      </w:tr>
    </w:tbl>
    <w:p w14:paraId="304A1B0E" w14:textId="77777777" w:rsidR="00DC044A" w:rsidRPr="00621E63" w:rsidRDefault="00DC044A" w:rsidP="00DC044A">
      <w:pPr>
        <w:pStyle w:val="BodyText"/>
      </w:pPr>
    </w:p>
    <w:p w14:paraId="4C9D0FC2" w14:textId="77777777" w:rsidR="00B11855" w:rsidRPr="00621E63" w:rsidRDefault="00855E3C" w:rsidP="00123C7B">
      <w:pPr>
        <w:pStyle w:val="Heading6"/>
        <w:numPr>
          <w:ilvl w:val="0"/>
          <w:numId w:val="0"/>
        </w:numPr>
        <w:rPr>
          <w:noProof w:val="0"/>
        </w:rPr>
      </w:pPr>
      <w:bookmarkStart w:id="2069" w:name="_Toc401769842"/>
      <w:bookmarkStart w:id="2070" w:name="_Toc24650485"/>
      <w:r w:rsidRPr="00621E63">
        <w:rPr>
          <w:noProof w:val="0"/>
        </w:rPr>
        <w:t xml:space="preserve">3.9.4.1.2.5 </w:t>
      </w:r>
      <w:r w:rsidR="003D003E" w:rsidRPr="00621E63">
        <w:rPr>
          <w:noProof w:val="0"/>
        </w:rPr>
        <w:t>OBX Segments – Pulse Generator and Lead Observation Results</w:t>
      </w:r>
      <w:bookmarkEnd w:id="2069"/>
      <w:bookmarkEnd w:id="2070"/>
      <w:r w:rsidR="003D003E" w:rsidRPr="00621E63">
        <w:rPr>
          <w:noProof w:val="0"/>
        </w:rPr>
        <w:t xml:space="preserve"> </w:t>
      </w:r>
    </w:p>
    <w:p w14:paraId="407260D0" w14:textId="06099B77" w:rsidR="00B11855" w:rsidRPr="00621E63" w:rsidRDefault="003D003E" w:rsidP="00805BA1">
      <w:pPr>
        <w:pStyle w:val="BodyText"/>
      </w:pPr>
      <w:r w:rsidRPr="00621E63">
        <w:t xml:space="preserve">Discrete OBX segments for individual observations will be encoded into separate OBX segments as individual observations or measurements. These OBX segments will be preceded by an appropriate OBR segment (see </w:t>
      </w:r>
      <w:ins w:id="2071" w:author="Mary Jungers" w:date="2019-11-13T19:31:00Z">
        <w:r w:rsidR="00D04981" w:rsidRPr="00621E63">
          <w:t xml:space="preserve">Section </w:t>
        </w:r>
      </w:ins>
      <w:r w:rsidRPr="00621E63">
        <w:t>3.9.4.1.2.4) to set the context for observations dealing with the implantable devices or leads.</w:t>
      </w:r>
    </w:p>
    <w:p w14:paraId="2FEF7649" w14:textId="77777777" w:rsidR="00B11855" w:rsidRPr="00621E63" w:rsidRDefault="003D003E" w:rsidP="00CF5627">
      <w:pPr>
        <w:pStyle w:val="TableTitle"/>
      </w:pPr>
      <w:r w:rsidRPr="00621E63">
        <w:lastRenderedPageBreak/>
        <w:t>Table 3.9.4.1.2.5</w:t>
      </w:r>
      <w:r w:rsidR="005D79DE" w:rsidRPr="00621E63">
        <w:rPr>
          <w:rFonts w:eastAsia="MS Gothic"/>
        </w:rPr>
        <w:t>-</w:t>
      </w:r>
      <w:r w:rsidR="00E86B15" w:rsidRPr="00621E63">
        <w:t>1</w:t>
      </w:r>
      <w:r w:rsidRPr="00621E63">
        <w:t>: OBX Segment</w:t>
      </w:r>
    </w:p>
    <w:tbl>
      <w:tblPr>
        <w:tblW w:w="9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4"/>
        <w:gridCol w:w="724"/>
        <w:gridCol w:w="810"/>
        <w:gridCol w:w="810"/>
        <w:gridCol w:w="716"/>
        <w:gridCol w:w="810"/>
        <w:gridCol w:w="644"/>
        <w:gridCol w:w="706"/>
        <w:gridCol w:w="810"/>
        <w:gridCol w:w="990"/>
        <w:gridCol w:w="1454"/>
      </w:tblGrid>
      <w:tr w:rsidR="00C42BD4" w:rsidRPr="00621E63" w14:paraId="481DAE0C" w14:textId="77777777" w:rsidTr="00CF5627">
        <w:trPr>
          <w:cantSplit/>
          <w:tblHeader/>
          <w:jc w:val="center"/>
        </w:trPr>
        <w:tc>
          <w:tcPr>
            <w:tcW w:w="1274" w:type="dxa"/>
            <w:shd w:val="clear" w:color="auto" w:fill="D9D9D9"/>
          </w:tcPr>
          <w:p w14:paraId="1099A451" w14:textId="77777777" w:rsidR="00B11855" w:rsidRPr="00621E63" w:rsidRDefault="003D003E" w:rsidP="001F5A5C">
            <w:pPr>
              <w:pStyle w:val="TableEntryHeader"/>
            </w:pPr>
            <w:r w:rsidRPr="00621E63">
              <w:t>Name</w:t>
            </w:r>
          </w:p>
        </w:tc>
        <w:tc>
          <w:tcPr>
            <w:tcW w:w="724" w:type="dxa"/>
            <w:shd w:val="clear" w:color="auto" w:fill="D9D9D9"/>
          </w:tcPr>
          <w:p w14:paraId="71416A13" w14:textId="77777777" w:rsidR="00B11855" w:rsidRPr="00621E63" w:rsidRDefault="003D003E" w:rsidP="001F5A5C">
            <w:pPr>
              <w:pStyle w:val="TableEntryHeader"/>
            </w:pPr>
            <w:r w:rsidRPr="00621E63">
              <w:t>Seq</w:t>
            </w:r>
          </w:p>
        </w:tc>
        <w:tc>
          <w:tcPr>
            <w:tcW w:w="810" w:type="dxa"/>
            <w:shd w:val="clear" w:color="auto" w:fill="D9D9D9"/>
          </w:tcPr>
          <w:p w14:paraId="758F5302" w14:textId="77777777" w:rsidR="00B11855" w:rsidRPr="00621E63" w:rsidRDefault="003D003E" w:rsidP="001F5A5C">
            <w:pPr>
              <w:pStyle w:val="TableEntryHeader"/>
            </w:pPr>
            <w:r w:rsidRPr="00621E63">
              <w:t>DT</w:t>
            </w:r>
          </w:p>
        </w:tc>
        <w:tc>
          <w:tcPr>
            <w:tcW w:w="810" w:type="dxa"/>
            <w:shd w:val="clear" w:color="auto" w:fill="D9D9D9"/>
          </w:tcPr>
          <w:p w14:paraId="16707A87" w14:textId="77777777" w:rsidR="00B11855" w:rsidRPr="00621E63" w:rsidRDefault="003D003E" w:rsidP="001F5A5C">
            <w:pPr>
              <w:pStyle w:val="TableEntryHeader"/>
            </w:pPr>
            <w:r w:rsidRPr="00621E63">
              <w:t>Len</w:t>
            </w:r>
          </w:p>
        </w:tc>
        <w:tc>
          <w:tcPr>
            <w:tcW w:w="716" w:type="dxa"/>
            <w:shd w:val="clear" w:color="auto" w:fill="D9D9D9"/>
          </w:tcPr>
          <w:p w14:paraId="741937D3" w14:textId="77777777" w:rsidR="00B11855" w:rsidRPr="00621E63" w:rsidRDefault="003D003E" w:rsidP="001F5A5C">
            <w:pPr>
              <w:pStyle w:val="TableEntryHeader"/>
            </w:pPr>
            <w:r w:rsidRPr="00621E63">
              <w:t>Opt</w:t>
            </w:r>
          </w:p>
        </w:tc>
        <w:tc>
          <w:tcPr>
            <w:tcW w:w="810" w:type="dxa"/>
            <w:shd w:val="clear" w:color="auto" w:fill="D9D9D9"/>
          </w:tcPr>
          <w:p w14:paraId="067F8EFE" w14:textId="77777777" w:rsidR="00B11855" w:rsidRPr="00621E63" w:rsidRDefault="003D003E" w:rsidP="001F5A5C">
            <w:pPr>
              <w:pStyle w:val="TableEntryHeader"/>
            </w:pPr>
            <w:r w:rsidRPr="00621E63">
              <w:t>Rep</w:t>
            </w:r>
          </w:p>
        </w:tc>
        <w:tc>
          <w:tcPr>
            <w:tcW w:w="644" w:type="dxa"/>
            <w:shd w:val="clear" w:color="auto" w:fill="D9D9D9"/>
          </w:tcPr>
          <w:p w14:paraId="669D6B21" w14:textId="77777777" w:rsidR="00B11855" w:rsidRPr="00621E63" w:rsidRDefault="003D003E" w:rsidP="001F5A5C">
            <w:pPr>
              <w:pStyle w:val="TableEntryHeader"/>
            </w:pPr>
            <w:r w:rsidRPr="00621E63">
              <w:t>Min</w:t>
            </w:r>
          </w:p>
        </w:tc>
        <w:tc>
          <w:tcPr>
            <w:tcW w:w="706" w:type="dxa"/>
            <w:shd w:val="clear" w:color="auto" w:fill="D9D9D9"/>
          </w:tcPr>
          <w:p w14:paraId="4023CE6B" w14:textId="77777777" w:rsidR="00B11855" w:rsidRPr="00621E63" w:rsidRDefault="003D003E" w:rsidP="001F5A5C">
            <w:pPr>
              <w:pStyle w:val="TableEntryHeader"/>
            </w:pPr>
            <w:r w:rsidRPr="00621E63">
              <w:t>Max</w:t>
            </w:r>
          </w:p>
        </w:tc>
        <w:tc>
          <w:tcPr>
            <w:tcW w:w="810" w:type="dxa"/>
            <w:shd w:val="clear" w:color="auto" w:fill="D9D9D9"/>
          </w:tcPr>
          <w:p w14:paraId="38B2BB42" w14:textId="77777777" w:rsidR="00B11855" w:rsidRPr="00621E63" w:rsidRDefault="003D003E" w:rsidP="001F5A5C">
            <w:pPr>
              <w:pStyle w:val="TableEntryHeader"/>
            </w:pPr>
            <w:r w:rsidRPr="00621E63">
              <w:t>Tbl</w:t>
            </w:r>
          </w:p>
        </w:tc>
        <w:tc>
          <w:tcPr>
            <w:tcW w:w="990" w:type="dxa"/>
            <w:shd w:val="clear" w:color="auto" w:fill="D9D9D9"/>
          </w:tcPr>
          <w:p w14:paraId="3BC6AB64" w14:textId="77777777" w:rsidR="00B11855" w:rsidRPr="00621E63" w:rsidRDefault="003D003E" w:rsidP="001F5A5C">
            <w:pPr>
              <w:pStyle w:val="TableEntryHeader"/>
            </w:pPr>
            <w:r w:rsidRPr="00621E63">
              <w:t>Fixed Value</w:t>
            </w:r>
          </w:p>
        </w:tc>
        <w:tc>
          <w:tcPr>
            <w:tcW w:w="1454" w:type="dxa"/>
            <w:shd w:val="clear" w:color="auto" w:fill="D9D9D9"/>
          </w:tcPr>
          <w:p w14:paraId="4FAA020E" w14:textId="77777777" w:rsidR="00B11855" w:rsidRPr="00621E63" w:rsidRDefault="003D003E" w:rsidP="001F5A5C">
            <w:pPr>
              <w:pStyle w:val="TableEntryHeader"/>
            </w:pPr>
            <w:r w:rsidRPr="00621E63">
              <w:t>Ex Val</w:t>
            </w:r>
          </w:p>
        </w:tc>
      </w:tr>
      <w:tr w:rsidR="00C40FD5" w:rsidRPr="00621E63" w14:paraId="5256DEA5" w14:textId="77777777" w:rsidTr="00CF5627">
        <w:trPr>
          <w:cantSplit/>
          <w:jc w:val="center"/>
        </w:trPr>
        <w:tc>
          <w:tcPr>
            <w:tcW w:w="1274" w:type="dxa"/>
            <w:shd w:val="clear" w:color="auto" w:fill="auto"/>
          </w:tcPr>
          <w:p w14:paraId="35AAEFD5" w14:textId="0C367841" w:rsidR="00B11855" w:rsidRPr="00621E63" w:rsidRDefault="003D003E" w:rsidP="00AD69C9">
            <w:pPr>
              <w:pStyle w:val="TableEntry"/>
            </w:pPr>
            <w:r w:rsidRPr="00621E63">
              <w:t>Set ID - OBX</w:t>
            </w:r>
          </w:p>
        </w:tc>
        <w:tc>
          <w:tcPr>
            <w:tcW w:w="724" w:type="dxa"/>
            <w:shd w:val="clear" w:color="auto" w:fill="auto"/>
          </w:tcPr>
          <w:p w14:paraId="79BF8050" w14:textId="20B012D5" w:rsidR="00B11855" w:rsidRPr="00621E63" w:rsidRDefault="003D003E" w:rsidP="00AD69C9">
            <w:pPr>
              <w:pStyle w:val="TableEntry"/>
            </w:pPr>
            <w:r w:rsidRPr="00621E63">
              <w:t>1</w:t>
            </w:r>
          </w:p>
        </w:tc>
        <w:tc>
          <w:tcPr>
            <w:tcW w:w="810" w:type="dxa"/>
            <w:shd w:val="clear" w:color="auto" w:fill="auto"/>
          </w:tcPr>
          <w:p w14:paraId="42AA7745" w14:textId="1DCF3838" w:rsidR="00B11855" w:rsidRPr="00621E63" w:rsidRDefault="003D003E" w:rsidP="00AD69C9">
            <w:pPr>
              <w:pStyle w:val="TableEntry"/>
              <w:rPr>
                <w:color w:val="FFFFFF"/>
              </w:rPr>
            </w:pPr>
            <w:r w:rsidRPr="00621E63">
              <w:t>SI</w:t>
            </w:r>
          </w:p>
        </w:tc>
        <w:tc>
          <w:tcPr>
            <w:tcW w:w="810" w:type="dxa"/>
            <w:shd w:val="clear" w:color="auto" w:fill="auto"/>
          </w:tcPr>
          <w:p w14:paraId="20AE75CC" w14:textId="31AC70B8" w:rsidR="00B11855" w:rsidRPr="00621E63" w:rsidRDefault="003D003E" w:rsidP="00AD69C9">
            <w:pPr>
              <w:pStyle w:val="TableEntry"/>
              <w:rPr>
                <w:color w:val="FFFFFF"/>
              </w:rPr>
            </w:pPr>
            <w:r w:rsidRPr="00621E63">
              <w:t>4</w:t>
            </w:r>
          </w:p>
        </w:tc>
        <w:tc>
          <w:tcPr>
            <w:tcW w:w="716" w:type="dxa"/>
            <w:shd w:val="clear" w:color="auto" w:fill="auto"/>
          </w:tcPr>
          <w:p w14:paraId="5FE9E3E1" w14:textId="3F6D1B69" w:rsidR="00B11855" w:rsidRPr="00621E63" w:rsidRDefault="003D003E" w:rsidP="00AD69C9">
            <w:pPr>
              <w:pStyle w:val="TableEntry"/>
              <w:rPr>
                <w:color w:val="FFFFFF"/>
              </w:rPr>
            </w:pPr>
            <w:r w:rsidRPr="00621E63">
              <w:t>R</w:t>
            </w:r>
          </w:p>
        </w:tc>
        <w:tc>
          <w:tcPr>
            <w:tcW w:w="810" w:type="dxa"/>
            <w:shd w:val="clear" w:color="auto" w:fill="auto"/>
          </w:tcPr>
          <w:p w14:paraId="2AD82799" w14:textId="57C15972" w:rsidR="00B11855" w:rsidRPr="00621E63" w:rsidRDefault="003D003E" w:rsidP="00AD69C9">
            <w:pPr>
              <w:pStyle w:val="TableEntry"/>
              <w:rPr>
                <w:color w:val="FFFFFF"/>
              </w:rPr>
            </w:pPr>
            <w:r w:rsidRPr="00621E63">
              <w:t>False</w:t>
            </w:r>
          </w:p>
        </w:tc>
        <w:tc>
          <w:tcPr>
            <w:tcW w:w="644" w:type="dxa"/>
            <w:shd w:val="clear" w:color="auto" w:fill="auto"/>
          </w:tcPr>
          <w:p w14:paraId="4173F1E6" w14:textId="2F913D23" w:rsidR="00B11855" w:rsidRPr="00621E63" w:rsidRDefault="00E86B15" w:rsidP="00AD69C9">
            <w:pPr>
              <w:pStyle w:val="TableEntry"/>
              <w:rPr>
                <w:color w:val="FFFFFF"/>
              </w:rPr>
            </w:pPr>
            <w:r w:rsidRPr="00621E63">
              <w:t>1</w:t>
            </w:r>
          </w:p>
        </w:tc>
        <w:tc>
          <w:tcPr>
            <w:tcW w:w="706" w:type="dxa"/>
            <w:shd w:val="clear" w:color="auto" w:fill="auto"/>
          </w:tcPr>
          <w:p w14:paraId="1813CBD0" w14:textId="71E32F91" w:rsidR="00B11855" w:rsidRPr="00621E63" w:rsidRDefault="003D003E" w:rsidP="00AD69C9">
            <w:pPr>
              <w:pStyle w:val="TableEntry"/>
              <w:rPr>
                <w:color w:val="FFFFFF"/>
              </w:rPr>
            </w:pPr>
            <w:r w:rsidRPr="00621E63">
              <w:t>1</w:t>
            </w:r>
          </w:p>
        </w:tc>
        <w:tc>
          <w:tcPr>
            <w:tcW w:w="810" w:type="dxa"/>
            <w:shd w:val="clear" w:color="auto" w:fill="auto"/>
          </w:tcPr>
          <w:p w14:paraId="4A7EBA70" w14:textId="33A4D54C" w:rsidR="00B11855" w:rsidRPr="00621E63" w:rsidRDefault="00B11855" w:rsidP="001F5A5C">
            <w:pPr>
              <w:pStyle w:val="TableEntry"/>
            </w:pPr>
          </w:p>
        </w:tc>
        <w:tc>
          <w:tcPr>
            <w:tcW w:w="990" w:type="dxa"/>
            <w:shd w:val="clear" w:color="auto" w:fill="auto"/>
          </w:tcPr>
          <w:p w14:paraId="7AC32649" w14:textId="559795C1" w:rsidR="00B11855" w:rsidRPr="00621E63" w:rsidRDefault="00B11855" w:rsidP="001F5A5C">
            <w:pPr>
              <w:pStyle w:val="TableEntry"/>
            </w:pPr>
          </w:p>
        </w:tc>
        <w:tc>
          <w:tcPr>
            <w:tcW w:w="1454" w:type="dxa"/>
            <w:shd w:val="clear" w:color="auto" w:fill="auto"/>
          </w:tcPr>
          <w:p w14:paraId="2BA0C94A" w14:textId="33590274" w:rsidR="00B11855" w:rsidRPr="00621E63" w:rsidRDefault="003D003E" w:rsidP="001F5A5C">
            <w:pPr>
              <w:pStyle w:val="TableEntry"/>
            </w:pPr>
            <w:r w:rsidRPr="00621E63">
              <w:t>1</w:t>
            </w:r>
          </w:p>
        </w:tc>
      </w:tr>
      <w:tr w:rsidR="00C40FD5" w:rsidRPr="00621E63" w14:paraId="386D8A8F" w14:textId="77777777" w:rsidTr="00CF5627">
        <w:trPr>
          <w:cantSplit/>
          <w:jc w:val="center"/>
        </w:trPr>
        <w:tc>
          <w:tcPr>
            <w:tcW w:w="1274" w:type="dxa"/>
            <w:shd w:val="clear" w:color="auto" w:fill="auto"/>
          </w:tcPr>
          <w:p w14:paraId="69A833B6" w14:textId="78BFE0D9" w:rsidR="00B11855" w:rsidRPr="00621E63" w:rsidRDefault="003D003E" w:rsidP="00FB6FC1">
            <w:pPr>
              <w:pStyle w:val="TableEntry"/>
            </w:pPr>
            <w:r w:rsidRPr="00621E63">
              <w:t>Value Type</w:t>
            </w:r>
          </w:p>
        </w:tc>
        <w:tc>
          <w:tcPr>
            <w:tcW w:w="724" w:type="dxa"/>
            <w:shd w:val="clear" w:color="auto" w:fill="auto"/>
          </w:tcPr>
          <w:p w14:paraId="74D4A9CD" w14:textId="7421D453" w:rsidR="00B11855" w:rsidRPr="00621E63" w:rsidRDefault="003D003E" w:rsidP="00FB6FC1">
            <w:pPr>
              <w:pStyle w:val="TableEntry"/>
            </w:pPr>
            <w:r w:rsidRPr="00621E63">
              <w:t>2</w:t>
            </w:r>
          </w:p>
        </w:tc>
        <w:tc>
          <w:tcPr>
            <w:tcW w:w="810" w:type="dxa"/>
            <w:shd w:val="clear" w:color="auto" w:fill="auto"/>
          </w:tcPr>
          <w:p w14:paraId="1D8311C4" w14:textId="50DB58C8" w:rsidR="00B11855" w:rsidRPr="00621E63" w:rsidRDefault="003D003E" w:rsidP="00FB6FC1">
            <w:pPr>
              <w:pStyle w:val="TableEntry"/>
              <w:rPr>
                <w:color w:val="FFFFFF"/>
              </w:rPr>
            </w:pPr>
            <w:r w:rsidRPr="00621E63">
              <w:t>ID</w:t>
            </w:r>
          </w:p>
        </w:tc>
        <w:tc>
          <w:tcPr>
            <w:tcW w:w="810" w:type="dxa"/>
            <w:shd w:val="clear" w:color="auto" w:fill="auto"/>
          </w:tcPr>
          <w:p w14:paraId="484D3C15" w14:textId="09E9C867" w:rsidR="00B11855" w:rsidRPr="00621E63" w:rsidRDefault="003D003E" w:rsidP="00FB6FC1">
            <w:pPr>
              <w:pStyle w:val="TableEntry"/>
              <w:rPr>
                <w:color w:val="FFFFFF"/>
              </w:rPr>
            </w:pPr>
            <w:r w:rsidRPr="00621E63">
              <w:t>3</w:t>
            </w:r>
          </w:p>
        </w:tc>
        <w:tc>
          <w:tcPr>
            <w:tcW w:w="716" w:type="dxa"/>
            <w:shd w:val="clear" w:color="auto" w:fill="auto"/>
          </w:tcPr>
          <w:p w14:paraId="5606CE17" w14:textId="68B9BF6D" w:rsidR="00B11855" w:rsidRPr="00621E63" w:rsidRDefault="003D003E" w:rsidP="00FB6FC1">
            <w:pPr>
              <w:pStyle w:val="TableEntry"/>
              <w:rPr>
                <w:color w:val="FFFFFF"/>
              </w:rPr>
            </w:pPr>
            <w:r w:rsidRPr="00621E63">
              <w:t>R</w:t>
            </w:r>
          </w:p>
        </w:tc>
        <w:tc>
          <w:tcPr>
            <w:tcW w:w="810" w:type="dxa"/>
            <w:shd w:val="clear" w:color="auto" w:fill="auto"/>
          </w:tcPr>
          <w:p w14:paraId="5E1D27BD" w14:textId="38F1B8A7" w:rsidR="00B11855" w:rsidRPr="00621E63" w:rsidRDefault="003D003E" w:rsidP="00FB6FC1">
            <w:pPr>
              <w:pStyle w:val="TableEntry"/>
              <w:rPr>
                <w:color w:val="FFFFFF"/>
              </w:rPr>
            </w:pPr>
            <w:r w:rsidRPr="00621E63">
              <w:t>False</w:t>
            </w:r>
          </w:p>
        </w:tc>
        <w:tc>
          <w:tcPr>
            <w:tcW w:w="644" w:type="dxa"/>
            <w:shd w:val="clear" w:color="auto" w:fill="auto"/>
          </w:tcPr>
          <w:p w14:paraId="1F8A6045" w14:textId="2C45A268" w:rsidR="00B11855" w:rsidRPr="00621E63" w:rsidRDefault="00E86B15" w:rsidP="00FB6FC1">
            <w:pPr>
              <w:pStyle w:val="TableEntry"/>
              <w:rPr>
                <w:color w:val="FFFFFF"/>
              </w:rPr>
            </w:pPr>
            <w:r w:rsidRPr="00621E63">
              <w:t>1</w:t>
            </w:r>
          </w:p>
        </w:tc>
        <w:tc>
          <w:tcPr>
            <w:tcW w:w="706" w:type="dxa"/>
            <w:shd w:val="clear" w:color="auto" w:fill="auto"/>
          </w:tcPr>
          <w:p w14:paraId="1A9BEC0B" w14:textId="06742B0E" w:rsidR="00B11855" w:rsidRPr="00621E63" w:rsidRDefault="003D003E" w:rsidP="00FB6FC1">
            <w:pPr>
              <w:pStyle w:val="TableEntry"/>
              <w:rPr>
                <w:color w:val="FFFFFF"/>
              </w:rPr>
            </w:pPr>
            <w:r w:rsidRPr="00621E63">
              <w:t>1</w:t>
            </w:r>
          </w:p>
        </w:tc>
        <w:tc>
          <w:tcPr>
            <w:tcW w:w="810" w:type="dxa"/>
            <w:shd w:val="clear" w:color="auto" w:fill="auto"/>
          </w:tcPr>
          <w:p w14:paraId="6ABB2594" w14:textId="31A45F33" w:rsidR="00B11855" w:rsidRPr="00621E63" w:rsidRDefault="003D003E" w:rsidP="00FB6FC1">
            <w:pPr>
              <w:pStyle w:val="TableEntry"/>
              <w:rPr>
                <w:color w:val="FFFFFF"/>
              </w:rPr>
            </w:pPr>
            <w:r w:rsidRPr="00621E63">
              <w:t>0125</w:t>
            </w:r>
          </w:p>
        </w:tc>
        <w:tc>
          <w:tcPr>
            <w:tcW w:w="990" w:type="dxa"/>
            <w:shd w:val="clear" w:color="auto" w:fill="auto"/>
          </w:tcPr>
          <w:p w14:paraId="289D98D3" w14:textId="09E4FA54" w:rsidR="00B11855" w:rsidRPr="00621E63" w:rsidRDefault="00B11855" w:rsidP="001F5A5C">
            <w:pPr>
              <w:pStyle w:val="TableEntry"/>
            </w:pPr>
          </w:p>
        </w:tc>
        <w:tc>
          <w:tcPr>
            <w:tcW w:w="1454" w:type="dxa"/>
            <w:shd w:val="clear" w:color="auto" w:fill="auto"/>
          </w:tcPr>
          <w:p w14:paraId="40FCAC5F" w14:textId="77777777" w:rsidR="00B11855" w:rsidRPr="00621E63" w:rsidRDefault="003D003E" w:rsidP="001F5A5C">
            <w:pPr>
              <w:pStyle w:val="TableEntry"/>
            </w:pPr>
            <w:r w:rsidRPr="00621E63">
              <w:t>CWE</w:t>
            </w:r>
          </w:p>
        </w:tc>
      </w:tr>
      <w:tr w:rsidR="00C40FD5" w:rsidRPr="00621E63" w14:paraId="51BA0050" w14:textId="77777777" w:rsidTr="00CF5627">
        <w:trPr>
          <w:cantSplit/>
          <w:jc w:val="center"/>
        </w:trPr>
        <w:tc>
          <w:tcPr>
            <w:tcW w:w="1274" w:type="dxa"/>
            <w:shd w:val="clear" w:color="auto" w:fill="auto"/>
          </w:tcPr>
          <w:p w14:paraId="5D6965D1" w14:textId="306410FA" w:rsidR="00B11855" w:rsidRPr="00621E63" w:rsidRDefault="003D003E" w:rsidP="00FB6FC1">
            <w:pPr>
              <w:pStyle w:val="TableEntry"/>
            </w:pPr>
            <w:r w:rsidRPr="00621E63">
              <w:t>Observation Identifier</w:t>
            </w:r>
          </w:p>
        </w:tc>
        <w:tc>
          <w:tcPr>
            <w:tcW w:w="724" w:type="dxa"/>
            <w:shd w:val="clear" w:color="auto" w:fill="auto"/>
          </w:tcPr>
          <w:p w14:paraId="2F73E2E9" w14:textId="09EC23F6" w:rsidR="00B11855" w:rsidRPr="00621E63" w:rsidRDefault="003D003E" w:rsidP="00FB6FC1">
            <w:pPr>
              <w:pStyle w:val="TableEntry"/>
            </w:pPr>
            <w:r w:rsidRPr="00621E63">
              <w:t>3</w:t>
            </w:r>
          </w:p>
        </w:tc>
        <w:tc>
          <w:tcPr>
            <w:tcW w:w="810" w:type="dxa"/>
            <w:shd w:val="clear" w:color="auto" w:fill="auto"/>
          </w:tcPr>
          <w:p w14:paraId="0BD4D246" w14:textId="432C3F60" w:rsidR="00B11855" w:rsidRPr="00621E63" w:rsidRDefault="003D003E" w:rsidP="00FB6FC1">
            <w:pPr>
              <w:pStyle w:val="TableEntry"/>
              <w:rPr>
                <w:color w:val="FFFFFF"/>
              </w:rPr>
            </w:pPr>
            <w:r w:rsidRPr="00621E63">
              <w:t>CWE</w:t>
            </w:r>
          </w:p>
        </w:tc>
        <w:tc>
          <w:tcPr>
            <w:tcW w:w="810" w:type="dxa"/>
            <w:shd w:val="clear" w:color="auto" w:fill="auto"/>
          </w:tcPr>
          <w:p w14:paraId="7E9381CC" w14:textId="138829C2" w:rsidR="00B11855" w:rsidRPr="00621E63" w:rsidRDefault="003D003E" w:rsidP="00FB6FC1">
            <w:pPr>
              <w:pStyle w:val="TableEntry"/>
              <w:rPr>
                <w:color w:val="FFFFFF"/>
              </w:rPr>
            </w:pPr>
            <w:r w:rsidRPr="00621E63">
              <w:t>478</w:t>
            </w:r>
          </w:p>
        </w:tc>
        <w:tc>
          <w:tcPr>
            <w:tcW w:w="716" w:type="dxa"/>
            <w:shd w:val="clear" w:color="auto" w:fill="auto"/>
          </w:tcPr>
          <w:p w14:paraId="7BE75C0D" w14:textId="69B6AFD2" w:rsidR="00B11855" w:rsidRPr="00621E63" w:rsidRDefault="003D003E" w:rsidP="00FB6FC1">
            <w:pPr>
              <w:pStyle w:val="TableEntry"/>
              <w:rPr>
                <w:color w:val="FFFFFF"/>
              </w:rPr>
            </w:pPr>
            <w:r w:rsidRPr="00621E63">
              <w:t>R</w:t>
            </w:r>
          </w:p>
        </w:tc>
        <w:tc>
          <w:tcPr>
            <w:tcW w:w="810" w:type="dxa"/>
            <w:shd w:val="clear" w:color="auto" w:fill="auto"/>
          </w:tcPr>
          <w:p w14:paraId="75C3631E" w14:textId="2083FBE9" w:rsidR="00B11855" w:rsidRPr="00621E63" w:rsidRDefault="003D003E" w:rsidP="00FB6FC1">
            <w:pPr>
              <w:pStyle w:val="TableEntry"/>
              <w:rPr>
                <w:color w:val="FFFFFF"/>
              </w:rPr>
            </w:pPr>
            <w:r w:rsidRPr="00621E63">
              <w:t>False</w:t>
            </w:r>
          </w:p>
        </w:tc>
        <w:tc>
          <w:tcPr>
            <w:tcW w:w="644" w:type="dxa"/>
            <w:shd w:val="clear" w:color="auto" w:fill="auto"/>
          </w:tcPr>
          <w:p w14:paraId="63BE749A" w14:textId="0263CD59" w:rsidR="00B11855" w:rsidRPr="00621E63" w:rsidRDefault="003D003E" w:rsidP="00FB6FC1">
            <w:pPr>
              <w:pStyle w:val="TableEntry"/>
              <w:rPr>
                <w:color w:val="FFFFFF"/>
              </w:rPr>
            </w:pPr>
            <w:r w:rsidRPr="00621E63">
              <w:t>1</w:t>
            </w:r>
          </w:p>
        </w:tc>
        <w:tc>
          <w:tcPr>
            <w:tcW w:w="706" w:type="dxa"/>
            <w:shd w:val="clear" w:color="auto" w:fill="auto"/>
          </w:tcPr>
          <w:p w14:paraId="1C8C17C8" w14:textId="49C98F8C" w:rsidR="00B11855" w:rsidRPr="00621E63" w:rsidRDefault="003D003E" w:rsidP="00FB6FC1">
            <w:pPr>
              <w:pStyle w:val="TableEntry"/>
              <w:rPr>
                <w:color w:val="FFFFFF"/>
              </w:rPr>
            </w:pPr>
            <w:r w:rsidRPr="00621E63">
              <w:t>1</w:t>
            </w:r>
          </w:p>
        </w:tc>
        <w:tc>
          <w:tcPr>
            <w:tcW w:w="810" w:type="dxa"/>
            <w:shd w:val="clear" w:color="auto" w:fill="auto"/>
          </w:tcPr>
          <w:p w14:paraId="45791358" w14:textId="5494BAE3" w:rsidR="00B11855" w:rsidRPr="00621E63" w:rsidRDefault="00B11855" w:rsidP="001F5A5C">
            <w:pPr>
              <w:pStyle w:val="TableEntry"/>
            </w:pPr>
          </w:p>
        </w:tc>
        <w:tc>
          <w:tcPr>
            <w:tcW w:w="990" w:type="dxa"/>
            <w:shd w:val="clear" w:color="auto" w:fill="auto"/>
          </w:tcPr>
          <w:p w14:paraId="50E7FFF1" w14:textId="68D27CD1" w:rsidR="00B11855" w:rsidRPr="00621E63" w:rsidRDefault="00B11855" w:rsidP="001F5A5C">
            <w:pPr>
              <w:pStyle w:val="TableEntry"/>
            </w:pPr>
          </w:p>
        </w:tc>
        <w:tc>
          <w:tcPr>
            <w:tcW w:w="1454" w:type="dxa"/>
            <w:shd w:val="clear" w:color="auto" w:fill="auto"/>
          </w:tcPr>
          <w:p w14:paraId="6F52ACBF" w14:textId="6E0B3C68" w:rsidR="00B11855" w:rsidRPr="00621E63" w:rsidRDefault="00B11855" w:rsidP="001F5A5C">
            <w:pPr>
              <w:pStyle w:val="TableEntry"/>
            </w:pPr>
          </w:p>
        </w:tc>
      </w:tr>
      <w:tr w:rsidR="00C40FD5" w:rsidRPr="00621E63" w14:paraId="3C09DCE1" w14:textId="77777777" w:rsidTr="00CF5627">
        <w:trPr>
          <w:cantSplit/>
          <w:jc w:val="center"/>
        </w:trPr>
        <w:tc>
          <w:tcPr>
            <w:tcW w:w="1274" w:type="dxa"/>
            <w:shd w:val="clear" w:color="auto" w:fill="auto"/>
          </w:tcPr>
          <w:p w14:paraId="67AAF0AD" w14:textId="401963DB" w:rsidR="00B11855" w:rsidRPr="00621E63" w:rsidRDefault="003D003E" w:rsidP="00CF5627">
            <w:pPr>
              <w:pStyle w:val="TableEntryItalicindent"/>
            </w:pPr>
            <w:r w:rsidRPr="00621E63">
              <w:t>identifier</w:t>
            </w:r>
          </w:p>
        </w:tc>
        <w:tc>
          <w:tcPr>
            <w:tcW w:w="724" w:type="dxa"/>
            <w:shd w:val="clear" w:color="auto" w:fill="auto"/>
          </w:tcPr>
          <w:p w14:paraId="23E0011B" w14:textId="2918AEFD" w:rsidR="00B11855" w:rsidRPr="00621E63" w:rsidRDefault="003D003E" w:rsidP="00FB6FC1">
            <w:pPr>
              <w:pStyle w:val="TableEntry"/>
              <w:rPr>
                <w:i/>
              </w:rPr>
            </w:pPr>
            <w:r w:rsidRPr="00621E63">
              <w:rPr>
                <w:i/>
              </w:rPr>
              <w:t>1</w:t>
            </w:r>
          </w:p>
        </w:tc>
        <w:tc>
          <w:tcPr>
            <w:tcW w:w="810" w:type="dxa"/>
            <w:shd w:val="clear" w:color="auto" w:fill="auto"/>
          </w:tcPr>
          <w:p w14:paraId="63971DA2" w14:textId="32FDDF00" w:rsidR="00B11855" w:rsidRPr="00621E63" w:rsidRDefault="003D003E" w:rsidP="00FB6FC1">
            <w:pPr>
              <w:pStyle w:val="TableEntry"/>
              <w:rPr>
                <w:color w:val="FFFFFF"/>
              </w:rPr>
            </w:pPr>
            <w:r w:rsidRPr="00621E63">
              <w:t>ST</w:t>
            </w:r>
          </w:p>
        </w:tc>
        <w:tc>
          <w:tcPr>
            <w:tcW w:w="810" w:type="dxa"/>
            <w:shd w:val="clear" w:color="auto" w:fill="auto"/>
          </w:tcPr>
          <w:p w14:paraId="3758ABDD" w14:textId="5060DA97" w:rsidR="00B11855" w:rsidRPr="00621E63" w:rsidRDefault="003D003E" w:rsidP="00FB6FC1">
            <w:pPr>
              <w:pStyle w:val="TableEntry"/>
              <w:rPr>
                <w:color w:val="FFFFFF"/>
              </w:rPr>
            </w:pPr>
            <w:r w:rsidRPr="00621E63">
              <w:t>20</w:t>
            </w:r>
          </w:p>
        </w:tc>
        <w:tc>
          <w:tcPr>
            <w:tcW w:w="716" w:type="dxa"/>
            <w:shd w:val="clear" w:color="auto" w:fill="auto"/>
          </w:tcPr>
          <w:p w14:paraId="5FC61938" w14:textId="2EAEB9A9" w:rsidR="00B11855" w:rsidRPr="00621E63" w:rsidRDefault="003D003E" w:rsidP="00FB6FC1">
            <w:pPr>
              <w:pStyle w:val="TableEntry"/>
              <w:rPr>
                <w:color w:val="FFFFFF"/>
              </w:rPr>
            </w:pPr>
            <w:r w:rsidRPr="00621E63">
              <w:t>R</w:t>
            </w:r>
          </w:p>
        </w:tc>
        <w:tc>
          <w:tcPr>
            <w:tcW w:w="810" w:type="dxa"/>
            <w:shd w:val="clear" w:color="auto" w:fill="auto"/>
          </w:tcPr>
          <w:p w14:paraId="4DC274AD" w14:textId="001543F7" w:rsidR="00B11855" w:rsidRPr="00621E63" w:rsidRDefault="00B11855" w:rsidP="001F5A5C">
            <w:pPr>
              <w:pStyle w:val="TableEntry"/>
            </w:pPr>
          </w:p>
        </w:tc>
        <w:tc>
          <w:tcPr>
            <w:tcW w:w="644" w:type="dxa"/>
            <w:shd w:val="clear" w:color="auto" w:fill="auto"/>
          </w:tcPr>
          <w:p w14:paraId="3802E9F0" w14:textId="4ADD1DB7" w:rsidR="00B11855" w:rsidRPr="00621E63" w:rsidRDefault="003D003E" w:rsidP="00FB6FC1">
            <w:pPr>
              <w:pStyle w:val="TableEntry"/>
              <w:rPr>
                <w:color w:val="FFFFFF"/>
              </w:rPr>
            </w:pPr>
            <w:r w:rsidRPr="00621E63">
              <w:t>1</w:t>
            </w:r>
          </w:p>
        </w:tc>
        <w:tc>
          <w:tcPr>
            <w:tcW w:w="706" w:type="dxa"/>
            <w:shd w:val="clear" w:color="auto" w:fill="auto"/>
          </w:tcPr>
          <w:p w14:paraId="62D574E7" w14:textId="1FC9DE29" w:rsidR="00B11855" w:rsidRPr="00621E63" w:rsidRDefault="003D003E" w:rsidP="00FB6FC1">
            <w:pPr>
              <w:pStyle w:val="TableEntry"/>
              <w:rPr>
                <w:color w:val="FFFFFF"/>
              </w:rPr>
            </w:pPr>
            <w:r w:rsidRPr="00621E63">
              <w:t>1</w:t>
            </w:r>
          </w:p>
        </w:tc>
        <w:tc>
          <w:tcPr>
            <w:tcW w:w="810" w:type="dxa"/>
            <w:shd w:val="clear" w:color="auto" w:fill="auto"/>
          </w:tcPr>
          <w:p w14:paraId="31F29E28" w14:textId="1E5C827E" w:rsidR="00B11855" w:rsidRPr="00621E63" w:rsidRDefault="00B11855" w:rsidP="001F5A5C">
            <w:pPr>
              <w:pStyle w:val="TableEntry"/>
            </w:pPr>
          </w:p>
        </w:tc>
        <w:tc>
          <w:tcPr>
            <w:tcW w:w="990" w:type="dxa"/>
            <w:shd w:val="clear" w:color="auto" w:fill="auto"/>
          </w:tcPr>
          <w:p w14:paraId="43AA2F03" w14:textId="5E06ED12" w:rsidR="00B11855" w:rsidRPr="00621E63" w:rsidRDefault="00B11855" w:rsidP="001F5A5C">
            <w:pPr>
              <w:pStyle w:val="TableEntry"/>
            </w:pPr>
          </w:p>
        </w:tc>
        <w:tc>
          <w:tcPr>
            <w:tcW w:w="1454" w:type="dxa"/>
            <w:shd w:val="clear" w:color="auto" w:fill="auto"/>
          </w:tcPr>
          <w:p w14:paraId="72DA4EB1" w14:textId="4AC1A873" w:rsidR="00B11855" w:rsidRPr="00621E63" w:rsidRDefault="003D003E" w:rsidP="001F5A5C">
            <w:pPr>
              <w:pStyle w:val="TableEntry"/>
            </w:pPr>
            <w:r w:rsidRPr="00621E63">
              <w:t>720897</w:t>
            </w:r>
          </w:p>
        </w:tc>
      </w:tr>
      <w:tr w:rsidR="00C40FD5" w:rsidRPr="00621E63" w14:paraId="20BD0E0C" w14:textId="77777777" w:rsidTr="00CF5627">
        <w:trPr>
          <w:cantSplit/>
          <w:jc w:val="center"/>
        </w:trPr>
        <w:tc>
          <w:tcPr>
            <w:tcW w:w="1274" w:type="dxa"/>
            <w:shd w:val="clear" w:color="auto" w:fill="auto"/>
          </w:tcPr>
          <w:p w14:paraId="616B71E3" w14:textId="0268269D" w:rsidR="00B11855" w:rsidRPr="00621E63" w:rsidRDefault="003D003E" w:rsidP="00CF5627">
            <w:pPr>
              <w:pStyle w:val="TableEntryItalicindent"/>
            </w:pPr>
            <w:r w:rsidRPr="00621E63">
              <w:t>text</w:t>
            </w:r>
          </w:p>
        </w:tc>
        <w:tc>
          <w:tcPr>
            <w:tcW w:w="724" w:type="dxa"/>
            <w:shd w:val="clear" w:color="auto" w:fill="auto"/>
          </w:tcPr>
          <w:p w14:paraId="71FCFC9C" w14:textId="709DF88C" w:rsidR="00B11855" w:rsidRPr="00621E63" w:rsidRDefault="003D003E" w:rsidP="00FB6FC1">
            <w:pPr>
              <w:pStyle w:val="TableEntry"/>
              <w:rPr>
                <w:i/>
              </w:rPr>
            </w:pPr>
            <w:r w:rsidRPr="00621E63">
              <w:rPr>
                <w:i/>
              </w:rPr>
              <w:t>2</w:t>
            </w:r>
          </w:p>
        </w:tc>
        <w:tc>
          <w:tcPr>
            <w:tcW w:w="810" w:type="dxa"/>
            <w:shd w:val="clear" w:color="auto" w:fill="auto"/>
          </w:tcPr>
          <w:p w14:paraId="1173E323" w14:textId="775516CF" w:rsidR="00B11855" w:rsidRPr="00621E63" w:rsidRDefault="003D003E" w:rsidP="00FB6FC1">
            <w:pPr>
              <w:pStyle w:val="TableEntry"/>
              <w:rPr>
                <w:color w:val="FFFFFF"/>
              </w:rPr>
            </w:pPr>
            <w:r w:rsidRPr="00621E63">
              <w:t>ST</w:t>
            </w:r>
          </w:p>
        </w:tc>
        <w:tc>
          <w:tcPr>
            <w:tcW w:w="810" w:type="dxa"/>
            <w:shd w:val="clear" w:color="auto" w:fill="auto"/>
          </w:tcPr>
          <w:p w14:paraId="25DD6FF0" w14:textId="1658EF06" w:rsidR="00B11855" w:rsidRPr="00621E63" w:rsidRDefault="003D003E" w:rsidP="00FB6FC1">
            <w:pPr>
              <w:pStyle w:val="TableEntry"/>
              <w:rPr>
                <w:color w:val="FFFFFF"/>
              </w:rPr>
            </w:pPr>
            <w:r w:rsidRPr="00621E63">
              <w:t>199</w:t>
            </w:r>
          </w:p>
        </w:tc>
        <w:tc>
          <w:tcPr>
            <w:tcW w:w="716" w:type="dxa"/>
            <w:shd w:val="clear" w:color="auto" w:fill="auto"/>
          </w:tcPr>
          <w:p w14:paraId="3B1C02D5" w14:textId="6CD67B57" w:rsidR="00B11855" w:rsidRPr="00621E63" w:rsidRDefault="003D003E" w:rsidP="00FB6FC1">
            <w:pPr>
              <w:pStyle w:val="TableEntry"/>
              <w:rPr>
                <w:color w:val="FFFFFF"/>
              </w:rPr>
            </w:pPr>
            <w:r w:rsidRPr="00621E63">
              <w:t>O</w:t>
            </w:r>
          </w:p>
        </w:tc>
        <w:tc>
          <w:tcPr>
            <w:tcW w:w="810" w:type="dxa"/>
            <w:shd w:val="clear" w:color="auto" w:fill="auto"/>
          </w:tcPr>
          <w:p w14:paraId="3CA58B82" w14:textId="7B46A15A" w:rsidR="00B11855" w:rsidRPr="00621E63" w:rsidRDefault="00B11855" w:rsidP="001F5A5C">
            <w:pPr>
              <w:pStyle w:val="TableEntry"/>
            </w:pPr>
          </w:p>
        </w:tc>
        <w:tc>
          <w:tcPr>
            <w:tcW w:w="644" w:type="dxa"/>
            <w:shd w:val="clear" w:color="auto" w:fill="auto"/>
          </w:tcPr>
          <w:p w14:paraId="35E5C3CF" w14:textId="5FA8F780" w:rsidR="00B11855" w:rsidRPr="00621E63" w:rsidRDefault="003D003E" w:rsidP="00FB6FC1">
            <w:pPr>
              <w:pStyle w:val="TableEntry"/>
              <w:rPr>
                <w:color w:val="FFFFFF"/>
              </w:rPr>
            </w:pPr>
            <w:r w:rsidRPr="00621E63">
              <w:t>0</w:t>
            </w:r>
          </w:p>
        </w:tc>
        <w:tc>
          <w:tcPr>
            <w:tcW w:w="706" w:type="dxa"/>
            <w:shd w:val="clear" w:color="auto" w:fill="auto"/>
          </w:tcPr>
          <w:p w14:paraId="4A959DE9" w14:textId="702BC270" w:rsidR="00B11855" w:rsidRPr="00621E63" w:rsidRDefault="003D003E" w:rsidP="00FB6FC1">
            <w:pPr>
              <w:pStyle w:val="TableEntry"/>
              <w:rPr>
                <w:color w:val="FFFFFF"/>
              </w:rPr>
            </w:pPr>
            <w:r w:rsidRPr="00621E63">
              <w:t>1</w:t>
            </w:r>
          </w:p>
        </w:tc>
        <w:tc>
          <w:tcPr>
            <w:tcW w:w="810" w:type="dxa"/>
            <w:shd w:val="clear" w:color="auto" w:fill="auto"/>
          </w:tcPr>
          <w:p w14:paraId="68D7D8F2" w14:textId="59CF33D4" w:rsidR="00B11855" w:rsidRPr="00621E63" w:rsidRDefault="00B11855" w:rsidP="001F5A5C">
            <w:pPr>
              <w:pStyle w:val="TableEntry"/>
            </w:pPr>
          </w:p>
        </w:tc>
        <w:tc>
          <w:tcPr>
            <w:tcW w:w="990" w:type="dxa"/>
            <w:shd w:val="clear" w:color="auto" w:fill="auto"/>
          </w:tcPr>
          <w:p w14:paraId="3BAAABEF" w14:textId="7D0430A4" w:rsidR="00B11855" w:rsidRPr="00621E63" w:rsidRDefault="00B11855" w:rsidP="001F5A5C">
            <w:pPr>
              <w:pStyle w:val="TableEntry"/>
            </w:pPr>
          </w:p>
        </w:tc>
        <w:tc>
          <w:tcPr>
            <w:tcW w:w="1454" w:type="dxa"/>
            <w:shd w:val="clear" w:color="auto" w:fill="auto"/>
          </w:tcPr>
          <w:p w14:paraId="1D92B882" w14:textId="24CB019C" w:rsidR="00B11855" w:rsidRPr="00621E63" w:rsidRDefault="003D003E" w:rsidP="001F5A5C">
            <w:pPr>
              <w:pStyle w:val="TableEntry"/>
            </w:pPr>
            <w:r w:rsidRPr="00621E63">
              <w:t>MDC_IDC_DEV_TYPE</w:t>
            </w:r>
          </w:p>
        </w:tc>
      </w:tr>
      <w:tr w:rsidR="00C40FD5" w:rsidRPr="00621E63" w14:paraId="36F4ED6D" w14:textId="77777777" w:rsidTr="00CF5627">
        <w:trPr>
          <w:cantSplit/>
          <w:jc w:val="center"/>
        </w:trPr>
        <w:tc>
          <w:tcPr>
            <w:tcW w:w="1274" w:type="dxa"/>
            <w:shd w:val="clear" w:color="auto" w:fill="auto"/>
          </w:tcPr>
          <w:p w14:paraId="0FD0AC64" w14:textId="1B09853B" w:rsidR="00B11855" w:rsidRPr="00621E63" w:rsidRDefault="003D003E" w:rsidP="00CF5627">
            <w:pPr>
              <w:pStyle w:val="TableEntryItalicindent"/>
            </w:pPr>
            <w:r w:rsidRPr="00621E63">
              <w:t>name of coding system</w:t>
            </w:r>
          </w:p>
        </w:tc>
        <w:tc>
          <w:tcPr>
            <w:tcW w:w="724" w:type="dxa"/>
            <w:shd w:val="clear" w:color="auto" w:fill="auto"/>
          </w:tcPr>
          <w:p w14:paraId="53723D7C" w14:textId="5748EDD1" w:rsidR="00B11855" w:rsidRPr="00621E63" w:rsidRDefault="003D003E" w:rsidP="00FB6FC1">
            <w:pPr>
              <w:pStyle w:val="TableEntry"/>
              <w:rPr>
                <w:i/>
              </w:rPr>
            </w:pPr>
            <w:r w:rsidRPr="00621E63">
              <w:rPr>
                <w:i/>
              </w:rPr>
              <w:t>3</w:t>
            </w:r>
          </w:p>
        </w:tc>
        <w:tc>
          <w:tcPr>
            <w:tcW w:w="810" w:type="dxa"/>
            <w:shd w:val="clear" w:color="auto" w:fill="auto"/>
          </w:tcPr>
          <w:p w14:paraId="60ADB0FC" w14:textId="23D84C69" w:rsidR="00B11855" w:rsidRPr="00621E63" w:rsidRDefault="003D003E" w:rsidP="00FB6FC1">
            <w:pPr>
              <w:pStyle w:val="TableEntry"/>
              <w:rPr>
                <w:color w:val="FFFFFF"/>
              </w:rPr>
            </w:pPr>
            <w:r w:rsidRPr="00621E63">
              <w:t>ID</w:t>
            </w:r>
          </w:p>
        </w:tc>
        <w:tc>
          <w:tcPr>
            <w:tcW w:w="810" w:type="dxa"/>
            <w:shd w:val="clear" w:color="auto" w:fill="auto"/>
          </w:tcPr>
          <w:p w14:paraId="026BA5D1" w14:textId="3BF817AF" w:rsidR="00B11855" w:rsidRPr="00621E63" w:rsidRDefault="003D003E" w:rsidP="00FB6FC1">
            <w:pPr>
              <w:pStyle w:val="TableEntry"/>
              <w:rPr>
                <w:color w:val="FFFFFF"/>
              </w:rPr>
            </w:pPr>
            <w:r w:rsidRPr="00621E63">
              <w:t>20</w:t>
            </w:r>
          </w:p>
        </w:tc>
        <w:tc>
          <w:tcPr>
            <w:tcW w:w="716" w:type="dxa"/>
            <w:shd w:val="clear" w:color="auto" w:fill="auto"/>
          </w:tcPr>
          <w:p w14:paraId="76C4F679" w14:textId="37B16F9D" w:rsidR="00B11855" w:rsidRPr="00621E63" w:rsidRDefault="003D003E" w:rsidP="00FB6FC1">
            <w:pPr>
              <w:pStyle w:val="TableEntry"/>
              <w:rPr>
                <w:color w:val="FFFFFF"/>
              </w:rPr>
            </w:pPr>
            <w:r w:rsidRPr="00621E63">
              <w:t>R</w:t>
            </w:r>
          </w:p>
        </w:tc>
        <w:tc>
          <w:tcPr>
            <w:tcW w:w="810" w:type="dxa"/>
            <w:shd w:val="clear" w:color="auto" w:fill="auto"/>
          </w:tcPr>
          <w:p w14:paraId="7D307EF6" w14:textId="2D13A81D" w:rsidR="00B11855" w:rsidRPr="00621E63" w:rsidRDefault="00B11855" w:rsidP="001F5A5C">
            <w:pPr>
              <w:pStyle w:val="TableEntry"/>
            </w:pPr>
          </w:p>
        </w:tc>
        <w:tc>
          <w:tcPr>
            <w:tcW w:w="644" w:type="dxa"/>
            <w:shd w:val="clear" w:color="auto" w:fill="auto"/>
          </w:tcPr>
          <w:p w14:paraId="48838FA3" w14:textId="66251E59" w:rsidR="00B11855" w:rsidRPr="00621E63" w:rsidRDefault="00E86B15" w:rsidP="00FB6FC1">
            <w:pPr>
              <w:pStyle w:val="TableEntry"/>
              <w:rPr>
                <w:color w:val="FFFFFF"/>
              </w:rPr>
            </w:pPr>
            <w:r w:rsidRPr="00621E63">
              <w:t>1</w:t>
            </w:r>
          </w:p>
        </w:tc>
        <w:tc>
          <w:tcPr>
            <w:tcW w:w="706" w:type="dxa"/>
            <w:shd w:val="clear" w:color="auto" w:fill="auto"/>
          </w:tcPr>
          <w:p w14:paraId="7A2A4C2F" w14:textId="390A36EA" w:rsidR="00B11855" w:rsidRPr="00621E63" w:rsidRDefault="003D003E" w:rsidP="00FB6FC1">
            <w:pPr>
              <w:pStyle w:val="TableEntry"/>
              <w:rPr>
                <w:color w:val="FFFFFF"/>
              </w:rPr>
            </w:pPr>
            <w:r w:rsidRPr="00621E63">
              <w:t>1</w:t>
            </w:r>
          </w:p>
        </w:tc>
        <w:tc>
          <w:tcPr>
            <w:tcW w:w="810" w:type="dxa"/>
            <w:shd w:val="clear" w:color="auto" w:fill="auto"/>
          </w:tcPr>
          <w:p w14:paraId="43B99D76" w14:textId="57E98F24" w:rsidR="00B11855" w:rsidRPr="00621E63" w:rsidRDefault="003D003E" w:rsidP="00FB6FC1">
            <w:pPr>
              <w:pStyle w:val="TableEntry"/>
              <w:rPr>
                <w:color w:val="FFFFFF"/>
              </w:rPr>
            </w:pPr>
            <w:r w:rsidRPr="00621E63">
              <w:t>0396</w:t>
            </w:r>
          </w:p>
        </w:tc>
        <w:tc>
          <w:tcPr>
            <w:tcW w:w="990" w:type="dxa"/>
            <w:shd w:val="clear" w:color="auto" w:fill="auto"/>
          </w:tcPr>
          <w:p w14:paraId="42DA9168" w14:textId="362533A4" w:rsidR="00B11855" w:rsidRPr="00621E63" w:rsidRDefault="00B11855" w:rsidP="001F5A5C">
            <w:pPr>
              <w:pStyle w:val="TableEntry"/>
            </w:pPr>
          </w:p>
        </w:tc>
        <w:tc>
          <w:tcPr>
            <w:tcW w:w="1454" w:type="dxa"/>
            <w:shd w:val="clear" w:color="auto" w:fill="auto"/>
          </w:tcPr>
          <w:p w14:paraId="56091EF1" w14:textId="0C8BC0E0" w:rsidR="00B11855" w:rsidRPr="00621E63" w:rsidRDefault="003D003E" w:rsidP="00FB6FC1">
            <w:pPr>
              <w:pStyle w:val="TableEntry"/>
            </w:pPr>
            <w:r w:rsidRPr="00621E63">
              <w:t>MDC</w:t>
            </w:r>
          </w:p>
        </w:tc>
      </w:tr>
      <w:tr w:rsidR="00C40FD5" w:rsidRPr="00621E63" w14:paraId="409D117E" w14:textId="77777777" w:rsidTr="00CF5627">
        <w:trPr>
          <w:cantSplit/>
          <w:jc w:val="center"/>
        </w:trPr>
        <w:tc>
          <w:tcPr>
            <w:tcW w:w="1274" w:type="dxa"/>
            <w:shd w:val="clear" w:color="auto" w:fill="auto"/>
          </w:tcPr>
          <w:p w14:paraId="6D453B52" w14:textId="687301DA" w:rsidR="00B11855" w:rsidRPr="00621E63" w:rsidRDefault="003D003E" w:rsidP="00CF5627">
            <w:pPr>
              <w:pStyle w:val="TableEntryItalicindent"/>
            </w:pPr>
            <w:r w:rsidRPr="00621E63">
              <w:t>Observation Sub-ID</w:t>
            </w:r>
          </w:p>
        </w:tc>
        <w:tc>
          <w:tcPr>
            <w:tcW w:w="724" w:type="dxa"/>
            <w:shd w:val="clear" w:color="auto" w:fill="auto"/>
          </w:tcPr>
          <w:p w14:paraId="1401B8FF" w14:textId="1F1AF60B" w:rsidR="00B11855" w:rsidRPr="00621E63" w:rsidRDefault="003D003E" w:rsidP="00FB6FC1">
            <w:pPr>
              <w:pStyle w:val="TableEntry"/>
              <w:rPr>
                <w:i/>
              </w:rPr>
            </w:pPr>
            <w:r w:rsidRPr="00621E63">
              <w:rPr>
                <w:i/>
              </w:rPr>
              <w:t>4</w:t>
            </w:r>
          </w:p>
        </w:tc>
        <w:tc>
          <w:tcPr>
            <w:tcW w:w="810" w:type="dxa"/>
            <w:shd w:val="clear" w:color="auto" w:fill="auto"/>
          </w:tcPr>
          <w:p w14:paraId="2122BA06" w14:textId="685DC269" w:rsidR="00B11855" w:rsidRPr="00621E63" w:rsidRDefault="003D003E" w:rsidP="00FB6FC1">
            <w:pPr>
              <w:pStyle w:val="TableEntry"/>
              <w:rPr>
                <w:color w:val="FFFFFF"/>
              </w:rPr>
            </w:pPr>
            <w:r w:rsidRPr="00621E63">
              <w:t>ST</w:t>
            </w:r>
          </w:p>
        </w:tc>
        <w:tc>
          <w:tcPr>
            <w:tcW w:w="810" w:type="dxa"/>
            <w:shd w:val="clear" w:color="auto" w:fill="auto"/>
          </w:tcPr>
          <w:p w14:paraId="4C47322C" w14:textId="6FF81BBF" w:rsidR="00B11855" w:rsidRPr="00621E63" w:rsidRDefault="003D003E" w:rsidP="00FB6FC1">
            <w:pPr>
              <w:pStyle w:val="TableEntry"/>
              <w:rPr>
                <w:color w:val="FFFFFF"/>
              </w:rPr>
            </w:pPr>
            <w:r w:rsidRPr="00621E63">
              <w:t>20</w:t>
            </w:r>
          </w:p>
        </w:tc>
        <w:tc>
          <w:tcPr>
            <w:tcW w:w="716" w:type="dxa"/>
            <w:shd w:val="clear" w:color="auto" w:fill="auto"/>
          </w:tcPr>
          <w:p w14:paraId="625CB273" w14:textId="1C4D53EB" w:rsidR="00B11855" w:rsidRPr="00621E63" w:rsidRDefault="003D003E" w:rsidP="00FB6FC1">
            <w:pPr>
              <w:pStyle w:val="TableEntry"/>
              <w:rPr>
                <w:color w:val="FFFFFF"/>
              </w:rPr>
            </w:pPr>
            <w:r w:rsidRPr="00621E63">
              <w:t>RE</w:t>
            </w:r>
          </w:p>
        </w:tc>
        <w:tc>
          <w:tcPr>
            <w:tcW w:w="810" w:type="dxa"/>
            <w:shd w:val="clear" w:color="auto" w:fill="auto"/>
          </w:tcPr>
          <w:p w14:paraId="1936D845" w14:textId="5D9916A4" w:rsidR="00B11855" w:rsidRPr="00621E63" w:rsidRDefault="003D003E" w:rsidP="00FB6FC1">
            <w:pPr>
              <w:pStyle w:val="TableEntry"/>
              <w:rPr>
                <w:color w:val="FFFFFF"/>
              </w:rPr>
            </w:pPr>
            <w:r w:rsidRPr="00621E63">
              <w:t>False</w:t>
            </w:r>
          </w:p>
        </w:tc>
        <w:tc>
          <w:tcPr>
            <w:tcW w:w="644" w:type="dxa"/>
            <w:shd w:val="clear" w:color="auto" w:fill="auto"/>
          </w:tcPr>
          <w:p w14:paraId="68139785" w14:textId="55067B3A" w:rsidR="00B11855" w:rsidRPr="00621E63" w:rsidRDefault="003D003E" w:rsidP="00FB6FC1">
            <w:pPr>
              <w:pStyle w:val="TableEntry"/>
              <w:rPr>
                <w:color w:val="FFFFFF"/>
              </w:rPr>
            </w:pPr>
            <w:r w:rsidRPr="00621E63">
              <w:t>0</w:t>
            </w:r>
          </w:p>
        </w:tc>
        <w:tc>
          <w:tcPr>
            <w:tcW w:w="706" w:type="dxa"/>
            <w:shd w:val="clear" w:color="auto" w:fill="auto"/>
          </w:tcPr>
          <w:p w14:paraId="52A8BBF5" w14:textId="74B23E41" w:rsidR="00B11855" w:rsidRPr="00621E63" w:rsidRDefault="003D003E" w:rsidP="00FB6FC1">
            <w:pPr>
              <w:pStyle w:val="TableEntry"/>
              <w:rPr>
                <w:color w:val="FFFFFF"/>
              </w:rPr>
            </w:pPr>
            <w:r w:rsidRPr="00621E63">
              <w:t>1</w:t>
            </w:r>
          </w:p>
        </w:tc>
        <w:tc>
          <w:tcPr>
            <w:tcW w:w="810" w:type="dxa"/>
            <w:shd w:val="clear" w:color="auto" w:fill="auto"/>
          </w:tcPr>
          <w:p w14:paraId="2E3F7C66" w14:textId="750B29D0" w:rsidR="00B11855" w:rsidRPr="00621E63" w:rsidRDefault="00B11855" w:rsidP="001F5A5C">
            <w:pPr>
              <w:pStyle w:val="TableEntry"/>
            </w:pPr>
          </w:p>
        </w:tc>
        <w:tc>
          <w:tcPr>
            <w:tcW w:w="990" w:type="dxa"/>
            <w:shd w:val="clear" w:color="auto" w:fill="auto"/>
          </w:tcPr>
          <w:p w14:paraId="54941917" w14:textId="48500779" w:rsidR="00B11855" w:rsidRPr="00621E63" w:rsidRDefault="00B11855" w:rsidP="001F5A5C">
            <w:pPr>
              <w:pStyle w:val="TableEntry"/>
            </w:pPr>
          </w:p>
        </w:tc>
        <w:tc>
          <w:tcPr>
            <w:tcW w:w="1454" w:type="dxa"/>
            <w:shd w:val="clear" w:color="auto" w:fill="auto"/>
          </w:tcPr>
          <w:p w14:paraId="50935E7F" w14:textId="413B90FD" w:rsidR="00B11855" w:rsidRPr="00621E63" w:rsidRDefault="003D003E" w:rsidP="001F5A5C">
            <w:pPr>
              <w:pStyle w:val="TableEntry"/>
            </w:pPr>
            <w:r w:rsidRPr="00621E63">
              <w:t>1</w:t>
            </w:r>
          </w:p>
        </w:tc>
      </w:tr>
      <w:tr w:rsidR="00C40FD5" w:rsidRPr="00621E63" w14:paraId="26191EEF" w14:textId="77777777" w:rsidTr="00CF5627">
        <w:trPr>
          <w:cantSplit/>
          <w:jc w:val="center"/>
        </w:trPr>
        <w:tc>
          <w:tcPr>
            <w:tcW w:w="1274" w:type="dxa"/>
            <w:shd w:val="clear" w:color="auto" w:fill="auto"/>
          </w:tcPr>
          <w:p w14:paraId="64B4E311" w14:textId="25360032" w:rsidR="00B11855" w:rsidRPr="00621E63" w:rsidRDefault="003D003E" w:rsidP="00CF5627">
            <w:pPr>
              <w:pStyle w:val="TableEntryItalicindent"/>
            </w:pPr>
            <w:r w:rsidRPr="00621E63">
              <w:t>Observation Value</w:t>
            </w:r>
          </w:p>
        </w:tc>
        <w:tc>
          <w:tcPr>
            <w:tcW w:w="724" w:type="dxa"/>
            <w:shd w:val="clear" w:color="auto" w:fill="auto"/>
          </w:tcPr>
          <w:p w14:paraId="0A77EA48" w14:textId="23B2402E" w:rsidR="00B11855" w:rsidRPr="00621E63" w:rsidRDefault="003D003E" w:rsidP="00FB6FC1">
            <w:pPr>
              <w:pStyle w:val="TableEntry"/>
              <w:rPr>
                <w:i/>
              </w:rPr>
            </w:pPr>
            <w:r w:rsidRPr="00621E63">
              <w:rPr>
                <w:i/>
              </w:rPr>
              <w:t>5</w:t>
            </w:r>
          </w:p>
        </w:tc>
        <w:tc>
          <w:tcPr>
            <w:tcW w:w="810" w:type="dxa"/>
            <w:shd w:val="clear" w:color="auto" w:fill="auto"/>
          </w:tcPr>
          <w:p w14:paraId="35637D3C" w14:textId="0854D92A" w:rsidR="00B11855" w:rsidRPr="00621E63" w:rsidRDefault="003D003E" w:rsidP="00FB6FC1">
            <w:pPr>
              <w:pStyle w:val="TableEntry"/>
              <w:rPr>
                <w:color w:val="FFFFFF"/>
              </w:rPr>
            </w:pPr>
            <w:r w:rsidRPr="00621E63">
              <w:t>varies</w:t>
            </w:r>
          </w:p>
        </w:tc>
        <w:tc>
          <w:tcPr>
            <w:tcW w:w="810" w:type="dxa"/>
            <w:shd w:val="clear" w:color="auto" w:fill="auto"/>
          </w:tcPr>
          <w:p w14:paraId="44C83FA9" w14:textId="3A1BD96E" w:rsidR="00B11855" w:rsidRPr="00621E63" w:rsidRDefault="003D003E" w:rsidP="00FB6FC1">
            <w:pPr>
              <w:pStyle w:val="TableEntry"/>
              <w:rPr>
                <w:color w:val="FFFFFF"/>
              </w:rPr>
            </w:pPr>
            <w:r w:rsidRPr="00621E63">
              <w:t>99999</w:t>
            </w:r>
          </w:p>
        </w:tc>
        <w:tc>
          <w:tcPr>
            <w:tcW w:w="716" w:type="dxa"/>
            <w:shd w:val="clear" w:color="auto" w:fill="auto"/>
          </w:tcPr>
          <w:p w14:paraId="513F2091" w14:textId="59711B24" w:rsidR="00B11855" w:rsidRPr="00621E63" w:rsidRDefault="003D003E" w:rsidP="00FB6FC1">
            <w:pPr>
              <w:pStyle w:val="TableEntry"/>
              <w:rPr>
                <w:color w:val="FFFFFF"/>
              </w:rPr>
            </w:pPr>
            <w:r w:rsidRPr="00621E63">
              <w:t>RE</w:t>
            </w:r>
          </w:p>
        </w:tc>
        <w:tc>
          <w:tcPr>
            <w:tcW w:w="810" w:type="dxa"/>
            <w:shd w:val="clear" w:color="auto" w:fill="auto"/>
          </w:tcPr>
          <w:p w14:paraId="7DD14346" w14:textId="632B072C" w:rsidR="00B11855" w:rsidRPr="00621E63" w:rsidRDefault="003D003E" w:rsidP="00FB6FC1">
            <w:pPr>
              <w:pStyle w:val="TableEntry"/>
              <w:rPr>
                <w:color w:val="FFFFFF"/>
              </w:rPr>
            </w:pPr>
            <w:r w:rsidRPr="00621E63">
              <w:t>True</w:t>
            </w:r>
          </w:p>
        </w:tc>
        <w:tc>
          <w:tcPr>
            <w:tcW w:w="644" w:type="dxa"/>
            <w:shd w:val="clear" w:color="auto" w:fill="auto"/>
          </w:tcPr>
          <w:p w14:paraId="600EC425" w14:textId="04BF0DB0" w:rsidR="00B11855" w:rsidRPr="00621E63" w:rsidRDefault="003D003E" w:rsidP="00FB6FC1">
            <w:pPr>
              <w:pStyle w:val="TableEntry"/>
              <w:rPr>
                <w:color w:val="FFFFFF"/>
              </w:rPr>
            </w:pPr>
            <w:r w:rsidRPr="00621E63">
              <w:t>0</w:t>
            </w:r>
          </w:p>
        </w:tc>
        <w:tc>
          <w:tcPr>
            <w:tcW w:w="706" w:type="dxa"/>
            <w:shd w:val="clear" w:color="auto" w:fill="auto"/>
          </w:tcPr>
          <w:p w14:paraId="3187B90D" w14:textId="307CBF3A" w:rsidR="00B11855" w:rsidRPr="00621E63" w:rsidRDefault="003D003E" w:rsidP="00FB6FC1">
            <w:pPr>
              <w:pStyle w:val="TableEntry"/>
              <w:rPr>
                <w:color w:val="FFFFFF"/>
              </w:rPr>
            </w:pPr>
            <w:r w:rsidRPr="00621E63">
              <w:t>*</w:t>
            </w:r>
          </w:p>
        </w:tc>
        <w:tc>
          <w:tcPr>
            <w:tcW w:w="810" w:type="dxa"/>
            <w:shd w:val="clear" w:color="auto" w:fill="auto"/>
          </w:tcPr>
          <w:p w14:paraId="3ED2F9FF" w14:textId="3CC0E6F1" w:rsidR="00B11855" w:rsidRPr="00621E63" w:rsidRDefault="00B11855" w:rsidP="001F5A5C">
            <w:pPr>
              <w:pStyle w:val="TableEntry"/>
            </w:pPr>
          </w:p>
        </w:tc>
        <w:tc>
          <w:tcPr>
            <w:tcW w:w="990" w:type="dxa"/>
            <w:shd w:val="clear" w:color="auto" w:fill="auto"/>
          </w:tcPr>
          <w:p w14:paraId="3ECD700C" w14:textId="4F688158" w:rsidR="00B11855" w:rsidRPr="00621E63" w:rsidRDefault="00B11855" w:rsidP="001F5A5C">
            <w:pPr>
              <w:pStyle w:val="TableEntry"/>
            </w:pPr>
          </w:p>
        </w:tc>
        <w:tc>
          <w:tcPr>
            <w:tcW w:w="1454" w:type="dxa"/>
            <w:shd w:val="clear" w:color="auto" w:fill="auto"/>
          </w:tcPr>
          <w:p w14:paraId="6A504FFA" w14:textId="7736E5FB" w:rsidR="00B11855" w:rsidRPr="00621E63" w:rsidRDefault="003D003E" w:rsidP="001F5A5C">
            <w:pPr>
              <w:pStyle w:val="TableEntry"/>
            </w:pPr>
            <w:r w:rsidRPr="00621E63">
              <w:t>ICD</w:t>
            </w:r>
          </w:p>
        </w:tc>
      </w:tr>
      <w:tr w:rsidR="00C40FD5" w:rsidRPr="00621E63" w14:paraId="5160E960" w14:textId="77777777" w:rsidTr="00CF5627">
        <w:trPr>
          <w:cantSplit/>
          <w:jc w:val="center"/>
        </w:trPr>
        <w:tc>
          <w:tcPr>
            <w:tcW w:w="1274" w:type="dxa"/>
            <w:shd w:val="clear" w:color="auto" w:fill="auto"/>
          </w:tcPr>
          <w:p w14:paraId="2CC48CFE" w14:textId="1021C64C" w:rsidR="00BA2D2B" w:rsidRPr="00621E63" w:rsidRDefault="00BA2D2B" w:rsidP="00FB6FC1">
            <w:pPr>
              <w:pStyle w:val="TableEntry"/>
            </w:pPr>
            <w:r w:rsidRPr="00621E63">
              <w:t>source application</w:t>
            </w:r>
          </w:p>
        </w:tc>
        <w:tc>
          <w:tcPr>
            <w:tcW w:w="724" w:type="dxa"/>
            <w:shd w:val="clear" w:color="auto" w:fill="auto"/>
            <w:vAlign w:val="bottom"/>
          </w:tcPr>
          <w:p w14:paraId="0B61C1C5" w14:textId="77777777" w:rsidR="00BA2D2B" w:rsidRPr="00621E63" w:rsidRDefault="00BA2D2B" w:rsidP="001F5A5C">
            <w:pPr>
              <w:pStyle w:val="TableEntry"/>
            </w:pPr>
            <w:r w:rsidRPr="00621E63">
              <w:t>1</w:t>
            </w:r>
          </w:p>
        </w:tc>
        <w:tc>
          <w:tcPr>
            <w:tcW w:w="810" w:type="dxa"/>
            <w:shd w:val="clear" w:color="auto" w:fill="auto"/>
          </w:tcPr>
          <w:p w14:paraId="40535FB5" w14:textId="77777777" w:rsidR="00BA2D2B" w:rsidRPr="00621E63" w:rsidRDefault="00BA2D2B" w:rsidP="001F5A5C">
            <w:pPr>
              <w:pStyle w:val="TableEntry"/>
            </w:pPr>
            <w:r w:rsidRPr="00621E63">
              <w:t>ST</w:t>
            </w:r>
          </w:p>
        </w:tc>
        <w:tc>
          <w:tcPr>
            <w:tcW w:w="810" w:type="dxa"/>
            <w:shd w:val="clear" w:color="auto" w:fill="auto"/>
          </w:tcPr>
          <w:p w14:paraId="598B84FC" w14:textId="77777777" w:rsidR="00BA2D2B" w:rsidRPr="00621E63" w:rsidRDefault="00BA2D2B" w:rsidP="001F5A5C">
            <w:pPr>
              <w:pStyle w:val="TableEntry"/>
            </w:pPr>
            <w:r w:rsidRPr="00621E63">
              <w:t>10</w:t>
            </w:r>
          </w:p>
        </w:tc>
        <w:tc>
          <w:tcPr>
            <w:tcW w:w="716" w:type="dxa"/>
            <w:shd w:val="clear" w:color="auto" w:fill="auto"/>
          </w:tcPr>
          <w:p w14:paraId="58799668" w14:textId="7AC10BAD" w:rsidR="00BA2D2B" w:rsidRPr="00621E63" w:rsidRDefault="00BA2D2B" w:rsidP="001F5A5C">
            <w:pPr>
              <w:pStyle w:val="TableEntry"/>
            </w:pPr>
            <w:r w:rsidRPr="00621E63">
              <w:t>RE</w:t>
            </w:r>
          </w:p>
        </w:tc>
        <w:tc>
          <w:tcPr>
            <w:tcW w:w="810" w:type="dxa"/>
            <w:shd w:val="clear" w:color="auto" w:fill="auto"/>
          </w:tcPr>
          <w:p w14:paraId="4B8BEBF9" w14:textId="77777777" w:rsidR="00BA2D2B" w:rsidRPr="00621E63" w:rsidRDefault="00BA2D2B" w:rsidP="006C0E8E">
            <w:pPr>
              <w:pStyle w:val="TableEntry"/>
              <w:spacing w:before="0" w:after="0" w:line="200" w:lineRule="atLeast"/>
              <w:ind w:left="29" w:right="29"/>
              <w:rPr>
                <w:sz w:val="16"/>
                <w:szCs w:val="16"/>
              </w:rPr>
            </w:pPr>
          </w:p>
        </w:tc>
        <w:tc>
          <w:tcPr>
            <w:tcW w:w="644" w:type="dxa"/>
            <w:shd w:val="clear" w:color="auto" w:fill="auto"/>
          </w:tcPr>
          <w:p w14:paraId="51E88147" w14:textId="77777777" w:rsidR="00BA2D2B" w:rsidRPr="00621E63" w:rsidRDefault="00E86B15" w:rsidP="001F5A5C">
            <w:pPr>
              <w:pStyle w:val="TableEntry"/>
            </w:pPr>
            <w:r w:rsidRPr="00621E63">
              <w:t>0</w:t>
            </w:r>
          </w:p>
        </w:tc>
        <w:tc>
          <w:tcPr>
            <w:tcW w:w="706" w:type="dxa"/>
            <w:shd w:val="clear" w:color="auto" w:fill="auto"/>
          </w:tcPr>
          <w:p w14:paraId="5FB4681E" w14:textId="77777777" w:rsidR="00BA2D2B" w:rsidRPr="00621E63" w:rsidRDefault="00BA2D2B" w:rsidP="001F5A5C">
            <w:pPr>
              <w:pStyle w:val="TableEntry"/>
            </w:pPr>
            <w:r w:rsidRPr="00621E63">
              <w:t>1</w:t>
            </w:r>
          </w:p>
        </w:tc>
        <w:tc>
          <w:tcPr>
            <w:tcW w:w="810" w:type="dxa"/>
            <w:shd w:val="clear" w:color="auto" w:fill="auto"/>
          </w:tcPr>
          <w:p w14:paraId="270B333F" w14:textId="77777777" w:rsidR="00BA2D2B" w:rsidRPr="00621E63" w:rsidRDefault="00BA2D2B" w:rsidP="006C0E8E">
            <w:pPr>
              <w:pStyle w:val="TableEntry"/>
              <w:spacing w:before="0" w:after="0" w:line="200" w:lineRule="atLeast"/>
              <w:ind w:left="29" w:right="29"/>
              <w:rPr>
                <w:sz w:val="16"/>
                <w:szCs w:val="16"/>
              </w:rPr>
            </w:pPr>
          </w:p>
        </w:tc>
        <w:tc>
          <w:tcPr>
            <w:tcW w:w="990" w:type="dxa"/>
            <w:shd w:val="clear" w:color="auto" w:fill="auto"/>
          </w:tcPr>
          <w:p w14:paraId="73B9C463" w14:textId="77777777" w:rsidR="00BA2D2B" w:rsidRPr="00621E63" w:rsidRDefault="00BA2D2B" w:rsidP="001F5A5C">
            <w:pPr>
              <w:pStyle w:val="TableEntry"/>
            </w:pPr>
            <w:r w:rsidRPr="00621E63">
              <w:t>Y</w:t>
            </w:r>
          </w:p>
        </w:tc>
        <w:tc>
          <w:tcPr>
            <w:tcW w:w="1454" w:type="dxa"/>
            <w:shd w:val="clear" w:color="auto" w:fill="auto"/>
          </w:tcPr>
          <w:p w14:paraId="38AFF543" w14:textId="77777777" w:rsidR="00BA2D2B" w:rsidRPr="00621E63" w:rsidRDefault="00BA2D2B" w:rsidP="006C0E8E">
            <w:pPr>
              <w:pStyle w:val="TableEntry"/>
              <w:spacing w:before="0" w:after="0" w:line="200" w:lineRule="atLeast"/>
              <w:ind w:left="29" w:right="29"/>
              <w:rPr>
                <w:sz w:val="16"/>
                <w:szCs w:val="16"/>
              </w:rPr>
            </w:pPr>
          </w:p>
        </w:tc>
      </w:tr>
      <w:tr w:rsidR="00C40FD5" w:rsidRPr="00621E63" w14:paraId="4CF77FEB" w14:textId="77777777" w:rsidTr="00CF5627">
        <w:trPr>
          <w:cantSplit/>
          <w:jc w:val="center"/>
        </w:trPr>
        <w:tc>
          <w:tcPr>
            <w:tcW w:w="1274" w:type="dxa"/>
            <w:shd w:val="clear" w:color="auto" w:fill="auto"/>
            <w:vAlign w:val="bottom"/>
          </w:tcPr>
          <w:p w14:paraId="0DE5E025" w14:textId="5AE9E348" w:rsidR="00BA2D2B" w:rsidRPr="00621E63" w:rsidRDefault="00BA2D2B" w:rsidP="00FB6FC1">
            <w:pPr>
              <w:pStyle w:val="TableEntry"/>
            </w:pPr>
            <w:r w:rsidRPr="00621E63">
              <w:t>type of data</w:t>
            </w:r>
          </w:p>
        </w:tc>
        <w:tc>
          <w:tcPr>
            <w:tcW w:w="724" w:type="dxa"/>
            <w:shd w:val="clear" w:color="auto" w:fill="auto"/>
          </w:tcPr>
          <w:p w14:paraId="46D49DDE" w14:textId="77777777" w:rsidR="00BA2D2B" w:rsidRPr="00621E63" w:rsidRDefault="00BA2D2B" w:rsidP="006C0E8E">
            <w:pPr>
              <w:pStyle w:val="TableEntry"/>
              <w:spacing w:before="0" w:after="0" w:line="200" w:lineRule="atLeast"/>
              <w:ind w:left="29" w:right="29"/>
              <w:rPr>
                <w:sz w:val="16"/>
                <w:szCs w:val="16"/>
              </w:rPr>
            </w:pPr>
          </w:p>
        </w:tc>
        <w:tc>
          <w:tcPr>
            <w:tcW w:w="810" w:type="dxa"/>
            <w:shd w:val="clear" w:color="auto" w:fill="auto"/>
          </w:tcPr>
          <w:p w14:paraId="65B930DA"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0C9407EB" w14:textId="77777777" w:rsidR="00BA2D2B" w:rsidRPr="00621E63" w:rsidRDefault="00BA2D2B" w:rsidP="006C0E8E">
            <w:pPr>
              <w:pStyle w:val="TableEntry"/>
              <w:spacing w:before="0" w:after="0" w:line="200" w:lineRule="atLeast"/>
              <w:ind w:left="29" w:right="29"/>
              <w:rPr>
                <w:color w:val="FFFFFF"/>
                <w:sz w:val="16"/>
                <w:szCs w:val="16"/>
              </w:rPr>
            </w:pPr>
          </w:p>
        </w:tc>
        <w:tc>
          <w:tcPr>
            <w:tcW w:w="716" w:type="dxa"/>
            <w:shd w:val="clear" w:color="auto" w:fill="auto"/>
          </w:tcPr>
          <w:p w14:paraId="26008B5A"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7DEED262" w14:textId="77777777" w:rsidR="00BA2D2B" w:rsidRPr="00621E63" w:rsidRDefault="00BA2D2B" w:rsidP="006C0E8E">
            <w:pPr>
              <w:pStyle w:val="TableEntry"/>
              <w:spacing w:before="0" w:after="0" w:line="200" w:lineRule="atLeast"/>
              <w:ind w:left="29" w:right="29"/>
              <w:rPr>
                <w:color w:val="FFFFFF"/>
                <w:sz w:val="16"/>
                <w:szCs w:val="16"/>
              </w:rPr>
            </w:pPr>
          </w:p>
        </w:tc>
        <w:tc>
          <w:tcPr>
            <w:tcW w:w="644" w:type="dxa"/>
            <w:shd w:val="clear" w:color="auto" w:fill="auto"/>
          </w:tcPr>
          <w:p w14:paraId="4E09FFDF" w14:textId="77777777" w:rsidR="00BA2D2B" w:rsidRPr="00621E63" w:rsidRDefault="00BA2D2B" w:rsidP="006C0E8E">
            <w:pPr>
              <w:pStyle w:val="TableEntry"/>
              <w:spacing w:before="0" w:after="0" w:line="200" w:lineRule="atLeast"/>
              <w:ind w:left="29" w:right="29"/>
              <w:rPr>
                <w:color w:val="FFFFFF"/>
                <w:sz w:val="16"/>
                <w:szCs w:val="16"/>
              </w:rPr>
            </w:pPr>
          </w:p>
        </w:tc>
        <w:tc>
          <w:tcPr>
            <w:tcW w:w="706" w:type="dxa"/>
            <w:shd w:val="clear" w:color="auto" w:fill="auto"/>
          </w:tcPr>
          <w:p w14:paraId="70A9FB08"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441046C3" w14:textId="77777777" w:rsidR="00BA2D2B" w:rsidRPr="00621E63" w:rsidRDefault="00BA2D2B" w:rsidP="006C0E8E">
            <w:pPr>
              <w:pStyle w:val="TableEntry"/>
              <w:spacing w:before="0" w:after="0" w:line="200" w:lineRule="atLeast"/>
              <w:ind w:left="29" w:right="29"/>
              <w:rPr>
                <w:color w:val="FFFFFF"/>
                <w:sz w:val="16"/>
                <w:szCs w:val="16"/>
              </w:rPr>
            </w:pPr>
          </w:p>
        </w:tc>
        <w:tc>
          <w:tcPr>
            <w:tcW w:w="990" w:type="dxa"/>
            <w:shd w:val="clear" w:color="auto" w:fill="auto"/>
          </w:tcPr>
          <w:p w14:paraId="3F776D33" w14:textId="77777777" w:rsidR="00BA2D2B" w:rsidRPr="00621E63" w:rsidRDefault="00BA2D2B" w:rsidP="006C0E8E">
            <w:pPr>
              <w:pStyle w:val="TableEntry"/>
              <w:spacing w:before="0" w:after="0" w:line="200" w:lineRule="atLeast"/>
              <w:ind w:left="29" w:right="29"/>
              <w:rPr>
                <w:sz w:val="16"/>
                <w:szCs w:val="16"/>
              </w:rPr>
            </w:pPr>
          </w:p>
        </w:tc>
        <w:tc>
          <w:tcPr>
            <w:tcW w:w="1454" w:type="dxa"/>
            <w:shd w:val="clear" w:color="auto" w:fill="auto"/>
          </w:tcPr>
          <w:p w14:paraId="63A50681" w14:textId="77777777" w:rsidR="00BA2D2B" w:rsidRPr="00621E63" w:rsidRDefault="00BA2D2B" w:rsidP="006C0E8E">
            <w:pPr>
              <w:pStyle w:val="TableEntry"/>
              <w:spacing w:before="0" w:after="0" w:line="200" w:lineRule="atLeast"/>
              <w:ind w:left="29" w:right="29"/>
              <w:rPr>
                <w:sz w:val="16"/>
                <w:szCs w:val="16"/>
              </w:rPr>
            </w:pPr>
          </w:p>
        </w:tc>
      </w:tr>
      <w:tr w:rsidR="00C40FD5" w:rsidRPr="00621E63" w14:paraId="1A55B923" w14:textId="77777777" w:rsidTr="00CF5627">
        <w:trPr>
          <w:cantSplit/>
          <w:jc w:val="center"/>
        </w:trPr>
        <w:tc>
          <w:tcPr>
            <w:tcW w:w="1274" w:type="dxa"/>
            <w:shd w:val="clear" w:color="auto" w:fill="auto"/>
          </w:tcPr>
          <w:p w14:paraId="4DF33A47" w14:textId="59C12FAD" w:rsidR="00BA2D2B" w:rsidRPr="00621E63" w:rsidRDefault="00BA2D2B" w:rsidP="00FB6FC1">
            <w:pPr>
              <w:pStyle w:val="TableEntry"/>
            </w:pPr>
            <w:r w:rsidRPr="00621E63">
              <w:t>Units</w:t>
            </w:r>
          </w:p>
        </w:tc>
        <w:tc>
          <w:tcPr>
            <w:tcW w:w="724" w:type="dxa"/>
            <w:shd w:val="clear" w:color="auto" w:fill="auto"/>
          </w:tcPr>
          <w:p w14:paraId="070FA2D1" w14:textId="634ED69D" w:rsidR="00BA2D2B" w:rsidRPr="00621E63" w:rsidRDefault="00BA2D2B" w:rsidP="00FB6FC1">
            <w:pPr>
              <w:pStyle w:val="TableEntry"/>
            </w:pPr>
            <w:r w:rsidRPr="00621E63">
              <w:t>6</w:t>
            </w:r>
          </w:p>
        </w:tc>
        <w:tc>
          <w:tcPr>
            <w:tcW w:w="810" w:type="dxa"/>
            <w:shd w:val="clear" w:color="auto" w:fill="auto"/>
          </w:tcPr>
          <w:p w14:paraId="7DE5EA6A" w14:textId="628C2BE9" w:rsidR="00BA2D2B" w:rsidRPr="00621E63" w:rsidRDefault="00BA2D2B" w:rsidP="00FB6FC1">
            <w:pPr>
              <w:pStyle w:val="TableEntry"/>
              <w:rPr>
                <w:color w:val="FFFFFF"/>
              </w:rPr>
            </w:pPr>
            <w:r w:rsidRPr="00621E63">
              <w:t>CWE</w:t>
            </w:r>
          </w:p>
        </w:tc>
        <w:tc>
          <w:tcPr>
            <w:tcW w:w="810" w:type="dxa"/>
            <w:shd w:val="clear" w:color="auto" w:fill="auto"/>
          </w:tcPr>
          <w:p w14:paraId="785ED113" w14:textId="367D728C" w:rsidR="00BA2D2B" w:rsidRPr="00621E63" w:rsidRDefault="00BA2D2B" w:rsidP="00FB6FC1">
            <w:pPr>
              <w:pStyle w:val="TableEntry"/>
              <w:rPr>
                <w:color w:val="FFFFFF"/>
              </w:rPr>
            </w:pPr>
            <w:r w:rsidRPr="00621E63">
              <w:t>478</w:t>
            </w:r>
          </w:p>
        </w:tc>
        <w:tc>
          <w:tcPr>
            <w:tcW w:w="716" w:type="dxa"/>
            <w:shd w:val="clear" w:color="auto" w:fill="auto"/>
          </w:tcPr>
          <w:p w14:paraId="6887CDBF" w14:textId="05A023BA" w:rsidR="00BA2D2B" w:rsidRPr="00621E63" w:rsidRDefault="00BA2D2B" w:rsidP="00FB6FC1">
            <w:pPr>
              <w:pStyle w:val="TableEntry"/>
              <w:rPr>
                <w:color w:val="FFFFFF"/>
              </w:rPr>
            </w:pPr>
            <w:r w:rsidRPr="00621E63">
              <w:t>RE</w:t>
            </w:r>
          </w:p>
        </w:tc>
        <w:tc>
          <w:tcPr>
            <w:tcW w:w="810" w:type="dxa"/>
            <w:shd w:val="clear" w:color="auto" w:fill="auto"/>
          </w:tcPr>
          <w:p w14:paraId="3CECFE5D" w14:textId="6B875941" w:rsidR="00BA2D2B" w:rsidRPr="00621E63" w:rsidRDefault="00BA2D2B" w:rsidP="00FB6FC1">
            <w:pPr>
              <w:pStyle w:val="TableEntry"/>
              <w:rPr>
                <w:color w:val="FFFFFF"/>
              </w:rPr>
            </w:pPr>
            <w:r w:rsidRPr="00621E63">
              <w:t>False</w:t>
            </w:r>
          </w:p>
        </w:tc>
        <w:tc>
          <w:tcPr>
            <w:tcW w:w="644" w:type="dxa"/>
            <w:shd w:val="clear" w:color="auto" w:fill="auto"/>
          </w:tcPr>
          <w:p w14:paraId="6AE717CA" w14:textId="427805C7" w:rsidR="00BA2D2B" w:rsidRPr="00621E63" w:rsidRDefault="00BA2D2B" w:rsidP="00FB6FC1">
            <w:pPr>
              <w:pStyle w:val="TableEntry"/>
              <w:rPr>
                <w:color w:val="FFFFFF"/>
              </w:rPr>
            </w:pPr>
            <w:r w:rsidRPr="00621E63">
              <w:t>0</w:t>
            </w:r>
          </w:p>
        </w:tc>
        <w:tc>
          <w:tcPr>
            <w:tcW w:w="706" w:type="dxa"/>
            <w:shd w:val="clear" w:color="auto" w:fill="auto"/>
          </w:tcPr>
          <w:p w14:paraId="3E8890B3" w14:textId="1182842E" w:rsidR="00BA2D2B" w:rsidRPr="00621E63" w:rsidRDefault="00BA2D2B" w:rsidP="00FB6FC1">
            <w:pPr>
              <w:pStyle w:val="TableEntry"/>
              <w:rPr>
                <w:color w:val="FFFFFF"/>
              </w:rPr>
            </w:pPr>
            <w:r w:rsidRPr="00621E63">
              <w:t>1</w:t>
            </w:r>
          </w:p>
        </w:tc>
        <w:tc>
          <w:tcPr>
            <w:tcW w:w="810" w:type="dxa"/>
            <w:shd w:val="clear" w:color="auto" w:fill="auto"/>
          </w:tcPr>
          <w:p w14:paraId="182407A9" w14:textId="571586DE" w:rsidR="00BA2D2B" w:rsidRPr="00621E63" w:rsidRDefault="00BA2D2B" w:rsidP="001F5A5C">
            <w:pPr>
              <w:pStyle w:val="TableEntry"/>
            </w:pPr>
          </w:p>
        </w:tc>
        <w:tc>
          <w:tcPr>
            <w:tcW w:w="990" w:type="dxa"/>
            <w:shd w:val="clear" w:color="auto" w:fill="auto"/>
          </w:tcPr>
          <w:p w14:paraId="39468FB3" w14:textId="6FE3C84A" w:rsidR="00BA2D2B" w:rsidRPr="00621E63" w:rsidRDefault="00BA2D2B" w:rsidP="001F5A5C">
            <w:pPr>
              <w:pStyle w:val="TableEntry"/>
            </w:pPr>
          </w:p>
        </w:tc>
        <w:tc>
          <w:tcPr>
            <w:tcW w:w="1454" w:type="dxa"/>
            <w:shd w:val="clear" w:color="auto" w:fill="auto"/>
          </w:tcPr>
          <w:p w14:paraId="63038D6F" w14:textId="1087B054" w:rsidR="00BA2D2B" w:rsidRPr="00621E63" w:rsidRDefault="00BA2D2B" w:rsidP="001F5A5C">
            <w:pPr>
              <w:pStyle w:val="TableEntry"/>
            </w:pPr>
          </w:p>
        </w:tc>
      </w:tr>
      <w:tr w:rsidR="00C40FD5" w:rsidRPr="00621E63" w14:paraId="575A98A8" w14:textId="77777777" w:rsidTr="00CF5627">
        <w:trPr>
          <w:cantSplit/>
          <w:jc w:val="center"/>
        </w:trPr>
        <w:tc>
          <w:tcPr>
            <w:tcW w:w="1274" w:type="dxa"/>
            <w:shd w:val="clear" w:color="auto" w:fill="auto"/>
          </w:tcPr>
          <w:p w14:paraId="65AC3713" w14:textId="40843A4B" w:rsidR="00BA2D2B" w:rsidRPr="00621E63" w:rsidRDefault="00BA2D2B" w:rsidP="00CF5627">
            <w:pPr>
              <w:pStyle w:val="TableEntryItalicindent"/>
            </w:pPr>
            <w:r w:rsidRPr="00621E63">
              <w:t>identifier</w:t>
            </w:r>
          </w:p>
        </w:tc>
        <w:tc>
          <w:tcPr>
            <w:tcW w:w="724" w:type="dxa"/>
            <w:shd w:val="clear" w:color="auto" w:fill="auto"/>
          </w:tcPr>
          <w:p w14:paraId="1AC9B90F" w14:textId="2BBD166E" w:rsidR="00BA2D2B" w:rsidRPr="00621E63" w:rsidRDefault="00BA2D2B" w:rsidP="00FB6FC1">
            <w:pPr>
              <w:pStyle w:val="TableEntry"/>
              <w:rPr>
                <w:i/>
              </w:rPr>
            </w:pPr>
            <w:r w:rsidRPr="00621E63">
              <w:rPr>
                <w:i/>
              </w:rPr>
              <w:t>1</w:t>
            </w:r>
          </w:p>
        </w:tc>
        <w:tc>
          <w:tcPr>
            <w:tcW w:w="810" w:type="dxa"/>
            <w:shd w:val="clear" w:color="auto" w:fill="auto"/>
          </w:tcPr>
          <w:p w14:paraId="47CD302B" w14:textId="101242DF" w:rsidR="00BA2D2B" w:rsidRPr="00621E63" w:rsidRDefault="00BA2D2B" w:rsidP="00FB6FC1">
            <w:pPr>
              <w:pStyle w:val="TableEntry"/>
              <w:rPr>
                <w:color w:val="FFFFFF"/>
              </w:rPr>
            </w:pPr>
            <w:r w:rsidRPr="00621E63">
              <w:t>ST</w:t>
            </w:r>
          </w:p>
        </w:tc>
        <w:tc>
          <w:tcPr>
            <w:tcW w:w="810" w:type="dxa"/>
            <w:shd w:val="clear" w:color="auto" w:fill="auto"/>
          </w:tcPr>
          <w:p w14:paraId="25BDB28C" w14:textId="279C0E60" w:rsidR="00BA2D2B" w:rsidRPr="00621E63" w:rsidRDefault="00BA2D2B" w:rsidP="00FB6FC1">
            <w:pPr>
              <w:pStyle w:val="TableEntry"/>
              <w:rPr>
                <w:color w:val="FFFFFF"/>
              </w:rPr>
            </w:pPr>
            <w:r w:rsidRPr="00621E63">
              <w:t>20</w:t>
            </w:r>
          </w:p>
        </w:tc>
        <w:tc>
          <w:tcPr>
            <w:tcW w:w="716" w:type="dxa"/>
            <w:shd w:val="clear" w:color="auto" w:fill="auto"/>
          </w:tcPr>
          <w:p w14:paraId="79775EED" w14:textId="28E0368B" w:rsidR="00BA2D2B" w:rsidRPr="00621E63" w:rsidRDefault="00BA2D2B" w:rsidP="00FB6FC1">
            <w:pPr>
              <w:pStyle w:val="TableEntry"/>
              <w:rPr>
                <w:color w:val="FFFFFF"/>
              </w:rPr>
            </w:pPr>
            <w:r w:rsidRPr="00621E63">
              <w:t>RE</w:t>
            </w:r>
          </w:p>
        </w:tc>
        <w:tc>
          <w:tcPr>
            <w:tcW w:w="810" w:type="dxa"/>
            <w:shd w:val="clear" w:color="auto" w:fill="auto"/>
          </w:tcPr>
          <w:p w14:paraId="7381A188" w14:textId="3C9938C8" w:rsidR="00BA2D2B" w:rsidRPr="00621E63" w:rsidRDefault="00BA2D2B" w:rsidP="001F5A5C">
            <w:pPr>
              <w:pStyle w:val="TableEntry"/>
            </w:pPr>
          </w:p>
        </w:tc>
        <w:tc>
          <w:tcPr>
            <w:tcW w:w="644" w:type="dxa"/>
            <w:shd w:val="clear" w:color="auto" w:fill="auto"/>
          </w:tcPr>
          <w:p w14:paraId="4F1ECCED" w14:textId="5D2412AB" w:rsidR="00BA2D2B" w:rsidRPr="00621E63" w:rsidRDefault="00BA2D2B" w:rsidP="00FB6FC1">
            <w:pPr>
              <w:pStyle w:val="TableEntry"/>
              <w:rPr>
                <w:color w:val="FFFFFF"/>
              </w:rPr>
            </w:pPr>
            <w:r w:rsidRPr="00621E63">
              <w:t>0</w:t>
            </w:r>
          </w:p>
        </w:tc>
        <w:tc>
          <w:tcPr>
            <w:tcW w:w="706" w:type="dxa"/>
            <w:shd w:val="clear" w:color="auto" w:fill="auto"/>
          </w:tcPr>
          <w:p w14:paraId="6BA876F0" w14:textId="4BED04EF" w:rsidR="00BA2D2B" w:rsidRPr="00621E63" w:rsidRDefault="00BA2D2B" w:rsidP="00FB6FC1">
            <w:pPr>
              <w:pStyle w:val="TableEntry"/>
              <w:rPr>
                <w:color w:val="FFFFFF"/>
              </w:rPr>
            </w:pPr>
            <w:r w:rsidRPr="00621E63">
              <w:t>1</w:t>
            </w:r>
          </w:p>
        </w:tc>
        <w:tc>
          <w:tcPr>
            <w:tcW w:w="810" w:type="dxa"/>
            <w:shd w:val="clear" w:color="auto" w:fill="auto"/>
          </w:tcPr>
          <w:p w14:paraId="38E7C308" w14:textId="5EE3245B" w:rsidR="00BA2D2B" w:rsidRPr="00621E63" w:rsidRDefault="00BA2D2B" w:rsidP="001F5A5C">
            <w:pPr>
              <w:pStyle w:val="TableEntry"/>
            </w:pPr>
          </w:p>
        </w:tc>
        <w:tc>
          <w:tcPr>
            <w:tcW w:w="990" w:type="dxa"/>
            <w:shd w:val="clear" w:color="auto" w:fill="auto"/>
          </w:tcPr>
          <w:p w14:paraId="2E31EED6" w14:textId="4AF6A79A" w:rsidR="00BA2D2B" w:rsidRPr="00621E63" w:rsidRDefault="00BA2D2B" w:rsidP="001F5A5C">
            <w:pPr>
              <w:pStyle w:val="TableEntry"/>
            </w:pPr>
          </w:p>
        </w:tc>
        <w:tc>
          <w:tcPr>
            <w:tcW w:w="1454" w:type="dxa"/>
            <w:shd w:val="clear" w:color="auto" w:fill="auto"/>
          </w:tcPr>
          <w:p w14:paraId="4CA454EB" w14:textId="7388920A" w:rsidR="00BA2D2B" w:rsidRPr="00621E63" w:rsidRDefault="00BA2D2B" w:rsidP="001F5A5C">
            <w:pPr>
              <w:pStyle w:val="TableEntry"/>
            </w:pPr>
          </w:p>
        </w:tc>
      </w:tr>
      <w:tr w:rsidR="00C40FD5" w:rsidRPr="00621E63" w14:paraId="3E34A235" w14:textId="77777777" w:rsidTr="00CF5627">
        <w:trPr>
          <w:cantSplit/>
          <w:jc w:val="center"/>
        </w:trPr>
        <w:tc>
          <w:tcPr>
            <w:tcW w:w="1274" w:type="dxa"/>
            <w:shd w:val="clear" w:color="auto" w:fill="auto"/>
          </w:tcPr>
          <w:p w14:paraId="499F4457" w14:textId="59577454" w:rsidR="00BA2D2B" w:rsidRPr="00621E63" w:rsidRDefault="00BA2D2B" w:rsidP="00CF5627">
            <w:pPr>
              <w:pStyle w:val="TableEntryItalicindent"/>
            </w:pPr>
            <w:r w:rsidRPr="00621E63">
              <w:t>text</w:t>
            </w:r>
          </w:p>
        </w:tc>
        <w:tc>
          <w:tcPr>
            <w:tcW w:w="724" w:type="dxa"/>
            <w:shd w:val="clear" w:color="auto" w:fill="auto"/>
          </w:tcPr>
          <w:p w14:paraId="7E0D993D" w14:textId="0B16AD89" w:rsidR="00BA2D2B" w:rsidRPr="00621E63" w:rsidRDefault="00BA2D2B" w:rsidP="00FB6FC1">
            <w:pPr>
              <w:pStyle w:val="TableEntry"/>
              <w:rPr>
                <w:i/>
              </w:rPr>
            </w:pPr>
            <w:r w:rsidRPr="00621E63">
              <w:rPr>
                <w:i/>
              </w:rPr>
              <w:t>2</w:t>
            </w:r>
          </w:p>
        </w:tc>
        <w:tc>
          <w:tcPr>
            <w:tcW w:w="810" w:type="dxa"/>
            <w:shd w:val="clear" w:color="auto" w:fill="auto"/>
          </w:tcPr>
          <w:p w14:paraId="6ABCBEFB" w14:textId="000C0D48" w:rsidR="00BA2D2B" w:rsidRPr="00621E63" w:rsidRDefault="00BA2D2B" w:rsidP="00FB6FC1">
            <w:pPr>
              <w:pStyle w:val="TableEntry"/>
              <w:rPr>
                <w:color w:val="FFFFFF"/>
              </w:rPr>
            </w:pPr>
            <w:r w:rsidRPr="00621E63">
              <w:t>ST</w:t>
            </w:r>
          </w:p>
        </w:tc>
        <w:tc>
          <w:tcPr>
            <w:tcW w:w="810" w:type="dxa"/>
            <w:shd w:val="clear" w:color="auto" w:fill="auto"/>
          </w:tcPr>
          <w:p w14:paraId="65F78CE8" w14:textId="69663295" w:rsidR="00BA2D2B" w:rsidRPr="00621E63" w:rsidRDefault="00BA2D2B" w:rsidP="00FB6FC1">
            <w:pPr>
              <w:pStyle w:val="TableEntry"/>
              <w:rPr>
                <w:color w:val="FFFFFF"/>
              </w:rPr>
            </w:pPr>
            <w:r w:rsidRPr="00621E63">
              <w:t>199</w:t>
            </w:r>
          </w:p>
        </w:tc>
        <w:tc>
          <w:tcPr>
            <w:tcW w:w="716" w:type="dxa"/>
            <w:shd w:val="clear" w:color="auto" w:fill="auto"/>
          </w:tcPr>
          <w:p w14:paraId="64E5856F" w14:textId="10AF7D83" w:rsidR="00BA2D2B" w:rsidRPr="00621E63" w:rsidRDefault="00BA2D2B" w:rsidP="00FB6FC1">
            <w:pPr>
              <w:pStyle w:val="TableEntry"/>
              <w:rPr>
                <w:color w:val="FFFFFF"/>
              </w:rPr>
            </w:pPr>
            <w:r w:rsidRPr="00621E63">
              <w:t>O</w:t>
            </w:r>
          </w:p>
        </w:tc>
        <w:tc>
          <w:tcPr>
            <w:tcW w:w="810" w:type="dxa"/>
            <w:shd w:val="clear" w:color="auto" w:fill="auto"/>
          </w:tcPr>
          <w:p w14:paraId="543CD568" w14:textId="376EC39C" w:rsidR="00BA2D2B" w:rsidRPr="00621E63" w:rsidRDefault="00BA2D2B" w:rsidP="001F5A5C">
            <w:pPr>
              <w:pStyle w:val="TableEntry"/>
            </w:pPr>
          </w:p>
        </w:tc>
        <w:tc>
          <w:tcPr>
            <w:tcW w:w="644" w:type="dxa"/>
            <w:shd w:val="clear" w:color="auto" w:fill="auto"/>
          </w:tcPr>
          <w:p w14:paraId="3CD3C7B4" w14:textId="2F531A47" w:rsidR="00BA2D2B" w:rsidRPr="00621E63" w:rsidRDefault="00BA2D2B" w:rsidP="00FB6FC1">
            <w:pPr>
              <w:pStyle w:val="TableEntry"/>
              <w:rPr>
                <w:color w:val="FFFFFF"/>
              </w:rPr>
            </w:pPr>
            <w:r w:rsidRPr="00621E63">
              <w:t>0</w:t>
            </w:r>
          </w:p>
        </w:tc>
        <w:tc>
          <w:tcPr>
            <w:tcW w:w="706" w:type="dxa"/>
            <w:shd w:val="clear" w:color="auto" w:fill="auto"/>
          </w:tcPr>
          <w:p w14:paraId="23A124D3" w14:textId="2223F122" w:rsidR="00BA2D2B" w:rsidRPr="00621E63" w:rsidRDefault="00BA2D2B" w:rsidP="00FB6FC1">
            <w:pPr>
              <w:pStyle w:val="TableEntry"/>
              <w:rPr>
                <w:color w:val="FFFFFF"/>
              </w:rPr>
            </w:pPr>
            <w:r w:rsidRPr="00621E63">
              <w:t>1</w:t>
            </w:r>
          </w:p>
        </w:tc>
        <w:tc>
          <w:tcPr>
            <w:tcW w:w="810" w:type="dxa"/>
            <w:shd w:val="clear" w:color="auto" w:fill="auto"/>
          </w:tcPr>
          <w:p w14:paraId="780E83B9" w14:textId="57E668F0" w:rsidR="00BA2D2B" w:rsidRPr="00621E63" w:rsidRDefault="00BA2D2B" w:rsidP="001F5A5C">
            <w:pPr>
              <w:pStyle w:val="TableEntry"/>
            </w:pPr>
          </w:p>
        </w:tc>
        <w:tc>
          <w:tcPr>
            <w:tcW w:w="990" w:type="dxa"/>
            <w:shd w:val="clear" w:color="auto" w:fill="auto"/>
          </w:tcPr>
          <w:p w14:paraId="5FE03E93" w14:textId="3D5492E2" w:rsidR="00BA2D2B" w:rsidRPr="00621E63" w:rsidRDefault="00BA2D2B" w:rsidP="001F5A5C">
            <w:pPr>
              <w:pStyle w:val="TableEntry"/>
            </w:pPr>
          </w:p>
        </w:tc>
        <w:tc>
          <w:tcPr>
            <w:tcW w:w="1454" w:type="dxa"/>
            <w:shd w:val="clear" w:color="auto" w:fill="auto"/>
          </w:tcPr>
          <w:p w14:paraId="38CD7CAC" w14:textId="7093BDD1" w:rsidR="00BA2D2B" w:rsidRPr="00621E63" w:rsidRDefault="00BA2D2B" w:rsidP="001F5A5C">
            <w:pPr>
              <w:pStyle w:val="TableEntry"/>
            </w:pPr>
          </w:p>
        </w:tc>
      </w:tr>
      <w:tr w:rsidR="00C40FD5" w:rsidRPr="00621E63" w14:paraId="0C022AF9" w14:textId="77777777" w:rsidTr="00CF5627">
        <w:trPr>
          <w:cantSplit/>
          <w:jc w:val="center"/>
        </w:trPr>
        <w:tc>
          <w:tcPr>
            <w:tcW w:w="1274" w:type="dxa"/>
            <w:shd w:val="clear" w:color="auto" w:fill="auto"/>
          </w:tcPr>
          <w:p w14:paraId="043FAF4A" w14:textId="6EE5F355" w:rsidR="00BA2D2B" w:rsidRPr="00621E63" w:rsidRDefault="00BA2D2B" w:rsidP="00FB6FC1">
            <w:pPr>
              <w:pStyle w:val="TableEntry"/>
            </w:pPr>
            <w:r w:rsidRPr="00621E63">
              <w:t>Abnormal Flags</w:t>
            </w:r>
          </w:p>
        </w:tc>
        <w:tc>
          <w:tcPr>
            <w:tcW w:w="724" w:type="dxa"/>
            <w:shd w:val="clear" w:color="auto" w:fill="auto"/>
          </w:tcPr>
          <w:p w14:paraId="1A3449CE" w14:textId="06B50030" w:rsidR="00BA2D2B" w:rsidRPr="00621E63" w:rsidRDefault="00BA2D2B" w:rsidP="006421A7">
            <w:pPr>
              <w:pStyle w:val="TableEntry"/>
            </w:pPr>
            <w:r w:rsidRPr="00621E63">
              <w:t>8</w:t>
            </w:r>
          </w:p>
        </w:tc>
        <w:tc>
          <w:tcPr>
            <w:tcW w:w="810" w:type="dxa"/>
            <w:shd w:val="clear" w:color="auto" w:fill="auto"/>
          </w:tcPr>
          <w:p w14:paraId="630025D9" w14:textId="68D4F219" w:rsidR="00BA2D2B" w:rsidRPr="00621E63" w:rsidRDefault="00BA2D2B" w:rsidP="00FB6FC1">
            <w:pPr>
              <w:pStyle w:val="TableEntry"/>
              <w:rPr>
                <w:color w:val="FFFFFF"/>
              </w:rPr>
            </w:pPr>
            <w:r w:rsidRPr="00621E63">
              <w:t>IS</w:t>
            </w:r>
          </w:p>
        </w:tc>
        <w:tc>
          <w:tcPr>
            <w:tcW w:w="810" w:type="dxa"/>
            <w:shd w:val="clear" w:color="auto" w:fill="auto"/>
          </w:tcPr>
          <w:p w14:paraId="17B8D0A6" w14:textId="4C589FEB" w:rsidR="00BA2D2B" w:rsidRPr="00621E63" w:rsidRDefault="00BA2D2B" w:rsidP="00FB6FC1">
            <w:pPr>
              <w:pStyle w:val="TableEntry"/>
              <w:rPr>
                <w:color w:val="FFFFFF"/>
              </w:rPr>
            </w:pPr>
            <w:r w:rsidRPr="00621E63">
              <w:t>5</w:t>
            </w:r>
          </w:p>
        </w:tc>
        <w:tc>
          <w:tcPr>
            <w:tcW w:w="716" w:type="dxa"/>
            <w:shd w:val="clear" w:color="auto" w:fill="auto"/>
          </w:tcPr>
          <w:p w14:paraId="2829297A" w14:textId="7EFBD75B" w:rsidR="00BA2D2B" w:rsidRPr="00621E63" w:rsidRDefault="00BA2D2B" w:rsidP="00FB6FC1">
            <w:pPr>
              <w:pStyle w:val="TableEntry"/>
              <w:rPr>
                <w:color w:val="FFFFFF"/>
              </w:rPr>
            </w:pPr>
            <w:r w:rsidRPr="00621E63">
              <w:t>O</w:t>
            </w:r>
          </w:p>
        </w:tc>
        <w:tc>
          <w:tcPr>
            <w:tcW w:w="810" w:type="dxa"/>
            <w:shd w:val="clear" w:color="auto" w:fill="auto"/>
          </w:tcPr>
          <w:p w14:paraId="4E28F780" w14:textId="1E81A7DC" w:rsidR="00BA2D2B" w:rsidRPr="00621E63" w:rsidRDefault="00BA2D2B" w:rsidP="00FB6FC1">
            <w:pPr>
              <w:pStyle w:val="TableEntry"/>
              <w:rPr>
                <w:color w:val="FFFFFF"/>
              </w:rPr>
            </w:pPr>
            <w:r w:rsidRPr="00621E63">
              <w:t>True</w:t>
            </w:r>
          </w:p>
        </w:tc>
        <w:tc>
          <w:tcPr>
            <w:tcW w:w="644" w:type="dxa"/>
            <w:shd w:val="clear" w:color="auto" w:fill="auto"/>
          </w:tcPr>
          <w:p w14:paraId="14ABBC99" w14:textId="6F1168AD" w:rsidR="00BA2D2B" w:rsidRPr="00621E63" w:rsidRDefault="00BA2D2B" w:rsidP="00FB6FC1">
            <w:pPr>
              <w:pStyle w:val="TableEntry"/>
              <w:rPr>
                <w:color w:val="FFFFFF"/>
              </w:rPr>
            </w:pPr>
            <w:r w:rsidRPr="00621E63">
              <w:t>0</w:t>
            </w:r>
          </w:p>
        </w:tc>
        <w:tc>
          <w:tcPr>
            <w:tcW w:w="706" w:type="dxa"/>
            <w:shd w:val="clear" w:color="auto" w:fill="auto"/>
          </w:tcPr>
          <w:p w14:paraId="1B6EFDEB" w14:textId="09E9B92D" w:rsidR="00BA2D2B" w:rsidRPr="00621E63" w:rsidRDefault="00BA2D2B" w:rsidP="00FB6FC1">
            <w:pPr>
              <w:pStyle w:val="TableEntry"/>
              <w:rPr>
                <w:color w:val="FFFFFF"/>
              </w:rPr>
            </w:pPr>
            <w:r w:rsidRPr="00621E63">
              <w:t>*</w:t>
            </w:r>
          </w:p>
        </w:tc>
        <w:tc>
          <w:tcPr>
            <w:tcW w:w="810" w:type="dxa"/>
            <w:shd w:val="clear" w:color="auto" w:fill="auto"/>
          </w:tcPr>
          <w:p w14:paraId="0C0FED07" w14:textId="66719E6E" w:rsidR="00BA2D2B" w:rsidRPr="00621E63" w:rsidRDefault="00BA2D2B" w:rsidP="006421A7">
            <w:pPr>
              <w:pStyle w:val="TableEntry"/>
              <w:rPr>
                <w:color w:val="FFFFFF"/>
              </w:rPr>
            </w:pPr>
            <w:r w:rsidRPr="00621E63">
              <w:t>0078</w:t>
            </w:r>
          </w:p>
        </w:tc>
        <w:tc>
          <w:tcPr>
            <w:tcW w:w="990" w:type="dxa"/>
            <w:shd w:val="clear" w:color="auto" w:fill="auto"/>
          </w:tcPr>
          <w:p w14:paraId="5A04D20D" w14:textId="2FD7CCCF" w:rsidR="00BA2D2B" w:rsidRPr="00621E63" w:rsidRDefault="00BA2D2B" w:rsidP="001F5A5C">
            <w:pPr>
              <w:pStyle w:val="TableEntry"/>
            </w:pPr>
          </w:p>
        </w:tc>
        <w:tc>
          <w:tcPr>
            <w:tcW w:w="1454" w:type="dxa"/>
            <w:shd w:val="clear" w:color="auto" w:fill="auto"/>
          </w:tcPr>
          <w:p w14:paraId="05FB1285" w14:textId="04D8FBCB" w:rsidR="00BA2D2B" w:rsidRPr="00621E63" w:rsidRDefault="00BA2D2B" w:rsidP="001F5A5C">
            <w:pPr>
              <w:pStyle w:val="TableEntry"/>
            </w:pPr>
          </w:p>
        </w:tc>
      </w:tr>
      <w:tr w:rsidR="00C40FD5" w:rsidRPr="00621E63" w14:paraId="08CAFA00" w14:textId="77777777" w:rsidTr="00CF5627">
        <w:trPr>
          <w:cantSplit/>
          <w:jc w:val="center"/>
        </w:trPr>
        <w:tc>
          <w:tcPr>
            <w:tcW w:w="1274" w:type="dxa"/>
            <w:shd w:val="clear" w:color="auto" w:fill="auto"/>
          </w:tcPr>
          <w:p w14:paraId="4A373DD7" w14:textId="13403F04" w:rsidR="00BA2D2B" w:rsidRPr="00621E63" w:rsidRDefault="00BA2D2B" w:rsidP="006421A7">
            <w:pPr>
              <w:pStyle w:val="TableEntry"/>
            </w:pPr>
            <w:r w:rsidRPr="00621E63">
              <w:t>Observation Result Status</w:t>
            </w:r>
          </w:p>
        </w:tc>
        <w:tc>
          <w:tcPr>
            <w:tcW w:w="724" w:type="dxa"/>
            <w:shd w:val="clear" w:color="auto" w:fill="auto"/>
          </w:tcPr>
          <w:p w14:paraId="444C4177" w14:textId="22BE2CA2" w:rsidR="00BA2D2B" w:rsidRPr="00621E63" w:rsidRDefault="00BA2D2B" w:rsidP="006421A7">
            <w:pPr>
              <w:pStyle w:val="TableEntry"/>
            </w:pPr>
            <w:r w:rsidRPr="00621E63">
              <w:t>11</w:t>
            </w:r>
          </w:p>
        </w:tc>
        <w:tc>
          <w:tcPr>
            <w:tcW w:w="810" w:type="dxa"/>
            <w:shd w:val="clear" w:color="auto" w:fill="auto"/>
          </w:tcPr>
          <w:p w14:paraId="3C783C56" w14:textId="74C314D2" w:rsidR="00BA2D2B" w:rsidRPr="00621E63" w:rsidRDefault="00BA2D2B" w:rsidP="006421A7">
            <w:pPr>
              <w:pStyle w:val="TableEntry"/>
              <w:rPr>
                <w:color w:val="FFFFFF"/>
              </w:rPr>
            </w:pPr>
            <w:r w:rsidRPr="00621E63">
              <w:t>ID</w:t>
            </w:r>
          </w:p>
        </w:tc>
        <w:tc>
          <w:tcPr>
            <w:tcW w:w="810" w:type="dxa"/>
            <w:shd w:val="clear" w:color="auto" w:fill="auto"/>
          </w:tcPr>
          <w:p w14:paraId="6BAF7B5E" w14:textId="7B02B18C" w:rsidR="00BA2D2B" w:rsidRPr="00621E63" w:rsidRDefault="00BA2D2B" w:rsidP="006421A7">
            <w:pPr>
              <w:pStyle w:val="TableEntry"/>
              <w:rPr>
                <w:color w:val="FFFFFF"/>
              </w:rPr>
            </w:pPr>
            <w:r w:rsidRPr="00621E63">
              <w:t>1</w:t>
            </w:r>
          </w:p>
        </w:tc>
        <w:tc>
          <w:tcPr>
            <w:tcW w:w="716" w:type="dxa"/>
            <w:shd w:val="clear" w:color="auto" w:fill="auto"/>
          </w:tcPr>
          <w:p w14:paraId="461CB3F8" w14:textId="31625267" w:rsidR="00BA2D2B" w:rsidRPr="00621E63" w:rsidRDefault="00BA2D2B" w:rsidP="00FB6FC1">
            <w:pPr>
              <w:pStyle w:val="TableEntry"/>
              <w:rPr>
                <w:color w:val="FFFFFF"/>
              </w:rPr>
            </w:pPr>
            <w:r w:rsidRPr="00621E63">
              <w:t>R</w:t>
            </w:r>
          </w:p>
        </w:tc>
        <w:tc>
          <w:tcPr>
            <w:tcW w:w="810" w:type="dxa"/>
            <w:shd w:val="clear" w:color="auto" w:fill="auto"/>
          </w:tcPr>
          <w:p w14:paraId="5630FD72" w14:textId="24000DB7" w:rsidR="00BA2D2B" w:rsidRPr="00621E63" w:rsidRDefault="00BA2D2B" w:rsidP="00FB6FC1">
            <w:pPr>
              <w:pStyle w:val="TableEntry"/>
              <w:rPr>
                <w:color w:val="FFFFFF"/>
              </w:rPr>
            </w:pPr>
            <w:r w:rsidRPr="00621E63">
              <w:t>False</w:t>
            </w:r>
          </w:p>
        </w:tc>
        <w:tc>
          <w:tcPr>
            <w:tcW w:w="644" w:type="dxa"/>
            <w:shd w:val="clear" w:color="auto" w:fill="auto"/>
          </w:tcPr>
          <w:p w14:paraId="3077DBC7" w14:textId="311AE638" w:rsidR="00BA2D2B" w:rsidRPr="00621E63" w:rsidRDefault="00BA2D2B" w:rsidP="006421A7">
            <w:pPr>
              <w:pStyle w:val="TableEntry"/>
              <w:rPr>
                <w:color w:val="FFFFFF"/>
              </w:rPr>
            </w:pPr>
            <w:r w:rsidRPr="00621E63">
              <w:t>1</w:t>
            </w:r>
          </w:p>
        </w:tc>
        <w:tc>
          <w:tcPr>
            <w:tcW w:w="706" w:type="dxa"/>
            <w:shd w:val="clear" w:color="auto" w:fill="auto"/>
          </w:tcPr>
          <w:p w14:paraId="01372136" w14:textId="6FFEC9C8" w:rsidR="00BA2D2B" w:rsidRPr="00621E63" w:rsidRDefault="00BA2D2B" w:rsidP="006421A7">
            <w:pPr>
              <w:pStyle w:val="TableEntry"/>
              <w:rPr>
                <w:color w:val="FFFFFF"/>
              </w:rPr>
            </w:pPr>
            <w:r w:rsidRPr="00621E63">
              <w:t>1</w:t>
            </w:r>
          </w:p>
        </w:tc>
        <w:tc>
          <w:tcPr>
            <w:tcW w:w="810" w:type="dxa"/>
            <w:shd w:val="clear" w:color="auto" w:fill="auto"/>
          </w:tcPr>
          <w:p w14:paraId="3B01C5C5" w14:textId="1C8FFCE3" w:rsidR="00BA2D2B" w:rsidRPr="00621E63" w:rsidRDefault="00BA2D2B" w:rsidP="006421A7">
            <w:pPr>
              <w:pStyle w:val="TableEntry"/>
              <w:rPr>
                <w:color w:val="FFFFFF"/>
              </w:rPr>
            </w:pPr>
            <w:r w:rsidRPr="00621E63">
              <w:t>0085</w:t>
            </w:r>
          </w:p>
        </w:tc>
        <w:tc>
          <w:tcPr>
            <w:tcW w:w="990" w:type="dxa"/>
            <w:shd w:val="clear" w:color="auto" w:fill="auto"/>
          </w:tcPr>
          <w:p w14:paraId="4E0CF666" w14:textId="5AE5546C" w:rsidR="00BA2D2B" w:rsidRPr="00621E63" w:rsidRDefault="00BA2D2B" w:rsidP="001F5A5C">
            <w:pPr>
              <w:pStyle w:val="TableEntry"/>
            </w:pPr>
          </w:p>
        </w:tc>
        <w:tc>
          <w:tcPr>
            <w:tcW w:w="1454" w:type="dxa"/>
            <w:shd w:val="clear" w:color="auto" w:fill="auto"/>
          </w:tcPr>
          <w:p w14:paraId="62559892" w14:textId="2AE4A9C6" w:rsidR="00BA2D2B" w:rsidRPr="00621E63" w:rsidRDefault="00BA2D2B" w:rsidP="001F5A5C">
            <w:pPr>
              <w:pStyle w:val="TableEntry"/>
            </w:pPr>
          </w:p>
        </w:tc>
      </w:tr>
      <w:tr w:rsidR="00C40FD5" w:rsidRPr="00621E63" w14:paraId="665F52B9" w14:textId="77777777" w:rsidTr="00CF5627">
        <w:trPr>
          <w:cantSplit/>
          <w:jc w:val="center"/>
        </w:trPr>
        <w:tc>
          <w:tcPr>
            <w:tcW w:w="1274" w:type="dxa"/>
            <w:shd w:val="clear" w:color="auto" w:fill="auto"/>
          </w:tcPr>
          <w:p w14:paraId="6DE5871F" w14:textId="2151D20B" w:rsidR="00BA2D2B" w:rsidRPr="00621E63" w:rsidRDefault="00BA2D2B" w:rsidP="006421A7">
            <w:pPr>
              <w:pStyle w:val="TableEntry"/>
            </w:pPr>
            <w:r w:rsidRPr="00621E63">
              <w:t>Date/Time of the Observation</w:t>
            </w:r>
          </w:p>
        </w:tc>
        <w:tc>
          <w:tcPr>
            <w:tcW w:w="724" w:type="dxa"/>
            <w:shd w:val="clear" w:color="auto" w:fill="auto"/>
          </w:tcPr>
          <w:p w14:paraId="197DA826" w14:textId="5AF3C3EA" w:rsidR="00BA2D2B" w:rsidRPr="00621E63" w:rsidRDefault="00BA2D2B" w:rsidP="006421A7">
            <w:pPr>
              <w:pStyle w:val="TableEntry"/>
            </w:pPr>
            <w:r w:rsidRPr="00621E63">
              <w:t>14</w:t>
            </w:r>
          </w:p>
        </w:tc>
        <w:tc>
          <w:tcPr>
            <w:tcW w:w="810" w:type="dxa"/>
            <w:shd w:val="clear" w:color="auto" w:fill="auto"/>
          </w:tcPr>
          <w:p w14:paraId="04A88543" w14:textId="54AFD2A1" w:rsidR="00BA2D2B" w:rsidRPr="00621E63" w:rsidRDefault="00BA2D2B" w:rsidP="006421A7">
            <w:pPr>
              <w:pStyle w:val="TableEntry"/>
              <w:rPr>
                <w:color w:val="FFFFFF"/>
              </w:rPr>
            </w:pPr>
            <w:r w:rsidRPr="00621E63">
              <w:t>TS</w:t>
            </w:r>
          </w:p>
        </w:tc>
        <w:tc>
          <w:tcPr>
            <w:tcW w:w="810" w:type="dxa"/>
            <w:shd w:val="clear" w:color="auto" w:fill="auto"/>
          </w:tcPr>
          <w:p w14:paraId="500D0B71" w14:textId="78305688" w:rsidR="00BA2D2B" w:rsidRPr="00621E63" w:rsidRDefault="00BA2D2B" w:rsidP="006421A7">
            <w:pPr>
              <w:pStyle w:val="TableEntry"/>
              <w:rPr>
                <w:color w:val="FFFFFF"/>
              </w:rPr>
            </w:pPr>
            <w:r w:rsidRPr="00621E63">
              <w:t>26</w:t>
            </w:r>
          </w:p>
        </w:tc>
        <w:tc>
          <w:tcPr>
            <w:tcW w:w="716" w:type="dxa"/>
            <w:shd w:val="clear" w:color="auto" w:fill="auto"/>
          </w:tcPr>
          <w:p w14:paraId="1F7CDF6B" w14:textId="71749CC2" w:rsidR="00BA2D2B" w:rsidRPr="00621E63" w:rsidRDefault="00BA2D2B" w:rsidP="00FB6FC1">
            <w:pPr>
              <w:pStyle w:val="TableEntry"/>
              <w:rPr>
                <w:color w:val="FFFFFF"/>
              </w:rPr>
            </w:pPr>
            <w:r w:rsidRPr="00621E63">
              <w:t>RE</w:t>
            </w:r>
          </w:p>
        </w:tc>
        <w:tc>
          <w:tcPr>
            <w:tcW w:w="810" w:type="dxa"/>
            <w:shd w:val="clear" w:color="auto" w:fill="auto"/>
          </w:tcPr>
          <w:p w14:paraId="1493DEE5" w14:textId="21AEBA56" w:rsidR="00BA2D2B" w:rsidRPr="00621E63" w:rsidRDefault="00BA2D2B" w:rsidP="00FB6FC1">
            <w:pPr>
              <w:pStyle w:val="TableEntry"/>
              <w:rPr>
                <w:color w:val="FFFFFF"/>
              </w:rPr>
            </w:pPr>
            <w:r w:rsidRPr="00621E63">
              <w:t>False</w:t>
            </w:r>
          </w:p>
        </w:tc>
        <w:tc>
          <w:tcPr>
            <w:tcW w:w="644" w:type="dxa"/>
            <w:shd w:val="clear" w:color="auto" w:fill="auto"/>
          </w:tcPr>
          <w:p w14:paraId="07DAB490" w14:textId="472F3275" w:rsidR="00BA2D2B" w:rsidRPr="00621E63" w:rsidRDefault="00BA2D2B" w:rsidP="006421A7">
            <w:pPr>
              <w:pStyle w:val="TableEntry"/>
              <w:rPr>
                <w:color w:val="FFFFFF"/>
              </w:rPr>
            </w:pPr>
            <w:r w:rsidRPr="00621E63">
              <w:t>0</w:t>
            </w:r>
          </w:p>
        </w:tc>
        <w:tc>
          <w:tcPr>
            <w:tcW w:w="706" w:type="dxa"/>
            <w:shd w:val="clear" w:color="auto" w:fill="auto"/>
          </w:tcPr>
          <w:p w14:paraId="6C4DA2B8" w14:textId="78AF9BB3" w:rsidR="00BA2D2B" w:rsidRPr="00621E63" w:rsidRDefault="00BA2D2B" w:rsidP="006421A7">
            <w:pPr>
              <w:pStyle w:val="TableEntry"/>
              <w:rPr>
                <w:color w:val="FFFFFF"/>
              </w:rPr>
            </w:pPr>
            <w:r w:rsidRPr="00621E63">
              <w:t>1</w:t>
            </w:r>
          </w:p>
        </w:tc>
        <w:tc>
          <w:tcPr>
            <w:tcW w:w="810" w:type="dxa"/>
            <w:shd w:val="clear" w:color="auto" w:fill="auto"/>
          </w:tcPr>
          <w:p w14:paraId="796865B3" w14:textId="03F52322" w:rsidR="00BA2D2B" w:rsidRPr="00621E63" w:rsidRDefault="00BA2D2B" w:rsidP="001F5A5C">
            <w:pPr>
              <w:pStyle w:val="TableEntry"/>
            </w:pPr>
          </w:p>
        </w:tc>
        <w:tc>
          <w:tcPr>
            <w:tcW w:w="990" w:type="dxa"/>
            <w:shd w:val="clear" w:color="auto" w:fill="auto"/>
          </w:tcPr>
          <w:p w14:paraId="351283C8" w14:textId="6E5181A0" w:rsidR="00BA2D2B" w:rsidRPr="00621E63" w:rsidRDefault="00BA2D2B" w:rsidP="001F5A5C">
            <w:pPr>
              <w:pStyle w:val="TableEntry"/>
            </w:pPr>
          </w:p>
        </w:tc>
        <w:tc>
          <w:tcPr>
            <w:tcW w:w="1454" w:type="dxa"/>
            <w:shd w:val="clear" w:color="auto" w:fill="auto"/>
          </w:tcPr>
          <w:p w14:paraId="22565DF5" w14:textId="47E6D2C2" w:rsidR="00BA2D2B" w:rsidRPr="00621E63" w:rsidRDefault="00BA2D2B" w:rsidP="001F5A5C">
            <w:pPr>
              <w:pStyle w:val="TableEntry"/>
            </w:pPr>
          </w:p>
        </w:tc>
      </w:tr>
      <w:tr w:rsidR="00C40FD5" w:rsidRPr="00621E63" w14:paraId="30818B69" w14:textId="77777777" w:rsidTr="00CF5627">
        <w:trPr>
          <w:cantSplit/>
          <w:jc w:val="center"/>
        </w:trPr>
        <w:tc>
          <w:tcPr>
            <w:tcW w:w="1274" w:type="dxa"/>
            <w:shd w:val="clear" w:color="auto" w:fill="auto"/>
          </w:tcPr>
          <w:p w14:paraId="71F5716C" w14:textId="7D302B39" w:rsidR="00BA2D2B" w:rsidRPr="00621E63" w:rsidRDefault="00BA2D2B" w:rsidP="00CF5627">
            <w:pPr>
              <w:pStyle w:val="TableEntryItalicindent"/>
            </w:pPr>
            <w:r w:rsidRPr="00621E63">
              <w:t>time</w:t>
            </w:r>
          </w:p>
        </w:tc>
        <w:tc>
          <w:tcPr>
            <w:tcW w:w="724" w:type="dxa"/>
            <w:shd w:val="clear" w:color="auto" w:fill="auto"/>
          </w:tcPr>
          <w:p w14:paraId="700D43DA" w14:textId="3BF7263D" w:rsidR="00BA2D2B" w:rsidRPr="00621E63" w:rsidRDefault="00BA2D2B" w:rsidP="006421A7">
            <w:pPr>
              <w:pStyle w:val="TableEntry"/>
              <w:rPr>
                <w:i/>
              </w:rPr>
            </w:pPr>
            <w:r w:rsidRPr="00621E63">
              <w:rPr>
                <w:i/>
              </w:rPr>
              <w:t>1</w:t>
            </w:r>
          </w:p>
        </w:tc>
        <w:tc>
          <w:tcPr>
            <w:tcW w:w="810" w:type="dxa"/>
            <w:shd w:val="clear" w:color="auto" w:fill="auto"/>
          </w:tcPr>
          <w:p w14:paraId="47F0F9B5" w14:textId="1382C7CE" w:rsidR="00BA2D2B" w:rsidRPr="00621E63" w:rsidRDefault="00BA2D2B" w:rsidP="006421A7">
            <w:pPr>
              <w:pStyle w:val="TableEntry"/>
              <w:rPr>
                <w:color w:val="FFFFFF"/>
              </w:rPr>
            </w:pPr>
            <w:r w:rsidRPr="00621E63">
              <w:t>DTM</w:t>
            </w:r>
          </w:p>
        </w:tc>
        <w:tc>
          <w:tcPr>
            <w:tcW w:w="810" w:type="dxa"/>
            <w:shd w:val="clear" w:color="auto" w:fill="auto"/>
          </w:tcPr>
          <w:p w14:paraId="02A863CF" w14:textId="1B37F4EB" w:rsidR="00BA2D2B" w:rsidRPr="00621E63" w:rsidRDefault="00BA2D2B" w:rsidP="006421A7">
            <w:pPr>
              <w:pStyle w:val="TableEntry"/>
              <w:rPr>
                <w:color w:val="FFFFFF"/>
              </w:rPr>
            </w:pPr>
            <w:r w:rsidRPr="00621E63">
              <w:t>24</w:t>
            </w:r>
          </w:p>
        </w:tc>
        <w:tc>
          <w:tcPr>
            <w:tcW w:w="716" w:type="dxa"/>
            <w:shd w:val="clear" w:color="auto" w:fill="auto"/>
          </w:tcPr>
          <w:p w14:paraId="1109A184" w14:textId="4CBB8EFF" w:rsidR="00BA2D2B" w:rsidRPr="00621E63" w:rsidRDefault="00BA2D2B" w:rsidP="00FB6FC1">
            <w:pPr>
              <w:pStyle w:val="TableEntry"/>
              <w:rPr>
                <w:color w:val="FFFFFF"/>
              </w:rPr>
            </w:pPr>
            <w:r w:rsidRPr="00621E63">
              <w:t>RE</w:t>
            </w:r>
          </w:p>
        </w:tc>
        <w:tc>
          <w:tcPr>
            <w:tcW w:w="810" w:type="dxa"/>
            <w:shd w:val="clear" w:color="auto" w:fill="auto"/>
          </w:tcPr>
          <w:p w14:paraId="398609F7" w14:textId="5269AC3F" w:rsidR="00BA2D2B" w:rsidRPr="00621E63" w:rsidRDefault="00E86B15" w:rsidP="001F5A5C">
            <w:pPr>
              <w:pStyle w:val="TableEntry"/>
            </w:pPr>
            <w:r w:rsidRPr="00621E63">
              <w:t>0</w:t>
            </w:r>
          </w:p>
        </w:tc>
        <w:tc>
          <w:tcPr>
            <w:tcW w:w="644" w:type="dxa"/>
            <w:shd w:val="clear" w:color="auto" w:fill="auto"/>
          </w:tcPr>
          <w:p w14:paraId="66391E5F" w14:textId="3B01BE09" w:rsidR="00BA2D2B" w:rsidRPr="00621E63" w:rsidRDefault="00E86B15" w:rsidP="006421A7">
            <w:pPr>
              <w:pStyle w:val="TableEntry"/>
              <w:rPr>
                <w:color w:val="FFFFFF"/>
              </w:rPr>
            </w:pPr>
            <w:r w:rsidRPr="00621E63">
              <w:t>0</w:t>
            </w:r>
          </w:p>
        </w:tc>
        <w:tc>
          <w:tcPr>
            <w:tcW w:w="706" w:type="dxa"/>
            <w:shd w:val="clear" w:color="auto" w:fill="auto"/>
          </w:tcPr>
          <w:p w14:paraId="384F13F4" w14:textId="4CE42E3E" w:rsidR="00BA2D2B" w:rsidRPr="00621E63" w:rsidRDefault="00BA2D2B" w:rsidP="006421A7">
            <w:pPr>
              <w:pStyle w:val="TableEntry"/>
              <w:rPr>
                <w:color w:val="FFFFFF"/>
              </w:rPr>
            </w:pPr>
            <w:r w:rsidRPr="00621E63">
              <w:t>1</w:t>
            </w:r>
          </w:p>
        </w:tc>
        <w:tc>
          <w:tcPr>
            <w:tcW w:w="810" w:type="dxa"/>
            <w:shd w:val="clear" w:color="auto" w:fill="auto"/>
          </w:tcPr>
          <w:p w14:paraId="4CBD51A1" w14:textId="68CEEB98" w:rsidR="00BA2D2B" w:rsidRPr="00621E63" w:rsidRDefault="00BA2D2B" w:rsidP="001F5A5C">
            <w:pPr>
              <w:pStyle w:val="TableEntry"/>
            </w:pPr>
          </w:p>
        </w:tc>
        <w:tc>
          <w:tcPr>
            <w:tcW w:w="990" w:type="dxa"/>
            <w:shd w:val="clear" w:color="auto" w:fill="auto"/>
          </w:tcPr>
          <w:p w14:paraId="15F16D1A" w14:textId="653115B6" w:rsidR="00BA2D2B" w:rsidRPr="00621E63" w:rsidRDefault="00BA2D2B" w:rsidP="001F5A5C">
            <w:pPr>
              <w:pStyle w:val="TableEntry"/>
            </w:pPr>
          </w:p>
        </w:tc>
        <w:tc>
          <w:tcPr>
            <w:tcW w:w="1454" w:type="dxa"/>
            <w:shd w:val="clear" w:color="auto" w:fill="auto"/>
          </w:tcPr>
          <w:p w14:paraId="69F3293A" w14:textId="271ACBBF" w:rsidR="00BA2D2B" w:rsidRPr="00621E63" w:rsidRDefault="00BA2D2B" w:rsidP="001F5A5C">
            <w:pPr>
              <w:pStyle w:val="TableEntry"/>
            </w:pPr>
            <w:r w:rsidRPr="00621E63">
              <w:t>20070422170125</w:t>
            </w:r>
          </w:p>
        </w:tc>
      </w:tr>
      <w:tr w:rsidR="00C40FD5" w:rsidRPr="00621E63" w14:paraId="7EA8BC4D" w14:textId="77777777" w:rsidTr="00CF5627">
        <w:trPr>
          <w:cantSplit/>
          <w:jc w:val="center"/>
        </w:trPr>
        <w:tc>
          <w:tcPr>
            <w:tcW w:w="1274" w:type="dxa"/>
            <w:shd w:val="clear" w:color="auto" w:fill="auto"/>
          </w:tcPr>
          <w:p w14:paraId="74CDFFDA" w14:textId="4A07360D" w:rsidR="00BA2D2B" w:rsidRPr="00621E63" w:rsidRDefault="00BA2D2B" w:rsidP="006421A7">
            <w:pPr>
              <w:pStyle w:val="TableEntry"/>
            </w:pPr>
            <w:r w:rsidRPr="00621E63">
              <w:t>Observation Method</w:t>
            </w:r>
          </w:p>
        </w:tc>
        <w:tc>
          <w:tcPr>
            <w:tcW w:w="724" w:type="dxa"/>
            <w:shd w:val="clear" w:color="auto" w:fill="auto"/>
          </w:tcPr>
          <w:p w14:paraId="1DDD3DB1" w14:textId="11B17E7F" w:rsidR="00BA2D2B" w:rsidRPr="00621E63" w:rsidRDefault="00BA2D2B" w:rsidP="006421A7">
            <w:pPr>
              <w:pStyle w:val="TableEntry"/>
            </w:pPr>
            <w:r w:rsidRPr="00621E63">
              <w:t>17</w:t>
            </w:r>
          </w:p>
        </w:tc>
        <w:tc>
          <w:tcPr>
            <w:tcW w:w="810" w:type="dxa"/>
            <w:shd w:val="clear" w:color="auto" w:fill="auto"/>
          </w:tcPr>
          <w:p w14:paraId="4B946D91" w14:textId="614E8595" w:rsidR="00BA2D2B" w:rsidRPr="00621E63" w:rsidRDefault="00BA2D2B" w:rsidP="006421A7">
            <w:pPr>
              <w:pStyle w:val="TableEntry"/>
              <w:rPr>
                <w:color w:val="FFFFFF"/>
              </w:rPr>
            </w:pPr>
            <w:r w:rsidRPr="00621E63">
              <w:t>CWE</w:t>
            </w:r>
          </w:p>
        </w:tc>
        <w:tc>
          <w:tcPr>
            <w:tcW w:w="810" w:type="dxa"/>
            <w:shd w:val="clear" w:color="auto" w:fill="auto"/>
          </w:tcPr>
          <w:p w14:paraId="183C2B58" w14:textId="1C678EDB" w:rsidR="00BA2D2B" w:rsidRPr="00621E63" w:rsidRDefault="00BA2D2B" w:rsidP="006421A7">
            <w:pPr>
              <w:pStyle w:val="TableEntry"/>
              <w:rPr>
                <w:color w:val="FFFFFF"/>
              </w:rPr>
            </w:pPr>
            <w:r w:rsidRPr="00621E63">
              <w:t>478</w:t>
            </w:r>
          </w:p>
        </w:tc>
        <w:tc>
          <w:tcPr>
            <w:tcW w:w="716" w:type="dxa"/>
            <w:shd w:val="clear" w:color="auto" w:fill="auto"/>
          </w:tcPr>
          <w:p w14:paraId="57579660" w14:textId="4BE02659" w:rsidR="00BA2D2B" w:rsidRPr="00621E63" w:rsidRDefault="00BA2D2B" w:rsidP="00FB6FC1">
            <w:pPr>
              <w:pStyle w:val="TableEntry"/>
              <w:rPr>
                <w:color w:val="FFFFFF"/>
              </w:rPr>
            </w:pPr>
            <w:r w:rsidRPr="00621E63">
              <w:t>O</w:t>
            </w:r>
          </w:p>
        </w:tc>
        <w:tc>
          <w:tcPr>
            <w:tcW w:w="810" w:type="dxa"/>
            <w:shd w:val="clear" w:color="auto" w:fill="auto"/>
          </w:tcPr>
          <w:p w14:paraId="5630BEAF" w14:textId="712C0669" w:rsidR="00BA2D2B" w:rsidRPr="00621E63" w:rsidRDefault="00BA2D2B" w:rsidP="00FB6FC1">
            <w:pPr>
              <w:pStyle w:val="TableEntry"/>
              <w:rPr>
                <w:color w:val="FFFFFF"/>
              </w:rPr>
            </w:pPr>
            <w:r w:rsidRPr="00621E63">
              <w:t>True</w:t>
            </w:r>
          </w:p>
        </w:tc>
        <w:tc>
          <w:tcPr>
            <w:tcW w:w="644" w:type="dxa"/>
            <w:shd w:val="clear" w:color="auto" w:fill="auto"/>
          </w:tcPr>
          <w:p w14:paraId="2710294D" w14:textId="40FEE16E" w:rsidR="00BA2D2B" w:rsidRPr="00621E63" w:rsidRDefault="00BA2D2B" w:rsidP="006421A7">
            <w:pPr>
              <w:pStyle w:val="TableEntry"/>
              <w:rPr>
                <w:color w:val="FFFFFF"/>
              </w:rPr>
            </w:pPr>
            <w:r w:rsidRPr="00621E63">
              <w:t>0</w:t>
            </w:r>
          </w:p>
        </w:tc>
        <w:tc>
          <w:tcPr>
            <w:tcW w:w="706" w:type="dxa"/>
            <w:shd w:val="clear" w:color="auto" w:fill="auto"/>
          </w:tcPr>
          <w:p w14:paraId="320D2DC4" w14:textId="0D1B1966" w:rsidR="00BA2D2B" w:rsidRPr="00621E63" w:rsidRDefault="00BA2D2B" w:rsidP="006421A7">
            <w:pPr>
              <w:pStyle w:val="TableEntry"/>
              <w:rPr>
                <w:color w:val="FFFFFF"/>
              </w:rPr>
            </w:pPr>
            <w:r w:rsidRPr="00621E63">
              <w:t>*</w:t>
            </w:r>
          </w:p>
        </w:tc>
        <w:tc>
          <w:tcPr>
            <w:tcW w:w="810" w:type="dxa"/>
            <w:shd w:val="clear" w:color="auto" w:fill="auto"/>
          </w:tcPr>
          <w:p w14:paraId="3EA173EC" w14:textId="63AA08C3" w:rsidR="00BA2D2B" w:rsidRPr="00621E63" w:rsidRDefault="00BA2D2B" w:rsidP="001F5A5C">
            <w:pPr>
              <w:pStyle w:val="TableEntry"/>
            </w:pPr>
          </w:p>
        </w:tc>
        <w:tc>
          <w:tcPr>
            <w:tcW w:w="990" w:type="dxa"/>
            <w:shd w:val="clear" w:color="auto" w:fill="auto"/>
          </w:tcPr>
          <w:p w14:paraId="52E8F5A8" w14:textId="0D1F0F36" w:rsidR="00BA2D2B" w:rsidRPr="00621E63" w:rsidRDefault="00BA2D2B" w:rsidP="001F5A5C">
            <w:pPr>
              <w:pStyle w:val="TableEntry"/>
            </w:pPr>
          </w:p>
        </w:tc>
        <w:tc>
          <w:tcPr>
            <w:tcW w:w="1454" w:type="dxa"/>
            <w:shd w:val="clear" w:color="auto" w:fill="auto"/>
          </w:tcPr>
          <w:p w14:paraId="4E250E77" w14:textId="7B975372" w:rsidR="00BA2D2B" w:rsidRPr="00621E63" w:rsidRDefault="00BA2D2B" w:rsidP="001F5A5C">
            <w:pPr>
              <w:pStyle w:val="TableEntry"/>
            </w:pPr>
          </w:p>
        </w:tc>
      </w:tr>
      <w:tr w:rsidR="00C40FD5" w:rsidRPr="00621E63" w14:paraId="721ACE6C" w14:textId="77777777" w:rsidTr="00CF5627">
        <w:trPr>
          <w:cantSplit/>
          <w:jc w:val="center"/>
        </w:trPr>
        <w:tc>
          <w:tcPr>
            <w:tcW w:w="1274" w:type="dxa"/>
            <w:shd w:val="clear" w:color="auto" w:fill="auto"/>
          </w:tcPr>
          <w:p w14:paraId="2A4CC458" w14:textId="77692B88" w:rsidR="00BA2D2B" w:rsidRPr="00621E63" w:rsidRDefault="00BA2D2B" w:rsidP="00CF5627">
            <w:pPr>
              <w:pStyle w:val="TableEntryItalicindent"/>
            </w:pPr>
            <w:r w:rsidRPr="00621E63">
              <w:t>identifier</w:t>
            </w:r>
          </w:p>
        </w:tc>
        <w:tc>
          <w:tcPr>
            <w:tcW w:w="724" w:type="dxa"/>
            <w:shd w:val="clear" w:color="auto" w:fill="auto"/>
          </w:tcPr>
          <w:p w14:paraId="5E152CDF" w14:textId="18B7E8A2" w:rsidR="00BA2D2B" w:rsidRPr="00621E63" w:rsidRDefault="00BA2D2B" w:rsidP="006421A7">
            <w:pPr>
              <w:pStyle w:val="TableEntry"/>
              <w:rPr>
                <w:i/>
              </w:rPr>
            </w:pPr>
            <w:r w:rsidRPr="00621E63">
              <w:rPr>
                <w:i/>
              </w:rPr>
              <w:t>1</w:t>
            </w:r>
          </w:p>
        </w:tc>
        <w:tc>
          <w:tcPr>
            <w:tcW w:w="810" w:type="dxa"/>
            <w:shd w:val="clear" w:color="auto" w:fill="auto"/>
          </w:tcPr>
          <w:p w14:paraId="6D675D19" w14:textId="62645BCD" w:rsidR="00BA2D2B" w:rsidRPr="00621E63" w:rsidRDefault="00BA2D2B" w:rsidP="006421A7">
            <w:pPr>
              <w:pStyle w:val="TableEntry"/>
              <w:rPr>
                <w:color w:val="FFFFFF"/>
              </w:rPr>
            </w:pPr>
            <w:r w:rsidRPr="00621E63">
              <w:t>ST</w:t>
            </w:r>
          </w:p>
        </w:tc>
        <w:tc>
          <w:tcPr>
            <w:tcW w:w="810" w:type="dxa"/>
            <w:shd w:val="clear" w:color="auto" w:fill="auto"/>
          </w:tcPr>
          <w:p w14:paraId="316B6C1D" w14:textId="3F22B638" w:rsidR="00BA2D2B" w:rsidRPr="00621E63" w:rsidRDefault="00BA2D2B" w:rsidP="006421A7">
            <w:pPr>
              <w:pStyle w:val="TableEntry"/>
              <w:rPr>
                <w:color w:val="FFFFFF"/>
              </w:rPr>
            </w:pPr>
            <w:r w:rsidRPr="00621E63">
              <w:t>20</w:t>
            </w:r>
          </w:p>
        </w:tc>
        <w:tc>
          <w:tcPr>
            <w:tcW w:w="716" w:type="dxa"/>
            <w:shd w:val="clear" w:color="auto" w:fill="auto"/>
          </w:tcPr>
          <w:p w14:paraId="011F5AE6" w14:textId="31B547A7" w:rsidR="00BA2D2B" w:rsidRPr="00621E63" w:rsidRDefault="00BA2D2B" w:rsidP="00FB6FC1">
            <w:pPr>
              <w:pStyle w:val="TableEntry"/>
              <w:rPr>
                <w:color w:val="FFFFFF"/>
              </w:rPr>
            </w:pPr>
            <w:r w:rsidRPr="00621E63">
              <w:t>R</w:t>
            </w:r>
          </w:p>
        </w:tc>
        <w:tc>
          <w:tcPr>
            <w:tcW w:w="810" w:type="dxa"/>
            <w:shd w:val="clear" w:color="auto" w:fill="auto"/>
          </w:tcPr>
          <w:p w14:paraId="2AEECC2C" w14:textId="128AAC2F" w:rsidR="00BA2D2B" w:rsidRPr="00621E63" w:rsidRDefault="00BA2D2B" w:rsidP="001F5A5C">
            <w:pPr>
              <w:pStyle w:val="TableEntry"/>
            </w:pPr>
          </w:p>
        </w:tc>
        <w:tc>
          <w:tcPr>
            <w:tcW w:w="644" w:type="dxa"/>
            <w:shd w:val="clear" w:color="auto" w:fill="auto"/>
          </w:tcPr>
          <w:p w14:paraId="261B8AAE" w14:textId="6CFC4ABB" w:rsidR="00BA2D2B" w:rsidRPr="00621E63" w:rsidRDefault="00E86B15" w:rsidP="001F5A5C">
            <w:pPr>
              <w:pStyle w:val="TableEntry"/>
              <w:rPr>
                <w:color w:val="FFFFFF"/>
              </w:rPr>
            </w:pPr>
            <w:r w:rsidRPr="00621E63">
              <w:t>1</w:t>
            </w:r>
          </w:p>
        </w:tc>
        <w:tc>
          <w:tcPr>
            <w:tcW w:w="706" w:type="dxa"/>
            <w:shd w:val="clear" w:color="auto" w:fill="auto"/>
          </w:tcPr>
          <w:p w14:paraId="09A3FA43" w14:textId="25CBE8F6" w:rsidR="00BA2D2B" w:rsidRPr="00621E63" w:rsidRDefault="00BA2D2B" w:rsidP="006421A7">
            <w:pPr>
              <w:pStyle w:val="TableEntry"/>
              <w:rPr>
                <w:color w:val="FFFFFF"/>
              </w:rPr>
            </w:pPr>
            <w:r w:rsidRPr="00621E63">
              <w:t>1</w:t>
            </w:r>
          </w:p>
        </w:tc>
        <w:tc>
          <w:tcPr>
            <w:tcW w:w="810" w:type="dxa"/>
            <w:shd w:val="clear" w:color="auto" w:fill="auto"/>
          </w:tcPr>
          <w:p w14:paraId="72C48B48" w14:textId="1AB4F71E" w:rsidR="00BA2D2B" w:rsidRPr="00621E63" w:rsidRDefault="00BA2D2B" w:rsidP="001F5A5C">
            <w:pPr>
              <w:pStyle w:val="TableEntry"/>
            </w:pPr>
          </w:p>
        </w:tc>
        <w:tc>
          <w:tcPr>
            <w:tcW w:w="990" w:type="dxa"/>
            <w:shd w:val="clear" w:color="auto" w:fill="auto"/>
          </w:tcPr>
          <w:p w14:paraId="79202E6B" w14:textId="2B78F3E5" w:rsidR="00BA2D2B" w:rsidRPr="00621E63" w:rsidRDefault="00BA2D2B" w:rsidP="001F5A5C">
            <w:pPr>
              <w:pStyle w:val="TableEntry"/>
            </w:pPr>
          </w:p>
        </w:tc>
        <w:tc>
          <w:tcPr>
            <w:tcW w:w="1454" w:type="dxa"/>
            <w:shd w:val="clear" w:color="auto" w:fill="auto"/>
          </w:tcPr>
          <w:p w14:paraId="62A1BE9F" w14:textId="5A31624B" w:rsidR="00BA2D2B" w:rsidRPr="00621E63" w:rsidRDefault="00BA2D2B" w:rsidP="001F5A5C">
            <w:pPr>
              <w:pStyle w:val="TableEntry"/>
            </w:pPr>
          </w:p>
        </w:tc>
      </w:tr>
      <w:tr w:rsidR="00C40FD5" w:rsidRPr="00621E63" w14:paraId="1818FF67" w14:textId="77777777" w:rsidTr="00CF5627">
        <w:trPr>
          <w:cantSplit/>
          <w:jc w:val="center"/>
        </w:trPr>
        <w:tc>
          <w:tcPr>
            <w:tcW w:w="1274" w:type="dxa"/>
            <w:shd w:val="clear" w:color="auto" w:fill="auto"/>
          </w:tcPr>
          <w:p w14:paraId="096DFE52" w14:textId="3394C9BD" w:rsidR="00BA2D2B" w:rsidRPr="00621E63" w:rsidRDefault="00BA2D2B" w:rsidP="006421A7">
            <w:pPr>
              <w:pStyle w:val="TableEntry"/>
              <w:rPr>
                <w:i/>
              </w:rPr>
            </w:pPr>
            <w:r w:rsidRPr="00621E63">
              <w:rPr>
                <w:i/>
              </w:rPr>
              <w:t>text</w:t>
            </w:r>
          </w:p>
        </w:tc>
        <w:tc>
          <w:tcPr>
            <w:tcW w:w="724" w:type="dxa"/>
            <w:shd w:val="clear" w:color="auto" w:fill="auto"/>
          </w:tcPr>
          <w:p w14:paraId="5BC257A5" w14:textId="6E0C201D" w:rsidR="00BA2D2B" w:rsidRPr="00621E63" w:rsidRDefault="00BA2D2B" w:rsidP="006421A7">
            <w:pPr>
              <w:pStyle w:val="TableEntry"/>
              <w:rPr>
                <w:i/>
              </w:rPr>
            </w:pPr>
            <w:r w:rsidRPr="00621E63">
              <w:rPr>
                <w:i/>
              </w:rPr>
              <w:t>2</w:t>
            </w:r>
          </w:p>
        </w:tc>
        <w:tc>
          <w:tcPr>
            <w:tcW w:w="810" w:type="dxa"/>
            <w:shd w:val="clear" w:color="auto" w:fill="auto"/>
          </w:tcPr>
          <w:p w14:paraId="49A93633" w14:textId="6238EB2C" w:rsidR="00BA2D2B" w:rsidRPr="00621E63" w:rsidRDefault="00BA2D2B" w:rsidP="006421A7">
            <w:pPr>
              <w:pStyle w:val="TableEntry"/>
              <w:rPr>
                <w:color w:val="FFFFFF"/>
              </w:rPr>
            </w:pPr>
            <w:r w:rsidRPr="00621E63">
              <w:t>ST</w:t>
            </w:r>
          </w:p>
        </w:tc>
        <w:tc>
          <w:tcPr>
            <w:tcW w:w="810" w:type="dxa"/>
            <w:shd w:val="clear" w:color="auto" w:fill="auto"/>
          </w:tcPr>
          <w:p w14:paraId="7B911386" w14:textId="3CA2F3E4" w:rsidR="00BA2D2B" w:rsidRPr="00621E63" w:rsidRDefault="00BA2D2B" w:rsidP="006421A7">
            <w:pPr>
              <w:pStyle w:val="TableEntry"/>
              <w:rPr>
                <w:color w:val="FFFFFF"/>
              </w:rPr>
            </w:pPr>
            <w:r w:rsidRPr="00621E63">
              <w:t>199</w:t>
            </w:r>
          </w:p>
        </w:tc>
        <w:tc>
          <w:tcPr>
            <w:tcW w:w="716" w:type="dxa"/>
            <w:shd w:val="clear" w:color="auto" w:fill="auto"/>
          </w:tcPr>
          <w:p w14:paraId="07A6E316" w14:textId="527343CD" w:rsidR="00BA2D2B" w:rsidRPr="00621E63" w:rsidRDefault="00BA2D2B" w:rsidP="00FB6FC1">
            <w:pPr>
              <w:pStyle w:val="TableEntry"/>
              <w:rPr>
                <w:color w:val="FFFFFF"/>
              </w:rPr>
            </w:pPr>
            <w:r w:rsidRPr="00621E63">
              <w:t>R</w:t>
            </w:r>
          </w:p>
        </w:tc>
        <w:tc>
          <w:tcPr>
            <w:tcW w:w="810" w:type="dxa"/>
            <w:shd w:val="clear" w:color="auto" w:fill="auto"/>
          </w:tcPr>
          <w:p w14:paraId="28626995" w14:textId="2AFCDE60" w:rsidR="00BA2D2B" w:rsidRPr="00621E63" w:rsidRDefault="00BA2D2B" w:rsidP="001F5A5C">
            <w:pPr>
              <w:pStyle w:val="TableEntry"/>
            </w:pPr>
          </w:p>
        </w:tc>
        <w:tc>
          <w:tcPr>
            <w:tcW w:w="644" w:type="dxa"/>
            <w:shd w:val="clear" w:color="auto" w:fill="auto"/>
          </w:tcPr>
          <w:p w14:paraId="62794182" w14:textId="41EBC69E" w:rsidR="00BA2D2B" w:rsidRPr="00621E63" w:rsidRDefault="00E86B15" w:rsidP="006421A7">
            <w:pPr>
              <w:pStyle w:val="TableEntry"/>
              <w:rPr>
                <w:color w:val="FFFFFF"/>
              </w:rPr>
            </w:pPr>
            <w:r w:rsidRPr="00621E63">
              <w:t>1</w:t>
            </w:r>
          </w:p>
        </w:tc>
        <w:tc>
          <w:tcPr>
            <w:tcW w:w="706" w:type="dxa"/>
            <w:shd w:val="clear" w:color="auto" w:fill="auto"/>
          </w:tcPr>
          <w:p w14:paraId="60D303E6" w14:textId="0D2F68A7" w:rsidR="00BA2D2B" w:rsidRPr="00621E63" w:rsidRDefault="00BA2D2B" w:rsidP="006421A7">
            <w:pPr>
              <w:pStyle w:val="TableEntry"/>
              <w:rPr>
                <w:color w:val="FFFFFF"/>
              </w:rPr>
            </w:pPr>
            <w:r w:rsidRPr="00621E63">
              <w:t>1</w:t>
            </w:r>
          </w:p>
        </w:tc>
        <w:tc>
          <w:tcPr>
            <w:tcW w:w="810" w:type="dxa"/>
            <w:shd w:val="clear" w:color="auto" w:fill="auto"/>
          </w:tcPr>
          <w:p w14:paraId="1A496912" w14:textId="6ECE8C8E" w:rsidR="00BA2D2B" w:rsidRPr="00621E63" w:rsidRDefault="00BA2D2B" w:rsidP="001F5A5C">
            <w:pPr>
              <w:pStyle w:val="TableEntry"/>
            </w:pPr>
          </w:p>
        </w:tc>
        <w:tc>
          <w:tcPr>
            <w:tcW w:w="990" w:type="dxa"/>
            <w:shd w:val="clear" w:color="auto" w:fill="auto"/>
          </w:tcPr>
          <w:p w14:paraId="0D509B34" w14:textId="04F32524" w:rsidR="00BA2D2B" w:rsidRPr="00621E63" w:rsidRDefault="00BA2D2B" w:rsidP="001F5A5C">
            <w:pPr>
              <w:pStyle w:val="TableEntry"/>
            </w:pPr>
          </w:p>
        </w:tc>
        <w:tc>
          <w:tcPr>
            <w:tcW w:w="1454" w:type="dxa"/>
            <w:shd w:val="clear" w:color="auto" w:fill="auto"/>
          </w:tcPr>
          <w:p w14:paraId="685ECE30" w14:textId="7EE48BCC" w:rsidR="00BA2D2B" w:rsidRPr="00621E63" w:rsidRDefault="00BA2D2B" w:rsidP="001F5A5C">
            <w:pPr>
              <w:pStyle w:val="TableEntry"/>
            </w:pPr>
          </w:p>
        </w:tc>
      </w:tr>
      <w:tr w:rsidR="00C40FD5" w:rsidRPr="00621E63" w14:paraId="73F5A558" w14:textId="77777777" w:rsidTr="00CF5627">
        <w:trPr>
          <w:cantSplit/>
          <w:jc w:val="center"/>
        </w:trPr>
        <w:tc>
          <w:tcPr>
            <w:tcW w:w="1274" w:type="dxa"/>
            <w:shd w:val="clear" w:color="auto" w:fill="auto"/>
          </w:tcPr>
          <w:p w14:paraId="120ABE7B" w14:textId="20D41A61" w:rsidR="00BA2D2B" w:rsidRPr="00621E63" w:rsidRDefault="00BA2D2B" w:rsidP="006421A7">
            <w:pPr>
              <w:pStyle w:val="TableEntry"/>
            </w:pPr>
            <w:r w:rsidRPr="00621E63">
              <w:t>Equipment Instance Identifier</w:t>
            </w:r>
          </w:p>
        </w:tc>
        <w:tc>
          <w:tcPr>
            <w:tcW w:w="724" w:type="dxa"/>
            <w:shd w:val="clear" w:color="auto" w:fill="auto"/>
          </w:tcPr>
          <w:p w14:paraId="413A20AB" w14:textId="0404CC17" w:rsidR="00BA2D2B" w:rsidRPr="00621E63" w:rsidRDefault="00BA2D2B" w:rsidP="006421A7">
            <w:pPr>
              <w:pStyle w:val="TableEntry"/>
            </w:pPr>
            <w:r w:rsidRPr="00621E63">
              <w:t>18</w:t>
            </w:r>
          </w:p>
        </w:tc>
        <w:tc>
          <w:tcPr>
            <w:tcW w:w="810" w:type="dxa"/>
            <w:shd w:val="clear" w:color="auto" w:fill="auto"/>
          </w:tcPr>
          <w:p w14:paraId="6E040B7F" w14:textId="47164175" w:rsidR="00BA2D2B" w:rsidRPr="00621E63" w:rsidRDefault="00BA2D2B" w:rsidP="001F5A5C">
            <w:pPr>
              <w:pStyle w:val="TableEntry"/>
              <w:rPr>
                <w:color w:val="FFFFFF"/>
              </w:rPr>
            </w:pPr>
            <w:r w:rsidRPr="00621E63">
              <w:t>EI</w:t>
            </w:r>
          </w:p>
        </w:tc>
        <w:tc>
          <w:tcPr>
            <w:tcW w:w="810" w:type="dxa"/>
            <w:shd w:val="clear" w:color="auto" w:fill="auto"/>
          </w:tcPr>
          <w:p w14:paraId="2C39FD00" w14:textId="3BD9FAB3" w:rsidR="00BA2D2B" w:rsidRPr="00621E63" w:rsidRDefault="00BA2D2B" w:rsidP="006421A7">
            <w:pPr>
              <w:pStyle w:val="TableEntry"/>
              <w:rPr>
                <w:color w:val="FFFFFF"/>
              </w:rPr>
            </w:pPr>
            <w:r w:rsidRPr="00621E63">
              <w:t>424</w:t>
            </w:r>
          </w:p>
        </w:tc>
        <w:tc>
          <w:tcPr>
            <w:tcW w:w="716" w:type="dxa"/>
            <w:shd w:val="clear" w:color="auto" w:fill="auto"/>
          </w:tcPr>
          <w:p w14:paraId="47ABB833" w14:textId="34736CA9" w:rsidR="00BA2D2B" w:rsidRPr="00621E63" w:rsidRDefault="00BA2D2B" w:rsidP="006421A7">
            <w:pPr>
              <w:pStyle w:val="TableEntry"/>
              <w:rPr>
                <w:color w:val="FFFFFF"/>
              </w:rPr>
            </w:pPr>
            <w:r w:rsidRPr="00621E63">
              <w:t>O</w:t>
            </w:r>
          </w:p>
        </w:tc>
        <w:tc>
          <w:tcPr>
            <w:tcW w:w="810" w:type="dxa"/>
            <w:shd w:val="clear" w:color="auto" w:fill="auto"/>
          </w:tcPr>
          <w:p w14:paraId="21C65625" w14:textId="4B1C5BBF" w:rsidR="00BA2D2B" w:rsidRPr="00621E63" w:rsidRDefault="00BA2D2B" w:rsidP="006421A7">
            <w:pPr>
              <w:pStyle w:val="TableEntry"/>
              <w:rPr>
                <w:color w:val="FFFFFF"/>
              </w:rPr>
            </w:pPr>
            <w:r w:rsidRPr="00621E63">
              <w:t>True</w:t>
            </w:r>
          </w:p>
        </w:tc>
        <w:tc>
          <w:tcPr>
            <w:tcW w:w="644" w:type="dxa"/>
            <w:shd w:val="clear" w:color="auto" w:fill="auto"/>
          </w:tcPr>
          <w:p w14:paraId="50E38635" w14:textId="19F88BC0" w:rsidR="00BA2D2B" w:rsidRPr="00621E63" w:rsidRDefault="00BA2D2B" w:rsidP="006421A7">
            <w:pPr>
              <w:pStyle w:val="TableEntry"/>
              <w:rPr>
                <w:color w:val="FFFFFF"/>
              </w:rPr>
            </w:pPr>
            <w:r w:rsidRPr="00621E63">
              <w:t>0</w:t>
            </w:r>
          </w:p>
        </w:tc>
        <w:tc>
          <w:tcPr>
            <w:tcW w:w="706" w:type="dxa"/>
            <w:shd w:val="clear" w:color="auto" w:fill="auto"/>
          </w:tcPr>
          <w:p w14:paraId="43A08502" w14:textId="6F1604A9" w:rsidR="00BA2D2B" w:rsidRPr="00621E63" w:rsidRDefault="00BA2D2B" w:rsidP="006421A7">
            <w:pPr>
              <w:pStyle w:val="TableEntry"/>
              <w:rPr>
                <w:color w:val="FFFFFF"/>
              </w:rPr>
            </w:pPr>
            <w:r w:rsidRPr="00621E63">
              <w:t>*</w:t>
            </w:r>
          </w:p>
        </w:tc>
        <w:tc>
          <w:tcPr>
            <w:tcW w:w="810" w:type="dxa"/>
            <w:shd w:val="clear" w:color="auto" w:fill="auto"/>
          </w:tcPr>
          <w:p w14:paraId="001B6AD5" w14:textId="3ABDC546" w:rsidR="00BA2D2B" w:rsidRPr="00621E63" w:rsidRDefault="00BA2D2B" w:rsidP="001F5A5C">
            <w:pPr>
              <w:pStyle w:val="TableEntry"/>
            </w:pPr>
          </w:p>
        </w:tc>
        <w:tc>
          <w:tcPr>
            <w:tcW w:w="990" w:type="dxa"/>
            <w:shd w:val="clear" w:color="auto" w:fill="auto"/>
          </w:tcPr>
          <w:p w14:paraId="36DE1D55" w14:textId="1D45EE44" w:rsidR="00BA2D2B" w:rsidRPr="00621E63" w:rsidRDefault="00BA2D2B" w:rsidP="001F5A5C">
            <w:pPr>
              <w:pStyle w:val="TableEntry"/>
            </w:pPr>
          </w:p>
        </w:tc>
        <w:tc>
          <w:tcPr>
            <w:tcW w:w="1454" w:type="dxa"/>
            <w:shd w:val="clear" w:color="auto" w:fill="auto"/>
          </w:tcPr>
          <w:p w14:paraId="02182950" w14:textId="1ED26665" w:rsidR="00BA2D2B" w:rsidRPr="00621E63" w:rsidRDefault="00BA2D2B" w:rsidP="001F5A5C">
            <w:pPr>
              <w:pStyle w:val="TableEntry"/>
            </w:pPr>
          </w:p>
        </w:tc>
      </w:tr>
      <w:tr w:rsidR="00C40FD5" w:rsidRPr="00621E63" w14:paraId="1160E2D0" w14:textId="77777777" w:rsidTr="00CF5627">
        <w:trPr>
          <w:cantSplit/>
          <w:jc w:val="center"/>
        </w:trPr>
        <w:tc>
          <w:tcPr>
            <w:tcW w:w="1274" w:type="dxa"/>
            <w:shd w:val="clear" w:color="auto" w:fill="auto"/>
          </w:tcPr>
          <w:p w14:paraId="31D52585" w14:textId="08AEF34E" w:rsidR="00BA2D2B" w:rsidRPr="00621E63" w:rsidRDefault="00BA2D2B" w:rsidP="00CF5627">
            <w:pPr>
              <w:pStyle w:val="TableEntryItalicindent"/>
            </w:pPr>
            <w:r w:rsidRPr="00621E63">
              <w:t>entity identifier</w:t>
            </w:r>
          </w:p>
        </w:tc>
        <w:tc>
          <w:tcPr>
            <w:tcW w:w="724" w:type="dxa"/>
            <w:shd w:val="clear" w:color="auto" w:fill="auto"/>
          </w:tcPr>
          <w:p w14:paraId="590D3628" w14:textId="3AB8BD2B" w:rsidR="00BA2D2B" w:rsidRPr="00621E63" w:rsidRDefault="00BA2D2B" w:rsidP="00AD69C9">
            <w:pPr>
              <w:pStyle w:val="TableEntry"/>
              <w:rPr>
                <w:i/>
              </w:rPr>
            </w:pPr>
            <w:r w:rsidRPr="00621E63">
              <w:rPr>
                <w:i/>
              </w:rPr>
              <w:t>1</w:t>
            </w:r>
          </w:p>
        </w:tc>
        <w:tc>
          <w:tcPr>
            <w:tcW w:w="810" w:type="dxa"/>
            <w:shd w:val="clear" w:color="auto" w:fill="auto"/>
          </w:tcPr>
          <w:p w14:paraId="6AE38A60" w14:textId="5C3DFF8C" w:rsidR="00BA2D2B" w:rsidRPr="00621E63" w:rsidRDefault="00BA2D2B" w:rsidP="00AD69C9">
            <w:pPr>
              <w:pStyle w:val="TableEntry"/>
              <w:rPr>
                <w:color w:val="FFFFFF"/>
              </w:rPr>
            </w:pPr>
            <w:r w:rsidRPr="00621E63">
              <w:t>ST</w:t>
            </w:r>
          </w:p>
        </w:tc>
        <w:tc>
          <w:tcPr>
            <w:tcW w:w="810" w:type="dxa"/>
            <w:shd w:val="clear" w:color="auto" w:fill="auto"/>
          </w:tcPr>
          <w:p w14:paraId="364069A8" w14:textId="51819166" w:rsidR="00BA2D2B" w:rsidRPr="00621E63" w:rsidRDefault="00BA2D2B" w:rsidP="00AD69C9">
            <w:pPr>
              <w:pStyle w:val="TableEntry"/>
              <w:rPr>
                <w:color w:val="FFFFFF"/>
              </w:rPr>
            </w:pPr>
            <w:r w:rsidRPr="00621E63">
              <w:t>199</w:t>
            </w:r>
          </w:p>
        </w:tc>
        <w:tc>
          <w:tcPr>
            <w:tcW w:w="716" w:type="dxa"/>
            <w:shd w:val="clear" w:color="auto" w:fill="auto"/>
          </w:tcPr>
          <w:p w14:paraId="60221158" w14:textId="72B3D356" w:rsidR="00BA2D2B" w:rsidRPr="00621E63" w:rsidRDefault="00BA2D2B" w:rsidP="00AD69C9">
            <w:pPr>
              <w:pStyle w:val="TableEntry"/>
              <w:rPr>
                <w:color w:val="FFFFFF"/>
              </w:rPr>
            </w:pPr>
            <w:r w:rsidRPr="00621E63">
              <w:t>O</w:t>
            </w:r>
          </w:p>
        </w:tc>
        <w:tc>
          <w:tcPr>
            <w:tcW w:w="810" w:type="dxa"/>
            <w:shd w:val="clear" w:color="auto" w:fill="auto"/>
          </w:tcPr>
          <w:p w14:paraId="16004978" w14:textId="77BF8FE9" w:rsidR="00BA2D2B" w:rsidRPr="00621E63" w:rsidRDefault="00BA2D2B" w:rsidP="001F5A5C">
            <w:pPr>
              <w:pStyle w:val="TableEntry"/>
            </w:pPr>
          </w:p>
        </w:tc>
        <w:tc>
          <w:tcPr>
            <w:tcW w:w="644" w:type="dxa"/>
            <w:shd w:val="clear" w:color="auto" w:fill="auto"/>
          </w:tcPr>
          <w:p w14:paraId="240F34AC" w14:textId="0B00DFA6" w:rsidR="00BA2D2B" w:rsidRPr="00621E63" w:rsidRDefault="00BA2D2B" w:rsidP="006421A7">
            <w:pPr>
              <w:pStyle w:val="TableEntry"/>
              <w:rPr>
                <w:color w:val="FFFFFF"/>
              </w:rPr>
            </w:pPr>
            <w:r w:rsidRPr="00621E63">
              <w:t>0</w:t>
            </w:r>
          </w:p>
        </w:tc>
        <w:tc>
          <w:tcPr>
            <w:tcW w:w="706" w:type="dxa"/>
            <w:shd w:val="clear" w:color="auto" w:fill="auto"/>
          </w:tcPr>
          <w:p w14:paraId="7664672C" w14:textId="3B909C7A" w:rsidR="00BA2D2B" w:rsidRPr="00621E63" w:rsidRDefault="00BA2D2B" w:rsidP="006421A7">
            <w:pPr>
              <w:pStyle w:val="TableEntry"/>
              <w:rPr>
                <w:color w:val="FFFFFF"/>
              </w:rPr>
            </w:pPr>
            <w:r w:rsidRPr="00621E63">
              <w:t>1</w:t>
            </w:r>
          </w:p>
        </w:tc>
        <w:tc>
          <w:tcPr>
            <w:tcW w:w="810" w:type="dxa"/>
            <w:shd w:val="clear" w:color="auto" w:fill="auto"/>
          </w:tcPr>
          <w:p w14:paraId="04D70823" w14:textId="35CFBE80" w:rsidR="00BA2D2B" w:rsidRPr="00621E63" w:rsidRDefault="00BA2D2B" w:rsidP="001F5A5C">
            <w:pPr>
              <w:pStyle w:val="TableEntry"/>
            </w:pPr>
          </w:p>
        </w:tc>
        <w:tc>
          <w:tcPr>
            <w:tcW w:w="990" w:type="dxa"/>
            <w:shd w:val="clear" w:color="auto" w:fill="auto"/>
          </w:tcPr>
          <w:p w14:paraId="485FD1A6" w14:textId="7DCC0798" w:rsidR="00BA2D2B" w:rsidRPr="00621E63" w:rsidRDefault="00BA2D2B" w:rsidP="001F5A5C">
            <w:pPr>
              <w:pStyle w:val="TableEntry"/>
            </w:pPr>
          </w:p>
        </w:tc>
        <w:tc>
          <w:tcPr>
            <w:tcW w:w="1454" w:type="dxa"/>
            <w:shd w:val="clear" w:color="auto" w:fill="auto"/>
          </w:tcPr>
          <w:p w14:paraId="1EFAAA38" w14:textId="174C3CEB" w:rsidR="00BA2D2B" w:rsidRPr="00621E63" w:rsidRDefault="00BA2D2B" w:rsidP="001F5A5C">
            <w:pPr>
              <w:pStyle w:val="TableEntry"/>
            </w:pPr>
          </w:p>
        </w:tc>
      </w:tr>
    </w:tbl>
    <w:p w14:paraId="4CEA0F71" w14:textId="77777777" w:rsidR="00B11855" w:rsidRPr="00621E63" w:rsidRDefault="003D003E" w:rsidP="00D55F5E">
      <w:pPr>
        <w:pStyle w:val="Note"/>
      </w:pPr>
      <w:r w:rsidRPr="00621E63">
        <w:t>Note: Field names are in Roman type, relevant component names within a field are listed underneath in italic type.</w:t>
      </w:r>
    </w:p>
    <w:p w14:paraId="412BAB7C" w14:textId="77777777" w:rsidR="008E1C27" w:rsidRPr="00621E63" w:rsidRDefault="008E1C27" w:rsidP="00D55F5E">
      <w:pPr>
        <w:pStyle w:val="BodyText"/>
        <w:rPr>
          <w:ins w:id="2072" w:author="Mary Jungers" w:date="2019-11-13T18:49:00Z"/>
        </w:rPr>
      </w:pPr>
    </w:p>
    <w:p w14:paraId="43192509" w14:textId="0E5DD7C7" w:rsidR="00B11855" w:rsidRPr="00621E63" w:rsidRDefault="003D003E" w:rsidP="00D55F5E">
      <w:pPr>
        <w:pStyle w:val="BodyText"/>
      </w:pPr>
      <w:r w:rsidRPr="00621E63">
        <w:t xml:space="preserve">OBX-1 Set ID – This field contains the sequence number. </w:t>
      </w:r>
    </w:p>
    <w:p w14:paraId="36AE956C" w14:textId="1996512E" w:rsidR="00B11855" w:rsidRPr="00621E63" w:rsidRDefault="003D003E" w:rsidP="00D55F5E">
      <w:pPr>
        <w:pStyle w:val="BodyText"/>
      </w:pPr>
      <w:r w:rsidRPr="00621E63">
        <w:lastRenderedPageBreak/>
        <w:t xml:space="preserve">OBX-2 Value Type – The </w:t>
      </w:r>
      <w:r w:rsidR="006D613E" w:rsidRPr="00621E63">
        <w:t>HL7</w:t>
      </w:r>
      <w:r w:rsidR="00995105" w:rsidRPr="00621E63">
        <w:t xml:space="preserve"> </w:t>
      </w:r>
      <w:r w:rsidRPr="00621E63">
        <w:t xml:space="preserve">data type of the Observation Value will depend on the P11073_10103 term data type, as shown in </w:t>
      </w:r>
      <w:r w:rsidR="00CA3A2C" w:rsidRPr="00621E63">
        <w:t>Table</w:t>
      </w:r>
      <w:r w:rsidRPr="00621E63">
        <w:t xml:space="preserve"> 3.9.4.1.2</w:t>
      </w:r>
      <w:r w:rsidR="002924C0" w:rsidRPr="00621E63">
        <w:t>.5-2</w:t>
      </w:r>
      <w:r w:rsidRPr="00621E63">
        <w:t>.</w:t>
      </w:r>
    </w:p>
    <w:p w14:paraId="4317004A" w14:textId="36B50E54" w:rsidR="00B11855" w:rsidRPr="00621E63" w:rsidRDefault="003D003E" w:rsidP="00CF5627">
      <w:pPr>
        <w:pStyle w:val="TableTitle"/>
      </w:pPr>
      <w:r w:rsidRPr="00621E63">
        <w:t>Table 3.9.4.1.2.5</w:t>
      </w:r>
      <w:r w:rsidR="005D79DE" w:rsidRPr="00621E63">
        <w:rPr>
          <w:rFonts w:eastAsia="MS Gothic"/>
        </w:rPr>
        <w:t>-</w:t>
      </w:r>
      <w:r w:rsidR="00E86B15" w:rsidRPr="00621E63">
        <w:t>2</w:t>
      </w:r>
      <w:r w:rsidRPr="00621E63">
        <w:t xml:space="preserve">: IEEE to </w:t>
      </w:r>
      <w:r w:rsidR="006D613E" w:rsidRPr="00621E63">
        <w:t>HL7</w:t>
      </w:r>
      <w:r w:rsidR="00995105" w:rsidRPr="00621E63">
        <w:t xml:space="preserve"> </w:t>
      </w:r>
      <w:r w:rsidRPr="00621E63">
        <w:t>Data Type Matching</w:t>
      </w:r>
    </w:p>
    <w:tbl>
      <w:tblPr>
        <w:tblW w:w="7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36"/>
        <w:gridCol w:w="2160"/>
      </w:tblGrid>
      <w:tr w:rsidR="00B11855" w:rsidRPr="00621E63" w14:paraId="764B3943" w14:textId="77777777" w:rsidTr="00A17802">
        <w:trPr>
          <w:cantSplit/>
          <w:tblHeader/>
          <w:jc w:val="center"/>
        </w:trPr>
        <w:tc>
          <w:tcPr>
            <w:tcW w:w="5336" w:type="dxa"/>
            <w:shd w:val="clear" w:color="auto" w:fill="D9D9D9"/>
          </w:tcPr>
          <w:p w14:paraId="6472E867" w14:textId="77777777" w:rsidR="00B11855" w:rsidRPr="00621E63" w:rsidRDefault="003D003E" w:rsidP="0048497C">
            <w:pPr>
              <w:pStyle w:val="TableEntryHeader"/>
            </w:pPr>
            <w:r w:rsidRPr="00621E63">
              <w:t>Applicable IEEE 11073 MDC_IDC types</w:t>
            </w:r>
          </w:p>
        </w:tc>
        <w:tc>
          <w:tcPr>
            <w:tcW w:w="2160" w:type="dxa"/>
            <w:shd w:val="clear" w:color="auto" w:fill="D9D9D9"/>
          </w:tcPr>
          <w:p w14:paraId="274AA93C" w14:textId="5AF38455" w:rsidR="00B11855" w:rsidRPr="00621E63" w:rsidRDefault="006D613E" w:rsidP="0048497C">
            <w:pPr>
              <w:pStyle w:val="TableEntryHeader"/>
            </w:pPr>
            <w:r w:rsidRPr="00621E63">
              <w:t>HL7</w:t>
            </w:r>
            <w:r w:rsidR="00995105" w:rsidRPr="00621E63">
              <w:t xml:space="preserve"> </w:t>
            </w:r>
            <w:r w:rsidR="003D003E" w:rsidRPr="00621E63">
              <w:t>v2 data type</w:t>
            </w:r>
          </w:p>
        </w:tc>
      </w:tr>
      <w:tr w:rsidR="00B11855" w:rsidRPr="00621E63" w14:paraId="76F68987" w14:textId="77777777" w:rsidTr="00A17802">
        <w:trPr>
          <w:cantSplit/>
          <w:jc w:val="center"/>
        </w:trPr>
        <w:tc>
          <w:tcPr>
            <w:tcW w:w="5336" w:type="dxa"/>
            <w:shd w:val="clear" w:color="auto" w:fill="auto"/>
          </w:tcPr>
          <w:p w14:paraId="3EE0B0B5" w14:textId="77777777" w:rsidR="00B11855" w:rsidRPr="00621E63" w:rsidRDefault="003D003E" w:rsidP="0048497C">
            <w:pPr>
              <w:pStyle w:val="TableEntry"/>
            </w:pPr>
            <w:r w:rsidRPr="00621E63">
              <w:t xml:space="preserve">String </w:t>
            </w:r>
          </w:p>
        </w:tc>
        <w:tc>
          <w:tcPr>
            <w:tcW w:w="2160" w:type="dxa"/>
            <w:shd w:val="clear" w:color="auto" w:fill="auto"/>
          </w:tcPr>
          <w:p w14:paraId="4CE7E2D9" w14:textId="77777777" w:rsidR="00B11855" w:rsidRPr="00621E63" w:rsidRDefault="003D003E" w:rsidP="0048497C">
            <w:pPr>
              <w:pStyle w:val="TableEntry"/>
            </w:pPr>
            <w:r w:rsidRPr="00621E63">
              <w:t>ST</w:t>
            </w:r>
          </w:p>
        </w:tc>
      </w:tr>
      <w:tr w:rsidR="00B11855" w:rsidRPr="00621E63" w14:paraId="231D5488" w14:textId="77777777" w:rsidTr="00A17802">
        <w:trPr>
          <w:cantSplit/>
          <w:jc w:val="center"/>
        </w:trPr>
        <w:tc>
          <w:tcPr>
            <w:tcW w:w="5336" w:type="dxa"/>
            <w:shd w:val="clear" w:color="auto" w:fill="auto"/>
          </w:tcPr>
          <w:p w14:paraId="6B06F30E" w14:textId="77777777" w:rsidR="00B11855" w:rsidRPr="00621E63" w:rsidRDefault="003D003E" w:rsidP="0048497C">
            <w:pPr>
              <w:pStyle w:val="TableEntry"/>
            </w:pPr>
            <w:r w:rsidRPr="00621E63">
              <w:t>Enumerated</w:t>
            </w:r>
          </w:p>
        </w:tc>
        <w:tc>
          <w:tcPr>
            <w:tcW w:w="2160" w:type="dxa"/>
            <w:shd w:val="clear" w:color="auto" w:fill="auto"/>
          </w:tcPr>
          <w:p w14:paraId="04A75966" w14:textId="77777777" w:rsidR="00B11855" w:rsidRPr="00621E63" w:rsidRDefault="003D003E" w:rsidP="0048497C">
            <w:pPr>
              <w:pStyle w:val="TableEntry"/>
            </w:pPr>
            <w:r w:rsidRPr="00621E63">
              <w:t>CWE or CNE</w:t>
            </w:r>
          </w:p>
        </w:tc>
      </w:tr>
      <w:tr w:rsidR="00B11855" w:rsidRPr="00621E63" w14:paraId="04769B5F" w14:textId="77777777" w:rsidTr="00A17802">
        <w:trPr>
          <w:cantSplit/>
          <w:jc w:val="center"/>
        </w:trPr>
        <w:tc>
          <w:tcPr>
            <w:tcW w:w="5336" w:type="dxa"/>
            <w:shd w:val="clear" w:color="auto" w:fill="auto"/>
          </w:tcPr>
          <w:p w14:paraId="37409AE8" w14:textId="77777777" w:rsidR="00B11855" w:rsidRPr="00621E63" w:rsidRDefault="003D003E" w:rsidP="0048497C">
            <w:pPr>
              <w:pStyle w:val="TableEntry"/>
            </w:pPr>
            <w:r w:rsidRPr="00621E63">
              <w:t>Date Time</w:t>
            </w:r>
          </w:p>
        </w:tc>
        <w:tc>
          <w:tcPr>
            <w:tcW w:w="2160" w:type="dxa"/>
            <w:shd w:val="clear" w:color="auto" w:fill="auto"/>
          </w:tcPr>
          <w:p w14:paraId="44838448" w14:textId="77777777" w:rsidR="00B11855" w:rsidRPr="00621E63" w:rsidRDefault="003D003E" w:rsidP="0048497C">
            <w:pPr>
              <w:pStyle w:val="TableEntry"/>
            </w:pPr>
            <w:r w:rsidRPr="00621E63">
              <w:t>DTM</w:t>
            </w:r>
          </w:p>
        </w:tc>
      </w:tr>
      <w:tr w:rsidR="00B11855" w:rsidRPr="00621E63" w14:paraId="62D484B4" w14:textId="77777777" w:rsidTr="00A17802">
        <w:trPr>
          <w:cantSplit/>
          <w:jc w:val="center"/>
        </w:trPr>
        <w:tc>
          <w:tcPr>
            <w:tcW w:w="5336" w:type="dxa"/>
            <w:shd w:val="clear" w:color="auto" w:fill="auto"/>
          </w:tcPr>
          <w:p w14:paraId="55333D7D" w14:textId="77777777" w:rsidR="00B11855" w:rsidRPr="00621E63" w:rsidRDefault="003D003E" w:rsidP="0048497C">
            <w:pPr>
              <w:pStyle w:val="TableEntry"/>
            </w:pPr>
            <w:r w:rsidRPr="00621E63">
              <w:t>Numeric</w:t>
            </w:r>
          </w:p>
        </w:tc>
        <w:tc>
          <w:tcPr>
            <w:tcW w:w="2160" w:type="dxa"/>
            <w:shd w:val="clear" w:color="auto" w:fill="auto"/>
          </w:tcPr>
          <w:p w14:paraId="29CAC42C" w14:textId="77777777" w:rsidR="00B11855" w:rsidRPr="00621E63" w:rsidRDefault="003D003E" w:rsidP="0048497C">
            <w:pPr>
              <w:pStyle w:val="TableEntry"/>
            </w:pPr>
            <w:r w:rsidRPr="00621E63">
              <w:t>NM</w:t>
            </w:r>
          </w:p>
        </w:tc>
      </w:tr>
      <w:tr w:rsidR="00B11855" w:rsidRPr="00621E63" w14:paraId="4507D719" w14:textId="77777777" w:rsidTr="00A17802">
        <w:trPr>
          <w:cantSplit/>
          <w:jc w:val="center"/>
        </w:trPr>
        <w:tc>
          <w:tcPr>
            <w:tcW w:w="5336" w:type="dxa"/>
            <w:shd w:val="clear" w:color="auto" w:fill="auto"/>
          </w:tcPr>
          <w:p w14:paraId="0DF3DA7D" w14:textId="77777777" w:rsidR="00B11855" w:rsidRPr="00621E63" w:rsidRDefault="003D003E" w:rsidP="0048497C">
            <w:pPr>
              <w:pStyle w:val="TableEntry"/>
            </w:pPr>
            <w:r w:rsidRPr="00621E63">
              <w:t>Structured Numeric</w:t>
            </w:r>
          </w:p>
        </w:tc>
        <w:tc>
          <w:tcPr>
            <w:tcW w:w="2160" w:type="dxa"/>
            <w:shd w:val="clear" w:color="auto" w:fill="auto"/>
          </w:tcPr>
          <w:p w14:paraId="5F11B2DE" w14:textId="4D025631" w:rsidR="00B11855" w:rsidRPr="00621E63" w:rsidRDefault="003D003E" w:rsidP="0048497C">
            <w:pPr>
              <w:pStyle w:val="TableEntry"/>
            </w:pPr>
            <w:r w:rsidRPr="00621E63">
              <w:t>SN (</w:t>
            </w:r>
            <w:ins w:id="2073" w:author="Mary Jungers" w:date="2019-11-14T10:33:00Z">
              <w:r w:rsidR="005B0C7C">
                <w:t>s</w:t>
              </w:r>
            </w:ins>
            <w:del w:id="2074" w:author="Mary Jungers" w:date="2019-11-14T10:33:00Z">
              <w:r w:rsidRPr="00621E63" w:rsidDel="005B0C7C">
                <w:delText>S</w:delText>
              </w:r>
            </w:del>
            <w:r w:rsidRPr="00621E63">
              <w:t>ee Note)</w:t>
            </w:r>
          </w:p>
        </w:tc>
      </w:tr>
    </w:tbl>
    <w:p w14:paraId="58D3BBDD" w14:textId="5FE23D5C" w:rsidR="00B11855" w:rsidRPr="00621E63" w:rsidRDefault="003D003E" w:rsidP="002F745D">
      <w:pPr>
        <w:pStyle w:val="Note"/>
      </w:pPr>
      <w:del w:id="2075" w:author="Mary Jungers" w:date="2019-11-14T10:33:00Z">
        <w:r w:rsidRPr="00621E63" w:rsidDel="005B0C7C">
          <w:delText>Note:</w:delText>
        </w:r>
        <w:r w:rsidRPr="00621E63" w:rsidDel="005B0C7C">
          <w:tab/>
        </w:r>
      </w:del>
      <w:r w:rsidR="002F745D" w:rsidRPr="00621E63">
        <w:t>Note: The Structured Numeric type (SN) is used for numeric terms that require qualifications. SN types may be qualified as &gt;Num1 or &lt;Num1 to express a ‘greater than’ or ‘less than’ relationship using the ‘comparator’ character &gt; or &lt; respectively. Alternatively, a numeric ratio between two values Num1 and Num2 may be expressed using the Separator/Suffix characters ‘/’ (solidus) or ‘:’ (either character may be used)</w:t>
      </w:r>
      <w:r w:rsidRPr="00621E63">
        <w:t>.</w:t>
      </w:r>
    </w:p>
    <w:p w14:paraId="4DDAE8B2" w14:textId="77777777" w:rsidR="00B11855" w:rsidRPr="00621E63" w:rsidRDefault="00B11855" w:rsidP="00D55F5E">
      <w:pPr>
        <w:pStyle w:val="BodyText"/>
      </w:pPr>
    </w:p>
    <w:p w14:paraId="621DE594" w14:textId="77777777" w:rsidR="00B11855" w:rsidRPr="00621E63" w:rsidRDefault="003D003E" w:rsidP="00D55F5E">
      <w:pPr>
        <w:pStyle w:val="BodyText"/>
      </w:pPr>
      <w:r w:rsidRPr="00621E63">
        <w:t>OBX-3.1 Observation Identifier, Identifier shall be &lt;Code&gt; [numeric] as defined in Annex C.3 ‘Expanded Terms’ of IEEE 11073-10103 (see 3.9.3 Referenced Standards).</w:t>
      </w:r>
    </w:p>
    <w:p w14:paraId="2FFD54B4" w14:textId="77777777" w:rsidR="00B11855" w:rsidRPr="00621E63" w:rsidRDefault="003D003E" w:rsidP="00D55F5E">
      <w:pPr>
        <w:pStyle w:val="BodyText"/>
      </w:pPr>
      <w:r w:rsidRPr="00621E63">
        <w:t>OBX-3.2 Observation Identifier, shall be &lt;Reference ID&gt; as defined in Annex C.3 ‘Expanded Terms’ in IEEE 11073-10103 (see 3.9.3 Referenced Standards)</w:t>
      </w:r>
    </w:p>
    <w:p w14:paraId="24A7537C" w14:textId="77777777" w:rsidR="00B11855" w:rsidRPr="00621E63" w:rsidRDefault="003D003E" w:rsidP="00D55F5E">
      <w:pPr>
        <w:pStyle w:val="BodyText"/>
      </w:pPr>
      <w:r w:rsidRPr="00621E63">
        <w:t>OBX-3.3 Observation Identifier, Name of Coding System shall be MDC to reference the group of medical device communication standards (IEEE 11073-</w:t>
      </w:r>
      <w:r w:rsidR="00E86B15" w:rsidRPr="00621E63">
        <w:t>1010x</w:t>
      </w:r>
      <w:r w:rsidRPr="00621E63">
        <w:t>)</w:t>
      </w:r>
    </w:p>
    <w:p w14:paraId="423A8A92" w14:textId="77777777" w:rsidR="00B11855" w:rsidRPr="00621E63" w:rsidRDefault="003D003E" w:rsidP="00D55F5E">
      <w:pPr>
        <w:pStyle w:val="BodyText"/>
      </w:pPr>
      <w:r w:rsidRPr="00621E63">
        <w:t>OBX-4 Observation Sub-ID – If a value is provided here the embedded PDF will contain data related to a specific episode or EGM being referenced via grouping to other episode related data elements having the same Sub-ID in OBX-4 inside this message.</w:t>
      </w:r>
    </w:p>
    <w:p w14:paraId="5AE2EAAA" w14:textId="77777777" w:rsidR="00B11855" w:rsidRPr="00621E63" w:rsidRDefault="003D003E" w:rsidP="00D55F5E">
      <w:pPr>
        <w:pStyle w:val="BodyText"/>
      </w:pPr>
      <w:r w:rsidRPr="00621E63">
        <w:t>OBX-5 Observation Value – This is the actual value of the observation.</w:t>
      </w:r>
    </w:p>
    <w:p w14:paraId="4E515D9D" w14:textId="77777777" w:rsidR="00B11855" w:rsidRPr="00621E63" w:rsidRDefault="003D003E" w:rsidP="00D55F5E">
      <w:pPr>
        <w:pStyle w:val="BodyText"/>
      </w:pPr>
      <w:r w:rsidRPr="00621E63">
        <w:t>If OBX-2 is of type CWE then</w:t>
      </w:r>
    </w:p>
    <w:p w14:paraId="2281326B" w14:textId="77777777" w:rsidR="00B11855" w:rsidRPr="00621E63" w:rsidRDefault="003D003E" w:rsidP="00D55F5E">
      <w:pPr>
        <w:pStyle w:val="BodyText"/>
      </w:pPr>
      <w:r w:rsidRPr="00621E63">
        <w:t>OBX-5.1 shall be &lt;Code&gt; [numeric] as defined in Annex D.3 ‘enumerations’ or Annex E.3 ‘vendor enumerations’ of IEEE 11073-10103 (see 3.9.3 Referenced Standards) .</w:t>
      </w:r>
    </w:p>
    <w:p w14:paraId="5177F94E" w14:textId="77777777" w:rsidR="00B11855" w:rsidRPr="00621E63" w:rsidRDefault="003D003E" w:rsidP="00D55F5E">
      <w:pPr>
        <w:pStyle w:val="BodyText"/>
      </w:pPr>
      <w:r w:rsidRPr="00621E63">
        <w:t>OBX-5.2 shall be &lt;Enumerator Identifier&gt;_&lt;EnumerationCode [mnemonic]&gt; as defined in Annex D.3 ‘enumerations’ or Annex E.3 ‘vendor enumerations’ in IEEE 11073-10103 (see 3.9.3 Referenced Standards)</w:t>
      </w:r>
    </w:p>
    <w:p w14:paraId="02A3F54A" w14:textId="77777777" w:rsidR="00B11855" w:rsidRPr="00621E63" w:rsidRDefault="003D003E" w:rsidP="00D55F5E">
      <w:pPr>
        <w:pStyle w:val="BodyText"/>
      </w:pPr>
      <w:r w:rsidRPr="00621E63">
        <w:t>OBX-5.3 shall be MDC to reference the group of medical device communication standards (IEEE 11073-</w:t>
      </w:r>
      <w:r w:rsidR="00E86B15" w:rsidRPr="00621E63">
        <w:t>1010x</w:t>
      </w:r>
      <w:r w:rsidRPr="00621E63">
        <w:t>)</w:t>
      </w:r>
    </w:p>
    <w:p w14:paraId="6705C417" w14:textId="77777777" w:rsidR="00B11855" w:rsidRPr="00621E63" w:rsidRDefault="003D003E" w:rsidP="00D55F5E">
      <w:pPr>
        <w:pStyle w:val="BodyText"/>
      </w:pPr>
      <w:r w:rsidRPr="00621E63">
        <w:t xml:space="preserve">OBX-5.9 may contain the according Display Name as defined in Annex D.3 ‘enumerations’ or Annex E.3 ‘vendor enumerations’ of IEEE 11073-10103 (see 3.9.3 Referenced Standard) or an equivalent (maybe more compact) localized display name. If the vendor has implemented vendor-specific extensions (per IEEE 11073-10103 Sections 8 and A.4) than OBX-5.9 is required. This display name should only be used by the receiving system as a reference or if the </w:t>
      </w:r>
      <w:r w:rsidRPr="00621E63">
        <w:lastRenderedPageBreak/>
        <w:t>Identifier in OBX-5.1 is unknown to the receiver (e.g., for proprietary vendor content). Generation and localization of display in the receiving system shall always be preferred.</w:t>
      </w:r>
    </w:p>
    <w:p w14:paraId="634086A4" w14:textId="77777777" w:rsidR="00B11855" w:rsidRPr="00621E63" w:rsidRDefault="003D003E" w:rsidP="00D55F5E">
      <w:pPr>
        <w:pStyle w:val="BodyText"/>
      </w:pPr>
      <w:r w:rsidRPr="00621E63">
        <w:t>OBX-6 Unit – Will be coded with the MDC_IDC Nomenclature (based on UCUM) Unit for associated observation.</w:t>
      </w:r>
    </w:p>
    <w:p w14:paraId="3D7A1BB8" w14:textId="77777777" w:rsidR="00B11855" w:rsidRPr="00621E63" w:rsidRDefault="003D003E" w:rsidP="00D55F5E">
      <w:pPr>
        <w:pStyle w:val="BodyText"/>
      </w:pPr>
      <w:r w:rsidRPr="00621E63">
        <w:t xml:space="preserve">OBX-8 Abnormal Flags – This field will contain a code from the extended User-defined Table 0078 – Abnormal Flags as specified below. </w:t>
      </w:r>
    </w:p>
    <w:p w14:paraId="10862907" w14:textId="77777777" w:rsidR="00B11855" w:rsidRPr="00621E63" w:rsidRDefault="003D003E" w:rsidP="00CF5627">
      <w:pPr>
        <w:pStyle w:val="TableTitle"/>
      </w:pPr>
      <w:r w:rsidRPr="00621E63">
        <w:t>Table 3.9.4.1.2.5</w:t>
      </w:r>
      <w:r w:rsidR="005D79DE" w:rsidRPr="00621E63">
        <w:rPr>
          <w:rFonts w:eastAsia="MS Gothic"/>
        </w:rPr>
        <w:t>-</w:t>
      </w:r>
      <w:r w:rsidR="00E86B15" w:rsidRPr="00621E63">
        <w:t>3</w:t>
      </w:r>
      <w:r w:rsidRPr="00621E63">
        <w:t>: User-defined Table – 078 Abnormal Flags</w:t>
      </w:r>
    </w:p>
    <w:tbl>
      <w:tblPr>
        <w:tblW w:w="82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3"/>
        <w:gridCol w:w="1350"/>
        <w:gridCol w:w="2872"/>
        <w:gridCol w:w="3040"/>
      </w:tblGrid>
      <w:tr w:rsidR="00C40FD5" w:rsidRPr="00621E63" w14:paraId="51F0A650" w14:textId="77777777" w:rsidTr="00A17802">
        <w:trPr>
          <w:cantSplit/>
          <w:tblHeader/>
          <w:jc w:val="center"/>
        </w:trPr>
        <w:tc>
          <w:tcPr>
            <w:tcW w:w="963" w:type="dxa"/>
            <w:shd w:val="clear" w:color="auto" w:fill="D9D9D9"/>
          </w:tcPr>
          <w:p w14:paraId="05E0BA74" w14:textId="77777777" w:rsidR="00B11855" w:rsidRPr="00621E63" w:rsidRDefault="003D003E" w:rsidP="001F5A5C">
            <w:pPr>
              <w:pStyle w:val="TableEntryHeader"/>
            </w:pPr>
            <w:r w:rsidRPr="00621E63">
              <w:t>Value</w:t>
            </w:r>
          </w:p>
        </w:tc>
        <w:tc>
          <w:tcPr>
            <w:tcW w:w="1350" w:type="dxa"/>
            <w:shd w:val="clear" w:color="auto" w:fill="D9D9D9"/>
          </w:tcPr>
          <w:p w14:paraId="195D9D81" w14:textId="6CB20E46" w:rsidR="00B11855" w:rsidRPr="00621E63" w:rsidRDefault="003D003E" w:rsidP="00FE1495">
            <w:pPr>
              <w:pStyle w:val="TableEntryHeader"/>
            </w:pPr>
            <w:r w:rsidRPr="00621E63">
              <w:t>ExtendedValue?</w:t>
            </w:r>
          </w:p>
        </w:tc>
        <w:tc>
          <w:tcPr>
            <w:tcW w:w="2872" w:type="dxa"/>
            <w:shd w:val="clear" w:color="auto" w:fill="D9D9D9"/>
          </w:tcPr>
          <w:p w14:paraId="37701B88" w14:textId="77777777" w:rsidR="00B11855" w:rsidRPr="00621E63" w:rsidRDefault="003D003E" w:rsidP="001F5A5C">
            <w:pPr>
              <w:pStyle w:val="TableEntryHeader"/>
            </w:pPr>
            <w:r w:rsidRPr="00621E63">
              <w:t>Description</w:t>
            </w:r>
          </w:p>
        </w:tc>
        <w:tc>
          <w:tcPr>
            <w:tcW w:w="3040" w:type="dxa"/>
            <w:shd w:val="clear" w:color="auto" w:fill="D9D9D9"/>
          </w:tcPr>
          <w:p w14:paraId="62DCF6B0" w14:textId="77777777" w:rsidR="00B11855" w:rsidRPr="00621E63" w:rsidRDefault="003D003E" w:rsidP="001F5A5C">
            <w:pPr>
              <w:pStyle w:val="TableEntryHeader"/>
            </w:pPr>
            <w:r w:rsidRPr="00621E63">
              <w:t>Comment</w:t>
            </w:r>
          </w:p>
        </w:tc>
      </w:tr>
      <w:tr w:rsidR="00B11855" w:rsidRPr="00621E63" w14:paraId="76550FD3" w14:textId="77777777" w:rsidTr="006C0E8E">
        <w:trPr>
          <w:cantSplit/>
          <w:jc w:val="center"/>
        </w:trPr>
        <w:tc>
          <w:tcPr>
            <w:tcW w:w="963" w:type="dxa"/>
            <w:shd w:val="clear" w:color="auto" w:fill="auto"/>
          </w:tcPr>
          <w:p w14:paraId="182925E1" w14:textId="77777777" w:rsidR="00B11855" w:rsidRPr="00621E63" w:rsidRDefault="003D003E" w:rsidP="001F5A5C">
            <w:pPr>
              <w:pStyle w:val="TableEntry"/>
            </w:pPr>
            <w:r w:rsidRPr="00621E63">
              <w:t>NI</w:t>
            </w:r>
          </w:p>
        </w:tc>
        <w:tc>
          <w:tcPr>
            <w:tcW w:w="1350" w:type="dxa"/>
            <w:shd w:val="clear" w:color="auto" w:fill="auto"/>
          </w:tcPr>
          <w:p w14:paraId="7D9EE1E8" w14:textId="77777777" w:rsidR="00B11855" w:rsidRPr="00621E63" w:rsidRDefault="003D003E" w:rsidP="001F5A5C">
            <w:pPr>
              <w:pStyle w:val="TableEntry"/>
            </w:pPr>
            <w:r w:rsidRPr="00621E63">
              <w:t>Yes</w:t>
            </w:r>
          </w:p>
        </w:tc>
        <w:tc>
          <w:tcPr>
            <w:tcW w:w="2872" w:type="dxa"/>
            <w:shd w:val="clear" w:color="auto" w:fill="auto"/>
          </w:tcPr>
          <w:p w14:paraId="534D71D3" w14:textId="05DA7DE8" w:rsidR="00B11855" w:rsidRPr="00621E63" w:rsidRDefault="003D003E" w:rsidP="00403636">
            <w:pPr>
              <w:pStyle w:val="TableEntry"/>
            </w:pPr>
            <w:r w:rsidRPr="00621E63">
              <w:t>No information. There is no information which can be inferred</w:t>
            </w:r>
            <w:r w:rsidR="00403636" w:rsidRPr="00621E63">
              <w:t xml:space="preserve"> </w:t>
            </w:r>
            <w:r w:rsidRPr="00621E63">
              <w:t>from this exceptional value.</w:t>
            </w:r>
          </w:p>
        </w:tc>
        <w:tc>
          <w:tcPr>
            <w:tcW w:w="3040" w:type="dxa"/>
            <w:shd w:val="clear" w:color="auto" w:fill="auto"/>
          </w:tcPr>
          <w:p w14:paraId="5D147EE5" w14:textId="77777777" w:rsidR="00B11855" w:rsidRPr="00621E63" w:rsidRDefault="003D003E" w:rsidP="001F5A5C">
            <w:pPr>
              <w:pStyle w:val="TableEntry"/>
            </w:pPr>
            <w:r w:rsidRPr="00621E63">
              <w:t>No value is provided in OBX-5.</w:t>
            </w:r>
          </w:p>
        </w:tc>
      </w:tr>
      <w:tr w:rsidR="00B11855" w:rsidRPr="00621E63" w14:paraId="65EAB429" w14:textId="77777777" w:rsidTr="006C0E8E">
        <w:trPr>
          <w:cantSplit/>
          <w:jc w:val="center"/>
        </w:trPr>
        <w:tc>
          <w:tcPr>
            <w:tcW w:w="963" w:type="dxa"/>
            <w:shd w:val="clear" w:color="auto" w:fill="auto"/>
          </w:tcPr>
          <w:p w14:paraId="384CFC6D" w14:textId="77777777" w:rsidR="00B11855" w:rsidRPr="00621E63" w:rsidRDefault="003D003E" w:rsidP="001F5A5C">
            <w:pPr>
              <w:pStyle w:val="TableEntry"/>
            </w:pPr>
            <w:r w:rsidRPr="00621E63">
              <w:t>NAV</w:t>
            </w:r>
          </w:p>
        </w:tc>
        <w:tc>
          <w:tcPr>
            <w:tcW w:w="1350" w:type="dxa"/>
            <w:shd w:val="clear" w:color="auto" w:fill="auto"/>
          </w:tcPr>
          <w:p w14:paraId="7C7CB54A" w14:textId="77777777" w:rsidR="00B11855" w:rsidRPr="00621E63" w:rsidRDefault="003D003E" w:rsidP="001F5A5C">
            <w:pPr>
              <w:pStyle w:val="TableEntry"/>
            </w:pPr>
            <w:r w:rsidRPr="00621E63">
              <w:t>Yes</w:t>
            </w:r>
          </w:p>
        </w:tc>
        <w:tc>
          <w:tcPr>
            <w:tcW w:w="2872" w:type="dxa"/>
            <w:shd w:val="clear" w:color="auto" w:fill="auto"/>
          </w:tcPr>
          <w:p w14:paraId="5743D3F7" w14:textId="77777777" w:rsidR="00B11855" w:rsidRPr="00621E63" w:rsidRDefault="003D003E" w:rsidP="001F5A5C">
            <w:pPr>
              <w:pStyle w:val="TableEntry"/>
            </w:pPr>
            <w:r w:rsidRPr="00621E63">
              <w:t>Temporarily not available. Information is not available at this time but it is expected that it will be available later.</w:t>
            </w:r>
          </w:p>
        </w:tc>
        <w:tc>
          <w:tcPr>
            <w:tcW w:w="3040" w:type="dxa"/>
            <w:shd w:val="clear" w:color="auto" w:fill="auto"/>
          </w:tcPr>
          <w:p w14:paraId="60277CC6" w14:textId="77777777" w:rsidR="00B11855" w:rsidRPr="00621E63" w:rsidRDefault="003D003E" w:rsidP="001F5A5C">
            <w:pPr>
              <w:pStyle w:val="TableEntry"/>
            </w:pPr>
            <w:r w:rsidRPr="00621E63">
              <w:t>No value is provided in OBX-5.</w:t>
            </w:r>
          </w:p>
        </w:tc>
      </w:tr>
      <w:tr w:rsidR="00B11855" w:rsidRPr="00621E63" w14:paraId="1BB8DB62" w14:textId="77777777" w:rsidTr="006C0E8E">
        <w:trPr>
          <w:cantSplit/>
          <w:jc w:val="center"/>
        </w:trPr>
        <w:tc>
          <w:tcPr>
            <w:tcW w:w="963" w:type="dxa"/>
            <w:shd w:val="clear" w:color="auto" w:fill="auto"/>
          </w:tcPr>
          <w:p w14:paraId="780E68E0" w14:textId="77777777" w:rsidR="00B11855" w:rsidRPr="00621E63" w:rsidRDefault="003D003E" w:rsidP="001F5A5C">
            <w:pPr>
              <w:pStyle w:val="TableEntry"/>
            </w:pPr>
            <w:r w:rsidRPr="00621E63">
              <w:t>OFF</w:t>
            </w:r>
          </w:p>
        </w:tc>
        <w:tc>
          <w:tcPr>
            <w:tcW w:w="1350" w:type="dxa"/>
            <w:shd w:val="clear" w:color="auto" w:fill="auto"/>
          </w:tcPr>
          <w:p w14:paraId="5BDA4D5D" w14:textId="77777777" w:rsidR="00B11855" w:rsidRPr="00621E63" w:rsidRDefault="003D003E" w:rsidP="001F5A5C">
            <w:pPr>
              <w:pStyle w:val="TableEntry"/>
            </w:pPr>
            <w:r w:rsidRPr="00621E63">
              <w:t>Yes</w:t>
            </w:r>
          </w:p>
        </w:tc>
        <w:tc>
          <w:tcPr>
            <w:tcW w:w="2872" w:type="dxa"/>
            <w:shd w:val="clear" w:color="auto" w:fill="auto"/>
          </w:tcPr>
          <w:p w14:paraId="2AFDB9E7" w14:textId="62C9D005" w:rsidR="00B11855" w:rsidRPr="00621E63" w:rsidRDefault="003D003E" w:rsidP="00AD69C9">
            <w:pPr>
              <w:pStyle w:val="TableEntry"/>
            </w:pPr>
            <w:r w:rsidRPr="00621E63">
              <w:t>Numeric measurement function is available but has been deactivated by user.</w:t>
            </w:r>
          </w:p>
        </w:tc>
        <w:tc>
          <w:tcPr>
            <w:tcW w:w="3040" w:type="dxa"/>
            <w:shd w:val="clear" w:color="auto" w:fill="auto"/>
          </w:tcPr>
          <w:p w14:paraId="62D18A70" w14:textId="77777777" w:rsidR="00B11855" w:rsidRPr="00621E63" w:rsidRDefault="003D003E" w:rsidP="001F5A5C">
            <w:pPr>
              <w:pStyle w:val="TableEntry"/>
            </w:pPr>
            <w:r w:rsidRPr="00621E63">
              <w:t>No value is provided in OBX-5.</w:t>
            </w:r>
          </w:p>
        </w:tc>
      </w:tr>
      <w:tr w:rsidR="00B11855" w:rsidRPr="00621E63" w14:paraId="5454C073" w14:textId="77777777" w:rsidTr="006C0E8E">
        <w:trPr>
          <w:cantSplit/>
          <w:jc w:val="center"/>
        </w:trPr>
        <w:tc>
          <w:tcPr>
            <w:tcW w:w="963" w:type="dxa"/>
            <w:shd w:val="clear" w:color="auto" w:fill="auto"/>
          </w:tcPr>
          <w:p w14:paraId="1DC4F946" w14:textId="77777777" w:rsidR="00B11855" w:rsidRPr="00621E63" w:rsidRDefault="003D003E" w:rsidP="001F5A5C">
            <w:pPr>
              <w:pStyle w:val="TableEntry"/>
            </w:pPr>
            <w:r w:rsidRPr="00621E63">
              <w:t>&gt;</w:t>
            </w:r>
          </w:p>
        </w:tc>
        <w:tc>
          <w:tcPr>
            <w:tcW w:w="1350" w:type="dxa"/>
            <w:shd w:val="clear" w:color="auto" w:fill="auto"/>
          </w:tcPr>
          <w:p w14:paraId="289BAE86" w14:textId="77777777" w:rsidR="00B11855" w:rsidRPr="00621E63" w:rsidRDefault="003D003E" w:rsidP="001F5A5C">
            <w:pPr>
              <w:pStyle w:val="TableEntry"/>
            </w:pPr>
            <w:r w:rsidRPr="00621E63">
              <w:t>N</w:t>
            </w:r>
          </w:p>
        </w:tc>
        <w:tc>
          <w:tcPr>
            <w:tcW w:w="2872" w:type="dxa"/>
            <w:shd w:val="clear" w:color="auto" w:fill="auto"/>
          </w:tcPr>
          <w:p w14:paraId="77831814" w14:textId="77777777" w:rsidR="00B11855" w:rsidRPr="00621E63" w:rsidRDefault="003D003E" w:rsidP="001F5A5C">
            <w:pPr>
              <w:pStyle w:val="TableEntry"/>
            </w:pPr>
            <w:r w:rsidRPr="00621E63">
              <w:t>Above absolute high-off instrument scale.</w:t>
            </w:r>
          </w:p>
        </w:tc>
        <w:tc>
          <w:tcPr>
            <w:tcW w:w="3040" w:type="dxa"/>
            <w:shd w:val="clear" w:color="auto" w:fill="auto"/>
          </w:tcPr>
          <w:p w14:paraId="7B3FA974" w14:textId="77777777" w:rsidR="00B11855" w:rsidRPr="00621E63" w:rsidRDefault="003D003E" w:rsidP="001F5A5C">
            <w:pPr>
              <w:pStyle w:val="TableEntry"/>
            </w:pPr>
            <w:r w:rsidRPr="00621E63">
              <w:t>Provide the high-off instrument scale number in OBX-5 if available.</w:t>
            </w:r>
          </w:p>
        </w:tc>
      </w:tr>
      <w:tr w:rsidR="00B11855" w:rsidRPr="00621E63" w14:paraId="09F0CD53" w14:textId="77777777" w:rsidTr="006C0E8E">
        <w:trPr>
          <w:cantSplit/>
          <w:jc w:val="center"/>
        </w:trPr>
        <w:tc>
          <w:tcPr>
            <w:tcW w:w="963" w:type="dxa"/>
            <w:shd w:val="clear" w:color="auto" w:fill="auto"/>
          </w:tcPr>
          <w:p w14:paraId="5267D89D" w14:textId="77777777" w:rsidR="00B11855" w:rsidRPr="00621E63" w:rsidRDefault="003D003E" w:rsidP="001F5A5C">
            <w:pPr>
              <w:pStyle w:val="TableEntry"/>
            </w:pPr>
            <w:r w:rsidRPr="00621E63">
              <w:t>&lt;</w:t>
            </w:r>
          </w:p>
        </w:tc>
        <w:tc>
          <w:tcPr>
            <w:tcW w:w="1350" w:type="dxa"/>
            <w:shd w:val="clear" w:color="auto" w:fill="auto"/>
          </w:tcPr>
          <w:p w14:paraId="74EDDAE5" w14:textId="77777777" w:rsidR="00B11855" w:rsidRPr="00621E63" w:rsidRDefault="003D003E" w:rsidP="001F5A5C">
            <w:pPr>
              <w:pStyle w:val="TableEntry"/>
            </w:pPr>
            <w:r w:rsidRPr="00621E63">
              <w:t>N</w:t>
            </w:r>
          </w:p>
        </w:tc>
        <w:tc>
          <w:tcPr>
            <w:tcW w:w="2872" w:type="dxa"/>
            <w:shd w:val="clear" w:color="auto" w:fill="auto"/>
          </w:tcPr>
          <w:p w14:paraId="63F3778E" w14:textId="77777777" w:rsidR="00B11855" w:rsidRPr="00621E63" w:rsidRDefault="003D003E" w:rsidP="001F5A5C">
            <w:pPr>
              <w:pStyle w:val="TableEntry"/>
            </w:pPr>
            <w:r w:rsidRPr="00621E63">
              <w:t>Below absolute low-off instrument scale.</w:t>
            </w:r>
          </w:p>
        </w:tc>
        <w:tc>
          <w:tcPr>
            <w:tcW w:w="3040" w:type="dxa"/>
            <w:shd w:val="clear" w:color="auto" w:fill="auto"/>
          </w:tcPr>
          <w:p w14:paraId="0E3E5FE0" w14:textId="77777777" w:rsidR="00B11855" w:rsidRPr="00621E63" w:rsidRDefault="003D003E" w:rsidP="001F5A5C">
            <w:pPr>
              <w:pStyle w:val="TableEntry"/>
            </w:pPr>
            <w:r w:rsidRPr="00621E63">
              <w:t>Provide the low-off instrument scale number in OBX-5 if available.</w:t>
            </w:r>
          </w:p>
        </w:tc>
      </w:tr>
    </w:tbl>
    <w:p w14:paraId="76019E6C" w14:textId="77777777" w:rsidR="00B11855" w:rsidRPr="00621E63" w:rsidRDefault="00B11855" w:rsidP="00D55F5E">
      <w:pPr>
        <w:pStyle w:val="BodyText"/>
      </w:pPr>
    </w:p>
    <w:p w14:paraId="37279B0F" w14:textId="2A1CE51B" w:rsidR="00B11855" w:rsidRPr="00621E63" w:rsidRDefault="003D003E" w:rsidP="00D55F5E">
      <w:pPr>
        <w:pStyle w:val="BodyText"/>
      </w:pPr>
      <w:r w:rsidRPr="00621E63">
        <w:t xml:space="preserve">OBX-11 Observation Result Status – This field holds the value from the table </w:t>
      </w:r>
      <w:r w:rsidR="006D613E" w:rsidRPr="00621E63">
        <w:rPr>
          <w:rStyle w:val="Emphasis"/>
        </w:rPr>
        <w:t>HL7</w:t>
      </w:r>
      <w:r w:rsidR="00995105" w:rsidRPr="00621E63">
        <w:rPr>
          <w:rStyle w:val="Emphasis"/>
        </w:rPr>
        <w:t xml:space="preserve"> </w:t>
      </w:r>
      <w:r w:rsidRPr="00621E63">
        <w:rPr>
          <w:rStyle w:val="Emphasis"/>
        </w:rPr>
        <w:t>Table 0085 - Observation result status codes interpretation.</w:t>
      </w:r>
      <w:r w:rsidRPr="00621E63">
        <w:t xml:space="preserve"> Valid values are following: F, P, R, S, &amp; X. The value N or X denotes a missing or null value, and in this case the OBX-5 will be empty. </w:t>
      </w:r>
    </w:p>
    <w:p w14:paraId="057451D0" w14:textId="77777777" w:rsidR="00B11855" w:rsidRPr="00621E63" w:rsidRDefault="003D003E" w:rsidP="00D55F5E">
      <w:pPr>
        <w:pStyle w:val="BodyText"/>
      </w:pPr>
      <w:r w:rsidRPr="00621E63">
        <w:t>OBX-14 Date/Time of Observation – This field is required when the observation reported is different from the OBR report header. If an observation method is reported in OBX-17 the date will represent end date/time of the reported time interval.</w:t>
      </w:r>
    </w:p>
    <w:p w14:paraId="5A73575A" w14:textId="77777777" w:rsidR="00B11855" w:rsidRPr="00621E63" w:rsidRDefault="003D003E" w:rsidP="00D55F5E">
      <w:pPr>
        <w:pStyle w:val="BodyText"/>
      </w:pPr>
      <w:r w:rsidRPr="00621E63">
        <w:t>OBX-18 Equipment Instance Identifier – A unique identifier for the equipment or software that was responsible for the production of the observation</w:t>
      </w:r>
    </w:p>
    <w:p w14:paraId="15EAF9C8" w14:textId="77777777" w:rsidR="00B11855" w:rsidRPr="00621E63" w:rsidRDefault="00855E3C" w:rsidP="00123C7B">
      <w:pPr>
        <w:pStyle w:val="Heading6"/>
        <w:numPr>
          <w:ilvl w:val="0"/>
          <w:numId w:val="0"/>
        </w:numPr>
        <w:rPr>
          <w:noProof w:val="0"/>
        </w:rPr>
      </w:pPr>
      <w:bookmarkStart w:id="2076" w:name="_Toc24650486"/>
      <w:r w:rsidRPr="00621E63">
        <w:rPr>
          <w:noProof w:val="0"/>
        </w:rPr>
        <w:t>3.9.4.1.2.6</w:t>
      </w:r>
      <w:r w:rsidR="00EB6E71" w:rsidRPr="00621E63">
        <w:rPr>
          <w:noProof w:val="0"/>
        </w:rPr>
        <w:t xml:space="preserve"> </w:t>
      </w:r>
      <w:bookmarkStart w:id="2077" w:name="_Toc401769843"/>
      <w:r w:rsidR="003D003E" w:rsidRPr="00621E63">
        <w:rPr>
          <w:noProof w:val="0"/>
        </w:rPr>
        <w:t>IEEE 1073.1.1.3 IDC term mapping to OBX segment</w:t>
      </w:r>
      <w:bookmarkEnd w:id="2076"/>
      <w:bookmarkEnd w:id="2077"/>
      <w:r w:rsidR="003D003E" w:rsidRPr="00621E63">
        <w:rPr>
          <w:noProof w:val="0"/>
        </w:rPr>
        <w:t xml:space="preserve"> </w:t>
      </w:r>
    </w:p>
    <w:p w14:paraId="727D1836" w14:textId="77777777" w:rsidR="00B11855" w:rsidRPr="00621E63" w:rsidRDefault="003D003E" w:rsidP="00D55F5E">
      <w:pPr>
        <w:pStyle w:val="BodyText"/>
      </w:pPr>
      <w:r w:rsidRPr="00621E63">
        <w:t xml:space="preserve">In the IEEE 11073_10103 MDC_IDC nomenclature for Observation Identifiers (OBX-3) each term is discrete, </w:t>
      </w:r>
      <w:r w:rsidR="004C60BF" w:rsidRPr="00621E63">
        <w:t>self-descriptive</w:t>
      </w:r>
      <w:r w:rsidRPr="00621E63">
        <w:t xml:space="preserve"> and maps to one OBX segment. Refer to the IEEE 11073_10103 MDC_IDC standard for information concerning the IDC nomenclature.</w:t>
      </w:r>
    </w:p>
    <w:p w14:paraId="4416D66A" w14:textId="77777777" w:rsidR="00B11855" w:rsidRPr="00621E63" w:rsidRDefault="00855E3C" w:rsidP="00123C7B">
      <w:pPr>
        <w:pStyle w:val="Heading6"/>
        <w:numPr>
          <w:ilvl w:val="0"/>
          <w:numId w:val="0"/>
        </w:numPr>
        <w:rPr>
          <w:noProof w:val="0"/>
        </w:rPr>
      </w:pPr>
      <w:bookmarkStart w:id="2078" w:name="_Toc24650487"/>
      <w:r w:rsidRPr="00621E63">
        <w:rPr>
          <w:noProof w:val="0"/>
        </w:rPr>
        <w:t>3.9.4.1.2.7</w:t>
      </w:r>
      <w:r w:rsidR="00EB6E71" w:rsidRPr="00621E63">
        <w:rPr>
          <w:noProof w:val="0"/>
        </w:rPr>
        <w:t xml:space="preserve"> </w:t>
      </w:r>
      <w:bookmarkStart w:id="2079" w:name="_Toc401769844"/>
      <w:r w:rsidR="003D003E" w:rsidRPr="00621E63">
        <w:rPr>
          <w:noProof w:val="0"/>
        </w:rPr>
        <w:t>OBX Segment with Encapsulated PDF or Reference Pointer to External Report [Optional]</w:t>
      </w:r>
      <w:bookmarkEnd w:id="2078"/>
      <w:bookmarkEnd w:id="2079"/>
    </w:p>
    <w:p w14:paraId="3B2C71A8" w14:textId="77777777" w:rsidR="00B11855" w:rsidRPr="00621E63" w:rsidRDefault="003D003E" w:rsidP="00D55F5E">
      <w:pPr>
        <w:pStyle w:val="BodyText"/>
      </w:pPr>
      <w:r w:rsidRPr="00621E63">
        <w:t xml:space="preserve">Optionally, observations or additional analyses may be provided in an encapsulated PDF containing displayable information or as a reference pointer to an external report. </w:t>
      </w:r>
    </w:p>
    <w:p w14:paraId="2F935670" w14:textId="77777777" w:rsidR="00B11855" w:rsidRPr="00621E63" w:rsidRDefault="003D003E" w:rsidP="00CF5627">
      <w:pPr>
        <w:pStyle w:val="TableTitle"/>
      </w:pPr>
      <w:r w:rsidRPr="00621E63">
        <w:lastRenderedPageBreak/>
        <w:t>Table 3.9.4.1.2.7</w:t>
      </w:r>
      <w:r w:rsidR="005D79DE" w:rsidRPr="00621E63">
        <w:rPr>
          <w:rFonts w:eastAsia="MS Gothic"/>
        </w:rPr>
        <w:t>-</w:t>
      </w:r>
      <w:r w:rsidR="00E86B15" w:rsidRPr="00621E63">
        <w:t>1</w:t>
      </w:r>
      <w:r w:rsidRPr="00621E63">
        <w:t>: OBX Segment</w:t>
      </w:r>
    </w:p>
    <w:tbl>
      <w:tblPr>
        <w:tblW w:w="99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77"/>
        <w:gridCol w:w="783"/>
        <w:gridCol w:w="828"/>
        <w:gridCol w:w="720"/>
        <w:gridCol w:w="752"/>
        <w:gridCol w:w="868"/>
        <w:gridCol w:w="900"/>
        <w:gridCol w:w="810"/>
        <w:gridCol w:w="729"/>
        <w:gridCol w:w="981"/>
        <w:gridCol w:w="1206"/>
      </w:tblGrid>
      <w:tr w:rsidR="00C40FD5" w:rsidRPr="00621E63" w14:paraId="603DF4DA" w14:textId="77777777" w:rsidTr="00CF5627">
        <w:trPr>
          <w:cantSplit/>
          <w:tblHeader/>
          <w:jc w:val="center"/>
        </w:trPr>
        <w:tc>
          <w:tcPr>
            <w:tcW w:w="1377" w:type="dxa"/>
            <w:shd w:val="clear" w:color="auto" w:fill="D9D9D9"/>
          </w:tcPr>
          <w:p w14:paraId="4267CFD1" w14:textId="77777777" w:rsidR="00B11855" w:rsidRPr="00621E63" w:rsidRDefault="003D003E" w:rsidP="001F5A5C">
            <w:pPr>
              <w:pStyle w:val="TableEntryHeader"/>
            </w:pPr>
            <w:r w:rsidRPr="00621E63">
              <w:t>Name</w:t>
            </w:r>
          </w:p>
        </w:tc>
        <w:tc>
          <w:tcPr>
            <w:tcW w:w="783" w:type="dxa"/>
            <w:shd w:val="clear" w:color="auto" w:fill="D9D9D9"/>
          </w:tcPr>
          <w:p w14:paraId="239C698E" w14:textId="77777777" w:rsidR="00B11855" w:rsidRPr="00621E63" w:rsidRDefault="003D003E" w:rsidP="001F5A5C">
            <w:pPr>
              <w:pStyle w:val="TableEntryHeader"/>
            </w:pPr>
            <w:r w:rsidRPr="00621E63">
              <w:t>Seq</w:t>
            </w:r>
          </w:p>
        </w:tc>
        <w:tc>
          <w:tcPr>
            <w:tcW w:w="828" w:type="dxa"/>
            <w:shd w:val="clear" w:color="auto" w:fill="D9D9D9"/>
          </w:tcPr>
          <w:p w14:paraId="428A4441" w14:textId="77777777" w:rsidR="00B11855" w:rsidRPr="00621E63" w:rsidRDefault="003D003E" w:rsidP="001F5A5C">
            <w:pPr>
              <w:pStyle w:val="TableEntryHeader"/>
            </w:pPr>
            <w:r w:rsidRPr="00621E63">
              <w:t>DT</w:t>
            </w:r>
          </w:p>
        </w:tc>
        <w:tc>
          <w:tcPr>
            <w:tcW w:w="720" w:type="dxa"/>
            <w:shd w:val="clear" w:color="auto" w:fill="D9D9D9"/>
          </w:tcPr>
          <w:p w14:paraId="4D693905" w14:textId="77777777" w:rsidR="00B11855" w:rsidRPr="00621E63" w:rsidRDefault="003D003E" w:rsidP="001F5A5C">
            <w:pPr>
              <w:pStyle w:val="TableEntryHeader"/>
            </w:pPr>
            <w:r w:rsidRPr="00621E63">
              <w:t>Len</w:t>
            </w:r>
          </w:p>
        </w:tc>
        <w:tc>
          <w:tcPr>
            <w:tcW w:w="752" w:type="dxa"/>
            <w:shd w:val="clear" w:color="auto" w:fill="D9D9D9"/>
          </w:tcPr>
          <w:p w14:paraId="58BD52A0" w14:textId="77777777" w:rsidR="00B11855" w:rsidRPr="00621E63" w:rsidRDefault="003D003E" w:rsidP="001F5A5C">
            <w:pPr>
              <w:pStyle w:val="TableEntryHeader"/>
            </w:pPr>
            <w:r w:rsidRPr="00621E63">
              <w:t>Opt</w:t>
            </w:r>
          </w:p>
        </w:tc>
        <w:tc>
          <w:tcPr>
            <w:tcW w:w="868" w:type="dxa"/>
            <w:shd w:val="clear" w:color="auto" w:fill="D9D9D9"/>
          </w:tcPr>
          <w:p w14:paraId="7217ADD9" w14:textId="77777777" w:rsidR="00B11855" w:rsidRPr="00621E63" w:rsidRDefault="003D003E" w:rsidP="001F5A5C">
            <w:pPr>
              <w:pStyle w:val="TableEntryHeader"/>
            </w:pPr>
            <w:r w:rsidRPr="00621E63">
              <w:t>Rep</w:t>
            </w:r>
          </w:p>
        </w:tc>
        <w:tc>
          <w:tcPr>
            <w:tcW w:w="900" w:type="dxa"/>
            <w:shd w:val="clear" w:color="auto" w:fill="D9D9D9"/>
          </w:tcPr>
          <w:p w14:paraId="117542FD" w14:textId="77777777" w:rsidR="00B11855" w:rsidRPr="00621E63" w:rsidRDefault="003D003E" w:rsidP="001F5A5C">
            <w:pPr>
              <w:pStyle w:val="TableEntryHeader"/>
            </w:pPr>
            <w:r w:rsidRPr="00621E63">
              <w:t>Min</w:t>
            </w:r>
          </w:p>
        </w:tc>
        <w:tc>
          <w:tcPr>
            <w:tcW w:w="810" w:type="dxa"/>
            <w:shd w:val="clear" w:color="auto" w:fill="D9D9D9"/>
          </w:tcPr>
          <w:p w14:paraId="5A979FC7" w14:textId="77777777" w:rsidR="00B11855" w:rsidRPr="00621E63" w:rsidRDefault="003D003E" w:rsidP="001F5A5C">
            <w:pPr>
              <w:pStyle w:val="TableEntryHeader"/>
            </w:pPr>
            <w:r w:rsidRPr="00621E63">
              <w:t>Max</w:t>
            </w:r>
          </w:p>
        </w:tc>
        <w:tc>
          <w:tcPr>
            <w:tcW w:w="729" w:type="dxa"/>
            <w:shd w:val="clear" w:color="auto" w:fill="D9D9D9"/>
          </w:tcPr>
          <w:p w14:paraId="05D97428" w14:textId="77777777" w:rsidR="00B11855" w:rsidRPr="00621E63" w:rsidRDefault="003D003E" w:rsidP="001F5A5C">
            <w:pPr>
              <w:pStyle w:val="TableEntryHeader"/>
            </w:pPr>
            <w:r w:rsidRPr="00621E63">
              <w:t>Tbl</w:t>
            </w:r>
          </w:p>
        </w:tc>
        <w:tc>
          <w:tcPr>
            <w:tcW w:w="981" w:type="dxa"/>
            <w:shd w:val="clear" w:color="auto" w:fill="D9D9D9"/>
          </w:tcPr>
          <w:p w14:paraId="0249D45D" w14:textId="77777777" w:rsidR="00B11855" w:rsidRPr="00621E63" w:rsidRDefault="003D003E" w:rsidP="001F5A5C">
            <w:pPr>
              <w:pStyle w:val="TableEntryHeader"/>
            </w:pPr>
            <w:r w:rsidRPr="00621E63">
              <w:t>Fixed Value</w:t>
            </w:r>
          </w:p>
        </w:tc>
        <w:tc>
          <w:tcPr>
            <w:tcW w:w="1206" w:type="dxa"/>
            <w:shd w:val="clear" w:color="auto" w:fill="D9D9D9"/>
          </w:tcPr>
          <w:p w14:paraId="65649F3E" w14:textId="77777777" w:rsidR="00B11855" w:rsidRPr="00621E63" w:rsidRDefault="003D003E" w:rsidP="001F5A5C">
            <w:pPr>
              <w:pStyle w:val="TableEntryHeader"/>
            </w:pPr>
            <w:r w:rsidRPr="00621E63">
              <w:t>Ex Val</w:t>
            </w:r>
          </w:p>
        </w:tc>
      </w:tr>
      <w:tr w:rsidR="00C40FD5" w:rsidRPr="00621E63" w14:paraId="5FFAB3FA" w14:textId="77777777" w:rsidTr="00CF5627">
        <w:trPr>
          <w:cantSplit/>
          <w:jc w:val="center"/>
        </w:trPr>
        <w:tc>
          <w:tcPr>
            <w:tcW w:w="1377" w:type="dxa"/>
            <w:shd w:val="clear" w:color="auto" w:fill="auto"/>
          </w:tcPr>
          <w:p w14:paraId="43E72C2E" w14:textId="733E490C" w:rsidR="00B11855" w:rsidRPr="00621E63" w:rsidRDefault="003D003E" w:rsidP="005E01AF">
            <w:pPr>
              <w:pStyle w:val="TableEntry"/>
            </w:pPr>
            <w:r w:rsidRPr="00621E63">
              <w:t>Set ID - OBX</w:t>
            </w:r>
          </w:p>
        </w:tc>
        <w:tc>
          <w:tcPr>
            <w:tcW w:w="783" w:type="dxa"/>
            <w:shd w:val="clear" w:color="auto" w:fill="auto"/>
          </w:tcPr>
          <w:p w14:paraId="1696CA83" w14:textId="37854D84" w:rsidR="00B11855" w:rsidRPr="00621E63" w:rsidRDefault="003D003E" w:rsidP="005E01AF">
            <w:pPr>
              <w:pStyle w:val="TableEntry"/>
            </w:pPr>
            <w:r w:rsidRPr="00621E63">
              <w:t>1</w:t>
            </w:r>
          </w:p>
        </w:tc>
        <w:tc>
          <w:tcPr>
            <w:tcW w:w="828" w:type="dxa"/>
            <w:shd w:val="clear" w:color="auto" w:fill="auto"/>
          </w:tcPr>
          <w:p w14:paraId="31E3C959" w14:textId="0FFB9A0C" w:rsidR="00B11855" w:rsidRPr="00621E63" w:rsidRDefault="003D003E" w:rsidP="005E01AF">
            <w:pPr>
              <w:pStyle w:val="TableEntry"/>
              <w:rPr>
                <w:color w:val="FFFFFF"/>
              </w:rPr>
            </w:pPr>
            <w:r w:rsidRPr="00621E63">
              <w:t>SI</w:t>
            </w:r>
          </w:p>
        </w:tc>
        <w:tc>
          <w:tcPr>
            <w:tcW w:w="720" w:type="dxa"/>
            <w:shd w:val="clear" w:color="auto" w:fill="auto"/>
          </w:tcPr>
          <w:p w14:paraId="0AB0394C" w14:textId="425170B6" w:rsidR="00B11855" w:rsidRPr="00621E63" w:rsidRDefault="003D003E" w:rsidP="001F5A5C">
            <w:pPr>
              <w:pStyle w:val="TableEntry"/>
              <w:rPr>
                <w:color w:val="FFFFFF"/>
              </w:rPr>
            </w:pPr>
            <w:r w:rsidRPr="00621E63">
              <w:t>4</w:t>
            </w:r>
          </w:p>
        </w:tc>
        <w:tc>
          <w:tcPr>
            <w:tcW w:w="752" w:type="dxa"/>
            <w:shd w:val="clear" w:color="auto" w:fill="auto"/>
          </w:tcPr>
          <w:p w14:paraId="2592C38C" w14:textId="495DD25B" w:rsidR="00B11855" w:rsidRPr="00621E63" w:rsidRDefault="003D003E" w:rsidP="005E01AF">
            <w:pPr>
              <w:pStyle w:val="TableEntry"/>
              <w:rPr>
                <w:color w:val="FFFFFF"/>
              </w:rPr>
            </w:pPr>
            <w:r w:rsidRPr="00621E63">
              <w:t>R</w:t>
            </w:r>
          </w:p>
        </w:tc>
        <w:tc>
          <w:tcPr>
            <w:tcW w:w="868" w:type="dxa"/>
            <w:shd w:val="clear" w:color="auto" w:fill="auto"/>
          </w:tcPr>
          <w:p w14:paraId="0A648869" w14:textId="2F5BB78A" w:rsidR="00B11855" w:rsidRPr="00621E63" w:rsidRDefault="003D003E" w:rsidP="005E01AF">
            <w:pPr>
              <w:pStyle w:val="TableEntry"/>
              <w:rPr>
                <w:color w:val="FFFFFF"/>
              </w:rPr>
            </w:pPr>
            <w:r w:rsidRPr="00621E63">
              <w:t>False</w:t>
            </w:r>
          </w:p>
        </w:tc>
        <w:tc>
          <w:tcPr>
            <w:tcW w:w="900" w:type="dxa"/>
            <w:shd w:val="clear" w:color="auto" w:fill="auto"/>
          </w:tcPr>
          <w:p w14:paraId="4DD1E09C" w14:textId="6C9CF1BC" w:rsidR="00B11855" w:rsidRPr="00621E63" w:rsidRDefault="00E86B15" w:rsidP="005E01AF">
            <w:pPr>
              <w:pStyle w:val="TableEntry"/>
              <w:rPr>
                <w:color w:val="FFFFFF"/>
              </w:rPr>
            </w:pPr>
            <w:r w:rsidRPr="00621E63">
              <w:t>1</w:t>
            </w:r>
          </w:p>
        </w:tc>
        <w:tc>
          <w:tcPr>
            <w:tcW w:w="810" w:type="dxa"/>
            <w:shd w:val="clear" w:color="auto" w:fill="auto"/>
          </w:tcPr>
          <w:p w14:paraId="07A2B0EB" w14:textId="5BF2B9DF" w:rsidR="00B11855" w:rsidRPr="00621E63" w:rsidRDefault="003D003E" w:rsidP="005E01AF">
            <w:pPr>
              <w:pStyle w:val="TableEntry"/>
              <w:rPr>
                <w:color w:val="FFFFFF"/>
              </w:rPr>
            </w:pPr>
            <w:r w:rsidRPr="00621E63">
              <w:t>1</w:t>
            </w:r>
          </w:p>
        </w:tc>
        <w:tc>
          <w:tcPr>
            <w:tcW w:w="729" w:type="dxa"/>
            <w:shd w:val="clear" w:color="auto" w:fill="auto"/>
          </w:tcPr>
          <w:p w14:paraId="0769DE99" w14:textId="09D19487" w:rsidR="00B11855" w:rsidRPr="00621E63" w:rsidRDefault="00B11855" w:rsidP="001F5A5C">
            <w:pPr>
              <w:pStyle w:val="TableEntry"/>
            </w:pPr>
          </w:p>
        </w:tc>
        <w:tc>
          <w:tcPr>
            <w:tcW w:w="981" w:type="dxa"/>
            <w:shd w:val="clear" w:color="auto" w:fill="auto"/>
          </w:tcPr>
          <w:p w14:paraId="038D420B" w14:textId="483BC3D4" w:rsidR="00B11855" w:rsidRPr="00621E63" w:rsidRDefault="00B11855" w:rsidP="001F5A5C">
            <w:pPr>
              <w:pStyle w:val="TableEntry"/>
            </w:pPr>
          </w:p>
        </w:tc>
        <w:tc>
          <w:tcPr>
            <w:tcW w:w="1206" w:type="dxa"/>
            <w:shd w:val="clear" w:color="auto" w:fill="auto"/>
          </w:tcPr>
          <w:p w14:paraId="5D2B44C9" w14:textId="37D46C1D" w:rsidR="00B11855" w:rsidRPr="00621E63" w:rsidRDefault="00B11855" w:rsidP="001F5A5C">
            <w:pPr>
              <w:pStyle w:val="TableEntry"/>
            </w:pPr>
          </w:p>
        </w:tc>
      </w:tr>
      <w:tr w:rsidR="00C40FD5" w:rsidRPr="00621E63" w14:paraId="2C82DF62" w14:textId="77777777" w:rsidTr="00CF5627">
        <w:trPr>
          <w:cantSplit/>
          <w:jc w:val="center"/>
        </w:trPr>
        <w:tc>
          <w:tcPr>
            <w:tcW w:w="1377" w:type="dxa"/>
            <w:shd w:val="clear" w:color="auto" w:fill="auto"/>
          </w:tcPr>
          <w:p w14:paraId="2FD7594F" w14:textId="6B44750A" w:rsidR="00B11855" w:rsidRPr="00621E63" w:rsidRDefault="003D003E" w:rsidP="005E01AF">
            <w:pPr>
              <w:pStyle w:val="TableEntry"/>
            </w:pPr>
            <w:r w:rsidRPr="00621E63">
              <w:t>Value Type</w:t>
            </w:r>
          </w:p>
        </w:tc>
        <w:tc>
          <w:tcPr>
            <w:tcW w:w="783" w:type="dxa"/>
            <w:shd w:val="clear" w:color="auto" w:fill="auto"/>
          </w:tcPr>
          <w:p w14:paraId="7389FD38" w14:textId="3C4AFF0A" w:rsidR="00B11855" w:rsidRPr="00621E63" w:rsidRDefault="003D003E" w:rsidP="005E01AF">
            <w:pPr>
              <w:pStyle w:val="TableEntry"/>
            </w:pPr>
            <w:r w:rsidRPr="00621E63">
              <w:t>2</w:t>
            </w:r>
          </w:p>
        </w:tc>
        <w:tc>
          <w:tcPr>
            <w:tcW w:w="828" w:type="dxa"/>
            <w:shd w:val="clear" w:color="auto" w:fill="auto"/>
          </w:tcPr>
          <w:p w14:paraId="0FC43F2A" w14:textId="2426E698" w:rsidR="00B11855" w:rsidRPr="00621E63" w:rsidRDefault="003D003E" w:rsidP="005E01AF">
            <w:pPr>
              <w:pStyle w:val="TableEntry"/>
              <w:rPr>
                <w:color w:val="FFFFFF"/>
              </w:rPr>
            </w:pPr>
            <w:r w:rsidRPr="00621E63">
              <w:t>ID</w:t>
            </w:r>
          </w:p>
        </w:tc>
        <w:tc>
          <w:tcPr>
            <w:tcW w:w="720" w:type="dxa"/>
            <w:shd w:val="clear" w:color="auto" w:fill="auto"/>
          </w:tcPr>
          <w:p w14:paraId="76B7DE6F" w14:textId="03692565" w:rsidR="00B11855" w:rsidRPr="00621E63" w:rsidRDefault="003D003E" w:rsidP="00AD69C9">
            <w:pPr>
              <w:pStyle w:val="TableEntry"/>
              <w:rPr>
                <w:color w:val="FFFFFF"/>
              </w:rPr>
            </w:pPr>
            <w:r w:rsidRPr="00621E63">
              <w:t>2</w:t>
            </w:r>
          </w:p>
        </w:tc>
        <w:tc>
          <w:tcPr>
            <w:tcW w:w="752" w:type="dxa"/>
            <w:shd w:val="clear" w:color="auto" w:fill="auto"/>
          </w:tcPr>
          <w:p w14:paraId="06DD40AA" w14:textId="73CC54CD" w:rsidR="00B11855" w:rsidRPr="00621E63" w:rsidRDefault="003D003E" w:rsidP="00AD69C9">
            <w:pPr>
              <w:pStyle w:val="TableEntry"/>
              <w:rPr>
                <w:color w:val="FFFFFF"/>
              </w:rPr>
            </w:pPr>
            <w:r w:rsidRPr="00621E63">
              <w:t>R</w:t>
            </w:r>
          </w:p>
        </w:tc>
        <w:tc>
          <w:tcPr>
            <w:tcW w:w="868" w:type="dxa"/>
            <w:shd w:val="clear" w:color="auto" w:fill="auto"/>
          </w:tcPr>
          <w:p w14:paraId="71066271" w14:textId="00DE36C3" w:rsidR="00B11855" w:rsidRPr="00621E63" w:rsidRDefault="003D003E" w:rsidP="00AD69C9">
            <w:pPr>
              <w:pStyle w:val="TableEntry"/>
              <w:rPr>
                <w:color w:val="FFFFFF"/>
              </w:rPr>
            </w:pPr>
            <w:r w:rsidRPr="00621E63">
              <w:t>False</w:t>
            </w:r>
          </w:p>
        </w:tc>
        <w:tc>
          <w:tcPr>
            <w:tcW w:w="900" w:type="dxa"/>
            <w:shd w:val="clear" w:color="auto" w:fill="auto"/>
          </w:tcPr>
          <w:p w14:paraId="1CFB7B18" w14:textId="35763C58" w:rsidR="00B11855" w:rsidRPr="00621E63" w:rsidRDefault="00B11855" w:rsidP="00AD69C9">
            <w:pPr>
              <w:pStyle w:val="TableEntry"/>
              <w:rPr>
                <w:color w:val="FFFFFF"/>
              </w:rPr>
            </w:pPr>
          </w:p>
        </w:tc>
        <w:tc>
          <w:tcPr>
            <w:tcW w:w="810" w:type="dxa"/>
            <w:shd w:val="clear" w:color="auto" w:fill="auto"/>
          </w:tcPr>
          <w:p w14:paraId="76AE0CE0" w14:textId="13F5DE6D" w:rsidR="00B11855" w:rsidRPr="00621E63" w:rsidRDefault="003D003E" w:rsidP="00AD69C9">
            <w:pPr>
              <w:pStyle w:val="TableEntry"/>
              <w:rPr>
                <w:color w:val="FFFFFF"/>
              </w:rPr>
            </w:pPr>
            <w:r w:rsidRPr="00621E63">
              <w:t>1</w:t>
            </w:r>
          </w:p>
        </w:tc>
        <w:tc>
          <w:tcPr>
            <w:tcW w:w="729" w:type="dxa"/>
            <w:shd w:val="clear" w:color="auto" w:fill="auto"/>
          </w:tcPr>
          <w:p w14:paraId="0E30E052" w14:textId="5A62C8FF" w:rsidR="00B11855" w:rsidRPr="00621E63" w:rsidRDefault="003D003E" w:rsidP="00AD69C9">
            <w:pPr>
              <w:pStyle w:val="TableEntry"/>
              <w:rPr>
                <w:color w:val="FFFFFF"/>
              </w:rPr>
            </w:pPr>
            <w:r w:rsidRPr="00621E63">
              <w:t>0125</w:t>
            </w:r>
          </w:p>
        </w:tc>
        <w:tc>
          <w:tcPr>
            <w:tcW w:w="981" w:type="dxa"/>
            <w:shd w:val="clear" w:color="auto" w:fill="auto"/>
          </w:tcPr>
          <w:p w14:paraId="041A4F7B" w14:textId="1AC5D0D4" w:rsidR="00B11855" w:rsidRPr="00621E63" w:rsidRDefault="003D003E" w:rsidP="001F5A5C">
            <w:pPr>
              <w:pStyle w:val="TableEntry"/>
            </w:pPr>
            <w:r w:rsidRPr="00621E63">
              <w:t>Y</w:t>
            </w:r>
          </w:p>
        </w:tc>
        <w:tc>
          <w:tcPr>
            <w:tcW w:w="1206" w:type="dxa"/>
            <w:shd w:val="clear" w:color="auto" w:fill="auto"/>
          </w:tcPr>
          <w:p w14:paraId="0067E32D" w14:textId="31E927F6" w:rsidR="00B11855" w:rsidRPr="00621E63" w:rsidRDefault="003D003E" w:rsidP="001F5A5C">
            <w:pPr>
              <w:pStyle w:val="TableEntry"/>
            </w:pPr>
            <w:r w:rsidRPr="00621E63">
              <w:t>ED</w:t>
            </w:r>
          </w:p>
        </w:tc>
      </w:tr>
      <w:tr w:rsidR="00C40FD5" w:rsidRPr="00621E63" w14:paraId="02F11C3A" w14:textId="77777777" w:rsidTr="00CF5627">
        <w:trPr>
          <w:cantSplit/>
          <w:jc w:val="center"/>
        </w:trPr>
        <w:tc>
          <w:tcPr>
            <w:tcW w:w="1377" w:type="dxa"/>
            <w:shd w:val="clear" w:color="auto" w:fill="auto"/>
          </w:tcPr>
          <w:p w14:paraId="33C0889F" w14:textId="58AEE521" w:rsidR="00B11855" w:rsidRPr="00621E63" w:rsidRDefault="003D003E" w:rsidP="005E01AF">
            <w:pPr>
              <w:pStyle w:val="TableEntry"/>
            </w:pPr>
            <w:r w:rsidRPr="00621E63">
              <w:t>Observation Identifier</w:t>
            </w:r>
          </w:p>
        </w:tc>
        <w:tc>
          <w:tcPr>
            <w:tcW w:w="783" w:type="dxa"/>
            <w:shd w:val="clear" w:color="auto" w:fill="auto"/>
          </w:tcPr>
          <w:p w14:paraId="7C4611B3" w14:textId="4898F7E2" w:rsidR="00B11855" w:rsidRPr="00621E63" w:rsidRDefault="003D003E" w:rsidP="005E01AF">
            <w:pPr>
              <w:pStyle w:val="TableEntry"/>
            </w:pPr>
            <w:r w:rsidRPr="00621E63">
              <w:t>3</w:t>
            </w:r>
          </w:p>
        </w:tc>
        <w:tc>
          <w:tcPr>
            <w:tcW w:w="828" w:type="dxa"/>
            <w:shd w:val="clear" w:color="auto" w:fill="auto"/>
          </w:tcPr>
          <w:p w14:paraId="27220D58" w14:textId="2F6A6B39" w:rsidR="00B11855" w:rsidRPr="00621E63" w:rsidRDefault="003D003E" w:rsidP="005E01AF">
            <w:pPr>
              <w:pStyle w:val="TableEntry"/>
              <w:rPr>
                <w:color w:val="FFFFFF"/>
              </w:rPr>
            </w:pPr>
            <w:r w:rsidRPr="00621E63">
              <w:t>CWE</w:t>
            </w:r>
          </w:p>
        </w:tc>
        <w:tc>
          <w:tcPr>
            <w:tcW w:w="720" w:type="dxa"/>
            <w:shd w:val="clear" w:color="auto" w:fill="auto"/>
          </w:tcPr>
          <w:p w14:paraId="6066B29F" w14:textId="20A0468C" w:rsidR="00B11855" w:rsidRPr="00621E63" w:rsidRDefault="003D003E" w:rsidP="00AD69C9">
            <w:pPr>
              <w:pStyle w:val="TableEntry"/>
              <w:rPr>
                <w:color w:val="FFFFFF"/>
              </w:rPr>
            </w:pPr>
            <w:r w:rsidRPr="00621E63">
              <w:t>478</w:t>
            </w:r>
          </w:p>
        </w:tc>
        <w:tc>
          <w:tcPr>
            <w:tcW w:w="752" w:type="dxa"/>
            <w:shd w:val="clear" w:color="auto" w:fill="auto"/>
          </w:tcPr>
          <w:p w14:paraId="5EDF6CCE" w14:textId="3FBF1E5C" w:rsidR="00B11855" w:rsidRPr="00621E63" w:rsidRDefault="003D003E" w:rsidP="00AD69C9">
            <w:pPr>
              <w:pStyle w:val="TableEntry"/>
              <w:rPr>
                <w:color w:val="FFFFFF"/>
              </w:rPr>
            </w:pPr>
            <w:r w:rsidRPr="00621E63">
              <w:t>R</w:t>
            </w:r>
          </w:p>
        </w:tc>
        <w:tc>
          <w:tcPr>
            <w:tcW w:w="868" w:type="dxa"/>
            <w:shd w:val="clear" w:color="auto" w:fill="auto"/>
          </w:tcPr>
          <w:p w14:paraId="3C5DFC05" w14:textId="21FC7D6D" w:rsidR="00B11855" w:rsidRPr="00621E63" w:rsidRDefault="003D003E" w:rsidP="00AD69C9">
            <w:pPr>
              <w:pStyle w:val="TableEntry"/>
              <w:rPr>
                <w:color w:val="FFFFFF"/>
              </w:rPr>
            </w:pPr>
            <w:r w:rsidRPr="00621E63">
              <w:t>False</w:t>
            </w:r>
          </w:p>
        </w:tc>
        <w:tc>
          <w:tcPr>
            <w:tcW w:w="900" w:type="dxa"/>
            <w:shd w:val="clear" w:color="auto" w:fill="auto"/>
          </w:tcPr>
          <w:p w14:paraId="7C9A15D8" w14:textId="6E647571" w:rsidR="00B11855" w:rsidRPr="00621E63" w:rsidRDefault="003D003E" w:rsidP="00AD69C9">
            <w:pPr>
              <w:pStyle w:val="TableEntry"/>
              <w:rPr>
                <w:color w:val="FFFFFF"/>
              </w:rPr>
            </w:pPr>
            <w:r w:rsidRPr="00621E63">
              <w:t>1</w:t>
            </w:r>
          </w:p>
        </w:tc>
        <w:tc>
          <w:tcPr>
            <w:tcW w:w="810" w:type="dxa"/>
            <w:shd w:val="clear" w:color="auto" w:fill="auto"/>
          </w:tcPr>
          <w:p w14:paraId="3E44EAFE" w14:textId="1EFA6EC2" w:rsidR="00B11855" w:rsidRPr="00621E63" w:rsidRDefault="003D003E" w:rsidP="00AD69C9">
            <w:pPr>
              <w:pStyle w:val="TableEntry"/>
              <w:rPr>
                <w:color w:val="FFFFFF"/>
              </w:rPr>
            </w:pPr>
            <w:r w:rsidRPr="00621E63">
              <w:t>1</w:t>
            </w:r>
          </w:p>
        </w:tc>
        <w:tc>
          <w:tcPr>
            <w:tcW w:w="729" w:type="dxa"/>
            <w:shd w:val="clear" w:color="auto" w:fill="auto"/>
          </w:tcPr>
          <w:p w14:paraId="74F7DEEC" w14:textId="0877C1F3" w:rsidR="00B11855" w:rsidRPr="00621E63" w:rsidRDefault="00B11855" w:rsidP="001F5A5C">
            <w:pPr>
              <w:pStyle w:val="TableEntry"/>
            </w:pPr>
          </w:p>
        </w:tc>
        <w:tc>
          <w:tcPr>
            <w:tcW w:w="981" w:type="dxa"/>
            <w:shd w:val="clear" w:color="auto" w:fill="auto"/>
          </w:tcPr>
          <w:p w14:paraId="642FFCF7" w14:textId="755846F7" w:rsidR="00B11855" w:rsidRPr="00621E63" w:rsidRDefault="00B11855" w:rsidP="001F5A5C">
            <w:pPr>
              <w:pStyle w:val="TableEntry"/>
            </w:pPr>
          </w:p>
        </w:tc>
        <w:tc>
          <w:tcPr>
            <w:tcW w:w="1206" w:type="dxa"/>
            <w:shd w:val="clear" w:color="auto" w:fill="auto"/>
          </w:tcPr>
          <w:p w14:paraId="20088C0A" w14:textId="77777777" w:rsidR="00B11855" w:rsidRPr="00621E63" w:rsidRDefault="00B11855" w:rsidP="001F5A5C">
            <w:pPr>
              <w:pStyle w:val="TableEntry"/>
              <w:rPr>
                <w:sz w:val="16"/>
                <w:szCs w:val="16"/>
              </w:rPr>
            </w:pPr>
          </w:p>
        </w:tc>
      </w:tr>
      <w:tr w:rsidR="00C40FD5" w:rsidRPr="00621E63" w14:paraId="03019EED" w14:textId="77777777" w:rsidTr="00CF5627">
        <w:trPr>
          <w:cantSplit/>
          <w:jc w:val="center"/>
        </w:trPr>
        <w:tc>
          <w:tcPr>
            <w:tcW w:w="1377" w:type="dxa"/>
            <w:shd w:val="clear" w:color="auto" w:fill="auto"/>
          </w:tcPr>
          <w:p w14:paraId="76D48035" w14:textId="56A75AB4" w:rsidR="00B11855" w:rsidRPr="00621E63" w:rsidRDefault="003D003E" w:rsidP="00CF5627">
            <w:pPr>
              <w:pStyle w:val="TableEntryItalicindent"/>
            </w:pPr>
            <w:r w:rsidRPr="00621E63">
              <w:t>identifier</w:t>
            </w:r>
          </w:p>
        </w:tc>
        <w:tc>
          <w:tcPr>
            <w:tcW w:w="783" w:type="dxa"/>
            <w:shd w:val="clear" w:color="auto" w:fill="auto"/>
          </w:tcPr>
          <w:p w14:paraId="514778BA" w14:textId="6D4F97A9" w:rsidR="00B11855" w:rsidRPr="00621E63" w:rsidRDefault="003D003E" w:rsidP="005E01AF">
            <w:pPr>
              <w:pStyle w:val="TableEntry"/>
              <w:rPr>
                <w:i/>
              </w:rPr>
            </w:pPr>
            <w:r w:rsidRPr="00621E63">
              <w:rPr>
                <w:i/>
              </w:rPr>
              <w:t>1</w:t>
            </w:r>
          </w:p>
        </w:tc>
        <w:tc>
          <w:tcPr>
            <w:tcW w:w="828" w:type="dxa"/>
            <w:shd w:val="clear" w:color="auto" w:fill="auto"/>
          </w:tcPr>
          <w:p w14:paraId="3DEF51B6" w14:textId="217A1A4B" w:rsidR="00B11855" w:rsidRPr="00621E63" w:rsidRDefault="003D003E" w:rsidP="005E01AF">
            <w:pPr>
              <w:pStyle w:val="TableEntry"/>
              <w:rPr>
                <w:color w:val="FFFFFF"/>
              </w:rPr>
            </w:pPr>
            <w:r w:rsidRPr="00621E63">
              <w:t>ST</w:t>
            </w:r>
          </w:p>
        </w:tc>
        <w:tc>
          <w:tcPr>
            <w:tcW w:w="720" w:type="dxa"/>
            <w:shd w:val="clear" w:color="auto" w:fill="auto"/>
          </w:tcPr>
          <w:p w14:paraId="211E7A4D" w14:textId="644F784D" w:rsidR="00B11855" w:rsidRPr="00621E63" w:rsidRDefault="003D003E" w:rsidP="00AD69C9">
            <w:pPr>
              <w:pStyle w:val="TableEntry"/>
              <w:rPr>
                <w:color w:val="FFFFFF"/>
              </w:rPr>
            </w:pPr>
            <w:r w:rsidRPr="00621E63">
              <w:t>20</w:t>
            </w:r>
          </w:p>
        </w:tc>
        <w:tc>
          <w:tcPr>
            <w:tcW w:w="752" w:type="dxa"/>
            <w:shd w:val="clear" w:color="auto" w:fill="auto"/>
          </w:tcPr>
          <w:p w14:paraId="2946A4E1" w14:textId="57C6FFA2" w:rsidR="00B11855" w:rsidRPr="00621E63" w:rsidRDefault="003D003E" w:rsidP="00AD69C9">
            <w:pPr>
              <w:pStyle w:val="TableEntry"/>
              <w:rPr>
                <w:color w:val="FFFFFF"/>
              </w:rPr>
            </w:pPr>
            <w:r w:rsidRPr="00621E63">
              <w:t>R</w:t>
            </w:r>
          </w:p>
        </w:tc>
        <w:tc>
          <w:tcPr>
            <w:tcW w:w="868" w:type="dxa"/>
            <w:shd w:val="clear" w:color="auto" w:fill="auto"/>
          </w:tcPr>
          <w:p w14:paraId="16301B77" w14:textId="0849C5A4" w:rsidR="00B11855" w:rsidRPr="00621E63" w:rsidRDefault="00B11855" w:rsidP="001F5A5C">
            <w:pPr>
              <w:pStyle w:val="TableEntry"/>
            </w:pPr>
          </w:p>
        </w:tc>
        <w:tc>
          <w:tcPr>
            <w:tcW w:w="900" w:type="dxa"/>
            <w:shd w:val="clear" w:color="auto" w:fill="auto"/>
          </w:tcPr>
          <w:p w14:paraId="4E9A61E5" w14:textId="112FEB9D" w:rsidR="00B11855" w:rsidRPr="00621E63" w:rsidRDefault="003D003E" w:rsidP="00AD69C9">
            <w:pPr>
              <w:pStyle w:val="TableEntry"/>
              <w:rPr>
                <w:color w:val="FFFFFF"/>
              </w:rPr>
            </w:pPr>
            <w:r w:rsidRPr="00621E63">
              <w:t>1</w:t>
            </w:r>
          </w:p>
        </w:tc>
        <w:tc>
          <w:tcPr>
            <w:tcW w:w="810" w:type="dxa"/>
            <w:shd w:val="clear" w:color="auto" w:fill="auto"/>
          </w:tcPr>
          <w:p w14:paraId="13AA7AD7" w14:textId="766EA100" w:rsidR="00B11855" w:rsidRPr="00621E63" w:rsidRDefault="003D003E" w:rsidP="00AD69C9">
            <w:pPr>
              <w:pStyle w:val="TableEntry"/>
              <w:rPr>
                <w:color w:val="FFFFFF"/>
              </w:rPr>
            </w:pPr>
            <w:r w:rsidRPr="00621E63">
              <w:t>1</w:t>
            </w:r>
          </w:p>
        </w:tc>
        <w:tc>
          <w:tcPr>
            <w:tcW w:w="729" w:type="dxa"/>
            <w:shd w:val="clear" w:color="auto" w:fill="auto"/>
          </w:tcPr>
          <w:p w14:paraId="0E374C1F" w14:textId="0D237B55" w:rsidR="00B11855" w:rsidRPr="00621E63" w:rsidRDefault="00B11855" w:rsidP="001F5A5C">
            <w:pPr>
              <w:pStyle w:val="TableEntry"/>
            </w:pPr>
          </w:p>
        </w:tc>
        <w:tc>
          <w:tcPr>
            <w:tcW w:w="981" w:type="dxa"/>
            <w:shd w:val="clear" w:color="auto" w:fill="auto"/>
          </w:tcPr>
          <w:p w14:paraId="7A6FF5B5" w14:textId="253F28F3" w:rsidR="00B11855" w:rsidRPr="00621E63" w:rsidRDefault="003D003E" w:rsidP="001F5A5C">
            <w:pPr>
              <w:pStyle w:val="TableEntry"/>
            </w:pPr>
            <w:r w:rsidRPr="00621E63">
              <w:t>Y</w:t>
            </w:r>
          </w:p>
        </w:tc>
        <w:tc>
          <w:tcPr>
            <w:tcW w:w="1206" w:type="dxa"/>
            <w:shd w:val="clear" w:color="auto" w:fill="auto"/>
          </w:tcPr>
          <w:p w14:paraId="343226A7" w14:textId="0312A72E" w:rsidR="00B11855" w:rsidRPr="00621E63" w:rsidRDefault="003D003E" w:rsidP="001F5A5C">
            <w:pPr>
              <w:pStyle w:val="TableEntry"/>
            </w:pPr>
            <w:r w:rsidRPr="00621E63">
              <w:t>18750-0   </w:t>
            </w:r>
          </w:p>
        </w:tc>
      </w:tr>
      <w:tr w:rsidR="00C40FD5" w:rsidRPr="00621E63" w14:paraId="481D1C3C" w14:textId="77777777" w:rsidTr="00CF5627">
        <w:trPr>
          <w:cantSplit/>
          <w:jc w:val="center"/>
        </w:trPr>
        <w:tc>
          <w:tcPr>
            <w:tcW w:w="1377" w:type="dxa"/>
            <w:shd w:val="clear" w:color="auto" w:fill="auto"/>
          </w:tcPr>
          <w:p w14:paraId="703A9DCC" w14:textId="7DA44C53" w:rsidR="00B11855" w:rsidRPr="00621E63" w:rsidRDefault="003D003E" w:rsidP="005E01AF">
            <w:pPr>
              <w:pStyle w:val="TableEntry"/>
            </w:pPr>
            <w:r w:rsidRPr="00621E63">
              <w:t>Text</w:t>
            </w:r>
          </w:p>
        </w:tc>
        <w:tc>
          <w:tcPr>
            <w:tcW w:w="783" w:type="dxa"/>
            <w:shd w:val="clear" w:color="auto" w:fill="auto"/>
          </w:tcPr>
          <w:p w14:paraId="13C481B1" w14:textId="23110A56" w:rsidR="00B11855" w:rsidRPr="00621E63" w:rsidRDefault="003D003E" w:rsidP="005E01AF">
            <w:pPr>
              <w:pStyle w:val="TableEntry"/>
            </w:pPr>
            <w:r w:rsidRPr="00621E63">
              <w:t>2</w:t>
            </w:r>
          </w:p>
        </w:tc>
        <w:tc>
          <w:tcPr>
            <w:tcW w:w="828" w:type="dxa"/>
            <w:shd w:val="clear" w:color="auto" w:fill="auto"/>
          </w:tcPr>
          <w:p w14:paraId="74B020F7" w14:textId="5FC64B4C" w:rsidR="00B11855" w:rsidRPr="00621E63" w:rsidRDefault="003D003E" w:rsidP="005E01AF">
            <w:pPr>
              <w:pStyle w:val="TableEntry"/>
              <w:rPr>
                <w:color w:val="FFFFFF"/>
              </w:rPr>
            </w:pPr>
            <w:r w:rsidRPr="00621E63">
              <w:t>ST</w:t>
            </w:r>
          </w:p>
        </w:tc>
        <w:tc>
          <w:tcPr>
            <w:tcW w:w="720" w:type="dxa"/>
            <w:shd w:val="clear" w:color="auto" w:fill="auto"/>
          </w:tcPr>
          <w:p w14:paraId="23ED9061" w14:textId="55439C71" w:rsidR="00B11855" w:rsidRPr="00621E63" w:rsidRDefault="003D003E" w:rsidP="00AD69C9">
            <w:pPr>
              <w:pStyle w:val="TableEntry"/>
              <w:rPr>
                <w:color w:val="FFFFFF"/>
              </w:rPr>
            </w:pPr>
            <w:r w:rsidRPr="00621E63">
              <w:t>199</w:t>
            </w:r>
          </w:p>
        </w:tc>
        <w:tc>
          <w:tcPr>
            <w:tcW w:w="752" w:type="dxa"/>
            <w:shd w:val="clear" w:color="auto" w:fill="auto"/>
          </w:tcPr>
          <w:p w14:paraId="6BC89B66" w14:textId="1DD5823B" w:rsidR="00B11855" w:rsidRPr="00621E63" w:rsidRDefault="003D003E" w:rsidP="00AD69C9">
            <w:pPr>
              <w:pStyle w:val="TableEntry"/>
              <w:rPr>
                <w:color w:val="FFFFFF"/>
              </w:rPr>
            </w:pPr>
            <w:r w:rsidRPr="00621E63">
              <w:t>R</w:t>
            </w:r>
          </w:p>
        </w:tc>
        <w:tc>
          <w:tcPr>
            <w:tcW w:w="868" w:type="dxa"/>
            <w:shd w:val="clear" w:color="auto" w:fill="auto"/>
          </w:tcPr>
          <w:p w14:paraId="09FE80CF" w14:textId="22F1C97B" w:rsidR="00B11855" w:rsidRPr="00621E63" w:rsidRDefault="00B11855" w:rsidP="001F5A5C">
            <w:pPr>
              <w:pStyle w:val="TableEntry"/>
            </w:pPr>
          </w:p>
        </w:tc>
        <w:tc>
          <w:tcPr>
            <w:tcW w:w="900" w:type="dxa"/>
            <w:shd w:val="clear" w:color="auto" w:fill="auto"/>
          </w:tcPr>
          <w:p w14:paraId="03A03648" w14:textId="30CB486E" w:rsidR="00B11855" w:rsidRPr="00621E63" w:rsidRDefault="00E86B15" w:rsidP="00AD69C9">
            <w:pPr>
              <w:pStyle w:val="TableEntry"/>
              <w:rPr>
                <w:color w:val="FFFFFF"/>
              </w:rPr>
            </w:pPr>
            <w:r w:rsidRPr="00621E63">
              <w:t>1</w:t>
            </w:r>
          </w:p>
        </w:tc>
        <w:tc>
          <w:tcPr>
            <w:tcW w:w="810" w:type="dxa"/>
            <w:shd w:val="clear" w:color="auto" w:fill="auto"/>
          </w:tcPr>
          <w:p w14:paraId="344F1AA9" w14:textId="01A66826" w:rsidR="00B11855" w:rsidRPr="00621E63" w:rsidRDefault="003D003E" w:rsidP="00AD69C9">
            <w:pPr>
              <w:pStyle w:val="TableEntry"/>
              <w:rPr>
                <w:color w:val="FFFFFF"/>
              </w:rPr>
            </w:pPr>
            <w:r w:rsidRPr="00621E63">
              <w:t>1</w:t>
            </w:r>
          </w:p>
        </w:tc>
        <w:tc>
          <w:tcPr>
            <w:tcW w:w="729" w:type="dxa"/>
            <w:shd w:val="clear" w:color="auto" w:fill="auto"/>
          </w:tcPr>
          <w:p w14:paraId="59BE8934" w14:textId="67F63884" w:rsidR="00B11855" w:rsidRPr="00621E63" w:rsidRDefault="00B11855" w:rsidP="001F5A5C">
            <w:pPr>
              <w:pStyle w:val="TableEntry"/>
            </w:pPr>
          </w:p>
        </w:tc>
        <w:tc>
          <w:tcPr>
            <w:tcW w:w="981" w:type="dxa"/>
            <w:shd w:val="clear" w:color="auto" w:fill="auto"/>
          </w:tcPr>
          <w:p w14:paraId="7DA2787D" w14:textId="6BE3216E" w:rsidR="00B11855" w:rsidRPr="00621E63" w:rsidRDefault="003D003E" w:rsidP="001F5A5C">
            <w:pPr>
              <w:pStyle w:val="TableEntry"/>
            </w:pPr>
            <w:r w:rsidRPr="00621E63">
              <w:t>Y</w:t>
            </w:r>
          </w:p>
        </w:tc>
        <w:tc>
          <w:tcPr>
            <w:tcW w:w="1206" w:type="dxa"/>
            <w:shd w:val="clear" w:color="auto" w:fill="auto"/>
          </w:tcPr>
          <w:p w14:paraId="5CF54320" w14:textId="77777777" w:rsidR="00B11855" w:rsidRPr="00621E63" w:rsidRDefault="003D003E" w:rsidP="001F5A5C">
            <w:pPr>
              <w:pStyle w:val="TableEntry"/>
            </w:pPr>
            <w:r w:rsidRPr="00621E63">
              <w:t>Cardiac Electrophysiology Report</w:t>
            </w:r>
          </w:p>
        </w:tc>
      </w:tr>
      <w:tr w:rsidR="00C40FD5" w:rsidRPr="00621E63" w14:paraId="61A6EDDD" w14:textId="77777777" w:rsidTr="00CF5627">
        <w:trPr>
          <w:cantSplit/>
          <w:jc w:val="center"/>
        </w:trPr>
        <w:tc>
          <w:tcPr>
            <w:tcW w:w="1377" w:type="dxa"/>
            <w:shd w:val="clear" w:color="auto" w:fill="auto"/>
          </w:tcPr>
          <w:p w14:paraId="1FD0FC12" w14:textId="03865979" w:rsidR="00B11855" w:rsidRPr="00621E63" w:rsidRDefault="003D003E" w:rsidP="005E01AF">
            <w:pPr>
              <w:pStyle w:val="TableEntry"/>
              <w:rPr>
                <w:i/>
              </w:rPr>
            </w:pPr>
            <w:r w:rsidRPr="00621E63">
              <w:rPr>
                <w:i/>
              </w:rPr>
              <w:t>name of coding system</w:t>
            </w:r>
          </w:p>
        </w:tc>
        <w:tc>
          <w:tcPr>
            <w:tcW w:w="783" w:type="dxa"/>
            <w:shd w:val="clear" w:color="auto" w:fill="auto"/>
          </w:tcPr>
          <w:p w14:paraId="2F6302F3" w14:textId="542328A2" w:rsidR="00B11855" w:rsidRPr="00621E63" w:rsidRDefault="003D003E" w:rsidP="005E01AF">
            <w:pPr>
              <w:pStyle w:val="TableEntry"/>
              <w:rPr>
                <w:i/>
              </w:rPr>
            </w:pPr>
            <w:r w:rsidRPr="00621E63">
              <w:rPr>
                <w:i/>
              </w:rPr>
              <w:t>3</w:t>
            </w:r>
          </w:p>
        </w:tc>
        <w:tc>
          <w:tcPr>
            <w:tcW w:w="828" w:type="dxa"/>
            <w:shd w:val="clear" w:color="auto" w:fill="auto"/>
          </w:tcPr>
          <w:p w14:paraId="0474F7E7" w14:textId="63DAB919" w:rsidR="00B11855" w:rsidRPr="00621E63" w:rsidRDefault="003D003E" w:rsidP="001F5A5C">
            <w:pPr>
              <w:pStyle w:val="TableEntry"/>
              <w:rPr>
                <w:color w:val="FFFFFF"/>
              </w:rPr>
            </w:pPr>
            <w:r w:rsidRPr="00621E63">
              <w:t>ID</w:t>
            </w:r>
          </w:p>
        </w:tc>
        <w:tc>
          <w:tcPr>
            <w:tcW w:w="720" w:type="dxa"/>
            <w:shd w:val="clear" w:color="auto" w:fill="auto"/>
          </w:tcPr>
          <w:p w14:paraId="1657014F" w14:textId="58FBE3A6" w:rsidR="00B11855" w:rsidRPr="00621E63" w:rsidRDefault="003D003E" w:rsidP="00AD69C9">
            <w:pPr>
              <w:pStyle w:val="TableEntry"/>
              <w:rPr>
                <w:color w:val="FFFFFF"/>
              </w:rPr>
            </w:pPr>
            <w:r w:rsidRPr="00621E63">
              <w:t>20</w:t>
            </w:r>
          </w:p>
        </w:tc>
        <w:tc>
          <w:tcPr>
            <w:tcW w:w="752" w:type="dxa"/>
            <w:shd w:val="clear" w:color="auto" w:fill="auto"/>
          </w:tcPr>
          <w:p w14:paraId="22D9E381" w14:textId="525942E7" w:rsidR="00B11855" w:rsidRPr="00621E63" w:rsidRDefault="003D003E" w:rsidP="00AD69C9">
            <w:pPr>
              <w:pStyle w:val="TableEntry"/>
              <w:rPr>
                <w:color w:val="FFFFFF"/>
              </w:rPr>
            </w:pPr>
            <w:r w:rsidRPr="00621E63">
              <w:t>R</w:t>
            </w:r>
          </w:p>
        </w:tc>
        <w:tc>
          <w:tcPr>
            <w:tcW w:w="868" w:type="dxa"/>
            <w:shd w:val="clear" w:color="auto" w:fill="auto"/>
          </w:tcPr>
          <w:p w14:paraId="1BF9A15C" w14:textId="45686B77" w:rsidR="00B11855" w:rsidRPr="00621E63" w:rsidRDefault="00B11855" w:rsidP="001F5A5C">
            <w:pPr>
              <w:pStyle w:val="TableEntry"/>
            </w:pPr>
          </w:p>
        </w:tc>
        <w:tc>
          <w:tcPr>
            <w:tcW w:w="900" w:type="dxa"/>
            <w:shd w:val="clear" w:color="auto" w:fill="auto"/>
          </w:tcPr>
          <w:p w14:paraId="52B00390" w14:textId="51EF7C03" w:rsidR="00B11855" w:rsidRPr="00621E63" w:rsidRDefault="003D003E" w:rsidP="00AD69C9">
            <w:pPr>
              <w:pStyle w:val="TableEntry"/>
              <w:rPr>
                <w:color w:val="FFFFFF"/>
              </w:rPr>
            </w:pPr>
            <w:r w:rsidRPr="00621E63">
              <w:t>0</w:t>
            </w:r>
          </w:p>
        </w:tc>
        <w:tc>
          <w:tcPr>
            <w:tcW w:w="810" w:type="dxa"/>
            <w:shd w:val="clear" w:color="auto" w:fill="auto"/>
          </w:tcPr>
          <w:p w14:paraId="45858D8B" w14:textId="6B755960" w:rsidR="00B11855" w:rsidRPr="00621E63" w:rsidRDefault="003D003E" w:rsidP="00AD69C9">
            <w:pPr>
              <w:pStyle w:val="TableEntry"/>
              <w:rPr>
                <w:color w:val="FFFFFF"/>
              </w:rPr>
            </w:pPr>
            <w:r w:rsidRPr="00621E63">
              <w:t>1</w:t>
            </w:r>
          </w:p>
        </w:tc>
        <w:tc>
          <w:tcPr>
            <w:tcW w:w="729" w:type="dxa"/>
            <w:shd w:val="clear" w:color="auto" w:fill="auto"/>
          </w:tcPr>
          <w:p w14:paraId="2F93EC5B" w14:textId="0FF2B35C" w:rsidR="00B11855" w:rsidRPr="00621E63" w:rsidRDefault="003D003E" w:rsidP="00AD69C9">
            <w:pPr>
              <w:pStyle w:val="TableEntry"/>
              <w:rPr>
                <w:color w:val="FFFFFF"/>
              </w:rPr>
            </w:pPr>
            <w:r w:rsidRPr="00621E63">
              <w:t>0396</w:t>
            </w:r>
          </w:p>
        </w:tc>
        <w:tc>
          <w:tcPr>
            <w:tcW w:w="981" w:type="dxa"/>
            <w:shd w:val="clear" w:color="auto" w:fill="auto"/>
          </w:tcPr>
          <w:p w14:paraId="58DF373F" w14:textId="6CD79115" w:rsidR="00B11855" w:rsidRPr="00621E63" w:rsidRDefault="003D003E" w:rsidP="001F5A5C">
            <w:pPr>
              <w:pStyle w:val="TableEntry"/>
            </w:pPr>
            <w:r w:rsidRPr="00621E63">
              <w:t>Y</w:t>
            </w:r>
          </w:p>
        </w:tc>
        <w:tc>
          <w:tcPr>
            <w:tcW w:w="1206" w:type="dxa"/>
            <w:shd w:val="clear" w:color="auto" w:fill="auto"/>
          </w:tcPr>
          <w:p w14:paraId="06576413" w14:textId="24E5C978" w:rsidR="00B11855" w:rsidRPr="00621E63" w:rsidRDefault="003D003E" w:rsidP="001F5A5C">
            <w:pPr>
              <w:pStyle w:val="TableEntry"/>
            </w:pPr>
            <w:r w:rsidRPr="00621E63">
              <w:t>LN</w:t>
            </w:r>
          </w:p>
        </w:tc>
      </w:tr>
      <w:tr w:rsidR="00C40FD5" w:rsidRPr="00621E63" w14:paraId="53DC4F6B" w14:textId="77777777" w:rsidTr="00CF5627">
        <w:trPr>
          <w:cantSplit/>
          <w:jc w:val="center"/>
        </w:trPr>
        <w:tc>
          <w:tcPr>
            <w:tcW w:w="1377" w:type="dxa"/>
            <w:shd w:val="clear" w:color="auto" w:fill="auto"/>
          </w:tcPr>
          <w:p w14:paraId="5C0023A1" w14:textId="1E6EB75E" w:rsidR="00B11855" w:rsidRPr="00621E63" w:rsidRDefault="003D003E" w:rsidP="005E01AF">
            <w:pPr>
              <w:pStyle w:val="TableEntry"/>
            </w:pPr>
            <w:r w:rsidRPr="00621E63">
              <w:t>Observation Sub-ID</w:t>
            </w:r>
          </w:p>
        </w:tc>
        <w:tc>
          <w:tcPr>
            <w:tcW w:w="783" w:type="dxa"/>
            <w:shd w:val="clear" w:color="auto" w:fill="auto"/>
          </w:tcPr>
          <w:p w14:paraId="0C63CA5B" w14:textId="187D6286" w:rsidR="00B11855" w:rsidRPr="00621E63" w:rsidRDefault="003D003E" w:rsidP="001F5A5C">
            <w:pPr>
              <w:pStyle w:val="TableEntry"/>
            </w:pPr>
            <w:r w:rsidRPr="00621E63">
              <w:t>4</w:t>
            </w:r>
          </w:p>
        </w:tc>
        <w:tc>
          <w:tcPr>
            <w:tcW w:w="828" w:type="dxa"/>
            <w:shd w:val="clear" w:color="auto" w:fill="auto"/>
          </w:tcPr>
          <w:p w14:paraId="6B56C9FE" w14:textId="1D396C33" w:rsidR="00B11855" w:rsidRPr="00621E63" w:rsidRDefault="003D003E" w:rsidP="00AD69C9">
            <w:pPr>
              <w:pStyle w:val="TableEntry"/>
              <w:rPr>
                <w:color w:val="FFFFFF"/>
              </w:rPr>
            </w:pPr>
            <w:r w:rsidRPr="00621E63">
              <w:t>ST</w:t>
            </w:r>
          </w:p>
        </w:tc>
        <w:tc>
          <w:tcPr>
            <w:tcW w:w="720" w:type="dxa"/>
            <w:shd w:val="clear" w:color="auto" w:fill="auto"/>
          </w:tcPr>
          <w:p w14:paraId="7B8FF34E" w14:textId="3EF898E0" w:rsidR="00B11855" w:rsidRPr="00621E63" w:rsidRDefault="003D003E" w:rsidP="00AD69C9">
            <w:pPr>
              <w:pStyle w:val="TableEntry"/>
              <w:rPr>
                <w:color w:val="FFFFFF"/>
              </w:rPr>
            </w:pPr>
            <w:r w:rsidRPr="00621E63">
              <w:t>20</w:t>
            </w:r>
          </w:p>
        </w:tc>
        <w:tc>
          <w:tcPr>
            <w:tcW w:w="752" w:type="dxa"/>
            <w:shd w:val="clear" w:color="auto" w:fill="auto"/>
          </w:tcPr>
          <w:p w14:paraId="5C75F60A" w14:textId="77777777" w:rsidR="00B11855" w:rsidRPr="00621E63" w:rsidRDefault="00E86B15" w:rsidP="001F5A5C">
            <w:pPr>
              <w:pStyle w:val="TableEntry"/>
              <w:rPr>
                <w:color w:val="FFFFFF"/>
              </w:rPr>
            </w:pPr>
            <w:r w:rsidRPr="00621E63">
              <w:t>RE</w:t>
            </w:r>
          </w:p>
        </w:tc>
        <w:tc>
          <w:tcPr>
            <w:tcW w:w="868" w:type="dxa"/>
            <w:shd w:val="clear" w:color="auto" w:fill="auto"/>
          </w:tcPr>
          <w:p w14:paraId="346CBD78" w14:textId="620D93A1" w:rsidR="00B11855" w:rsidRPr="00621E63" w:rsidRDefault="003D003E" w:rsidP="00AD69C9">
            <w:pPr>
              <w:pStyle w:val="TableEntry"/>
              <w:rPr>
                <w:color w:val="FFFFFF"/>
              </w:rPr>
            </w:pPr>
            <w:r w:rsidRPr="00621E63">
              <w:t>False</w:t>
            </w:r>
          </w:p>
        </w:tc>
        <w:tc>
          <w:tcPr>
            <w:tcW w:w="900" w:type="dxa"/>
            <w:shd w:val="clear" w:color="auto" w:fill="auto"/>
          </w:tcPr>
          <w:p w14:paraId="4AAD6448" w14:textId="77777777" w:rsidR="00B11855" w:rsidRPr="00621E63" w:rsidRDefault="003D003E" w:rsidP="001F5A5C">
            <w:pPr>
              <w:pStyle w:val="TableEntry"/>
            </w:pPr>
            <w:r w:rsidRPr="00621E63">
              <w:t>0</w:t>
            </w:r>
          </w:p>
        </w:tc>
        <w:tc>
          <w:tcPr>
            <w:tcW w:w="810" w:type="dxa"/>
            <w:shd w:val="clear" w:color="auto" w:fill="auto"/>
          </w:tcPr>
          <w:p w14:paraId="78ED0721" w14:textId="77777777" w:rsidR="00B11855" w:rsidRPr="00621E63" w:rsidRDefault="003D003E" w:rsidP="001F5A5C">
            <w:pPr>
              <w:pStyle w:val="TableEntry"/>
            </w:pPr>
            <w:r w:rsidRPr="00621E63">
              <w:t>1</w:t>
            </w:r>
          </w:p>
        </w:tc>
        <w:tc>
          <w:tcPr>
            <w:tcW w:w="729" w:type="dxa"/>
            <w:shd w:val="clear" w:color="auto" w:fill="auto"/>
          </w:tcPr>
          <w:p w14:paraId="3837692F" w14:textId="77777777" w:rsidR="00B11855" w:rsidRPr="00621E63" w:rsidRDefault="00B11855" w:rsidP="001F5A5C">
            <w:pPr>
              <w:pStyle w:val="TableEntry"/>
              <w:rPr>
                <w:color w:val="FFFFFF"/>
                <w:sz w:val="16"/>
                <w:szCs w:val="16"/>
              </w:rPr>
            </w:pPr>
          </w:p>
        </w:tc>
        <w:tc>
          <w:tcPr>
            <w:tcW w:w="981" w:type="dxa"/>
            <w:shd w:val="clear" w:color="auto" w:fill="auto"/>
          </w:tcPr>
          <w:p w14:paraId="40CB1501" w14:textId="77777777" w:rsidR="00B11855" w:rsidRPr="00621E63" w:rsidRDefault="00B11855" w:rsidP="001F5A5C">
            <w:pPr>
              <w:pStyle w:val="TableEntry"/>
              <w:rPr>
                <w:sz w:val="16"/>
                <w:szCs w:val="16"/>
              </w:rPr>
            </w:pPr>
          </w:p>
        </w:tc>
        <w:tc>
          <w:tcPr>
            <w:tcW w:w="1206" w:type="dxa"/>
            <w:shd w:val="clear" w:color="auto" w:fill="auto"/>
          </w:tcPr>
          <w:p w14:paraId="49F1948A" w14:textId="77777777" w:rsidR="00B11855" w:rsidRPr="00621E63" w:rsidRDefault="003D003E" w:rsidP="001F5A5C">
            <w:pPr>
              <w:pStyle w:val="TableEntry"/>
            </w:pPr>
            <w:r w:rsidRPr="00621E63">
              <w:t>1</w:t>
            </w:r>
          </w:p>
        </w:tc>
      </w:tr>
      <w:tr w:rsidR="00C40FD5" w:rsidRPr="00621E63" w14:paraId="2316855E" w14:textId="77777777" w:rsidTr="00CF5627">
        <w:trPr>
          <w:cantSplit/>
          <w:jc w:val="center"/>
        </w:trPr>
        <w:tc>
          <w:tcPr>
            <w:tcW w:w="1377" w:type="dxa"/>
            <w:shd w:val="clear" w:color="auto" w:fill="auto"/>
          </w:tcPr>
          <w:p w14:paraId="45DF9B2E" w14:textId="3DE5618D" w:rsidR="00B11855" w:rsidRPr="00621E63" w:rsidRDefault="003D003E" w:rsidP="005E01AF">
            <w:pPr>
              <w:pStyle w:val="TableEntry"/>
            </w:pPr>
            <w:r w:rsidRPr="00621E63">
              <w:t>Observation Value</w:t>
            </w:r>
          </w:p>
        </w:tc>
        <w:tc>
          <w:tcPr>
            <w:tcW w:w="783" w:type="dxa"/>
            <w:shd w:val="clear" w:color="auto" w:fill="auto"/>
          </w:tcPr>
          <w:p w14:paraId="2E510F5A" w14:textId="23DC44CD" w:rsidR="00B11855" w:rsidRPr="00621E63" w:rsidRDefault="003D003E" w:rsidP="005E01AF">
            <w:pPr>
              <w:pStyle w:val="TableEntry"/>
            </w:pPr>
            <w:r w:rsidRPr="00621E63">
              <w:t>5</w:t>
            </w:r>
          </w:p>
        </w:tc>
        <w:tc>
          <w:tcPr>
            <w:tcW w:w="828" w:type="dxa"/>
            <w:shd w:val="clear" w:color="auto" w:fill="auto"/>
          </w:tcPr>
          <w:p w14:paraId="76C6A8CA" w14:textId="5448397F" w:rsidR="00B11855" w:rsidRPr="00621E63" w:rsidRDefault="003D003E" w:rsidP="001F5A5C">
            <w:pPr>
              <w:pStyle w:val="TableEntry"/>
              <w:rPr>
                <w:color w:val="FFFFFF"/>
              </w:rPr>
            </w:pPr>
            <w:r w:rsidRPr="00621E63">
              <w:t>ED</w:t>
            </w:r>
          </w:p>
        </w:tc>
        <w:tc>
          <w:tcPr>
            <w:tcW w:w="720" w:type="dxa"/>
            <w:shd w:val="clear" w:color="auto" w:fill="auto"/>
          </w:tcPr>
          <w:p w14:paraId="3E4636F5" w14:textId="71D2B2D9" w:rsidR="00B11855" w:rsidRPr="00621E63" w:rsidRDefault="003D003E" w:rsidP="00AD69C9">
            <w:pPr>
              <w:pStyle w:val="TableEntry"/>
              <w:rPr>
                <w:color w:val="FFFFFF"/>
              </w:rPr>
            </w:pPr>
            <w:r w:rsidRPr="00621E63">
              <w:t>99999</w:t>
            </w:r>
          </w:p>
        </w:tc>
        <w:tc>
          <w:tcPr>
            <w:tcW w:w="752" w:type="dxa"/>
            <w:shd w:val="clear" w:color="auto" w:fill="auto"/>
          </w:tcPr>
          <w:p w14:paraId="26B72C4C" w14:textId="3B241662" w:rsidR="00B11855" w:rsidRPr="00621E63" w:rsidRDefault="003D003E" w:rsidP="00AD69C9">
            <w:pPr>
              <w:pStyle w:val="TableEntry"/>
              <w:rPr>
                <w:color w:val="FFFFFF"/>
              </w:rPr>
            </w:pPr>
            <w:r w:rsidRPr="00621E63">
              <w:t>R</w:t>
            </w:r>
          </w:p>
        </w:tc>
        <w:tc>
          <w:tcPr>
            <w:tcW w:w="868" w:type="dxa"/>
            <w:shd w:val="clear" w:color="auto" w:fill="auto"/>
          </w:tcPr>
          <w:p w14:paraId="5C2B2A89" w14:textId="727B88A3" w:rsidR="00B11855" w:rsidRPr="00621E63" w:rsidRDefault="003D003E" w:rsidP="00AD69C9">
            <w:pPr>
              <w:pStyle w:val="TableEntry"/>
              <w:rPr>
                <w:color w:val="FFFFFF"/>
              </w:rPr>
            </w:pPr>
            <w:r w:rsidRPr="00621E63">
              <w:t>True</w:t>
            </w:r>
          </w:p>
        </w:tc>
        <w:tc>
          <w:tcPr>
            <w:tcW w:w="900" w:type="dxa"/>
            <w:shd w:val="clear" w:color="auto" w:fill="auto"/>
          </w:tcPr>
          <w:p w14:paraId="7F0BBC2E" w14:textId="0835C9A8" w:rsidR="00B11855" w:rsidRPr="00621E63" w:rsidRDefault="00E86B15" w:rsidP="00AD69C9">
            <w:pPr>
              <w:pStyle w:val="TableEntry"/>
              <w:rPr>
                <w:color w:val="FFFFFF"/>
              </w:rPr>
            </w:pPr>
            <w:r w:rsidRPr="00621E63">
              <w:t>1</w:t>
            </w:r>
          </w:p>
        </w:tc>
        <w:tc>
          <w:tcPr>
            <w:tcW w:w="810" w:type="dxa"/>
            <w:shd w:val="clear" w:color="auto" w:fill="auto"/>
          </w:tcPr>
          <w:p w14:paraId="003F3EEE" w14:textId="1285F000" w:rsidR="00B11855" w:rsidRPr="00621E63" w:rsidRDefault="003D003E" w:rsidP="00AD69C9">
            <w:pPr>
              <w:pStyle w:val="TableEntry"/>
              <w:rPr>
                <w:color w:val="FFFFFF"/>
              </w:rPr>
            </w:pPr>
            <w:r w:rsidRPr="00621E63">
              <w:t>*</w:t>
            </w:r>
          </w:p>
        </w:tc>
        <w:tc>
          <w:tcPr>
            <w:tcW w:w="729" w:type="dxa"/>
            <w:shd w:val="clear" w:color="auto" w:fill="auto"/>
          </w:tcPr>
          <w:p w14:paraId="155DDAA6" w14:textId="3754EBCB" w:rsidR="00B11855" w:rsidRPr="00621E63" w:rsidRDefault="00B11855" w:rsidP="001F5A5C">
            <w:pPr>
              <w:pStyle w:val="TableEntry"/>
            </w:pPr>
          </w:p>
        </w:tc>
        <w:tc>
          <w:tcPr>
            <w:tcW w:w="981" w:type="dxa"/>
            <w:shd w:val="clear" w:color="auto" w:fill="auto"/>
          </w:tcPr>
          <w:p w14:paraId="4C99CFE6" w14:textId="4FE6A2A3" w:rsidR="00B11855" w:rsidRPr="00621E63" w:rsidRDefault="00B11855" w:rsidP="001F5A5C">
            <w:pPr>
              <w:pStyle w:val="TableEntry"/>
            </w:pPr>
          </w:p>
        </w:tc>
        <w:tc>
          <w:tcPr>
            <w:tcW w:w="1206" w:type="dxa"/>
            <w:shd w:val="clear" w:color="auto" w:fill="auto"/>
          </w:tcPr>
          <w:p w14:paraId="43C9783D" w14:textId="5DFA2386" w:rsidR="00B11855" w:rsidRPr="00621E63" w:rsidRDefault="003D003E" w:rsidP="001F5A5C">
            <w:pPr>
              <w:pStyle w:val="TableEntry"/>
            </w:pPr>
            <w:r w:rsidRPr="00621E63">
              <w:t>Encapsulated PDF</w:t>
            </w:r>
          </w:p>
        </w:tc>
      </w:tr>
      <w:tr w:rsidR="00C40FD5" w:rsidRPr="00621E63" w14:paraId="5740C197" w14:textId="77777777" w:rsidTr="00CF5627">
        <w:trPr>
          <w:cantSplit/>
          <w:jc w:val="center"/>
        </w:trPr>
        <w:tc>
          <w:tcPr>
            <w:tcW w:w="1377" w:type="dxa"/>
            <w:shd w:val="clear" w:color="auto" w:fill="auto"/>
          </w:tcPr>
          <w:p w14:paraId="32072C62" w14:textId="6031C37D" w:rsidR="00B11855" w:rsidRPr="00621E63" w:rsidRDefault="003D003E" w:rsidP="00CF5627">
            <w:pPr>
              <w:pStyle w:val="TableEntryItalicindent"/>
            </w:pPr>
            <w:r w:rsidRPr="00621E63">
              <w:t>source application</w:t>
            </w:r>
          </w:p>
        </w:tc>
        <w:tc>
          <w:tcPr>
            <w:tcW w:w="783" w:type="dxa"/>
            <w:shd w:val="clear" w:color="auto" w:fill="auto"/>
          </w:tcPr>
          <w:p w14:paraId="583E7F25" w14:textId="70257D41" w:rsidR="00B11855" w:rsidRPr="00621E63" w:rsidRDefault="003D003E" w:rsidP="005E01AF">
            <w:pPr>
              <w:pStyle w:val="TableEntry"/>
              <w:rPr>
                <w:i/>
              </w:rPr>
            </w:pPr>
            <w:r w:rsidRPr="00621E63">
              <w:rPr>
                <w:i/>
              </w:rPr>
              <w:t>1</w:t>
            </w:r>
          </w:p>
        </w:tc>
        <w:tc>
          <w:tcPr>
            <w:tcW w:w="828" w:type="dxa"/>
            <w:shd w:val="clear" w:color="auto" w:fill="auto"/>
          </w:tcPr>
          <w:p w14:paraId="70A09C95" w14:textId="69432790" w:rsidR="00B11855" w:rsidRPr="00621E63" w:rsidRDefault="003D003E" w:rsidP="001F5A5C">
            <w:pPr>
              <w:pStyle w:val="TableEntry"/>
              <w:rPr>
                <w:color w:val="FFFFFF"/>
              </w:rPr>
            </w:pPr>
            <w:r w:rsidRPr="00621E63">
              <w:t>ST</w:t>
            </w:r>
          </w:p>
        </w:tc>
        <w:tc>
          <w:tcPr>
            <w:tcW w:w="720" w:type="dxa"/>
            <w:shd w:val="clear" w:color="auto" w:fill="auto"/>
          </w:tcPr>
          <w:p w14:paraId="5CA400C8" w14:textId="5051B061" w:rsidR="00B11855" w:rsidRPr="00621E63" w:rsidRDefault="003D003E" w:rsidP="00AD69C9">
            <w:pPr>
              <w:pStyle w:val="TableEntry"/>
              <w:rPr>
                <w:color w:val="FFFFFF"/>
              </w:rPr>
            </w:pPr>
            <w:r w:rsidRPr="00621E63">
              <w:t>10</w:t>
            </w:r>
          </w:p>
        </w:tc>
        <w:tc>
          <w:tcPr>
            <w:tcW w:w="752" w:type="dxa"/>
            <w:shd w:val="clear" w:color="auto" w:fill="auto"/>
          </w:tcPr>
          <w:p w14:paraId="1ABECDDA" w14:textId="68E856BF" w:rsidR="00B11855" w:rsidRPr="00621E63" w:rsidRDefault="003D003E" w:rsidP="00AD69C9">
            <w:pPr>
              <w:pStyle w:val="TableEntry"/>
              <w:rPr>
                <w:color w:val="FFFFFF"/>
              </w:rPr>
            </w:pPr>
            <w:r w:rsidRPr="00621E63">
              <w:t>RE</w:t>
            </w:r>
          </w:p>
        </w:tc>
        <w:tc>
          <w:tcPr>
            <w:tcW w:w="868" w:type="dxa"/>
            <w:shd w:val="clear" w:color="auto" w:fill="auto"/>
          </w:tcPr>
          <w:p w14:paraId="24EBEBD4" w14:textId="3454D19A" w:rsidR="00B11855" w:rsidRPr="00621E63" w:rsidRDefault="00B11855" w:rsidP="001F5A5C">
            <w:pPr>
              <w:pStyle w:val="TableEntry"/>
            </w:pPr>
          </w:p>
        </w:tc>
        <w:tc>
          <w:tcPr>
            <w:tcW w:w="900" w:type="dxa"/>
            <w:shd w:val="clear" w:color="auto" w:fill="auto"/>
          </w:tcPr>
          <w:p w14:paraId="09C2F05F" w14:textId="34F9D038" w:rsidR="00B11855" w:rsidRPr="00621E63" w:rsidRDefault="00E86B15" w:rsidP="00AD69C9">
            <w:pPr>
              <w:pStyle w:val="TableEntry"/>
              <w:rPr>
                <w:color w:val="FFFFFF"/>
              </w:rPr>
            </w:pPr>
            <w:r w:rsidRPr="00621E63">
              <w:t>0</w:t>
            </w:r>
          </w:p>
        </w:tc>
        <w:tc>
          <w:tcPr>
            <w:tcW w:w="810" w:type="dxa"/>
            <w:shd w:val="clear" w:color="auto" w:fill="auto"/>
          </w:tcPr>
          <w:p w14:paraId="168C2383" w14:textId="6EB5D4EC" w:rsidR="00B11855" w:rsidRPr="00621E63" w:rsidRDefault="003D003E" w:rsidP="00AD69C9">
            <w:pPr>
              <w:pStyle w:val="TableEntry"/>
              <w:rPr>
                <w:color w:val="FFFFFF"/>
              </w:rPr>
            </w:pPr>
            <w:r w:rsidRPr="00621E63">
              <w:t>1</w:t>
            </w:r>
          </w:p>
        </w:tc>
        <w:tc>
          <w:tcPr>
            <w:tcW w:w="729" w:type="dxa"/>
            <w:shd w:val="clear" w:color="auto" w:fill="auto"/>
          </w:tcPr>
          <w:p w14:paraId="193B1882" w14:textId="77777777" w:rsidR="00B11855" w:rsidRPr="00621E63" w:rsidRDefault="00B11855" w:rsidP="001F5A5C">
            <w:pPr>
              <w:pStyle w:val="TableEntry"/>
              <w:rPr>
                <w:color w:val="FFFFFF"/>
                <w:sz w:val="16"/>
                <w:szCs w:val="16"/>
              </w:rPr>
            </w:pPr>
          </w:p>
        </w:tc>
        <w:tc>
          <w:tcPr>
            <w:tcW w:w="981" w:type="dxa"/>
            <w:shd w:val="clear" w:color="auto" w:fill="auto"/>
          </w:tcPr>
          <w:p w14:paraId="0B27E462" w14:textId="77777777" w:rsidR="00B11855" w:rsidRPr="00621E63" w:rsidRDefault="003D003E" w:rsidP="001F5A5C">
            <w:pPr>
              <w:pStyle w:val="TableEntry"/>
            </w:pPr>
            <w:r w:rsidRPr="00621E63">
              <w:t>Y</w:t>
            </w:r>
          </w:p>
        </w:tc>
        <w:tc>
          <w:tcPr>
            <w:tcW w:w="1206" w:type="dxa"/>
            <w:shd w:val="clear" w:color="auto" w:fill="auto"/>
          </w:tcPr>
          <w:p w14:paraId="14713D13" w14:textId="50B6671B" w:rsidR="00B11855" w:rsidRPr="00621E63" w:rsidRDefault="003D003E" w:rsidP="001F5A5C">
            <w:pPr>
              <w:pStyle w:val="TableEntry"/>
            </w:pPr>
            <w:r w:rsidRPr="00621E63">
              <w:t>Application</w:t>
            </w:r>
          </w:p>
        </w:tc>
      </w:tr>
      <w:tr w:rsidR="00C40FD5" w:rsidRPr="00621E63" w14:paraId="7EF9E04F" w14:textId="77777777" w:rsidTr="00CF5627">
        <w:trPr>
          <w:cantSplit/>
          <w:jc w:val="center"/>
        </w:trPr>
        <w:tc>
          <w:tcPr>
            <w:tcW w:w="1377" w:type="dxa"/>
            <w:shd w:val="clear" w:color="auto" w:fill="auto"/>
          </w:tcPr>
          <w:p w14:paraId="6A4FA6D4" w14:textId="009E5CF1" w:rsidR="00B11855" w:rsidRPr="00621E63" w:rsidRDefault="003D003E" w:rsidP="00CF5627">
            <w:pPr>
              <w:pStyle w:val="TableEntryItalicindent"/>
            </w:pPr>
            <w:r w:rsidRPr="00621E63">
              <w:t>type of data</w:t>
            </w:r>
          </w:p>
        </w:tc>
        <w:tc>
          <w:tcPr>
            <w:tcW w:w="783" w:type="dxa"/>
            <w:shd w:val="clear" w:color="auto" w:fill="auto"/>
          </w:tcPr>
          <w:p w14:paraId="0CBFFF37" w14:textId="56602CC4" w:rsidR="00B11855" w:rsidRPr="00621E63" w:rsidRDefault="003D003E" w:rsidP="005E01AF">
            <w:pPr>
              <w:pStyle w:val="TableEntry"/>
              <w:rPr>
                <w:i/>
              </w:rPr>
            </w:pPr>
            <w:r w:rsidRPr="00621E63">
              <w:rPr>
                <w:i/>
              </w:rPr>
              <w:t>2</w:t>
            </w:r>
          </w:p>
        </w:tc>
        <w:tc>
          <w:tcPr>
            <w:tcW w:w="828" w:type="dxa"/>
            <w:shd w:val="clear" w:color="auto" w:fill="auto"/>
          </w:tcPr>
          <w:p w14:paraId="3CAE9F8C" w14:textId="42A24348" w:rsidR="00B11855" w:rsidRPr="00621E63" w:rsidRDefault="003D003E" w:rsidP="001F5A5C">
            <w:pPr>
              <w:pStyle w:val="TableEntry"/>
              <w:rPr>
                <w:color w:val="FFFFFF"/>
              </w:rPr>
            </w:pPr>
            <w:r w:rsidRPr="00621E63">
              <w:t>ST</w:t>
            </w:r>
          </w:p>
        </w:tc>
        <w:tc>
          <w:tcPr>
            <w:tcW w:w="720" w:type="dxa"/>
            <w:shd w:val="clear" w:color="auto" w:fill="auto"/>
          </w:tcPr>
          <w:p w14:paraId="122B8B0A" w14:textId="65FBEB8F" w:rsidR="00B11855" w:rsidRPr="00621E63" w:rsidRDefault="003D003E" w:rsidP="00AD69C9">
            <w:pPr>
              <w:pStyle w:val="TableEntry"/>
              <w:rPr>
                <w:color w:val="FFFFFF"/>
              </w:rPr>
            </w:pPr>
            <w:r w:rsidRPr="00621E63">
              <w:t>10</w:t>
            </w:r>
          </w:p>
        </w:tc>
        <w:tc>
          <w:tcPr>
            <w:tcW w:w="752" w:type="dxa"/>
            <w:shd w:val="clear" w:color="auto" w:fill="auto"/>
          </w:tcPr>
          <w:p w14:paraId="2B81B58F" w14:textId="0C88B4F4" w:rsidR="00B11855" w:rsidRPr="00621E63" w:rsidRDefault="003D003E" w:rsidP="00AD69C9">
            <w:pPr>
              <w:pStyle w:val="TableEntry"/>
              <w:rPr>
                <w:color w:val="FFFFFF"/>
              </w:rPr>
            </w:pPr>
            <w:r w:rsidRPr="00621E63">
              <w:t>RE</w:t>
            </w:r>
          </w:p>
        </w:tc>
        <w:tc>
          <w:tcPr>
            <w:tcW w:w="868" w:type="dxa"/>
            <w:shd w:val="clear" w:color="auto" w:fill="auto"/>
          </w:tcPr>
          <w:p w14:paraId="2A1EE7E5" w14:textId="7392AC9C" w:rsidR="00B11855" w:rsidRPr="00621E63" w:rsidRDefault="00B11855" w:rsidP="001F5A5C">
            <w:pPr>
              <w:pStyle w:val="TableEntry"/>
            </w:pPr>
          </w:p>
        </w:tc>
        <w:tc>
          <w:tcPr>
            <w:tcW w:w="900" w:type="dxa"/>
            <w:shd w:val="clear" w:color="auto" w:fill="auto"/>
          </w:tcPr>
          <w:p w14:paraId="7EB317D3" w14:textId="5CF4D0CF" w:rsidR="00B11855" w:rsidRPr="00621E63" w:rsidRDefault="00E86B15" w:rsidP="00AD69C9">
            <w:pPr>
              <w:pStyle w:val="TableEntry"/>
              <w:rPr>
                <w:color w:val="FFFFFF"/>
              </w:rPr>
            </w:pPr>
            <w:r w:rsidRPr="00621E63">
              <w:t>0</w:t>
            </w:r>
          </w:p>
        </w:tc>
        <w:tc>
          <w:tcPr>
            <w:tcW w:w="810" w:type="dxa"/>
            <w:shd w:val="clear" w:color="auto" w:fill="auto"/>
          </w:tcPr>
          <w:p w14:paraId="37A5FF7A" w14:textId="36FB8405" w:rsidR="00B11855" w:rsidRPr="00621E63" w:rsidRDefault="003D003E" w:rsidP="00AD69C9">
            <w:pPr>
              <w:pStyle w:val="TableEntry"/>
              <w:rPr>
                <w:color w:val="FFFFFF"/>
              </w:rPr>
            </w:pPr>
            <w:r w:rsidRPr="00621E63">
              <w:t>1</w:t>
            </w:r>
          </w:p>
        </w:tc>
        <w:tc>
          <w:tcPr>
            <w:tcW w:w="729" w:type="dxa"/>
            <w:shd w:val="clear" w:color="auto" w:fill="auto"/>
          </w:tcPr>
          <w:p w14:paraId="7646AEAE" w14:textId="77777777" w:rsidR="00B11855" w:rsidRPr="00621E63" w:rsidRDefault="00B11855" w:rsidP="001F5A5C">
            <w:pPr>
              <w:pStyle w:val="TableEntry"/>
              <w:rPr>
                <w:color w:val="FFFFFF"/>
                <w:sz w:val="16"/>
                <w:szCs w:val="16"/>
              </w:rPr>
            </w:pPr>
          </w:p>
        </w:tc>
        <w:tc>
          <w:tcPr>
            <w:tcW w:w="981" w:type="dxa"/>
            <w:shd w:val="clear" w:color="auto" w:fill="auto"/>
          </w:tcPr>
          <w:p w14:paraId="10A82E5E" w14:textId="77777777" w:rsidR="00B11855" w:rsidRPr="00621E63" w:rsidRDefault="003D003E" w:rsidP="001F5A5C">
            <w:pPr>
              <w:pStyle w:val="TableEntry"/>
            </w:pPr>
            <w:r w:rsidRPr="00621E63">
              <w:t>Y</w:t>
            </w:r>
          </w:p>
        </w:tc>
        <w:tc>
          <w:tcPr>
            <w:tcW w:w="1206" w:type="dxa"/>
            <w:shd w:val="clear" w:color="auto" w:fill="auto"/>
          </w:tcPr>
          <w:p w14:paraId="1F078805" w14:textId="6A048017" w:rsidR="00B11855" w:rsidRPr="00621E63" w:rsidRDefault="003D003E" w:rsidP="001F5A5C">
            <w:pPr>
              <w:pStyle w:val="TableEntry"/>
            </w:pPr>
            <w:r w:rsidRPr="00621E63">
              <w:t>PDF</w:t>
            </w:r>
          </w:p>
        </w:tc>
      </w:tr>
      <w:tr w:rsidR="00C40FD5" w:rsidRPr="00621E63" w14:paraId="0BCF96AC" w14:textId="77777777" w:rsidTr="00CF5627">
        <w:trPr>
          <w:cantSplit/>
          <w:jc w:val="center"/>
        </w:trPr>
        <w:tc>
          <w:tcPr>
            <w:tcW w:w="1377" w:type="dxa"/>
            <w:shd w:val="clear" w:color="auto" w:fill="auto"/>
          </w:tcPr>
          <w:p w14:paraId="531F3541" w14:textId="49B2EF1C" w:rsidR="00B11855" w:rsidRPr="00621E63" w:rsidRDefault="003D003E" w:rsidP="00CF5627">
            <w:pPr>
              <w:pStyle w:val="TableEntryItalicindent"/>
            </w:pPr>
            <w:r w:rsidRPr="00621E63">
              <w:t>Encoding</w:t>
            </w:r>
          </w:p>
        </w:tc>
        <w:tc>
          <w:tcPr>
            <w:tcW w:w="783" w:type="dxa"/>
            <w:shd w:val="clear" w:color="auto" w:fill="auto"/>
          </w:tcPr>
          <w:p w14:paraId="6F4AD082" w14:textId="708BEF91" w:rsidR="00B11855" w:rsidRPr="00621E63" w:rsidRDefault="003D003E" w:rsidP="005E01AF">
            <w:pPr>
              <w:pStyle w:val="TableEntry"/>
              <w:rPr>
                <w:i/>
              </w:rPr>
            </w:pPr>
            <w:r w:rsidRPr="00621E63">
              <w:rPr>
                <w:i/>
              </w:rPr>
              <w:t>4</w:t>
            </w:r>
          </w:p>
        </w:tc>
        <w:tc>
          <w:tcPr>
            <w:tcW w:w="828" w:type="dxa"/>
            <w:shd w:val="clear" w:color="auto" w:fill="auto"/>
          </w:tcPr>
          <w:p w14:paraId="242DF986" w14:textId="43728B2E" w:rsidR="00B11855" w:rsidRPr="00621E63" w:rsidRDefault="003D003E" w:rsidP="001F5A5C">
            <w:pPr>
              <w:pStyle w:val="TableEntry"/>
              <w:rPr>
                <w:color w:val="FFFFFF"/>
              </w:rPr>
            </w:pPr>
            <w:r w:rsidRPr="00621E63">
              <w:t>ST</w:t>
            </w:r>
          </w:p>
        </w:tc>
        <w:tc>
          <w:tcPr>
            <w:tcW w:w="720" w:type="dxa"/>
            <w:shd w:val="clear" w:color="auto" w:fill="auto"/>
          </w:tcPr>
          <w:p w14:paraId="12CA4B8B" w14:textId="1C524725" w:rsidR="00B11855" w:rsidRPr="00621E63" w:rsidRDefault="003D003E" w:rsidP="00AD69C9">
            <w:pPr>
              <w:pStyle w:val="TableEntry"/>
              <w:rPr>
                <w:color w:val="FFFFFF"/>
              </w:rPr>
            </w:pPr>
            <w:r w:rsidRPr="00621E63">
              <w:t>10</w:t>
            </w:r>
          </w:p>
        </w:tc>
        <w:tc>
          <w:tcPr>
            <w:tcW w:w="752" w:type="dxa"/>
            <w:shd w:val="clear" w:color="auto" w:fill="auto"/>
          </w:tcPr>
          <w:p w14:paraId="75C0E05F" w14:textId="1B800B58" w:rsidR="00B11855" w:rsidRPr="00621E63" w:rsidRDefault="003D003E" w:rsidP="00AD69C9">
            <w:pPr>
              <w:pStyle w:val="TableEntry"/>
              <w:rPr>
                <w:color w:val="FFFFFF"/>
              </w:rPr>
            </w:pPr>
            <w:r w:rsidRPr="00621E63">
              <w:t>RE</w:t>
            </w:r>
          </w:p>
        </w:tc>
        <w:tc>
          <w:tcPr>
            <w:tcW w:w="868" w:type="dxa"/>
            <w:shd w:val="clear" w:color="auto" w:fill="auto"/>
          </w:tcPr>
          <w:p w14:paraId="036C844B" w14:textId="1A3FEB97" w:rsidR="00B11855" w:rsidRPr="00621E63" w:rsidRDefault="00B11855" w:rsidP="001F5A5C">
            <w:pPr>
              <w:pStyle w:val="TableEntry"/>
            </w:pPr>
          </w:p>
        </w:tc>
        <w:tc>
          <w:tcPr>
            <w:tcW w:w="900" w:type="dxa"/>
            <w:shd w:val="clear" w:color="auto" w:fill="auto"/>
          </w:tcPr>
          <w:p w14:paraId="751BD462" w14:textId="213DB14F" w:rsidR="00B11855" w:rsidRPr="00621E63" w:rsidRDefault="00E86B15" w:rsidP="00AD69C9">
            <w:pPr>
              <w:pStyle w:val="TableEntry"/>
              <w:rPr>
                <w:color w:val="FFFFFF"/>
              </w:rPr>
            </w:pPr>
            <w:r w:rsidRPr="00621E63">
              <w:t>0</w:t>
            </w:r>
          </w:p>
        </w:tc>
        <w:tc>
          <w:tcPr>
            <w:tcW w:w="810" w:type="dxa"/>
            <w:shd w:val="clear" w:color="auto" w:fill="auto"/>
          </w:tcPr>
          <w:p w14:paraId="47AFBB12" w14:textId="56C7F90B" w:rsidR="00B11855" w:rsidRPr="00621E63" w:rsidRDefault="003D003E" w:rsidP="00AD69C9">
            <w:pPr>
              <w:pStyle w:val="TableEntry"/>
              <w:rPr>
                <w:color w:val="FFFFFF"/>
              </w:rPr>
            </w:pPr>
            <w:r w:rsidRPr="00621E63">
              <w:t>1</w:t>
            </w:r>
          </w:p>
        </w:tc>
        <w:tc>
          <w:tcPr>
            <w:tcW w:w="729" w:type="dxa"/>
            <w:shd w:val="clear" w:color="auto" w:fill="auto"/>
          </w:tcPr>
          <w:p w14:paraId="3BA88AF7" w14:textId="77777777" w:rsidR="00B11855" w:rsidRPr="00621E63" w:rsidRDefault="00B11855" w:rsidP="001F5A5C">
            <w:pPr>
              <w:pStyle w:val="TableEntry"/>
              <w:rPr>
                <w:color w:val="FFFFFF"/>
                <w:sz w:val="16"/>
                <w:szCs w:val="16"/>
              </w:rPr>
            </w:pPr>
          </w:p>
        </w:tc>
        <w:tc>
          <w:tcPr>
            <w:tcW w:w="981" w:type="dxa"/>
            <w:shd w:val="clear" w:color="auto" w:fill="auto"/>
          </w:tcPr>
          <w:p w14:paraId="4BE7EF03" w14:textId="77777777" w:rsidR="00B11855" w:rsidRPr="00621E63" w:rsidRDefault="003D003E" w:rsidP="001F5A5C">
            <w:pPr>
              <w:pStyle w:val="TableEntry"/>
            </w:pPr>
            <w:r w:rsidRPr="00621E63">
              <w:t>Y</w:t>
            </w:r>
          </w:p>
        </w:tc>
        <w:tc>
          <w:tcPr>
            <w:tcW w:w="1206" w:type="dxa"/>
            <w:shd w:val="clear" w:color="auto" w:fill="auto"/>
          </w:tcPr>
          <w:p w14:paraId="1BC9124B" w14:textId="50A9F090" w:rsidR="00B11855" w:rsidRPr="00621E63" w:rsidRDefault="003D003E" w:rsidP="001F5A5C">
            <w:pPr>
              <w:pStyle w:val="TableEntry"/>
            </w:pPr>
            <w:r w:rsidRPr="00621E63">
              <w:t>Base64</w:t>
            </w:r>
          </w:p>
        </w:tc>
      </w:tr>
      <w:tr w:rsidR="00C40FD5" w:rsidRPr="00621E63" w14:paraId="4A06F7A0" w14:textId="77777777" w:rsidTr="00CF5627">
        <w:trPr>
          <w:cantSplit/>
          <w:jc w:val="center"/>
        </w:trPr>
        <w:tc>
          <w:tcPr>
            <w:tcW w:w="1377" w:type="dxa"/>
            <w:shd w:val="clear" w:color="auto" w:fill="auto"/>
          </w:tcPr>
          <w:p w14:paraId="35D40CA4" w14:textId="227EAECA" w:rsidR="00B11855" w:rsidRPr="00621E63" w:rsidRDefault="003D003E" w:rsidP="00CF5627">
            <w:pPr>
              <w:pStyle w:val="TableEntryItalicindent"/>
            </w:pPr>
            <w:r w:rsidRPr="00621E63">
              <w:t>Data</w:t>
            </w:r>
          </w:p>
        </w:tc>
        <w:tc>
          <w:tcPr>
            <w:tcW w:w="783" w:type="dxa"/>
            <w:shd w:val="clear" w:color="auto" w:fill="auto"/>
          </w:tcPr>
          <w:p w14:paraId="22F5C659" w14:textId="71043320" w:rsidR="00B11855" w:rsidRPr="00621E63" w:rsidRDefault="003D003E" w:rsidP="005E01AF">
            <w:pPr>
              <w:pStyle w:val="TableEntry"/>
              <w:rPr>
                <w:i/>
              </w:rPr>
            </w:pPr>
            <w:r w:rsidRPr="00621E63">
              <w:rPr>
                <w:i/>
              </w:rPr>
              <w:t>5</w:t>
            </w:r>
          </w:p>
        </w:tc>
        <w:tc>
          <w:tcPr>
            <w:tcW w:w="828" w:type="dxa"/>
            <w:shd w:val="clear" w:color="auto" w:fill="auto"/>
          </w:tcPr>
          <w:p w14:paraId="49C704D8" w14:textId="492A5839" w:rsidR="00B11855" w:rsidRPr="00621E63" w:rsidRDefault="003D003E" w:rsidP="001F5A5C">
            <w:pPr>
              <w:pStyle w:val="TableEntry"/>
              <w:rPr>
                <w:color w:val="FFFFFF"/>
              </w:rPr>
            </w:pPr>
            <w:r w:rsidRPr="00621E63">
              <w:t>ED</w:t>
            </w:r>
          </w:p>
        </w:tc>
        <w:tc>
          <w:tcPr>
            <w:tcW w:w="720" w:type="dxa"/>
            <w:shd w:val="clear" w:color="auto" w:fill="auto"/>
          </w:tcPr>
          <w:p w14:paraId="7311BB5E" w14:textId="78875773" w:rsidR="00B11855" w:rsidRPr="00621E63" w:rsidRDefault="003D003E" w:rsidP="00AD69C9">
            <w:pPr>
              <w:pStyle w:val="TableEntry"/>
              <w:rPr>
                <w:color w:val="FFFFFF"/>
              </w:rPr>
            </w:pPr>
            <w:r w:rsidRPr="00621E63">
              <w:t>*</w:t>
            </w:r>
          </w:p>
        </w:tc>
        <w:tc>
          <w:tcPr>
            <w:tcW w:w="752" w:type="dxa"/>
            <w:shd w:val="clear" w:color="auto" w:fill="auto"/>
          </w:tcPr>
          <w:p w14:paraId="0A4DEA61" w14:textId="7B32C152" w:rsidR="00B11855" w:rsidRPr="00621E63" w:rsidRDefault="003D003E" w:rsidP="00AD69C9">
            <w:pPr>
              <w:pStyle w:val="TableEntry"/>
              <w:rPr>
                <w:color w:val="FFFFFF"/>
              </w:rPr>
            </w:pPr>
            <w:r w:rsidRPr="00621E63">
              <w:t>RE</w:t>
            </w:r>
          </w:p>
        </w:tc>
        <w:tc>
          <w:tcPr>
            <w:tcW w:w="868" w:type="dxa"/>
            <w:shd w:val="clear" w:color="auto" w:fill="auto"/>
          </w:tcPr>
          <w:p w14:paraId="6A254DFF" w14:textId="652F7261" w:rsidR="00B11855" w:rsidRPr="00621E63" w:rsidRDefault="00B11855" w:rsidP="001F5A5C">
            <w:pPr>
              <w:pStyle w:val="TableEntry"/>
            </w:pPr>
          </w:p>
        </w:tc>
        <w:tc>
          <w:tcPr>
            <w:tcW w:w="900" w:type="dxa"/>
            <w:shd w:val="clear" w:color="auto" w:fill="auto"/>
          </w:tcPr>
          <w:p w14:paraId="342E29C5" w14:textId="6843DC5C" w:rsidR="00B11855" w:rsidRPr="00621E63" w:rsidRDefault="00E86B15" w:rsidP="00AD69C9">
            <w:pPr>
              <w:pStyle w:val="TableEntry"/>
              <w:rPr>
                <w:color w:val="FFFFFF"/>
              </w:rPr>
            </w:pPr>
            <w:r w:rsidRPr="00621E63">
              <w:t>0</w:t>
            </w:r>
          </w:p>
        </w:tc>
        <w:tc>
          <w:tcPr>
            <w:tcW w:w="810" w:type="dxa"/>
            <w:shd w:val="clear" w:color="auto" w:fill="auto"/>
          </w:tcPr>
          <w:p w14:paraId="6A054740" w14:textId="0E69AF8F" w:rsidR="00B11855" w:rsidRPr="00621E63" w:rsidRDefault="003D003E" w:rsidP="00AD69C9">
            <w:pPr>
              <w:pStyle w:val="TableEntry"/>
              <w:rPr>
                <w:color w:val="FFFFFF"/>
              </w:rPr>
            </w:pPr>
            <w:r w:rsidRPr="00621E63">
              <w:t>1</w:t>
            </w:r>
          </w:p>
        </w:tc>
        <w:tc>
          <w:tcPr>
            <w:tcW w:w="729" w:type="dxa"/>
            <w:shd w:val="clear" w:color="auto" w:fill="auto"/>
          </w:tcPr>
          <w:p w14:paraId="678B5689" w14:textId="77777777" w:rsidR="00B11855" w:rsidRPr="00621E63" w:rsidRDefault="00B11855" w:rsidP="001F5A5C">
            <w:pPr>
              <w:pStyle w:val="TableEntry"/>
              <w:rPr>
                <w:color w:val="FFFFFF"/>
                <w:sz w:val="16"/>
                <w:szCs w:val="16"/>
              </w:rPr>
            </w:pPr>
          </w:p>
        </w:tc>
        <w:tc>
          <w:tcPr>
            <w:tcW w:w="981" w:type="dxa"/>
            <w:shd w:val="clear" w:color="auto" w:fill="auto"/>
          </w:tcPr>
          <w:p w14:paraId="6783C260" w14:textId="77777777" w:rsidR="00B11855" w:rsidRPr="00621E63" w:rsidRDefault="003D003E" w:rsidP="001F5A5C">
            <w:pPr>
              <w:pStyle w:val="TableEntry"/>
            </w:pPr>
            <w:r w:rsidRPr="00621E63">
              <w:t>Y</w:t>
            </w:r>
          </w:p>
        </w:tc>
        <w:tc>
          <w:tcPr>
            <w:tcW w:w="1206" w:type="dxa"/>
            <w:shd w:val="clear" w:color="auto" w:fill="auto"/>
          </w:tcPr>
          <w:p w14:paraId="44C4B956" w14:textId="0780B747" w:rsidR="00B11855" w:rsidRPr="00621E63" w:rsidRDefault="003D003E" w:rsidP="001F5A5C">
            <w:pPr>
              <w:pStyle w:val="TableEntry"/>
            </w:pPr>
            <w:r w:rsidRPr="00621E63">
              <w:t>Encapsulated and Base64 binary encoded PDF File</w:t>
            </w:r>
          </w:p>
        </w:tc>
      </w:tr>
      <w:tr w:rsidR="00C40FD5" w:rsidRPr="00621E63" w14:paraId="2B6597C4" w14:textId="77777777" w:rsidTr="00CF5627">
        <w:trPr>
          <w:cantSplit/>
          <w:jc w:val="center"/>
        </w:trPr>
        <w:tc>
          <w:tcPr>
            <w:tcW w:w="1377" w:type="dxa"/>
            <w:shd w:val="clear" w:color="auto" w:fill="auto"/>
          </w:tcPr>
          <w:p w14:paraId="085697BC" w14:textId="7003C65A" w:rsidR="00B11855" w:rsidRPr="00621E63" w:rsidRDefault="003D003E" w:rsidP="005E01AF">
            <w:pPr>
              <w:pStyle w:val="TableEntry"/>
            </w:pPr>
            <w:r w:rsidRPr="00621E63">
              <w:t>Observation Result Status</w:t>
            </w:r>
          </w:p>
        </w:tc>
        <w:tc>
          <w:tcPr>
            <w:tcW w:w="783" w:type="dxa"/>
            <w:shd w:val="clear" w:color="auto" w:fill="auto"/>
          </w:tcPr>
          <w:p w14:paraId="7D07BC45" w14:textId="5BDD674D" w:rsidR="00B11855" w:rsidRPr="00621E63" w:rsidRDefault="003D003E" w:rsidP="005E01AF">
            <w:pPr>
              <w:pStyle w:val="TableEntry"/>
            </w:pPr>
            <w:r w:rsidRPr="00621E63">
              <w:t>11</w:t>
            </w:r>
          </w:p>
        </w:tc>
        <w:tc>
          <w:tcPr>
            <w:tcW w:w="828" w:type="dxa"/>
            <w:shd w:val="clear" w:color="auto" w:fill="auto"/>
          </w:tcPr>
          <w:p w14:paraId="2CCE8D04" w14:textId="57D0D182" w:rsidR="00B11855" w:rsidRPr="00621E63" w:rsidRDefault="003D003E" w:rsidP="001F5A5C">
            <w:pPr>
              <w:pStyle w:val="TableEntry"/>
              <w:rPr>
                <w:color w:val="FFFFFF"/>
              </w:rPr>
            </w:pPr>
            <w:r w:rsidRPr="00621E63">
              <w:t>ID</w:t>
            </w:r>
          </w:p>
        </w:tc>
        <w:tc>
          <w:tcPr>
            <w:tcW w:w="720" w:type="dxa"/>
            <w:shd w:val="clear" w:color="auto" w:fill="auto"/>
          </w:tcPr>
          <w:p w14:paraId="0B04A64D" w14:textId="01024E95" w:rsidR="00B11855" w:rsidRPr="00621E63" w:rsidRDefault="003D003E" w:rsidP="00AD69C9">
            <w:pPr>
              <w:pStyle w:val="TableEntry"/>
              <w:rPr>
                <w:color w:val="FFFFFF"/>
              </w:rPr>
            </w:pPr>
            <w:r w:rsidRPr="00621E63">
              <w:t>1</w:t>
            </w:r>
          </w:p>
        </w:tc>
        <w:tc>
          <w:tcPr>
            <w:tcW w:w="752" w:type="dxa"/>
            <w:shd w:val="clear" w:color="auto" w:fill="auto"/>
          </w:tcPr>
          <w:p w14:paraId="4C6C9543" w14:textId="508D6240" w:rsidR="00B11855" w:rsidRPr="00621E63" w:rsidRDefault="003D003E" w:rsidP="00AD69C9">
            <w:pPr>
              <w:pStyle w:val="TableEntry"/>
              <w:rPr>
                <w:color w:val="FFFFFF"/>
              </w:rPr>
            </w:pPr>
            <w:r w:rsidRPr="00621E63">
              <w:t>R</w:t>
            </w:r>
          </w:p>
        </w:tc>
        <w:tc>
          <w:tcPr>
            <w:tcW w:w="868" w:type="dxa"/>
            <w:shd w:val="clear" w:color="auto" w:fill="auto"/>
          </w:tcPr>
          <w:p w14:paraId="7CA71B81" w14:textId="5AFF0CF6" w:rsidR="00B11855" w:rsidRPr="00621E63" w:rsidRDefault="003D003E" w:rsidP="00AD69C9">
            <w:pPr>
              <w:pStyle w:val="TableEntry"/>
              <w:rPr>
                <w:color w:val="FFFFFF"/>
              </w:rPr>
            </w:pPr>
            <w:r w:rsidRPr="00621E63">
              <w:t>False</w:t>
            </w:r>
          </w:p>
        </w:tc>
        <w:tc>
          <w:tcPr>
            <w:tcW w:w="900" w:type="dxa"/>
            <w:shd w:val="clear" w:color="auto" w:fill="auto"/>
          </w:tcPr>
          <w:p w14:paraId="31D720D8" w14:textId="05A12B43" w:rsidR="00B11855" w:rsidRPr="00621E63" w:rsidRDefault="003D003E" w:rsidP="00AD69C9">
            <w:pPr>
              <w:pStyle w:val="TableEntry"/>
              <w:rPr>
                <w:color w:val="FFFFFF"/>
              </w:rPr>
            </w:pPr>
            <w:r w:rsidRPr="00621E63">
              <w:t>1</w:t>
            </w:r>
          </w:p>
        </w:tc>
        <w:tc>
          <w:tcPr>
            <w:tcW w:w="810" w:type="dxa"/>
            <w:shd w:val="clear" w:color="auto" w:fill="auto"/>
          </w:tcPr>
          <w:p w14:paraId="2513D769" w14:textId="1305606A" w:rsidR="00B11855" w:rsidRPr="00621E63" w:rsidRDefault="003D003E" w:rsidP="00AD69C9">
            <w:pPr>
              <w:pStyle w:val="TableEntry"/>
              <w:rPr>
                <w:color w:val="FFFFFF"/>
              </w:rPr>
            </w:pPr>
            <w:r w:rsidRPr="00621E63">
              <w:t>1</w:t>
            </w:r>
          </w:p>
        </w:tc>
        <w:tc>
          <w:tcPr>
            <w:tcW w:w="729" w:type="dxa"/>
            <w:shd w:val="clear" w:color="auto" w:fill="auto"/>
          </w:tcPr>
          <w:p w14:paraId="053BA1ED" w14:textId="50508964" w:rsidR="00B11855" w:rsidRPr="00621E63" w:rsidRDefault="003D003E" w:rsidP="00AD69C9">
            <w:pPr>
              <w:pStyle w:val="TableEntry"/>
              <w:rPr>
                <w:color w:val="FFFFFF"/>
              </w:rPr>
            </w:pPr>
            <w:r w:rsidRPr="00621E63">
              <w:t>0085</w:t>
            </w:r>
          </w:p>
        </w:tc>
        <w:tc>
          <w:tcPr>
            <w:tcW w:w="981" w:type="dxa"/>
            <w:shd w:val="clear" w:color="auto" w:fill="auto"/>
          </w:tcPr>
          <w:p w14:paraId="5BBFBF36" w14:textId="3CB394B9" w:rsidR="00B11855" w:rsidRPr="00621E63" w:rsidRDefault="00B11855" w:rsidP="001F5A5C">
            <w:pPr>
              <w:pStyle w:val="TableEntry"/>
            </w:pPr>
          </w:p>
        </w:tc>
        <w:tc>
          <w:tcPr>
            <w:tcW w:w="1206" w:type="dxa"/>
            <w:shd w:val="clear" w:color="auto" w:fill="auto"/>
          </w:tcPr>
          <w:p w14:paraId="66176AB5" w14:textId="505D5D6A" w:rsidR="00B11855" w:rsidRPr="00621E63" w:rsidRDefault="00B11855" w:rsidP="001F5A5C">
            <w:pPr>
              <w:pStyle w:val="TableEntry"/>
            </w:pPr>
          </w:p>
        </w:tc>
      </w:tr>
      <w:tr w:rsidR="00C40FD5" w:rsidRPr="00621E63" w14:paraId="1AC30F22" w14:textId="77777777" w:rsidTr="00CF5627">
        <w:trPr>
          <w:cantSplit/>
          <w:jc w:val="center"/>
        </w:trPr>
        <w:tc>
          <w:tcPr>
            <w:tcW w:w="1377" w:type="dxa"/>
            <w:shd w:val="clear" w:color="auto" w:fill="auto"/>
          </w:tcPr>
          <w:p w14:paraId="737C1743" w14:textId="28D58E0A" w:rsidR="00B11855" w:rsidRPr="00621E63" w:rsidRDefault="003D003E" w:rsidP="005E01AF">
            <w:pPr>
              <w:pStyle w:val="TableEntry"/>
            </w:pPr>
            <w:r w:rsidRPr="00621E63">
              <w:t>Date/Time of the Observation</w:t>
            </w:r>
          </w:p>
        </w:tc>
        <w:tc>
          <w:tcPr>
            <w:tcW w:w="783" w:type="dxa"/>
            <w:shd w:val="clear" w:color="auto" w:fill="auto"/>
          </w:tcPr>
          <w:p w14:paraId="7A95561B" w14:textId="23B6EA01" w:rsidR="00B11855" w:rsidRPr="00621E63" w:rsidRDefault="003D003E" w:rsidP="00AD69C9">
            <w:pPr>
              <w:pStyle w:val="TableEntry"/>
            </w:pPr>
            <w:r w:rsidRPr="00621E63">
              <w:t>14</w:t>
            </w:r>
          </w:p>
        </w:tc>
        <w:tc>
          <w:tcPr>
            <w:tcW w:w="828" w:type="dxa"/>
            <w:shd w:val="clear" w:color="auto" w:fill="auto"/>
          </w:tcPr>
          <w:p w14:paraId="4E1531E2" w14:textId="3B3BF012" w:rsidR="00B11855" w:rsidRPr="00621E63" w:rsidRDefault="003D003E" w:rsidP="00AD69C9">
            <w:pPr>
              <w:pStyle w:val="TableEntry"/>
              <w:rPr>
                <w:color w:val="FFFFFF"/>
              </w:rPr>
            </w:pPr>
            <w:r w:rsidRPr="00621E63">
              <w:t>TS</w:t>
            </w:r>
          </w:p>
        </w:tc>
        <w:tc>
          <w:tcPr>
            <w:tcW w:w="720" w:type="dxa"/>
            <w:shd w:val="clear" w:color="auto" w:fill="auto"/>
          </w:tcPr>
          <w:p w14:paraId="1E27907B" w14:textId="0575B5DD" w:rsidR="00B11855" w:rsidRPr="00621E63" w:rsidRDefault="003D003E" w:rsidP="00AD69C9">
            <w:pPr>
              <w:pStyle w:val="TableEntry"/>
              <w:rPr>
                <w:color w:val="FFFFFF"/>
              </w:rPr>
            </w:pPr>
            <w:r w:rsidRPr="00621E63">
              <w:t>26</w:t>
            </w:r>
          </w:p>
        </w:tc>
        <w:tc>
          <w:tcPr>
            <w:tcW w:w="752" w:type="dxa"/>
            <w:shd w:val="clear" w:color="auto" w:fill="auto"/>
          </w:tcPr>
          <w:p w14:paraId="6EDE8F4E" w14:textId="0FCE922A" w:rsidR="00B11855" w:rsidRPr="00621E63" w:rsidRDefault="003D003E" w:rsidP="00AD69C9">
            <w:pPr>
              <w:pStyle w:val="TableEntry"/>
              <w:rPr>
                <w:color w:val="FFFFFF"/>
              </w:rPr>
            </w:pPr>
            <w:r w:rsidRPr="00621E63">
              <w:t>RE</w:t>
            </w:r>
          </w:p>
        </w:tc>
        <w:tc>
          <w:tcPr>
            <w:tcW w:w="868" w:type="dxa"/>
            <w:shd w:val="clear" w:color="auto" w:fill="auto"/>
          </w:tcPr>
          <w:p w14:paraId="6B2C8E42" w14:textId="02CA158D" w:rsidR="00B11855" w:rsidRPr="00621E63" w:rsidRDefault="003D003E" w:rsidP="00AD69C9">
            <w:pPr>
              <w:pStyle w:val="TableEntry"/>
              <w:rPr>
                <w:color w:val="FFFFFF"/>
              </w:rPr>
            </w:pPr>
            <w:r w:rsidRPr="00621E63">
              <w:t>False</w:t>
            </w:r>
          </w:p>
        </w:tc>
        <w:tc>
          <w:tcPr>
            <w:tcW w:w="900" w:type="dxa"/>
            <w:shd w:val="clear" w:color="auto" w:fill="auto"/>
          </w:tcPr>
          <w:p w14:paraId="275A5B9C" w14:textId="1DA96FDB" w:rsidR="00B11855" w:rsidRPr="00621E63" w:rsidRDefault="003D003E" w:rsidP="00AD69C9">
            <w:pPr>
              <w:pStyle w:val="TableEntry"/>
              <w:rPr>
                <w:color w:val="FFFFFF"/>
              </w:rPr>
            </w:pPr>
            <w:r w:rsidRPr="00621E63">
              <w:t>0</w:t>
            </w:r>
          </w:p>
        </w:tc>
        <w:tc>
          <w:tcPr>
            <w:tcW w:w="810" w:type="dxa"/>
            <w:shd w:val="clear" w:color="auto" w:fill="auto"/>
          </w:tcPr>
          <w:p w14:paraId="50793D39" w14:textId="0834EFCB" w:rsidR="00B11855" w:rsidRPr="00621E63" w:rsidRDefault="003D003E" w:rsidP="00AD69C9">
            <w:pPr>
              <w:pStyle w:val="TableEntry"/>
              <w:rPr>
                <w:color w:val="FFFFFF"/>
              </w:rPr>
            </w:pPr>
            <w:r w:rsidRPr="00621E63">
              <w:t>1</w:t>
            </w:r>
          </w:p>
        </w:tc>
        <w:tc>
          <w:tcPr>
            <w:tcW w:w="729" w:type="dxa"/>
            <w:shd w:val="clear" w:color="auto" w:fill="auto"/>
          </w:tcPr>
          <w:p w14:paraId="562E8D78" w14:textId="71DFF0F2" w:rsidR="00B11855" w:rsidRPr="00621E63" w:rsidRDefault="00B11855" w:rsidP="001F5A5C">
            <w:pPr>
              <w:pStyle w:val="TableEntry"/>
            </w:pPr>
          </w:p>
        </w:tc>
        <w:tc>
          <w:tcPr>
            <w:tcW w:w="981" w:type="dxa"/>
            <w:shd w:val="clear" w:color="auto" w:fill="auto"/>
          </w:tcPr>
          <w:p w14:paraId="52F625A9" w14:textId="372B6894" w:rsidR="00B11855" w:rsidRPr="00621E63" w:rsidRDefault="00B11855" w:rsidP="001F5A5C">
            <w:pPr>
              <w:pStyle w:val="TableEntry"/>
            </w:pPr>
          </w:p>
        </w:tc>
        <w:tc>
          <w:tcPr>
            <w:tcW w:w="1206" w:type="dxa"/>
            <w:shd w:val="clear" w:color="auto" w:fill="auto"/>
          </w:tcPr>
          <w:p w14:paraId="480FA1E8" w14:textId="1757C890" w:rsidR="00B11855" w:rsidRPr="00621E63" w:rsidRDefault="00B11855" w:rsidP="001F5A5C">
            <w:pPr>
              <w:pStyle w:val="TableEntry"/>
            </w:pPr>
          </w:p>
        </w:tc>
      </w:tr>
      <w:tr w:rsidR="00C40FD5" w:rsidRPr="00621E63" w14:paraId="6AF03F9A" w14:textId="77777777" w:rsidTr="00CF5627">
        <w:trPr>
          <w:cantSplit/>
          <w:jc w:val="center"/>
        </w:trPr>
        <w:tc>
          <w:tcPr>
            <w:tcW w:w="1377" w:type="dxa"/>
            <w:shd w:val="clear" w:color="auto" w:fill="auto"/>
          </w:tcPr>
          <w:p w14:paraId="48285AA0" w14:textId="1DB60B24" w:rsidR="00B11855" w:rsidRPr="00621E63" w:rsidRDefault="003D003E" w:rsidP="00CF5627">
            <w:pPr>
              <w:pStyle w:val="TableEntryItalicindent"/>
            </w:pPr>
            <w:r w:rsidRPr="00621E63">
              <w:t>Time</w:t>
            </w:r>
          </w:p>
        </w:tc>
        <w:tc>
          <w:tcPr>
            <w:tcW w:w="783" w:type="dxa"/>
            <w:shd w:val="clear" w:color="auto" w:fill="auto"/>
          </w:tcPr>
          <w:p w14:paraId="4F298CB5" w14:textId="6BD61AD9" w:rsidR="00B11855" w:rsidRPr="00621E63" w:rsidRDefault="003D003E" w:rsidP="00AD69C9">
            <w:pPr>
              <w:pStyle w:val="TableEntry"/>
              <w:rPr>
                <w:i/>
              </w:rPr>
            </w:pPr>
            <w:r w:rsidRPr="00621E63">
              <w:rPr>
                <w:i/>
              </w:rPr>
              <w:t>1</w:t>
            </w:r>
          </w:p>
        </w:tc>
        <w:tc>
          <w:tcPr>
            <w:tcW w:w="828" w:type="dxa"/>
            <w:shd w:val="clear" w:color="auto" w:fill="auto"/>
          </w:tcPr>
          <w:p w14:paraId="0807DAC4" w14:textId="0FD0EE92" w:rsidR="00B11855" w:rsidRPr="00621E63" w:rsidRDefault="003D003E" w:rsidP="001F5A5C">
            <w:pPr>
              <w:pStyle w:val="TableEntry"/>
              <w:rPr>
                <w:color w:val="FFFFFF"/>
              </w:rPr>
            </w:pPr>
            <w:r w:rsidRPr="00621E63">
              <w:t>DTM</w:t>
            </w:r>
          </w:p>
        </w:tc>
        <w:tc>
          <w:tcPr>
            <w:tcW w:w="720" w:type="dxa"/>
            <w:shd w:val="clear" w:color="auto" w:fill="auto"/>
          </w:tcPr>
          <w:p w14:paraId="306050F8" w14:textId="5D5D14B4" w:rsidR="00B11855" w:rsidRPr="00621E63" w:rsidRDefault="003D003E" w:rsidP="00AD69C9">
            <w:pPr>
              <w:pStyle w:val="TableEntry"/>
              <w:rPr>
                <w:color w:val="FFFFFF"/>
              </w:rPr>
            </w:pPr>
            <w:r w:rsidRPr="00621E63">
              <w:t>24</w:t>
            </w:r>
          </w:p>
        </w:tc>
        <w:tc>
          <w:tcPr>
            <w:tcW w:w="752" w:type="dxa"/>
            <w:shd w:val="clear" w:color="auto" w:fill="auto"/>
          </w:tcPr>
          <w:p w14:paraId="7A0F03AC" w14:textId="56F02A09" w:rsidR="00B11855" w:rsidRPr="00621E63" w:rsidRDefault="003D003E" w:rsidP="00AD69C9">
            <w:pPr>
              <w:pStyle w:val="TableEntry"/>
              <w:rPr>
                <w:color w:val="FFFFFF"/>
              </w:rPr>
            </w:pPr>
            <w:r w:rsidRPr="00621E63">
              <w:t>R</w:t>
            </w:r>
          </w:p>
        </w:tc>
        <w:tc>
          <w:tcPr>
            <w:tcW w:w="868" w:type="dxa"/>
            <w:shd w:val="clear" w:color="auto" w:fill="auto"/>
          </w:tcPr>
          <w:p w14:paraId="2D0CC590" w14:textId="568983A5" w:rsidR="00B11855" w:rsidRPr="00621E63" w:rsidRDefault="00B11855" w:rsidP="001F5A5C">
            <w:pPr>
              <w:pStyle w:val="TableEntry"/>
            </w:pPr>
          </w:p>
        </w:tc>
        <w:tc>
          <w:tcPr>
            <w:tcW w:w="900" w:type="dxa"/>
            <w:shd w:val="clear" w:color="auto" w:fill="auto"/>
          </w:tcPr>
          <w:p w14:paraId="5E03E453" w14:textId="748C2BC0" w:rsidR="00B11855" w:rsidRPr="00621E63" w:rsidRDefault="003D003E" w:rsidP="00AD69C9">
            <w:pPr>
              <w:pStyle w:val="TableEntry"/>
              <w:rPr>
                <w:color w:val="FFFFFF"/>
              </w:rPr>
            </w:pPr>
            <w:r w:rsidRPr="00621E63">
              <w:t>1</w:t>
            </w:r>
          </w:p>
        </w:tc>
        <w:tc>
          <w:tcPr>
            <w:tcW w:w="810" w:type="dxa"/>
            <w:shd w:val="clear" w:color="auto" w:fill="auto"/>
          </w:tcPr>
          <w:p w14:paraId="565B3B23" w14:textId="40776AA6" w:rsidR="00B11855" w:rsidRPr="00621E63" w:rsidRDefault="003D003E" w:rsidP="00AD69C9">
            <w:pPr>
              <w:pStyle w:val="TableEntry"/>
              <w:rPr>
                <w:color w:val="FFFFFF"/>
              </w:rPr>
            </w:pPr>
            <w:r w:rsidRPr="00621E63">
              <w:t>1</w:t>
            </w:r>
          </w:p>
        </w:tc>
        <w:tc>
          <w:tcPr>
            <w:tcW w:w="729" w:type="dxa"/>
            <w:shd w:val="clear" w:color="auto" w:fill="auto"/>
          </w:tcPr>
          <w:p w14:paraId="04F898A4" w14:textId="40432C8F" w:rsidR="00B11855" w:rsidRPr="00621E63" w:rsidRDefault="00B11855" w:rsidP="001F5A5C">
            <w:pPr>
              <w:pStyle w:val="TableEntry"/>
            </w:pPr>
          </w:p>
        </w:tc>
        <w:tc>
          <w:tcPr>
            <w:tcW w:w="981" w:type="dxa"/>
            <w:shd w:val="clear" w:color="auto" w:fill="auto"/>
          </w:tcPr>
          <w:p w14:paraId="500486C5" w14:textId="6C114403" w:rsidR="00B11855" w:rsidRPr="00621E63" w:rsidRDefault="00B11855" w:rsidP="001F5A5C">
            <w:pPr>
              <w:pStyle w:val="TableEntry"/>
            </w:pPr>
          </w:p>
        </w:tc>
        <w:tc>
          <w:tcPr>
            <w:tcW w:w="1206" w:type="dxa"/>
            <w:shd w:val="clear" w:color="auto" w:fill="auto"/>
          </w:tcPr>
          <w:p w14:paraId="58B32070" w14:textId="6D6B0DAA" w:rsidR="00B11855" w:rsidRPr="00621E63" w:rsidRDefault="003D003E" w:rsidP="001F5A5C">
            <w:pPr>
              <w:pStyle w:val="TableEntry"/>
            </w:pPr>
            <w:r w:rsidRPr="00621E63">
              <w:t>20040328134623.1234+0300</w:t>
            </w:r>
          </w:p>
        </w:tc>
      </w:tr>
    </w:tbl>
    <w:p w14:paraId="1DC4EBC3" w14:textId="77777777" w:rsidR="00B11855" w:rsidRPr="00621E63" w:rsidRDefault="003D003E" w:rsidP="00FE5769">
      <w:pPr>
        <w:pStyle w:val="Note"/>
      </w:pPr>
      <w:r w:rsidRPr="00621E63">
        <w:t>Note: Field names are in Roman type, relevant component names within a field are listed underneath in italic type.</w:t>
      </w:r>
    </w:p>
    <w:p w14:paraId="26955236" w14:textId="77777777" w:rsidR="00B11855" w:rsidRPr="00621E63" w:rsidRDefault="00B11855" w:rsidP="00FE5769">
      <w:pPr>
        <w:pStyle w:val="BodyText"/>
      </w:pPr>
    </w:p>
    <w:p w14:paraId="497FA833" w14:textId="77777777" w:rsidR="00B11855" w:rsidRPr="00621E63" w:rsidRDefault="003D003E" w:rsidP="00FE5769">
      <w:pPr>
        <w:pStyle w:val="BodyText"/>
      </w:pPr>
      <w:r w:rsidRPr="00621E63">
        <w:t>OBX-2 If sending an encapsulated PDF the value will be ED. If referencing an external report the value will be RP.</w:t>
      </w:r>
    </w:p>
    <w:p w14:paraId="41648A6A" w14:textId="77777777" w:rsidR="00B11855" w:rsidRPr="00621E63" w:rsidRDefault="003D003E" w:rsidP="00FE5769">
      <w:pPr>
        <w:pStyle w:val="BodyText"/>
        <w:rPr>
          <w:rStyle w:val="ExampleInline"/>
        </w:rPr>
      </w:pPr>
      <w:r w:rsidRPr="00621E63">
        <w:t xml:space="preserve">OBX-3 Value is a report ID from the LOINC coding system, and will be set to </w:t>
      </w:r>
      <w:r w:rsidRPr="00621E63">
        <w:rPr>
          <w:rStyle w:val="ExampleInline"/>
        </w:rPr>
        <w:t xml:space="preserve">18750-0^Cardiac Electrophysiology Report^LN. </w:t>
      </w:r>
    </w:p>
    <w:p w14:paraId="491ECED6" w14:textId="77777777" w:rsidR="00B11855" w:rsidRPr="00621E63" w:rsidRDefault="003D003E" w:rsidP="00FE5769">
      <w:pPr>
        <w:pStyle w:val="BodyText"/>
      </w:pPr>
      <w:r w:rsidRPr="00621E63">
        <w:t>OBX-4 If a value is provided here the embedded PDF will contain data related to a specific episode or EGM being referenced via grouping to other episode related data elements having the same Sub-ID in OBX-4 inside this message.</w:t>
      </w:r>
    </w:p>
    <w:p w14:paraId="3DF1C8C6" w14:textId="77777777" w:rsidR="00B11855" w:rsidRPr="00621E63" w:rsidRDefault="003D003E" w:rsidP="00FE5769">
      <w:pPr>
        <w:pStyle w:val="BodyText"/>
      </w:pPr>
      <w:r w:rsidRPr="00621E63">
        <w:lastRenderedPageBreak/>
        <w:t xml:space="preserve">OBX-5 If referencing an external document the Observation Value will contain a reference pointer to the external document. </w:t>
      </w:r>
    </w:p>
    <w:p w14:paraId="7FB03662" w14:textId="77777777" w:rsidR="00B11855" w:rsidRPr="00621E63" w:rsidRDefault="003D003E" w:rsidP="00FE5769">
      <w:pPr>
        <w:pStyle w:val="BodyText"/>
      </w:pPr>
      <w:r w:rsidRPr="00621E63">
        <w:t>OBX-5.1 If sending an encapsulated PDF the Type of Data component will have the value "Application"</w:t>
      </w:r>
    </w:p>
    <w:p w14:paraId="2623415E" w14:textId="77777777" w:rsidR="00B11855" w:rsidRPr="00621E63" w:rsidRDefault="003D003E" w:rsidP="00FE5769">
      <w:pPr>
        <w:pStyle w:val="BodyText"/>
      </w:pPr>
      <w:r w:rsidRPr="00621E63">
        <w:t xml:space="preserve">OBX-5.2 If sending an encapsulated PDF the Data Subtype component will have the value "PDF". </w:t>
      </w:r>
    </w:p>
    <w:p w14:paraId="318F7F0D" w14:textId="77777777" w:rsidR="00B11855" w:rsidRPr="00621E63" w:rsidRDefault="003D003E" w:rsidP="00FE5769">
      <w:pPr>
        <w:pStyle w:val="BodyText"/>
      </w:pPr>
      <w:r w:rsidRPr="00621E63">
        <w:t>OBX-5.3 Will be empty</w:t>
      </w:r>
    </w:p>
    <w:p w14:paraId="6909EFA2" w14:textId="77777777" w:rsidR="00B11855" w:rsidRPr="00621E63" w:rsidRDefault="003D003E" w:rsidP="00FE5769">
      <w:pPr>
        <w:pStyle w:val="BodyText"/>
      </w:pPr>
      <w:r w:rsidRPr="00621E63">
        <w:t>OBX-5.4 If sending an encapsulated PDF the Encoding component will have the value "Base64".</w:t>
      </w:r>
    </w:p>
    <w:p w14:paraId="3D3B18DB" w14:textId="77777777" w:rsidR="00B11855" w:rsidRPr="00621E63" w:rsidRDefault="003D003E" w:rsidP="00FE5769">
      <w:pPr>
        <w:pStyle w:val="BodyText"/>
      </w:pPr>
      <w:r w:rsidRPr="00621E63">
        <w:t>OBX-5.5 If sending an encapsulated PDF the Data component contains the encapsulated Base64-encoded PDF/A document in accordance with ISO 19005-1.</w:t>
      </w:r>
    </w:p>
    <w:p w14:paraId="1F355ED4" w14:textId="77777777" w:rsidR="00B11855" w:rsidRPr="00621E63" w:rsidRDefault="003D003E" w:rsidP="00FE5769">
      <w:pPr>
        <w:pStyle w:val="Note"/>
      </w:pPr>
      <w:r w:rsidRPr="00621E63">
        <w:t>Notes:</w:t>
      </w:r>
      <w:r w:rsidRPr="00621E63">
        <w:tab/>
        <w:t>1. An actor participating in this transaction must support encapsulated data with a length beyond the nominal 65536 byte limit of the OBX-5.</w:t>
      </w:r>
    </w:p>
    <w:p w14:paraId="5D83B99D" w14:textId="3EF82639" w:rsidR="00B11855" w:rsidRPr="00621E63" w:rsidRDefault="003D003E" w:rsidP="00FE5769">
      <w:pPr>
        <w:pStyle w:val="Note"/>
      </w:pPr>
      <w:r w:rsidRPr="00621E63">
        <w:tab/>
        <w:t xml:space="preserve">2. The base64 encoded stream must not include CR/LF characters, which are forbidden within </w:t>
      </w:r>
      <w:r w:rsidR="006D613E" w:rsidRPr="00621E63">
        <w:t>HL7</w:t>
      </w:r>
      <w:r w:rsidR="00995105" w:rsidRPr="00621E63">
        <w:t xml:space="preserve"> </w:t>
      </w:r>
      <w:r w:rsidRPr="00621E63">
        <w:t>field text streams. Breaking a base64 encoded stream into lines of 76 characters or less is used for email in accordance with RFC822, but is not applicable to encapsulated data in HL7.</w:t>
      </w:r>
      <w:r w:rsidRPr="00621E63">
        <w:br/>
        <w:t>The attached PDF or externally referenced report will contain in its content the device ID, patient ID and name if known, and the dates of the procedure and document.</w:t>
      </w:r>
    </w:p>
    <w:p w14:paraId="2174AAA2" w14:textId="77777777" w:rsidR="00B11855" w:rsidRPr="00621E63" w:rsidRDefault="00B11855" w:rsidP="007F34D4">
      <w:pPr>
        <w:pStyle w:val="BodyText"/>
      </w:pPr>
    </w:p>
    <w:p w14:paraId="13C2C03A" w14:textId="77777777" w:rsidR="00B11855" w:rsidRPr="00621E63" w:rsidRDefault="00855E3C" w:rsidP="00123C7B">
      <w:pPr>
        <w:pStyle w:val="Heading6"/>
        <w:numPr>
          <w:ilvl w:val="0"/>
          <w:numId w:val="0"/>
        </w:numPr>
        <w:rPr>
          <w:noProof w:val="0"/>
        </w:rPr>
      </w:pPr>
      <w:bookmarkStart w:id="2080" w:name="_Toc24650488"/>
      <w:r w:rsidRPr="00621E63">
        <w:rPr>
          <w:noProof w:val="0"/>
        </w:rPr>
        <w:t>3.9.4.1.2.8</w:t>
      </w:r>
      <w:r w:rsidR="00EB6E71" w:rsidRPr="00621E63">
        <w:rPr>
          <w:noProof w:val="0"/>
        </w:rPr>
        <w:t xml:space="preserve"> </w:t>
      </w:r>
      <w:bookmarkStart w:id="2081" w:name="_Toc401769845"/>
      <w:r w:rsidR="003D003E" w:rsidRPr="00621E63">
        <w:rPr>
          <w:noProof w:val="0"/>
        </w:rPr>
        <w:t>NTE Segment – Notes and Comments [Optional]</w:t>
      </w:r>
      <w:bookmarkEnd w:id="2080"/>
      <w:bookmarkEnd w:id="2081"/>
    </w:p>
    <w:p w14:paraId="2BBDF125" w14:textId="77777777" w:rsidR="00B11855" w:rsidRPr="00621E63" w:rsidRDefault="003D003E" w:rsidP="00CF5627">
      <w:pPr>
        <w:pStyle w:val="TableTitle"/>
      </w:pPr>
      <w:r w:rsidRPr="00621E63">
        <w:t>Table 3.9.4.1.2.8</w:t>
      </w:r>
      <w:r w:rsidR="005D79DE" w:rsidRPr="00621E63">
        <w:rPr>
          <w:rFonts w:eastAsia="MS Gothic"/>
        </w:rPr>
        <w:t>-</w:t>
      </w:r>
      <w:r w:rsidR="00E86B15" w:rsidRPr="00621E63">
        <w:t>1</w:t>
      </w:r>
      <w:r w:rsidRPr="00621E63">
        <w:t>: NTE Segment – Notes and Comments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76"/>
        <w:gridCol w:w="783"/>
        <w:gridCol w:w="961"/>
        <w:gridCol w:w="627"/>
        <w:gridCol w:w="811"/>
        <w:gridCol w:w="1072"/>
        <w:gridCol w:w="938"/>
        <w:gridCol w:w="861"/>
        <w:gridCol w:w="883"/>
        <w:gridCol w:w="1038"/>
      </w:tblGrid>
      <w:tr w:rsidR="00C40FD5" w:rsidRPr="00621E63" w14:paraId="5A57583C" w14:textId="77777777" w:rsidTr="00CF5627">
        <w:trPr>
          <w:cantSplit/>
          <w:jc w:val="center"/>
        </w:trPr>
        <w:tc>
          <w:tcPr>
            <w:tcW w:w="0" w:type="auto"/>
            <w:shd w:val="clear" w:color="auto" w:fill="D9D9D9" w:themeFill="background1" w:themeFillShade="D9"/>
          </w:tcPr>
          <w:p w14:paraId="30D8D3C9" w14:textId="77777777" w:rsidR="00C70AE3" w:rsidRPr="00621E63" w:rsidRDefault="00C70AE3" w:rsidP="001F5A5C">
            <w:pPr>
              <w:pStyle w:val="TableEntryHeader"/>
            </w:pPr>
            <w:r w:rsidRPr="00621E63">
              <w:t>ELEMENT NAME</w:t>
            </w:r>
          </w:p>
        </w:tc>
        <w:tc>
          <w:tcPr>
            <w:tcW w:w="0" w:type="auto"/>
            <w:shd w:val="clear" w:color="auto" w:fill="D9D9D9" w:themeFill="background1" w:themeFillShade="D9"/>
          </w:tcPr>
          <w:p w14:paraId="09419A78" w14:textId="77777777" w:rsidR="00C70AE3" w:rsidRPr="00621E63" w:rsidRDefault="00C70AE3" w:rsidP="001F5A5C">
            <w:pPr>
              <w:pStyle w:val="TableEntryHeader"/>
            </w:pPr>
            <w:r w:rsidRPr="00621E63">
              <w:t>SEQ</w:t>
            </w:r>
          </w:p>
        </w:tc>
        <w:tc>
          <w:tcPr>
            <w:tcW w:w="0" w:type="auto"/>
            <w:shd w:val="clear" w:color="auto" w:fill="D9D9D9" w:themeFill="background1" w:themeFillShade="D9"/>
          </w:tcPr>
          <w:p w14:paraId="34CF95E8" w14:textId="77777777" w:rsidR="00C70AE3" w:rsidRPr="00621E63" w:rsidRDefault="00C70AE3" w:rsidP="001F5A5C">
            <w:pPr>
              <w:pStyle w:val="TableEntryHeader"/>
            </w:pPr>
            <w:r w:rsidRPr="00621E63">
              <w:t>COMP</w:t>
            </w:r>
          </w:p>
        </w:tc>
        <w:tc>
          <w:tcPr>
            <w:tcW w:w="0" w:type="auto"/>
            <w:shd w:val="clear" w:color="auto" w:fill="D9D9D9" w:themeFill="background1" w:themeFillShade="D9"/>
          </w:tcPr>
          <w:p w14:paraId="1AB6B47C" w14:textId="77777777" w:rsidR="00C70AE3" w:rsidRPr="00621E63" w:rsidRDefault="00C70AE3" w:rsidP="001F5A5C">
            <w:pPr>
              <w:pStyle w:val="TableEntryHeader"/>
            </w:pPr>
            <w:r w:rsidRPr="00621E63">
              <w:t>DT</w:t>
            </w:r>
          </w:p>
        </w:tc>
        <w:tc>
          <w:tcPr>
            <w:tcW w:w="0" w:type="auto"/>
            <w:shd w:val="clear" w:color="auto" w:fill="D9D9D9" w:themeFill="background1" w:themeFillShade="D9"/>
          </w:tcPr>
          <w:p w14:paraId="6E36AC4C" w14:textId="77777777" w:rsidR="00C70AE3" w:rsidRPr="00621E63" w:rsidRDefault="00C70AE3" w:rsidP="001F5A5C">
            <w:pPr>
              <w:pStyle w:val="TableEntryHeader"/>
            </w:pPr>
            <w:r w:rsidRPr="00621E63">
              <w:t>LEN</w:t>
            </w:r>
          </w:p>
        </w:tc>
        <w:tc>
          <w:tcPr>
            <w:tcW w:w="0" w:type="auto"/>
            <w:shd w:val="clear" w:color="auto" w:fill="D9D9D9" w:themeFill="background1" w:themeFillShade="D9"/>
          </w:tcPr>
          <w:p w14:paraId="427CC2BD" w14:textId="77777777" w:rsidR="00C70AE3" w:rsidRPr="00621E63" w:rsidRDefault="00C70AE3" w:rsidP="001F5A5C">
            <w:pPr>
              <w:pStyle w:val="TableEntryHeader"/>
            </w:pPr>
            <w:r w:rsidRPr="00621E63">
              <w:t>USAGE</w:t>
            </w:r>
          </w:p>
        </w:tc>
        <w:tc>
          <w:tcPr>
            <w:tcW w:w="0" w:type="auto"/>
            <w:shd w:val="clear" w:color="auto" w:fill="D9D9D9" w:themeFill="background1" w:themeFillShade="D9"/>
          </w:tcPr>
          <w:p w14:paraId="4747B27D" w14:textId="77777777" w:rsidR="00C70AE3" w:rsidRPr="00621E63" w:rsidRDefault="00C70AE3" w:rsidP="001F5A5C">
            <w:pPr>
              <w:pStyle w:val="TableEntryHeader"/>
            </w:pPr>
            <w:r w:rsidRPr="00621E63">
              <w:t>CARD</w:t>
            </w:r>
          </w:p>
        </w:tc>
        <w:tc>
          <w:tcPr>
            <w:tcW w:w="0" w:type="auto"/>
            <w:shd w:val="clear" w:color="auto" w:fill="D9D9D9" w:themeFill="background1" w:themeFillShade="D9"/>
          </w:tcPr>
          <w:p w14:paraId="2497397B" w14:textId="77777777" w:rsidR="00C70AE3" w:rsidRPr="00621E63" w:rsidRDefault="00C70AE3" w:rsidP="001F5A5C">
            <w:pPr>
              <w:pStyle w:val="TableEntryHeader"/>
            </w:pPr>
            <w:r w:rsidRPr="00621E63">
              <w:t>TBL#</w:t>
            </w:r>
          </w:p>
        </w:tc>
        <w:tc>
          <w:tcPr>
            <w:tcW w:w="0" w:type="auto"/>
            <w:shd w:val="clear" w:color="auto" w:fill="D9D9D9" w:themeFill="background1" w:themeFillShade="D9"/>
          </w:tcPr>
          <w:p w14:paraId="5884F5E1" w14:textId="77777777" w:rsidR="00C70AE3" w:rsidRPr="00621E63" w:rsidRDefault="00C70AE3" w:rsidP="001F5A5C">
            <w:pPr>
              <w:pStyle w:val="TableEntryHeader"/>
            </w:pPr>
            <w:r w:rsidRPr="00621E63">
              <w:t>Fixed</w:t>
            </w:r>
          </w:p>
        </w:tc>
        <w:tc>
          <w:tcPr>
            <w:tcW w:w="0" w:type="auto"/>
            <w:shd w:val="clear" w:color="auto" w:fill="D9D9D9" w:themeFill="background1" w:themeFillShade="D9"/>
          </w:tcPr>
          <w:p w14:paraId="7FD99C8A" w14:textId="77777777" w:rsidR="00C70AE3" w:rsidRPr="00621E63" w:rsidRDefault="00C70AE3" w:rsidP="001F5A5C">
            <w:pPr>
              <w:pStyle w:val="TableEntryHeader"/>
            </w:pPr>
            <w:r w:rsidRPr="00621E63">
              <w:t>Ex. Values</w:t>
            </w:r>
          </w:p>
        </w:tc>
      </w:tr>
      <w:tr w:rsidR="00C40FD5" w:rsidRPr="00621E63" w14:paraId="10BBDA93" w14:textId="77777777" w:rsidTr="00B627FB">
        <w:trPr>
          <w:cantSplit/>
          <w:jc w:val="center"/>
        </w:trPr>
        <w:tc>
          <w:tcPr>
            <w:tcW w:w="0" w:type="auto"/>
            <w:shd w:val="clear" w:color="auto" w:fill="auto"/>
          </w:tcPr>
          <w:p w14:paraId="63E0EA9C" w14:textId="50DF2F19" w:rsidR="00C70AE3" w:rsidRPr="00621E63" w:rsidRDefault="00C70AE3" w:rsidP="001F5A5C">
            <w:pPr>
              <w:pStyle w:val="TableEntry"/>
            </w:pPr>
            <w:r w:rsidRPr="00621E63">
              <w:t>Set ID  - NTE</w:t>
            </w:r>
          </w:p>
        </w:tc>
        <w:tc>
          <w:tcPr>
            <w:tcW w:w="0" w:type="auto"/>
            <w:shd w:val="clear" w:color="auto" w:fill="auto"/>
          </w:tcPr>
          <w:p w14:paraId="46954354" w14:textId="1D1EBC7C" w:rsidR="00C70AE3" w:rsidRPr="00621E63" w:rsidRDefault="00C70AE3" w:rsidP="001F5A5C">
            <w:pPr>
              <w:pStyle w:val="TableEntry"/>
            </w:pPr>
            <w:r w:rsidRPr="00621E63">
              <w:t>1</w:t>
            </w:r>
          </w:p>
        </w:tc>
        <w:tc>
          <w:tcPr>
            <w:tcW w:w="0" w:type="auto"/>
            <w:shd w:val="clear" w:color="auto" w:fill="auto"/>
          </w:tcPr>
          <w:p w14:paraId="6744D37E" w14:textId="3F3191D3" w:rsidR="00C70AE3" w:rsidRPr="00621E63" w:rsidRDefault="00C70AE3" w:rsidP="001F5A5C">
            <w:pPr>
              <w:pStyle w:val="TableEntry"/>
            </w:pPr>
          </w:p>
        </w:tc>
        <w:tc>
          <w:tcPr>
            <w:tcW w:w="0" w:type="auto"/>
            <w:shd w:val="clear" w:color="auto" w:fill="auto"/>
          </w:tcPr>
          <w:p w14:paraId="56726AC7" w14:textId="7A7C3405" w:rsidR="00C70AE3" w:rsidRPr="00621E63" w:rsidRDefault="00C70AE3" w:rsidP="00EF1957">
            <w:pPr>
              <w:pStyle w:val="TableEntry"/>
            </w:pPr>
            <w:r w:rsidRPr="00621E63">
              <w:t>SI</w:t>
            </w:r>
          </w:p>
        </w:tc>
        <w:tc>
          <w:tcPr>
            <w:tcW w:w="0" w:type="auto"/>
            <w:shd w:val="clear" w:color="auto" w:fill="auto"/>
          </w:tcPr>
          <w:p w14:paraId="7E77449B" w14:textId="09E48AFF" w:rsidR="00C70AE3" w:rsidRPr="00621E63" w:rsidRDefault="00C70AE3" w:rsidP="001F5A5C">
            <w:pPr>
              <w:pStyle w:val="TableEntry"/>
            </w:pPr>
            <w:r w:rsidRPr="00621E63">
              <w:t>4</w:t>
            </w:r>
          </w:p>
        </w:tc>
        <w:tc>
          <w:tcPr>
            <w:tcW w:w="0" w:type="auto"/>
            <w:shd w:val="clear" w:color="auto" w:fill="auto"/>
          </w:tcPr>
          <w:p w14:paraId="408FF93A" w14:textId="1FB510C3" w:rsidR="00C70AE3" w:rsidRPr="00621E63" w:rsidRDefault="00C70AE3" w:rsidP="001F5A5C">
            <w:pPr>
              <w:pStyle w:val="TableEntry"/>
            </w:pPr>
            <w:r w:rsidRPr="00621E63">
              <w:t>O</w:t>
            </w:r>
          </w:p>
        </w:tc>
        <w:tc>
          <w:tcPr>
            <w:tcW w:w="0" w:type="auto"/>
            <w:shd w:val="clear" w:color="auto" w:fill="auto"/>
          </w:tcPr>
          <w:p w14:paraId="6E58F6EA" w14:textId="0050BE31" w:rsidR="00C70AE3" w:rsidRPr="00621E63" w:rsidRDefault="00C70AE3" w:rsidP="001F5A5C">
            <w:pPr>
              <w:pStyle w:val="TableEntry"/>
            </w:pPr>
            <w:r w:rsidRPr="00621E63">
              <w:t>[</w:t>
            </w:r>
            <w:r w:rsidR="00E86B15" w:rsidRPr="00621E63">
              <w:t>0</w:t>
            </w:r>
            <w:r w:rsidRPr="00621E63">
              <w:t>..1]</w:t>
            </w:r>
          </w:p>
        </w:tc>
        <w:tc>
          <w:tcPr>
            <w:tcW w:w="0" w:type="auto"/>
            <w:shd w:val="clear" w:color="auto" w:fill="auto"/>
          </w:tcPr>
          <w:p w14:paraId="66056ED5" w14:textId="77777777" w:rsidR="00C70AE3" w:rsidRPr="00621E63" w:rsidRDefault="00C70AE3" w:rsidP="001F5A5C">
            <w:pPr>
              <w:pStyle w:val="TableEntry"/>
            </w:pPr>
          </w:p>
        </w:tc>
        <w:tc>
          <w:tcPr>
            <w:tcW w:w="0" w:type="auto"/>
            <w:shd w:val="clear" w:color="auto" w:fill="auto"/>
          </w:tcPr>
          <w:p w14:paraId="7979DD15" w14:textId="77777777" w:rsidR="00C70AE3" w:rsidRPr="00621E63" w:rsidRDefault="00C70AE3" w:rsidP="001F5A5C">
            <w:pPr>
              <w:pStyle w:val="TableEntry"/>
            </w:pPr>
          </w:p>
        </w:tc>
        <w:tc>
          <w:tcPr>
            <w:tcW w:w="0" w:type="auto"/>
            <w:shd w:val="clear" w:color="auto" w:fill="auto"/>
          </w:tcPr>
          <w:p w14:paraId="53236A8F" w14:textId="349D1DDE" w:rsidR="00C70AE3" w:rsidRPr="00621E63" w:rsidRDefault="00C70AE3" w:rsidP="001F5A5C">
            <w:pPr>
              <w:pStyle w:val="TableEntry"/>
            </w:pPr>
            <w:r w:rsidRPr="00621E63">
              <w:t>1</w:t>
            </w:r>
          </w:p>
        </w:tc>
      </w:tr>
      <w:tr w:rsidR="00C40FD5" w:rsidRPr="00621E63" w14:paraId="2A4F829E" w14:textId="77777777" w:rsidTr="00B627FB">
        <w:trPr>
          <w:cantSplit/>
          <w:jc w:val="center"/>
        </w:trPr>
        <w:tc>
          <w:tcPr>
            <w:tcW w:w="0" w:type="auto"/>
            <w:shd w:val="clear" w:color="auto" w:fill="auto"/>
          </w:tcPr>
          <w:p w14:paraId="11BCFF17" w14:textId="0A8F8CBE" w:rsidR="00C70AE3" w:rsidRPr="00621E63" w:rsidRDefault="00C70AE3" w:rsidP="001F5A5C">
            <w:pPr>
              <w:pStyle w:val="TableEntry"/>
            </w:pPr>
            <w:r w:rsidRPr="00621E63">
              <w:t>Source of comment</w:t>
            </w:r>
          </w:p>
        </w:tc>
        <w:tc>
          <w:tcPr>
            <w:tcW w:w="0" w:type="auto"/>
            <w:shd w:val="clear" w:color="auto" w:fill="auto"/>
          </w:tcPr>
          <w:p w14:paraId="1A92C5FD" w14:textId="507F9338" w:rsidR="00C70AE3" w:rsidRPr="00621E63" w:rsidRDefault="00C70AE3" w:rsidP="00EF1957">
            <w:pPr>
              <w:pStyle w:val="TableEntry"/>
            </w:pPr>
            <w:r w:rsidRPr="00621E63">
              <w:t>2</w:t>
            </w:r>
          </w:p>
        </w:tc>
        <w:tc>
          <w:tcPr>
            <w:tcW w:w="0" w:type="auto"/>
            <w:shd w:val="clear" w:color="auto" w:fill="auto"/>
          </w:tcPr>
          <w:p w14:paraId="0BC229F8" w14:textId="493FBBA9" w:rsidR="00C70AE3" w:rsidRPr="00621E63" w:rsidRDefault="00C70AE3" w:rsidP="001F5A5C">
            <w:pPr>
              <w:pStyle w:val="TableEntry"/>
            </w:pPr>
          </w:p>
        </w:tc>
        <w:tc>
          <w:tcPr>
            <w:tcW w:w="0" w:type="auto"/>
            <w:shd w:val="clear" w:color="auto" w:fill="auto"/>
          </w:tcPr>
          <w:p w14:paraId="32D0C545" w14:textId="395608FA" w:rsidR="00C70AE3" w:rsidRPr="00621E63" w:rsidRDefault="00C70AE3" w:rsidP="00EF1957">
            <w:pPr>
              <w:pStyle w:val="TableEntry"/>
            </w:pPr>
            <w:r w:rsidRPr="00621E63">
              <w:t>CX</w:t>
            </w:r>
          </w:p>
        </w:tc>
        <w:tc>
          <w:tcPr>
            <w:tcW w:w="0" w:type="auto"/>
            <w:shd w:val="clear" w:color="auto" w:fill="auto"/>
          </w:tcPr>
          <w:p w14:paraId="0E2CA80F" w14:textId="34A32A59" w:rsidR="00C70AE3" w:rsidRPr="00621E63" w:rsidRDefault="00C70AE3" w:rsidP="001F5A5C">
            <w:pPr>
              <w:pStyle w:val="TableEntry"/>
            </w:pPr>
            <w:r w:rsidRPr="00621E63">
              <w:t xml:space="preserve">20 </w:t>
            </w:r>
          </w:p>
        </w:tc>
        <w:tc>
          <w:tcPr>
            <w:tcW w:w="0" w:type="auto"/>
            <w:shd w:val="clear" w:color="auto" w:fill="auto"/>
          </w:tcPr>
          <w:p w14:paraId="6237FF92" w14:textId="729C75C4" w:rsidR="00C70AE3" w:rsidRPr="00621E63" w:rsidRDefault="00C70AE3" w:rsidP="001F5A5C">
            <w:pPr>
              <w:pStyle w:val="TableEntry"/>
            </w:pPr>
            <w:r w:rsidRPr="00621E63">
              <w:t xml:space="preserve">O </w:t>
            </w:r>
          </w:p>
        </w:tc>
        <w:tc>
          <w:tcPr>
            <w:tcW w:w="0" w:type="auto"/>
            <w:shd w:val="clear" w:color="auto" w:fill="auto"/>
          </w:tcPr>
          <w:p w14:paraId="19545FC1" w14:textId="775ECD72" w:rsidR="00C70AE3" w:rsidRPr="00621E63" w:rsidRDefault="00C70AE3" w:rsidP="001F5A5C">
            <w:pPr>
              <w:pStyle w:val="TableEntry"/>
            </w:pPr>
            <w:r w:rsidRPr="00621E63">
              <w:t>[</w:t>
            </w:r>
            <w:r w:rsidR="00E86B15" w:rsidRPr="00621E63">
              <w:t>0</w:t>
            </w:r>
            <w:r w:rsidRPr="00621E63">
              <w:t>..1]</w:t>
            </w:r>
          </w:p>
        </w:tc>
        <w:tc>
          <w:tcPr>
            <w:tcW w:w="0" w:type="auto"/>
            <w:shd w:val="clear" w:color="auto" w:fill="auto"/>
          </w:tcPr>
          <w:p w14:paraId="54EA2F2D" w14:textId="77777777" w:rsidR="00C70AE3" w:rsidRPr="00621E63" w:rsidRDefault="00C70AE3" w:rsidP="001F5A5C">
            <w:pPr>
              <w:pStyle w:val="TableEntry"/>
            </w:pPr>
          </w:p>
        </w:tc>
        <w:tc>
          <w:tcPr>
            <w:tcW w:w="0" w:type="auto"/>
            <w:shd w:val="clear" w:color="auto" w:fill="auto"/>
          </w:tcPr>
          <w:p w14:paraId="3720B6CD" w14:textId="77777777" w:rsidR="00C70AE3" w:rsidRPr="00621E63" w:rsidRDefault="00C70AE3" w:rsidP="001F5A5C">
            <w:pPr>
              <w:pStyle w:val="TableEntry"/>
            </w:pPr>
            <w:r w:rsidRPr="00621E63">
              <w:t>Y</w:t>
            </w:r>
          </w:p>
        </w:tc>
        <w:tc>
          <w:tcPr>
            <w:tcW w:w="0" w:type="auto"/>
            <w:shd w:val="clear" w:color="auto" w:fill="auto"/>
          </w:tcPr>
          <w:p w14:paraId="7D11AE0F" w14:textId="0AFC8853" w:rsidR="00C70AE3" w:rsidRPr="00621E63" w:rsidRDefault="00C70AE3" w:rsidP="001F5A5C">
            <w:pPr>
              <w:pStyle w:val="TableEntry"/>
            </w:pPr>
            <w:r w:rsidRPr="00621E63">
              <w:t xml:space="preserve">L </w:t>
            </w:r>
          </w:p>
        </w:tc>
      </w:tr>
      <w:tr w:rsidR="00C40FD5" w:rsidRPr="00621E63" w14:paraId="2530FD60" w14:textId="77777777" w:rsidTr="00B627FB">
        <w:trPr>
          <w:cantSplit/>
          <w:jc w:val="center"/>
        </w:trPr>
        <w:tc>
          <w:tcPr>
            <w:tcW w:w="0" w:type="auto"/>
            <w:shd w:val="clear" w:color="auto" w:fill="auto"/>
          </w:tcPr>
          <w:p w14:paraId="4752A2F7" w14:textId="1506A003" w:rsidR="00C70AE3" w:rsidRPr="00621E63" w:rsidRDefault="00C70AE3" w:rsidP="001F5A5C">
            <w:pPr>
              <w:pStyle w:val="TableEntry"/>
            </w:pPr>
            <w:r w:rsidRPr="00621E63">
              <w:t>Comment</w:t>
            </w:r>
          </w:p>
        </w:tc>
        <w:tc>
          <w:tcPr>
            <w:tcW w:w="0" w:type="auto"/>
            <w:shd w:val="clear" w:color="auto" w:fill="auto"/>
          </w:tcPr>
          <w:p w14:paraId="4842C714" w14:textId="3A354DFC" w:rsidR="00C70AE3" w:rsidRPr="00621E63" w:rsidRDefault="00C70AE3" w:rsidP="001F5A5C">
            <w:pPr>
              <w:pStyle w:val="TableEntry"/>
            </w:pPr>
            <w:r w:rsidRPr="00621E63">
              <w:t>3</w:t>
            </w:r>
          </w:p>
        </w:tc>
        <w:tc>
          <w:tcPr>
            <w:tcW w:w="0" w:type="auto"/>
            <w:shd w:val="clear" w:color="auto" w:fill="auto"/>
          </w:tcPr>
          <w:p w14:paraId="44DC32F1" w14:textId="77777777" w:rsidR="00C70AE3" w:rsidRPr="00621E63" w:rsidRDefault="00C70AE3" w:rsidP="001F5A5C">
            <w:pPr>
              <w:pStyle w:val="TableEntry"/>
            </w:pPr>
          </w:p>
        </w:tc>
        <w:tc>
          <w:tcPr>
            <w:tcW w:w="0" w:type="auto"/>
            <w:shd w:val="clear" w:color="auto" w:fill="auto"/>
          </w:tcPr>
          <w:p w14:paraId="4E9B17E0" w14:textId="7F2BF4E5" w:rsidR="00C70AE3" w:rsidRPr="00621E63" w:rsidRDefault="00C70AE3" w:rsidP="00EF1957">
            <w:pPr>
              <w:pStyle w:val="TableEntry"/>
            </w:pPr>
            <w:r w:rsidRPr="00621E63">
              <w:t>FT</w:t>
            </w:r>
          </w:p>
        </w:tc>
        <w:tc>
          <w:tcPr>
            <w:tcW w:w="0" w:type="auto"/>
            <w:shd w:val="clear" w:color="auto" w:fill="auto"/>
          </w:tcPr>
          <w:p w14:paraId="2EEFBB6D" w14:textId="545EE881" w:rsidR="00C70AE3" w:rsidRPr="00621E63" w:rsidRDefault="00C70AE3" w:rsidP="001F5A5C">
            <w:pPr>
              <w:pStyle w:val="TableEntry"/>
            </w:pPr>
            <w:r w:rsidRPr="00621E63">
              <w:t>65536</w:t>
            </w:r>
          </w:p>
        </w:tc>
        <w:tc>
          <w:tcPr>
            <w:tcW w:w="0" w:type="auto"/>
            <w:shd w:val="clear" w:color="auto" w:fill="auto"/>
          </w:tcPr>
          <w:p w14:paraId="3DF61047" w14:textId="279D84DA" w:rsidR="00C70AE3" w:rsidRPr="00621E63" w:rsidRDefault="00C70AE3" w:rsidP="00EF1957">
            <w:pPr>
              <w:pStyle w:val="TableEntry"/>
            </w:pPr>
            <w:r w:rsidRPr="00621E63">
              <w:t>O</w:t>
            </w:r>
          </w:p>
        </w:tc>
        <w:tc>
          <w:tcPr>
            <w:tcW w:w="0" w:type="auto"/>
            <w:shd w:val="clear" w:color="auto" w:fill="auto"/>
          </w:tcPr>
          <w:p w14:paraId="23DB38CE" w14:textId="60FE7596" w:rsidR="00C70AE3" w:rsidRPr="00621E63" w:rsidRDefault="00C70AE3" w:rsidP="001F5A5C">
            <w:pPr>
              <w:pStyle w:val="TableEntry"/>
            </w:pPr>
            <w:r w:rsidRPr="00621E63">
              <w:t>[</w:t>
            </w:r>
            <w:r w:rsidR="00E86B15" w:rsidRPr="00621E63">
              <w:t>0</w:t>
            </w:r>
            <w:r w:rsidRPr="00621E63">
              <w:t>..*]</w:t>
            </w:r>
          </w:p>
        </w:tc>
        <w:tc>
          <w:tcPr>
            <w:tcW w:w="0" w:type="auto"/>
            <w:shd w:val="clear" w:color="auto" w:fill="auto"/>
          </w:tcPr>
          <w:p w14:paraId="2C1EF57A" w14:textId="77777777" w:rsidR="00C70AE3" w:rsidRPr="00621E63" w:rsidRDefault="00C70AE3" w:rsidP="001F5A5C">
            <w:pPr>
              <w:pStyle w:val="TableEntry"/>
            </w:pPr>
          </w:p>
        </w:tc>
        <w:tc>
          <w:tcPr>
            <w:tcW w:w="0" w:type="auto"/>
            <w:shd w:val="clear" w:color="auto" w:fill="auto"/>
          </w:tcPr>
          <w:p w14:paraId="3ABC1D77" w14:textId="77777777" w:rsidR="00C70AE3" w:rsidRPr="00621E63" w:rsidRDefault="00C70AE3" w:rsidP="001F5A5C">
            <w:pPr>
              <w:pStyle w:val="TableEntry"/>
            </w:pPr>
          </w:p>
        </w:tc>
        <w:tc>
          <w:tcPr>
            <w:tcW w:w="0" w:type="auto"/>
            <w:shd w:val="clear" w:color="auto" w:fill="auto"/>
          </w:tcPr>
          <w:p w14:paraId="5DC33765" w14:textId="1CF1E5E5" w:rsidR="00C70AE3" w:rsidRPr="00621E63" w:rsidRDefault="00C70AE3" w:rsidP="001F5A5C">
            <w:pPr>
              <w:pStyle w:val="TableEntry"/>
            </w:pPr>
          </w:p>
        </w:tc>
      </w:tr>
    </w:tbl>
    <w:p w14:paraId="637523FD" w14:textId="77777777" w:rsidR="00B11855" w:rsidRPr="00621E63" w:rsidRDefault="00B11855" w:rsidP="00C70AE3">
      <w:pPr>
        <w:pStyle w:val="BodyText"/>
      </w:pPr>
    </w:p>
    <w:p w14:paraId="1FF29221" w14:textId="77777777" w:rsidR="00B11855" w:rsidRPr="00621E63" w:rsidRDefault="003D003E" w:rsidP="00C70AE3">
      <w:pPr>
        <w:pStyle w:val="BodyText"/>
      </w:pPr>
      <w:r w:rsidRPr="00621E63">
        <w:t>NTE-3 Comments – Contains any notes, comments needed that are not included as part of an observation.</w:t>
      </w:r>
    </w:p>
    <w:p w14:paraId="37DCC113" w14:textId="77777777" w:rsidR="00B11855" w:rsidRPr="00621E63" w:rsidRDefault="00A9614E" w:rsidP="00123C7B">
      <w:pPr>
        <w:pStyle w:val="Heading5"/>
        <w:numPr>
          <w:ilvl w:val="0"/>
          <w:numId w:val="0"/>
        </w:numPr>
        <w:rPr>
          <w:noProof w:val="0"/>
        </w:rPr>
      </w:pPr>
      <w:bookmarkStart w:id="2082" w:name="_Toc24650489"/>
      <w:r w:rsidRPr="00621E63">
        <w:rPr>
          <w:noProof w:val="0"/>
        </w:rPr>
        <w:t>3.9.4.1.3 Expected Actions</w:t>
      </w:r>
      <w:bookmarkEnd w:id="2082"/>
    </w:p>
    <w:p w14:paraId="2AE7BB83" w14:textId="77777777" w:rsidR="00B11855" w:rsidRPr="00621E63" w:rsidRDefault="00855E3C" w:rsidP="00123C7B">
      <w:pPr>
        <w:pStyle w:val="Heading6"/>
        <w:numPr>
          <w:ilvl w:val="0"/>
          <w:numId w:val="0"/>
        </w:numPr>
        <w:rPr>
          <w:noProof w:val="0"/>
        </w:rPr>
      </w:pPr>
      <w:bookmarkStart w:id="2083" w:name="_Toc24650490"/>
      <w:r w:rsidRPr="00621E63">
        <w:rPr>
          <w:noProof w:val="0"/>
        </w:rPr>
        <w:t>3</w:t>
      </w:r>
      <w:r w:rsidR="00A9614E" w:rsidRPr="00621E63">
        <w:rPr>
          <w:noProof w:val="0"/>
        </w:rPr>
        <w:t>.9.4.1.3.1</w:t>
      </w:r>
      <w:r w:rsidR="00EB6E71" w:rsidRPr="00621E63">
        <w:rPr>
          <w:noProof w:val="0"/>
        </w:rPr>
        <w:t xml:space="preserve"> </w:t>
      </w:r>
      <w:bookmarkStart w:id="2084" w:name="_Toc401769847"/>
      <w:r w:rsidR="003D003E" w:rsidRPr="00621E63">
        <w:rPr>
          <w:noProof w:val="0"/>
        </w:rPr>
        <w:t>Implantable Device – Cardiac – Consumer</w:t>
      </w:r>
      <w:bookmarkEnd w:id="2083"/>
      <w:bookmarkEnd w:id="2084"/>
    </w:p>
    <w:p w14:paraId="1711609E" w14:textId="4A06A67B" w:rsidR="00B11855" w:rsidRPr="00621E63" w:rsidRDefault="003D003E" w:rsidP="00C70AE3">
      <w:pPr>
        <w:pStyle w:val="BodyText"/>
      </w:pPr>
      <w:r w:rsidRPr="00621E63">
        <w:t xml:space="preserve">The Implantable Device – Cardiac – Consumer will return the standard </w:t>
      </w:r>
      <w:r w:rsidR="006D613E" w:rsidRPr="00621E63">
        <w:t>HL7</w:t>
      </w:r>
      <w:r w:rsidR="00995105" w:rsidRPr="00621E63">
        <w:t xml:space="preserve"> </w:t>
      </w:r>
      <w:r w:rsidRPr="00621E63">
        <w:t>acknowledgement message to the Device Observation Creator.</w:t>
      </w:r>
    </w:p>
    <w:p w14:paraId="10B44094" w14:textId="77777777" w:rsidR="00B11855" w:rsidRPr="00621E63" w:rsidRDefault="003D003E" w:rsidP="00123C7B">
      <w:pPr>
        <w:pStyle w:val="Heading3"/>
        <w:rPr>
          <w:noProof w:val="0"/>
        </w:rPr>
      </w:pPr>
      <w:bookmarkStart w:id="2085" w:name="_Toc401769352"/>
      <w:bookmarkStart w:id="2086" w:name="_Toc401769848"/>
      <w:bookmarkStart w:id="2087" w:name="_Toc24650491"/>
      <w:r w:rsidRPr="00621E63">
        <w:rPr>
          <w:noProof w:val="0"/>
        </w:rPr>
        <w:lastRenderedPageBreak/>
        <w:t>Security Considerations</w:t>
      </w:r>
      <w:bookmarkEnd w:id="2085"/>
      <w:bookmarkEnd w:id="2086"/>
      <w:bookmarkEnd w:id="2087"/>
    </w:p>
    <w:p w14:paraId="6E1E2390" w14:textId="04B1949F" w:rsidR="00B11855" w:rsidRPr="00621E63" w:rsidRDefault="003D003E" w:rsidP="00C70AE3">
      <w:pPr>
        <w:pStyle w:val="BodyText"/>
      </w:pPr>
      <w:r w:rsidRPr="00621E63">
        <w:t>This profile does not require the use of ATNA. There are several implementation models for this profile that do not require transmission of data over public networks including intra-institutional, VPN, etc. However, when public networks are used, ATNA is one option for secure transport over those networks. It is recommended that the Implantable Device – Cardiac – Reporter be grouped with the Secure Node of the ATNA Profile to secure communications for remote follow-ups if data is sent across an un-trusted network.</w:t>
      </w:r>
    </w:p>
    <w:p w14:paraId="07DD34D3" w14:textId="7BCE10B8" w:rsidR="008630D6" w:rsidRPr="00621E63" w:rsidRDefault="008630D6" w:rsidP="008630D6">
      <w:pPr>
        <w:pStyle w:val="Heading2"/>
        <w:numPr>
          <w:ilvl w:val="0"/>
          <w:numId w:val="0"/>
        </w:numPr>
        <w:rPr>
          <w:noProof w:val="0"/>
        </w:rPr>
      </w:pPr>
      <w:bookmarkStart w:id="2088" w:name="_Toc371555173"/>
      <w:bookmarkStart w:id="2089" w:name="_Toc436215465"/>
      <w:bookmarkStart w:id="2090" w:name="_Hlk23879684"/>
      <w:bookmarkStart w:id="2091" w:name="_Toc24650492"/>
      <w:r w:rsidRPr="00621E63">
        <w:rPr>
          <w:noProof w:val="0"/>
        </w:rPr>
        <w:t>3.10 Communicate Infusion Event Data</w:t>
      </w:r>
      <w:bookmarkEnd w:id="2088"/>
      <w:bookmarkEnd w:id="2089"/>
      <w:r w:rsidR="00C74AF7" w:rsidRPr="00621E63">
        <w:rPr>
          <w:noProof w:val="0"/>
        </w:rPr>
        <w:t xml:space="preserve"> </w:t>
      </w:r>
      <w:r w:rsidR="009E6C9B" w:rsidRPr="00621E63">
        <w:rPr>
          <w:noProof w:val="0"/>
        </w:rPr>
        <w:t>[</w:t>
      </w:r>
      <w:r w:rsidR="00C74AF7" w:rsidRPr="00621E63">
        <w:rPr>
          <w:noProof w:val="0"/>
        </w:rPr>
        <w:t>PCD-10</w:t>
      </w:r>
      <w:r w:rsidR="009E6C9B" w:rsidRPr="00621E63">
        <w:rPr>
          <w:noProof w:val="0"/>
        </w:rPr>
        <w:t>]</w:t>
      </w:r>
      <w:bookmarkEnd w:id="2091"/>
    </w:p>
    <w:p w14:paraId="4C404018" w14:textId="48E02F8C" w:rsidR="008630D6" w:rsidRPr="00621E63" w:rsidRDefault="008630D6" w:rsidP="008630D6">
      <w:pPr>
        <w:pStyle w:val="BodyText"/>
      </w:pPr>
      <w:r w:rsidRPr="00621E63">
        <w:t xml:space="preserve">This section corresponds to the Communicate Infusion Event Data </w:t>
      </w:r>
      <w:r w:rsidR="00C74AF7" w:rsidRPr="00621E63">
        <w:t xml:space="preserve">(PCD-10) </w:t>
      </w:r>
      <w:r w:rsidRPr="00621E63">
        <w:t>transaction of the IHE Technical Framework. Communicate Infusion Event Data is used by the DOR and DOC Actors.</w:t>
      </w:r>
    </w:p>
    <w:p w14:paraId="57E7B075" w14:textId="77777777" w:rsidR="008630D6" w:rsidRPr="00621E63" w:rsidRDefault="008630D6" w:rsidP="008630D6">
      <w:pPr>
        <w:pStyle w:val="Heading3"/>
        <w:numPr>
          <w:ilvl w:val="0"/>
          <w:numId w:val="0"/>
        </w:numPr>
        <w:rPr>
          <w:noProof w:val="0"/>
        </w:rPr>
      </w:pPr>
      <w:bookmarkStart w:id="2092" w:name="_Toc371555174"/>
      <w:bookmarkStart w:id="2093" w:name="_Toc436215466"/>
      <w:bookmarkStart w:id="2094" w:name="_Toc24650493"/>
      <w:r w:rsidRPr="00621E63">
        <w:rPr>
          <w:noProof w:val="0"/>
        </w:rPr>
        <w:t>3.10.1 Scope</w:t>
      </w:r>
      <w:bookmarkEnd w:id="2092"/>
      <w:bookmarkEnd w:id="2093"/>
      <w:bookmarkEnd w:id="2094"/>
    </w:p>
    <w:p w14:paraId="6E696D3D" w14:textId="77777777" w:rsidR="008630D6" w:rsidRPr="00621E63" w:rsidRDefault="008630D6" w:rsidP="008630D6">
      <w:pPr>
        <w:pStyle w:val="BodyText"/>
      </w:pPr>
      <w:r w:rsidRPr="00621E63">
        <w:t>This transaction is used to communicate infusion event data from:</w:t>
      </w:r>
    </w:p>
    <w:p w14:paraId="5D90BD36" w14:textId="77777777" w:rsidR="008630D6" w:rsidRPr="00621E63" w:rsidRDefault="008630D6" w:rsidP="008630D6">
      <w:pPr>
        <w:pStyle w:val="ListBullet2"/>
      </w:pPr>
      <w:r w:rsidRPr="00621E63">
        <w:t xml:space="preserve"> A Device Observation Reporter (DOR) to a Device Observation Consumer (DOC).</w:t>
      </w:r>
    </w:p>
    <w:p w14:paraId="14B7AACB" w14:textId="77777777" w:rsidR="008630D6" w:rsidRPr="00621E63" w:rsidRDefault="008630D6" w:rsidP="008630D6">
      <w:pPr>
        <w:pStyle w:val="BodyText"/>
      </w:pPr>
    </w:p>
    <w:p w14:paraId="651FEFFB" w14:textId="77777777" w:rsidR="008630D6" w:rsidRPr="00621E63" w:rsidRDefault="008630D6" w:rsidP="008630D6">
      <w:pPr>
        <w:pStyle w:val="Heading3"/>
        <w:numPr>
          <w:ilvl w:val="0"/>
          <w:numId w:val="0"/>
        </w:numPr>
        <w:rPr>
          <w:noProof w:val="0"/>
        </w:rPr>
      </w:pPr>
      <w:bookmarkStart w:id="2095" w:name="_Toc371555175"/>
      <w:bookmarkStart w:id="2096" w:name="_Toc436215467"/>
      <w:bookmarkStart w:id="2097" w:name="_Toc24650494"/>
      <w:r w:rsidRPr="00621E63">
        <w:rPr>
          <w:noProof w:val="0"/>
        </w:rPr>
        <w:t>3.10.2 Use Case Roles</w:t>
      </w:r>
      <w:bookmarkEnd w:id="2095"/>
      <w:bookmarkEnd w:id="2096"/>
      <w:bookmarkEnd w:id="2097"/>
    </w:p>
    <w:p w14:paraId="15465FE8" w14:textId="44D0CC7E" w:rsidR="008630D6" w:rsidRPr="00621E63" w:rsidRDefault="008630D6" w:rsidP="008630D6">
      <w:pPr>
        <w:pStyle w:val="BodyText"/>
        <w:jc w:val="center"/>
      </w:pPr>
      <w:r w:rsidRPr="00621E63">
        <mc:AlternateContent>
          <mc:Choice Requires="wpc">
            <w:drawing>
              <wp:anchor distT="0" distB="0" distL="114300" distR="114300" simplePos="0" relativeHeight="251877888" behindDoc="0" locked="0" layoutInCell="1" allowOverlap="1" wp14:anchorId="04721D33" wp14:editId="511C46B1">
                <wp:simplePos x="0" y="0"/>
                <wp:positionH relativeFrom="character">
                  <wp:posOffset>0</wp:posOffset>
                </wp:positionH>
                <wp:positionV relativeFrom="line">
                  <wp:posOffset>0</wp:posOffset>
                </wp:positionV>
                <wp:extent cx="4611370" cy="1228725"/>
                <wp:effectExtent l="0" t="1270" r="0" b="0"/>
                <wp:wrapNone/>
                <wp:docPr id="198" name="Canvas 1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6" name="Rectangle 50"/>
                        <wps:cNvSpPr>
                          <a:spLocks noChangeArrowheads="1"/>
                        </wps:cNvSpPr>
                        <wps:spPr bwMode="auto">
                          <a:xfrm>
                            <a:off x="0" y="0"/>
                            <a:ext cx="387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F74CD" w14:textId="77777777" w:rsidR="00D04981" w:rsidRDefault="00D04981" w:rsidP="008630D6">
                              <w:r>
                                <w:rPr>
                                  <w:color w:val="000000"/>
                                </w:rPr>
                                <w:t xml:space="preserve"> </w:t>
                              </w:r>
                            </w:p>
                          </w:txbxContent>
                        </wps:txbx>
                        <wps:bodyPr rot="0" vert="horz" wrap="none" lIns="0" tIns="0" rIns="0" bIns="0" anchor="t" anchorCtr="0" upright="1">
                          <a:spAutoFit/>
                        </wps:bodyPr>
                      </wps:wsp>
                      <wps:wsp>
                        <wps:cNvPr id="187" name="Oval 51"/>
                        <wps:cNvSpPr>
                          <a:spLocks noChangeArrowheads="1"/>
                        </wps:cNvSpPr>
                        <wps:spPr bwMode="auto">
                          <a:xfrm>
                            <a:off x="1307465" y="772795"/>
                            <a:ext cx="1550035" cy="44386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8" name="Rectangle 52"/>
                        <wps:cNvSpPr>
                          <a:spLocks noChangeArrowheads="1"/>
                        </wps:cNvSpPr>
                        <wps:spPr bwMode="auto">
                          <a:xfrm>
                            <a:off x="1485900" y="800100"/>
                            <a:ext cx="120840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D8C67" w14:textId="77777777" w:rsidR="00D04981" w:rsidRDefault="00D04981" w:rsidP="008630D6">
                              <w:r>
                                <w:rPr>
                                  <w:color w:val="000000"/>
                                  <w:sz w:val="18"/>
                                  <w:szCs w:val="18"/>
                                </w:rPr>
                                <w:t>Communicate Infusion Event Data</w:t>
                              </w:r>
                            </w:p>
                          </w:txbxContent>
                        </wps:txbx>
                        <wps:bodyPr rot="0" vert="horz" wrap="square" lIns="0" tIns="0" rIns="0" bIns="0" anchor="t" anchorCtr="0" upright="1">
                          <a:noAutofit/>
                        </wps:bodyPr>
                      </wps:wsp>
                      <wps:wsp>
                        <wps:cNvPr id="189" name="Rectangle 53"/>
                        <wps:cNvSpPr>
                          <a:spLocks noChangeArrowheads="1"/>
                        </wps:cNvSpPr>
                        <wps:spPr bwMode="auto">
                          <a:xfrm>
                            <a:off x="2378075" y="85090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59DDA" w14:textId="77777777" w:rsidR="00D04981" w:rsidRDefault="00D04981" w:rsidP="008630D6">
                              <w:r>
                                <w:rPr>
                                  <w:color w:val="000000"/>
                                  <w:sz w:val="18"/>
                                  <w:szCs w:val="18"/>
                                </w:rPr>
                                <w:t xml:space="preserve"> </w:t>
                              </w:r>
                            </w:p>
                          </w:txbxContent>
                        </wps:txbx>
                        <wps:bodyPr rot="0" vert="horz" wrap="none" lIns="0" tIns="0" rIns="0" bIns="0" anchor="t" anchorCtr="0" upright="1">
                          <a:spAutoFit/>
                        </wps:bodyPr>
                      </wps:wsp>
                      <wps:wsp>
                        <wps:cNvPr id="190" name="Rectangle 54"/>
                        <wps:cNvSpPr>
                          <a:spLocks noChangeArrowheads="1"/>
                        </wps:cNvSpPr>
                        <wps:spPr bwMode="auto">
                          <a:xfrm>
                            <a:off x="177165" y="39370"/>
                            <a:ext cx="1765935" cy="459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1" name="Rectangle 55"/>
                        <wps:cNvSpPr>
                          <a:spLocks noChangeArrowheads="1"/>
                        </wps:cNvSpPr>
                        <wps:spPr bwMode="auto">
                          <a:xfrm>
                            <a:off x="276225" y="92710"/>
                            <a:ext cx="1552575"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4D3AD" w14:textId="77777777" w:rsidR="00D04981" w:rsidRDefault="00D04981" w:rsidP="008630D6">
                              <w:pPr>
                                <w:jc w:val="center"/>
                              </w:pPr>
                              <w:r>
                                <w:rPr>
                                  <w:color w:val="000000"/>
                                  <w:sz w:val="18"/>
                                  <w:szCs w:val="18"/>
                                </w:rPr>
                                <w:t>Device Observation Reporter (DOR)</w:t>
                              </w:r>
                            </w:p>
                          </w:txbxContent>
                        </wps:txbx>
                        <wps:bodyPr rot="0" vert="horz" wrap="square" lIns="0" tIns="0" rIns="0" bIns="0" anchor="t" anchorCtr="0" upright="1">
                          <a:spAutoFit/>
                        </wps:bodyPr>
                      </wps:wsp>
                      <wps:wsp>
                        <wps:cNvPr id="192" name="Rectangle 56"/>
                        <wps:cNvSpPr>
                          <a:spLocks noChangeArrowheads="1"/>
                        </wps:cNvSpPr>
                        <wps:spPr bwMode="auto">
                          <a:xfrm>
                            <a:off x="814705" y="9271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0B0D2" w14:textId="77777777" w:rsidR="00D04981" w:rsidRDefault="00D04981" w:rsidP="008630D6">
                              <w:r>
                                <w:rPr>
                                  <w:color w:val="000000"/>
                                  <w:sz w:val="18"/>
                                  <w:szCs w:val="18"/>
                                </w:rPr>
                                <w:t xml:space="preserve"> </w:t>
                              </w:r>
                            </w:p>
                          </w:txbxContent>
                        </wps:txbx>
                        <wps:bodyPr rot="0" vert="horz" wrap="none" lIns="0" tIns="0" rIns="0" bIns="0" anchor="t" anchorCtr="0" upright="1">
                          <a:spAutoFit/>
                        </wps:bodyPr>
                      </wps:wsp>
                      <wps:wsp>
                        <wps:cNvPr id="193" name="Line 57"/>
                        <wps:cNvCnPr>
                          <a:cxnSpLocks noChangeShapeType="1"/>
                        </wps:cNvCnPr>
                        <wps:spPr bwMode="auto">
                          <a:xfrm>
                            <a:off x="1118870" y="497205"/>
                            <a:ext cx="363220" cy="3409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Rectangle 58"/>
                        <wps:cNvSpPr>
                          <a:spLocks noChangeArrowheads="1"/>
                        </wps:cNvSpPr>
                        <wps:spPr bwMode="auto">
                          <a:xfrm>
                            <a:off x="2728595" y="39370"/>
                            <a:ext cx="1843405" cy="459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5" name="Rectangle 59"/>
                        <wps:cNvSpPr>
                          <a:spLocks noChangeArrowheads="1"/>
                        </wps:cNvSpPr>
                        <wps:spPr bwMode="auto">
                          <a:xfrm>
                            <a:off x="2857500" y="92710"/>
                            <a:ext cx="160020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2F27B" w14:textId="77777777" w:rsidR="00D04981" w:rsidRDefault="00D04981" w:rsidP="008630D6">
                              <w:pPr>
                                <w:jc w:val="center"/>
                              </w:pPr>
                              <w:r>
                                <w:rPr>
                                  <w:color w:val="000000"/>
                                  <w:sz w:val="18"/>
                                  <w:szCs w:val="18"/>
                                </w:rPr>
                                <w:t>Device Observation Consumer (DOC)</w:t>
                              </w:r>
                            </w:p>
                          </w:txbxContent>
                        </wps:txbx>
                        <wps:bodyPr rot="0" vert="horz" wrap="square" lIns="0" tIns="0" rIns="0" bIns="0" anchor="t" anchorCtr="0" upright="1">
                          <a:spAutoFit/>
                        </wps:bodyPr>
                      </wps:wsp>
                      <wps:wsp>
                        <wps:cNvPr id="196" name="Rectangle 60"/>
                        <wps:cNvSpPr>
                          <a:spLocks noChangeArrowheads="1"/>
                        </wps:cNvSpPr>
                        <wps:spPr bwMode="auto">
                          <a:xfrm>
                            <a:off x="3347085" y="9271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8DD9A" w14:textId="77777777" w:rsidR="00D04981" w:rsidRDefault="00D04981" w:rsidP="008630D6">
                              <w:r>
                                <w:rPr>
                                  <w:color w:val="000000"/>
                                  <w:sz w:val="18"/>
                                  <w:szCs w:val="18"/>
                                </w:rPr>
                                <w:t xml:space="preserve"> </w:t>
                              </w:r>
                            </w:p>
                          </w:txbxContent>
                        </wps:txbx>
                        <wps:bodyPr rot="0" vert="horz" wrap="none" lIns="0" tIns="0" rIns="0" bIns="0" anchor="t" anchorCtr="0" upright="1">
                          <a:spAutoFit/>
                        </wps:bodyPr>
                      </wps:wsp>
                      <wps:wsp>
                        <wps:cNvPr id="197" name="Freeform 61"/>
                        <wps:cNvSpPr>
                          <a:spLocks/>
                        </wps:cNvSpPr>
                        <wps:spPr bwMode="auto">
                          <a:xfrm>
                            <a:off x="2733675" y="514350"/>
                            <a:ext cx="466725" cy="352425"/>
                          </a:xfrm>
                          <a:custGeom>
                            <a:avLst/>
                            <a:gdLst>
                              <a:gd name="T0" fmla="*/ 1035 w 1035"/>
                              <a:gd name="T1" fmla="*/ 0 h 529"/>
                              <a:gd name="T2" fmla="*/ 0 w 1035"/>
                              <a:gd name="T3" fmla="*/ 529 h 529"/>
                            </a:gdLst>
                            <a:ahLst/>
                            <a:cxnLst>
                              <a:cxn ang="0">
                                <a:pos x="T0" y="T1"/>
                              </a:cxn>
                              <a:cxn ang="0">
                                <a:pos x="T2" y="T3"/>
                              </a:cxn>
                            </a:cxnLst>
                            <a:rect l="0" t="0" r="r" b="b"/>
                            <a:pathLst>
                              <a:path w="1035" h="529">
                                <a:moveTo>
                                  <a:pt x="1035" y="0"/>
                                </a:moveTo>
                                <a:lnTo>
                                  <a:pt x="0" y="529"/>
                                </a:lnTo>
                              </a:path>
                            </a:pathLst>
                          </a:custGeom>
                          <a:solidFill>
                            <a:srgbClr val="FFFFFF"/>
                          </a:solidFill>
                          <a:ln w="9525">
                            <a:solidFill>
                              <a:srgbClr val="000000"/>
                            </a:solidFill>
                            <a:prstDash val="solid"/>
                            <a:round/>
                            <a:headEnd type="triangle" w="med" len="med"/>
                            <a:tailEnd type="none" w="med" len="me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4721D33" id="Canvas 198" o:spid="_x0000_s1178" editas="canvas" style="position:absolute;margin-left:0;margin-top:0;width:363.1pt;height:96.75pt;z-index:251877888;mso-position-horizontal-relative:char;mso-position-vertical-relative:line" coordsize="46113,12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">
                <v:shape id="_x0000_s1179" type="#_x0000_t75" style="position:absolute;width:46113;height:12287;visibility:visible;mso-wrap-style:square">
                  <v:fill o:detectmouseclick="t"/>
                  <v:path o:connecttype="none"/>
                </v:shape>
                <v:rect id="Rectangle 50" o:spid="_x0000_s1180" style="position:absolute;width:387;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" filled="f" stroked="f">
                  <v:textbox style="mso-fit-shape-to-text:t" inset="0,0,0,0">
                    <w:txbxContent>
                      <w:p w14:paraId="53AF74CD" w14:textId="77777777" w:rsidR="00D04981" w:rsidRDefault="00D04981" w:rsidP="008630D6">
                        <w:r>
                          <w:rPr>
                            <w:color w:val="000000"/>
                          </w:rPr>
                          <w:t xml:space="preserve"> </w:t>
                        </w:r>
                      </w:p>
                    </w:txbxContent>
                  </v:textbox>
                </v:rect>
                <v:oval id="Oval 51" o:spid="_x0000_s1181" style="position:absolute;left:13074;top:7727;width:15501;height:4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"/>
                <v:rect id="Rectangle 52" o:spid="_x0000_s1182" style="position:absolute;left:14859;top:8001;width:1208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3DCD8C67" w14:textId="77777777" w:rsidR="00D04981" w:rsidRDefault="00D04981" w:rsidP="008630D6">
                        <w:r>
                          <w:rPr>
                            <w:color w:val="000000"/>
                            <w:sz w:val="18"/>
                            <w:szCs w:val="18"/>
                          </w:rPr>
                          <w:t>Communicate Infusion Event Data</w:t>
                        </w:r>
                      </w:p>
                    </w:txbxContent>
                  </v:textbox>
                </v:rect>
                <v:rect id="Rectangle 53" o:spid="_x0000_s1183" style="position:absolute;left:23780;top:8509;width:292;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" filled="f" stroked="f">
                  <v:textbox style="mso-fit-shape-to-text:t" inset="0,0,0,0">
                    <w:txbxContent>
                      <w:p w14:paraId="62B59DDA" w14:textId="77777777" w:rsidR="00D04981" w:rsidRDefault="00D04981" w:rsidP="008630D6">
                        <w:r>
                          <w:rPr>
                            <w:color w:val="000000"/>
                            <w:sz w:val="18"/>
                            <w:szCs w:val="18"/>
                          </w:rPr>
                          <w:t xml:space="preserve"> </w:t>
                        </w:r>
                      </w:p>
                    </w:txbxContent>
                  </v:textbox>
                </v:rect>
                <v:rect id="Rectangle 54" o:spid="_x0000_s1184" style="position:absolute;left:1771;top:393;width:17660;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"/>
                <v:rect id="Rectangle 55" o:spid="_x0000_s1185" style="position:absolute;left:2762;top:927;width:15526;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" filled="f" stroked="f">
                  <v:textbox style="mso-fit-shape-to-text:t" inset="0,0,0,0">
                    <w:txbxContent>
                      <w:p w14:paraId="78C4D3AD" w14:textId="77777777" w:rsidR="00D04981" w:rsidRDefault="00D04981" w:rsidP="008630D6">
                        <w:pPr>
                          <w:jc w:val="center"/>
                        </w:pPr>
                        <w:r>
                          <w:rPr>
                            <w:color w:val="000000"/>
                            <w:sz w:val="18"/>
                            <w:szCs w:val="18"/>
                          </w:rPr>
                          <w:t>Device Observation Reporter (DOR)</w:t>
                        </w:r>
                      </w:p>
                    </w:txbxContent>
                  </v:textbox>
                </v:rect>
                <v:rect id="Rectangle 56" o:spid="_x0000_s1186" style="position:absolute;left:8147;top:927;width:292;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" filled="f" stroked="f">
                  <v:textbox style="mso-fit-shape-to-text:t" inset="0,0,0,0">
                    <w:txbxContent>
                      <w:p w14:paraId="4B30B0D2" w14:textId="77777777" w:rsidR="00D04981" w:rsidRDefault="00D04981" w:rsidP="008630D6">
                        <w:r>
                          <w:rPr>
                            <w:color w:val="000000"/>
                            <w:sz w:val="18"/>
                            <w:szCs w:val="18"/>
                          </w:rPr>
                          <w:t xml:space="preserve"> </w:t>
                        </w:r>
                      </w:p>
                    </w:txbxContent>
                  </v:textbox>
                </v:rect>
                <v:line id="Line 57" o:spid="_x0000_s1187" style="position:absolute;visibility:visible;mso-wrap-style:square" from="11188,4972" to="14820,8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">
                  <v:stroke endarrow="block"/>
                </v:line>
                <v:rect id="Rectangle 58" o:spid="_x0000_s1188" style="position:absolute;left:27285;top:393;width:18435;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wWwwAAANwAAAAPAAAAZHJzL2Rvd25yZXYueG1sRE9Na8JA&#10;EL0X/A/LCL01G62U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0Z7sFsMAAADcAAAADwAA&#10;AAAAAAAAAAAAAAAHAgAAZHJzL2Rvd25yZXYueG1sUEsFBgAAAAADAAMAtwAAAPcCAAAAAA==&#10;"/>
                <v:rect id="Rectangle 59" o:spid="_x0000_s1189" style="position:absolute;left:28575;top:927;width:16002;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" filled="f" stroked="f">
                  <v:textbox style="mso-fit-shape-to-text:t" inset="0,0,0,0">
                    <w:txbxContent>
                      <w:p w14:paraId="57B2F27B" w14:textId="77777777" w:rsidR="00D04981" w:rsidRDefault="00D04981" w:rsidP="008630D6">
                        <w:pPr>
                          <w:jc w:val="center"/>
                        </w:pPr>
                        <w:r>
                          <w:rPr>
                            <w:color w:val="000000"/>
                            <w:sz w:val="18"/>
                            <w:szCs w:val="18"/>
                          </w:rPr>
                          <w:t>Device Observation Consumer (DOC)</w:t>
                        </w:r>
                      </w:p>
                    </w:txbxContent>
                  </v:textbox>
                </v:rect>
                <v:rect id="Rectangle 60" o:spid="_x0000_s1190" style="position:absolute;left:33470;top:927;width:292;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" filled="f" stroked="f">
                  <v:textbox style="mso-fit-shape-to-text:t" inset="0,0,0,0">
                    <w:txbxContent>
                      <w:p w14:paraId="21F8DD9A" w14:textId="77777777" w:rsidR="00D04981" w:rsidRDefault="00D04981" w:rsidP="008630D6">
                        <w:r>
                          <w:rPr>
                            <w:color w:val="000000"/>
                            <w:sz w:val="18"/>
                            <w:szCs w:val="18"/>
                          </w:rPr>
                          <w:t xml:space="preserve"> </w:t>
                        </w:r>
                      </w:p>
                    </w:txbxContent>
                  </v:textbox>
                </v:rect>
                <v:shape id="Freeform 61" o:spid="_x0000_s1191" style="position:absolute;left:27336;top:5143;width:4668;height:3524;visibility:visible;mso-wrap-style:square;v-text-anchor:top" coordsize="1035,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" path="m1035,l,529e">
                  <v:stroke startarrow="block"/>
                  <v:path arrowok="t" o:connecttype="custom" o:connectlocs="466725,0;0,352425" o:connectangles="0,0"/>
                </v:shape>
                <w10:wrap anchory="line"/>
              </v:group>
            </w:pict>
          </mc:Fallback>
        </mc:AlternateContent>
      </w:r>
      <w:r w:rsidRPr="00621E63">
        <mc:AlternateContent>
          <mc:Choice Requires="wps">
            <w:drawing>
              <wp:inline distT="0" distB="0" distL="0" distR="0" wp14:anchorId="576B8A8F" wp14:editId="0B925E08">
                <wp:extent cx="4610100" cy="122682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10100" cy="1226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1C4256" id="Rectangle 6" o:spid="_x0000_s1026" style="width:363pt;height:9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" filled="f" stroked="f">
                <o:lock v:ext="edit" aspectratio="t"/>
                <w10:anchorlock/>
              </v:rect>
            </w:pict>
          </mc:Fallback>
        </mc:AlternateContent>
      </w:r>
    </w:p>
    <w:p w14:paraId="47D9F417" w14:textId="77777777" w:rsidR="008630D6" w:rsidRPr="00621E63" w:rsidRDefault="008630D6" w:rsidP="008630D6">
      <w:pPr>
        <w:pStyle w:val="BodyText"/>
        <w:outlineLvl w:val="0"/>
      </w:pPr>
      <w:r w:rsidRPr="00621E63">
        <w:rPr>
          <w:b/>
        </w:rPr>
        <w:t>Actor:</w:t>
      </w:r>
      <w:r w:rsidRPr="00621E63">
        <w:t xml:space="preserve"> Device Observation Reporter</w:t>
      </w:r>
      <w:r w:rsidRPr="00621E63">
        <w:tab/>
      </w:r>
    </w:p>
    <w:p w14:paraId="0F75E1A9" w14:textId="77777777" w:rsidR="008630D6" w:rsidRPr="00621E63" w:rsidRDefault="008630D6" w:rsidP="008630D6">
      <w:pPr>
        <w:pStyle w:val="BodyText"/>
      </w:pPr>
      <w:r w:rsidRPr="00621E63">
        <w:rPr>
          <w:b/>
        </w:rPr>
        <w:t>Role:</w:t>
      </w:r>
      <w:r w:rsidRPr="00621E63">
        <w:t xml:space="preserve">  Sends infusion event data to DOC</w:t>
      </w:r>
    </w:p>
    <w:p w14:paraId="385ED8ED" w14:textId="77777777" w:rsidR="008630D6" w:rsidRPr="00621E63" w:rsidRDefault="008630D6" w:rsidP="008630D6">
      <w:r w:rsidRPr="00621E63">
        <w:rPr>
          <w:b/>
        </w:rPr>
        <w:t>Actor:</w:t>
      </w:r>
      <w:r w:rsidRPr="00621E63">
        <w:t xml:space="preserve"> Device Observation Consumer</w:t>
      </w:r>
    </w:p>
    <w:p w14:paraId="29B4CF58" w14:textId="77777777" w:rsidR="008630D6" w:rsidRPr="00621E63" w:rsidRDefault="008630D6" w:rsidP="008630D6">
      <w:pPr>
        <w:pStyle w:val="BodyText"/>
      </w:pPr>
      <w:r w:rsidRPr="00621E63">
        <w:rPr>
          <w:b/>
        </w:rPr>
        <w:t>Role:</w:t>
      </w:r>
      <w:r w:rsidRPr="00621E63">
        <w:t xml:space="preserve">  Receives infusion event data from DOR</w:t>
      </w:r>
    </w:p>
    <w:p w14:paraId="1883353E" w14:textId="77777777" w:rsidR="008630D6" w:rsidRPr="00621E63" w:rsidRDefault="008630D6" w:rsidP="008630D6">
      <w:pPr>
        <w:pStyle w:val="Heading3"/>
        <w:numPr>
          <w:ilvl w:val="0"/>
          <w:numId w:val="0"/>
        </w:numPr>
        <w:rPr>
          <w:noProof w:val="0"/>
        </w:rPr>
      </w:pPr>
      <w:bookmarkStart w:id="2098" w:name="_Toc371555176"/>
      <w:bookmarkStart w:id="2099" w:name="_Toc436215468"/>
      <w:bookmarkStart w:id="2100" w:name="_Toc24650495"/>
      <w:r w:rsidRPr="00621E63">
        <w:rPr>
          <w:noProof w:val="0"/>
        </w:rPr>
        <w:t>3.10.3 Referenced Standard</w:t>
      </w:r>
      <w:bookmarkEnd w:id="2098"/>
      <w:bookmarkEnd w:id="2099"/>
      <w:bookmarkEnd w:id="2100"/>
    </w:p>
    <w:p w14:paraId="7C9E4FEE" w14:textId="77777777" w:rsidR="008630D6" w:rsidRPr="00621E63" w:rsidRDefault="008630D6" w:rsidP="008630D6">
      <w:pPr>
        <w:pStyle w:val="ListBullet2"/>
      </w:pPr>
      <w:r w:rsidRPr="00621E63">
        <w:t>HL7® - Health Level 7 Version 2.6 Ch7 Observation Reporting</w:t>
      </w:r>
    </w:p>
    <w:p w14:paraId="606D5771" w14:textId="77777777" w:rsidR="008630D6" w:rsidRPr="00621E63" w:rsidRDefault="008630D6" w:rsidP="008630D6">
      <w:pPr>
        <w:pStyle w:val="ListBullet2"/>
      </w:pPr>
      <w:r w:rsidRPr="00621E63">
        <w:t>ISO/IEEE 11073-10101 Nomenclature</w:t>
      </w:r>
    </w:p>
    <w:p w14:paraId="5DC07F2A" w14:textId="77777777" w:rsidR="008630D6" w:rsidRPr="00621E63" w:rsidRDefault="008630D6" w:rsidP="008630D6">
      <w:pPr>
        <w:pStyle w:val="ListBullet2"/>
      </w:pPr>
      <w:r w:rsidRPr="00621E63">
        <w:t>IEEE P11073-10101a Nomenclature</w:t>
      </w:r>
    </w:p>
    <w:p w14:paraId="3CDB446D" w14:textId="6A9F1898" w:rsidR="008630D6" w:rsidRPr="00621E63" w:rsidRDefault="008630D6" w:rsidP="008630D6">
      <w:pPr>
        <w:pStyle w:val="Heading3"/>
        <w:numPr>
          <w:ilvl w:val="0"/>
          <w:numId w:val="0"/>
        </w:numPr>
        <w:rPr>
          <w:noProof w:val="0"/>
        </w:rPr>
      </w:pPr>
      <w:r w:rsidRPr="00621E63">
        <w:rPr>
          <w:noProof w:val="0"/>
        </w:rPr>
        <w:br w:type="page"/>
      </w:r>
      <w:bookmarkStart w:id="2101" w:name="_Toc371555177"/>
      <w:bookmarkStart w:id="2102" w:name="_Toc436215469"/>
      <w:bookmarkStart w:id="2103" w:name="_Toc24650496"/>
      <w:r w:rsidRPr="00621E63">
        <w:rPr>
          <w:noProof w:val="0"/>
        </w:rPr>
        <w:lastRenderedPageBreak/>
        <w:t>3.10.4 Interaction Diagram</w:t>
      </w:r>
      <w:bookmarkEnd w:id="2101"/>
      <w:bookmarkEnd w:id="2102"/>
      <w:bookmarkEnd w:id="2103"/>
    </w:p>
    <w:p w14:paraId="42DCDF17" w14:textId="70606E32" w:rsidR="008630D6" w:rsidRPr="00621E63" w:rsidDel="008E1C27" w:rsidRDefault="008E1C27" w:rsidP="008E1C27">
      <w:pPr>
        <w:pStyle w:val="BodyText"/>
        <w:rPr>
          <w:del w:id="2104" w:author="Mary Jungers" w:date="2019-11-13T18:51:00Z"/>
        </w:rPr>
      </w:pPr>
      <w:bookmarkStart w:id="2105" w:name="_Toc296670674"/>
      <w:bookmarkStart w:id="2106" w:name="_Toc296672954"/>
      <w:bookmarkStart w:id="2107" w:name="_Toc296674778"/>
      <w:bookmarkStart w:id="2108" w:name="_Toc296674823"/>
      <w:bookmarkStart w:id="2109" w:name="_Toc296676117"/>
      <w:bookmarkStart w:id="2110" w:name="_Toc296676171"/>
      <w:bookmarkStart w:id="2111" w:name="_Toc296676336"/>
      <w:bookmarkStart w:id="2112" w:name="_Toc296682354"/>
      <w:bookmarkStart w:id="2113" w:name="_Toc296682546"/>
      <w:bookmarkStart w:id="2114" w:name="_Toc300744903"/>
      <w:bookmarkStart w:id="2115" w:name="_Toc343249555"/>
      <w:bookmarkStart w:id="2116" w:name="_Toc343763944"/>
      <w:bookmarkStart w:id="2117" w:name="_Toc343764025"/>
      <w:bookmarkStart w:id="2118" w:name="_Toc343764431"/>
      <w:bookmarkStart w:id="2119" w:name="_Toc343764507"/>
      <w:bookmarkStart w:id="2120" w:name="_Toc391389152"/>
      <w:bookmarkStart w:id="2121" w:name="_Toc391389214"/>
      <w:bookmarkStart w:id="2122" w:name="_Toc391389517"/>
      <w:bookmarkStart w:id="2123" w:name="_Toc427599800"/>
      <w:bookmarkStart w:id="2124" w:name="_Toc428368389"/>
      <w:bookmarkStart w:id="2125" w:name="_Toc435451613"/>
      <w:bookmarkStart w:id="2126" w:name="_Toc435452938"/>
      <w:bookmarkStart w:id="2127" w:name="_Toc435619339"/>
      <w:bookmarkStart w:id="2128" w:name="_Toc436212039"/>
      <w:bookmarkStart w:id="2129" w:name="_Toc436215470"/>
      <w:r w:rsidRPr="00621E63">
        <mc:AlternateContent>
          <mc:Choice Requires="wpc">
            <w:drawing>
              <wp:anchor distT="0" distB="0" distL="114300" distR="114300" simplePos="0" relativeHeight="251878912" behindDoc="0" locked="0" layoutInCell="1" allowOverlap="1" wp14:anchorId="28D6E713" wp14:editId="40850CB4">
                <wp:simplePos x="0" y="0"/>
                <wp:positionH relativeFrom="margin">
                  <wp:align>center</wp:align>
                </wp:positionH>
                <wp:positionV relativeFrom="line">
                  <wp:posOffset>108585</wp:posOffset>
                </wp:positionV>
                <wp:extent cx="5462270" cy="2939415"/>
                <wp:effectExtent l="0" t="0" r="0" b="0"/>
                <wp:wrapNone/>
                <wp:docPr id="185" name="Canvas 1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 name="Text Box 64"/>
                        <wps:cNvSpPr txBox="1">
                          <a:spLocks noChangeArrowheads="1"/>
                        </wps:cNvSpPr>
                        <wps:spPr bwMode="auto">
                          <a:xfrm>
                            <a:off x="1641475" y="1395730"/>
                            <a:ext cx="2256155" cy="236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93559F" w14:textId="77777777" w:rsidR="00D04981" w:rsidRPr="005D72BF" w:rsidRDefault="00D04981" w:rsidP="008630D6">
                              <w:pPr>
                                <w:pStyle w:val="FigureText"/>
                                <w:rPr>
                                  <w:szCs w:val="16"/>
                                </w:rPr>
                              </w:pPr>
                              <w:r>
                                <w:rPr>
                                  <w:szCs w:val="16"/>
                                </w:rPr>
                                <w:t>PCD-10 Communicate Infusion Event</w:t>
                              </w:r>
                              <w:r w:rsidRPr="005D72BF">
                                <w:rPr>
                                  <w:szCs w:val="16"/>
                                </w:rPr>
                                <w:t xml:space="preserve"> Data</w:t>
                              </w:r>
                            </w:p>
                          </w:txbxContent>
                        </wps:txbx>
                        <wps:bodyPr rot="0" vert="horz" wrap="square" lIns="91440" tIns="45720" rIns="91440" bIns="45720" anchor="t" anchorCtr="0" upright="1">
                          <a:noAutofit/>
                        </wps:bodyPr>
                      </wps:wsp>
                      <wps:wsp>
                        <wps:cNvPr id="32" name="Rectangle 65"/>
                        <wps:cNvSpPr>
                          <a:spLocks noChangeArrowheads="1"/>
                        </wps:cNvSpPr>
                        <wps:spPr bwMode="auto">
                          <a:xfrm>
                            <a:off x="1459865" y="1276985"/>
                            <a:ext cx="237490" cy="1069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8" name="Rectangle 66"/>
                        <wps:cNvSpPr>
                          <a:spLocks noChangeArrowheads="1"/>
                        </wps:cNvSpPr>
                        <wps:spPr bwMode="auto">
                          <a:xfrm>
                            <a:off x="3834765" y="1276985"/>
                            <a:ext cx="237490" cy="1069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 name="Line 67"/>
                        <wps:cNvCnPr>
                          <a:cxnSpLocks noChangeShapeType="1"/>
                        </wps:cNvCnPr>
                        <wps:spPr bwMode="auto">
                          <a:xfrm>
                            <a:off x="1697355" y="1751965"/>
                            <a:ext cx="213741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Line 68"/>
                        <wps:cNvCnPr>
                          <a:cxnSpLocks noChangeShapeType="1"/>
                        </wps:cNvCnPr>
                        <wps:spPr bwMode="auto">
                          <a:xfrm>
                            <a:off x="1578610" y="802005"/>
                            <a:ext cx="635" cy="2018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 name="Text Box 69"/>
                        <wps:cNvSpPr txBox="1">
                          <a:spLocks noChangeArrowheads="1"/>
                        </wps:cNvSpPr>
                        <wps:spPr bwMode="auto">
                          <a:xfrm>
                            <a:off x="3478530" y="89535"/>
                            <a:ext cx="915035" cy="712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AE087E" w14:textId="77777777" w:rsidR="00D04981" w:rsidRPr="005D72BF" w:rsidRDefault="00D04981" w:rsidP="008630D6">
                              <w:pPr>
                                <w:pStyle w:val="FigureText"/>
                                <w:rPr>
                                  <w:szCs w:val="16"/>
                                </w:rPr>
                              </w:pPr>
                              <w:r w:rsidRPr="005D72BF">
                                <w:rPr>
                                  <w:szCs w:val="16"/>
                                </w:rPr>
                                <w:t xml:space="preserve">Device Observation Consumer </w:t>
                              </w:r>
                              <w:r w:rsidRPr="005D72BF">
                                <w:rPr>
                                  <w:szCs w:val="16"/>
                                </w:rPr>
                                <w:br/>
                                <w:t>(DOC)</w:t>
                              </w:r>
                            </w:p>
                          </w:txbxContent>
                        </wps:txbx>
                        <wps:bodyPr rot="0" vert="horz" wrap="square" lIns="91440" tIns="45720" rIns="91440" bIns="45720" anchor="t" anchorCtr="0" upright="1">
                          <a:noAutofit/>
                        </wps:bodyPr>
                      </wps:wsp>
                      <wps:wsp>
                        <wps:cNvPr id="183" name="Line 70"/>
                        <wps:cNvCnPr>
                          <a:cxnSpLocks noChangeShapeType="1"/>
                        </wps:cNvCnPr>
                        <wps:spPr bwMode="auto">
                          <a:xfrm>
                            <a:off x="3953510" y="802005"/>
                            <a:ext cx="635" cy="2018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 name="Text Box 71"/>
                        <wps:cNvSpPr txBox="1">
                          <a:spLocks noChangeArrowheads="1"/>
                        </wps:cNvSpPr>
                        <wps:spPr bwMode="auto">
                          <a:xfrm>
                            <a:off x="1068705" y="89535"/>
                            <a:ext cx="914400" cy="712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7D9E66" w14:textId="77777777" w:rsidR="00D04981" w:rsidRPr="005D72BF" w:rsidRDefault="00D04981" w:rsidP="008630D6">
                              <w:pPr>
                                <w:pStyle w:val="FigureText"/>
                                <w:rPr>
                                  <w:szCs w:val="16"/>
                                </w:rPr>
                              </w:pPr>
                              <w:r w:rsidRPr="005D72BF">
                                <w:rPr>
                                  <w:szCs w:val="16"/>
                                </w:rPr>
                                <w:t xml:space="preserve">Device Observation Reporter </w:t>
                              </w:r>
                              <w:r w:rsidRPr="005D72BF">
                                <w:rPr>
                                  <w:szCs w:val="16"/>
                                </w:rPr>
                                <w:br/>
                                <w:t>(DOR)</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28D6E713" id="Canvas 185" o:spid="_x0000_s1192" editas="canvas" style="position:absolute;margin-left:0;margin-top:8.55pt;width:430.1pt;height:231.45pt;z-index:251878912;mso-position-horizontal:center;mso-position-horizontal-relative:margin;mso-position-vertical-relative:line" coordsize="54622,29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">
                <v:shape id="_x0000_s1193" type="#_x0000_t75" style="position:absolute;width:54622;height:29394;visibility:visible;mso-wrap-style:square">
                  <v:fill o:detectmouseclick="t"/>
                  <v:path o:connecttype="none"/>
                </v:shape>
                <v:shape id="Text Box 64" o:spid="_x0000_s1194" type="#_x0000_t202" style="position:absolute;left:16414;top:13957;width:22562;height:2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" stroked="f">
                  <v:textbox>
                    <w:txbxContent>
                      <w:p w14:paraId="1393559F" w14:textId="77777777" w:rsidR="00D04981" w:rsidRPr="005D72BF" w:rsidRDefault="00D04981" w:rsidP="008630D6">
                        <w:pPr>
                          <w:pStyle w:val="FigureText"/>
                          <w:rPr>
                            <w:szCs w:val="16"/>
                          </w:rPr>
                        </w:pPr>
                        <w:r>
                          <w:rPr>
                            <w:szCs w:val="16"/>
                          </w:rPr>
                          <w:t>PCD-10 Communicate Infusion Event</w:t>
                        </w:r>
                        <w:r w:rsidRPr="005D72BF">
                          <w:rPr>
                            <w:szCs w:val="16"/>
                          </w:rPr>
                          <w:t xml:space="preserve"> Data</w:t>
                        </w:r>
                      </w:p>
                    </w:txbxContent>
                  </v:textbox>
                </v:shape>
                <v:rect id="Rectangle 65" o:spid="_x0000_s1195" style="position:absolute;left:14598;top:12769;width:2375;height:10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"/>
                <v:rect id="Rectangle 66" o:spid="_x0000_s1196" style="position:absolute;left:38347;top:12769;width:2375;height:10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"/>
                <v:line id="Line 67" o:spid="_x0000_s1197" style="position:absolute;visibility:visible;mso-wrap-style:square" from="16973,17519" to="38347,17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">
                  <v:stroke endarrow="block"/>
                </v:line>
                <v:line id="Line 68" o:spid="_x0000_s1198" style="position:absolute;visibility:visible;mso-wrap-style:square" from="15786,8020" to="15792,28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"/>
                <v:shape id="Text Box 69" o:spid="_x0000_s1199" type="#_x0000_t202" style="position:absolute;left:34785;top:895;width:9150;height:7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" stroked="f">
                  <v:textbox>
                    <w:txbxContent>
                      <w:p w14:paraId="74AE087E" w14:textId="77777777" w:rsidR="00D04981" w:rsidRPr="005D72BF" w:rsidRDefault="00D04981" w:rsidP="008630D6">
                        <w:pPr>
                          <w:pStyle w:val="FigureText"/>
                          <w:rPr>
                            <w:szCs w:val="16"/>
                          </w:rPr>
                        </w:pPr>
                        <w:r w:rsidRPr="005D72BF">
                          <w:rPr>
                            <w:szCs w:val="16"/>
                          </w:rPr>
                          <w:t xml:space="preserve">Device Observation Consumer </w:t>
                        </w:r>
                        <w:r w:rsidRPr="005D72BF">
                          <w:rPr>
                            <w:szCs w:val="16"/>
                          </w:rPr>
                          <w:br/>
                          <w:t>(DOC)</w:t>
                        </w:r>
                      </w:p>
                    </w:txbxContent>
                  </v:textbox>
                </v:shape>
                <v:line id="Line 70" o:spid="_x0000_s1200" style="position:absolute;visibility:visible;mso-wrap-style:square" from="39535,8020" to="39541,28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"/>
                <v:shape id="Text Box 71" o:spid="_x0000_s1201" type="#_x0000_t202" style="position:absolute;left:10687;top:895;width:9144;height:7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" stroked="f">
                  <v:textbox>
                    <w:txbxContent>
                      <w:p w14:paraId="3D7D9E66" w14:textId="77777777" w:rsidR="00D04981" w:rsidRPr="005D72BF" w:rsidRDefault="00D04981" w:rsidP="008630D6">
                        <w:pPr>
                          <w:pStyle w:val="FigureText"/>
                          <w:rPr>
                            <w:szCs w:val="16"/>
                          </w:rPr>
                        </w:pPr>
                        <w:r w:rsidRPr="005D72BF">
                          <w:rPr>
                            <w:szCs w:val="16"/>
                          </w:rPr>
                          <w:t xml:space="preserve">Device Observation Reporter </w:t>
                        </w:r>
                        <w:r w:rsidRPr="005D72BF">
                          <w:rPr>
                            <w:szCs w:val="16"/>
                          </w:rPr>
                          <w:br/>
                          <w:t>(DOR)</w:t>
                        </w:r>
                      </w:p>
                    </w:txbxContent>
                  </v:textbox>
                </v:shape>
                <w10:wrap anchorx="margin" anchory="line"/>
              </v:group>
            </w:pict>
          </mc:Fallback>
        </mc:AlternateContent>
      </w:r>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p>
    <w:p w14:paraId="1DF1EEC6" w14:textId="77777777" w:rsidR="008E1C27" w:rsidRPr="00621E63" w:rsidRDefault="008E1C27" w:rsidP="005B0C7C">
      <w:pPr>
        <w:pStyle w:val="BodyText"/>
        <w:rPr>
          <w:ins w:id="2130" w:author="Mary Jungers" w:date="2019-11-13T18:51:00Z"/>
        </w:rPr>
      </w:pPr>
    </w:p>
    <w:p w14:paraId="2E6758DD" w14:textId="60106786" w:rsidR="008630D6" w:rsidRPr="00621E63" w:rsidRDefault="008630D6" w:rsidP="008E1C27">
      <w:pPr>
        <w:pStyle w:val="BodyText"/>
        <w:pPrChange w:id="2131" w:author="Mary Jungers" w:date="2019-11-13T18:50:00Z">
          <w:pPr>
            <w:pStyle w:val="Heading4"/>
            <w:numPr>
              <w:ilvl w:val="0"/>
              <w:numId w:val="0"/>
            </w:numPr>
          </w:pPr>
        </w:pPrChange>
      </w:pPr>
    </w:p>
    <w:p w14:paraId="4DC8D227" w14:textId="77777777" w:rsidR="008630D6" w:rsidRPr="00621E63" w:rsidRDefault="008630D6" w:rsidP="008E1C27">
      <w:pPr>
        <w:pStyle w:val="BodyText"/>
        <w:pPrChange w:id="2132" w:author="Mary Jungers" w:date="2019-11-13T18:50:00Z">
          <w:pPr>
            <w:pStyle w:val="Heading4"/>
            <w:numPr>
              <w:ilvl w:val="0"/>
              <w:numId w:val="0"/>
            </w:numPr>
          </w:pPr>
        </w:pPrChange>
      </w:pPr>
    </w:p>
    <w:p w14:paraId="2C330107" w14:textId="77777777" w:rsidR="008630D6" w:rsidRPr="00621E63" w:rsidRDefault="008630D6" w:rsidP="008E1C27">
      <w:pPr>
        <w:pStyle w:val="BodyText"/>
        <w:pPrChange w:id="2133" w:author="Mary Jungers" w:date="2019-11-13T18:50:00Z">
          <w:pPr>
            <w:pStyle w:val="Heading4"/>
            <w:numPr>
              <w:ilvl w:val="0"/>
              <w:numId w:val="0"/>
            </w:numPr>
          </w:pPr>
        </w:pPrChange>
      </w:pPr>
    </w:p>
    <w:p w14:paraId="3BBB41BC" w14:textId="77777777" w:rsidR="008630D6" w:rsidRPr="00621E63" w:rsidRDefault="008630D6" w:rsidP="008E1C27">
      <w:pPr>
        <w:pStyle w:val="BodyText"/>
        <w:pPrChange w:id="2134" w:author="Mary Jungers" w:date="2019-11-13T18:50:00Z">
          <w:pPr>
            <w:pStyle w:val="Heading4"/>
            <w:numPr>
              <w:ilvl w:val="0"/>
              <w:numId w:val="0"/>
            </w:numPr>
          </w:pPr>
        </w:pPrChange>
      </w:pPr>
    </w:p>
    <w:p w14:paraId="19D59B1F" w14:textId="77777777" w:rsidR="008630D6" w:rsidRPr="00621E63" w:rsidRDefault="008630D6" w:rsidP="008E1C27">
      <w:pPr>
        <w:pStyle w:val="BodyText"/>
        <w:pPrChange w:id="2135" w:author="Mary Jungers" w:date="2019-11-13T18:50:00Z">
          <w:pPr>
            <w:pStyle w:val="Heading4"/>
            <w:numPr>
              <w:ilvl w:val="0"/>
              <w:numId w:val="0"/>
            </w:numPr>
          </w:pPr>
        </w:pPrChange>
      </w:pPr>
    </w:p>
    <w:p w14:paraId="32ACB53A" w14:textId="77777777" w:rsidR="008630D6" w:rsidRPr="00621E63" w:rsidRDefault="008630D6" w:rsidP="008E1C27">
      <w:pPr>
        <w:pStyle w:val="BodyText"/>
        <w:pPrChange w:id="2136" w:author="Mary Jungers" w:date="2019-11-13T18:50:00Z">
          <w:pPr>
            <w:pStyle w:val="Heading4"/>
            <w:numPr>
              <w:ilvl w:val="0"/>
              <w:numId w:val="0"/>
            </w:numPr>
          </w:pPr>
        </w:pPrChange>
      </w:pPr>
    </w:p>
    <w:p w14:paraId="26B1380E" w14:textId="77777777" w:rsidR="008630D6" w:rsidRPr="00621E63" w:rsidRDefault="008630D6" w:rsidP="008E1C27">
      <w:pPr>
        <w:pStyle w:val="BodyText"/>
        <w:pPrChange w:id="2137" w:author="Mary Jungers" w:date="2019-11-13T18:50:00Z">
          <w:pPr>
            <w:pStyle w:val="Heading4"/>
            <w:numPr>
              <w:ilvl w:val="0"/>
              <w:numId w:val="0"/>
            </w:numPr>
          </w:pPr>
        </w:pPrChange>
      </w:pPr>
    </w:p>
    <w:p w14:paraId="77C03D96" w14:textId="77777777" w:rsidR="008630D6" w:rsidRPr="00621E63" w:rsidRDefault="008630D6" w:rsidP="008E1C27">
      <w:pPr>
        <w:pStyle w:val="BodyText"/>
        <w:pPrChange w:id="2138" w:author="Mary Jungers" w:date="2019-11-13T18:50:00Z">
          <w:pPr>
            <w:pStyle w:val="Heading4"/>
            <w:numPr>
              <w:ilvl w:val="0"/>
              <w:numId w:val="0"/>
            </w:numPr>
          </w:pPr>
        </w:pPrChange>
      </w:pPr>
    </w:p>
    <w:p w14:paraId="25078ECB" w14:textId="77777777" w:rsidR="008630D6" w:rsidRPr="00621E63" w:rsidRDefault="008630D6" w:rsidP="008E1C27">
      <w:pPr>
        <w:pStyle w:val="BodyText"/>
        <w:pPrChange w:id="2139" w:author="Mary Jungers" w:date="2019-11-13T18:50:00Z">
          <w:pPr>
            <w:pStyle w:val="Heading4"/>
            <w:numPr>
              <w:ilvl w:val="0"/>
              <w:numId w:val="0"/>
            </w:numPr>
          </w:pPr>
        </w:pPrChange>
      </w:pPr>
    </w:p>
    <w:p w14:paraId="0E7342ED" w14:textId="77777777" w:rsidR="008E1C27" w:rsidRPr="00621E63" w:rsidRDefault="008E1C27" w:rsidP="008E1C27">
      <w:pPr>
        <w:pStyle w:val="BodyText"/>
        <w:rPr>
          <w:ins w:id="2140" w:author="Mary Jungers" w:date="2019-11-13T18:51:00Z"/>
        </w:rPr>
        <w:pPrChange w:id="2141" w:author="Mary Jungers" w:date="2019-11-13T18:51:00Z">
          <w:pPr>
            <w:pStyle w:val="Heading4"/>
            <w:numPr>
              <w:ilvl w:val="0"/>
              <w:numId w:val="0"/>
            </w:numPr>
          </w:pPr>
        </w:pPrChange>
      </w:pPr>
      <w:bookmarkStart w:id="2142" w:name="_Toc343764508"/>
      <w:bookmarkStart w:id="2143" w:name="_Toc371555178"/>
      <w:bookmarkStart w:id="2144" w:name="_Toc436215471"/>
    </w:p>
    <w:p w14:paraId="70ABB4FD" w14:textId="77777777" w:rsidR="008E1C27" w:rsidRPr="00621E63" w:rsidRDefault="008E1C27" w:rsidP="008E1C27">
      <w:pPr>
        <w:pStyle w:val="BodyText"/>
        <w:rPr>
          <w:ins w:id="2145" w:author="Mary Jungers" w:date="2019-11-13T18:51:00Z"/>
        </w:rPr>
        <w:pPrChange w:id="2146" w:author="Mary Jungers" w:date="2019-11-13T18:51:00Z">
          <w:pPr>
            <w:pStyle w:val="Heading4"/>
            <w:numPr>
              <w:ilvl w:val="0"/>
              <w:numId w:val="0"/>
            </w:numPr>
          </w:pPr>
        </w:pPrChange>
      </w:pPr>
    </w:p>
    <w:p w14:paraId="407C1DF6" w14:textId="77777777" w:rsidR="008E1C27" w:rsidRPr="00621E63" w:rsidRDefault="008E1C27" w:rsidP="008E1C27">
      <w:pPr>
        <w:pStyle w:val="BodyText"/>
        <w:rPr>
          <w:ins w:id="2147" w:author="Mary Jungers" w:date="2019-11-13T18:51:00Z"/>
        </w:rPr>
        <w:pPrChange w:id="2148" w:author="Mary Jungers" w:date="2019-11-13T18:51:00Z">
          <w:pPr>
            <w:pStyle w:val="Heading4"/>
            <w:numPr>
              <w:ilvl w:val="0"/>
              <w:numId w:val="0"/>
            </w:numPr>
          </w:pPr>
        </w:pPrChange>
      </w:pPr>
    </w:p>
    <w:p w14:paraId="2DFDB96B" w14:textId="39BDC6B0" w:rsidR="008630D6" w:rsidRPr="00621E63" w:rsidRDefault="008630D6" w:rsidP="008630D6">
      <w:pPr>
        <w:pStyle w:val="Heading4"/>
        <w:numPr>
          <w:ilvl w:val="0"/>
          <w:numId w:val="0"/>
        </w:numPr>
        <w:rPr>
          <w:bCs/>
          <w:noProof w:val="0"/>
        </w:rPr>
      </w:pPr>
      <w:bookmarkStart w:id="2149" w:name="_Toc24650497"/>
      <w:r w:rsidRPr="00621E63">
        <w:rPr>
          <w:bCs/>
          <w:noProof w:val="0"/>
        </w:rPr>
        <w:t>3.10.4.1 Communicate Infusion Event Data</w:t>
      </w:r>
      <w:bookmarkEnd w:id="2142"/>
      <w:bookmarkEnd w:id="2143"/>
      <w:bookmarkEnd w:id="2144"/>
      <w:bookmarkEnd w:id="2149"/>
    </w:p>
    <w:p w14:paraId="79BF1622" w14:textId="77777777" w:rsidR="008630D6" w:rsidRPr="00621E63" w:rsidRDefault="008630D6" w:rsidP="008630D6">
      <w:pPr>
        <w:pStyle w:val="BodyText"/>
      </w:pPr>
      <w:r w:rsidRPr="00621E63">
        <w:t>Event messages are generated by the infusion pump or Gateway during normal execution of an infusion therapy. Example of such events are start of infusion delivery, rate change or transition from piggyback to primary or transition to KVO. This information is sent from a DOR to a DOC.</w:t>
      </w:r>
    </w:p>
    <w:p w14:paraId="32C11582" w14:textId="77777777" w:rsidR="008630D6" w:rsidRPr="00621E63" w:rsidRDefault="008630D6" w:rsidP="008630D6">
      <w:pPr>
        <w:pStyle w:val="BodyText"/>
      </w:pPr>
      <w:r w:rsidRPr="00621E63">
        <w:t>Note that while a system is off-line, all events should be buffered and then communicated when communication is established again. Event time stamps should indicate when the event occurred, not when it was communicated.</w:t>
      </w:r>
    </w:p>
    <w:p w14:paraId="3462D925" w14:textId="77777777" w:rsidR="008630D6" w:rsidRPr="00621E63" w:rsidRDefault="008630D6" w:rsidP="008630D6">
      <w:pPr>
        <w:pStyle w:val="Heading5"/>
        <w:numPr>
          <w:ilvl w:val="0"/>
          <w:numId w:val="0"/>
        </w:numPr>
        <w:rPr>
          <w:bCs/>
          <w:noProof w:val="0"/>
        </w:rPr>
      </w:pPr>
      <w:bookmarkStart w:id="2150" w:name="_Toc343764509"/>
      <w:bookmarkStart w:id="2151" w:name="_Toc371555179"/>
      <w:bookmarkStart w:id="2152" w:name="_Toc436215472"/>
      <w:bookmarkStart w:id="2153" w:name="_Toc24650498"/>
      <w:r w:rsidRPr="00621E63">
        <w:rPr>
          <w:bCs/>
          <w:noProof w:val="0"/>
        </w:rPr>
        <w:t>3.10.4.1.1 Trigger Events</w:t>
      </w:r>
      <w:bookmarkEnd w:id="2150"/>
      <w:bookmarkEnd w:id="2151"/>
      <w:bookmarkEnd w:id="2152"/>
      <w:bookmarkEnd w:id="2153"/>
    </w:p>
    <w:p w14:paraId="4F312DC4" w14:textId="77777777" w:rsidR="008630D6" w:rsidRPr="00621E63" w:rsidRDefault="008630D6" w:rsidP="008630D6">
      <w:pPr>
        <w:pStyle w:val="BodyText"/>
      </w:pPr>
      <w:r w:rsidRPr="00621E63">
        <w:t xml:space="preserve">The ORU^R42^ORU_R01 message is an unsolicited update initiated by the Device Observation Reporter. The ORU^R42 can be sent with or without a preceding order, since it is common in a clinical setting for device data to be reported without a specific order having been transacted in the information system (that is, the reporting is the result of a "standing order" for monitoring in a particular clinical situation). </w:t>
      </w:r>
    </w:p>
    <w:p w14:paraId="2CB5A36D" w14:textId="77777777" w:rsidR="008630D6" w:rsidRPr="00621E63" w:rsidRDefault="008630D6" w:rsidP="008630D6">
      <w:pPr>
        <w:pStyle w:val="Heading5"/>
        <w:numPr>
          <w:ilvl w:val="0"/>
          <w:numId w:val="0"/>
        </w:numPr>
        <w:rPr>
          <w:bCs/>
          <w:noProof w:val="0"/>
        </w:rPr>
      </w:pPr>
      <w:bookmarkStart w:id="2154" w:name="_Toc343764510"/>
      <w:bookmarkStart w:id="2155" w:name="_Toc371555180"/>
      <w:bookmarkStart w:id="2156" w:name="_Toc436215473"/>
      <w:bookmarkStart w:id="2157" w:name="_Toc24650499"/>
      <w:r w:rsidRPr="00621E63">
        <w:rPr>
          <w:bCs/>
          <w:noProof w:val="0"/>
        </w:rPr>
        <w:t>3.10.4.1.2 Message Semantics</w:t>
      </w:r>
      <w:bookmarkEnd w:id="2154"/>
      <w:bookmarkEnd w:id="2155"/>
      <w:bookmarkEnd w:id="2156"/>
      <w:bookmarkEnd w:id="2157"/>
    </w:p>
    <w:p w14:paraId="4F4B63AA" w14:textId="77777777" w:rsidR="008630D6" w:rsidRPr="00621E63" w:rsidRDefault="008630D6" w:rsidP="008630D6">
      <w:pPr>
        <w:pStyle w:val="BodyText"/>
      </w:pPr>
      <w:r w:rsidRPr="00621E63">
        <w:t xml:space="preserve">Refer to the HL7® standard for the ORU message of HL7 2.6 Chapter 7 and the general message semantics. </w:t>
      </w:r>
    </w:p>
    <w:p w14:paraId="1A3B4D26" w14:textId="77777777" w:rsidR="008630D6" w:rsidRPr="00621E63" w:rsidRDefault="008630D6" w:rsidP="008630D6">
      <w:pPr>
        <w:pStyle w:val="BodyText"/>
      </w:pPr>
      <w:r w:rsidRPr="00621E63">
        <w:t>The ORU^R42^ORU_R01 message structure provides the mechanism for mapping the hierarchical structure of an IEEE 11073 containment tree to a series of OBX segments. See the discussion of how the containment is represented using a "dotted notation" in field OBX-4 Observation Sub-ID in the PCD TF-2: Appendix B.8.</w:t>
      </w:r>
    </w:p>
    <w:p w14:paraId="700B5CDB" w14:textId="77777777" w:rsidR="008630D6" w:rsidRPr="00621E63" w:rsidRDefault="008630D6" w:rsidP="008630D6">
      <w:pPr>
        <w:pStyle w:val="BodyText"/>
      </w:pPr>
      <w:r w:rsidRPr="00621E63">
        <w:lastRenderedPageBreak/>
        <w:t xml:space="preserve">See “ISO/IEEE Nomenclature mapping to HL7 OBX-3” in the PCD TF-2: Appendix A.1 for further information on the mapping rules. </w:t>
      </w:r>
    </w:p>
    <w:p w14:paraId="7EF62448" w14:textId="77777777" w:rsidR="008630D6" w:rsidRPr="00621E63" w:rsidRDefault="008630D6" w:rsidP="008630D6">
      <w:pPr>
        <w:pStyle w:val="Heading5"/>
        <w:numPr>
          <w:ilvl w:val="0"/>
          <w:numId w:val="0"/>
        </w:numPr>
        <w:rPr>
          <w:bCs/>
          <w:noProof w:val="0"/>
        </w:rPr>
      </w:pPr>
      <w:bookmarkStart w:id="2158" w:name="_Toc343764511"/>
      <w:bookmarkStart w:id="2159" w:name="_Toc371555181"/>
      <w:bookmarkStart w:id="2160" w:name="_Toc436215474"/>
      <w:bookmarkStart w:id="2161" w:name="_Toc24650500"/>
      <w:r w:rsidRPr="00621E63">
        <w:rPr>
          <w:bCs/>
          <w:noProof w:val="0"/>
        </w:rPr>
        <w:t>3.10.4.1.3 Expected Actions</w:t>
      </w:r>
      <w:bookmarkEnd w:id="2158"/>
      <w:bookmarkEnd w:id="2159"/>
      <w:bookmarkEnd w:id="2160"/>
      <w:bookmarkEnd w:id="2161"/>
    </w:p>
    <w:p w14:paraId="43DADF8F" w14:textId="77777777" w:rsidR="008630D6" w:rsidRPr="00621E63" w:rsidRDefault="008630D6" w:rsidP="008630D6">
      <w:pPr>
        <w:pStyle w:val="BodyText"/>
      </w:pPr>
      <w:r w:rsidRPr="00621E63">
        <w:t>The ORU^R42^ORU_R01 message is sent from the DOR to the DOC. Upon receipt the DOC validates the message and responds with an acknowledgement as defined in PCD TF-2: Appendix G.1, Acknowledgment Modes.</w:t>
      </w:r>
    </w:p>
    <w:bookmarkEnd w:id="2090"/>
    <w:p w14:paraId="2B9F37C2" w14:textId="77777777" w:rsidR="008630D6" w:rsidRPr="00621E63" w:rsidRDefault="008630D6" w:rsidP="00C70AE3">
      <w:pPr>
        <w:pStyle w:val="BodyText"/>
      </w:pPr>
    </w:p>
    <w:p w14:paraId="1B415F7A" w14:textId="0DB217A8" w:rsidR="00800492" w:rsidRPr="00621E63" w:rsidRDefault="00800492" w:rsidP="00800492">
      <w:pPr>
        <w:pStyle w:val="PartTitle"/>
        <w:rPr>
          <w:ins w:id="2162" w:author="Mary Jungers" w:date="2019-11-13T18:55:00Z"/>
        </w:rPr>
        <w:pPrChange w:id="2163" w:author="Mary Jungers" w:date="2019-11-13T18:55:00Z">
          <w:pPr>
            <w:pStyle w:val="AppendixHeading1"/>
            <w:numPr>
              <w:numId w:val="0"/>
            </w:numPr>
          </w:pPr>
        </w:pPrChange>
      </w:pPr>
      <w:bookmarkStart w:id="2164" w:name="_Toc400638436"/>
      <w:bookmarkStart w:id="2165" w:name="_Toc401769849"/>
      <w:bookmarkStart w:id="2166" w:name="_Toc24650501"/>
      <w:ins w:id="2167" w:author="Mary Jungers" w:date="2019-11-13T18:55:00Z">
        <w:r w:rsidRPr="00621E63">
          <w:lastRenderedPageBreak/>
          <w:t>Appendices</w:t>
        </w:r>
        <w:bookmarkEnd w:id="2166"/>
      </w:ins>
    </w:p>
    <w:p w14:paraId="15473530" w14:textId="64DB8A60" w:rsidR="00EB6E71" w:rsidRPr="00621E63" w:rsidRDefault="00800492" w:rsidP="00800492">
      <w:pPr>
        <w:pStyle w:val="Heading1"/>
        <w:numPr>
          <w:ilvl w:val="0"/>
          <w:numId w:val="0"/>
        </w:numPr>
        <w:rPr>
          <w:noProof w:val="0"/>
        </w:rPr>
        <w:pPrChange w:id="2168" w:author="Mary Jungers" w:date="2019-11-13T18:56:00Z">
          <w:pPr>
            <w:pStyle w:val="AppendixHeading1"/>
          </w:pPr>
        </w:pPrChange>
      </w:pPr>
      <w:bookmarkStart w:id="2169" w:name="_Toc24650502"/>
      <w:ins w:id="2170" w:author="Mary Jungers" w:date="2019-11-13T18:56:00Z">
        <w:r w:rsidRPr="00621E63">
          <w:rPr>
            <w:noProof w:val="0"/>
          </w:rPr>
          <w:lastRenderedPageBreak/>
          <w:t xml:space="preserve">Appendix A </w:t>
        </w:r>
      </w:ins>
      <w:r w:rsidR="00EB6E71" w:rsidRPr="00621E63">
        <w:rPr>
          <w:noProof w:val="0"/>
        </w:rPr>
        <w:t>Mapping ISO/IEEE 11073 Domain Information Model to HL7</w:t>
      </w:r>
      <w:bookmarkEnd w:id="2164"/>
      <w:bookmarkEnd w:id="2165"/>
      <w:bookmarkEnd w:id="2169"/>
    </w:p>
    <w:p w14:paraId="67D03F3D" w14:textId="2C37A8F0" w:rsidR="00B11855" w:rsidRPr="00621E63" w:rsidRDefault="003D003E" w:rsidP="006F7DBC">
      <w:pPr>
        <w:pStyle w:val="BodyText"/>
      </w:pPr>
      <w:r w:rsidRPr="00621E63">
        <w:t xml:space="preserve">Figure A-1: System Package </w:t>
      </w:r>
      <w:r w:rsidR="00670F96" w:rsidRPr="00621E63">
        <w:t>Model</w:t>
      </w:r>
      <w:r w:rsidRPr="00621E63">
        <w:t xml:space="preserve"> represents the system level containment of the 11073 DIM. </w:t>
      </w:r>
    </w:p>
    <w:p w14:paraId="3B16E7F8" w14:textId="77777777" w:rsidR="006F7DBC" w:rsidRPr="00621E63" w:rsidRDefault="006F7DBC" w:rsidP="001F5A5C">
      <w:pPr>
        <w:pStyle w:val="BodyText"/>
      </w:pPr>
    </w:p>
    <w:p w14:paraId="78CDE2A4" w14:textId="77777777" w:rsidR="006F7DBC" w:rsidRPr="00621E63" w:rsidRDefault="00F73333" w:rsidP="000A5604">
      <w:pPr>
        <w:pStyle w:val="FigureTitle"/>
      </w:pPr>
      <w:r w:rsidRPr="00621E63">
        <w:drawing>
          <wp:inline distT="0" distB="0" distL="0" distR="0" wp14:anchorId="6EB84020" wp14:editId="2D80F128">
            <wp:extent cx="5449570" cy="4377055"/>
            <wp:effectExtent l="0" t="0" r="0" b="4445"/>
            <wp:docPr id="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49570" cy="4377055"/>
                    </a:xfrm>
                    <a:prstGeom prst="rect">
                      <a:avLst/>
                    </a:prstGeom>
                    <a:noFill/>
                    <a:ln>
                      <a:noFill/>
                    </a:ln>
                  </pic:spPr>
                </pic:pic>
              </a:graphicData>
            </a:graphic>
          </wp:inline>
        </w:drawing>
      </w:r>
    </w:p>
    <w:p w14:paraId="0D7CADB5" w14:textId="77777777" w:rsidR="00B11855" w:rsidRPr="00621E63" w:rsidRDefault="003D003E" w:rsidP="00CF5627">
      <w:pPr>
        <w:pStyle w:val="FigureTitle"/>
      </w:pPr>
      <w:r w:rsidRPr="00621E63">
        <w:t>Figure A-1: System Package Model</w:t>
      </w:r>
    </w:p>
    <w:p w14:paraId="1AFCFCC2" w14:textId="6E58BEA6" w:rsidR="00B11855" w:rsidRPr="00621E63" w:rsidRDefault="003D003E" w:rsidP="00C70AE3">
      <w:pPr>
        <w:pStyle w:val="BodyText"/>
      </w:pPr>
      <w:r w:rsidRPr="00621E63">
        <w:t xml:space="preserve">The mapping from 11073 to </w:t>
      </w:r>
      <w:r w:rsidR="006D613E" w:rsidRPr="00621E63">
        <w:t>HL7</w:t>
      </w:r>
      <w:r w:rsidR="00995105" w:rsidRPr="00621E63">
        <w:t xml:space="preserve"> </w:t>
      </w:r>
      <w:r w:rsidRPr="00621E63">
        <w:t>will be described by focusing on the Medical Package defined by the Medical Device System shown in Figure A-1: System Package Model and elaborated in Figure A-2: Medical Package Model.</w:t>
      </w:r>
    </w:p>
    <w:p w14:paraId="17A59B5E" w14:textId="77777777" w:rsidR="00B11855" w:rsidRPr="00621E63" w:rsidRDefault="00F73333" w:rsidP="00C70AE3">
      <w:pPr>
        <w:pStyle w:val="BodyText"/>
      </w:pPr>
      <w:r w:rsidRPr="00621E63">
        <w:lastRenderedPageBreak/>
        <w:drawing>
          <wp:inline distT="0" distB="0" distL="0" distR="0" wp14:anchorId="46B05ABB" wp14:editId="7695918B">
            <wp:extent cx="5681345" cy="4291330"/>
            <wp:effectExtent l="0" t="0" r="0" b="0"/>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1345" cy="4291330"/>
                    </a:xfrm>
                    <a:prstGeom prst="rect">
                      <a:avLst/>
                    </a:prstGeom>
                    <a:noFill/>
                    <a:ln>
                      <a:noFill/>
                    </a:ln>
                  </pic:spPr>
                </pic:pic>
              </a:graphicData>
            </a:graphic>
          </wp:inline>
        </w:drawing>
      </w:r>
    </w:p>
    <w:p w14:paraId="328DD9BD" w14:textId="77777777" w:rsidR="00B11855" w:rsidRPr="00621E63" w:rsidRDefault="003D003E" w:rsidP="00CF5627">
      <w:pPr>
        <w:pStyle w:val="FigureTitle"/>
      </w:pPr>
      <w:r w:rsidRPr="00621E63">
        <w:t>Figure A-2: Medical Package Model</w:t>
      </w:r>
    </w:p>
    <w:p w14:paraId="67485C23" w14:textId="5D96E0BC" w:rsidR="00B11855" w:rsidRPr="00621E63" w:rsidRDefault="003D003E" w:rsidP="00C70AE3">
      <w:pPr>
        <w:pStyle w:val="BodyText"/>
      </w:pPr>
      <w:r w:rsidRPr="00621E63">
        <w:t xml:space="preserve">The </w:t>
      </w:r>
      <w:r w:rsidR="006D613E" w:rsidRPr="00621E63">
        <w:t>HL7</w:t>
      </w:r>
      <w:r w:rsidR="00995105" w:rsidRPr="00621E63">
        <w:t xml:space="preserve"> </w:t>
      </w:r>
      <w:r w:rsidRPr="00621E63">
        <w:t>OBX segment provides two fields which are used in mapping the objects shown in Figure A-2: Medical Package Model; these are OBX-3 Observation Identifier and OBX-4 Observation Sub-Id.</w:t>
      </w:r>
    </w:p>
    <w:p w14:paraId="5E03897F" w14:textId="01F40050" w:rsidR="00B11855" w:rsidRPr="00621E63" w:rsidRDefault="003D003E" w:rsidP="00C70AE3">
      <w:pPr>
        <w:pStyle w:val="BodyText"/>
      </w:pPr>
      <w:r w:rsidRPr="00621E63">
        <w:t xml:space="preserve">OBX-3 is expressed as an </w:t>
      </w:r>
      <w:r w:rsidR="006D613E" w:rsidRPr="00621E63">
        <w:t>HL7</w:t>
      </w:r>
      <w:r w:rsidR="00995105" w:rsidRPr="00621E63">
        <w:t xml:space="preserve"> </w:t>
      </w:r>
      <w:r w:rsidRPr="00621E63">
        <w:t xml:space="preserve">Coded Element With Exceptions (CWE) data type and the details of mapping the 11073 MDC to the </w:t>
      </w:r>
      <w:r w:rsidR="006D613E" w:rsidRPr="00621E63">
        <w:t>HL7</w:t>
      </w:r>
      <w:r w:rsidR="00995105" w:rsidRPr="00621E63">
        <w:t xml:space="preserve"> </w:t>
      </w:r>
      <w:r w:rsidRPr="00621E63">
        <w:t xml:space="preserve">CWE datatype are described in Appendix </w:t>
      </w:r>
      <w:r w:rsidR="00B37DF5" w:rsidRPr="00621E63">
        <w:t>A.1 ISO</w:t>
      </w:r>
      <w:r w:rsidRPr="00621E63">
        <w:t xml:space="preserve">/IEEE Nomenclature mapping to </w:t>
      </w:r>
      <w:r w:rsidR="006D613E" w:rsidRPr="00621E63">
        <w:t>HL7</w:t>
      </w:r>
      <w:r w:rsidR="00995105" w:rsidRPr="00621E63">
        <w:t xml:space="preserve"> </w:t>
      </w:r>
      <w:r w:rsidRPr="00621E63">
        <w:t>OBX-3.</w:t>
      </w:r>
    </w:p>
    <w:p w14:paraId="48BEC4B9" w14:textId="77777777" w:rsidR="00B11855" w:rsidRPr="00621E63" w:rsidRDefault="003D003E" w:rsidP="00C70AE3">
      <w:pPr>
        <w:pStyle w:val="BodyText"/>
      </w:pPr>
      <w:r w:rsidRPr="00621E63">
        <w:t>OBX-4 is used to express the containment level of a particular item expressed in OBX-3. This is done by defining the nodes of the &lt;MDS&gt; &lt;VMD&gt; &lt;CHAN&gt; &lt;METRIC&gt; hierarchy of the containment tree as a set of ordinal numbers expressed in a dotted notation such that each OBX-3 is expressed unambiguously in terms of its containment as defined by OBX-4. This may be supplemented by a further level or levels to distinguish attributes or other subordinate structures as may be specified in particular PCD profiles. See under OBX-4 in Appendix B for the details of the "dotted notation" used to express this containment.</w:t>
      </w:r>
    </w:p>
    <w:p w14:paraId="598DC326" w14:textId="77777777" w:rsidR="006F7DBC" w:rsidRPr="00621E63" w:rsidRDefault="00F73333" w:rsidP="00A17802">
      <w:pPr>
        <w:pStyle w:val="BodyText"/>
        <w:jc w:val="center"/>
      </w:pPr>
      <w:r w:rsidRPr="00621E63">
        <w:lastRenderedPageBreak/>
        <w:drawing>
          <wp:inline distT="0" distB="0" distL="0" distR="0" wp14:anchorId="62FD8AFD" wp14:editId="33C9F1BD">
            <wp:extent cx="4730750" cy="3328670"/>
            <wp:effectExtent l="0" t="0" r="0" b="508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30750" cy="3328670"/>
                    </a:xfrm>
                    <a:prstGeom prst="rect">
                      <a:avLst/>
                    </a:prstGeom>
                    <a:noFill/>
                    <a:ln>
                      <a:noFill/>
                    </a:ln>
                  </pic:spPr>
                </pic:pic>
              </a:graphicData>
            </a:graphic>
          </wp:inline>
        </w:drawing>
      </w:r>
    </w:p>
    <w:p w14:paraId="2E846FC2" w14:textId="77777777" w:rsidR="00B11855" w:rsidRPr="00621E63" w:rsidRDefault="003D003E" w:rsidP="00CF5627">
      <w:pPr>
        <w:pStyle w:val="FigureTitle"/>
      </w:pPr>
      <w:r w:rsidRPr="00621E63">
        <w:t>Figure A-3: Example of Mapping Containment to OBX-4</w:t>
      </w:r>
    </w:p>
    <w:p w14:paraId="4CD7344A" w14:textId="77777777" w:rsidR="00B11855" w:rsidRPr="00621E63" w:rsidRDefault="003D003E" w:rsidP="00C70AE3">
      <w:pPr>
        <w:pStyle w:val="BodyText"/>
      </w:pPr>
      <w:r w:rsidRPr="00621E63">
        <w:t>For example the OBX-4 for the &lt;VS Mon&gt; &lt;ECG&gt; &lt;Ctach&gt; &lt;HR&gt; would be expressed as 1.2.1.3.</w:t>
      </w:r>
    </w:p>
    <w:p w14:paraId="76FDE44E" w14:textId="77777777" w:rsidR="00FB22C3" w:rsidRPr="00621E63" w:rsidRDefault="00FB22C3" w:rsidP="00FB22C3">
      <w:pPr>
        <w:pStyle w:val="BodyText"/>
      </w:pPr>
      <w:r w:rsidRPr="00621E63">
        <w:t>NOTE: The ordinal numbers in an OBX-4 are not normative for a given parameter (identified in OBX-3) and may vary between implementations. Each OBX-4 Sub-Id must be unique within a given containment and message but the numbers and mappings may change between messages.</w:t>
      </w:r>
    </w:p>
    <w:p w14:paraId="052C73FC" w14:textId="08BCB432" w:rsidR="00B11855" w:rsidRPr="00621E63" w:rsidRDefault="003D003E" w:rsidP="00C70AE3">
      <w:pPr>
        <w:pStyle w:val="BodyText"/>
      </w:pPr>
      <w:r w:rsidRPr="00621E63">
        <w:t xml:space="preserve">In OBX-2 the valid </w:t>
      </w:r>
      <w:r w:rsidR="006D613E" w:rsidRPr="00621E63">
        <w:t>HL7</w:t>
      </w:r>
      <w:r w:rsidR="00995105" w:rsidRPr="00621E63">
        <w:t xml:space="preserve"> </w:t>
      </w:r>
      <w:r w:rsidRPr="00621E63">
        <w:t>types for the mapping are NM, ST, SN, CWE, CF (String may have some implied structure)</w:t>
      </w:r>
    </w:p>
    <w:p w14:paraId="156A308A" w14:textId="77777777" w:rsidR="00B11855" w:rsidRPr="00621E63" w:rsidRDefault="003D003E" w:rsidP="00C70AE3">
      <w:pPr>
        <w:pStyle w:val="BodyText"/>
      </w:pPr>
      <w:r w:rsidRPr="00621E63">
        <w:t>The specification of the containment tree provides a mechanism to address dynamic configuration of a PCD. For example, a patient monitor may have one or more "plug-ins" which may be added to and removed from the patient monitor as the patient’s clinical condition changes. These should be individually identifiable by a unique device instance identifier. When a plug-in is removed, the ordinal numbers previously assigned to that plug-in should be reserved. Addition of a new plug-in with a different unique device instance identifier shall result in the assignment of ordinal numbers which have not been reserved. Replacement of the "known" plug-in after its removal shall result in the re-assignment of the same reserved ordinal number to the plug-in that it formerly had. If the DOR system cannot distinguish individual instances of a module, it may treat modules that are functionally equivalent as though they were the same module for the purposes of the above scheme.</w:t>
      </w:r>
    </w:p>
    <w:p w14:paraId="25D4D522" w14:textId="6DD18F63" w:rsidR="00B11855" w:rsidRPr="00621E63" w:rsidRDefault="00800492" w:rsidP="00800492">
      <w:pPr>
        <w:pStyle w:val="Heading2"/>
        <w:numPr>
          <w:ilvl w:val="0"/>
          <w:numId w:val="0"/>
        </w:numPr>
        <w:rPr>
          <w:noProof w:val="0"/>
        </w:rPr>
        <w:pPrChange w:id="2171" w:author="Mary Jungers" w:date="2019-11-13T18:56:00Z">
          <w:pPr>
            <w:pStyle w:val="AppendixHeading2"/>
            <w:keepNext/>
          </w:pPr>
        </w:pPrChange>
      </w:pPr>
      <w:bookmarkStart w:id="2172" w:name="_Ref272321238"/>
      <w:bookmarkStart w:id="2173" w:name="_Toc401769850"/>
      <w:bookmarkStart w:id="2174" w:name="_Toc24650503"/>
      <w:ins w:id="2175" w:author="Mary Jungers" w:date="2019-11-13T18:56:00Z">
        <w:r w:rsidRPr="00621E63">
          <w:rPr>
            <w:noProof w:val="0"/>
          </w:rPr>
          <w:lastRenderedPageBreak/>
          <w:t xml:space="preserve">A.1 </w:t>
        </w:r>
      </w:ins>
      <w:r w:rsidR="003D003E" w:rsidRPr="00621E63">
        <w:rPr>
          <w:noProof w:val="0"/>
        </w:rPr>
        <w:t xml:space="preserve">ISO/IEEE Nomenclature mapping to </w:t>
      </w:r>
      <w:r w:rsidR="006D613E" w:rsidRPr="00621E63">
        <w:rPr>
          <w:noProof w:val="0"/>
        </w:rPr>
        <w:t>HL7</w:t>
      </w:r>
      <w:r w:rsidR="00995105" w:rsidRPr="00621E63">
        <w:rPr>
          <w:noProof w:val="0"/>
        </w:rPr>
        <w:t xml:space="preserve"> </w:t>
      </w:r>
      <w:r w:rsidR="003D003E" w:rsidRPr="00621E63">
        <w:rPr>
          <w:noProof w:val="0"/>
        </w:rPr>
        <w:t>OBX-3</w:t>
      </w:r>
      <w:bookmarkEnd w:id="2172"/>
      <w:bookmarkEnd w:id="2173"/>
      <w:bookmarkEnd w:id="2174"/>
    </w:p>
    <w:p w14:paraId="71013943" w14:textId="2C712234" w:rsidR="00B11855" w:rsidRPr="00621E63" w:rsidRDefault="003D003E" w:rsidP="005C17EC">
      <w:pPr>
        <w:pStyle w:val="BodyText"/>
      </w:pPr>
      <w:r w:rsidRPr="00621E63">
        <w:t xml:space="preserve">The ISO/IEEE Nomenclature provides an unambiguous coding which is mapped to </w:t>
      </w:r>
      <w:r w:rsidR="006D613E" w:rsidRPr="00621E63">
        <w:t>HL7</w:t>
      </w:r>
      <w:r w:rsidR="00995105" w:rsidRPr="00621E63">
        <w:t xml:space="preserve"> </w:t>
      </w:r>
      <w:r w:rsidRPr="00621E63">
        <w:t>OBX-3 as follows:</w:t>
      </w:r>
    </w:p>
    <w:p w14:paraId="56FEBD38" w14:textId="0B39E03D" w:rsidR="00B11855" w:rsidRPr="00621E63" w:rsidRDefault="006D613E" w:rsidP="005C17EC">
      <w:pPr>
        <w:pStyle w:val="BodyText"/>
      </w:pPr>
      <w:r w:rsidRPr="00621E63">
        <w:t>HL7</w:t>
      </w:r>
      <w:r w:rsidR="00995105" w:rsidRPr="00621E63">
        <w:t xml:space="preserve"> </w:t>
      </w:r>
      <w:r w:rsidR="003D003E" w:rsidRPr="00621E63">
        <w:t>OBX-3 is of type CWE consisting of:</w:t>
      </w:r>
    </w:p>
    <w:p w14:paraId="7C70BD66" w14:textId="465C323E" w:rsidR="00B11855" w:rsidRPr="00621E63" w:rsidRDefault="003D003E" w:rsidP="00CF5627">
      <w:pPr>
        <w:pStyle w:val="TableTitle"/>
      </w:pPr>
      <w:r w:rsidRPr="00621E63">
        <w:t>Table A.1-</w:t>
      </w:r>
      <w:r w:rsidR="00DA4C12" w:rsidRPr="00621E63">
        <w:t>1</w:t>
      </w:r>
      <w:r w:rsidR="005D79DE" w:rsidRPr="00621E63">
        <w:t>:</w:t>
      </w:r>
      <w:r w:rsidR="00DA4C12" w:rsidRPr="00621E63">
        <w:t xml:space="preserve"> </w:t>
      </w:r>
      <w:r w:rsidR="006D613E" w:rsidRPr="00621E63">
        <w:t>HL7</w:t>
      </w:r>
      <w:r w:rsidR="00995105" w:rsidRPr="00621E63">
        <w:t xml:space="preserve"> </w:t>
      </w:r>
      <w:r w:rsidRPr="00621E63">
        <w:t xml:space="preserve">Component Table - CWE - Coded With Exceptions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7"/>
        <w:gridCol w:w="927"/>
        <w:gridCol w:w="641"/>
        <w:gridCol w:w="985"/>
        <w:gridCol w:w="886"/>
        <w:gridCol w:w="874"/>
        <w:gridCol w:w="1485"/>
        <w:gridCol w:w="1440"/>
        <w:gridCol w:w="1555"/>
      </w:tblGrid>
      <w:tr w:rsidR="00C40FD5" w:rsidRPr="00621E63" w14:paraId="7EDCC80F" w14:textId="77777777" w:rsidTr="00EB7483">
        <w:trPr>
          <w:cantSplit/>
          <w:tblHeader/>
          <w:jc w:val="center"/>
        </w:trPr>
        <w:tc>
          <w:tcPr>
            <w:tcW w:w="797" w:type="dxa"/>
            <w:shd w:val="clear" w:color="auto" w:fill="D9D9D9"/>
          </w:tcPr>
          <w:p w14:paraId="0C1EDB08" w14:textId="77777777" w:rsidR="00B11855" w:rsidRPr="00621E63" w:rsidRDefault="003D003E" w:rsidP="006C0E8E">
            <w:pPr>
              <w:pStyle w:val="TableEntryHeader"/>
            </w:pPr>
            <w:r w:rsidRPr="00621E63">
              <w:t>SEQ</w:t>
            </w:r>
          </w:p>
        </w:tc>
        <w:tc>
          <w:tcPr>
            <w:tcW w:w="927" w:type="dxa"/>
            <w:shd w:val="clear" w:color="auto" w:fill="D9D9D9"/>
          </w:tcPr>
          <w:p w14:paraId="16C587D1" w14:textId="77777777" w:rsidR="00B11855" w:rsidRPr="00621E63" w:rsidRDefault="003D003E" w:rsidP="006C0E8E">
            <w:pPr>
              <w:pStyle w:val="TableEntryHeader"/>
            </w:pPr>
            <w:r w:rsidRPr="00621E63">
              <w:t>LEN</w:t>
            </w:r>
          </w:p>
        </w:tc>
        <w:tc>
          <w:tcPr>
            <w:tcW w:w="641" w:type="dxa"/>
            <w:shd w:val="clear" w:color="auto" w:fill="D9D9D9"/>
          </w:tcPr>
          <w:p w14:paraId="32F82276" w14:textId="77777777" w:rsidR="00B11855" w:rsidRPr="00621E63" w:rsidRDefault="003D003E" w:rsidP="006C0E8E">
            <w:pPr>
              <w:pStyle w:val="TableEntryHeader"/>
            </w:pPr>
            <w:r w:rsidRPr="00621E63">
              <w:t>DT</w:t>
            </w:r>
          </w:p>
        </w:tc>
        <w:tc>
          <w:tcPr>
            <w:tcW w:w="985" w:type="dxa"/>
            <w:shd w:val="clear" w:color="auto" w:fill="D9D9D9"/>
          </w:tcPr>
          <w:p w14:paraId="744ED1EB" w14:textId="77777777" w:rsidR="00B11855" w:rsidRPr="00621E63" w:rsidRDefault="003D003E" w:rsidP="006C0E8E">
            <w:pPr>
              <w:pStyle w:val="TableEntryHeader"/>
            </w:pPr>
            <w:r w:rsidRPr="00621E63">
              <w:t>Usage</w:t>
            </w:r>
          </w:p>
        </w:tc>
        <w:tc>
          <w:tcPr>
            <w:tcW w:w="886" w:type="dxa"/>
            <w:shd w:val="clear" w:color="auto" w:fill="D9D9D9"/>
          </w:tcPr>
          <w:p w14:paraId="0ED82866" w14:textId="77777777" w:rsidR="00B11855" w:rsidRPr="00621E63" w:rsidRDefault="003D003E" w:rsidP="006C0E8E">
            <w:pPr>
              <w:pStyle w:val="TableEntryHeader"/>
            </w:pPr>
            <w:r w:rsidRPr="00621E63">
              <w:t>Card.</w:t>
            </w:r>
          </w:p>
        </w:tc>
        <w:tc>
          <w:tcPr>
            <w:tcW w:w="874" w:type="dxa"/>
            <w:shd w:val="clear" w:color="auto" w:fill="D9D9D9"/>
          </w:tcPr>
          <w:p w14:paraId="159286A2" w14:textId="77777777" w:rsidR="00B11855" w:rsidRPr="00621E63" w:rsidRDefault="003D003E" w:rsidP="006C0E8E">
            <w:pPr>
              <w:pStyle w:val="TableEntryHeader"/>
            </w:pPr>
            <w:r w:rsidRPr="00621E63">
              <w:t>TBL#</w:t>
            </w:r>
          </w:p>
        </w:tc>
        <w:tc>
          <w:tcPr>
            <w:tcW w:w="1485" w:type="dxa"/>
            <w:shd w:val="clear" w:color="auto" w:fill="D9D9D9"/>
          </w:tcPr>
          <w:p w14:paraId="3143A375" w14:textId="77777777" w:rsidR="00B11855" w:rsidRPr="00621E63" w:rsidRDefault="003D003E" w:rsidP="006C0E8E">
            <w:pPr>
              <w:pStyle w:val="TableEntryHeader"/>
            </w:pPr>
            <w:r w:rsidRPr="00621E63">
              <w:t>Component Name</w:t>
            </w:r>
          </w:p>
        </w:tc>
        <w:tc>
          <w:tcPr>
            <w:tcW w:w="1440" w:type="dxa"/>
            <w:shd w:val="clear" w:color="auto" w:fill="D9D9D9"/>
          </w:tcPr>
          <w:p w14:paraId="0AE29899" w14:textId="77777777" w:rsidR="00B11855" w:rsidRPr="00621E63" w:rsidRDefault="003D003E" w:rsidP="006C0E8E">
            <w:pPr>
              <w:pStyle w:val="TableEntryHeader"/>
            </w:pPr>
            <w:r w:rsidRPr="00621E63">
              <w:t>Comments</w:t>
            </w:r>
          </w:p>
        </w:tc>
        <w:tc>
          <w:tcPr>
            <w:tcW w:w="1555" w:type="dxa"/>
            <w:shd w:val="clear" w:color="auto" w:fill="D9D9D9"/>
          </w:tcPr>
          <w:p w14:paraId="3204D7EF" w14:textId="77777777" w:rsidR="00B11855" w:rsidRPr="00621E63" w:rsidRDefault="003D003E" w:rsidP="006C0E8E">
            <w:pPr>
              <w:pStyle w:val="TableEntryHeader"/>
            </w:pPr>
            <w:r w:rsidRPr="00621E63">
              <w:t>Sec Ref</w:t>
            </w:r>
          </w:p>
        </w:tc>
      </w:tr>
      <w:tr w:rsidR="00C40FD5" w:rsidRPr="00621E63" w14:paraId="39FB1405" w14:textId="77777777" w:rsidTr="006C0E8E">
        <w:trPr>
          <w:cantSplit/>
          <w:jc w:val="center"/>
        </w:trPr>
        <w:tc>
          <w:tcPr>
            <w:tcW w:w="797" w:type="dxa"/>
            <w:shd w:val="clear" w:color="auto" w:fill="auto"/>
          </w:tcPr>
          <w:p w14:paraId="76F3D84A" w14:textId="77777777" w:rsidR="00B11855" w:rsidRPr="00621E63" w:rsidRDefault="003D003E" w:rsidP="006C0E8E">
            <w:pPr>
              <w:pStyle w:val="TableEntry"/>
              <w:keepNext/>
            </w:pPr>
            <w:r w:rsidRPr="00621E63">
              <w:t>1</w:t>
            </w:r>
          </w:p>
        </w:tc>
        <w:tc>
          <w:tcPr>
            <w:tcW w:w="927" w:type="dxa"/>
            <w:shd w:val="clear" w:color="auto" w:fill="auto"/>
          </w:tcPr>
          <w:p w14:paraId="03BD7E01" w14:textId="77777777" w:rsidR="00B11855" w:rsidRPr="00621E63" w:rsidRDefault="003D003E" w:rsidP="006C0E8E">
            <w:pPr>
              <w:pStyle w:val="TableEntry"/>
              <w:keepNext/>
            </w:pPr>
            <w:r w:rsidRPr="00621E63">
              <w:t>20</w:t>
            </w:r>
          </w:p>
        </w:tc>
        <w:tc>
          <w:tcPr>
            <w:tcW w:w="641" w:type="dxa"/>
            <w:shd w:val="clear" w:color="auto" w:fill="auto"/>
          </w:tcPr>
          <w:p w14:paraId="1797AE3A" w14:textId="77777777" w:rsidR="00B11855" w:rsidRPr="00621E63" w:rsidRDefault="003D003E" w:rsidP="006C0E8E">
            <w:pPr>
              <w:pStyle w:val="TableEntry"/>
              <w:keepNext/>
            </w:pPr>
            <w:r w:rsidRPr="00621E63">
              <w:t>ST</w:t>
            </w:r>
          </w:p>
        </w:tc>
        <w:tc>
          <w:tcPr>
            <w:tcW w:w="985" w:type="dxa"/>
            <w:shd w:val="clear" w:color="auto" w:fill="auto"/>
          </w:tcPr>
          <w:p w14:paraId="3103B3F3" w14:textId="77777777" w:rsidR="00B11855" w:rsidRPr="00621E63" w:rsidRDefault="003D003E" w:rsidP="006C0E8E">
            <w:pPr>
              <w:pStyle w:val="TableEntry"/>
              <w:keepNext/>
            </w:pPr>
            <w:r w:rsidRPr="00621E63">
              <w:t>R</w:t>
            </w:r>
          </w:p>
        </w:tc>
        <w:tc>
          <w:tcPr>
            <w:tcW w:w="886" w:type="dxa"/>
            <w:shd w:val="clear" w:color="auto" w:fill="auto"/>
          </w:tcPr>
          <w:p w14:paraId="761B32B0" w14:textId="77777777" w:rsidR="00B11855" w:rsidRPr="00621E63" w:rsidRDefault="003D003E" w:rsidP="006C0E8E">
            <w:pPr>
              <w:pStyle w:val="TableEntry"/>
              <w:keepNext/>
            </w:pPr>
            <w:r w:rsidRPr="00621E63">
              <w:t>[1..1]</w:t>
            </w:r>
          </w:p>
        </w:tc>
        <w:tc>
          <w:tcPr>
            <w:tcW w:w="874" w:type="dxa"/>
            <w:shd w:val="clear" w:color="auto" w:fill="auto"/>
          </w:tcPr>
          <w:p w14:paraId="0C7479BC" w14:textId="77777777" w:rsidR="00B11855" w:rsidRPr="00621E63" w:rsidRDefault="00B11855" w:rsidP="006C0E8E">
            <w:pPr>
              <w:pStyle w:val="TableEntry"/>
              <w:keepNext/>
            </w:pPr>
          </w:p>
        </w:tc>
        <w:tc>
          <w:tcPr>
            <w:tcW w:w="1485" w:type="dxa"/>
            <w:shd w:val="clear" w:color="auto" w:fill="auto"/>
          </w:tcPr>
          <w:p w14:paraId="6B6ED512" w14:textId="77777777" w:rsidR="00B11855" w:rsidRPr="00621E63" w:rsidRDefault="003D003E" w:rsidP="006C0E8E">
            <w:pPr>
              <w:pStyle w:val="TableEntry"/>
              <w:keepNext/>
            </w:pPr>
            <w:r w:rsidRPr="00621E63">
              <w:t>Identifier</w:t>
            </w:r>
          </w:p>
        </w:tc>
        <w:tc>
          <w:tcPr>
            <w:tcW w:w="1440" w:type="dxa"/>
            <w:shd w:val="clear" w:color="auto" w:fill="auto"/>
          </w:tcPr>
          <w:p w14:paraId="15F10116" w14:textId="77777777" w:rsidR="00B11855" w:rsidRPr="00621E63" w:rsidRDefault="003D003E" w:rsidP="006C0E8E">
            <w:pPr>
              <w:pStyle w:val="TableEntry"/>
              <w:keepNext/>
            </w:pPr>
            <w:r w:rsidRPr="00621E63">
              <w:t>Nomenclature Code</w:t>
            </w:r>
          </w:p>
        </w:tc>
        <w:tc>
          <w:tcPr>
            <w:tcW w:w="1555" w:type="dxa"/>
            <w:shd w:val="clear" w:color="auto" w:fill="auto"/>
          </w:tcPr>
          <w:p w14:paraId="59C3720C" w14:textId="77777777" w:rsidR="00B11855" w:rsidRPr="00621E63" w:rsidRDefault="003D003E" w:rsidP="006C0E8E">
            <w:pPr>
              <w:pStyle w:val="TableEntry"/>
              <w:keepNext/>
            </w:pPr>
            <w:r w:rsidRPr="00621E63">
              <w:t>2.A.74</w:t>
            </w:r>
          </w:p>
        </w:tc>
      </w:tr>
      <w:tr w:rsidR="00C40FD5" w:rsidRPr="00621E63" w14:paraId="4A625A59" w14:textId="77777777" w:rsidTr="006C0E8E">
        <w:trPr>
          <w:cantSplit/>
          <w:jc w:val="center"/>
        </w:trPr>
        <w:tc>
          <w:tcPr>
            <w:tcW w:w="797" w:type="dxa"/>
            <w:shd w:val="clear" w:color="auto" w:fill="auto"/>
          </w:tcPr>
          <w:p w14:paraId="703BDF9A" w14:textId="77777777" w:rsidR="00B11855" w:rsidRPr="00621E63" w:rsidRDefault="003D003E" w:rsidP="00805BA1">
            <w:pPr>
              <w:pStyle w:val="TableEntry"/>
            </w:pPr>
            <w:r w:rsidRPr="00621E63">
              <w:t>2</w:t>
            </w:r>
          </w:p>
        </w:tc>
        <w:tc>
          <w:tcPr>
            <w:tcW w:w="927" w:type="dxa"/>
            <w:shd w:val="clear" w:color="auto" w:fill="auto"/>
          </w:tcPr>
          <w:p w14:paraId="43FE0457" w14:textId="77777777" w:rsidR="00B11855" w:rsidRPr="00621E63" w:rsidRDefault="003D003E" w:rsidP="00805BA1">
            <w:pPr>
              <w:pStyle w:val="TableEntry"/>
            </w:pPr>
            <w:r w:rsidRPr="00621E63">
              <w:t>199</w:t>
            </w:r>
          </w:p>
        </w:tc>
        <w:tc>
          <w:tcPr>
            <w:tcW w:w="641" w:type="dxa"/>
            <w:shd w:val="clear" w:color="auto" w:fill="auto"/>
          </w:tcPr>
          <w:p w14:paraId="02F95EF1" w14:textId="77777777" w:rsidR="00B11855" w:rsidRPr="00621E63" w:rsidRDefault="003D003E" w:rsidP="00805BA1">
            <w:pPr>
              <w:pStyle w:val="TableEntry"/>
            </w:pPr>
            <w:r w:rsidRPr="00621E63">
              <w:t>ST</w:t>
            </w:r>
          </w:p>
        </w:tc>
        <w:tc>
          <w:tcPr>
            <w:tcW w:w="985" w:type="dxa"/>
            <w:shd w:val="clear" w:color="auto" w:fill="auto"/>
          </w:tcPr>
          <w:p w14:paraId="33BBF528" w14:textId="77777777" w:rsidR="00B11855" w:rsidRPr="00621E63" w:rsidRDefault="003D003E" w:rsidP="00805BA1">
            <w:pPr>
              <w:pStyle w:val="TableEntry"/>
            </w:pPr>
            <w:r w:rsidRPr="00621E63">
              <w:t>R</w:t>
            </w:r>
          </w:p>
        </w:tc>
        <w:tc>
          <w:tcPr>
            <w:tcW w:w="886" w:type="dxa"/>
            <w:shd w:val="clear" w:color="auto" w:fill="auto"/>
          </w:tcPr>
          <w:p w14:paraId="4CB8BC73" w14:textId="77777777" w:rsidR="00B11855" w:rsidRPr="00621E63" w:rsidRDefault="003D003E" w:rsidP="00805BA1">
            <w:pPr>
              <w:pStyle w:val="TableEntry"/>
            </w:pPr>
            <w:r w:rsidRPr="00621E63">
              <w:t>[1..1]</w:t>
            </w:r>
          </w:p>
        </w:tc>
        <w:tc>
          <w:tcPr>
            <w:tcW w:w="874" w:type="dxa"/>
            <w:shd w:val="clear" w:color="auto" w:fill="auto"/>
          </w:tcPr>
          <w:p w14:paraId="66226C1B" w14:textId="77777777" w:rsidR="00B11855" w:rsidRPr="00621E63" w:rsidRDefault="00B11855" w:rsidP="00805BA1">
            <w:pPr>
              <w:pStyle w:val="TableEntry"/>
            </w:pPr>
          </w:p>
        </w:tc>
        <w:tc>
          <w:tcPr>
            <w:tcW w:w="1485" w:type="dxa"/>
            <w:shd w:val="clear" w:color="auto" w:fill="auto"/>
          </w:tcPr>
          <w:p w14:paraId="519A29F7" w14:textId="77777777" w:rsidR="00B11855" w:rsidRPr="00621E63" w:rsidRDefault="003D003E" w:rsidP="00805BA1">
            <w:pPr>
              <w:pStyle w:val="TableEntry"/>
            </w:pPr>
            <w:r w:rsidRPr="00621E63">
              <w:t>Text</w:t>
            </w:r>
          </w:p>
        </w:tc>
        <w:tc>
          <w:tcPr>
            <w:tcW w:w="1440" w:type="dxa"/>
            <w:shd w:val="clear" w:color="auto" w:fill="auto"/>
          </w:tcPr>
          <w:p w14:paraId="2248C0A0" w14:textId="77777777" w:rsidR="00B11855" w:rsidRPr="00621E63" w:rsidRDefault="003D003E" w:rsidP="00805BA1">
            <w:pPr>
              <w:pStyle w:val="TableEntry"/>
            </w:pPr>
            <w:r w:rsidRPr="00621E63">
              <w:t>Reference ID</w:t>
            </w:r>
          </w:p>
        </w:tc>
        <w:tc>
          <w:tcPr>
            <w:tcW w:w="1555" w:type="dxa"/>
            <w:shd w:val="clear" w:color="auto" w:fill="auto"/>
          </w:tcPr>
          <w:p w14:paraId="5C127012" w14:textId="77777777" w:rsidR="00B11855" w:rsidRPr="00621E63" w:rsidRDefault="003D003E" w:rsidP="00805BA1">
            <w:pPr>
              <w:pStyle w:val="TableEntry"/>
            </w:pPr>
            <w:r w:rsidRPr="00621E63">
              <w:t>2.A.74</w:t>
            </w:r>
          </w:p>
        </w:tc>
      </w:tr>
      <w:tr w:rsidR="00C40FD5" w:rsidRPr="00621E63" w14:paraId="64F90A8B" w14:textId="77777777" w:rsidTr="006C0E8E">
        <w:trPr>
          <w:cantSplit/>
          <w:jc w:val="center"/>
        </w:trPr>
        <w:tc>
          <w:tcPr>
            <w:tcW w:w="797" w:type="dxa"/>
            <w:shd w:val="clear" w:color="auto" w:fill="auto"/>
          </w:tcPr>
          <w:p w14:paraId="3A30F32E" w14:textId="77777777" w:rsidR="00B11855" w:rsidRPr="00621E63" w:rsidRDefault="003D003E" w:rsidP="00805BA1">
            <w:pPr>
              <w:pStyle w:val="TableEntry"/>
            </w:pPr>
            <w:r w:rsidRPr="00621E63">
              <w:t>3</w:t>
            </w:r>
          </w:p>
        </w:tc>
        <w:tc>
          <w:tcPr>
            <w:tcW w:w="927" w:type="dxa"/>
            <w:shd w:val="clear" w:color="auto" w:fill="auto"/>
          </w:tcPr>
          <w:p w14:paraId="02EE064E" w14:textId="77777777" w:rsidR="00B11855" w:rsidRPr="00621E63" w:rsidRDefault="003D003E" w:rsidP="00805BA1">
            <w:pPr>
              <w:pStyle w:val="TableEntry"/>
            </w:pPr>
            <w:r w:rsidRPr="00621E63">
              <w:t>20</w:t>
            </w:r>
          </w:p>
        </w:tc>
        <w:tc>
          <w:tcPr>
            <w:tcW w:w="641" w:type="dxa"/>
            <w:shd w:val="clear" w:color="auto" w:fill="auto"/>
          </w:tcPr>
          <w:p w14:paraId="0074829B" w14:textId="77777777" w:rsidR="00B11855" w:rsidRPr="00621E63" w:rsidRDefault="003D003E" w:rsidP="00805BA1">
            <w:pPr>
              <w:pStyle w:val="TableEntry"/>
            </w:pPr>
            <w:r w:rsidRPr="00621E63">
              <w:t>ID</w:t>
            </w:r>
          </w:p>
        </w:tc>
        <w:tc>
          <w:tcPr>
            <w:tcW w:w="985" w:type="dxa"/>
            <w:shd w:val="clear" w:color="auto" w:fill="auto"/>
          </w:tcPr>
          <w:p w14:paraId="10C3247E" w14:textId="77777777" w:rsidR="00B11855" w:rsidRPr="00621E63" w:rsidRDefault="003D003E" w:rsidP="00805BA1">
            <w:pPr>
              <w:pStyle w:val="TableEntry"/>
            </w:pPr>
            <w:r w:rsidRPr="00621E63">
              <w:t>R</w:t>
            </w:r>
          </w:p>
        </w:tc>
        <w:tc>
          <w:tcPr>
            <w:tcW w:w="886" w:type="dxa"/>
            <w:shd w:val="clear" w:color="auto" w:fill="auto"/>
          </w:tcPr>
          <w:p w14:paraId="295BB861" w14:textId="77777777" w:rsidR="00B11855" w:rsidRPr="00621E63" w:rsidRDefault="003D003E" w:rsidP="00805BA1">
            <w:pPr>
              <w:pStyle w:val="TableEntry"/>
            </w:pPr>
            <w:r w:rsidRPr="00621E63">
              <w:t>[1..1]</w:t>
            </w:r>
          </w:p>
        </w:tc>
        <w:tc>
          <w:tcPr>
            <w:tcW w:w="874" w:type="dxa"/>
            <w:shd w:val="clear" w:color="auto" w:fill="auto"/>
          </w:tcPr>
          <w:p w14:paraId="3EBD3A4F" w14:textId="77777777" w:rsidR="00B11855" w:rsidRPr="00621E63" w:rsidRDefault="003D003E" w:rsidP="00805BA1">
            <w:pPr>
              <w:pStyle w:val="TableEntry"/>
            </w:pPr>
            <w:r w:rsidRPr="00621E63">
              <w:t>0396</w:t>
            </w:r>
          </w:p>
        </w:tc>
        <w:tc>
          <w:tcPr>
            <w:tcW w:w="1485" w:type="dxa"/>
            <w:shd w:val="clear" w:color="auto" w:fill="auto"/>
          </w:tcPr>
          <w:p w14:paraId="7C72C947" w14:textId="77777777" w:rsidR="00B11855" w:rsidRPr="00621E63" w:rsidRDefault="003D003E" w:rsidP="00805BA1">
            <w:pPr>
              <w:pStyle w:val="TableEntry"/>
            </w:pPr>
            <w:r w:rsidRPr="00621E63">
              <w:t>Name of Coding System</w:t>
            </w:r>
          </w:p>
        </w:tc>
        <w:tc>
          <w:tcPr>
            <w:tcW w:w="1440" w:type="dxa"/>
            <w:shd w:val="clear" w:color="auto" w:fill="auto"/>
          </w:tcPr>
          <w:p w14:paraId="5AA0AE2A" w14:textId="77777777" w:rsidR="00B11855" w:rsidRPr="00621E63" w:rsidRDefault="003D003E" w:rsidP="00805BA1">
            <w:pPr>
              <w:pStyle w:val="TableEntry"/>
            </w:pPr>
            <w:r w:rsidRPr="00621E63">
              <w:t>"MDC"</w:t>
            </w:r>
          </w:p>
        </w:tc>
        <w:tc>
          <w:tcPr>
            <w:tcW w:w="1555" w:type="dxa"/>
            <w:shd w:val="clear" w:color="auto" w:fill="auto"/>
          </w:tcPr>
          <w:p w14:paraId="61466762" w14:textId="77777777" w:rsidR="00B11855" w:rsidRPr="00621E63" w:rsidRDefault="003D003E" w:rsidP="00805BA1">
            <w:pPr>
              <w:pStyle w:val="TableEntry"/>
            </w:pPr>
            <w:r w:rsidRPr="00621E63">
              <w:t>2.A.35</w:t>
            </w:r>
          </w:p>
        </w:tc>
      </w:tr>
      <w:tr w:rsidR="00C40FD5" w:rsidRPr="00621E63" w14:paraId="2D0A60FF" w14:textId="77777777" w:rsidTr="006C0E8E">
        <w:trPr>
          <w:cantSplit/>
          <w:jc w:val="center"/>
        </w:trPr>
        <w:tc>
          <w:tcPr>
            <w:tcW w:w="797" w:type="dxa"/>
            <w:shd w:val="clear" w:color="auto" w:fill="auto"/>
          </w:tcPr>
          <w:p w14:paraId="41165E92" w14:textId="77777777" w:rsidR="00B11855" w:rsidRPr="00621E63" w:rsidRDefault="003D003E" w:rsidP="00805BA1">
            <w:pPr>
              <w:pStyle w:val="TableEntry"/>
            </w:pPr>
            <w:r w:rsidRPr="00621E63">
              <w:t>4</w:t>
            </w:r>
          </w:p>
        </w:tc>
        <w:tc>
          <w:tcPr>
            <w:tcW w:w="927" w:type="dxa"/>
            <w:shd w:val="clear" w:color="auto" w:fill="auto"/>
          </w:tcPr>
          <w:p w14:paraId="1236EC58" w14:textId="77777777" w:rsidR="00B11855" w:rsidRPr="00621E63" w:rsidRDefault="003D003E" w:rsidP="00805BA1">
            <w:pPr>
              <w:pStyle w:val="TableEntry"/>
            </w:pPr>
            <w:r w:rsidRPr="00621E63">
              <w:t>20</w:t>
            </w:r>
          </w:p>
        </w:tc>
        <w:tc>
          <w:tcPr>
            <w:tcW w:w="641" w:type="dxa"/>
            <w:shd w:val="clear" w:color="auto" w:fill="auto"/>
          </w:tcPr>
          <w:p w14:paraId="6015B59F" w14:textId="77777777" w:rsidR="00B11855" w:rsidRPr="00621E63" w:rsidRDefault="003D003E" w:rsidP="00805BA1">
            <w:pPr>
              <w:pStyle w:val="TableEntry"/>
            </w:pPr>
            <w:r w:rsidRPr="00621E63">
              <w:t>ST</w:t>
            </w:r>
          </w:p>
        </w:tc>
        <w:tc>
          <w:tcPr>
            <w:tcW w:w="985" w:type="dxa"/>
            <w:shd w:val="clear" w:color="auto" w:fill="auto"/>
          </w:tcPr>
          <w:p w14:paraId="3BE583CE" w14:textId="77777777" w:rsidR="00B11855" w:rsidRPr="00621E63" w:rsidRDefault="003D003E" w:rsidP="00805BA1">
            <w:pPr>
              <w:pStyle w:val="TableEntry"/>
            </w:pPr>
            <w:r w:rsidRPr="00621E63">
              <w:t>RE</w:t>
            </w:r>
          </w:p>
        </w:tc>
        <w:tc>
          <w:tcPr>
            <w:tcW w:w="886" w:type="dxa"/>
            <w:shd w:val="clear" w:color="auto" w:fill="auto"/>
          </w:tcPr>
          <w:p w14:paraId="6EFE5704" w14:textId="77777777" w:rsidR="00B11855" w:rsidRPr="00621E63" w:rsidRDefault="003D003E" w:rsidP="00805BA1">
            <w:pPr>
              <w:pStyle w:val="TableEntry"/>
            </w:pPr>
            <w:r w:rsidRPr="00621E63">
              <w:t>[0..1]</w:t>
            </w:r>
          </w:p>
        </w:tc>
        <w:tc>
          <w:tcPr>
            <w:tcW w:w="874" w:type="dxa"/>
            <w:shd w:val="clear" w:color="auto" w:fill="auto"/>
          </w:tcPr>
          <w:p w14:paraId="2E5D24D9" w14:textId="77777777" w:rsidR="00B11855" w:rsidRPr="00621E63" w:rsidRDefault="00B11855" w:rsidP="00805BA1">
            <w:pPr>
              <w:pStyle w:val="TableEntry"/>
            </w:pPr>
          </w:p>
        </w:tc>
        <w:tc>
          <w:tcPr>
            <w:tcW w:w="1485" w:type="dxa"/>
            <w:shd w:val="clear" w:color="auto" w:fill="auto"/>
          </w:tcPr>
          <w:p w14:paraId="465B5DFE" w14:textId="77777777" w:rsidR="00B11855" w:rsidRPr="00621E63" w:rsidRDefault="003D003E" w:rsidP="00805BA1">
            <w:pPr>
              <w:pStyle w:val="TableEntry"/>
            </w:pPr>
            <w:r w:rsidRPr="00621E63">
              <w:t>Alternate Identifier</w:t>
            </w:r>
          </w:p>
        </w:tc>
        <w:tc>
          <w:tcPr>
            <w:tcW w:w="1440" w:type="dxa"/>
            <w:shd w:val="clear" w:color="auto" w:fill="auto"/>
          </w:tcPr>
          <w:p w14:paraId="3A31A5DA" w14:textId="77777777" w:rsidR="00B11855" w:rsidRPr="00621E63" w:rsidRDefault="00B11855" w:rsidP="00805BA1">
            <w:pPr>
              <w:pStyle w:val="TableEntry"/>
            </w:pPr>
          </w:p>
        </w:tc>
        <w:tc>
          <w:tcPr>
            <w:tcW w:w="1555" w:type="dxa"/>
            <w:shd w:val="clear" w:color="auto" w:fill="auto"/>
          </w:tcPr>
          <w:p w14:paraId="1DB4681A" w14:textId="77777777" w:rsidR="00B11855" w:rsidRPr="00621E63" w:rsidRDefault="003D003E" w:rsidP="00805BA1">
            <w:pPr>
              <w:pStyle w:val="TableEntry"/>
            </w:pPr>
            <w:r w:rsidRPr="00621E63">
              <w:t>2.A.74</w:t>
            </w:r>
          </w:p>
        </w:tc>
      </w:tr>
      <w:tr w:rsidR="00C40FD5" w:rsidRPr="00621E63" w14:paraId="311AD80F" w14:textId="77777777" w:rsidTr="006C0E8E">
        <w:trPr>
          <w:cantSplit/>
          <w:jc w:val="center"/>
        </w:trPr>
        <w:tc>
          <w:tcPr>
            <w:tcW w:w="797" w:type="dxa"/>
            <w:shd w:val="clear" w:color="auto" w:fill="auto"/>
          </w:tcPr>
          <w:p w14:paraId="0237EF48" w14:textId="77777777" w:rsidR="00B11855" w:rsidRPr="00621E63" w:rsidRDefault="003D003E" w:rsidP="00805BA1">
            <w:pPr>
              <w:pStyle w:val="TableEntry"/>
            </w:pPr>
            <w:r w:rsidRPr="00621E63">
              <w:t>5</w:t>
            </w:r>
          </w:p>
        </w:tc>
        <w:tc>
          <w:tcPr>
            <w:tcW w:w="927" w:type="dxa"/>
            <w:shd w:val="clear" w:color="auto" w:fill="auto"/>
          </w:tcPr>
          <w:p w14:paraId="36E34C10" w14:textId="77777777" w:rsidR="00B11855" w:rsidRPr="00621E63" w:rsidRDefault="003D003E" w:rsidP="00805BA1">
            <w:pPr>
              <w:pStyle w:val="TableEntry"/>
            </w:pPr>
            <w:r w:rsidRPr="00621E63">
              <w:t>199</w:t>
            </w:r>
          </w:p>
        </w:tc>
        <w:tc>
          <w:tcPr>
            <w:tcW w:w="641" w:type="dxa"/>
            <w:shd w:val="clear" w:color="auto" w:fill="auto"/>
          </w:tcPr>
          <w:p w14:paraId="48E9D06A" w14:textId="77777777" w:rsidR="00B11855" w:rsidRPr="00621E63" w:rsidRDefault="003D003E" w:rsidP="00805BA1">
            <w:pPr>
              <w:pStyle w:val="TableEntry"/>
            </w:pPr>
            <w:r w:rsidRPr="00621E63">
              <w:t>ST</w:t>
            </w:r>
          </w:p>
        </w:tc>
        <w:tc>
          <w:tcPr>
            <w:tcW w:w="985" w:type="dxa"/>
            <w:shd w:val="clear" w:color="auto" w:fill="auto"/>
          </w:tcPr>
          <w:p w14:paraId="4CED51BE" w14:textId="77777777" w:rsidR="00B11855" w:rsidRPr="00621E63" w:rsidRDefault="003D003E" w:rsidP="00805BA1">
            <w:pPr>
              <w:pStyle w:val="TableEntry"/>
            </w:pPr>
            <w:r w:rsidRPr="00621E63">
              <w:t>RE</w:t>
            </w:r>
          </w:p>
        </w:tc>
        <w:tc>
          <w:tcPr>
            <w:tcW w:w="886" w:type="dxa"/>
            <w:shd w:val="clear" w:color="auto" w:fill="auto"/>
          </w:tcPr>
          <w:p w14:paraId="4765BAB1" w14:textId="77777777" w:rsidR="00B11855" w:rsidRPr="00621E63" w:rsidRDefault="003D003E" w:rsidP="00805BA1">
            <w:pPr>
              <w:pStyle w:val="TableEntry"/>
            </w:pPr>
            <w:r w:rsidRPr="00621E63">
              <w:t>[0..1]</w:t>
            </w:r>
          </w:p>
        </w:tc>
        <w:tc>
          <w:tcPr>
            <w:tcW w:w="874" w:type="dxa"/>
            <w:shd w:val="clear" w:color="auto" w:fill="auto"/>
          </w:tcPr>
          <w:p w14:paraId="24B7FBE2" w14:textId="77777777" w:rsidR="00B11855" w:rsidRPr="00621E63" w:rsidRDefault="00B11855" w:rsidP="00805BA1">
            <w:pPr>
              <w:pStyle w:val="TableEntry"/>
            </w:pPr>
          </w:p>
        </w:tc>
        <w:tc>
          <w:tcPr>
            <w:tcW w:w="1485" w:type="dxa"/>
            <w:shd w:val="clear" w:color="auto" w:fill="auto"/>
          </w:tcPr>
          <w:p w14:paraId="4146CFF0" w14:textId="77777777" w:rsidR="00B11855" w:rsidRPr="00621E63" w:rsidRDefault="003D003E" w:rsidP="00805BA1">
            <w:pPr>
              <w:pStyle w:val="TableEntry"/>
            </w:pPr>
            <w:r w:rsidRPr="00621E63">
              <w:t>Alternate Text</w:t>
            </w:r>
          </w:p>
        </w:tc>
        <w:tc>
          <w:tcPr>
            <w:tcW w:w="1440" w:type="dxa"/>
            <w:shd w:val="clear" w:color="auto" w:fill="auto"/>
          </w:tcPr>
          <w:p w14:paraId="54A404ED" w14:textId="77777777" w:rsidR="00B11855" w:rsidRPr="00621E63" w:rsidRDefault="00B11855" w:rsidP="00805BA1">
            <w:pPr>
              <w:pStyle w:val="TableEntry"/>
            </w:pPr>
          </w:p>
        </w:tc>
        <w:tc>
          <w:tcPr>
            <w:tcW w:w="1555" w:type="dxa"/>
            <w:shd w:val="clear" w:color="auto" w:fill="auto"/>
          </w:tcPr>
          <w:p w14:paraId="335DD0AA" w14:textId="77777777" w:rsidR="00B11855" w:rsidRPr="00621E63" w:rsidRDefault="003D003E" w:rsidP="00805BA1">
            <w:pPr>
              <w:pStyle w:val="TableEntry"/>
            </w:pPr>
            <w:r w:rsidRPr="00621E63">
              <w:t>2.A.74</w:t>
            </w:r>
          </w:p>
        </w:tc>
      </w:tr>
      <w:tr w:rsidR="00C40FD5" w:rsidRPr="00621E63" w14:paraId="2CFF6B76" w14:textId="77777777" w:rsidTr="006C0E8E">
        <w:trPr>
          <w:cantSplit/>
          <w:jc w:val="center"/>
        </w:trPr>
        <w:tc>
          <w:tcPr>
            <w:tcW w:w="797" w:type="dxa"/>
            <w:shd w:val="clear" w:color="auto" w:fill="auto"/>
          </w:tcPr>
          <w:p w14:paraId="6DDF8A2B" w14:textId="77777777" w:rsidR="00B11855" w:rsidRPr="00621E63" w:rsidRDefault="003D003E" w:rsidP="00805BA1">
            <w:pPr>
              <w:pStyle w:val="TableEntry"/>
            </w:pPr>
            <w:r w:rsidRPr="00621E63">
              <w:t>6</w:t>
            </w:r>
          </w:p>
        </w:tc>
        <w:tc>
          <w:tcPr>
            <w:tcW w:w="927" w:type="dxa"/>
            <w:shd w:val="clear" w:color="auto" w:fill="auto"/>
          </w:tcPr>
          <w:p w14:paraId="33C481D7" w14:textId="77777777" w:rsidR="00B11855" w:rsidRPr="00621E63" w:rsidRDefault="003D003E" w:rsidP="00805BA1">
            <w:pPr>
              <w:pStyle w:val="TableEntry"/>
            </w:pPr>
            <w:r w:rsidRPr="00621E63">
              <w:t>20</w:t>
            </w:r>
          </w:p>
        </w:tc>
        <w:tc>
          <w:tcPr>
            <w:tcW w:w="641" w:type="dxa"/>
            <w:shd w:val="clear" w:color="auto" w:fill="auto"/>
          </w:tcPr>
          <w:p w14:paraId="14B5F671" w14:textId="77777777" w:rsidR="00B11855" w:rsidRPr="00621E63" w:rsidRDefault="003D003E" w:rsidP="00805BA1">
            <w:pPr>
              <w:pStyle w:val="TableEntry"/>
            </w:pPr>
            <w:r w:rsidRPr="00621E63">
              <w:t>ID</w:t>
            </w:r>
          </w:p>
        </w:tc>
        <w:tc>
          <w:tcPr>
            <w:tcW w:w="985" w:type="dxa"/>
            <w:shd w:val="clear" w:color="auto" w:fill="auto"/>
          </w:tcPr>
          <w:p w14:paraId="23BBFEA8" w14:textId="77777777" w:rsidR="00B11855" w:rsidRPr="00621E63" w:rsidRDefault="003D003E" w:rsidP="00805BA1">
            <w:pPr>
              <w:pStyle w:val="TableEntry"/>
            </w:pPr>
            <w:r w:rsidRPr="00621E63">
              <w:t>RE</w:t>
            </w:r>
          </w:p>
        </w:tc>
        <w:tc>
          <w:tcPr>
            <w:tcW w:w="886" w:type="dxa"/>
            <w:shd w:val="clear" w:color="auto" w:fill="auto"/>
          </w:tcPr>
          <w:p w14:paraId="7E252FF2" w14:textId="77777777" w:rsidR="00B11855" w:rsidRPr="00621E63" w:rsidRDefault="003D003E" w:rsidP="00805BA1">
            <w:pPr>
              <w:pStyle w:val="TableEntry"/>
            </w:pPr>
            <w:r w:rsidRPr="00621E63">
              <w:t>[0..1]</w:t>
            </w:r>
          </w:p>
        </w:tc>
        <w:tc>
          <w:tcPr>
            <w:tcW w:w="874" w:type="dxa"/>
            <w:shd w:val="clear" w:color="auto" w:fill="auto"/>
          </w:tcPr>
          <w:p w14:paraId="73AD4A9A" w14:textId="77777777" w:rsidR="00B11855" w:rsidRPr="00621E63" w:rsidRDefault="003D003E" w:rsidP="00805BA1">
            <w:pPr>
              <w:pStyle w:val="TableEntry"/>
            </w:pPr>
            <w:r w:rsidRPr="00621E63">
              <w:t>0396</w:t>
            </w:r>
          </w:p>
        </w:tc>
        <w:tc>
          <w:tcPr>
            <w:tcW w:w="1485" w:type="dxa"/>
            <w:shd w:val="clear" w:color="auto" w:fill="auto"/>
          </w:tcPr>
          <w:p w14:paraId="5A13E12B" w14:textId="77777777" w:rsidR="00B11855" w:rsidRPr="00621E63" w:rsidRDefault="003D003E" w:rsidP="00805BA1">
            <w:pPr>
              <w:pStyle w:val="TableEntry"/>
            </w:pPr>
            <w:r w:rsidRPr="00621E63">
              <w:t>Name of Alternate Coding System</w:t>
            </w:r>
          </w:p>
        </w:tc>
        <w:tc>
          <w:tcPr>
            <w:tcW w:w="1440" w:type="dxa"/>
            <w:shd w:val="clear" w:color="auto" w:fill="auto"/>
          </w:tcPr>
          <w:p w14:paraId="47B205C3" w14:textId="77777777" w:rsidR="00B11855" w:rsidRPr="00621E63" w:rsidRDefault="00B11855" w:rsidP="00805BA1">
            <w:pPr>
              <w:pStyle w:val="TableEntry"/>
            </w:pPr>
          </w:p>
        </w:tc>
        <w:tc>
          <w:tcPr>
            <w:tcW w:w="1555" w:type="dxa"/>
            <w:shd w:val="clear" w:color="auto" w:fill="auto"/>
          </w:tcPr>
          <w:p w14:paraId="1393ED33" w14:textId="77777777" w:rsidR="00B11855" w:rsidRPr="00621E63" w:rsidRDefault="003D003E" w:rsidP="00805BA1">
            <w:pPr>
              <w:pStyle w:val="TableEntry"/>
            </w:pPr>
            <w:r w:rsidRPr="00621E63">
              <w:t>2.A.35</w:t>
            </w:r>
          </w:p>
        </w:tc>
      </w:tr>
      <w:tr w:rsidR="00C40FD5" w:rsidRPr="00621E63" w14:paraId="3DEFFA71" w14:textId="77777777" w:rsidTr="006C0E8E">
        <w:trPr>
          <w:cantSplit/>
          <w:jc w:val="center"/>
        </w:trPr>
        <w:tc>
          <w:tcPr>
            <w:tcW w:w="797" w:type="dxa"/>
            <w:shd w:val="clear" w:color="auto" w:fill="auto"/>
          </w:tcPr>
          <w:p w14:paraId="5DCA4E9B" w14:textId="77777777" w:rsidR="00B11855" w:rsidRPr="00621E63" w:rsidRDefault="003D003E" w:rsidP="00805BA1">
            <w:pPr>
              <w:pStyle w:val="TableEntry"/>
            </w:pPr>
            <w:r w:rsidRPr="00621E63">
              <w:t>7</w:t>
            </w:r>
          </w:p>
        </w:tc>
        <w:tc>
          <w:tcPr>
            <w:tcW w:w="927" w:type="dxa"/>
            <w:shd w:val="clear" w:color="auto" w:fill="auto"/>
          </w:tcPr>
          <w:p w14:paraId="353667C0" w14:textId="77777777" w:rsidR="00B11855" w:rsidRPr="00621E63" w:rsidRDefault="003D003E" w:rsidP="00805BA1">
            <w:pPr>
              <w:pStyle w:val="TableEntry"/>
            </w:pPr>
            <w:r w:rsidRPr="00621E63">
              <w:t>10</w:t>
            </w:r>
          </w:p>
        </w:tc>
        <w:tc>
          <w:tcPr>
            <w:tcW w:w="641" w:type="dxa"/>
            <w:shd w:val="clear" w:color="auto" w:fill="auto"/>
          </w:tcPr>
          <w:p w14:paraId="0337099E" w14:textId="77777777" w:rsidR="00B11855" w:rsidRPr="00621E63" w:rsidRDefault="003D003E" w:rsidP="00805BA1">
            <w:pPr>
              <w:pStyle w:val="TableEntry"/>
            </w:pPr>
            <w:r w:rsidRPr="00621E63">
              <w:t>ST</w:t>
            </w:r>
          </w:p>
        </w:tc>
        <w:tc>
          <w:tcPr>
            <w:tcW w:w="985" w:type="dxa"/>
            <w:shd w:val="clear" w:color="auto" w:fill="auto"/>
          </w:tcPr>
          <w:p w14:paraId="7178B635" w14:textId="77777777" w:rsidR="00B11855" w:rsidRPr="00621E63" w:rsidRDefault="003D003E" w:rsidP="00805BA1">
            <w:pPr>
              <w:pStyle w:val="TableEntry"/>
            </w:pPr>
            <w:r w:rsidRPr="00621E63">
              <w:t>X</w:t>
            </w:r>
          </w:p>
        </w:tc>
        <w:tc>
          <w:tcPr>
            <w:tcW w:w="886" w:type="dxa"/>
            <w:shd w:val="clear" w:color="auto" w:fill="auto"/>
          </w:tcPr>
          <w:p w14:paraId="3EF2F7DB" w14:textId="77777777" w:rsidR="00B11855" w:rsidRPr="00621E63" w:rsidRDefault="003D003E" w:rsidP="00805BA1">
            <w:pPr>
              <w:pStyle w:val="TableEntry"/>
            </w:pPr>
            <w:r w:rsidRPr="00621E63">
              <w:t>[0..0]</w:t>
            </w:r>
          </w:p>
        </w:tc>
        <w:tc>
          <w:tcPr>
            <w:tcW w:w="874" w:type="dxa"/>
            <w:shd w:val="clear" w:color="auto" w:fill="auto"/>
          </w:tcPr>
          <w:p w14:paraId="0A1B6CFF" w14:textId="77777777" w:rsidR="00B11855" w:rsidRPr="00621E63" w:rsidRDefault="00B11855" w:rsidP="00805BA1">
            <w:pPr>
              <w:pStyle w:val="TableEntry"/>
            </w:pPr>
          </w:p>
        </w:tc>
        <w:tc>
          <w:tcPr>
            <w:tcW w:w="1485" w:type="dxa"/>
            <w:shd w:val="clear" w:color="auto" w:fill="auto"/>
          </w:tcPr>
          <w:p w14:paraId="59311D58" w14:textId="77777777" w:rsidR="00B11855" w:rsidRPr="00621E63" w:rsidRDefault="003D003E" w:rsidP="00805BA1">
            <w:pPr>
              <w:pStyle w:val="TableEntry"/>
            </w:pPr>
            <w:r w:rsidRPr="00621E63">
              <w:t>Coding System Version ID</w:t>
            </w:r>
          </w:p>
        </w:tc>
        <w:tc>
          <w:tcPr>
            <w:tcW w:w="1440" w:type="dxa"/>
            <w:shd w:val="clear" w:color="auto" w:fill="auto"/>
          </w:tcPr>
          <w:p w14:paraId="4C3FA756" w14:textId="77777777" w:rsidR="00B11855" w:rsidRPr="00621E63" w:rsidRDefault="00B11855" w:rsidP="00805BA1">
            <w:pPr>
              <w:pStyle w:val="TableEntry"/>
            </w:pPr>
          </w:p>
        </w:tc>
        <w:tc>
          <w:tcPr>
            <w:tcW w:w="1555" w:type="dxa"/>
            <w:shd w:val="clear" w:color="auto" w:fill="auto"/>
          </w:tcPr>
          <w:p w14:paraId="41037D70" w14:textId="77777777" w:rsidR="00B11855" w:rsidRPr="00621E63" w:rsidRDefault="003D003E" w:rsidP="00805BA1">
            <w:pPr>
              <w:pStyle w:val="TableEntry"/>
            </w:pPr>
            <w:r w:rsidRPr="00621E63">
              <w:t>2.A.74</w:t>
            </w:r>
          </w:p>
        </w:tc>
      </w:tr>
      <w:tr w:rsidR="00C40FD5" w:rsidRPr="00621E63" w14:paraId="56DC27B6" w14:textId="77777777" w:rsidTr="006C0E8E">
        <w:trPr>
          <w:cantSplit/>
          <w:jc w:val="center"/>
        </w:trPr>
        <w:tc>
          <w:tcPr>
            <w:tcW w:w="797" w:type="dxa"/>
            <w:shd w:val="clear" w:color="auto" w:fill="auto"/>
          </w:tcPr>
          <w:p w14:paraId="3A67A934" w14:textId="77777777" w:rsidR="00B11855" w:rsidRPr="00621E63" w:rsidRDefault="003D003E" w:rsidP="00805BA1">
            <w:pPr>
              <w:pStyle w:val="TableEntry"/>
            </w:pPr>
            <w:r w:rsidRPr="00621E63">
              <w:t>8</w:t>
            </w:r>
          </w:p>
        </w:tc>
        <w:tc>
          <w:tcPr>
            <w:tcW w:w="927" w:type="dxa"/>
            <w:shd w:val="clear" w:color="auto" w:fill="auto"/>
          </w:tcPr>
          <w:p w14:paraId="35D2F5CD" w14:textId="77777777" w:rsidR="00B11855" w:rsidRPr="00621E63" w:rsidRDefault="003D003E" w:rsidP="00805BA1">
            <w:pPr>
              <w:pStyle w:val="TableEntry"/>
            </w:pPr>
            <w:r w:rsidRPr="00621E63">
              <w:t>10</w:t>
            </w:r>
          </w:p>
        </w:tc>
        <w:tc>
          <w:tcPr>
            <w:tcW w:w="641" w:type="dxa"/>
            <w:shd w:val="clear" w:color="auto" w:fill="auto"/>
          </w:tcPr>
          <w:p w14:paraId="792C7F01" w14:textId="77777777" w:rsidR="00B11855" w:rsidRPr="00621E63" w:rsidRDefault="003D003E" w:rsidP="00805BA1">
            <w:pPr>
              <w:pStyle w:val="TableEntry"/>
            </w:pPr>
            <w:r w:rsidRPr="00621E63">
              <w:t>ST</w:t>
            </w:r>
          </w:p>
        </w:tc>
        <w:tc>
          <w:tcPr>
            <w:tcW w:w="985" w:type="dxa"/>
            <w:shd w:val="clear" w:color="auto" w:fill="auto"/>
          </w:tcPr>
          <w:p w14:paraId="3B1138C8" w14:textId="77777777" w:rsidR="00B11855" w:rsidRPr="00621E63" w:rsidRDefault="003D003E" w:rsidP="00805BA1">
            <w:pPr>
              <w:pStyle w:val="TableEntry"/>
            </w:pPr>
            <w:r w:rsidRPr="00621E63">
              <w:t>X</w:t>
            </w:r>
          </w:p>
        </w:tc>
        <w:tc>
          <w:tcPr>
            <w:tcW w:w="886" w:type="dxa"/>
            <w:shd w:val="clear" w:color="auto" w:fill="auto"/>
          </w:tcPr>
          <w:p w14:paraId="1EBC2E65" w14:textId="77777777" w:rsidR="00B11855" w:rsidRPr="00621E63" w:rsidRDefault="003D003E" w:rsidP="00805BA1">
            <w:pPr>
              <w:pStyle w:val="TableEntry"/>
            </w:pPr>
            <w:r w:rsidRPr="00621E63">
              <w:t>[0..0]</w:t>
            </w:r>
          </w:p>
        </w:tc>
        <w:tc>
          <w:tcPr>
            <w:tcW w:w="874" w:type="dxa"/>
            <w:shd w:val="clear" w:color="auto" w:fill="auto"/>
          </w:tcPr>
          <w:p w14:paraId="344C9516" w14:textId="77777777" w:rsidR="00B11855" w:rsidRPr="00621E63" w:rsidRDefault="00B11855" w:rsidP="00805BA1">
            <w:pPr>
              <w:pStyle w:val="TableEntry"/>
            </w:pPr>
          </w:p>
        </w:tc>
        <w:tc>
          <w:tcPr>
            <w:tcW w:w="1485" w:type="dxa"/>
            <w:shd w:val="clear" w:color="auto" w:fill="auto"/>
          </w:tcPr>
          <w:p w14:paraId="79002FE6" w14:textId="77777777" w:rsidR="00B11855" w:rsidRPr="00621E63" w:rsidRDefault="003D003E" w:rsidP="00805BA1">
            <w:pPr>
              <w:pStyle w:val="TableEntry"/>
            </w:pPr>
            <w:r w:rsidRPr="00621E63">
              <w:t>Alternate Coding System Version ID</w:t>
            </w:r>
          </w:p>
        </w:tc>
        <w:tc>
          <w:tcPr>
            <w:tcW w:w="1440" w:type="dxa"/>
            <w:shd w:val="clear" w:color="auto" w:fill="auto"/>
          </w:tcPr>
          <w:p w14:paraId="173A92A1" w14:textId="77777777" w:rsidR="00B11855" w:rsidRPr="00621E63" w:rsidRDefault="00B11855" w:rsidP="00805BA1">
            <w:pPr>
              <w:pStyle w:val="TableEntry"/>
            </w:pPr>
          </w:p>
        </w:tc>
        <w:tc>
          <w:tcPr>
            <w:tcW w:w="1555" w:type="dxa"/>
            <w:shd w:val="clear" w:color="auto" w:fill="auto"/>
          </w:tcPr>
          <w:p w14:paraId="3D17D892" w14:textId="77777777" w:rsidR="00B11855" w:rsidRPr="00621E63" w:rsidRDefault="003D003E" w:rsidP="00805BA1">
            <w:pPr>
              <w:pStyle w:val="TableEntry"/>
            </w:pPr>
            <w:r w:rsidRPr="00621E63">
              <w:t>2.A.74</w:t>
            </w:r>
          </w:p>
        </w:tc>
      </w:tr>
      <w:tr w:rsidR="00C40FD5" w:rsidRPr="00621E63" w14:paraId="3CF4EE35" w14:textId="77777777" w:rsidTr="006C0E8E">
        <w:trPr>
          <w:cantSplit/>
          <w:jc w:val="center"/>
        </w:trPr>
        <w:tc>
          <w:tcPr>
            <w:tcW w:w="797" w:type="dxa"/>
            <w:shd w:val="clear" w:color="auto" w:fill="auto"/>
          </w:tcPr>
          <w:p w14:paraId="56EC66AE" w14:textId="77777777" w:rsidR="00B11855" w:rsidRPr="00621E63" w:rsidRDefault="003D003E" w:rsidP="00805BA1">
            <w:pPr>
              <w:pStyle w:val="TableEntry"/>
            </w:pPr>
            <w:r w:rsidRPr="00621E63">
              <w:t>9</w:t>
            </w:r>
          </w:p>
        </w:tc>
        <w:tc>
          <w:tcPr>
            <w:tcW w:w="927" w:type="dxa"/>
            <w:shd w:val="clear" w:color="auto" w:fill="auto"/>
          </w:tcPr>
          <w:p w14:paraId="462BFAD3" w14:textId="77777777" w:rsidR="00B11855" w:rsidRPr="00621E63" w:rsidRDefault="003D003E" w:rsidP="00805BA1">
            <w:pPr>
              <w:pStyle w:val="TableEntry"/>
            </w:pPr>
            <w:r w:rsidRPr="00621E63">
              <w:t>199</w:t>
            </w:r>
          </w:p>
        </w:tc>
        <w:tc>
          <w:tcPr>
            <w:tcW w:w="641" w:type="dxa"/>
            <w:shd w:val="clear" w:color="auto" w:fill="auto"/>
          </w:tcPr>
          <w:p w14:paraId="204253C9" w14:textId="77777777" w:rsidR="00B11855" w:rsidRPr="00621E63" w:rsidRDefault="003D003E" w:rsidP="00805BA1">
            <w:pPr>
              <w:pStyle w:val="TableEntry"/>
            </w:pPr>
            <w:r w:rsidRPr="00621E63">
              <w:t>ST</w:t>
            </w:r>
          </w:p>
        </w:tc>
        <w:tc>
          <w:tcPr>
            <w:tcW w:w="985" w:type="dxa"/>
            <w:shd w:val="clear" w:color="auto" w:fill="auto"/>
          </w:tcPr>
          <w:p w14:paraId="2B950569" w14:textId="77777777" w:rsidR="00B11855" w:rsidRPr="00621E63" w:rsidRDefault="003D003E" w:rsidP="00805BA1">
            <w:pPr>
              <w:pStyle w:val="TableEntry"/>
            </w:pPr>
            <w:r w:rsidRPr="00621E63">
              <w:t>X</w:t>
            </w:r>
          </w:p>
        </w:tc>
        <w:tc>
          <w:tcPr>
            <w:tcW w:w="886" w:type="dxa"/>
            <w:shd w:val="clear" w:color="auto" w:fill="auto"/>
          </w:tcPr>
          <w:p w14:paraId="0EFD5A40" w14:textId="77777777" w:rsidR="00B11855" w:rsidRPr="00621E63" w:rsidRDefault="003D003E" w:rsidP="00805BA1">
            <w:pPr>
              <w:pStyle w:val="TableEntry"/>
            </w:pPr>
            <w:r w:rsidRPr="00621E63">
              <w:t>[0..0]</w:t>
            </w:r>
          </w:p>
        </w:tc>
        <w:tc>
          <w:tcPr>
            <w:tcW w:w="874" w:type="dxa"/>
            <w:shd w:val="clear" w:color="auto" w:fill="auto"/>
          </w:tcPr>
          <w:p w14:paraId="287BF935" w14:textId="77777777" w:rsidR="00B11855" w:rsidRPr="00621E63" w:rsidRDefault="00B11855" w:rsidP="00805BA1">
            <w:pPr>
              <w:pStyle w:val="TableEntry"/>
            </w:pPr>
          </w:p>
        </w:tc>
        <w:tc>
          <w:tcPr>
            <w:tcW w:w="1485" w:type="dxa"/>
            <w:shd w:val="clear" w:color="auto" w:fill="auto"/>
          </w:tcPr>
          <w:p w14:paraId="37142352" w14:textId="77777777" w:rsidR="00B11855" w:rsidRPr="00621E63" w:rsidRDefault="003D003E" w:rsidP="00805BA1">
            <w:pPr>
              <w:pStyle w:val="TableEntry"/>
            </w:pPr>
            <w:r w:rsidRPr="00621E63">
              <w:t>Original Text</w:t>
            </w:r>
          </w:p>
        </w:tc>
        <w:tc>
          <w:tcPr>
            <w:tcW w:w="1440" w:type="dxa"/>
            <w:shd w:val="clear" w:color="auto" w:fill="auto"/>
          </w:tcPr>
          <w:p w14:paraId="1A9BDC0E" w14:textId="77777777" w:rsidR="00B11855" w:rsidRPr="00621E63" w:rsidRDefault="00B11855" w:rsidP="00805BA1">
            <w:pPr>
              <w:pStyle w:val="TableEntry"/>
            </w:pPr>
          </w:p>
        </w:tc>
        <w:tc>
          <w:tcPr>
            <w:tcW w:w="1555" w:type="dxa"/>
            <w:shd w:val="clear" w:color="auto" w:fill="auto"/>
          </w:tcPr>
          <w:p w14:paraId="6855C1B3" w14:textId="77777777" w:rsidR="00B11855" w:rsidRPr="00621E63" w:rsidRDefault="003D003E" w:rsidP="00805BA1">
            <w:pPr>
              <w:pStyle w:val="TableEntry"/>
            </w:pPr>
            <w:r w:rsidRPr="00621E63">
              <w:t>2.A.74</w:t>
            </w:r>
          </w:p>
        </w:tc>
      </w:tr>
    </w:tbl>
    <w:p w14:paraId="1B633C9A" w14:textId="77777777" w:rsidR="00B11855" w:rsidRPr="00621E63" w:rsidRDefault="003D003E" w:rsidP="004574FE">
      <w:pPr>
        <w:pStyle w:val="Note"/>
      </w:pPr>
      <w:r w:rsidRPr="00621E63">
        <w:t>Definition: This data type transmits codes and the text associated with the code.</w:t>
      </w:r>
    </w:p>
    <w:tbl>
      <w:tblPr>
        <w:tblW w:w="0" w:type="auto"/>
        <w:tblLayout w:type="fixed"/>
        <w:tblLook w:val="04A0" w:firstRow="1" w:lastRow="0" w:firstColumn="1" w:lastColumn="0" w:noHBand="0" w:noVBand="1"/>
      </w:tblPr>
      <w:tblGrid>
        <w:gridCol w:w="9576"/>
      </w:tblGrid>
      <w:tr w:rsidR="00B11855" w:rsidRPr="00621E63" w14:paraId="4E388F47"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49188F26" w14:textId="77777777" w:rsidR="00B11855" w:rsidRPr="00621E63" w:rsidRDefault="003D003E" w:rsidP="004574FE">
            <w:pPr>
              <w:pStyle w:val="Note"/>
            </w:pPr>
            <w:r w:rsidRPr="00621E63">
              <w:t>Maximum Length: 705</w:t>
            </w:r>
          </w:p>
        </w:tc>
      </w:tr>
    </w:tbl>
    <w:p w14:paraId="6ADD74E7" w14:textId="77777777" w:rsidR="00B11855" w:rsidRPr="00621E63" w:rsidRDefault="003D003E" w:rsidP="004574FE">
      <w:pPr>
        <w:pStyle w:val="Note"/>
      </w:pPr>
      <w:r w:rsidRPr="00621E63">
        <w:t>Where:</w:t>
      </w:r>
    </w:p>
    <w:p w14:paraId="4CDAA127" w14:textId="77777777" w:rsidR="00B11855" w:rsidRPr="00621E63" w:rsidRDefault="003D003E" w:rsidP="004574FE">
      <w:pPr>
        <w:pStyle w:val="Note"/>
      </w:pPr>
      <w:r w:rsidRPr="00621E63">
        <w:t>Nomenclature Code is the string representation of the decimal value corresponding to the context free 32 bit representation of the Nomenclature Code</w:t>
      </w:r>
    </w:p>
    <w:p w14:paraId="7A6529E9" w14:textId="77777777" w:rsidR="00B11855" w:rsidRPr="00621E63" w:rsidRDefault="003D003E" w:rsidP="004574FE">
      <w:pPr>
        <w:pStyle w:val="Note"/>
      </w:pPr>
      <w:r w:rsidRPr="00621E63">
        <w:t>[context-free] Nomenclature Code = (Code Block number * 2**16) + [context-sensitive], where [context-sensitive] is an offset, reflecting a particular variant of an associated "discriminator". The Reference ID is also modified to reflect the variant.</w:t>
      </w:r>
    </w:p>
    <w:p w14:paraId="1605BA32" w14:textId="77777777" w:rsidR="00B11855" w:rsidRPr="00621E63" w:rsidRDefault="003D003E" w:rsidP="004574FE">
      <w:pPr>
        <w:pStyle w:val="Note"/>
      </w:pPr>
      <w:r w:rsidRPr="00621E63">
        <w:t>For example, for the "Device Type" Nomenclature, the Device Type discriminator is as follows:</w:t>
      </w:r>
    </w:p>
    <w:p w14:paraId="74C4CF07" w14:textId="77777777" w:rsidR="00B11855" w:rsidRPr="00621E63" w:rsidRDefault="00B11855" w:rsidP="000A5604">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8"/>
        <w:gridCol w:w="2880"/>
        <w:gridCol w:w="2880"/>
      </w:tblGrid>
      <w:tr w:rsidR="00C40FD5" w:rsidRPr="00621E63" w14:paraId="123BB79C" w14:textId="77777777" w:rsidTr="00EB7483">
        <w:trPr>
          <w:cantSplit/>
          <w:jc w:val="center"/>
        </w:trPr>
        <w:tc>
          <w:tcPr>
            <w:tcW w:w="2988" w:type="dxa"/>
            <w:shd w:val="clear" w:color="auto" w:fill="D9D9D9"/>
          </w:tcPr>
          <w:p w14:paraId="3D472898" w14:textId="77777777" w:rsidR="00B11855" w:rsidRPr="00621E63" w:rsidRDefault="003D003E" w:rsidP="000A5604">
            <w:pPr>
              <w:pStyle w:val="TableEntryHeader"/>
            </w:pPr>
            <w:r w:rsidRPr="00621E63">
              <w:t>Ref ID variant</w:t>
            </w:r>
          </w:p>
        </w:tc>
        <w:tc>
          <w:tcPr>
            <w:tcW w:w="2880" w:type="dxa"/>
            <w:shd w:val="clear" w:color="auto" w:fill="D9D9D9"/>
          </w:tcPr>
          <w:p w14:paraId="6DED1C2B" w14:textId="77777777" w:rsidR="00B11855" w:rsidRPr="00621E63" w:rsidRDefault="003D003E" w:rsidP="000A5604">
            <w:pPr>
              <w:pStyle w:val="TableEntryHeader"/>
            </w:pPr>
            <w:r w:rsidRPr="00621E63">
              <w:t>Description</w:t>
            </w:r>
          </w:p>
        </w:tc>
        <w:tc>
          <w:tcPr>
            <w:tcW w:w="2880" w:type="dxa"/>
            <w:shd w:val="clear" w:color="auto" w:fill="D9D9D9"/>
          </w:tcPr>
          <w:p w14:paraId="3C5E8C5E" w14:textId="77777777" w:rsidR="00B11855" w:rsidRPr="00621E63" w:rsidRDefault="003D003E" w:rsidP="000A5604">
            <w:pPr>
              <w:pStyle w:val="TableEntryHeader"/>
            </w:pPr>
            <w:r w:rsidRPr="00621E63">
              <w:t>Term Code Offset</w:t>
            </w:r>
          </w:p>
        </w:tc>
      </w:tr>
      <w:tr w:rsidR="00B11855" w:rsidRPr="00621E63" w14:paraId="3D73CEE2" w14:textId="77777777" w:rsidTr="006C0E8E">
        <w:trPr>
          <w:cantSplit/>
          <w:jc w:val="center"/>
        </w:trPr>
        <w:tc>
          <w:tcPr>
            <w:tcW w:w="2988" w:type="dxa"/>
            <w:shd w:val="clear" w:color="auto" w:fill="auto"/>
          </w:tcPr>
          <w:p w14:paraId="17FF9DC3" w14:textId="77777777" w:rsidR="00B11855" w:rsidRPr="00621E63" w:rsidRDefault="003D003E" w:rsidP="000A5604">
            <w:pPr>
              <w:pStyle w:val="TableEntry"/>
            </w:pPr>
            <w:r w:rsidRPr="00621E63">
              <w:t>DEV</w:t>
            </w:r>
          </w:p>
        </w:tc>
        <w:tc>
          <w:tcPr>
            <w:tcW w:w="2880" w:type="dxa"/>
            <w:shd w:val="clear" w:color="auto" w:fill="auto"/>
          </w:tcPr>
          <w:p w14:paraId="4453FD42" w14:textId="77777777" w:rsidR="00B11855" w:rsidRPr="00621E63" w:rsidRDefault="003D003E" w:rsidP="000A5604">
            <w:pPr>
              <w:pStyle w:val="TableEntry"/>
            </w:pPr>
            <w:r w:rsidRPr="00621E63">
              <w:t>Not otherwise specified</w:t>
            </w:r>
          </w:p>
        </w:tc>
        <w:tc>
          <w:tcPr>
            <w:tcW w:w="2880" w:type="dxa"/>
            <w:shd w:val="clear" w:color="auto" w:fill="auto"/>
          </w:tcPr>
          <w:p w14:paraId="6527A863" w14:textId="77777777" w:rsidR="00B11855" w:rsidRPr="00621E63" w:rsidRDefault="003D003E" w:rsidP="000A5604">
            <w:pPr>
              <w:pStyle w:val="TableEntry"/>
            </w:pPr>
            <w:r w:rsidRPr="00621E63">
              <w:t>0</w:t>
            </w:r>
          </w:p>
        </w:tc>
      </w:tr>
      <w:tr w:rsidR="00B11855" w:rsidRPr="00621E63" w14:paraId="05045D88" w14:textId="77777777" w:rsidTr="006C0E8E">
        <w:trPr>
          <w:cantSplit/>
          <w:jc w:val="center"/>
        </w:trPr>
        <w:tc>
          <w:tcPr>
            <w:tcW w:w="2988" w:type="dxa"/>
            <w:shd w:val="clear" w:color="auto" w:fill="auto"/>
          </w:tcPr>
          <w:p w14:paraId="1ED483AE" w14:textId="77777777" w:rsidR="00B11855" w:rsidRPr="00621E63" w:rsidRDefault="003D003E" w:rsidP="000A5604">
            <w:pPr>
              <w:pStyle w:val="TableEntry"/>
            </w:pPr>
            <w:r w:rsidRPr="00621E63">
              <w:t>MDS</w:t>
            </w:r>
          </w:p>
        </w:tc>
        <w:tc>
          <w:tcPr>
            <w:tcW w:w="2880" w:type="dxa"/>
            <w:shd w:val="clear" w:color="auto" w:fill="auto"/>
          </w:tcPr>
          <w:p w14:paraId="59CC59F0" w14:textId="77777777" w:rsidR="00B11855" w:rsidRPr="00621E63" w:rsidRDefault="003D003E" w:rsidP="000A5604">
            <w:pPr>
              <w:pStyle w:val="TableEntry"/>
            </w:pPr>
            <w:r w:rsidRPr="00621E63">
              <w:t>Medical Device System</w:t>
            </w:r>
          </w:p>
        </w:tc>
        <w:tc>
          <w:tcPr>
            <w:tcW w:w="2880" w:type="dxa"/>
            <w:shd w:val="clear" w:color="auto" w:fill="auto"/>
          </w:tcPr>
          <w:p w14:paraId="0FA34114" w14:textId="77777777" w:rsidR="00B11855" w:rsidRPr="00621E63" w:rsidRDefault="003D003E" w:rsidP="000A5604">
            <w:pPr>
              <w:pStyle w:val="TableEntry"/>
            </w:pPr>
            <w:r w:rsidRPr="00621E63">
              <w:t>1</w:t>
            </w:r>
          </w:p>
        </w:tc>
      </w:tr>
      <w:tr w:rsidR="00B11855" w:rsidRPr="00621E63" w14:paraId="5F49A6B5" w14:textId="77777777" w:rsidTr="006C0E8E">
        <w:trPr>
          <w:cantSplit/>
          <w:jc w:val="center"/>
        </w:trPr>
        <w:tc>
          <w:tcPr>
            <w:tcW w:w="2988" w:type="dxa"/>
            <w:shd w:val="clear" w:color="auto" w:fill="auto"/>
          </w:tcPr>
          <w:p w14:paraId="1384E5E7" w14:textId="77777777" w:rsidR="00B11855" w:rsidRPr="00621E63" w:rsidRDefault="003D003E" w:rsidP="000A5604">
            <w:pPr>
              <w:pStyle w:val="TableEntry"/>
            </w:pPr>
            <w:r w:rsidRPr="00621E63">
              <w:t>VMD</w:t>
            </w:r>
          </w:p>
        </w:tc>
        <w:tc>
          <w:tcPr>
            <w:tcW w:w="2880" w:type="dxa"/>
            <w:shd w:val="clear" w:color="auto" w:fill="auto"/>
          </w:tcPr>
          <w:p w14:paraId="6C748AEF" w14:textId="77777777" w:rsidR="00B11855" w:rsidRPr="00621E63" w:rsidRDefault="003D003E" w:rsidP="000A5604">
            <w:pPr>
              <w:pStyle w:val="TableEntry"/>
            </w:pPr>
            <w:r w:rsidRPr="00621E63">
              <w:t>Virtual Medical Device</w:t>
            </w:r>
          </w:p>
        </w:tc>
        <w:tc>
          <w:tcPr>
            <w:tcW w:w="2880" w:type="dxa"/>
            <w:shd w:val="clear" w:color="auto" w:fill="auto"/>
          </w:tcPr>
          <w:p w14:paraId="4E02DF9F" w14:textId="77777777" w:rsidR="00B11855" w:rsidRPr="00621E63" w:rsidRDefault="003D003E" w:rsidP="000A5604">
            <w:pPr>
              <w:pStyle w:val="TableEntry"/>
            </w:pPr>
            <w:r w:rsidRPr="00621E63">
              <w:t>2</w:t>
            </w:r>
          </w:p>
        </w:tc>
      </w:tr>
      <w:tr w:rsidR="00B11855" w:rsidRPr="00621E63" w14:paraId="76DC65B7" w14:textId="77777777" w:rsidTr="006C0E8E">
        <w:trPr>
          <w:cantSplit/>
          <w:jc w:val="center"/>
        </w:trPr>
        <w:tc>
          <w:tcPr>
            <w:tcW w:w="2988" w:type="dxa"/>
            <w:shd w:val="clear" w:color="auto" w:fill="auto"/>
          </w:tcPr>
          <w:p w14:paraId="278D66B1" w14:textId="77777777" w:rsidR="00B11855" w:rsidRPr="00621E63" w:rsidRDefault="003D003E" w:rsidP="000A5604">
            <w:pPr>
              <w:pStyle w:val="TableEntry"/>
            </w:pPr>
            <w:r w:rsidRPr="00621E63">
              <w:t>CHAN</w:t>
            </w:r>
          </w:p>
        </w:tc>
        <w:tc>
          <w:tcPr>
            <w:tcW w:w="2880" w:type="dxa"/>
            <w:shd w:val="clear" w:color="auto" w:fill="auto"/>
          </w:tcPr>
          <w:p w14:paraId="76A94E38" w14:textId="77777777" w:rsidR="00B11855" w:rsidRPr="00621E63" w:rsidRDefault="003D003E" w:rsidP="000A5604">
            <w:pPr>
              <w:pStyle w:val="TableEntry"/>
            </w:pPr>
            <w:r w:rsidRPr="00621E63">
              <w:t>Channel</w:t>
            </w:r>
          </w:p>
        </w:tc>
        <w:tc>
          <w:tcPr>
            <w:tcW w:w="2880" w:type="dxa"/>
            <w:shd w:val="clear" w:color="auto" w:fill="auto"/>
          </w:tcPr>
          <w:p w14:paraId="582AA3D7" w14:textId="77777777" w:rsidR="00B11855" w:rsidRPr="00621E63" w:rsidRDefault="003D003E" w:rsidP="000A5604">
            <w:pPr>
              <w:pStyle w:val="TableEntry"/>
            </w:pPr>
            <w:r w:rsidRPr="00621E63">
              <w:t>3</w:t>
            </w:r>
          </w:p>
        </w:tc>
      </w:tr>
    </w:tbl>
    <w:p w14:paraId="5AD1530B" w14:textId="77777777" w:rsidR="00B11855" w:rsidRPr="00621E63" w:rsidRDefault="003D003E" w:rsidP="004574FE">
      <w:pPr>
        <w:pStyle w:val="BodyText"/>
      </w:pPr>
      <w:r w:rsidRPr="00621E63">
        <w:lastRenderedPageBreak/>
        <w:t>Nomenclature codes are obtained from IEEE-11073-10101 Medical Device Communications – Nomenclature where available. Additional codes that are not yet standardized are contained in the Rosetta Terminology Mapping (see IHE PCD Technical Framework Volume 3).</w:t>
      </w:r>
    </w:p>
    <w:p w14:paraId="2B6BC5EF" w14:textId="77777777" w:rsidR="00B11855" w:rsidRPr="00621E63" w:rsidRDefault="003D003E" w:rsidP="004574FE">
      <w:pPr>
        <w:pStyle w:val="BodyText"/>
      </w:pPr>
      <w:r w:rsidRPr="00621E63">
        <w:t>The context-free nomenclature code for a term in code block number 1 whose term code=4104 is equal to ((1 * 2**16) + 4104) = 1*65536 + 4104 = 69640 (which uniquely identifies the SpO2 monitor term) with a Reference ID of MDC_DEV_ANALY_SAT_O2. The context-sensitive form for the variant "MDS” is “MDC_DEV_ANALY_SAT_O2_MDS (appending the suffix "MDS"), and the Term Code is 69640+1 = 69641 (adding the Term Code Offset to the base Term Code).</w:t>
      </w:r>
    </w:p>
    <w:p w14:paraId="60952A21" w14:textId="77777777" w:rsidR="00B11855" w:rsidRPr="00621E63" w:rsidRDefault="003D003E" w:rsidP="00CF5627">
      <w:pPr>
        <w:pStyle w:val="BodyText"/>
      </w:pPr>
      <w:r w:rsidRPr="00621E63">
        <w:t>The OBX-3 representation is “69641^MDC_DEV_ANALY_SAT_O2_MDS^MDC"</w:t>
      </w:r>
    </w:p>
    <w:p w14:paraId="557E18B1" w14:textId="77777777" w:rsidR="00B11855" w:rsidRPr="00621E63" w:rsidRDefault="003D003E" w:rsidP="004574FE">
      <w:pPr>
        <w:pStyle w:val="BodyText"/>
      </w:pPr>
      <w:r w:rsidRPr="00621E63">
        <w:t xml:space="preserve">The Virtual Medical Device variants are: MDC_DEV_ANALY_SAT_O2_VMD </w:t>
      </w:r>
      <w:r w:rsidR="00BC5827" w:rsidRPr="00621E63">
        <w:t>69642</w:t>
      </w:r>
      <w:r w:rsidRPr="00621E63">
        <w:t>, and "69642^ MDC_DEV_ANALY_SAT_O2_VMD^MDC" in OBX-3 representation.</w:t>
      </w:r>
    </w:p>
    <w:p w14:paraId="61861CEF" w14:textId="5A004332" w:rsidR="00B11855" w:rsidRPr="00621E63" w:rsidRDefault="003D003E" w:rsidP="004574FE">
      <w:pPr>
        <w:pStyle w:val="BodyText"/>
      </w:pPr>
      <w:r w:rsidRPr="00621E63">
        <w:t xml:space="preserve">To distinguish between periodic and aperiodic data, map from the IEEE 11073 Metric Access to </w:t>
      </w:r>
      <w:r w:rsidR="006D613E" w:rsidRPr="00621E63">
        <w:t>HL7</w:t>
      </w:r>
      <w:r w:rsidR="00995105" w:rsidRPr="00621E63">
        <w:t xml:space="preserve"> </w:t>
      </w:r>
      <w:r w:rsidRPr="00621E63">
        <w:t>and code in OBX-17. This is used where you want to distinguish periodic, aperiodic etc. Metric Category also provides distinction between manual and automatic.</w:t>
      </w:r>
    </w:p>
    <w:p w14:paraId="7110E678" w14:textId="77777777" w:rsidR="00B11855" w:rsidRPr="00621E63" w:rsidRDefault="003D003E" w:rsidP="004574FE">
      <w:pPr>
        <w:pStyle w:val="BodyText"/>
      </w:pPr>
      <w:r w:rsidRPr="00621E63">
        <w:t>Examples of device data (as opposed to patient data) that may be included to allow a receiving system to have a better record of the nature and status of a device are:</w:t>
      </w:r>
    </w:p>
    <w:p w14:paraId="30668E25" w14:textId="77777777" w:rsidR="00B11855" w:rsidRPr="00621E63" w:rsidRDefault="003D003E" w:rsidP="004574FE">
      <w:pPr>
        <w:pStyle w:val="BodyText"/>
      </w:pPr>
      <w:r w:rsidRPr="00621E63">
        <w:t>MDC_ATTR_SYS_TYPE is used to describe the type of the PCD such as monitor, ventilator, infusion pump, and shall be mapped at the MDS level in the OBX with the value described by OBX-3.</w:t>
      </w:r>
    </w:p>
    <w:p w14:paraId="6967E15A" w14:textId="77777777" w:rsidR="00B11855" w:rsidRPr="00621E63" w:rsidRDefault="003D003E" w:rsidP="004574FE">
      <w:pPr>
        <w:pStyle w:val="BodyText"/>
      </w:pPr>
      <w:r w:rsidRPr="00621E63">
        <w:t>MDC_ATTR_ID_MODEL is used to provide device vendor/model and shall be mapped at the MDS level in the OBX with the value described by OBX-3.</w:t>
      </w:r>
    </w:p>
    <w:p w14:paraId="513D3793" w14:textId="77777777" w:rsidR="00B11855" w:rsidRPr="00621E63" w:rsidRDefault="003D003E" w:rsidP="004574FE">
      <w:pPr>
        <w:pStyle w:val="BodyText"/>
      </w:pPr>
      <w:r w:rsidRPr="00621E63">
        <w:t>The unique identification of the particular instance of the device is put in OBX-18.</w:t>
      </w:r>
    </w:p>
    <w:p w14:paraId="3489E23D" w14:textId="77777777" w:rsidR="00B11855" w:rsidRPr="00621E63" w:rsidRDefault="003D003E" w:rsidP="004574FE">
      <w:pPr>
        <w:pStyle w:val="BodyText"/>
      </w:pPr>
      <w:r w:rsidRPr="00621E63">
        <w:t xml:space="preserve">MDC_ATTR_VMS_MDS_STAT describes states - disconnected, configuring, operating, terminating, disassociated, reconfiguring. </w:t>
      </w:r>
    </w:p>
    <w:p w14:paraId="28B8FDDA" w14:textId="77777777" w:rsidR="00B11855" w:rsidRPr="00621E63" w:rsidRDefault="003D003E" w:rsidP="004574FE">
      <w:pPr>
        <w:pStyle w:val="BodyText"/>
      </w:pPr>
      <w:r w:rsidRPr="00621E63">
        <w:t>For PCDs with complex operation states such as an infusion pump with a set of states like "Stopped", "Infusing Primary", "Infusing Secondary", "Bolus", etc., or a ventilator with states "Standby", "Ventilating", etc., the Device Operational Status Enumeration Object is mapped to OBX-3.</w:t>
      </w:r>
    </w:p>
    <w:p w14:paraId="5BEF56CE" w14:textId="77777777" w:rsidR="00B11855" w:rsidRPr="00621E63" w:rsidRDefault="003D003E" w:rsidP="004574FE">
      <w:pPr>
        <w:pStyle w:val="BodyText"/>
      </w:pPr>
      <w:r w:rsidRPr="00621E63">
        <w:t xml:space="preserve">See the Rosetta Terminology Mapping documents referenced in </w:t>
      </w:r>
      <w:r w:rsidR="00DA4C12" w:rsidRPr="00621E63">
        <w:t>IHE PCD Technical Framework Vol. 3</w:t>
      </w:r>
      <w:r w:rsidRPr="00621E63">
        <w:t xml:space="preserve"> for further examples of device data.</w:t>
      </w:r>
    </w:p>
    <w:p w14:paraId="07E20909" w14:textId="77777777" w:rsidR="00B11855" w:rsidRPr="00621E63" w:rsidRDefault="00B11855" w:rsidP="004574FE">
      <w:pPr>
        <w:pStyle w:val="BodyText"/>
      </w:pPr>
    </w:p>
    <w:p w14:paraId="05815CD7" w14:textId="5980A7CA" w:rsidR="00B11855" w:rsidRPr="00621E63" w:rsidRDefault="00800492" w:rsidP="00800492">
      <w:pPr>
        <w:pStyle w:val="Heading1"/>
        <w:numPr>
          <w:ilvl w:val="0"/>
          <w:numId w:val="0"/>
        </w:numPr>
        <w:rPr>
          <w:noProof w:val="0"/>
        </w:rPr>
        <w:pPrChange w:id="2176" w:author="Mary Jungers" w:date="2019-11-13T18:57:00Z">
          <w:pPr>
            <w:pStyle w:val="AppendixHeading1"/>
          </w:pPr>
        </w:pPrChange>
      </w:pPr>
      <w:bookmarkStart w:id="2177" w:name="_Ref400458280"/>
      <w:bookmarkStart w:id="2178" w:name="_Toc401769851"/>
      <w:bookmarkStart w:id="2179" w:name="_Toc24650504"/>
      <w:ins w:id="2180" w:author="Mary Jungers" w:date="2019-11-13T18:57:00Z">
        <w:r w:rsidRPr="00621E63">
          <w:rPr>
            <w:noProof w:val="0"/>
          </w:rPr>
          <w:lastRenderedPageBreak/>
          <w:t xml:space="preserve">Appendix B </w:t>
        </w:r>
      </w:ins>
      <w:r w:rsidR="003D003E" w:rsidRPr="00621E63">
        <w:rPr>
          <w:noProof w:val="0"/>
        </w:rPr>
        <w:t>Common Segment Descriptions</w:t>
      </w:r>
      <w:bookmarkEnd w:id="2177"/>
      <w:bookmarkEnd w:id="2178"/>
      <w:bookmarkEnd w:id="2179"/>
    </w:p>
    <w:p w14:paraId="4ED34AEB" w14:textId="0405DDD3" w:rsidR="00B11855" w:rsidRPr="00621E63" w:rsidRDefault="00800492" w:rsidP="00800492">
      <w:pPr>
        <w:pStyle w:val="Heading2"/>
        <w:numPr>
          <w:ilvl w:val="0"/>
          <w:numId w:val="0"/>
        </w:numPr>
        <w:rPr>
          <w:noProof w:val="0"/>
        </w:rPr>
        <w:pPrChange w:id="2181" w:author="Mary Jungers" w:date="2019-11-13T18:57:00Z">
          <w:pPr>
            <w:pStyle w:val="AppendixHeading2"/>
          </w:pPr>
        </w:pPrChange>
      </w:pPr>
      <w:bookmarkStart w:id="2182" w:name="_Toc401769852"/>
      <w:bookmarkStart w:id="2183" w:name="_Toc24650505"/>
      <w:ins w:id="2184" w:author="Mary Jungers" w:date="2019-11-13T18:57:00Z">
        <w:r w:rsidRPr="00621E63">
          <w:rPr>
            <w:noProof w:val="0"/>
          </w:rPr>
          <w:t xml:space="preserve">B.1 </w:t>
        </w:r>
      </w:ins>
      <w:r w:rsidR="003D003E" w:rsidRPr="00621E63">
        <w:rPr>
          <w:noProof w:val="0"/>
        </w:rPr>
        <w:t>MSH – Message Header Segment</w:t>
      </w:r>
      <w:bookmarkEnd w:id="2182"/>
      <w:bookmarkEnd w:id="2183"/>
    </w:p>
    <w:p w14:paraId="1AEDF6A9" w14:textId="571ECABA" w:rsidR="00B11855" w:rsidRPr="00621E63" w:rsidRDefault="003D003E" w:rsidP="000A5604">
      <w:pPr>
        <w:pStyle w:val="BodyText"/>
      </w:pPr>
      <w:r w:rsidRPr="00621E63">
        <w:t xml:space="preserve">See </w:t>
      </w:r>
      <w:r w:rsidR="006D613E" w:rsidRPr="00621E63">
        <w:t>HL7</w:t>
      </w:r>
      <w:r w:rsidR="00995105" w:rsidRPr="00621E63">
        <w:t xml:space="preserve"> </w:t>
      </w:r>
      <w:r w:rsidRPr="00621E63">
        <w:t>v2.6: chapter 2 (2.14.9)</w:t>
      </w:r>
    </w:p>
    <w:p w14:paraId="361C6A57" w14:textId="77777777" w:rsidR="00B11855" w:rsidRPr="00621E63" w:rsidRDefault="003D003E" w:rsidP="000A5604">
      <w:pPr>
        <w:pStyle w:val="BodyText"/>
      </w:pPr>
      <w:r w:rsidRPr="00621E63">
        <w:t>This segment defines the intent, source, destination, and some specifics of the syntax of a message.</w:t>
      </w:r>
    </w:p>
    <w:p w14:paraId="580D94FB" w14:textId="77777777" w:rsidR="00B11855" w:rsidRPr="00621E63" w:rsidRDefault="003D003E" w:rsidP="00CF5627">
      <w:pPr>
        <w:pStyle w:val="TableTitle"/>
      </w:pPr>
      <w:r w:rsidRPr="00621E63">
        <w:t>Table B.1-1: MSH - Message Header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5"/>
        <w:gridCol w:w="1196"/>
        <w:gridCol w:w="760"/>
        <w:gridCol w:w="961"/>
        <w:gridCol w:w="933"/>
        <w:gridCol w:w="1037"/>
        <w:gridCol w:w="3288"/>
      </w:tblGrid>
      <w:tr w:rsidR="00C40FD5" w:rsidRPr="00621E63" w14:paraId="4416985F" w14:textId="77777777" w:rsidTr="00EB7483">
        <w:trPr>
          <w:cantSplit/>
          <w:tblHeader/>
          <w:jc w:val="center"/>
        </w:trPr>
        <w:tc>
          <w:tcPr>
            <w:tcW w:w="975" w:type="dxa"/>
            <w:shd w:val="clear" w:color="auto" w:fill="D9D9D9"/>
          </w:tcPr>
          <w:p w14:paraId="1C194AE9" w14:textId="77777777" w:rsidR="00B11855" w:rsidRPr="00621E63" w:rsidRDefault="003D003E" w:rsidP="000A5604">
            <w:pPr>
              <w:pStyle w:val="TableEntryHeader"/>
            </w:pPr>
            <w:r w:rsidRPr="00621E63">
              <w:t>SEQ</w:t>
            </w:r>
          </w:p>
        </w:tc>
        <w:tc>
          <w:tcPr>
            <w:tcW w:w="1196" w:type="dxa"/>
            <w:shd w:val="clear" w:color="auto" w:fill="D9D9D9"/>
          </w:tcPr>
          <w:p w14:paraId="115B8B70" w14:textId="77777777" w:rsidR="00B11855" w:rsidRPr="00621E63" w:rsidRDefault="003D003E" w:rsidP="000A5604">
            <w:pPr>
              <w:pStyle w:val="TableEntryHeader"/>
            </w:pPr>
            <w:r w:rsidRPr="00621E63">
              <w:t>LEN</w:t>
            </w:r>
          </w:p>
        </w:tc>
        <w:tc>
          <w:tcPr>
            <w:tcW w:w="760" w:type="dxa"/>
            <w:shd w:val="clear" w:color="auto" w:fill="D9D9D9"/>
          </w:tcPr>
          <w:p w14:paraId="00010369" w14:textId="77777777" w:rsidR="00B11855" w:rsidRPr="00621E63" w:rsidRDefault="003D003E" w:rsidP="000A5604">
            <w:pPr>
              <w:pStyle w:val="TableEntryHeader"/>
            </w:pPr>
            <w:r w:rsidRPr="00621E63">
              <w:t>DT</w:t>
            </w:r>
          </w:p>
        </w:tc>
        <w:tc>
          <w:tcPr>
            <w:tcW w:w="961" w:type="dxa"/>
            <w:shd w:val="clear" w:color="auto" w:fill="D9D9D9"/>
          </w:tcPr>
          <w:p w14:paraId="41EC7DB4" w14:textId="77777777" w:rsidR="00B11855" w:rsidRPr="00621E63" w:rsidRDefault="003D003E" w:rsidP="000A5604">
            <w:pPr>
              <w:pStyle w:val="TableEntryHeader"/>
            </w:pPr>
            <w:r w:rsidRPr="00621E63">
              <w:t>Usage</w:t>
            </w:r>
          </w:p>
        </w:tc>
        <w:tc>
          <w:tcPr>
            <w:tcW w:w="933" w:type="dxa"/>
            <w:shd w:val="clear" w:color="auto" w:fill="D9D9D9"/>
          </w:tcPr>
          <w:p w14:paraId="289F42D4" w14:textId="77777777" w:rsidR="00B11855" w:rsidRPr="00621E63" w:rsidRDefault="003D003E" w:rsidP="000A5604">
            <w:pPr>
              <w:pStyle w:val="TableEntryHeader"/>
            </w:pPr>
            <w:r w:rsidRPr="00621E63">
              <w:t>Card.</w:t>
            </w:r>
          </w:p>
        </w:tc>
        <w:tc>
          <w:tcPr>
            <w:tcW w:w="1037" w:type="dxa"/>
            <w:shd w:val="clear" w:color="auto" w:fill="D9D9D9"/>
          </w:tcPr>
          <w:p w14:paraId="00D37797" w14:textId="77777777" w:rsidR="00B11855" w:rsidRPr="00621E63" w:rsidRDefault="003D003E" w:rsidP="000A5604">
            <w:pPr>
              <w:pStyle w:val="TableEntryHeader"/>
            </w:pPr>
            <w:r w:rsidRPr="00621E63">
              <w:t>TBL#</w:t>
            </w:r>
          </w:p>
        </w:tc>
        <w:tc>
          <w:tcPr>
            <w:tcW w:w="3288" w:type="dxa"/>
            <w:shd w:val="clear" w:color="auto" w:fill="D9D9D9"/>
          </w:tcPr>
          <w:p w14:paraId="4B9F94A7" w14:textId="77777777" w:rsidR="00B11855" w:rsidRPr="00621E63" w:rsidRDefault="003D003E" w:rsidP="000A5604">
            <w:pPr>
              <w:pStyle w:val="TableEntryHeader"/>
            </w:pPr>
            <w:r w:rsidRPr="00621E63">
              <w:t>Element name</w:t>
            </w:r>
          </w:p>
        </w:tc>
      </w:tr>
      <w:tr w:rsidR="00C40FD5" w:rsidRPr="00621E63" w14:paraId="3063E64A" w14:textId="77777777" w:rsidTr="00EB7483">
        <w:trPr>
          <w:cantSplit/>
          <w:jc w:val="center"/>
        </w:trPr>
        <w:tc>
          <w:tcPr>
            <w:tcW w:w="975" w:type="dxa"/>
            <w:shd w:val="clear" w:color="auto" w:fill="auto"/>
          </w:tcPr>
          <w:p w14:paraId="31E04150" w14:textId="77777777" w:rsidR="00B11855" w:rsidRPr="00621E63" w:rsidRDefault="003D003E" w:rsidP="000A5604">
            <w:pPr>
              <w:pStyle w:val="TableEntry"/>
            </w:pPr>
            <w:r w:rsidRPr="00621E63">
              <w:t>1</w:t>
            </w:r>
          </w:p>
        </w:tc>
        <w:tc>
          <w:tcPr>
            <w:tcW w:w="1196" w:type="dxa"/>
            <w:shd w:val="clear" w:color="auto" w:fill="auto"/>
          </w:tcPr>
          <w:p w14:paraId="03367AE0" w14:textId="77777777" w:rsidR="00B11855" w:rsidRPr="00621E63" w:rsidRDefault="003D003E" w:rsidP="000A5604">
            <w:pPr>
              <w:pStyle w:val="TableEntry"/>
            </w:pPr>
            <w:r w:rsidRPr="00621E63">
              <w:t>1</w:t>
            </w:r>
          </w:p>
        </w:tc>
        <w:tc>
          <w:tcPr>
            <w:tcW w:w="760" w:type="dxa"/>
            <w:shd w:val="clear" w:color="auto" w:fill="auto"/>
          </w:tcPr>
          <w:p w14:paraId="5C148A90" w14:textId="77777777" w:rsidR="00B11855" w:rsidRPr="00621E63" w:rsidRDefault="003D003E" w:rsidP="000A5604">
            <w:pPr>
              <w:pStyle w:val="TableEntry"/>
            </w:pPr>
            <w:r w:rsidRPr="00621E63">
              <w:t>ST</w:t>
            </w:r>
          </w:p>
        </w:tc>
        <w:tc>
          <w:tcPr>
            <w:tcW w:w="961" w:type="dxa"/>
            <w:shd w:val="clear" w:color="auto" w:fill="auto"/>
          </w:tcPr>
          <w:p w14:paraId="1B149015" w14:textId="77777777" w:rsidR="00B11855" w:rsidRPr="00621E63" w:rsidRDefault="003D003E" w:rsidP="000A5604">
            <w:pPr>
              <w:pStyle w:val="TableEntry"/>
            </w:pPr>
            <w:r w:rsidRPr="00621E63">
              <w:t>R</w:t>
            </w:r>
          </w:p>
        </w:tc>
        <w:tc>
          <w:tcPr>
            <w:tcW w:w="933" w:type="dxa"/>
            <w:shd w:val="clear" w:color="auto" w:fill="auto"/>
          </w:tcPr>
          <w:p w14:paraId="7EE830F8" w14:textId="77777777" w:rsidR="00B11855" w:rsidRPr="00621E63" w:rsidRDefault="003D003E" w:rsidP="000A5604">
            <w:pPr>
              <w:pStyle w:val="TableEntry"/>
            </w:pPr>
            <w:r w:rsidRPr="00621E63">
              <w:t>[1..1]</w:t>
            </w:r>
          </w:p>
        </w:tc>
        <w:tc>
          <w:tcPr>
            <w:tcW w:w="1037" w:type="dxa"/>
            <w:shd w:val="clear" w:color="auto" w:fill="auto"/>
          </w:tcPr>
          <w:p w14:paraId="2CAB94E7" w14:textId="77777777" w:rsidR="00B11855" w:rsidRPr="00621E63" w:rsidRDefault="00B11855" w:rsidP="000A5604">
            <w:pPr>
              <w:pStyle w:val="TableEntry"/>
            </w:pPr>
          </w:p>
        </w:tc>
        <w:tc>
          <w:tcPr>
            <w:tcW w:w="3288" w:type="dxa"/>
            <w:shd w:val="clear" w:color="auto" w:fill="auto"/>
          </w:tcPr>
          <w:p w14:paraId="4D7C30AB" w14:textId="77777777" w:rsidR="00B11855" w:rsidRPr="00621E63" w:rsidRDefault="003D003E" w:rsidP="000A5604">
            <w:pPr>
              <w:pStyle w:val="TableEntry"/>
            </w:pPr>
            <w:r w:rsidRPr="00621E63">
              <w:t>Field Separator</w:t>
            </w:r>
          </w:p>
        </w:tc>
      </w:tr>
      <w:tr w:rsidR="00C40FD5" w:rsidRPr="00621E63" w14:paraId="21067C0B" w14:textId="77777777" w:rsidTr="00EB7483">
        <w:trPr>
          <w:cantSplit/>
          <w:jc w:val="center"/>
        </w:trPr>
        <w:tc>
          <w:tcPr>
            <w:tcW w:w="975" w:type="dxa"/>
            <w:shd w:val="clear" w:color="auto" w:fill="auto"/>
          </w:tcPr>
          <w:p w14:paraId="03867A61" w14:textId="77777777" w:rsidR="00B11855" w:rsidRPr="00621E63" w:rsidRDefault="003D003E" w:rsidP="000A5604">
            <w:pPr>
              <w:pStyle w:val="TableEntry"/>
            </w:pPr>
            <w:r w:rsidRPr="00621E63">
              <w:t>2</w:t>
            </w:r>
          </w:p>
        </w:tc>
        <w:tc>
          <w:tcPr>
            <w:tcW w:w="1196" w:type="dxa"/>
            <w:shd w:val="clear" w:color="auto" w:fill="auto"/>
          </w:tcPr>
          <w:p w14:paraId="59119861" w14:textId="77777777" w:rsidR="00B11855" w:rsidRPr="00621E63" w:rsidRDefault="003D003E" w:rsidP="000A5604">
            <w:pPr>
              <w:pStyle w:val="TableEntry"/>
            </w:pPr>
            <w:r w:rsidRPr="00621E63">
              <w:t>4</w:t>
            </w:r>
          </w:p>
        </w:tc>
        <w:tc>
          <w:tcPr>
            <w:tcW w:w="760" w:type="dxa"/>
            <w:shd w:val="clear" w:color="auto" w:fill="auto"/>
          </w:tcPr>
          <w:p w14:paraId="130FA379" w14:textId="77777777" w:rsidR="00B11855" w:rsidRPr="00621E63" w:rsidRDefault="003D003E" w:rsidP="000A5604">
            <w:pPr>
              <w:pStyle w:val="TableEntry"/>
            </w:pPr>
            <w:r w:rsidRPr="00621E63">
              <w:t>ST</w:t>
            </w:r>
          </w:p>
        </w:tc>
        <w:tc>
          <w:tcPr>
            <w:tcW w:w="961" w:type="dxa"/>
            <w:shd w:val="clear" w:color="auto" w:fill="auto"/>
          </w:tcPr>
          <w:p w14:paraId="59FF1174" w14:textId="77777777" w:rsidR="00B11855" w:rsidRPr="00621E63" w:rsidRDefault="003D003E" w:rsidP="000A5604">
            <w:pPr>
              <w:pStyle w:val="TableEntry"/>
            </w:pPr>
            <w:r w:rsidRPr="00621E63">
              <w:t>R</w:t>
            </w:r>
          </w:p>
        </w:tc>
        <w:tc>
          <w:tcPr>
            <w:tcW w:w="933" w:type="dxa"/>
            <w:shd w:val="clear" w:color="auto" w:fill="auto"/>
          </w:tcPr>
          <w:p w14:paraId="294D6755" w14:textId="77777777" w:rsidR="00B11855" w:rsidRPr="00621E63" w:rsidRDefault="003D003E" w:rsidP="000A5604">
            <w:pPr>
              <w:pStyle w:val="TableEntry"/>
            </w:pPr>
            <w:r w:rsidRPr="00621E63">
              <w:t>[1..1]</w:t>
            </w:r>
          </w:p>
        </w:tc>
        <w:tc>
          <w:tcPr>
            <w:tcW w:w="1037" w:type="dxa"/>
            <w:shd w:val="clear" w:color="auto" w:fill="auto"/>
          </w:tcPr>
          <w:p w14:paraId="1981F9B4" w14:textId="77777777" w:rsidR="00B11855" w:rsidRPr="00621E63" w:rsidRDefault="00B11855" w:rsidP="000A5604">
            <w:pPr>
              <w:pStyle w:val="TableEntry"/>
            </w:pPr>
          </w:p>
        </w:tc>
        <w:tc>
          <w:tcPr>
            <w:tcW w:w="3288" w:type="dxa"/>
            <w:shd w:val="clear" w:color="auto" w:fill="auto"/>
          </w:tcPr>
          <w:p w14:paraId="2A552F5B" w14:textId="77777777" w:rsidR="00B11855" w:rsidRPr="00621E63" w:rsidRDefault="003D003E" w:rsidP="000A5604">
            <w:pPr>
              <w:pStyle w:val="TableEntry"/>
            </w:pPr>
            <w:r w:rsidRPr="00621E63">
              <w:t>Encoding Characters</w:t>
            </w:r>
          </w:p>
        </w:tc>
      </w:tr>
      <w:tr w:rsidR="00C40FD5" w:rsidRPr="00621E63" w14:paraId="656173A5" w14:textId="77777777" w:rsidTr="00EB7483">
        <w:trPr>
          <w:cantSplit/>
          <w:jc w:val="center"/>
        </w:trPr>
        <w:tc>
          <w:tcPr>
            <w:tcW w:w="975" w:type="dxa"/>
            <w:shd w:val="clear" w:color="auto" w:fill="auto"/>
          </w:tcPr>
          <w:p w14:paraId="10D17E80" w14:textId="77777777" w:rsidR="00B11855" w:rsidRPr="00621E63" w:rsidRDefault="003D003E" w:rsidP="000A5604">
            <w:pPr>
              <w:pStyle w:val="TableEntry"/>
            </w:pPr>
            <w:r w:rsidRPr="00621E63">
              <w:t>3</w:t>
            </w:r>
          </w:p>
        </w:tc>
        <w:tc>
          <w:tcPr>
            <w:tcW w:w="1196" w:type="dxa"/>
            <w:shd w:val="clear" w:color="auto" w:fill="auto"/>
          </w:tcPr>
          <w:p w14:paraId="4FEEB96F" w14:textId="77777777" w:rsidR="00B11855" w:rsidRPr="00621E63" w:rsidRDefault="003D003E" w:rsidP="000A5604">
            <w:pPr>
              <w:pStyle w:val="TableEntry"/>
            </w:pPr>
            <w:r w:rsidRPr="00621E63">
              <w:t>227</w:t>
            </w:r>
          </w:p>
        </w:tc>
        <w:tc>
          <w:tcPr>
            <w:tcW w:w="760" w:type="dxa"/>
            <w:shd w:val="clear" w:color="auto" w:fill="auto"/>
          </w:tcPr>
          <w:p w14:paraId="144CB55D" w14:textId="77777777" w:rsidR="00B11855" w:rsidRPr="00621E63" w:rsidRDefault="003D003E" w:rsidP="000A5604">
            <w:pPr>
              <w:pStyle w:val="TableEntry"/>
            </w:pPr>
            <w:r w:rsidRPr="00621E63">
              <w:t>HD</w:t>
            </w:r>
          </w:p>
        </w:tc>
        <w:tc>
          <w:tcPr>
            <w:tcW w:w="961" w:type="dxa"/>
            <w:shd w:val="clear" w:color="auto" w:fill="auto"/>
          </w:tcPr>
          <w:p w14:paraId="5DD662B0" w14:textId="77777777" w:rsidR="00B11855" w:rsidRPr="00621E63" w:rsidRDefault="003D003E" w:rsidP="000A5604">
            <w:pPr>
              <w:pStyle w:val="TableEntry"/>
            </w:pPr>
            <w:r w:rsidRPr="00621E63">
              <w:t>R</w:t>
            </w:r>
          </w:p>
        </w:tc>
        <w:tc>
          <w:tcPr>
            <w:tcW w:w="933" w:type="dxa"/>
            <w:shd w:val="clear" w:color="auto" w:fill="auto"/>
          </w:tcPr>
          <w:p w14:paraId="0494D2BB" w14:textId="77777777" w:rsidR="00B11855" w:rsidRPr="00621E63" w:rsidRDefault="003D003E" w:rsidP="000A5604">
            <w:pPr>
              <w:pStyle w:val="TableEntry"/>
            </w:pPr>
            <w:r w:rsidRPr="00621E63">
              <w:t>[1..1]</w:t>
            </w:r>
          </w:p>
        </w:tc>
        <w:tc>
          <w:tcPr>
            <w:tcW w:w="1037" w:type="dxa"/>
            <w:shd w:val="clear" w:color="auto" w:fill="auto"/>
          </w:tcPr>
          <w:p w14:paraId="5C650CC6" w14:textId="77777777" w:rsidR="00B11855" w:rsidRPr="00621E63" w:rsidRDefault="003D003E" w:rsidP="000A5604">
            <w:pPr>
              <w:pStyle w:val="TableEntry"/>
            </w:pPr>
            <w:r w:rsidRPr="00621E63">
              <w:t>0361</w:t>
            </w:r>
          </w:p>
        </w:tc>
        <w:tc>
          <w:tcPr>
            <w:tcW w:w="3288" w:type="dxa"/>
            <w:shd w:val="clear" w:color="auto" w:fill="auto"/>
          </w:tcPr>
          <w:p w14:paraId="2BA7F4A7" w14:textId="77777777" w:rsidR="00B11855" w:rsidRPr="00621E63" w:rsidRDefault="003D003E" w:rsidP="000A5604">
            <w:pPr>
              <w:pStyle w:val="TableEntry"/>
            </w:pPr>
            <w:r w:rsidRPr="00621E63">
              <w:t>Sending Application</w:t>
            </w:r>
          </w:p>
        </w:tc>
      </w:tr>
      <w:tr w:rsidR="00C40FD5" w:rsidRPr="00621E63" w14:paraId="5DB8D1AB" w14:textId="77777777" w:rsidTr="00EB7483">
        <w:trPr>
          <w:cantSplit/>
          <w:jc w:val="center"/>
        </w:trPr>
        <w:tc>
          <w:tcPr>
            <w:tcW w:w="975" w:type="dxa"/>
            <w:shd w:val="clear" w:color="auto" w:fill="auto"/>
          </w:tcPr>
          <w:p w14:paraId="669E7DFF" w14:textId="77777777" w:rsidR="00B11855" w:rsidRPr="00621E63" w:rsidRDefault="003D003E" w:rsidP="000A5604">
            <w:pPr>
              <w:pStyle w:val="TableEntry"/>
            </w:pPr>
            <w:r w:rsidRPr="00621E63">
              <w:t>4</w:t>
            </w:r>
          </w:p>
        </w:tc>
        <w:tc>
          <w:tcPr>
            <w:tcW w:w="1196" w:type="dxa"/>
            <w:shd w:val="clear" w:color="auto" w:fill="auto"/>
          </w:tcPr>
          <w:p w14:paraId="69547F8B" w14:textId="77777777" w:rsidR="00B11855" w:rsidRPr="00621E63" w:rsidRDefault="003D003E" w:rsidP="000A5604">
            <w:pPr>
              <w:pStyle w:val="TableEntry"/>
            </w:pPr>
            <w:r w:rsidRPr="00621E63">
              <w:t>227</w:t>
            </w:r>
          </w:p>
        </w:tc>
        <w:tc>
          <w:tcPr>
            <w:tcW w:w="760" w:type="dxa"/>
            <w:shd w:val="clear" w:color="auto" w:fill="auto"/>
          </w:tcPr>
          <w:p w14:paraId="69ADE484" w14:textId="77777777" w:rsidR="00B11855" w:rsidRPr="00621E63" w:rsidRDefault="003D003E" w:rsidP="000A5604">
            <w:pPr>
              <w:pStyle w:val="TableEntry"/>
            </w:pPr>
            <w:r w:rsidRPr="00621E63">
              <w:t>HD</w:t>
            </w:r>
          </w:p>
        </w:tc>
        <w:tc>
          <w:tcPr>
            <w:tcW w:w="961" w:type="dxa"/>
            <w:shd w:val="clear" w:color="auto" w:fill="auto"/>
          </w:tcPr>
          <w:p w14:paraId="4F2480CE" w14:textId="77777777" w:rsidR="00B11855" w:rsidRPr="00621E63" w:rsidRDefault="003D003E" w:rsidP="000A5604">
            <w:pPr>
              <w:pStyle w:val="TableEntry"/>
            </w:pPr>
            <w:r w:rsidRPr="00621E63">
              <w:t>RE</w:t>
            </w:r>
          </w:p>
        </w:tc>
        <w:tc>
          <w:tcPr>
            <w:tcW w:w="933" w:type="dxa"/>
            <w:shd w:val="clear" w:color="auto" w:fill="auto"/>
          </w:tcPr>
          <w:p w14:paraId="466E4B68" w14:textId="77777777" w:rsidR="00B11855" w:rsidRPr="00621E63" w:rsidRDefault="003D003E" w:rsidP="000A5604">
            <w:pPr>
              <w:pStyle w:val="TableEntry"/>
            </w:pPr>
            <w:r w:rsidRPr="00621E63">
              <w:t>[0..1]</w:t>
            </w:r>
          </w:p>
        </w:tc>
        <w:tc>
          <w:tcPr>
            <w:tcW w:w="1037" w:type="dxa"/>
            <w:shd w:val="clear" w:color="auto" w:fill="auto"/>
          </w:tcPr>
          <w:p w14:paraId="104FB631" w14:textId="77777777" w:rsidR="00B11855" w:rsidRPr="00621E63" w:rsidRDefault="003D003E" w:rsidP="000A5604">
            <w:pPr>
              <w:pStyle w:val="TableEntry"/>
            </w:pPr>
            <w:r w:rsidRPr="00621E63">
              <w:t>0362</w:t>
            </w:r>
          </w:p>
        </w:tc>
        <w:tc>
          <w:tcPr>
            <w:tcW w:w="3288" w:type="dxa"/>
            <w:shd w:val="clear" w:color="auto" w:fill="auto"/>
          </w:tcPr>
          <w:p w14:paraId="5D0D2E5F" w14:textId="77777777" w:rsidR="00B11855" w:rsidRPr="00621E63" w:rsidRDefault="003D003E" w:rsidP="000A5604">
            <w:pPr>
              <w:pStyle w:val="TableEntry"/>
            </w:pPr>
            <w:r w:rsidRPr="00621E63">
              <w:t>Sending Facility</w:t>
            </w:r>
          </w:p>
        </w:tc>
      </w:tr>
      <w:tr w:rsidR="00C40FD5" w:rsidRPr="00621E63" w14:paraId="6D035E8F" w14:textId="77777777" w:rsidTr="00EB7483">
        <w:trPr>
          <w:cantSplit/>
          <w:jc w:val="center"/>
        </w:trPr>
        <w:tc>
          <w:tcPr>
            <w:tcW w:w="975" w:type="dxa"/>
            <w:shd w:val="clear" w:color="auto" w:fill="auto"/>
          </w:tcPr>
          <w:p w14:paraId="16508130" w14:textId="77777777" w:rsidR="00B11855" w:rsidRPr="00621E63" w:rsidRDefault="003D003E" w:rsidP="000A5604">
            <w:pPr>
              <w:pStyle w:val="TableEntry"/>
            </w:pPr>
            <w:r w:rsidRPr="00621E63">
              <w:t>5</w:t>
            </w:r>
          </w:p>
        </w:tc>
        <w:tc>
          <w:tcPr>
            <w:tcW w:w="1196" w:type="dxa"/>
            <w:shd w:val="clear" w:color="auto" w:fill="auto"/>
          </w:tcPr>
          <w:p w14:paraId="2978CFC7" w14:textId="77777777" w:rsidR="00B11855" w:rsidRPr="00621E63" w:rsidRDefault="003D003E" w:rsidP="000A5604">
            <w:pPr>
              <w:pStyle w:val="TableEntry"/>
            </w:pPr>
            <w:r w:rsidRPr="00621E63">
              <w:t>227</w:t>
            </w:r>
          </w:p>
        </w:tc>
        <w:tc>
          <w:tcPr>
            <w:tcW w:w="760" w:type="dxa"/>
            <w:shd w:val="clear" w:color="auto" w:fill="auto"/>
          </w:tcPr>
          <w:p w14:paraId="1AC7C7C2" w14:textId="77777777" w:rsidR="00B11855" w:rsidRPr="00621E63" w:rsidRDefault="003D003E" w:rsidP="000A5604">
            <w:pPr>
              <w:pStyle w:val="TableEntry"/>
            </w:pPr>
            <w:r w:rsidRPr="00621E63">
              <w:t>HD</w:t>
            </w:r>
          </w:p>
        </w:tc>
        <w:tc>
          <w:tcPr>
            <w:tcW w:w="961" w:type="dxa"/>
            <w:shd w:val="clear" w:color="auto" w:fill="auto"/>
          </w:tcPr>
          <w:p w14:paraId="7D47155F" w14:textId="77777777" w:rsidR="00B11855" w:rsidRPr="00621E63" w:rsidRDefault="003D003E" w:rsidP="000A5604">
            <w:pPr>
              <w:pStyle w:val="TableEntry"/>
            </w:pPr>
            <w:r w:rsidRPr="00621E63">
              <w:t>RE</w:t>
            </w:r>
          </w:p>
        </w:tc>
        <w:tc>
          <w:tcPr>
            <w:tcW w:w="933" w:type="dxa"/>
            <w:shd w:val="clear" w:color="auto" w:fill="auto"/>
          </w:tcPr>
          <w:p w14:paraId="2B0BCAAF" w14:textId="77777777" w:rsidR="00B11855" w:rsidRPr="00621E63" w:rsidRDefault="003D003E" w:rsidP="000A5604">
            <w:pPr>
              <w:pStyle w:val="TableEntry"/>
            </w:pPr>
            <w:r w:rsidRPr="00621E63">
              <w:t>[0..1]</w:t>
            </w:r>
          </w:p>
        </w:tc>
        <w:tc>
          <w:tcPr>
            <w:tcW w:w="1037" w:type="dxa"/>
            <w:shd w:val="clear" w:color="auto" w:fill="auto"/>
          </w:tcPr>
          <w:p w14:paraId="7E6B6813" w14:textId="77777777" w:rsidR="00B11855" w:rsidRPr="00621E63" w:rsidRDefault="003D003E" w:rsidP="000A5604">
            <w:pPr>
              <w:pStyle w:val="TableEntry"/>
            </w:pPr>
            <w:r w:rsidRPr="00621E63">
              <w:t>0361</w:t>
            </w:r>
          </w:p>
        </w:tc>
        <w:tc>
          <w:tcPr>
            <w:tcW w:w="3288" w:type="dxa"/>
            <w:shd w:val="clear" w:color="auto" w:fill="auto"/>
          </w:tcPr>
          <w:p w14:paraId="79848C32" w14:textId="77777777" w:rsidR="00B11855" w:rsidRPr="00621E63" w:rsidRDefault="003D003E" w:rsidP="000A5604">
            <w:pPr>
              <w:pStyle w:val="TableEntry"/>
            </w:pPr>
            <w:r w:rsidRPr="00621E63">
              <w:t>Receiving Application</w:t>
            </w:r>
          </w:p>
        </w:tc>
      </w:tr>
      <w:tr w:rsidR="00C40FD5" w:rsidRPr="00621E63" w14:paraId="388A9B4C" w14:textId="77777777" w:rsidTr="00EB7483">
        <w:trPr>
          <w:cantSplit/>
          <w:jc w:val="center"/>
        </w:trPr>
        <w:tc>
          <w:tcPr>
            <w:tcW w:w="975" w:type="dxa"/>
            <w:shd w:val="clear" w:color="auto" w:fill="auto"/>
          </w:tcPr>
          <w:p w14:paraId="354F92A7" w14:textId="77777777" w:rsidR="00B11855" w:rsidRPr="00621E63" w:rsidRDefault="003D003E" w:rsidP="000A5604">
            <w:pPr>
              <w:pStyle w:val="TableEntry"/>
            </w:pPr>
            <w:r w:rsidRPr="00621E63">
              <w:t>6</w:t>
            </w:r>
          </w:p>
        </w:tc>
        <w:tc>
          <w:tcPr>
            <w:tcW w:w="1196" w:type="dxa"/>
            <w:shd w:val="clear" w:color="auto" w:fill="auto"/>
          </w:tcPr>
          <w:p w14:paraId="48B9F080" w14:textId="77777777" w:rsidR="00B11855" w:rsidRPr="00621E63" w:rsidRDefault="003D003E" w:rsidP="000A5604">
            <w:pPr>
              <w:pStyle w:val="TableEntry"/>
            </w:pPr>
            <w:r w:rsidRPr="00621E63">
              <w:t>227</w:t>
            </w:r>
          </w:p>
        </w:tc>
        <w:tc>
          <w:tcPr>
            <w:tcW w:w="760" w:type="dxa"/>
            <w:shd w:val="clear" w:color="auto" w:fill="auto"/>
          </w:tcPr>
          <w:p w14:paraId="204C448E" w14:textId="77777777" w:rsidR="00B11855" w:rsidRPr="00621E63" w:rsidRDefault="003D003E" w:rsidP="000A5604">
            <w:pPr>
              <w:pStyle w:val="TableEntry"/>
            </w:pPr>
            <w:r w:rsidRPr="00621E63">
              <w:t>HD</w:t>
            </w:r>
          </w:p>
        </w:tc>
        <w:tc>
          <w:tcPr>
            <w:tcW w:w="961" w:type="dxa"/>
            <w:shd w:val="clear" w:color="auto" w:fill="auto"/>
          </w:tcPr>
          <w:p w14:paraId="28EEBE33" w14:textId="77777777" w:rsidR="00B11855" w:rsidRPr="00621E63" w:rsidRDefault="003D003E" w:rsidP="000A5604">
            <w:pPr>
              <w:pStyle w:val="TableEntry"/>
            </w:pPr>
            <w:r w:rsidRPr="00621E63">
              <w:t>RE</w:t>
            </w:r>
          </w:p>
        </w:tc>
        <w:tc>
          <w:tcPr>
            <w:tcW w:w="933" w:type="dxa"/>
            <w:shd w:val="clear" w:color="auto" w:fill="auto"/>
          </w:tcPr>
          <w:p w14:paraId="6A03705C" w14:textId="77777777" w:rsidR="00B11855" w:rsidRPr="00621E63" w:rsidRDefault="003D003E" w:rsidP="000A5604">
            <w:pPr>
              <w:pStyle w:val="TableEntry"/>
            </w:pPr>
            <w:r w:rsidRPr="00621E63">
              <w:t>[0..1]</w:t>
            </w:r>
          </w:p>
        </w:tc>
        <w:tc>
          <w:tcPr>
            <w:tcW w:w="1037" w:type="dxa"/>
            <w:shd w:val="clear" w:color="auto" w:fill="auto"/>
          </w:tcPr>
          <w:p w14:paraId="20FA5E5A" w14:textId="77777777" w:rsidR="00B11855" w:rsidRPr="00621E63" w:rsidRDefault="003D003E" w:rsidP="000A5604">
            <w:pPr>
              <w:pStyle w:val="TableEntry"/>
            </w:pPr>
            <w:r w:rsidRPr="00621E63">
              <w:t>0362</w:t>
            </w:r>
          </w:p>
        </w:tc>
        <w:tc>
          <w:tcPr>
            <w:tcW w:w="3288" w:type="dxa"/>
            <w:shd w:val="clear" w:color="auto" w:fill="auto"/>
          </w:tcPr>
          <w:p w14:paraId="40026FDF" w14:textId="77777777" w:rsidR="00B11855" w:rsidRPr="00621E63" w:rsidRDefault="003D003E" w:rsidP="000A5604">
            <w:pPr>
              <w:pStyle w:val="TableEntry"/>
            </w:pPr>
            <w:r w:rsidRPr="00621E63">
              <w:t>Receiving Facility</w:t>
            </w:r>
          </w:p>
        </w:tc>
      </w:tr>
      <w:tr w:rsidR="00C40FD5" w:rsidRPr="00621E63" w14:paraId="0C112DF8" w14:textId="77777777" w:rsidTr="00EB7483">
        <w:trPr>
          <w:cantSplit/>
          <w:jc w:val="center"/>
        </w:trPr>
        <w:tc>
          <w:tcPr>
            <w:tcW w:w="975" w:type="dxa"/>
            <w:shd w:val="clear" w:color="auto" w:fill="auto"/>
          </w:tcPr>
          <w:p w14:paraId="387491EB" w14:textId="77777777" w:rsidR="00B11855" w:rsidRPr="00621E63" w:rsidRDefault="003D003E" w:rsidP="000A5604">
            <w:pPr>
              <w:pStyle w:val="TableEntry"/>
            </w:pPr>
            <w:r w:rsidRPr="00621E63">
              <w:t>7</w:t>
            </w:r>
          </w:p>
        </w:tc>
        <w:tc>
          <w:tcPr>
            <w:tcW w:w="1196" w:type="dxa"/>
            <w:shd w:val="clear" w:color="auto" w:fill="auto"/>
          </w:tcPr>
          <w:p w14:paraId="6B0EC002" w14:textId="77777777" w:rsidR="00B11855" w:rsidRPr="00621E63" w:rsidRDefault="003D003E" w:rsidP="000A5604">
            <w:pPr>
              <w:pStyle w:val="TableEntry"/>
            </w:pPr>
            <w:r w:rsidRPr="00621E63">
              <w:t>24</w:t>
            </w:r>
          </w:p>
        </w:tc>
        <w:tc>
          <w:tcPr>
            <w:tcW w:w="760" w:type="dxa"/>
            <w:shd w:val="clear" w:color="auto" w:fill="auto"/>
          </w:tcPr>
          <w:p w14:paraId="2FE8EC30" w14:textId="77777777" w:rsidR="00B11855" w:rsidRPr="00621E63" w:rsidRDefault="003D003E" w:rsidP="000A5604">
            <w:pPr>
              <w:pStyle w:val="TableEntry"/>
            </w:pPr>
            <w:r w:rsidRPr="00621E63">
              <w:t>DTM</w:t>
            </w:r>
          </w:p>
        </w:tc>
        <w:tc>
          <w:tcPr>
            <w:tcW w:w="961" w:type="dxa"/>
            <w:shd w:val="clear" w:color="auto" w:fill="auto"/>
          </w:tcPr>
          <w:p w14:paraId="15B9B0CD" w14:textId="77777777" w:rsidR="00B11855" w:rsidRPr="00621E63" w:rsidRDefault="003D003E" w:rsidP="000A5604">
            <w:pPr>
              <w:pStyle w:val="TableEntry"/>
            </w:pPr>
            <w:r w:rsidRPr="00621E63">
              <w:t>R</w:t>
            </w:r>
          </w:p>
        </w:tc>
        <w:tc>
          <w:tcPr>
            <w:tcW w:w="933" w:type="dxa"/>
            <w:shd w:val="clear" w:color="auto" w:fill="auto"/>
          </w:tcPr>
          <w:p w14:paraId="0FC06744" w14:textId="77777777" w:rsidR="00B11855" w:rsidRPr="00621E63" w:rsidRDefault="003D003E" w:rsidP="000A5604">
            <w:pPr>
              <w:pStyle w:val="TableEntry"/>
            </w:pPr>
            <w:r w:rsidRPr="00621E63">
              <w:t>[1..1]</w:t>
            </w:r>
          </w:p>
        </w:tc>
        <w:tc>
          <w:tcPr>
            <w:tcW w:w="1037" w:type="dxa"/>
            <w:shd w:val="clear" w:color="auto" w:fill="auto"/>
          </w:tcPr>
          <w:p w14:paraId="6346576B" w14:textId="77777777" w:rsidR="00B11855" w:rsidRPr="00621E63" w:rsidRDefault="00B11855" w:rsidP="000A5604">
            <w:pPr>
              <w:pStyle w:val="TableEntry"/>
            </w:pPr>
          </w:p>
        </w:tc>
        <w:tc>
          <w:tcPr>
            <w:tcW w:w="3288" w:type="dxa"/>
            <w:shd w:val="clear" w:color="auto" w:fill="auto"/>
          </w:tcPr>
          <w:p w14:paraId="1C949B29" w14:textId="77777777" w:rsidR="00B11855" w:rsidRPr="00621E63" w:rsidRDefault="003D003E" w:rsidP="000A5604">
            <w:pPr>
              <w:pStyle w:val="TableEntry"/>
            </w:pPr>
            <w:r w:rsidRPr="00621E63">
              <w:t>Date/Time of Message</w:t>
            </w:r>
          </w:p>
        </w:tc>
      </w:tr>
      <w:tr w:rsidR="00C40FD5" w:rsidRPr="00621E63" w14:paraId="4D73A9D0" w14:textId="77777777" w:rsidTr="00EB7483">
        <w:trPr>
          <w:cantSplit/>
          <w:jc w:val="center"/>
        </w:trPr>
        <w:tc>
          <w:tcPr>
            <w:tcW w:w="975" w:type="dxa"/>
            <w:shd w:val="clear" w:color="auto" w:fill="auto"/>
          </w:tcPr>
          <w:p w14:paraId="0A1D2DCE" w14:textId="77777777" w:rsidR="00B11855" w:rsidRPr="00621E63" w:rsidRDefault="003D003E" w:rsidP="000A5604">
            <w:pPr>
              <w:pStyle w:val="TableEntry"/>
            </w:pPr>
            <w:r w:rsidRPr="00621E63">
              <w:t>8</w:t>
            </w:r>
          </w:p>
        </w:tc>
        <w:tc>
          <w:tcPr>
            <w:tcW w:w="1196" w:type="dxa"/>
            <w:shd w:val="clear" w:color="auto" w:fill="auto"/>
          </w:tcPr>
          <w:p w14:paraId="1C72FFD8" w14:textId="77777777" w:rsidR="00B11855" w:rsidRPr="00621E63" w:rsidRDefault="003D003E" w:rsidP="000A5604">
            <w:pPr>
              <w:pStyle w:val="TableEntry"/>
            </w:pPr>
            <w:r w:rsidRPr="00621E63">
              <w:t>40</w:t>
            </w:r>
          </w:p>
        </w:tc>
        <w:tc>
          <w:tcPr>
            <w:tcW w:w="760" w:type="dxa"/>
            <w:shd w:val="clear" w:color="auto" w:fill="auto"/>
          </w:tcPr>
          <w:p w14:paraId="02CDCA4E" w14:textId="77777777" w:rsidR="00B11855" w:rsidRPr="00621E63" w:rsidRDefault="003D003E" w:rsidP="000A5604">
            <w:pPr>
              <w:pStyle w:val="TableEntry"/>
            </w:pPr>
            <w:r w:rsidRPr="00621E63">
              <w:t>ST</w:t>
            </w:r>
          </w:p>
        </w:tc>
        <w:tc>
          <w:tcPr>
            <w:tcW w:w="961" w:type="dxa"/>
            <w:shd w:val="clear" w:color="auto" w:fill="auto"/>
          </w:tcPr>
          <w:p w14:paraId="2BD6B4BB" w14:textId="77777777" w:rsidR="00B11855" w:rsidRPr="00621E63" w:rsidRDefault="003D003E" w:rsidP="000A5604">
            <w:pPr>
              <w:pStyle w:val="TableEntry"/>
            </w:pPr>
            <w:r w:rsidRPr="00621E63">
              <w:t>X</w:t>
            </w:r>
          </w:p>
        </w:tc>
        <w:tc>
          <w:tcPr>
            <w:tcW w:w="933" w:type="dxa"/>
            <w:shd w:val="clear" w:color="auto" w:fill="auto"/>
          </w:tcPr>
          <w:p w14:paraId="66E02BB9" w14:textId="77777777" w:rsidR="00B11855" w:rsidRPr="00621E63" w:rsidRDefault="003D003E" w:rsidP="000A5604">
            <w:pPr>
              <w:pStyle w:val="TableEntry"/>
            </w:pPr>
            <w:r w:rsidRPr="00621E63">
              <w:t>[0..0]</w:t>
            </w:r>
          </w:p>
        </w:tc>
        <w:tc>
          <w:tcPr>
            <w:tcW w:w="1037" w:type="dxa"/>
            <w:shd w:val="clear" w:color="auto" w:fill="auto"/>
          </w:tcPr>
          <w:p w14:paraId="40FA351E" w14:textId="77777777" w:rsidR="00B11855" w:rsidRPr="00621E63" w:rsidRDefault="00B11855" w:rsidP="000A5604">
            <w:pPr>
              <w:pStyle w:val="TableEntry"/>
            </w:pPr>
          </w:p>
        </w:tc>
        <w:tc>
          <w:tcPr>
            <w:tcW w:w="3288" w:type="dxa"/>
            <w:shd w:val="clear" w:color="auto" w:fill="auto"/>
          </w:tcPr>
          <w:p w14:paraId="59D4A2BA" w14:textId="77777777" w:rsidR="00B11855" w:rsidRPr="00621E63" w:rsidRDefault="003D003E" w:rsidP="000A5604">
            <w:pPr>
              <w:pStyle w:val="TableEntry"/>
            </w:pPr>
            <w:r w:rsidRPr="00621E63">
              <w:t>Security</w:t>
            </w:r>
          </w:p>
        </w:tc>
      </w:tr>
      <w:tr w:rsidR="00C40FD5" w:rsidRPr="00621E63" w14:paraId="131C7703" w14:textId="77777777" w:rsidTr="00EB7483">
        <w:trPr>
          <w:cantSplit/>
          <w:jc w:val="center"/>
        </w:trPr>
        <w:tc>
          <w:tcPr>
            <w:tcW w:w="975" w:type="dxa"/>
            <w:shd w:val="clear" w:color="auto" w:fill="auto"/>
          </w:tcPr>
          <w:p w14:paraId="69466E25" w14:textId="77777777" w:rsidR="00B11855" w:rsidRPr="00621E63" w:rsidRDefault="003D003E" w:rsidP="000A5604">
            <w:pPr>
              <w:pStyle w:val="TableEntry"/>
            </w:pPr>
            <w:r w:rsidRPr="00621E63">
              <w:t>9</w:t>
            </w:r>
          </w:p>
        </w:tc>
        <w:tc>
          <w:tcPr>
            <w:tcW w:w="1196" w:type="dxa"/>
            <w:shd w:val="clear" w:color="auto" w:fill="auto"/>
          </w:tcPr>
          <w:p w14:paraId="4DFC7C9F" w14:textId="77777777" w:rsidR="00B11855" w:rsidRPr="00621E63" w:rsidRDefault="003D003E" w:rsidP="000A5604">
            <w:pPr>
              <w:pStyle w:val="TableEntry"/>
            </w:pPr>
            <w:r w:rsidRPr="00621E63">
              <w:t>15</w:t>
            </w:r>
          </w:p>
        </w:tc>
        <w:tc>
          <w:tcPr>
            <w:tcW w:w="760" w:type="dxa"/>
            <w:shd w:val="clear" w:color="auto" w:fill="auto"/>
          </w:tcPr>
          <w:p w14:paraId="6A45D147" w14:textId="77777777" w:rsidR="00B11855" w:rsidRPr="00621E63" w:rsidRDefault="003D003E" w:rsidP="000A5604">
            <w:pPr>
              <w:pStyle w:val="TableEntry"/>
            </w:pPr>
            <w:r w:rsidRPr="00621E63">
              <w:t>MSG</w:t>
            </w:r>
          </w:p>
        </w:tc>
        <w:tc>
          <w:tcPr>
            <w:tcW w:w="961" w:type="dxa"/>
            <w:shd w:val="clear" w:color="auto" w:fill="auto"/>
          </w:tcPr>
          <w:p w14:paraId="137A71C1" w14:textId="77777777" w:rsidR="00B11855" w:rsidRPr="00621E63" w:rsidRDefault="003D003E" w:rsidP="000A5604">
            <w:pPr>
              <w:pStyle w:val="TableEntry"/>
            </w:pPr>
            <w:r w:rsidRPr="00621E63">
              <w:t>R</w:t>
            </w:r>
          </w:p>
        </w:tc>
        <w:tc>
          <w:tcPr>
            <w:tcW w:w="933" w:type="dxa"/>
            <w:shd w:val="clear" w:color="auto" w:fill="auto"/>
          </w:tcPr>
          <w:p w14:paraId="5B6AAE3C" w14:textId="77777777" w:rsidR="00B11855" w:rsidRPr="00621E63" w:rsidRDefault="003D003E" w:rsidP="000A5604">
            <w:pPr>
              <w:pStyle w:val="TableEntry"/>
            </w:pPr>
            <w:r w:rsidRPr="00621E63">
              <w:t>[1..1]</w:t>
            </w:r>
          </w:p>
        </w:tc>
        <w:tc>
          <w:tcPr>
            <w:tcW w:w="1037" w:type="dxa"/>
            <w:shd w:val="clear" w:color="auto" w:fill="auto"/>
          </w:tcPr>
          <w:p w14:paraId="26AB2BAF" w14:textId="77777777" w:rsidR="00B11855" w:rsidRPr="00621E63" w:rsidRDefault="00B11855" w:rsidP="000A5604">
            <w:pPr>
              <w:pStyle w:val="TableEntry"/>
            </w:pPr>
          </w:p>
        </w:tc>
        <w:tc>
          <w:tcPr>
            <w:tcW w:w="3288" w:type="dxa"/>
            <w:shd w:val="clear" w:color="auto" w:fill="auto"/>
          </w:tcPr>
          <w:p w14:paraId="0FB7A408" w14:textId="77777777" w:rsidR="00B11855" w:rsidRPr="00621E63" w:rsidRDefault="003D003E" w:rsidP="000A5604">
            <w:pPr>
              <w:pStyle w:val="TableEntry"/>
            </w:pPr>
            <w:r w:rsidRPr="00621E63">
              <w:t>Message Type</w:t>
            </w:r>
          </w:p>
        </w:tc>
      </w:tr>
      <w:tr w:rsidR="00C40FD5" w:rsidRPr="00621E63" w14:paraId="1BF40728" w14:textId="77777777" w:rsidTr="00EB7483">
        <w:trPr>
          <w:cantSplit/>
          <w:jc w:val="center"/>
        </w:trPr>
        <w:tc>
          <w:tcPr>
            <w:tcW w:w="975" w:type="dxa"/>
            <w:shd w:val="clear" w:color="auto" w:fill="auto"/>
          </w:tcPr>
          <w:p w14:paraId="460E7918" w14:textId="77777777" w:rsidR="00B11855" w:rsidRPr="00621E63" w:rsidRDefault="003D003E" w:rsidP="000A5604">
            <w:pPr>
              <w:pStyle w:val="TableEntry"/>
            </w:pPr>
            <w:r w:rsidRPr="00621E63">
              <w:t>10</w:t>
            </w:r>
          </w:p>
        </w:tc>
        <w:tc>
          <w:tcPr>
            <w:tcW w:w="1196" w:type="dxa"/>
            <w:shd w:val="clear" w:color="auto" w:fill="auto"/>
          </w:tcPr>
          <w:p w14:paraId="344860BE" w14:textId="77777777" w:rsidR="00B11855" w:rsidRPr="00621E63" w:rsidRDefault="003D003E" w:rsidP="000A5604">
            <w:pPr>
              <w:pStyle w:val="TableEntry"/>
            </w:pPr>
            <w:r w:rsidRPr="00621E63">
              <w:t>199</w:t>
            </w:r>
          </w:p>
        </w:tc>
        <w:tc>
          <w:tcPr>
            <w:tcW w:w="760" w:type="dxa"/>
            <w:shd w:val="clear" w:color="auto" w:fill="auto"/>
          </w:tcPr>
          <w:p w14:paraId="57B41663" w14:textId="77777777" w:rsidR="00B11855" w:rsidRPr="00621E63" w:rsidRDefault="003D003E" w:rsidP="000A5604">
            <w:pPr>
              <w:pStyle w:val="TableEntry"/>
            </w:pPr>
            <w:r w:rsidRPr="00621E63">
              <w:t>ST</w:t>
            </w:r>
          </w:p>
        </w:tc>
        <w:tc>
          <w:tcPr>
            <w:tcW w:w="961" w:type="dxa"/>
            <w:shd w:val="clear" w:color="auto" w:fill="auto"/>
          </w:tcPr>
          <w:p w14:paraId="32CBCB1A" w14:textId="77777777" w:rsidR="00B11855" w:rsidRPr="00621E63" w:rsidRDefault="003D003E" w:rsidP="000A5604">
            <w:pPr>
              <w:pStyle w:val="TableEntry"/>
            </w:pPr>
            <w:r w:rsidRPr="00621E63">
              <w:t>R</w:t>
            </w:r>
          </w:p>
        </w:tc>
        <w:tc>
          <w:tcPr>
            <w:tcW w:w="933" w:type="dxa"/>
            <w:shd w:val="clear" w:color="auto" w:fill="auto"/>
          </w:tcPr>
          <w:p w14:paraId="4F3B76F1" w14:textId="77777777" w:rsidR="00B11855" w:rsidRPr="00621E63" w:rsidRDefault="003D003E" w:rsidP="000A5604">
            <w:pPr>
              <w:pStyle w:val="TableEntry"/>
            </w:pPr>
            <w:r w:rsidRPr="00621E63">
              <w:t>[1..1]</w:t>
            </w:r>
          </w:p>
        </w:tc>
        <w:tc>
          <w:tcPr>
            <w:tcW w:w="1037" w:type="dxa"/>
            <w:shd w:val="clear" w:color="auto" w:fill="auto"/>
          </w:tcPr>
          <w:p w14:paraId="374ED4DE" w14:textId="77777777" w:rsidR="00B11855" w:rsidRPr="00621E63" w:rsidRDefault="00B11855" w:rsidP="000A5604">
            <w:pPr>
              <w:pStyle w:val="TableEntry"/>
            </w:pPr>
          </w:p>
        </w:tc>
        <w:tc>
          <w:tcPr>
            <w:tcW w:w="3288" w:type="dxa"/>
            <w:shd w:val="clear" w:color="auto" w:fill="auto"/>
          </w:tcPr>
          <w:p w14:paraId="66490FE7" w14:textId="77777777" w:rsidR="00B11855" w:rsidRPr="00621E63" w:rsidRDefault="003D003E" w:rsidP="000A5604">
            <w:pPr>
              <w:pStyle w:val="TableEntry"/>
            </w:pPr>
            <w:r w:rsidRPr="00621E63">
              <w:t>Message Control Id</w:t>
            </w:r>
          </w:p>
        </w:tc>
      </w:tr>
      <w:tr w:rsidR="00C40FD5" w:rsidRPr="00621E63" w14:paraId="7D7F4DCE" w14:textId="77777777" w:rsidTr="00EB7483">
        <w:trPr>
          <w:cantSplit/>
          <w:jc w:val="center"/>
        </w:trPr>
        <w:tc>
          <w:tcPr>
            <w:tcW w:w="975" w:type="dxa"/>
            <w:shd w:val="clear" w:color="auto" w:fill="auto"/>
          </w:tcPr>
          <w:p w14:paraId="7BC35521" w14:textId="77777777" w:rsidR="00B11855" w:rsidRPr="00621E63" w:rsidRDefault="003D003E" w:rsidP="000A5604">
            <w:pPr>
              <w:pStyle w:val="TableEntry"/>
            </w:pPr>
            <w:r w:rsidRPr="00621E63">
              <w:t>11</w:t>
            </w:r>
          </w:p>
        </w:tc>
        <w:tc>
          <w:tcPr>
            <w:tcW w:w="1196" w:type="dxa"/>
            <w:shd w:val="clear" w:color="auto" w:fill="auto"/>
          </w:tcPr>
          <w:p w14:paraId="0FA5DDC2" w14:textId="77777777" w:rsidR="00B11855" w:rsidRPr="00621E63" w:rsidRDefault="003D003E" w:rsidP="000A5604">
            <w:pPr>
              <w:pStyle w:val="TableEntry"/>
            </w:pPr>
            <w:r w:rsidRPr="00621E63">
              <w:t>3</w:t>
            </w:r>
          </w:p>
        </w:tc>
        <w:tc>
          <w:tcPr>
            <w:tcW w:w="760" w:type="dxa"/>
            <w:shd w:val="clear" w:color="auto" w:fill="auto"/>
          </w:tcPr>
          <w:p w14:paraId="69391E3C" w14:textId="77777777" w:rsidR="00B11855" w:rsidRPr="00621E63" w:rsidRDefault="003D003E" w:rsidP="000A5604">
            <w:pPr>
              <w:pStyle w:val="TableEntry"/>
            </w:pPr>
            <w:r w:rsidRPr="00621E63">
              <w:t>PT</w:t>
            </w:r>
          </w:p>
        </w:tc>
        <w:tc>
          <w:tcPr>
            <w:tcW w:w="961" w:type="dxa"/>
            <w:shd w:val="clear" w:color="auto" w:fill="auto"/>
          </w:tcPr>
          <w:p w14:paraId="4F49DDEE" w14:textId="77777777" w:rsidR="00B11855" w:rsidRPr="00621E63" w:rsidRDefault="003D003E" w:rsidP="000A5604">
            <w:pPr>
              <w:pStyle w:val="TableEntry"/>
            </w:pPr>
            <w:r w:rsidRPr="00621E63">
              <w:t>R</w:t>
            </w:r>
          </w:p>
        </w:tc>
        <w:tc>
          <w:tcPr>
            <w:tcW w:w="933" w:type="dxa"/>
            <w:shd w:val="clear" w:color="auto" w:fill="auto"/>
          </w:tcPr>
          <w:p w14:paraId="5FD3D025" w14:textId="77777777" w:rsidR="00B11855" w:rsidRPr="00621E63" w:rsidRDefault="003D003E" w:rsidP="000A5604">
            <w:pPr>
              <w:pStyle w:val="TableEntry"/>
            </w:pPr>
            <w:r w:rsidRPr="00621E63">
              <w:t>[1..1]</w:t>
            </w:r>
          </w:p>
        </w:tc>
        <w:tc>
          <w:tcPr>
            <w:tcW w:w="1037" w:type="dxa"/>
            <w:shd w:val="clear" w:color="auto" w:fill="auto"/>
          </w:tcPr>
          <w:p w14:paraId="5BE50FBB" w14:textId="77777777" w:rsidR="00B11855" w:rsidRPr="00621E63" w:rsidRDefault="00B11855" w:rsidP="000A5604">
            <w:pPr>
              <w:pStyle w:val="TableEntry"/>
            </w:pPr>
          </w:p>
        </w:tc>
        <w:tc>
          <w:tcPr>
            <w:tcW w:w="3288" w:type="dxa"/>
            <w:shd w:val="clear" w:color="auto" w:fill="auto"/>
          </w:tcPr>
          <w:p w14:paraId="7D994F2C" w14:textId="77777777" w:rsidR="00B11855" w:rsidRPr="00621E63" w:rsidRDefault="003D003E" w:rsidP="000A5604">
            <w:pPr>
              <w:pStyle w:val="TableEntry"/>
            </w:pPr>
            <w:r w:rsidRPr="00621E63">
              <w:t>Processing Id</w:t>
            </w:r>
          </w:p>
        </w:tc>
      </w:tr>
      <w:tr w:rsidR="00C40FD5" w:rsidRPr="00621E63" w14:paraId="2962C147" w14:textId="77777777" w:rsidTr="00EB7483">
        <w:trPr>
          <w:cantSplit/>
          <w:jc w:val="center"/>
        </w:trPr>
        <w:tc>
          <w:tcPr>
            <w:tcW w:w="975" w:type="dxa"/>
            <w:shd w:val="clear" w:color="auto" w:fill="auto"/>
          </w:tcPr>
          <w:p w14:paraId="17D8DDBC" w14:textId="77777777" w:rsidR="00B11855" w:rsidRPr="00621E63" w:rsidRDefault="003D003E" w:rsidP="000A5604">
            <w:pPr>
              <w:pStyle w:val="TableEntry"/>
            </w:pPr>
            <w:r w:rsidRPr="00621E63">
              <w:t>12</w:t>
            </w:r>
          </w:p>
        </w:tc>
        <w:tc>
          <w:tcPr>
            <w:tcW w:w="1196" w:type="dxa"/>
            <w:shd w:val="clear" w:color="auto" w:fill="auto"/>
          </w:tcPr>
          <w:p w14:paraId="75BF3F8C" w14:textId="77777777" w:rsidR="00B11855" w:rsidRPr="00621E63" w:rsidRDefault="003D003E" w:rsidP="000A5604">
            <w:pPr>
              <w:pStyle w:val="TableEntry"/>
            </w:pPr>
            <w:r w:rsidRPr="00621E63">
              <w:t>60</w:t>
            </w:r>
          </w:p>
        </w:tc>
        <w:tc>
          <w:tcPr>
            <w:tcW w:w="760" w:type="dxa"/>
            <w:shd w:val="clear" w:color="auto" w:fill="auto"/>
          </w:tcPr>
          <w:p w14:paraId="44F5DE49" w14:textId="77777777" w:rsidR="00B11855" w:rsidRPr="00621E63" w:rsidRDefault="003D003E" w:rsidP="000A5604">
            <w:pPr>
              <w:pStyle w:val="TableEntry"/>
            </w:pPr>
            <w:r w:rsidRPr="00621E63">
              <w:t>VID</w:t>
            </w:r>
          </w:p>
        </w:tc>
        <w:tc>
          <w:tcPr>
            <w:tcW w:w="961" w:type="dxa"/>
            <w:shd w:val="clear" w:color="auto" w:fill="auto"/>
          </w:tcPr>
          <w:p w14:paraId="275D7D40" w14:textId="77777777" w:rsidR="00B11855" w:rsidRPr="00621E63" w:rsidRDefault="003D003E" w:rsidP="000A5604">
            <w:pPr>
              <w:pStyle w:val="TableEntry"/>
            </w:pPr>
            <w:r w:rsidRPr="00621E63">
              <w:t>R</w:t>
            </w:r>
          </w:p>
        </w:tc>
        <w:tc>
          <w:tcPr>
            <w:tcW w:w="933" w:type="dxa"/>
            <w:shd w:val="clear" w:color="auto" w:fill="auto"/>
          </w:tcPr>
          <w:p w14:paraId="489AB4D9" w14:textId="77777777" w:rsidR="00B11855" w:rsidRPr="00621E63" w:rsidRDefault="003D003E" w:rsidP="000A5604">
            <w:pPr>
              <w:pStyle w:val="TableEntry"/>
            </w:pPr>
            <w:r w:rsidRPr="00621E63">
              <w:t>[1..1]</w:t>
            </w:r>
          </w:p>
        </w:tc>
        <w:tc>
          <w:tcPr>
            <w:tcW w:w="1037" w:type="dxa"/>
            <w:shd w:val="clear" w:color="auto" w:fill="auto"/>
          </w:tcPr>
          <w:p w14:paraId="7218D64D" w14:textId="77777777" w:rsidR="00B11855" w:rsidRPr="00621E63" w:rsidRDefault="00B11855" w:rsidP="000A5604">
            <w:pPr>
              <w:pStyle w:val="TableEntry"/>
            </w:pPr>
          </w:p>
        </w:tc>
        <w:tc>
          <w:tcPr>
            <w:tcW w:w="3288" w:type="dxa"/>
            <w:shd w:val="clear" w:color="auto" w:fill="auto"/>
          </w:tcPr>
          <w:p w14:paraId="3DE23046" w14:textId="77777777" w:rsidR="00B11855" w:rsidRPr="00621E63" w:rsidRDefault="003D003E" w:rsidP="000A5604">
            <w:pPr>
              <w:pStyle w:val="TableEntry"/>
            </w:pPr>
            <w:r w:rsidRPr="00621E63">
              <w:t>Version ID</w:t>
            </w:r>
          </w:p>
        </w:tc>
      </w:tr>
      <w:tr w:rsidR="00C40FD5" w:rsidRPr="00621E63" w14:paraId="52417EFE" w14:textId="77777777" w:rsidTr="00EB7483">
        <w:trPr>
          <w:cantSplit/>
          <w:jc w:val="center"/>
        </w:trPr>
        <w:tc>
          <w:tcPr>
            <w:tcW w:w="975" w:type="dxa"/>
            <w:shd w:val="clear" w:color="auto" w:fill="auto"/>
          </w:tcPr>
          <w:p w14:paraId="4C9D7E15" w14:textId="77777777" w:rsidR="00B11855" w:rsidRPr="00621E63" w:rsidRDefault="003D003E" w:rsidP="000A5604">
            <w:pPr>
              <w:pStyle w:val="TableEntry"/>
            </w:pPr>
            <w:r w:rsidRPr="00621E63">
              <w:t>13</w:t>
            </w:r>
          </w:p>
        </w:tc>
        <w:tc>
          <w:tcPr>
            <w:tcW w:w="1196" w:type="dxa"/>
            <w:shd w:val="clear" w:color="auto" w:fill="auto"/>
          </w:tcPr>
          <w:p w14:paraId="50FADBCC" w14:textId="77777777" w:rsidR="00B11855" w:rsidRPr="00621E63" w:rsidRDefault="003D003E" w:rsidP="000A5604">
            <w:pPr>
              <w:pStyle w:val="TableEntry"/>
            </w:pPr>
            <w:r w:rsidRPr="00621E63">
              <w:t>15</w:t>
            </w:r>
          </w:p>
        </w:tc>
        <w:tc>
          <w:tcPr>
            <w:tcW w:w="760" w:type="dxa"/>
            <w:shd w:val="clear" w:color="auto" w:fill="auto"/>
          </w:tcPr>
          <w:p w14:paraId="42CEF7BA" w14:textId="77777777" w:rsidR="00B11855" w:rsidRPr="00621E63" w:rsidRDefault="003D003E" w:rsidP="000A5604">
            <w:pPr>
              <w:pStyle w:val="TableEntry"/>
            </w:pPr>
            <w:r w:rsidRPr="00621E63">
              <w:t>NM</w:t>
            </w:r>
          </w:p>
        </w:tc>
        <w:tc>
          <w:tcPr>
            <w:tcW w:w="961" w:type="dxa"/>
            <w:shd w:val="clear" w:color="auto" w:fill="auto"/>
          </w:tcPr>
          <w:p w14:paraId="19027383" w14:textId="77777777" w:rsidR="00B11855" w:rsidRPr="00621E63" w:rsidRDefault="003D003E" w:rsidP="000A5604">
            <w:pPr>
              <w:pStyle w:val="TableEntry"/>
            </w:pPr>
            <w:r w:rsidRPr="00621E63">
              <w:t>RE</w:t>
            </w:r>
          </w:p>
        </w:tc>
        <w:tc>
          <w:tcPr>
            <w:tcW w:w="933" w:type="dxa"/>
            <w:shd w:val="clear" w:color="auto" w:fill="auto"/>
          </w:tcPr>
          <w:p w14:paraId="0E16335F" w14:textId="77777777" w:rsidR="00B11855" w:rsidRPr="00621E63" w:rsidRDefault="003D003E" w:rsidP="000A5604">
            <w:pPr>
              <w:pStyle w:val="TableEntry"/>
            </w:pPr>
            <w:r w:rsidRPr="00621E63">
              <w:t>[0..1]</w:t>
            </w:r>
          </w:p>
        </w:tc>
        <w:tc>
          <w:tcPr>
            <w:tcW w:w="1037" w:type="dxa"/>
            <w:shd w:val="clear" w:color="auto" w:fill="auto"/>
          </w:tcPr>
          <w:p w14:paraId="04BD81A2" w14:textId="77777777" w:rsidR="00B11855" w:rsidRPr="00621E63" w:rsidRDefault="00B11855" w:rsidP="000A5604">
            <w:pPr>
              <w:pStyle w:val="TableEntry"/>
            </w:pPr>
          </w:p>
        </w:tc>
        <w:tc>
          <w:tcPr>
            <w:tcW w:w="3288" w:type="dxa"/>
            <w:shd w:val="clear" w:color="auto" w:fill="auto"/>
          </w:tcPr>
          <w:p w14:paraId="7522C737" w14:textId="77777777" w:rsidR="00B11855" w:rsidRPr="00621E63" w:rsidRDefault="003D003E" w:rsidP="000A5604">
            <w:pPr>
              <w:pStyle w:val="TableEntry"/>
            </w:pPr>
            <w:r w:rsidRPr="00621E63">
              <w:t>Sequence Number</w:t>
            </w:r>
          </w:p>
        </w:tc>
      </w:tr>
      <w:tr w:rsidR="00C40FD5" w:rsidRPr="00621E63" w14:paraId="37AF22C6" w14:textId="77777777" w:rsidTr="00EB7483">
        <w:trPr>
          <w:cantSplit/>
          <w:jc w:val="center"/>
        </w:trPr>
        <w:tc>
          <w:tcPr>
            <w:tcW w:w="975" w:type="dxa"/>
            <w:shd w:val="clear" w:color="auto" w:fill="auto"/>
          </w:tcPr>
          <w:p w14:paraId="35B1B369" w14:textId="77777777" w:rsidR="00B11855" w:rsidRPr="00621E63" w:rsidRDefault="003D003E" w:rsidP="000A5604">
            <w:pPr>
              <w:pStyle w:val="TableEntry"/>
            </w:pPr>
            <w:r w:rsidRPr="00621E63">
              <w:t>14</w:t>
            </w:r>
          </w:p>
        </w:tc>
        <w:tc>
          <w:tcPr>
            <w:tcW w:w="1196" w:type="dxa"/>
            <w:shd w:val="clear" w:color="auto" w:fill="auto"/>
          </w:tcPr>
          <w:p w14:paraId="7D3C9483" w14:textId="77777777" w:rsidR="00B11855" w:rsidRPr="00621E63" w:rsidRDefault="003D003E" w:rsidP="000A5604">
            <w:pPr>
              <w:pStyle w:val="TableEntry"/>
            </w:pPr>
            <w:r w:rsidRPr="00621E63">
              <w:t>180</w:t>
            </w:r>
          </w:p>
        </w:tc>
        <w:tc>
          <w:tcPr>
            <w:tcW w:w="760" w:type="dxa"/>
            <w:shd w:val="clear" w:color="auto" w:fill="auto"/>
          </w:tcPr>
          <w:p w14:paraId="181A6FD6" w14:textId="77777777" w:rsidR="00B11855" w:rsidRPr="00621E63" w:rsidRDefault="003D003E" w:rsidP="000A5604">
            <w:pPr>
              <w:pStyle w:val="TableEntry"/>
            </w:pPr>
            <w:r w:rsidRPr="00621E63">
              <w:t>ST</w:t>
            </w:r>
          </w:p>
        </w:tc>
        <w:tc>
          <w:tcPr>
            <w:tcW w:w="961" w:type="dxa"/>
            <w:shd w:val="clear" w:color="auto" w:fill="auto"/>
          </w:tcPr>
          <w:p w14:paraId="49411D2A" w14:textId="77777777" w:rsidR="00B11855" w:rsidRPr="00621E63" w:rsidRDefault="003D003E" w:rsidP="000A5604">
            <w:pPr>
              <w:pStyle w:val="TableEntry"/>
            </w:pPr>
            <w:r w:rsidRPr="00621E63">
              <w:t>X</w:t>
            </w:r>
          </w:p>
        </w:tc>
        <w:tc>
          <w:tcPr>
            <w:tcW w:w="933" w:type="dxa"/>
            <w:shd w:val="clear" w:color="auto" w:fill="auto"/>
          </w:tcPr>
          <w:p w14:paraId="6208A57A" w14:textId="77777777" w:rsidR="00B11855" w:rsidRPr="00621E63" w:rsidRDefault="003D003E" w:rsidP="000A5604">
            <w:pPr>
              <w:pStyle w:val="TableEntry"/>
            </w:pPr>
            <w:r w:rsidRPr="00621E63">
              <w:t>[0..0]</w:t>
            </w:r>
          </w:p>
        </w:tc>
        <w:tc>
          <w:tcPr>
            <w:tcW w:w="1037" w:type="dxa"/>
            <w:shd w:val="clear" w:color="auto" w:fill="auto"/>
          </w:tcPr>
          <w:p w14:paraId="00C135A1" w14:textId="77777777" w:rsidR="00B11855" w:rsidRPr="00621E63" w:rsidRDefault="00B11855" w:rsidP="000A5604">
            <w:pPr>
              <w:pStyle w:val="TableEntry"/>
            </w:pPr>
          </w:p>
        </w:tc>
        <w:tc>
          <w:tcPr>
            <w:tcW w:w="3288" w:type="dxa"/>
            <w:shd w:val="clear" w:color="auto" w:fill="auto"/>
          </w:tcPr>
          <w:p w14:paraId="0F332214" w14:textId="77777777" w:rsidR="00B11855" w:rsidRPr="00621E63" w:rsidRDefault="003D003E" w:rsidP="000A5604">
            <w:pPr>
              <w:pStyle w:val="TableEntry"/>
            </w:pPr>
            <w:r w:rsidRPr="00621E63">
              <w:t>Continuation Pointer</w:t>
            </w:r>
          </w:p>
        </w:tc>
      </w:tr>
      <w:tr w:rsidR="00C40FD5" w:rsidRPr="00621E63" w14:paraId="45DE55DF" w14:textId="77777777" w:rsidTr="00EB7483">
        <w:trPr>
          <w:cantSplit/>
          <w:jc w:val="center"/>
        </w:trPr>
        <w:tc>
          <w:tcPr>
            <w:tcW w:w="975" w:type="dxa"/>
            <w:shd w:val="clear" w:color="auto" w:fill="auto"/>
          </w:tcPr>
          <w:p w14:paraId="54D5CC2D" w14:textId="77777777" w:rsidR="00B11855" w:rsidRPr="00621E63" w:rsidRDefault="003D003E" w:rsidP="000A5604">
            <w:pPr>
              <w:pStyle w:val="TableEntry"/>
            </w:pPr>
            <w:r w:rsidRPr="00621E63">
              <w:t>15</w:t>
            </w:r>
          </w:p>
        </w:tc>
        <w:tc>
          <w:tcPr>
            <w:tcW w:w="1196" w:type="dxa"/>
            <w:shd w:val="clear" w:color="auto" w:fill="auto"/>
          </w:tcPr>
          <w:p w14:paraId="2906AC05" w14:textId="77777777" w:rsidR="00B11855" w:rsidRPr="00621E63" w:rsidRDefault="003D003E" w:rsidP="000A5604">
            <w:pPr>
              <w:pStyle w:val="TableEntry"/>
            </w:pPr>
            <w:r w:rsidRPr="00621E63">
              <w:t>2</w:t>
            </w:r>
          </w:p>
        </w:tc>
        <w:tc>
          <w:tcPr>
            <w:tcW w:w="760" w:type="dxa"/>
            <w:shd w:val="clear" w:color="auto" w:fill="auto"/>
          </w:tcPr>
          <w:p w14:paraId="00021536" w14:textId="77777777" w:rsidR="00B11855" w:rsidRPr="00621E63" w:rsidRDefault="003D003E" w:rsidP="000A5604">
            <w:pPr>
              <w:pStyle w:val="TableEntry"/>
            </w:pPr>
            <w:r w:rsidRPr="00621E63">
              <w:t>ID</w:t>
            </w:r>
          </w:p>
        </w:tc>
        <w:tc>
          <w:tcPr>
            <w:tcW w:w="961" w:type="dxa"/>
            <w:shd w:val="clear" w:color="auto" w:fill="auto"/>
          </w:tcPr>
          <w:p w14:paraId="6AF4607A" w14:textId="77777777" w:rsidR="00B11855" w:rsidRPr="00621E63" w:rsidRDefault="003D003E" w:rsidP="000A5604">
            <w:pPr>
              <w:pStyle w:val="TableEntry"/>
            </w:pPr>
            <w:r w:rsidRPr="00621E63">
              <w:t>R</w:t>
            </w:r>
          </w:p>
        </w:tc>
        <w:tc>
          <w:tcPr>
            <w:tcW w:w="933" w:type="dxa"/>
            <w:shd w:val="clear" w:color="auto" w:fill="auto"/>
          </w:tcPr>
          <w:p w14:paraId="3C261A70" w14:textId="77777777" w:rsidR="00B11855" w:rsidRPr="00621E63" w:rsidRDefault="003D003E" w:rsidP="000A5604">
            <w:pPr>
              <w:pStyle w:val="TableEntry"/>
            </w:pPr>
            <w:r w:rsidRPr="00621E63">
              <w:t>[1..1]</w:t>
            </w:r>
          </w:p>
        </w:tc>
        <w:tc>
          <w:tcPr>
            <w:tcW w:w="1037" w:type="dxa"/>
            <w:shd w:val="clear" w:color="auto" w:fill="auto"/>
          </w:tcPr>
          <w:p w14:paraId="1CD11487" w14:textId="77777777" w:rsidR="00B11855" w:rsidRPr="00621E63" w:rsidRDefault="003D003E" w:rsidP="000A5604">
            <w:pPr>
              <w:pStyle w:val="TableEntry"/>
            </w:pPr>
            <w:r w:rsidRPr="00621E63">
              <w:t>0155</w:t>
            </w:r>
          </w:p>
        </w:tc>
        <w:tc>
          <w:tcPr>
            <w:tcW w:w="3288" w:type="dxa"/>
            <w:shd w:val="clear" w:color="auto" w:fill="auto"/>
          </w:tcPr>
          <w:p w14:paraId="1C0D50B8" w14:textId="77777777" w:rsidR="00B11855" w:rsidRPr="00621E63" w:rsidRDefault="003D003E" w:rsidP="000A5604">
            <w:pPr>
              <w:pStyle w:val="TableEntry"/>
            </w:pPr>
            <w:r w:rsidRPr="00621E63">
              <w:t>Accept Acknowledgement Type</w:t>
            </w:r>
          </w:p>
        </w:tc>
      </w:tr>
      <w:tr w:rsidR="00C40FD5" w:rsidRPr="00621E63" w14:paraId="1E6F1E31" w14:textId="77777777" w:rsidTr="00EB7483">
        <w:trPr>
          <w:cantSplit/>
          <w:jc w:val="center"/>
        </w:trPr>
        <w:tc>
          <w:tcPr>
            <w:tcW w:w="975" w:type="dxa"/>
            <w:shd w:val="clear" w:color="auto" w:fill="auto"/>
          </w:tcPr>
          <w:p w14:paraId="7D911A3C" w14:textId="77777777" w:rsidR="00B11855" w:rsidRPr="00621E63" w:rsidRDefault="003D003E" w:rsidP="000A5604">
            <w:pPr>
              <w:pStyle w:val="TableEntry"/>
            </w:pPr>
            <w:r w:rsidRPr="00621E63">
              <w:t>16</w:t>
            </w:r>
          </w:p>
        </w:tc>
        <w:tc>
          <w:tcPr>
            <w:tcW w:w="1196" w:type="dxa"/>
            <w:shd w:val="clear" w:color="auto" w:fill="auto"/>
          </w:tcPr>
          <w:p w14:paraId="42A861EA" w14:textId="77777777" w:rsidR="00B11855" w:rsidRPr="00621E63" w:rsidRDefault="003D003E" w:rsidP="000A5604">
            <w:pPr>
              <w:pStyle w:val="TableEntry"/>
            </w:pPr>
            <w:r w:rsidRPr="00621E63">
              <w:t>2</w:t>
            </w:r>
          </w:p>
        </w:tc>
        <w:tc>
          <w:tcPr>
            <w:tcW w:w="760" w:type="dxa"/>
            <w:shd w:val="clear" w:color="auto" w:fill="auto"/>
          </w:tcPr>
          <w:p w14:paraId="50C11A0F" w14:textId="77777777" w:rsidR="00B11855" w:rsidRPr="00621E63" w:rsidRDefault="003D003E" w:rsidP="000A5604">
            <w:pPr>
              <w:pStyle w:val="TableEntry"/>
            </w:pPr>
            <w:r w:rsidRPr="00621E63">
              <w:t>ID</w:t>
            </w:r>
          </w:p>
        </w:tc>
        <w:tc>
          <w:tcPr>
            <w:tcW w:w="961" w:type="dxa"/>
            <w:shd w:val="clear" w:color="auto" w:fill="auto"/>
          </w:tcPr>
          <w:p w14:paraId="1B11994D" w14:textId="77777777" w:rsidR="00B11855" w:rsidRPr="00621E63" w:rsidRDefault="003D003E" w:rsidP="000A5604">
            <w:pPr>
              <w:pStyle w:val="TableEntry"/>
            </w:pPr>
            <w:r w:rsidRPr="00621E63">
              <w:t>R</w:t>
            </w:r>
          </w:p>
        </w:tc>
        <w:tc>
          <w:tcPr>
            <w:tcW w:w="933" w:type="dxa"/>
            <w:shd w:val="clear" w:color="auto" w:fill="auto"/>
          </w:tcPr>
          <w:p w14:paraId="0D32EF60" w14:textId="77777777" w:rsidR="00B11855" w:rsidRPr="00621E63" w:rsidRDefault="003D003E" w:rsidP="000A5604">
            <w:pPr>
              <w:pStyle w:val="TableEntry"/>
            </w:pPr>
            <w:r w:rsidRPr="00621E63">
              <w:t>[1..1]</w:t>
            </w:r>
          </w:p>
        </w:tc>
        <w:tc>
          <w:tcPr>
            <w:tcW w:w="1037" w:type="dxa"/>
            <w:shd w:val="clear" w:color="auto" w:fill="auto"/>
          </w:tcPr>
          <w:p w14:paraId="7615E587" w14:textId="77777777" w:rsidR="00B11855" w:rsidRPr="00621E63" w:rsidRDefault="003D003E" w:rsidP="000A5604">
            <w:pPr>
              <w:pStyle w:val="TableEntry"/>
            </w:pPr>
            <w:r w:rsidRPr="00621E63">
              <w:t>0155</w:t>
            </w:r>
          </w:p>
        </w:tc>
        <w:tc>
          <w:tcPr>
            <w:tcW w:w="3288" w:type="dxa"/>
            <w:shd w:val="clear" w:color="auto" w:fill="auto"/>
          </w:tcPr>
          <w:p w14:paraId="411359F7" w14:textId="77777777" w:rsidR="00B11855" w:rsidRPr="00621E63" w:rsidRDefault="003D003E" w:rsidP="000A5604">
            <w:pPr>
              <w:pStyle w:val="TableEntry"/>
            </w:pPr>
            <w:r w:rsidRPr="00621E63">
              <w:t>Application Acknowledgement Type</w:t>
            </w:r>
          </w:p>
        </w:tc>
      </w:tr>
      <w:tr w:rsidR="00C40FD5" w:rsidRPr="00621E63" w14:paraId="213F6D05" w14:textId="77777777" w:rsidTr="00EB7483">
        <w:trPr>
          <w:cantSplit/>
          <w:jc w:val="center"/>
        </w:trPr>
        <w:tc>
          <w:tcPr>
            <w:tcW w:w="975" w:type="dxa"/>
            <w:shd w:val="clear" w:color="auto" w:fill="auto"/>
          </w:tcPr>
          <w:p w14:paraId="27E5FFE4" w14:textId="77777777" w:rsidR="00B11855" w:rsidRPr="00621E63" w:rsidRDefault="003D003E" w:rsidP="000A5604">
            <w:pPr>
              <w:pStyle w:val="TableEntry"/>
            </w:pPr>
            <w:r w:rsidRPr="00621E63">
              <w:t>17</w:t>
            </w:r>
          </w:p>
        </w:tc>
        <w:tc>
          <w:tcPr>
            <w:tcW w:w="1196" w:type="dxa"/>
            <w:shd w:val="clear" w:color="auto" w:fill="auto"/>
          </w:tcPr>
          <w:p w14:paraId="3D96893F" w14:textId="77777777" w:rsidR="00B11855" w:rsidRPr="00621E63" w:rsidRDefault="003D003E" w:rsidP="000A5604">
            <w:pPr>
              <w:pStyle w:val="TableEntry"/>
            </w:pPr>
            <w:r w:rsidRPr="00621E63">
              <w:t>3</w:t>
            </w:r>
          </w:p>
        </w:tc>
        <w:tc>
          <w:tcPr>
            <w:tcW w:w="760" w:type="dxa"/>
            <w:shd w:val="clear" w:color="auto" w:fill="auto"/>
          </w:tcPr>
          <w:p w14:paraId="531C114C" w14:textId="77777777" w:rsidR="00B11855" w:rsidRPr="00621E63" w:rsidRDefault="003D003E" w:rsidP="000A5604">
            <w:pPr>
              <w:pStyle w:val="TableEntry"/>
            </w:pPr>
            <w:r w:rsidRPr="00621E63">
              <w:t>ID</w:t>
            </w:r>
          </w:p>
        </w:tc>
        <w:tc>
          <w:tcPr>
            <w:tcW w:w="961" w:type="dxa"/>
            <w:shd w:val="clear" w:color="auto" w:fill="auto"/>
          </w:tcPr>
          <w:p w14:paraId="76D08186" w14:textId="77777777" w:rsidR="00B11855" w:rsidRPr="00621E63" w:rsidRDefault="003D003E" w:rsidP="000A5604">
            <w:pPr>
              <w:pStyle w:val="TableEntry"/>
            </w:pPr>
            <w:r w:rsidRPr="00621E63">
              <w:t>RE</w:t>
            </w:r>
          </w:p>
        </w:tc>
        <w:tc>
          <w:tcPr>
            <w:tcW w:w="933" w:type="dxa"/>
            <w:shd w:val="clear" w:color="auto" w:fill="auto"/>
          </w:tcPr>
          <w:p w14:paraId="3805E79E" w14:textId="77777777" w:rsidR="00B11855" w:rsidRPr="00621E63" w:rsidRDefault="003D003E" w:rsidP="000A5604">
            <w:pPr>
              <w:pStyle w:val="TableEntry"/>
            </w:pPr>
            <w:r w:rsidRPr="00621E63">
              <w:t>[0..1]</w:t>
            </w:r>
          </w:p>
        </w:tc>
        <w:tc>
          <w:tcPr>
            <w:tcW w:w="1037" w:type="dxa"/>
            <w:shd w:val="clear" w:color="auto" w:fill="auto"/>
          </w:tcPr>
          <w:p w14:paraId="55936EA4" w14:textId="77777777" w:rsidR="00B11855" w:rsidRPr="00621E63" w:rsidRDefault="003D003E" w:rsidP="000A5604">
            <w:pPr>
              <w:pStyle w:val="TableEntry"/>
            </w:pPr>
            <w:r w:rsidRPr="00621E63">
              <w:t>0399</w:t>
            </w:r>
          </w:p>
        </w:tc>
        <w:tc>
          <w:tcPr>
            <w:tcW w:w="3288" w:type="dxa"/>
            <w:shd w:val="clear" w:color="auto" w:fill="auto"/>
          </w:tcPr>
          <w:p w14:paraId="1408660B" w14:textId="77777777" w:rsidR="00B11855" w:rsidRPr="00621E63" w:rsidRDefault="003D003E" w:rsidP="000A5604">
            <w:pPr>
              <w:pStyle w:val="TableEntry"/>
            </w:pPr>
            <w:r w:rsidRPr="00621E63">
              <w:t>Country Code</w:t>
            </w:r>
          </w:p>
        </w:tc>
      </w:tr>
      <w:tr w:rsidR="00C40FD5" w:rsidRPr="00621E63" w14:paraId="0470ACC5" w14:textId="77777777" w:rsidTr="00EB7483">
        <w:trPr>
          <w:cantSplit/>
          <w:jc w:val="center"/>
        </w:trPr>
        <w:tc>
          <w:tcPr>
            <w:tcW w:w="975" w:type="dxa"/>
            <w:shd w:val="clear" w:color="auto" w:fill="auto"/>
          </w:tcPr>
          <w:p w14:paraId="19461510" w14:textId="77777777" w:rsidR="00B11855" w:rsidRPr="00621E63" w:rsidRDefault="003D003E" w:rsidP="000A5604">
            <w:pPr>
              <w:pStyle w:val="TableEntry"/>
            </w:pPr>
            <w:r w:rsidRPr="00621E63">
              <w:t>18</w:t>
            </w:r>
          </w:p>
        </w:tc>
        <w:tc>
          <w:tcPr>
            <w:tcW w:w="1196" w:type="dxa"/>
            <w:shd w:val="clear" w:color="auto" w:fill="auto"/>
          </w:tcPr>
          <w:p w14:paraId="30A2BBCA" w14:textId="77777777" w:rsidR="00B11855" w:rsidRPr="00621E63" w:rsidRDefault="003D003E" w:rsidP="000A5604">
            <w:pPr>
              <w:pStyle w:val="TableEntry"/>
            </w:pPr>
            <w:r w:rsidRPr="00621E63">
              <w:t>16</w:t>
            </w:r>
          </w:p>
        </w:tc>
        <w:tc>
          <w:tcPr>
            <w:tcW w:w="760" w:type="dxa"/>
            <w:shd w:val="clear" w:color="auto" w:fill="auto"/>
          </w:tcPr>
          <w:p w14:paraId="6E0AF7F7" w14:textId="77777777" w:rsidR="00B11855" w:rsidRPr="00621E63" w:rsidRDefault="003D003E" w:rsidP="000A5604">
            <w:pPr>
              <w:pStyle w:val="TableEntry"/>
            </w:pPr>
            <w:r w:rsidRPr="00621E63">
              <w:t>ID</w:t>
            </w:r>
          </w:p>
        </w:tc>
        <w:tc>
          <w:tcPr>
            <w:tcW w:w="961" w:type="dxa"/>
            <w:shd w:val="clear" w:color="auto" w:fill="auto"/>
          </w:tcPr>
          <w:p w14:paraId="35D7B8CA" w14:textId="77777777" w:rsidR="00B11855" w:rsidRPr="00621E63" w:rsidRDefault="003D003E" w:rsidP="000A5604">
            <w:pPr>
              <w:pStyle w:val="TableEntry"/>
            </w:pPr>
            <w:r w:rsidRPr="00621E63">
              <w:t>RE</w:t>
            </w:r>
          </w:p>
        </w:tc>
        <w:tc>
          <w:tcPr>
            <w:tcW w:w="933" w:type="dxa"/>
            <w:shd w:val="clear" w:color="auto" w:fill="auto"/>
          </w:tcPr>
          <w:p w14:paraId="2FD8F32D" w14:textId="77777777" w:rsidR="00B11855" w:rsidRPr="00621E63" w:rsidRDefault="003D003E" w:rsidP="000A5604">
            <w:pPr>
              <w:pStyle w:val="TableEntry"/>
            </w:pPr>
            <w:r w:rsidRPr="00621E63">
              <w:t>[0..1]</w:t>
            </w:r>
          </w:p>
        </w:tc>
        <w:tc>
          <w:tcPr>
            <w:tcW w:w="1037" w:type="dxa"/>
            <w:shd w:val="clear" w:color="auto" w:fill="auto"/>
          </w:tcPr>
          <w:p w14:paraId="30F5DE5D" w14:textId="77777777" w:rsidR="00B11855" w:rsidRPr="00621E63" w:rsidRDefault="003D003E" w:rsidP="000A5604">
            <w:pPr>
              <w:pStyle w:val="TableEntry"/>
            </w:pPr>
            <w:r w:rsidRPr="00621E63">
              <w:t>0211</w:t>
            </w:r>
          </w:p>
        </w:tc>
        <w:tc>
          <w:tcPr>
            <w:tcW w:w="3288" w:type="dxa"/>
            <w:shd w:val="clear" w:color="auto" w:fill="auto"/>
          </w:tcPr>
          <w:p w14:paraId="63606788" w14:textId="77777777" w:rsidR="00B11855" w:rsidRPr="00621E63" w:rsidRDefault="003D003E" w:rsidP="000A5604">
            <w:pPr>
              <w:pStyle w:val="TableEntry"/>
            </w:pPr>
            <w:r w:rsidRPr="00621E63">
              <w:t>Character Set</w:t>
            </w:r>
          </w:p>
        </w:tc>
      </w:tr>
      <w:tr w:rsidR="00C40FD5" w:rsidRPr="00621E63" w14:paraId="79A19274" w14:textId="77777777" w:rsidTr="00EB7483">
        <w:trPr>
          <w:cantSplit/>
          <w:jc w:val="center"/>
        </w:trPr>
        <w:tc>
          <w:tcPr>
            <w:tcW w:w="975" w:type="dxa"/>
            <w:shd w:val="clear" w:color="auto" w:fill="auto"/>
          </w:tcPr>
          <w:p w14:paraId="71A0A54E" w14:textId="77777777" w:rsidR="00B11855" w:rsidRPr="00621E63" w:rsidRDefault="003D003E" w:rsidP="000A5604">
            <w:pPr>
              <w:pStyle w:val="TableEntry"/>
            </w:pPr>
            <w:r w:rsidRPr="00621E63">
              <w:t>19</w:t>
            </w:r>
          </w:p>
        </w:tc>
        <w:tc>
          <w:tcPr>
            <w:tcW w:w="1196" w:type="dxa"/>
            <w:shd w:val="clear" w:color="auto" w:fill="auto"/>
          </w:tcPr>
          <w:p w14:paraId="3AF293D4" w14:textId="77777777" w:rsidR="00B11855" w:rsidRPr="00621E63" w:rsidRDefault="003D003E" w:rsidP="000A5604">
            <w:pPr>
              <w:pStyle w:val="TableEntry"/>
            </w:pPr>
            <w:r w:rsidRPr="00621E63">
              <w:t>705</w:t>
            </w:r>
          </w:p>
        </w:tc>
        <w:tc>
          <w:tcPr>
            <w:tcW w:w="760" w:type="dxa"/>
            <w:shd w:val="clear" w:color="auto" w:fill="auto"/>
          </w:tcPr>
          <w:p w14:paraId="071DF47A" w14:textId="77777777" w:rsidR="00B11855" w:rsidRPr="00621E63" w:rsidRDefault="003D003E" w:rsidP="000A5604">
            <w:pPr>
              <w:pStyle w:val="TableEntry"/>
            </w:pPr>
            <w:r w:rsidRPr="00621E63">
              <w:t>CWE</w:t>
            </w:r>
          </w:p>
        </w:tc>
        <w:tc>
          <w:tcPr>
            <w:tcW w:w="961" w:type="dxa"/>
            <w:shd w:val="clear" w:color="auto" w:fill="auto"/>
          </w:tcPr>
          <w:p w14:paraId="2338923C" w14:textId="77777777" w:rsidR="00B11855" w:rsidRPr="00621E63" w:rsidRDefault="003D003E" w:rsidP="000A5604">
            <w:pPr>
              <w:pStyle w:val="TableEntry"/>
            </w:pPr>
            <w:r w:rsidRPr="00621E63">
              <w:t>RE</w:t>
            </w:r>
          </w:p>
        </w:tc>
        <w:tc>
          <w:tcPr>
            <w:tcW w:w="933" w:type="dxa"/>
            <w:shd w:val="clear" w:color="auto" w:fill="auto"/>
          </w:tcPr>
          <w:p w14:paraId="4C4EDE30" w14:textId="77777777" w:rsidR="00B11855" w:rsidRPr="00621E63" w:rsidRDefault="003D003E" w:rsidP="000A5604">
            <w:pPr>
              <w:pStyle w:val="TableEntry"/>
            </w:pPr>
            <w:r w:rsidRPr="00621E63">
              <w:t>[0..1]</w:t>
            </w:r>
          </w:p>
        </w:tc>
        <w:tc>
          <w:tcPr>
            <w:tcW w:w="1037" w:type="dxa"/>
            <w:shd w:val="clear" w:color="auto" w:fill="auto"/>
          </w:tcPr>
          <w:p w14:paraId="08AEC1D7" w14:textId="77777777" w:rsidR="00B11855" w:rsidRPr="00621E63" w:rsidRDefault="00B11855" w:rsidP="000A5604">
            <w:pPr>
              <w:pStyle w:val="TableEntry"/>
            </w:pPr>
          </w:p>
        </w:tc>
        <w:tc>
          <w:tcPr>
            <w:tcW w:w="3288" w:type="dxa"/>
            <w:shd w:val="clear" w:color="auto" w:fill="auto"/>
          </w:tcPr>
          <w:p w14:paraId="334F05E3" w14:textId="77777777" w:rsidR="00B11855" w:rsidRPr="00621E63" w:rsidRDefault="003D003E" w:rsidP="000A5604">
            <w:pPr>
              <w:pStyle w:val="TableEntry"/>
            </w:pPr>
            <w:r w:rsidRPr="00621E63">
              <w:t>Principal Language of Message</w:t>
            </w:r>
          </w:p>
        </w:tc>
      </w:tr>
      <w:tr w:rsidR="00C40FD5" w:rsidRPr="00621E63" w14:paraId="1420FC79" w14:textId="77777777" w:rsidTr="00EB7483">
        <w:trPr>
          <w:cantSplit/>
          <w:jc w:val="center"/>
        </w:trPr>
        <w:tc>
          <w:tcPr>
            <w:tcW w:w="975" w:type="dxa"/>
            <w:shd w:val="clear" w:color="auto" w:fill="auto"/>
          </w:tcPr>
          <w:p w14:paraId="467C66CC" w14:textId="77777777" w:rsidR="00B11855" w:rsidRPr="00621E63" w:rsidRDefault="003D003E" w:rsidP="000A5604">
            <w:pPr>
              <w:pStyle w:val="TableEntry"/>
            </w:pPr>
            <w:r w:rsidRPr="00621E63">
              <w:t>20</w:t>
            </w:r>
          </w:p>
        </w:tc>
        <w:tc>
          <w:tcPr>
            <w:tcW w:w="1196" w:type="dxa"/>
            <w:shd w:val="clear" w:color="auto" w:fill="auto"/>
          </w:tcPr>
          <w:p w14:paraId="2D808749" w14:textId="77777777" w:rsidR="00B11855" w:rsidRPr="00621E63" w:rsidRDefault="003D003E" w:rsidP="000A5604">
            <w:pPr>
              <w:pStyle w:val="TableEntry"/>
            </w:pPr>
            <w:r w:rsidRPr="00621E63">
              <w:t>20</w:t>
            </w:r>
          </w:p>
        </w:tc>
        <w:tc>
          <w:tcPr>
            <w:tcW w:w="760" w:type="dxa"/>
            <w:shd w:val="clear" w:color="auto" w:fill="auto"/>
          </w:tcPr>
          <w:p w14:paraId="36D2D9EE" w14:textId="77777777" w:rsidR="00B11855" w:rsidRPr="00621E63" w:rsidRDefault="003D003E" w:rsidP="000A5604">
            <w:pPr>
              <w:pStyle w:val="TableEntry"/>
            </w:pPr>
            <w:r w:rsidRPr="00621E63">
              <w:t>ID</w:t>
            </w:r>
          </w:p>
        </w:tc>
        <w:tc>
          <w:tcPr>
            <w:tcW w:w="961" w:type="dxa"/>
            <w:shd w:val="clear" w:color="auto" w:fill="auto"/>
          </w:tcPr>
          <w:p w14:paraId="51FF5434" w14:textId="77777777" w:rsidR="00B11855" w:rsidRPr="00621E63" w:rsidRDefault="003D003E" w:rsidP="000A5604">
            <w:pPr>
              <w:pStyle w:val="TableEntry"/>
            </w:pPr>
            <w:r w:rsidRPr="00621E63">
              <w:t>X</w:t>
            </w:r>
          </w:p>
        </w:tc>
        <w:tc>
          <w:tcPr>
            <w:tcW w:w="933" w:type="dxa"/>
            <w:shd w:val="clear" w:color="auto" w:fill="auto"/>
          </w:tcPr>
          <w:p w14:paraId="4B4E3970" w14:textId="77777777" w:rsidR="00B11855" w:rsidRPr="00621E63" w:rsidRDefault="003D003E" w:rsidP="000A5604">
            <w:pPr>
              <w:pStyle w:val="TableEntry"/>
            </w:pPr>
            <w:r w:rsidRPr="00621E63">
              <w:t>[0..0]</w:t>
            </w:r>
          </w:p>
        </w:tc>
        <w:tc>
          <w:tcPr>
            <w:tcW w:w="1037" w:type="dxa"/>
            <w:shd w:val="clear" w:color="auto" w:fill="auto"/>
          </w:tcPr>
          <w:p w14:paraId="12FE62C5" w14:textId="77777777" w:rsidR="00B11855" w:rsidRPr="00621E63" w:rsidRDefault="003D003E" w:rsidP="000A5604">
            <w:pPr>
              <w:pStyle w:val="TableEntry"/>
            </w:pPr>
            <w:r w:rsidRPr="00621E63">
              <w:t>0356</w:t>
            </w:r>
          </w:p>
        </w:tc>
        <w:tc>
          <w:tcPr>
            <w:tcW w:w="3288" w:type="dxa"/>
            <w:shd w:val="clear" w:color="auto" w:fill="auto"/>
          </w:tcPr>
          <w:p w14:paraId="441FD451" w14:textId="77777777" w:rsidR="00B11855" w:rsidRPr="00621E63" w:rsidRDefault="003D003E" w:rsidP="000A5604">
            <w:pPr>
              <w:pStyle w:val="TableEntry"/>
            </w:pPr>
            <w:r w:rsidRPr="00621E63">
              <w:t>Alternate Character Set Handling Scheme</w:t>
            </w:r>
          </w:p>
        </w:tc>
      </w:tr>
      <w:tr w:rsidR="00C40FD5" w:rsidRPr="00621E63" w14:paraId="0894CD56" w14:textId="77777777" w:rsidTr="00EB7483">
        <w:trPr>
          <w:cantSplit/>
          <w:jc w:val="center"/>
        </w:trPr>
        <w:tc>
          <w:tcPr>
            <w:tcW w:w="975" w:type="dxa"/>
            <w:shd w:val="clear" w:color="auto" w:fill="auto"/>
          </w:tcPr>
          <w:p w14:paraId="508267A7" w14:textId="77777777" w:rsidR="00B11855" w:rsidRPr="00621E63" w:rsidRDefault="003D003E" w:rsidP="000A5604">
            <w:pPr>
              <w:pStyle w:val="TableEntry"/>
            </w:pPr>
            <w:r w:rsidRPr="00621E63">
              <w:t>21</w:t>
            </w:r>
          </w:p>
        </w:tc>
        <w:tc>
          <w:tcPr>
            <w:tcW w:w="1196" w:type="dxa"/>
            <w:shd w:val="clear" w:color="auto" w:fill="auto"/>
          </w:tcPr>
          <w:p w14:paraId="35CF4643" w14:textId="77777777" w:rsidR="00B11855" w:rsidRPr="00621E63" w:rsidRDefault="003D003E" w:rsidP="000A5604">
            <w:pPr>
              <w:pStyle w:val="TableEntry"/>
            </w:pPr>
            <w:r w:rsidRPr="00621E63">
              <w:t>427</w:t>
            </w:r>
          </w:p>
        </w:tc>
        <w:tc>
          <w:tcPr>
            <w:tcW w:w="760" w:type="dxa"/>
            <w:shd w:val="clear" w:color="auto" w:fill="auto"/>
          </w:tcPr>
          <w:p w14:paraId="6BC754F3" w14:textId="77777777" w:rsidR="00B11855" w:rsidRPr="00621E63" w:rsidRDefault="003D003E" w:rsidP="000A5604">
            <w:pPr>
              <w:pStyle w:val="TableEntry"/>
            </w:pPr>
            <w:r w:rsidRPr="00621E63">
              <w:t>EI</w:t>
            </w:r>
          </w:p>
        </w:tc>
        <w:tc>
          <w:tcPr>
            <w:tcW w:w="961" w:type="dxa"/>
            <w:shd w:val="clear" w:color="auto" w:fill="auto"/>
          </w:tcPr>
          <w:p w14:paraId="5912DB99" w14:textId="77777777" w:rsidR="00B11855" w:rsidRPr="00621E63" w:rsidRDefault="00DA4C12" w:rsidP="000A5604">
            <w:pPr>
              <w:pStyle w:val="TableEntry"/>
            </w:pPr>
            <w:r w:rsidRPr="00621E63">
              <w:t>O</w:t>
            </w:r>
          </w:p>
        </w:tc>
        <w:tc>
          <w:tcPr>
            <w:tcW w:w="933" w:type="dxa"/>
            <w:shd w:val="clear" w:color="auto" w:fill="auto"/>
          </w:tcPr>
          <w:p w14:paraId="437F5705" w14:textId="77777777" w:rsidR="00B11855" w:rsidRPr="00621E63" w:rsidRDefault="003D003E" w:rsidP="000A5604">
            <w:pPr>
              <w:pStyle w:val="TableEntry"/>
            </w:pPr>
            <w:r w:rsidRPr="00621E63">
              <w:t>[</w:t>
            </w:r>
            <w:r w:rsidR="00DA4C12" w:rsidRPr="00621E63">
              <w:t>0</w:t>
            </w:r>
            <w:r w:rsidRPr="00621E63">
              <w:t>..1]</w:t>
            </w:r>
          </w:p>
        </w:tc>
        <w:tc>
          <w:tcPr>
            <w:tcW w:w="1037" w:type="dxa"/>
            <w:shd w:val="clear" w:color="auto" w:fill="auto"/>
          </w:tcPr>
          <w:p w14:paraId="073A3DE0" w14:textId="77777777" w:rsidR="00B11855" w:rsidRPr="00621E63" w:rsidRDefault="00B11855" w:rsidP="000A5604">
            <w:pPr>
              <w:pStyle w:val="TableEntry"/>
            </w:pPr>
          </w:p>
        </w:tc>
        <w:tc>
          <w:tcPr>
            <w:tcW w:w="3288" w:type="dxa"/>
            <w:shd w:val="clear" w:color="auto" w:fill="auto"/>
          </w:tcPr>
          <w:p w14:paraId="606472CB" w14:textId="77777777" w:rsidR="00B11855" w:rsidRPr="00621E63" w:rsidRDefault="003D003E" w:rsidP="000A5604">
            <w:pPr>
              <w:pStyle w:val="TableEntry"/>
            </w:pPr>
            <w:r w:rsidRPr="00621E63">
              <w:t>Message Profile Identifier</w:t>
            </w:r>
          </w:p>
        </w:tc>
      </w:tr>
      <w:tr w:rsidR="00C40FD5" w:rsidRPr="00621E63" w14:paraId="44EA1F93" w14:textId="77777777" w:rsidTr="00EB7483">
        <w:trPr>
          <w:cantSplit/>
          <w:jc w:val="center"/>
        </w:trPr>
        <w:tc>
          <w:tcPr>
            <w:tcW w:w="975" w:type="dxa"/>
            <w:shd w:val="clear" w:color="auto" w:fill="auto"/>
          </w:tcPr>
          <w:p w14:paraId="4F960BD2" w14:textId="77777777" w:rsidR="00B11855" w:rsidRPr="00621E63" w:rsidRDefault="003D003E" w:rsidP="000A5604">
            <w:pPr>
              <w:pStyle w:val="TableEntry"/>
            </w:pPr>
            <w:r w:rsidRPr="00621E63">
              <w:t>22</w:t>
            </w:r>
          </w:p>
        </w:tc>
        <w:tc>
          <w:tcPr>
            <w:tcW w:w="1196" w:type="dxa"/>
            <w:shd w:val="clear" w:color="auto" w:fill="auto"/>
          </w:tcPr>
          <w:p w14:paraId="4A505E3D" w14:textId="77777777" w:rsidR="00B11855" w:rsidRPr="00621E63" w:rsidRDefault="003D003E" w:rsidP="000A5604">
            <w:pPr>
              <w:pStyle w:val="TableEntry"/>
            </w:pPr>
            <w:r w:rsidRPr="00621E63">
              <w:t>567</w:t>
            </w:r>
          </w:p>
        </w:tc>
        <w:tc>
          <w:tcPr>
            <w:tcW w:w="760" w:type="dxa"/>
            <w:shd w:val="clear" w:color="auto" w:fill="auto"/>
          </w:tcPr>
          <w:p w14:paraId="083C3A08" w14:textId="77777777" w:rsidR="00B11855" w:rsidRPr="00621E63" w:rsidRDefault="003D003E" w:rsidP="000A5604">
            <w:pPr>
              <w:pStyle w:val="TableEntry"/>
            </w:pPr>
            <w:r w:rsidRPr="00621E63">
              <w:t>XON</w:t>
            </w:r>
          </w:p>
        </w:tc>
        <w:tc>
          <w:tcPr>
            <w:tcW w:w="961" w:type="dxa"/>
            <w:shd w:val="clear" w:color="auto" w:fill="auto"/>
          </w:tcPr>
          <w:p w14:paraId="098AFFA7" w14:textId="77777777" w:rsidR="00B11855" w:rsidRPr="00621E63" w:rsidRDefault="003D003E" w:rsidP="000A5604">
            <w:pPr>
              <w:pStyle w:val="TableEntry"/>
            </w:pPr>
            <w:r w:rsidRPr="00621E63">
              <w:t>X</w:t>
            </w:r>
          </w:p>
        </w:tc>
        <w:tc>
          <w:tcPr>
            <w:tcW w:w="933" w:type="dxa"/>
            <w:shd w:val="clear" w:color="auto" w:fill="auto"/>
          </w:tcPr>
          <w:p w14:paraId="347E6CBB" w14:textId="77777777" w:rsidR="00B11855" w:rsidRPr="00621E63" w:rsidRDefault="003D003E" w:rsidP="000A5604">
            <w:pPr>
              <w:pStyle w:val="TableEntry"/>
            </w:pPr>
            <w:r w:rsidRPr="00621E63">
              <w:t>[0..0]</w:t>
            </w:r>
          </w:p>
        </w:tc>
        <w:tc>
          <w:tcPr>
            <w:tcW w:w="1037" w:type="dxa"/>
            <w:shd w:val="clear" w:color="auto" w:fill="auto"/>
          </w:tcPr>
          <w:p w14:paraId="711E0B36" w14:textId="77777777" w:rsidR="00B11855" w:rsidRPr="00621E63" w:rsidRDefault="00B11855" w:rsidP="000A5604">
            <w:pPr>
              <w:pStyle w:val="TableEntry"/>
            </w:pPr>
          </w:p>
        </w:tc>
        <w:tc>
          <w:tcPr>
            <w:tcW w:w="3288" w:type="dxa"/>
            <w:shd w:val="clear" w:color="auto" w:fill="auto"/>
          </w:tcPr>
          <w:p w14:paraId="28A1092F" w14:textId="77777777" w:rsidR="00B11855" w:rsidRPr="00621E63" w:rsidRDefault="003D003E" w:rsidP="000A5604">
            <w:pPr>
              <w:pStyle w:val="TableEntry"/>
            </w:pPr>
            <w:r w:rsidRPr="00621E63">
              <w:t>Sending Responsible Organization</w:t>
            </w:r>
          </w:p>
        </w:tc>
      </w:tr>
      <w:tr w:rsidR="00C40FD5" w:rsidRPr="00621E63" w14:paraId="1EF2BBFE" w14:textId="77777777" w:rsidTr="00EB7483">
        <w:trPr>
          <w:cantSplit/>
          <w:jc w:val="center"/>
        </w:trPr>
        <w:tc>
          <w:tcPr>
            <w:tcW w:w="975" w:type="dxa"/>
            <w:shd w:val="clear" w:color="auto" w:fill="auto"/>
          </w:tcPr>
          <w:p w14:paraId="64CA1986" w14:textId="77777777" w:rsidR="00B11855" w:rsidRPr="00621E63" w:rsidRDefault="003D003E" w:rsidP="000A5604">
            <w:pPr>
              <w:pStyle w:val="TableEntry"/>
            </w:pPr>
            <w:r w:rsidRPr="00621E63">
              <w:t>23</w:t>
            </w:r>
          </w:p>
        </w:tc>
        <w:tc>
          <w:tcPr>
            <w:tcW w:w="1196" w:type="dxa"/>
            <w:shd w:val="clear" w:color="auto" w:fill="auto"/>
          </w:tcPr>
          <w:p w14:paraId="384222B1" w14:textId="77777777" w:rsidR="00B11855" w:rsidRPr="00621E63" w:rsidRDefault="003D003E" w:rsidP="000A5604">
            <w:pPr>
              <w:pStyle w:val="TableEntry"/>
            </w:pPr>
            <w:r w:rsidRPr="00621E63">
              <w:t>567</w:t>
            </w:r>
          </w:p>
        </w:tc>
        <w:tc>
          <w:tcPr>
            <w:tcW w:w="760" w:type="dxa"/>
            <w:shd w:val="clear" w:color="auto" w:fill="auto"/>
          </w:tcPr>
          <w:p w14:paraId="5C39A130" w14:textId="77777777" w:rsidR="00B11855" w:rsidRPr="00621E63" w:rsidRDefault="003D003E" w:rsidP="000A5604">
            <w:pPr>
              <w:pStyle w:val="TableEntry"/>
            </w:pPr>
            <w:r w:rsidRPr="00621E63">
              <w:t>XON</w:t>
            </w:r>
          </w:p>
        </w:tc>
        <w:tc>
          <w:tcPr>
            <w:tcW w:w="961" w:type="dxa"/>
            <w:shd w:val="clear" w:color="auto" w:fill="auto"/>
          </w:tcPr>
          <w:p w14:paraId="29E993D1" w14:textId="77777777" w:rsidR="00B11855" w:rsidRPr="00621E63" w:rsidRDefault="003D003E" w:rsidP="000A5604">
            <w:pPr>
              <w:pStyle w:val="TableEntry"/>
            </w:pPr>
            <w:r w:rsidRPr="00621E63">
              <w:t>X</w:t>
            </w:r>
          </w:p>
        </w:tc>
        <w:tc>
          <w:tcPr>
            <w:tcW w:w="933" w:type="dxa"/>
            <w:shd w:val="clear" w:color="auto" w:fill="auto"/>
          </w:tcPr>
          <w:p w14:paraId="00D8898E" w14:textId="77777777" w:rsidR="00B11855" w:rsidRPr="00621E63" w:rsidRDefault="003D003E" w:rsidP="000A5604">
            <w:pPr>
              <w:pStyle w:val="TableEntry"/>
            </w:pPr>
            <w:r w:rsidRPr="00621E63">
              <w:t>[0..0]</w:t>
            </w:r>
          </w:p>
        </w:tc>
        <w:tc>
          <w:tcPr>
            <w:tcW w:w="1037" w:type="dxa"/>
            <w:shd w:val="clear" w:color="auto" w:fill="auto"/>
          </w:tcPr>
          <w:p w14:paraId="0E21AAC9" w14:textId="77777777" w:rsidR="00B11855" w:rsidRPr="00621E63" w:rsidRDefault="00B11855" w:rsidP="000A5604">
            <w:pPr>
              <w:pStyle w:val="TableEntry"/>
            </w:pPr>
          </w:p>
        </w:tc>
        <w:tc>
          <w:tcPr>
            <w:tcW w:w="3288" w:type="dxa"/>
            <w:shd w:val="clear" w:color="auto" w:fill="auto"/>
          </w:tcPr>
          <w:p w14:paraId="3CA19C37" w14:textId="77777777" w:rsidR="00B11855" w:rsidRPr="00621E63" w:rsidRDefault="003D003E" w:rsidP="000A5604">
            <w:pPr>
              <w:pStyle w:val="TableEntry"/>
            </w:pPr>
            <w:r w:rsidRPr="00621E63">
              <w:t>Receiving Responsible Organization</w:t>
            </w:r>
          </w:p>
        </w:tc>
      </w:tr>
      <w:tr w:rsidR="00C40FD5" w:rsidRPr="00621E63" w14:paraId="32DB745D" w14:textId="77777777" w:rsidTr="00EB7483">
        <w:trPr>
          <w:cantSplit/>
          <w:jc w:val="center"/>
        </w:trPr>
        <w:tc>
          <w:tcPr>
            <w:tcW w:w="975" w:type="dxa"/>
            <w:shd w:val="clear" w:color="auto" w:fill="auto"/>
          </w:tcPr>
          <w:p w14:paraId="6122BE83" w14:textId="77777777" w:rsidR="00B11855" w:rsidRPr="00621E63" w:rsidRDefault="003D003E" w:rsidP="000A5604">
            <w:pPr>
              <w:pStyle w:val="TableEntry"/>
            </w:pPr>
            <w:r w:rsidRPr="00621E63">
              <w:t>24</w:t>
            </w:r>
          </w:p>
        </w:tc>
        <w:tc>
          <w:tcPr>
            <w:tcW w:w="1196" w:type="dxa"/>
            <w:shd w:val="clear" w:color="auto" w:fill="auto"/>
          </w:tcPr>
          <w:p w14:paraId="0CF38D1F" w14:textId="77777777" w:rsidR="00B11855" w:rsidRPr="00621E63" w:rsidRDefault="003D003E" w:rsidP="000A5604">
            <w:pPr>
              <w:pStyle w:val="TableEntry"/>
            </w:pPr>
            <w:r w:rsidRPr="00621E63">
              <w:t>227</w:t>
            </w:r>
          </w:p>
        </w:tc>
        <w:tc>
          <w:tcPr>
            <w:tcW w:w="760" w:type="dxa"/>
            <w:shd w:val="clear" w:color="auto" w:fill="auto"/>
          </w:tcPr>
          <w:p w14:paraId="76799674" w14:textId="77777777" w:rsidR="00B11855" w:rsidRPr="00621E63" w:rsidRDefault="003D003E" w:rsidP="000A5604">
            <w:pPr>
              <w:pStyle w:val="TableEntry"/>
            </w:pPr>
            <w:r w:rsidRPr="00621E63">
              <w:t>HD</w:t>
            </w:r>
          </w:p>
        </w:tc>
        <w:tc>
          <w:tcPr>
            <w:tcW w:w="961" w:type="dxa"/>
            <w:shd w:val="clear" w:color="auto" w:fill="auto"/>
          </w:tcPr>
          <w:p w14:paraId="318DE930" w14:textId="77777777" w:rsidR="00B11855" w:rsidRPr="00621E63" w:rsidRDefault="003D003E" w:rsidP="000A5604">
            <w:pPr>
              <w:pStyle w:val="TableEntry"/>
            </w:pPr>
            <w:r w:rsidRPr="00621E63">
              <w:t>X</w:t>
            </w:r>
          </w:p>
        </w:tc>
        <w:tc>
          <w:tcPr>
            <w:tcW w:w="933" w:type="dxa"/>
            <w:shd w:val="clear" w:color="auto" w:fill="auto"/>
          </w:tcPr>
          <w:p w14:paraId="2C379275" w14:textId="77777777" w:rsidR="00B11855" w:rsidRPr="00621E63" w:rsidRDefault="003D003E" w:rsidP="000A5604">
            <w:pPr>
              <w:pStyle w:val="TableEntry"/>
            </w:pPr>
            <w:r w:rsidRPr="00621E63">
              <w:t>[0..0]</w:t>
            </w:r>
          </w:p>
        </w:tc>
        <w:tc>
          <w:tcPr>
            <w:tcW w:w="1037" w:type="dxa"/>
            <w:shd w:val="clear" w:color="auto" w:fill="auto"/>
          </w:tcPr>
          <w:p w14:paraId="6AFA58EF" w14:textId="77777777" w:rsidR="00B11855" w:rsidRPr="00621E63" w:rsidRDefault="00B11855" w:rsidP="000A5604">
            <w:pPr>
              <w:pStyle w:val="TableEntry"/>
            </w:pPr>
          </w:p>
        </w:tc>
        <w:tc>
          <w:tcPr>
            <w:tcW w:w="3288" w:type="dxa"/>
            <w:shd w:val="clear" w:color="auto" w:fill="auto"/>
          </w:tcPr>
          <w:p w14:paraId="2132BF23" w14:textId="77777777" w:rsidR="00B11855" w:rsidRPr="00621E63" w:rsidRDefault="003D003E" w:rsidP="000A5604">
            <w:pPr>
              <w:pStyle w:val="TableEntry"/>
            </w:pPr>
            <w:r w:rsidRPr="00621E63">
              <w:t>Sending Network Address</w:t>
            </w:r>
          </w:p>
        </w:tc>
      </w:tr>
      <w:tr w:rsidR="00C40FD5" w:rsidRPr="00621E63" w14:paraId="1F942A48" w14:textId="77777777" w:rsidTr="00EB7483">
        <w:trPr>
          <w:cantSplit/>
          <w:jc w:val="center"/>
        </w:trPr>
        <w:tc>
          <w:tcPr>
            <w:tcW w:w="975" w:type="dxa"/>
            <w:shd w:val="clear" w:color="auto" w:fill="auto"/>
          </w:tcPr>
          <w:p w14:paraId="280BD4AD" w14:textId="77777777" w:rsidR="00B11855" w:rsidRPr="00621E63" w:rsidRDefault="003D003E" w:rsidP="000A5604">
            <w:pPr>
              <w:pStyle w:val="TableEntry"/>
            </w:pPr>
            <w:r w:rsidRPr="00621E63">
              <w:t>25</w:t>
            </w:r>
          </w:p>
        </w:tc>
        <w:tc>
          <w:tcPr>
            <w:tcW w:w="1196" w:type="dxa"/>
            <w:shd w:val="clear" w:color="auto" w:fill="auto"/>
          </w:tcPr>
          <w:p w14:paraId="68EAAFDC" w14:textId="77777777" w:rsidR="00B11855" w:rsidRPr="00621E63" w:rsidRDefault="003D003E" w:rsidP="000A5604">
            <w:pPr>
              <w:pStyle w:val="TableEntry"/>
            </w:pPr>
            <w:r w:rsidRPr="00621E63">
              <w:t>227</w:t>
            </w:r>
          </w:p>
        </w:tc>
        <w:tc>
          <w:tcPr>
            <w:tcW w:w="760" w:type="dxa"/>
            <w:shd w:val="clear" w:color="auto" w:fill="auto"/>
          </w:tcPr>
          <w:p w14:paraId="0E6981E9" w14:textId="77777777" w:rsidR="00B11855" w:rsidRPr="00621E63" w:rsidRDefault="003D003E" w:rsidP="000A5604">
            <w:pPr>
              <w:pStyle w:val="TableEntry"/>
            </w:pPr>
            <w:r w:rsidRPr="00621E63">
              <w:t>HD</w:t>
            </w:r>
          </w:p>
        </w:tc>
        <w:tc>
          <w:tcPr>
            <w:tcW w:w="961" w:type="dxa"/>
            <w:shd w:val="clear" w:color="auto" w:fill="auto"/>
          </w:tcPr>
          <w:p w14:paraId="00A98C35" w14:textId="77777777" w:rsidR="00B11855" w:rsidRPr="00621E63" w:rsidRDefault="003D003E" w:rsidP="000A5604">
            <w:pPr>
              <w:pStyle w:val="TableEntry"/>
            </w:pPr>
            <w:r w:rsidRPr="00621E63">
              <w:t>X</w:t>
            </w:r>
          </w:p>
        </w:tc>
        <w:tc>
          <w:tcPr>
            <w:tcW w:w="933" w:type="dxa"/>
            <w:shd w:val="clear" w:color="auto" w:fill="auto"/>
          </w:tcPr>
          <w:p w14:paraId="03748874" w14:textId="77777777" w:rsidR="00B11855" w:rsidRPr="00621E63" w:rsidRDefault="003D003E" w:rsidP="000A5604">
            <w:pPr>
              <w:pStyle w:val="TableEntry"/>
            </w:pPr>
            <w:r w:rsidRPr="00621E63">
              <w:t>[0..0]</w:t>
            </w:r>
          </w:p>
        </w:tc>
        <w:tc>
          <w:tcPr>
            <w:tcW w:w="1037" w:type="dxa"/>
            <w:shd w:val="clear" w:color="auto" w:fill="auto"/>
          </w:tcPr>
          <w:p w14:paraId="28A36A4A" w14:textId="77777777" w:rsidR="00B11855" w:rsidRPr="00621E63" w:rsidRDefault="00B11855" w:rsidP="000A5604">
            <w:pPr>
              <w:pStyle w:val="TableEntry"/>
            </w:pPr>
          </w:p>
        </w:tc>
        <w:tc>
          <w:tcPr>
            <w:tcW w:w="3288" w:type="dxa"/>
            <w:shd w:val="clear" w:color="auto" w:fill="auto"/>
          </w:tcPr>
          <w:p w14:paraId="203154EF" w14:textId="77777777" w:rsidR="00B11855" w:rsidRPr="00621E63" w:rsidRDefault="003D003E" w:rsidP="000A5604">
            <w:pPr>
              <w:pStyle w:val="TableEntry"/>
            </w:pPr>
            <w:r w:rsidRPr="00621E63">
              <w:t>Receiving Network Address</w:t>
            </w:r>
          </w:p>
        </w:tc>
      </w:tr>
    </w:tbl>
    <w:p w14:paraId="1226D900" w14:textId="53541B2F" w:rsidR="00B11855" w:rsidRPr="00621E63" w:rsidRDefault="00B11855" w:rsidP="00F92A87">
      <w:pPr>
        <w:pStyle w:val="BodyText"/>
      </w:pPr>
    </w:p>
    <w:p w14:paraId="775F7FBE" w14:textId="77777777" w:rsidR="00B11855" w:rsidRPr="00621E63" w:rsidRDefault="003D003E" w:rsidP="00CF5627">
      <w:pPr>
        <w:pStyle w:val="HL7Field"/>
        <w:keepNext w:val="0"/>
      </w:pPr>
      <w:r w:rsidRPr="00621E63">
        <w:t xml:space="preserve">MSH-1   Field Separator </w:t>
      </w:r>
    </w:p>
    <w:p w14:paraId="25B4A110" w14:textId="77777777" w:rsidR="00B11855" w:rsidRPr="00621E63" w:rsidRDefault="003D003E" w:rsidP="00DF61EC">
      <w:pPr>
        <w:pStyle w:val="HL7FieldIndent2"/>
        <w:rPr>
          <w:noProof w:val="0"/>
        </w:rPr>
      </w:pPr>
      <w:r w:rsidRPr="00621E63">
        <w:rPr>
          <w:noProof w:val="0"/>
        </w:rPr>
        <w:t>The IHE PCD Technical Framework requires that applications support HL7-recommended value that is | (ASCII 124).</w:t>
      </w:r>
    </w:p>
    <w:p w14:paraId="1D939671" w14:textId="77777777" w:rsidR="00B11855" w:rsidRPr="00621E63" w:rsidRDefault="003D003E" w:rsidP="001422D4">
      <w:pPr>
        <w:pStyle w:val="HL7Field"/>
      </w:pPr>
      <w:r w:rsidRPr="00621E63">
        <w:lastRenderedPageBreak/>
        <w:t xml:space="preserve">MSH-2   Encoding Characters </w:t>
      </w:r>
    </w:p>
    <w:p w14:paraId="41FF264C" w14:textId="77777777" w:rsidR="00B11855" w:rsidRPr="00621E63" w:rsidRDefault="003D003E" w:rsidP="00DF61EC">
      <w:pPr>
        <w:pStyle w:val="HL7FieldIndent2"/>
        <w:rPr>
          <w:noProof w:val="0"/>
        </w:rPr>
      </w:pPr>
      <w:r w:rsidRPr="00621E63">
        <w:rPr>
          <w:noProof w:val="0"/>
        </w:rPr>
        <w:t>This field contains the four characters in the following order: the component separator, repetition separator, escape character, and subcomponent separator. The IHE PCD Technical Framework requires that applications support HL7-recommended values ^~\&amp; (ASCII 94, 126, 92, and 38, respectively).</w:t>
      </w:r>
    </w:p>
    <w:p w14:paraId="746D02C1" w14:textId="77777777" w:rsidR="00B11855" w:rsidRPr="00621E63" w:rsidRDefault="003D003E" w:rsidP="001422D4">
      <w:pPr>
        <w:pStyle w:val="HL7Field"/>
      </w:pPr>
      <w:r w:rsidRPr="00621E63">
        <w:t>MSH-3   Sending Application (HD)</w:t>
      </w:r>
    </w:p>
    <w:p w14:paraId="150F9B74" w14:textId="77777777" w:rsidR="00B11855" w:rsidRPr="00621E63" w:rsidRDefault="003D003E" w:rsidP="00DF61EC">
      <w:pPr>
        <w:pStyle w:val="Components"/>
      </w:pPr>
      <w:r w:rsidRPr="00621E63">
        <w:t>Components: &lt;Namespace ID (IS)&gt; ^ &lt;Universal ID (ST)&gt; ^ &lt;Universal ID Type (ID)&gt;</w:t>
      </w:r>
    </w:p>
    <w:p w14:paraId="12CB7601" w14:textId="070D32F9" w:rsidR="00B11855" w:rsidRPr="00621E63" w:rsidRDefault="003D003E" w:rsidP="00DF61EC">
      <w:pPr>
        <w:pStyle w:val="HL7FieldIndent2"/>
        <w:rPr>
          <w:noProof w:val="0"/>
        </w:rPr>
      </w:pPr>
      <w:r w:rsidRPr="00621E63">
        <w:rPr>
          <w:noProof w:val="0"/>
        </w:rPr>
        <w:t xml:space="preserve">The intention of this field is to uniquely identify the software application implementing the PCD </w:t>
      </w:r>
      <w:r w:rsidR="00E76CA1" w:rsidRPr="00621E63">
        <w:rPr>
          <w:noProof w:val="0"/>
        </w:rPr>
        <w:t>a</w:t>
      </w:r>
      <w:r w:rsidR="00CA3A2C" w:rsidRPr="00621E63">
        <w:rPr>
          <w:noProof w:val="0"/>
        </w:rPr>
        <w:t>ctor</w:t>
      </w:r>
      <w:r w:rsidRPr="00621E63">
        <w:rPr>
          <w:noProof w:val="0"/>
        </w:rPr>
        <w:t xml:space="preserve"> sending this message. For valid methods of accomplishing this, see Hierarchic Designator (HD) Data Type, Appendix Section </w:t>
      </w:r>
      <w:r w:rsidR="00B37DF5" w:rsidRPr="00621E63">
        <w:rPr>
          <w:noProof w:val="0"/>
        </w:rPr>
        <w:t>C.6.</w:t>
      </w:r>
    </w:p>
    <w:p w14:paraId="227AB512" w14:textId="77777777" w:rsidR="00B11855" w:rsidRPr="00621E63" w:rsidRDefault="003D003E" w:rsidP="001422D4">
      <w:pPr>
        <w:pStyle w:val="HL7Field"/>
      </w:pPr>
      <w:r w:rsidRPr="00621E63">
        <w:t>MSH-4   Sending Facility</w:t>
      </w:r>
    </w:p>
    <w:p w14:paraId="58812990" w14:textId="77777777" w:rsidR="00B11855" w:rsidRPr="00621E63" w:rsidRDefault="003D003E" w:rsidP="00DF61EC">
      <w:pPr>
        <w:pStyle w:val="Components"/>
      </w:pPr>
      <w:r w:rsidRPr="00621E63">
        <w:t>Components: &lt;Namespace ID (IS)&gt; ^ &lt;Universal ID (ST)&gt; ^ &lt;Universal ID Type (ID)&gt;</w:t>
      </w:r>
    </w:p>
    <w:p w14:paraId="6E2451BA" w14:textId="77777777" w:rsidR="00B11855" w:rsidRPr="00621E63" w:rsidRDefault="003D003E" w:rsidP="00DF61EC">
      <w:pPr>
        <w:pStyle w:val="HL7FieldIndent2"/>
        <w:rPr>
          <w:noProof w:val="0"/>
        </w:rPr>
      </w:pPr>
      <w:r w:rsidRPr="00621E63">
        <w:rPr>
          <w:noProof w:val="0"/>
        </w:rPr>
        <w:t xml:space="preserve">For the IHE PCD Technical Framework, when populated, this field shall be implemented as: </w:t>
      </w:r>
    </w:p>
    <w:p w14:paraId="0260334D" w14:textId="77777777" w:rsidR="00B11855" w:rsidRPr="00621E63" w:rsidRDefault="003D003E" w:rsidP="00DF61EC">
      <w:pPr>
        <w:pStyle w:val="HL7FieldIndent2"/>
        <w:rPr>
          <w:noProof w:val="0"/>
        </w:rPr>
      </w:pPr>
      <w:r w:rsidRPr="00621E63">
        <w:rPr>
          <w:noProof w:val="0"/>
        </w:rPr>
        <w:t xml:space="preserve">First component (required): Namespace ID. The name of the organizational entity responsible for the DOR, typically the provider institution or department operating the DOR. </w:t>
      </w:r>
    </w:p>
    <w:p w14:paraId="3F9CC5A6" w14:textId="5CA3BD34" w:rsidR="00B11855" w:rsidRPr="00621E63" w:rsidRDefault="003D003E" w:rsidP="00DF61EC">
      <w:pPr>
        <w:pStyle w:val="HL7FieldIndent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DOR.</w:t>
      </w:r>
    </w:p>
    <w:p w14:paraId="7C573F61" w14:textId="77777777" w:rsidR="00B11855" w:rsidRPr="00621E63" w:rsidRDefault="003D003E" w:rsidP="00DF61EC">
      <w:pPr>
        <w:pStyle w:val="HL7FieldIndent2"/>
        <w:rPr>
          <w:noProof w:val="0"/>
        </w:rPr>
      </w:pPr>
      <w:r w:rsidRPr="00621E63">
        <w:rPr>
          <w:noProof w:val="0"/>
        </w:rPr>
        <w:t>Third component (optional): The Universal ID Type. The codification of these three components is entirely site-defined. It may be detailed in the national extensions of this framework.</w:t>
      </w:r>
    </w:p>
    <w:p w14:paraId="3A27676C" w14:textId="77777777" w:rsidR="00B11855" w:rsidRPr="00621E63" w:rsidRDefault="003D003E" w:rsidP="001422D4">
      <w:pPr>
        <w:pStyle w:val="HL7Field"/>
      </w:pPr>
      <w:r w:rsidRPr="00621E63">
        <w:t>MSH-5   Receiving Application (HD)</w:t>
      </w:r>
    </w:p>
    <w:p w14:paraId="14B76564" w14:textId="77777777" w:rsidR="00B11855" w:rsidRPr="00621E63" w:rsidRDefault="003D003E" w:rsidP="00DF61EC">
      <w:pPr>
        <w:pStyle w:val="Components"/>
      </w:pPr>
      <w:r w:rsidRPr="00621E63">
        <w:t>Components: &lt;Namespace ID (IS)&gt; ^ &lt;Universal ID (ST)&gt; ^ &lt;Universal ID Type (ID)&gt;</w:t>
      </w:r>
    </w:p>
    <w:p w14:paraId="5AB967EC" w14:textId="77777777" w:rsidR="00B11855" w:rsidRPr="00621E63" w:rsidRDefault="003D003E" w:rsidP="00DF61EC">
      <w:pPr>
        <w:pStyle w:val="HL7FieldIndent2"/>
        <w:rPr>
          <w:noProof w:val="0"/>
        </w:rPr>
      </w:pPr>
      <w:r w:rsidRPr="00621E63">
        <w:rPr>
          <w:noProof w:val="0"/>
        </w:rPr>
        <w:t xml:space="preserve">For the IHE PCD Technical Framework, when populated, this field shall be implemented as: </w:t>
      </w:r>
    </w:p>
    <w:p w14:paraId="15D4A43A" w14:textId="77777777" w:rsidR="00B11855" w:rsidRPr="00621E63" w:rsidRDefault="003D003E" w:rsidP="00DF61EC">
      <w:pPr>
        <w:pStyle w:val="HL7FieldIndent2"/>
        <w:rPr>
          <w:noProof w:val="0"/>
        </w:rPr>
      </w:pPr>
      <w:r w:rsidRPr="00621E63">
        <w:rPr>
          <w:noProof w:val="0"/>
        </w:rPr>
        <w:t xml:space="preserve">First component (required): Namespace ID. The name of the organizational entity responsible for the receiving application. </w:t>
      </w:r>
    </w:p>
    <w:p w14:paraId="19ACF03B" w14:textId="109E59A5" w:rsidR="00B11855" w:rsidRPr="00621E63" w:rsidRDefault="003D003E" w:rsidP="00DF61EC">
      <w:pPr>
        <w:pStyle w:val="HL7FieldIndent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receiving application.</w:t>
      </w:r>
    </w:p>
    <w:p w14:paraId="1A88D2E4" w14:textId="77777777" w:rsidR="00B11855" w:rsidRPr="00621E63" w:rsidRDefault="003D003E" w:rsidP="00DF61EC">
      <w:pPr>
        <w:pStyle w:val="HL7FieldIndent2"/>
        <w:rPr>
          <w:noProof w:val="0"/>
        </w:rPr>
      </w:pPr>
      <w:r w:rsidRPr="00621E63">
        <w:rPr>
          <w:noProof w:val="0"/>
        </w:rPr>
        <w:t>Third component (optional): The Universal ID Type. The codification of these three components is entirely site-defined. It may be detailed in the national extensions of this framework.</w:t>
      </w:r>
    </w:p>
    <w:p w14:paraId="0E0F24EF" w14:textId="77777777" w:rsidR="00B11855" w:rsidRPr="00621E63" w:rsidRDefault="003D003E" w:rsidP="00DF61EC">
      <w:pPr>
        <w:pStyle w:val="HL7FieldIndent2"/>
        <w:rPr>
          <w:noProof w:val="0"/>
        </w:rPr>
      </w:pPr>
      <w:r w:rsidRPr="00621E63">
        <w:rPr>
          <w:noProof w:val="0"/>
        </w:rPr>
        <w:t>This field is not required for IHE PCD compliance, but should be populated at the option of the organization operating the system if the field serves a desired function, such as facilitating the routing of messages.</w:t>
      </w:r>
    </w:p>
    <w:p w14:paraId="7608AFD3" w14:textId="77777777" w:rsidR="00B11855" w:rsidRPr="00621E63" w:rsidRDefault="003D003E" w:rsidP="00500C7F">
      <w:pPr>
        <w:pStyle w:val="HL7Field"/>
      </w:pPr>
      <w:r w:rsidRPr="00621E63">
        <w:lastRenderedPageBreak/>
        <w:t>MSH-6   Receiving Facility</w:t>
      </w:r>
    </w:p>
    <w:p w14:paraId="464E2B09" w14:textId="77777777" w:rsidR="00B11855" w:rsidRPr="00621E63" w:rsidRDefault="003D003E" w:rsidP="00CF5627">
      <w:pPr>
        <w:pStyle w:val="Components"/>
        <w:keepNext/>
      </w:pPr>
      <w:r w:rsidRPr="00621E63">
        <w:t>Components: &lt;Namespace ID (IS)&gt; ^ &lt;Universal ID (ST)&gt; ^ &lt;Universal ID Type (ID)&gt;</w:t>
      </w:r>
    </w:p>
    <w:p w14:paraId="3FD5DC00" w14:textId="77777777" w:rsidR="00B11855" w:rsidRPr="00621E63" w:rsidRDefault="003D003E" w:rsidP="00DF61EC">
      <w:pPr>
        <w:pStyle w:val="HL7FieldIndent2"/>
        <w:rPr>
          <w:noProof w:val="0"/>
        </w:rPr>
      </w:pPr>
      <w:r w:rsidRPr="00621E63">
        <w:rPr>
          <w:noProof w:val="0"/>
        </w:rPr>
        <w:t xml:space="preserve">For the IHE PCD Technical Framework, when populated, this field shall be implemented as: </w:t>
      </w:r>
    </w:p>
    <w:p w14:paraId="0A65BCC7" w14:textId="77777777" w:rsidR="00B11855" w:rsidRPr="00621E63" w:rsidRDefault="003D003E" w:rsidP="00DF61EC">
      <w:pPr>
        <w:pStyle w:val="HL7FieldIndent2"/>
        <w:rPr>
          <w:noProof w:val="0"/>
        </w:rPr>
      </w:pPr>
      <w:r w:rsidRPr="00621E63">
        <w:rPr>
          <w:noProof w:val="0"/>
        </w:rPr>
        <w:t xml:space="preserve">First component (required): Namespace ID. The name of the organizational entity responsible for the receiving facility. </w:t>
      </w:r>
    </w:p>
    <w:p w14:paraId="7C07CA6C" w14:textId="25E1DC0B" w:rsidR="00B11855" w:rsidRPr="00621E63" w:rsidRDefault="003D003E" w:rsidP="00DF61EC">
      <w:pPr>
        <w:pStyle w:val="HL7FieldIndent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receiving facility.</w:t>
      </w:r>
    </w:p>
    <w:p w14:paraId="51ED90E9" w14:textId="77777777" w:rsidR="00B11855" w:rsidRPr="00621E63" w:rsidRDefault="003D003E" w:rsidP="00DF61EC">
      <w:pPr>
        <w:pStyle w:val="HL7FieldIndent2"/>
        <w:rPr>
          <w:noProof w:val="0"/>
        </w:rPr>
      </w:pPr>
      <w:r w:rsidRPr="00621E63">
        <w:rPr>
          <w:noProof w:val="0"/>
        </w:rPr>
        <w:t>Third component (optional): The Universal ID Type. The codification of these three components is entirely site-defined. It may be detailed in the national extensions of this framework.</w:t>
      </w:r>
    </w:p>
    <w:p w14:paraId="21DD2844" w14:textId="77777777" w:rsidR="00B11855" w:rsidRPr="00621E63" w:rsidRDefault="003D003E" w:rsidP="001422D4">
      <w:pPr>
        <w:pStyle w:val="HL7Field"/>
      </w:pPr>
      <w:r w:rsidRPr="00621E63">
        <w:t>MSH-7   Date/Time of Message:</w:t>
      </w:r>
    </w:p>
    <w:p w14:paraId="3C5E8894" w14:textId="77777777" w:rsidR="00B11855" w:rsidRPr="00621E63" w:rsidRDefault="003D003E" w:rsidP="00DF61EC">
      <w:pPr>
        <w:pStyle w:val="HL7FieldIndent2"/>
        <w:rPr>
          <w:noProof w:val="0"/>
        </w:rPr>
      </w:pPr>
      <w:bookmarkStart w:id="2185" w:name="OLE_LINK3"/>
      <w:r w:rsidRPr="00621E63">
        <w:rPr>
          <w:noProof w:val="0"/>
        </w:rPr>
        <w:t>The IHE PCD TF requires this field be populated with:</w:t>
      </w:r>
    </w:p>
    <w:p w14:paraId="11AA615F" w14:textId="3BCFE8EC" w:rsidR="00B11855" w:rsidRPr="00621E63" w:rsidRDefault="003D003E" w:rsidP="00EC0F74">
      <w:pPr>
        <w:pStyle w:val="HL7FieldIndent2"/>
        <w:rPr>
          <w:noProof w:val="0"/>
        </w:rPr>
      </w:pPr>
      <w:r w:rsidRPr="00621E63">
        <w:rPr>
          <w:noProof w:val="0"/>
        </w:rPr>
        <w:t xml:space="preserve">Format: </w:t>
      </w:r>
      <w:r w:rsidR="00EC0F74" w:rsidRPr="00621E63">
        <w:rPr>
          <w:noProof w:val="0"/>
        </w:rPr>
        <w:t>YYYY[MM[DD[HH[MM[SS[.S[S[S[S]]]]]]]]][+/-ZZZZ]</w:t>
      </w:r>
    </w:p>
    <w:p w14:paraId="5066378D" w14:textId="7F810B11" w:rsidR="00B11855" w:rsidRPr="00621E63" w:rsidRDefault="003D003E" w:rsidP="00DF61EC">
      <w:pPr>
        <w:pStyle w:val="HL7FieldIndent2"/>
        <w:rPr>
          <w:noProof w:val="0"/>
        </w:rPr>
      </w:pPr>
      <w:r w:rsidRPr="00621E63">
        <w:rPr>
          <w:noProof w:val="0"/>
        </w:rPr>
        <w:t xml:space="preserve">Time zone qualification of the date/time is required. </w:t>
      </w:r>
      <w:r w:rsidR="005424B7" w:rsidRPr="00621E63">
        <w:rPr>
          <w:noProof w:val="0"/>
        </w:rPr>
        <w:t>The IHE PCD TF uses the IETF RFC3339 “Unknown Local Offset Convention” to make it possible to distinguish between the case where UTC is the preferred reference point for the specified, d</w:t>
      </w:r>
      <w:r w:rsidR="00E20D3D" w:rsidRPr="00621E63">
        <w:rPr>
          <w:noProof w:val="0"/>
        </w:rPr>
        <w:t>e</w:t>
      </w:r>
      <w:r w:rsidR="005424B7" w:rsidRPr="00621E63">
        <w:rPr>
          <w:noProof w:val="0"/>
        </w:rPr>
        <w:t>noted with +0000, and the case where the UTC time is known, but the offset to local time is unknown, denoted with -0000. This distinction is sometimes important in devices.</w:t>
      </w:r>
    </w:p>
    <w:bookmarkEnd w:id="2185"/>
    <w:p w14:paraId="7C6E0558" w14:textId="29051932" w:rsidR="00B11855" w:rsidRPr="00621E63" w:rsidRDefault="003D003E" w:rsidP="00DF61EC">
      <w:pPr>
        <w:pStyle w:val="HL7FieldIndent2"/>
        <w:rPr>
          <w:noProof w:val="0"/>
        </w:rPr>
      </w:pPr>
      <w:r w:rsidRPr="00621E63">
        <w:rPr>
          <w:noProof w:val="0"/>
        </w:rPr>
        <w:t>MSH-7 shall be used only to provide time</w:t>
      </w:r>
      <w:r w:rsidR="00646289" w:rsidRPr="00621E63">
        <w:rPr>
          <w:noProof w:val="0"/>
        </w:rPr>
        <w:t xml:space="preserve"> a message is created by the sending system, which is different from, and not be interpreted as, the time an observation is taken. See</w:t>
      </w:r>
      <w:r w:rsidR="00B37DF5" w:rsidRPr="00621E63">
        <w:rPr>
          <w:noProof w:val="0"/>
        </w:rPr>
        <w:t xml:space="preserve"> </w:t>
      </w:r>
      <w:ins w:id="2186" w:author="Mary Jungers" w:date="2019-11-14T10:33:00Z">
        <w:r w:rsidR="005B0C7C">
          <w:rPr>
            <w:noProof w:val="0"/>
          </w:rPr>
          <w:t xml:space="preserve">Section </w:t>
        </w:r>
      </w:ins>
      <w:r w:rsidR="00B37DF5" w:rsidRPr="00621E63">
        <w:rPr>
          <w:noProof w:val="0"/>
        </w:rPr>
        <w:t xml:space="preserve">B.8.7 Time Stamps and Time Synchronization </w:t>
      </w:r>
      <w:r w:rsidR="00646289" w:rsidRPr="00621E63">
        <w:rPr>
          <w:noProof w:val="0"/>
        </w:rPr>
        <w:t>for a discussion of general considerations on time stamps in IHE PCD messages.</w:t>
      </w:r>
    </w:p>
    <w:p w14:paraId="23CFFB1B" w14:textId="77777777" w:rsidR="00B11855" w:rsidRPr="00621E63" w:rsidRDefault="003D003E" w:rsidP="001422D4">
      <w:pPr>
        <w:pStyle w:val="HL7Field"/>
      </w:pPr>
      <w:r w:rsidRPr="00621E63">
        <w:t>MSH-9   Message Type</w:t>
      </w:r>
    </w:p>
    <w:p w14:paraId="7CE0F147" w14:textId="77777777" w:rsidR="00B11855" w:rsidRPr="00621E63" w:rsidRDefault="003D003E" w:rsidP="00DF61EC">
      <w:pPr>
        <w:pStyle w:val="Components"/>
      </w:pPr>
      <w:r w:rsidRPr="00621E63">
        <w:t>Components: &lt;Message Code (ID)&gt; ^ &lt;Trigger Event (ID)&gt; ^ &lt;Message Structure (ID)&gt;</w:t>
      </w:r>
    </w:p>
    <w:p w14:paraId="5C953304" w14:textId="77777777" w:rsidR="00B11855" w:rsidRPr="00621E63" w:rsidRDefault="003D003E" w:rsidP="00DF61EC">
      <w:pPr>
        <w:pStyle w:val="HL7FieldIndent2"/>
        <w:rPr>
          <w:noProof w:val="0"/>
        </w:rPr>
      </w:pPr>
      <w:r w:rsidRPr="00621E63">
        <w:rPr>
          <w:noProof w:val="0"/>
        </w:rPr>
        <w:t>Definition: This field contains the message type, trigger event, and the message structure ID for the message. All three components are required.</w:t>
      </w:r>
    </w:p>
    <w:p w14:paraId="62D314F7" w14:textId="77777777" w:rsidR="00B11855" w:rsidRPr="00621E63" w:rsidRDefault="003D003E" w:rsidP="00DF61EC">
      <w:pPr>
        <w:pStyle w:val="HL7FieldIndent2"/>
        <w:rPr>
          <w:noProof w:val="0"/>
        </w:rPr>
      </w:pPr>
      <w:r w:rsidRPr="00621E63">
        <w:rPr>
          <w:noProof w:val="0"/>
        </w:rPr>
        <w:t>Its content is defined within each transaction-specific section of this document.</w:t>
      </w:r>
    </w:p>
    <w:p w14:paraId="56D832E0" w14:textId="680A9117" w:rsidR="00B11855" w:rsidRPr="00621E63" w:rsidRDefault="003D003E" w:rsidP="00DF61EC">
      <w:pPr>
        <w:pStyle w:val="HL7FieldIndent2"/>
        <w:rPr>
          <w:noProof w:val="0"/>
        </w:rPr>
      </w:pPr>
      <w:r w:rsidRPr="00621E63">
        <w:rPr>
          <w:noProof w:val="0"/>
        </w:rPr>
        <w:t xml:space="preserve">For </w:t>
      </w:r>
      <w:r w:rsidR="00647994" w:rsidRPr="00621E63">
        <w:rPr>
          <w:noProof w:val="0"/>
        </w:rPr>
        <w:t>[PCD-01]</w:t>
      </w:r>
      <w:r w:rsidRPr="00621E63">
        <w:rPr>
          <w:noProof w:val="0"/>
        </w:rPr>
        <w:t xml:space="preserve">, this field must contain ORU^R01^ORU_R01. </w:t>
      </w:r>
    </w:p>
    <w:p w14:paraId="3F24B1D6" w14:textId="77777777" w:rsidR="00B11855" w:rsidRPr="00621E63" w:rsidRDefault="003D003E" w:rsidP="00DF61EC">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requires that this field be valued as follows:</w:t>
      </w:r>
    </w:p>
    <w:p w14:paraId="7DC73F3F" w14:textId="786CFE23" w:rsidR="00B11855" w:rsidRPr="00621E63" w:rsidRDefault="003D003E" w:rsidP="00DF61EC">
      <w:pPr>
        <w:pStyle w:val="ListBullet4"/>
      </w:pPr>
      <w:r w:rsidRPr="00621E63">
        <w:t xml:space="preserve">RGV^O15^RGV_O15 for the IOP to IOC message that initiates the </w:t>
      </w:r>
      <w:r w:rsidR="00647994" w:rsidRPr="00621E63">
        <w:t>[PCD-03]</w:t>
      </w:r>
      <w:r w:rsidRPr="00621E63">
        <w:t xml:space="preserve"> transaction</w:t>
      </w:r>
    </w:p>
    <w:p w14:paraId="5FD2524A" w14:textId="77777777" w:rsidR="00B11855" w:rsidRPr="00621E63" w:rsidRDefault="003D003E" w:rsidP="00DF61EC">
      <w:pPr>
        <w:pStyle w:val="ListBullet4"/>
      </w:pPr>
      <w:r w:rsidRPr="00621E63">
        <w:t>ACK^O15^ACK for the IOC to IOP accept acknowledgment message</w:t>
      </w:r>
    </w:p>
    <w:p w14:paraId="22ABCB35" w14:textId="77777777" w:rsidR="00B11855" w:rsidRPr="00621E63" w:rsidRDefault="003D003E" w:rsidP="00DF61EC">
      <w:pPr>
        <w:pStyle w:val="ListBullet4"/>
      </w:pPr>
      <w:r w:rsidRPr="00621E63">
        <w:t>RRG^O16^RRG_O16 for the IOC to IOP application acknowledgment message</w:t>
      </w:r>
    </w:p>
    <w:p w14:paraId="339F806E" w14:textId="77777777" w:rsidR="00B11855" w:rsidRPr="00621E63" w:rsidRDefault="003D003E" w:rsidP="00DF61EC">
      <w:pPr>
        <w:pStyle w:val="ListBullet4"/>
      </w:pPr>
      <w:r w:rsidRPr="00621E63">
        <w:t>ACK^O16^ACK for the IOP to IOC acknowledgment of the IOC to IOP application acknowledgment message</w:t>
      </w:r>
    </w:p>
    <w:p w14:paraId="090EBD14" w14:textId="085E7C4E" w:rsidR="00021767" w:rsidRPr="00621E63" w:rsidRDefault="00021767" w:rsidP="00DF61EC">
      <w:pPr>
        <w:pStyle w:val="ListBullet4"/>
      </w:pPr>
      <w:r w:rsidRPr="00621E63">
        <w:lastRenderedPageBreak/>
        <w:t xml:space="preserve">For </w:t>
      </w:r>
      <w:r w:rsidR="00647994" w:rsidRPr="00621E63">
        <w:t>[PCD-04]</w:t>
      </w:r>
      <w:r w:rsidRPr="00621E63">
        <w:t>, this field must contain ORU^R40^ORU_R40.</w:t>
      </w:r>
    </w:p>
    <w:p w14:paraId="157855D3" w14:textId="2BD36BEB" w:rsidR="00D557B6" w:rsidRPr="00621E63" w:rsidRDefault="00D557B6" w:rsidP="00DF61EC">
      <w:pPr>
        <w:pStyle w:val="ListBullet4"/>
      </w:pPr>
      <w:r w:rsidRPr="00621E63">
        <w:t xml:space="preserve">For </w:t>
      </w:r>
      <w:r w:rsidR="00647994" w:rsidRPr="00621E63">
        <w:t>[PCD-05]</w:t>
      </w:r>
      <w:r w:rsidRPr="00621E63">
        <w:t>, this field must contain ORU^</w:t>
      </w:r>
      <w:r w:rsidR="00CA0B84" w:rsidRPr="00621E63">
        <w:t>R41</w:t>
      </w:r>
      <w:r w:rsidRPr="00621E63">
        <w:t>^ORU_</w:t>
      </w:r>
      <w:r w:rsidR="00CA0B84" w:rsidRPr="00621E63">
        <w:t>R41</w:t>
      </w:r>
      <w:r w:rsidRPr="00621E63">
        <w:t>.</w:t>
      </w:r>
    </w:p>
    <w:p w14:paraId="448143E9" w14:textId="77777777" w:rsidR="00B11855" w:rsidRPr="00621E63" w:rsidRDefault="003D003E" w:rsidP="001422D4">
      <w:pPr>
        <w:pStyle w:val="HL7Field"/>
      </w:pPr>
      <w:r w:rsidRPr="00621E63">
        <w:t>MSH-10   Message Control Id</w:t>
      </w:r>
    </w:p>
    <w:p w14:paraId="2E172DB1" w14:textId="77777777" w:rsidR="00B11855" w:rsidRPr="00621E63" w:rsidRDefault="003D003E" w:rsidP="00DF61EC">
      <w:pPr>
        <w:pStyle w:val="HL7FieldIndent2"/>
        <w:rPr>
          <w:noProof w:val="0"/>
        </w:rPr>
      </w:pPr>
      <w:r w:rsidRPr="00621E63">
        <w:rPr>
          <w:noProof w:val="0"/>
        </w:rPr>
        <w:t>Definition: This field contains a number or other identifier that uniquely identifies the message. Each message should be given a unique identifier by the sending system. The receiving system shall echo this ID back to the sending system in the Message Acknowledgment segment (MSA). The combination of this identifier and the name of the sending application (MSH-3) shall be unique across the Healthcare Enterprise.</w:t>
      </w:r>
    </w:p>
    <w:p w14:paraId="4A40B64B" w14:textId="77777777" w:rsidR="00B11855" w:rsidRPr="00621E63" w:rsidRDefault="003D003E" w:rsidP="001422D4">
      <w:pPr>
        <w:pStyle w:val="HL7Field"/>
      </w:pPr>
      <w:r w:rsidRPr="00621E63">
        <w:t>MSH-11   Processing ID:</w:t>
      </w:r>
    </w:p>
    <w:p w14:paraId="2F9E30AA" w14:textId="77777777" w:rsidR="00B11855" w:rsidRPr="00621E63" w:rsidRDefault="003D003E" w:rsidP="00DF61EC">
      <w:pPr>
        <w:pStyle w:val="Components"/>
      </w:pPr>
      <w:r w:rsidRPr="00621E63">
        <w:t>Components: &lt;Processing ID (ID)&gt; ^ &lt;Processing Mode (ID)&gt;</w:t>
      </w:r>
    </w:p>
    <w:p w14:paraId="62BDC64B" w14:textId="64C36850" w:rsidR="00B11855" w:rsidRPr="00621E63" w:rsidRDefault="003D003E" w:rsidP="00DF61EC">
      <w:pPr>
        <w:pStyle w:val="HL7FieldIndent2"/>
        <w:rPr>
          <w:noProof w:val="0"/>
        </w:rPr>
      </w:pPr>
      <w:r w:rsidRPr="00621E63">
        <w:rPr>
          <w:noProof w:val="0"/>
        </w:rPr>
        <w:t xml:space="preserve">Definition: This data type indicates whether to process a message as defined in </w:t>
      </w:r>
      <w:r w:rsidR="006D613E" w:rsidRPr="00621E63">
        <w:rPr>
          <w:noProof w:val="0"/>
        </w:rPr>
        <w:t>HL7</w:t>
      </w:r>
      <w:r w:rsidR="00995105" w:rsidRPr="00621E63">
        <w:rPr>
          <w:noProof w:val="0"/>
        </w:rPr>
        <w:t xml:space="preserve"> </w:t>
      </w:r>
      <w:r w:rsidRPr="00621E63">
        <w:rPr>
          <w:noProof w:val="0"/>
        </w:rPr>
        <w:t>Application (level 7) processing rules.</w:t>
      </w:r>
    </w:p>
    <w:p w14:paraId="256D119A" w14:textId="4AA7DF79" w:rsidR="00B11855" w:rsidRPr="00621E63" w:rsidRDefault="003D003E" w:rsidP="00DF61EC">
      <w:pPr>
        <w:pStyle w:val="HL7FieldIndent2"/>
        <w:rPr>
          <w:noProof w:val="0"/>
        </w:rPr>
      </w:pPr>
      <w:r w:rsidRPr="00621E63">
        <w:rPr>
          <w:noProof w:val="0"/>
        </w:rPr>
        <w:t>The IHE PCD</w:t>
      </w:r>
      <w:ins w:id="2187" w:author="Mary Jungers" w:date="2019-11-14T10:43:00Z">
        <w:r w:rsidR="00CB13DC">
          <w:rPr>
            <w:noProof w:val="0"/>
          </w:rPr>
          <w:t xml:space="preserve"> Technical Framework</w:t>
        </w:r>
      </w:ins>
      <w:del w:id="2188" w:author="Mary Jungers" w:date="2019-11-14T10:43:00Z">
        <w:r w:rsidRPr="00621E63" w:rsidDel="00CB13DC">
          <w:rPr>
            <w:noProof w:val="0"/>
          </w:rPr>
          <w:delText xml:space="preserve">-TF </w:delText>
        </w:r>
      </w:del>
      <w:ins w:id="2189" w:author="Mary Jungers" w:date="2019-11-14T10:43:00Z">
        <w:r w:rsidR="00CB13DC">
          <w:rPr>
            <w:noProof w:val="0"/>
          </w:rPr>
          <w:t xml:space="preserve"> </w:t>
        </w:r>
      </w:ins>
      <w:r w:rsidRPr="00621E63">
        <w:rPr>
          <w:noProof w:val="0"/>
        </w:rPr>
        <w:t xml:space="preserve">requires the first component Processing ID be valued based on </w:t>
      </w:r>
      <w:r w:rsidR="006D613E" w:rsidRPr="00621E63">
        <w:rPr>
          <w:noProof w:val="0"/>
        </w:rPr>
        <w:t>HL7</w:t>
      </w:r>
      <w:r w:rsidR="00995105" w:rsidRPr="00621E63">
        <w:rPr>
          <w:noProof w:val="0"/>
        </w:rPr>
        <w:t xml:space="preserve"> </w:t>
      </w:r>
      <w:r w:rsidRPr="00621E63">
        <w:rPr>
          <w:noProof w:val="0"/>
        </w:rPr>
        <w:t xml:space="preserve">Table 0103. Use of the second component Processing Mode is optional but if used is based on </w:t>
      </w:r>
      <w:r w:rsidR="006D613E" w:rsidRPr="00621E63">
        <w:rPr>
          <w:noProof w:val="0"/>
        </w:rPr>
        <w:t>HL7</w:t>
      </w:r>
      <w:r w:rsidR="00995105" w:rsidRPr="00621E63">
        <w:rPr>
          <w:noProof w:val="0"/>
        </w:rPr>
        <w:t xml:space="preserve"> </w:t>
      </w:r>
      <w:r w:rsidRPr="00621E63">
        <w:rPr>
          <w:noProof w:val="0"/>
        </w:rPr>
        <w:t>Table 0207.</w:t>
      </w:r>
    </w:p>
    <w:p w14:paraId="6448F911" w14:textId="77777777" w:rsidR="00B11855" w:rsidRPr="00621E63" w:rsidRDefault="003D003E" w:rsidP="00DF61EC">
      <w:pPr>
        <w:pStyle w:val="HL7FieldIndent2"/>
        <w:rPr>
          <w:noProof w:val="0"/>
        </w:rPr>
      </w:pPr>
      <w:r w:rsidRPr="00621E63">
        <w:rPr>
          <w:noProof w:val="0"/>
        </w:rPr>
        <w:t>The value in production systems should be P (Production). When it is desired to recognize and isolate test data, the value D (Debugging) may be used.</w:t>
      </w:r>
    </w:p>
    <w:p w14:paraId="5E87DCE3" w14:textId="77777777" w:rsidR="00B11855" w:rsidRPr="00621E63" w:rsidRDefault="003D003E" w:rsidP="001422D4">
      <w:pPr>
        <w:pStyle w:val="HL7Field"/>
      </w:pPr>
      <w:r w:rsidRPr="00621E63">
        <w:t>MSH-12   Version ID</w:t>
      </w:r>
    </w:p>
    <w:p w14:paraId="1D31D6E5" w14:textId="77777777" w:rsidR="00B11855" w:rsidRPr="00621E63" w:rsidRDefault="003D003E" w:rsidP="00DF61EC">
      <w:pPr>
        <w:pStyle w:val="Components"/>
      </w:pPr>
      <w:r w:rsidRPr="00621E63">
        <w:t>Components: &lt;Version ID (ID)&gt; ^ &lt;Internationalization Code (CWE)&gt; ^ &lt;International Version ID (CWE)&gt;</w:t>
      </w:r>
    </w:p>
    <w:p w14:paraId="1C0DCE49" w14:textId="77777777" w:rsidR="00B11855" w:rsidRPr="00621E63" w:rsidRDefault="003D003E" w:rsidP="00DF61EC">
      <w:pPr>
        <w:pStyle w:val="HL7FieldIndent2"/>
        <w:rPr>
          <w:noProof w:val="0"/>
        </w:rPr>
      </w:pPr>
      <w:r w:rsidRPr="00621E63">
        <w:rPr>
          <w:noProof w:val="0"/>
        </w:rPr>
        <w:t xml:space="preserve">Definition: This field is matched by the receiving system to its own version to be sure the message will be interpreted correctly. </w:t>
      </w:r>
    </w:p>
    <w:p w14:paraId="58AF77BF" w14:textId="427AE811" w:rsidR="00B11855" w:rsidRPr="00621E63" w:rsidRDefault="003D003E" w:rsidP="00DF61EC">
      <w:pPr>
        <w:pStyle w:val="HL7FieldIndent2"/>
        <w:rPr>
          <w:noProof w:val="0"/>
        </w:rPr>
      </w:pPr>
      <w:r w:rsidRPr="00621E63">
        <w:rPr>
          <w:noProof w:val="0"/>
        </w:rPr>
        <w:t xml:space="preserve">The PCD TF is based on </w:t>
      </w:r>
      <w:r w:rsidR="006D613E" w:rsidRPr="00621E63">
        <w:rPr>
          <w:noProof w:val="0"/>
        </w:rPr>
        <w:t>HL7</w:t>
      </w:r>
      <w:r w:rsidR="00995105" w:rsidRPr="00621E63">
        <w:rPr>
          <w:noProof w:val="0"/>
        </w:rPr>
        <w:t xml:space="preserve"> </w:t>
      </w:r>
      <w:r w:rsidRPr="00621E63">
        <w:rPr>
          <w:noProof w:val="0"/>
        </w:rPr>
        <w:t xml:space="preserve">V2.6. Where specific elements of later versions are </w:t>
      </w:r>
      <w:r w:rsidR="00403636" w:rsidRPr="00621E63">
        <w:rPr>
          <w:noProof w:val="0"/>
        </w:rPr>
        <w:t>required,</w:t>
      </w:r>
      <w:r w:rsidRPr="00621E63">
        <w:rPr>
          <w:noProof w:val="0"/>
        </w:rPr>
        <w:t xml:space="preserve"> they have been used and their usage flagged.</w:t>
      </w:r>
    </w:p>
    <w:p w14:paraId="5E91C130" w14:textId="20B649BE" w:rsidR="00B11855" w:rsidRPr="00621E63" w:rsidRDefault="003D003E" w:rsidP="00DF61EC">
      <w:pPr>
        <w:pStyle w:val="HL7FieldIndent2"/>
        <w:rPr>
          <w:noProof w:val="0"/>
        </w:rPr>
      </w:pPr>
      <w:r w:rsidRPr="00621E63">
        <w:rPr>
          <w:noProof w:val="0"/>
        </w:rPr>
        <w:t xml:space="preserve">Although </w:t>
      </w:r>
      <w:r w:rsidR="006D613E" w:rsidRPr="00621E63">
        <w:rPr>
          <w:noProof w:val="0"/>
        </w:rPr>
        <w:t>HL7</w:t>
      </w:r>
      <w:r w:rsidR="00995105" w:rsidRPr="00621E63">
        <w:rPr>
          <w:noProof w:val="0"/>
        </w:rPr>
        <w:t xml:space="preserve"> </w:t>
      </w:r>
      <w:r w:rsidRPr="00621E63">
        <w:rPr>
          <w:noProof w:val="0"/>
        </w:rPr>
        <w:t>allows international affiliate versions to be specified the IHE PCD</w:t>
      </w:r>
      <w:del w:id="2190" w:author="Mary Jungers" w:date="2019-11-14T10:43:00Z">
        <w:r w:rsidRPr="00621E63" w:rsidDel="00CB13DC">
          <w:rPr>
            <w:noProof w:val="0"/>
          </w:rPr>
          <w:delText>-</w:delText>
        </w:r>
      </w:del>
      <w:ins w:id="2191" w:author="Mary Jungers" w:date="2019-11-14T10:43:00Z">
        <w:r w:rsidR="00CB13DC">
          <w:rPr>
            <w:noProof w:val="0"/>
          </w:rPr>
          <w:t xml:space="preserve"> </w:t>
        </w:r>
      </w:ins>
      <w:r w:rsidRPr="00621E63">
        <w:rPr>
          <w:noProof w:val="0"/>
        </w:rPr>
        <w:t>T</w:t>
      </w:r>
      <w:ins w:id="2192" w:author="Mary Jungers" w:date="2019-11-14T10:43:00Z">
        <w:r w:rsidR="00CB13DC">
          <w:rPr>
            <w:noProof w:val="0"/>
          </w:rPr>
          <w:t>echnical Framework</w:t>
        </w:r>
      </w:ins>
      <w:del w:id="2193" w:author="Mary Jungers" w:date="2019-11-14T10:43:00Z">
        <w:r w:rsidRPr="00621E63" w:rsidDel="00CB13DC">
          <w:rPr>
            <w:noProof w:val="0"/>
          </w:rPr>
          <w:delText>F</w:delText>
        </w:r>
      </w:del>
      <w:r w:rsidRPr="00621E63">
        <w:rPr>
          <w:noProof w:val="0"/>
        </w:rPr>
        <w:t xml:space="preserve"> uses only the core version (first component of the field).</w:t>
      </w:r>
    </w:p>
    <w:p w14:paraId="18AD305F" w14:textId="77777777" w:rsidR="00B11855" w:rsidRPr="00621E63" w:rsidRDefault="003D003E" w:rsidP="001422D4">
      <w:pPr>
        <w:pStyle w:val="HL7Field"/>
      </w:pPr>
      <w:r w:rsidRPr="00621E63">
        <w:t>MSH-13   Sequence Number (ID), required but may be empty:</w:t>
      </w:r>
    </w:p>
    <w:p w14:paraId="47256F7F" w14:textId="77777777" w:rsidR="00B11855" w:rsidRPr="00621E63" w:rsidRDefault="003D003E" w:rsidP="00DF61EC">
      <w:pPr>
        <w:pStyle w:val="HL7FieldIndent2"/>
        <w:rPr>
          <w:noProof w:val="0"/>
        </w:rPr>
      </w:pPr>
      <w:r w:rsidRPr="00621E63">
        <w:rPr>
          <w:noProof w:val="0"/>
        </w:rPr>
        <w:t>Definition: A non-null value in this field implies that the sequence number protocol is in use. The sequence number protocol is not used in IHE PCD.</w:t>
      </w:r>
    </w:p>
    <w:p w14:paraId="023343D1" w14:textId="77777777" w:rsidR="00B11855" w:rsidRPr="00621E63" w:rsidRDefault="003D003E" w:rsidP="001422D4">
      <w:pPr>
        <w:pStyle w:val="HL7Field"/>
      </w:pPr>
      <w:r w:rsidRPr="00621E63">
        <w:t>MSH-15   Accept Acknowledgement Type</w:t>
      </w:r>
    </w:p>
    <w:p w14:paraId="03BD52E4" w14:textId="3FE528E3" w:rsidR="00B11855" w:rsidRPr="00621E63" w:rsidRDefault="003D003E" w:rsidP="00DF61EC">
      <w:pPr>
        <w:pStyle w:val="HL7FieldIndent2"/>
        <w:rPr>
          <w:noProof w:val="0"/>
        </w:rPr>
      </w:pPr>
      <w:r w:rsidRPr="00621E63">
        <w:rPr>
          <w:noProof w:val="0"/>
        </w:rPr>
        <w:t xml:space="preserve">Definition: This field identifies the conditions under which accept acknowledgments are required to be returned in response to this message. Required. Refer to </w:t>
      </w:r>
      <w:r w:rsidR="006D613E" w:rsidRPr="00621E63">
        <w:rPr>
          <w:noProof w:val="0"/>
        </w:rPr>
        <w:t>HL7</w:t>
      </w:r>
      <w:r w:rsidR="00995105" w:rsidRPr="00621E63">
        <w:rPr>
          <w:noProof w:val="0"/>
        </w:rPr>
        <w:t xml:space="preserve"> </w:t>
      </w:r>
      <w:r w:rsidRPr="00621E63">
        <w:rPr>
          <w:noProof w:val="0"/>
        </w:rPr>
        <w:t>Table 0155 - Accept/application acknowledgment conditions for valid values. The receiving system must send (or not send) acknowledgements as specified by this field.</w:t>
      </w:r>
    </w:p>
    <w:p w14:paraId="11219D85" w14:textId="1D98A01F" w:rsidR="00B11855" w:rsidRPr="00621E63" w:rsidRDefault="00B806D7" w:rsidP="00DF61EC">
      <w:pPr>
        <w:pStyle w:val="HL7FieldIndent2"/>
        <w:rPr>
          <w:noProof w:val="0"/>
        </w:rPr>
      </w:pPr>
      <w:r w:rsidRPr="00621E63">
        <w:rPr>
          <w:noProof w:val="0"/>
        </w:rPr>
        <w:t xml:space="preserve">In </w:t>
      </w:r>
      <w:r w:rsidR="00647994" w:rsidRPr="00621E63">
        <w:rPr>
          <w:noProof w:val="0"/>
        </w:rPr>
        <w:t>[PCD-01]</w:t>
      </w:r>
      <w:r w:rsidRPr="00621E63">
        <w:rPr>
          <w:noProof w:val="0"/>
        </w:rPr>
        <w:t xml:space="preserve">, </w:t>
      </w:r>
      <w:r w:rsidR="00647994" w:rsidRPr="00621E63">
        <w:rPr>
          <w:noProof w:val="0"/>
        </w:rPr>
        <w:t>[PCD-04]</w:t>
      </w:r>
      <w:r w:rsidRPr="00621E63">
        <w:rPr>
          <w:noProof w:val="0"/>
        </w:rPr>
        <w:t xml:space="preserve">, and </w:t>
      </w:r>
      <w:r w:rsidR="00647994" w:rsidRPr="00621E63">
        <w:rPr>
          <w:noProof w:val="0"/>
        </w:rPr>
        <w:t>[PCD-05]</w:t>
      </w:r>
      <w:r w:rsidRPr="00621E63">
        <w:rPr>
          <w:noProof w:val="0"/>
        </w:rPr>
        <w:t xml:space="preserve"> transactions, this field shall be valued as AL.</w:t>
      </w:r>
      <w:r w:rsidR="003D003E" w:rsidRPr="00621E63">
        <w:rPr>
          <w:noProof w:val="0"/>
        </w:rPr>
        <w:t xml:space="preserve"> </w:t>
      </w:r>
    </w:p>
    <w:p w14:paraId="51A4B3A0" w14:textId="03438854" w:rsidR="00B11855" w:rsidRPr="00621E63" w:rsidRDefault="003D003E" w:rsidP="00DF61EC">
      <w:pPr>
        <w:pStyle w:val="HL7FieldIndent2"/>
        <w:rPr>
          <w:noProof w:val="0"/>
        </w:rPr>
      </w:pPr>
      <w:r w:rsidRPr="00621E63">
        <w:rPr>
          <w:noProof w:val="0"/>
        </w:rPr>
        <w:t xml:space="preserve">In </w:t>
      </w:r>
      <w:r w:rsidR="00647994" w:rsidRPr="00621E63">
        <w:rPr>
          <w:noProof w:val="0"/>
        </w:rPr>
        <w:t>[PCD-03]</w:t>
      </w:r>
      <w:r w:rsidRPr="00621E63">
        <w:rPr>
          <w:noProof w:val="0"/>
        </w:rPr>
        <w:t xml:space="preserve"> transactions, see Section 3.3.4.4.1</w:t>
      </w:r>
    </w:p>
    <w:p w14:paraId="368BD42F" w14:textId="77777777" w:rsidR="00B11855" w:rsidRPr="00621E63" w:rsidRDefault="003D003E" w:rsidP="00517B3F">
      <w:pPr>
        <w:pStyle w:val="HL7Field"/>
      </w:pPr>
      <w:r w:rsidRPr="00621E63">
        <w:lastRenderedPageBreak/>
        <w:t>MSH-16   Application Acknowledgement Type</w:t>
      </w:r>
    </w:p>
    <w:p w14:paraId="2D57E325" w14:textId="2A9A8079" w:rsidR="00B11855" w:rsidRPr="00621E63" w:rsidRDefault="003D003E" w:rsidP="00DF61EC">
      <w:pPr>
        <w:pStyle w:val="HL7FieldIndent2"/>
        <w:rPr>
          <w:noProof w:val="0"/>
        </w:rPr>
      </w:pPr>
      <w:r w:rsidRPr="00621E63">
        <w:rPr>
          <w:noProof w:val="0"/>
        </w:rPr>
        <w:t xml:space="preserve">Definition: This field identifies the conditions under which application acknowledgments are required to be returned in response to this message. Required for enhanced acknowledgment mode. Refer to </w:t>
      </w:r>
      <w:r w:rsidR="006D613E" w:rsidRPr="00621E63">
        <w:rPr>
          <w:noProof w:val="0"/>
        </w:rPr>
        <w:t>HL7</w:t>
      </w:r>
      <w:r w:rsidR="00995105" w:rsidRPr="00621E63">
        <w:rPr>
          <w:noProof w:val="0"/>
        </w:rPr>
        <w:t xml:space="preserve"> </w:t>
      </w:r>
      <w:r w:rsidRPr="00621E63">
        <w:rPr>
          <w:noProof w:val="0"/>
        </w:rPr>
        <w:t xml:space="preserve">Table 0155 - Accept/application acknowledgment conditions for valid values. </w:t>
      </w:r>
      <w:r w:rsidR="00B806D7" w:rsidRPr="00621E63">
        <w:rPr>
          <w:noProof w:val="0"/>
        </w:rPr>
        <w:t xml:space="preserve">The PCD TF requires that this field be valued as NE for </w:t>
      </w:r>
      <w:r w:rsidR="00647994" w:rsidRPr="00621E63">
        <w:rPr>
          <w:noProof w:val="0"/>
        </w:rPr>
        <w:t>[PCD-01]</w:t>
      </w:r>
      <w:r w:rsidR="00B806D7" w:rsidRPr="00621E63">
        <w:rPr>
          <w:noProof w:val="0"/>
        </w:rPr>
        <w:t xml:space="preserve">, </w:t>
      </w:r>
      <w:r w:rsidR="00647994" w:rsidRPr="00621E63">
        <w:rPr>
          <w:noProof w:val="0"/>
        </w:rPr>
        <w:t>[PCD-04]</w:t>
      </w:r>
      <w:r w:rsidR="00B806D7" w:rsidRPr="00621E63">
        <w:rPr>
          <w:noProof w:val="0"/>
        </w:rPr>
        <w:t xml:space="preserve">, and </w:t>
      </w:r>
      <w:r w:rsidR="00647994" w:rsidRPr="00621E63">
        <w:rPr>
          <w:noProof w:val="0"/>
        </w:rPr>
        <w:t>[PCD-05]</w:t>
      </w:r>
      <w:r w:rsidR="00B806D7" w:rsidRPr="00621E63">
        <w:rPr>
          <w:noProof w:val="0"/>
        </w:rPr>
        <w:t xml:space="preserve"> transactions.</w:t>
      </w:r>
      <w:r w:rsidRPr="00621E63">
        <w:rPr>
          <w:noProof w:val="0"/>
        </w:rPr>
        <w:t xml:space="preserve"> The receiving system must send (or not send) acknowledgements as specified by this field.</w:t>
      </w:r>
    </w:p>
    <w:p w14:paraId="1FB1D4A4" w14:textId="043F610D" w:rsidR="00B11855" w:rsidRPr="00621E63" w:rsidRDefault="003D003E" w:rsidP="00DF61EC">
      <w:pPr>
        <w:pStyle w:val="HL7FieldIndent2"/>
        <w:rPr>
          <w:noProof w:val="0"/>
        </w:rPr>
      </w:pPr>
      <w:r w:rsidRPr="00621E63">
        <w:rPr>
          <w:noProof w:val="0"/>
        </w:rPr>
        <w:t xml:space="preserve">For </w:t>
      </w:r>
      <w:r w:rsidR="00647994" w:rsidRPr="00621E63">
        <w:rPr>
          <w:noProof w:val="0"/>
        </w:rPr>
        <w:t>[PCD-03]</w:t>
      </w:r>
      <w:r w:rsidRPr="00621E63">
        <w:rPr>
          <w:noProof w:val="0"/>
        </w:rPr>
        <w:t xml:space="preserve"> transactions, see </w:t>
      </w:r>
      <w:r w:rsidR="00EE799D" w:rsidRPr="00621E63">
        <w:rPr>
          <w:noProof w:val="0"/>
        </w:rPr>
        <w:t>Section</w:t>
      </w:r>
      <w:r w:rsidRPr="00621E63">
        <w:rPr>
          <w:noProof w:val="0"/>
        </w:rPr>
        <w:t xml:space="preserve"> 3.3.4.4.1</w:t>
      </w:r>
    </w:p>
    <w:p w14:paraId="04375506" w14:textId="77777777" w:rsidR="00B11855" w:rsidRPr="00621E63" w:rsidRDefault="003D003E" w:rsidP="00CF5627">
      <w:pPr>
        <w:pStyle w:val="HL7Field"/>
        <w:keepNext w:val="0"/>
      </w:pPr>
      <w:r w:rsidRPr="00621E63">
        <w:t>MSH-17   Country Code</w:t>
      </w:r>
    </w:p>
    <w:p w14:paraId="59C5788E" w14:textId="1E4603E7" w:rsidR="00B11855" w:rsidRPr="00621E63" w:rsidRDefault="003D003E" w:rsidP="00DF61EC">
      <w:pPr>
        <w:pStyle w:val="HL7FieldIndent2"/>
        <w:rPr>
          <w:noProof w:val="0"/>
        </w:rPr>
      </w:pPr>
      <w:r w:rsidRPr="00621E63">
        <w:rPr>
          <w:noProof w:val="0"/>
        </w:rPr>
        <w:t xml:space="preserve">Definition: This field contains the country of origin for the message. It will be used primarily to specify default elements, such as currency denominations. The values to be used are those of ISO 3166. The ISO 3166 table has three separate forms of the country code: </w:t>
      </w:r>
      <w:r w:rsidR="006D613E" w:rsidRPr="00621E63">
        <w:rPr>
          <w:noProof w:val="0"/>
        </w:rPr>
        <w:t>HL7</w:t>
      </w:r>
      <w:r w:rsidR="00995105" w:rsidRPr="00621E63">
        <w:rPr>
          <w:noProof w:val="0"/>
        </w:rPr>
        <w:t xml:space="preserve"> </w:t>
      </w:r>
      <w:r w:rsidRPr="00621E63">
        <w:rPr>
          <w:noProof w:val="0"/>
        </w:rPr>
        <w:t xml:space="preserve">specifies that the 3-character (alphabetic) form be used for the country code. </w:t>
      </w:r>
    </w:p>
    <w:p w14:paraId="07AED454" w14:textId="77777777" w:rsidR="00B11855" w:rsidRPr="00621E63" w:rsidRDefault="003D003E" w:rsidP="001422D4">
      <w:pPr>
        <w:pStyle w:val="HL7Field"/>
      </w:pPr>
      <w:r w:rsidRPr="00621E63">
        <w:t>MSH-18   Character Set (ID)</w:t>
      </w:r>
    </w:p>
    <w:p w14:paraId="59144DD7" w14:textId="7F1068FD" w:rsidR="00B11855" w:rsidRPr="00621E63" w:rsidRDefault="003D003E" w:rsidP="00DF61EC">
      <w:pPr>
        <w:pStyle w:val="HL7FieldIndent2"/>
        <w:rPr>
          <w:noProof w:val="0"/>
        </w:rPr>
      </w:pPr>
      <w:r w:rsidRPr="00621E63">
        <w:rPr>
          <w:noProof w:val="0"/>
        </w:rPr>
        <w:t xml:space="preserve">Definition: This field contains the character set for the entire message. Refer to </w:t>
      </w:r>
      <w:r w:rsidR="006D613E" w:rsidRPr="00621E63">
        <w:rPr>
          <w:noProof w:val="0"/>
        </w:rPr>
        <w:t>HL7</w:t>
      </w:r>
      <w:r w:rsidR="00995105" w:rsidRPr="00621E63">
        <w:rPr>
          <w:noProof w:val="0"/>
        </w:rPr>
        <w:t xml:space="preserve"> </w:t>
      </w:r>
      <w:r w:rsidRPr="00621E63">
        <w:rPr>
          <w:noProof w:val="0"/>
        </w:rPr>
        <w:t>Table 0211 - Alternate character sets for valid values.</w:t>
      </w:r>
    </w:p>
    <w:p w14:paraId="7AFB1B33" w14:textId="05576474" w:rsidR="00B11855" w:rsidRPr="00621E63" w:rsidRDefault="003D003E" w:rsidP="00DF61EC">
      <w:pPr>
        <w:pStyle w:val="HL7FieldIndent2"/>
        <w:rPr>
          <w:noProof w:val="0"/>
        </w:rPr>
      </w:pPr>
      <w:r w:rsidRPr="00621E63">
        <w:rPr>
          <w:noProof w:val="0"/>
        </w:rPr>
        <w:t xml:space="preserve">An </w:t>
      </w:r>
      <w:r w:rsidR="006D613E" w:rsidRPr="00621E63">
        <w:rPr>
          <w:noProof w:val="0"/>
        </w:rPr>
        <w:t>HL7</w:t>
      </w:r>
      <w:r w:rsidR="00995105" w:rsidRPr="00621E63">
        <w:rPr>
          <w:noProof w:val="0"/>
        </w:rPr>
        <w:t xml:space="preserve"> </w:t>
      </w:r>
      <w:r w:rsidRPr="00621E63">
        <w:rPr>
          <w:noProof w:val="0"/>
        </w:rPr>
        <w:t xml:space="preserve">message uses field MSH-18-character set to specify the character set(s) in use. Valid values for this field are specified in </w:t>
      </w:r>
      <w:r w:rsidR="006D613E" w:rsidRPr="00621E63">
        <w:rPr>
          <w:noProof w:val="0"/>
        </w:rPr>
        <w:t>HL7</w:t>
      </w:r>
      <w:r w:rsidR="00995105" w:rsidRPr="00621E63">
        <w:rPr>
          <w:noProof w:val="0"/>
        </w:rPr>
        <w:t xml:space="preserve"> </w:t>
      </w:r>
      <w:r w:rsidRPr="00621E63">
        <w:rPr>
          <w:noProof w:val="0"/>
        </w:rPr>
        <w:t xml:space="preserve">Table 0211, "Alternate Character Sets". MSH-18-character set may be left blank, or may contain a single value. If the field is left blank, the character set in use is understood to be the 7-bit ASCII set, decimal 0 through decimal 127 (hex 00 through hex 7F). This default value may also be explicitly specified as ASCII. </w:t>
      </w:r>
    </w:p>
    <w:p w14:paraId="0E4F7B87" w14:textId="04B56EF1" w:rsidR="00B11855" w:rsidRPr="00621E63" w:rsidRDefault="003D003E" w:rsidP="00DF61EC">
      <w:pPr>
        <w:pStyle w:val="HL7FieldIndent2"/>
        <w:rPr>
          <w:noProof w:val="0"/>
        </w:rPr>
      </w:pPr>
      <w:r w:rsidRPr="00621E63">
        <w:rPr>
          <w:noProof w:val="0"/>
        </w:rPr>
        <w:t xml:space="preserve">Any encoding system, single-byte or multi-byte, may be specified as the default character encoding in MSH-18-character set. If the default encoding is other than 7-bit ASCII, sites shall document this usage in the dynamic conformance profile or other implementation agreement. This is particularly effective in promoting interoperability between nations belonging to different </w:t>
      </w:r>
      <w:r w:rsidR="006D613E" w:rsidRPr="00621E63">
        <w:rPr>
          <w:noProof w:val="0"/>
        </w:rPr>
        <w:t>HL7</w:t>
      </w:r>
      <w:r w:rsidR="00995105" w:rsidRPr="00621E63">
        <w:rPr>
          <w:noProof w:val="0"/>
        </w:rPr>
        <w:t xml:space="preserve"> </w:t>
      </w:r>
      <w:r w:rsidRPr="00621E63">
        <w:rPr>
          <w:noProof w:val="0"/>
        </w:rPr>
        <w:t xml:space="preserve">Affiliates, while limiting the amount of testing required to determine the encoding of a message. </w:t>
      </w:r>
    </w:p>
    <w:p w14:paraId="1A42913C" w14:textId="3F6DBAE3" w:rsidR="00B11855" w:rsidRPr="00621E63" w:rsidRDefault="003D003E" w:rsidP="00DF61EC">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for the semantics for alphabetic languages other than English (2.15.9.18.1) and for non-alphabetic languages (2.15.9.18.2)</w:t>
      </w:r>
    </w:p>
    <w:p w14:paraId="06CA5E34" w14:textId="77777777" w:rsidR="00B11855" w:rsidRPr="00621E63" w:rsidRDefault="003D003E" w:rsidP="00DF61EC">
      <w:pPr>
        <w:pStyle w:val="HL7FieldIndent2"/>
        <w:rPr>
          <w:noProof w:val="0"/>
        </w:rPr>
      </w:pPr>
      <w:r w:rsidRPr="00621E63">
        <w:rPr>
          <w:noProof w:val="0"/>
        </w:rPr>
        <w:t>The PCD TF requires this field to be valued if the character set is other than ASCII. If the character set is ASCII the field may be null or have the value of ASCII. A single character set is required for a given message.</w:t>
      </w:r>
    </w:p>
    <w:p w14:paraId="1C8C953C" w14:textId="77777777" w:rsidR="00B11855" w:rsidRPr="00621E63" w:rsidRDefault="003D003E" w:rsidP="001422D4">
      <w:pPr>
        <w:pStyle w:val="HL7Field"/>
      </w:pPr>
      <w:r w:rsidRPr="00621E63">
        <w:t>MSH-19   Principal Language of Message</w:t>
      </w:r>
    </w:p>
    <w:p w14:paraId="5845D5F1" w14:textId="77777777" w:rsidR="00B11855" w:rsidRPr="00621E63" w:rsidRDefault="003D003E" w:rsidP="00DF61EC">
      <w:pPr>
        <w:pStyle w:val="Components"/>
      </w:pPr>
      <w:r w:rsidRPr="00621E63">
        <w:t>Components: &lt;Identifier (ST)&gt; ^ &lt;Text (ST)&gt; ^ &lt;Name of Coding System (ID)&gt; ^&lt;Alternate Identifier (ST)&gt; ^ &lt;Alternate Text (ST)&gt; ^ &lt;Name of Alternate Coding System (ID)&gt;</w:t>
      </w:r>
    </w:p>
    <w:p w14:paraId="0A2D72C5" w14:textId="77777777" w:rsidR="00B11855" w:rsidRPr="00621E63" w:rsidRDefault="003D003E" w:rsidP="00DF61EC">
      <w:pPr>
        <w:pStyle w:val="HL7FieldIndent2"/>
        <w:rPr>
          <w:noProof w:val="0"/>
        </w:rPr>
      </w:pPr>
      <w:r w:rsidRPr="00621E63">
        <w:rPr>
          <w:noProof w:val="0"/>
        </w:rPr>
        <w:t>Definition: This field contains the principal language of the message. Codes come from ISO 639.</w:t>
      </w:r>
    </w:p>
    <w:p w14:paraId="0C98987B" w14:textId="77777777" w:rsidR="00B11855" w:rsidRPr="00621E63" w:rsidRDefault="003D003E" w:rsidP="00DF61EC">
      <w:pPr>
        <w:pStyle w:val="HL7FieldIndent2"/>
        <w:rPr>
          <w:noProof w:val="0"/>
        </w:rPr>
      </w:pPr>
      <w:r w:rsidRPr="00621E63">
        <w:rPr>
          <w:noProof w:val="0"/>
        </w:rPr>
        <w:lastRenderedPageBreak/>
        <w:t>The PCD uses a default of en^English^ISO639 if the field is empty.</w:t>
      </w:r>
    </w:p>
    <w:p w14:paraId="551E60E7" w14:textId="77777777" w:rsidR="00B11855" w:rsidRPr="00621E63" w:rsidRDefault="003D003E" w:rsidP="001422D4">
      <w:pPr>
        <w:pStyle w:val="HL7Field"/>
      </w:pPr>
      <w:r w:rsidRPr="00621E63">
        <w:t>MSH-21   Message Profile Identifier</w:t>
      </w:r>
    </w:p>
    <w:p w14:paraId="09785CEE" w14:textId="77777777" w:rsidR="00B11855" w:rsidRPr="00621E63" w:rsidRDefault="003D003E" w:rsidP="00DF61EC">
      <w:pPr>
        <w:pStyle w:val="Components"/>
      </w:pPr>
      <w:r w:rsidRPr="00621E63">
        <w:t>Components: &lt;Entity Identifier (ST)&gt; ^ &lt;Namespace ID (IS)&gt; ^ &lt;Universal ID (ST)&gt; ^&lt;Universal ID Type (ID)&gt;</w:t>
      </w:r>
    </w:p>
    <w:p w14:paraId="6991D639" w14:textId="77777777" w:rsidR="00B11855" w:rsidRPr="00621E63" w:rsidRDefault="003D003E" w:rsidP="00DF61EC">
      <w:pPr>
        <w:pStyle w:val="HL7FieldIndent2"/>
        <w:rPr>
          <w:noProof w:val="0"/>
        </w:rPr>
      </w:pPr>
      <w:r w:rsidRPr="00621E63">
        <w:rPr>
          <w:noProof w:val="0"/>
        </w:rPr>
        <w:t xml:space="preserve">For PCD TF, this field is required in non-ACK messages to allow identification of a specific message profile, particularly for testing purposes (it is superfluous and therefore not required in ACK messages). PCD message profiles are assigned ISO OIDs by the PCD Technical Committee and the appropriate Message Profile Identifiers are to be used here in conformant messages. When multiple message profiles are listed in this field they should be (vendor specific, country specific) constraints of the PCD </w:t>
      </w:r>
      <w:r w:rsidR="00CA3A2C" w:rsidRPr="00621E63">
        <w:rPr>
          <w:noProof w:val="0"/>
        </w:rPr>
        <w:t>p</w:t>
      </w:r>
      <w:r w:rsidRPr="00621E63">
        <w:rPr>
          <w:noProof w:val="0"/>
        </w:rPr>
        <w:t xml:space="preserve">rofile. Note that the overriding of PCD </w:t>
      </w:r>
      <w:r w:rsidR="00CA3A2C" w:rsidRPr="00621E63">
        <w:rPr>
          <w:noProof w:val="0"/>
        </w:rPr>
        <w:t>p</w:t>
      </w:r>
      <w:r w:rsidRPr="00621E63">
        <w:rPr>
          <w:noProof w:val="0"/>
        </w:rPr>
        <w:t xml:space="preserve">rofile constraints is only allowed in national extensions to this framework. </w:t>
      </w:r>
    </w:p>
    <w:p w14:paraId="1AD438A7" w14:textId="77777777" w:rsidR="00B11855" w:rsidRPr="00621E63" w:rsidRDefault="003D003E" w:rsidP="00DF61EC">
      <w:pPr>
        <w:pStyle w:val="HL7FieldIndent2"/>
        <w:rPr>
          <w:noProof w:val="0"/>
        </w:rPr>
      </w:pPr>
      <w:r w:rsidRPr="00621E63">
        <w:rPr>
          <w:noProof w:val="0"/>
        </w:rPr>
        <w:t>Assigned OIDs for PCD messages (note that for convenience of reference this table includes OIDs for some messages that are not yet in Final Text status and are therefore not described in this Final Text Technical Framework document):</w:t>
      </w:r>
    </w:p>
    <w:p w14:paraId="5A8E2061" w14:textId="77777777" w:rsidR="00B11855" w:rsidRPr="00621E63" w:rsidRDefault="00B11855" w:rsidP="00F92A87">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18"/>
        <w:gridCol w:w="6138"/>
      </w:tblGrid>
      <w:tr w:rsidR="00B11855" w:rsidRPr="00621E63" w14:paraId="3C4304D9" w14:textId="77777777" w:rsidTr="00CF5627">
        <w:trPr>
          <w:cantSplit/>
          <w:jc w:val="center"/>
        </w:trPr>
        <w:tc>
          <w:tcPr>
            <w:tcW w:w="2718" w:type="dxa"/>
            <w:shd w:val="clear" w:color="auto" w:fill="D9D9D9"/>
          </w:tcPr>
          <w:p w14:paraId="197D0E8B" w14:textId="77777777" w:rsidR="00B11855" w:rsidRPr="00621E63" w:rsidRDefault="003D003E" w:rsidP="00F92A87">
            <w:pPr>
              <w:pStyle w:val="TableEntryHeader"/>
            </w:pPr>
            <w:r w:rsidRPr="00621E63">
              <w:t>Assigned OID</w:t>
            </w:r>
          </w:p>
        </w:tc>
        <w:tc>
          <w:tcPr>
            <w:tcW w:w="6138" w:type="dxa"/>
            <w:shd w:val="clear" w:color="auto" w:fill="D9D9D9"/>
          </w:tcPr>
          <w:p w14:paraId="6DA3B426" w14:textId="77777777" w:rsidR="00B11855" w:rsidRPr="00621E63" w:rsidRDefault="003D003E" w:rsidP="00F92A87">
            <w:pPr>
              <w:pStyle w:val="TableEntryHeader"/>
            </w:pPr>
            <w:r w:rsidRPr="00621E63">
              <w:t>PCD Message</w:t>
            </w:r>
          </w:p>
        </w:tc>
      </w:tr>
      <w:tr w:rsidR="00B11855" w:rsidRPr="00621E63" w14:paraId="119D4F24" w14:textId="77777777" w:rsidTr="00CF5627">
        <w:trPr>
          <w:cantSplit/>
          <w:jc w:val="center"/>
        </w:trPr>
        <w:tc>
          <w:tcPr>
            <w:tcW w:w="2718" w:type="dxa"/>
            <w:shd w:val="clear" w:color="auto" w:fill="auto"/>
          </w:tcPr>
          <w:p w14:paraId="721DDA29" w14:textId="77777777" w:rsidR="00B11855" w:rsidRPr="00621E63" w:rsidRDefault="003D003E" w:rsidP="00F92A87">
            <w:pPr>
              <w:pStyle w:val="TableEntry"/>
            </w:pPr>
            <w:r w:rsidRPr="00621E63">
              <w:t>1.3.6.1.4.1.19376.1.6.1.1.1</w:t>
            </w:r>
          </w:p>
        </w:tc>
        <w:tc>
          <w:tcPr>
            <w:tcW w:w="6138" w:type="dxa"/>
            <w:shd w:val="clear" w:color="auto" w:fill="auto"/>
          </w:tcPr>
          <w:p w14:paraId="7E475538" w14:textId="0E7AE0F4" w:rsidR="00B11855" w:rsidRPr="00621E63" w:rsidRDefault="003D003E" w:rsidP="00F92A87">
            <w:pPr>
              <w:pStyle w:val="TableEntry"/>
            </w:pPr>
            <w:r w:rsidRPr="00621E63">
              <w:t xml:space="preserve">Device to Enterprise Communications </w:t>
            </w:r>
            <w:r w:rsidR="00647994" w:rsidRPr="00621E63">
              <w:t>PCD-01</w:t>
            </w:r>
            <w:r w:rsidRPr="00621E63">
              <w:t xml:space="preserve"> Communicate PCD Data message (also used for observations in response to a PCD-02 PCD Data Query)</w:t>
            </w:r>
          </w:p>
        </w:tc>
      </w:tr>
      <w:tr w:rsidR="00B11855" w:rsidRPr="00621E63" w14:paraId="03677B2F" w14:textId="77777777" w:rsidTr="00CF5627">
        <w:trPr>
          <w:cantSplit/>
          <w:jc w:val="center"/>
        </w:trPr>
        <w:tc>
          <w:tcPr>
            <w:tcW w:w="2718" w:type="dxa"/>
            <w:shd w:val="clear" w:color="auto" w:fill="auto"/>
          </w:tcPr>
          <w:p w14:paraId="5AF1CD0D" w14:textId="77777777" w:rsidR="00B11855" w:rsidRPr="00621E63" w:rsidRDefault="003D003E" w:rsidP="00F92A87">
            <w:pPr>
              <w:pStyle w:val="TableEntry"/>
            </w:pPr>
            <w:r w:rsidRPr="00621E63">
              <w:t>1.3.6.1.4.1.19376.1.6.1.2.1</w:t>
            </w:r>
          </w:p>
        </w:tc>
        <w:tc>
          <w:tcPr>
            <w:tcW w:w="6138" w:type="dxa"/>
            <w:shd w:val="clear" w:color="auto" w:fill="auto"/>
          </w:tcPr>
          <w:p w14:paraId="095455AD" w14:textId="4E7D82A3" w:rsidR="00B11855" w:rsidRPr="00621E63" w:rsidRDefault="003D003E" w:rsidP="00F92A87">
            <w:pPr>
              <w:pStyle w:val="TableEntry"/>
            </w:pPr>
            <w:r w:rsidRPr="00621E63">
              <w:t xml:space="preserve">Device to Enterprise Communications PCD-02 PCD Data Query </w:t>
            </w:r>
          </w:p>
        </w:tc>
      </w:tr>
      <w:tr w:rsidR="00B11855" w:rsidRPr="00621E63" w14:paraId="3132E998" w14:textId="77777777" w:rsidTr="00CF5627">
        <w:trPr>
          <w:cantSplit/>
          <w:jc w:val="center"/>
        </w:trPr>
        <w:tc>
          <w:tcPr>
            <w:tcW w:w="2718" w:type="dxa"/>
            <w:shd w:val="clear" w:color="auto" w:fill="auto"/>
          </w:tcPr>
          <w:p w14:paraId="33ED696E" w14:textId="77777777" w:rsidR="00B11855" w:rsidRPr="00621E63" w:rsidRDefault="003D003E" w:rsidP="00F92A87">
            <w:pPr>
              <w:pStyle w:val="TableEntry"/>
            </w:pPr>
            <w:r w:rsidRPr="00621E63">
              <w:t>1.3.6.1.4.1.19376.1.6.1.3.1</w:t>
            </w:r>
          </w:p>
        </w:tc>
        <w:tc>
          <w:tcPr>
            <w:tcW w:w="6138" w:type="dxa"/>
            <w:shd w:val="clear" w:color="auto" w:fill="auto"/>
          </w:tcPr>
          <w:p w14:paraId="35F27302" w14:textId="1B14B115" w:rsidR="00B11855" w:rsidRPr="00621E63" w:rsidRDefault="003D003E" w:rsidP="00F92A87">
            <w:pPr>
              <w:pStyle w:val="TableEntry"/>
            </w:pPr>
            <w:r w:rsidRPr="00621E63">
              <w:t xml:space="preserve">Point-of-care Infusion Verification </w:t>
            </w:r>
            <w:r w:rsidR="00647994" w:rsidRPr="00621E63">
              <w:t>PCD-03</w:t>
            </w:r>
            <w:r w:rsidRPr="00621E63">
              <w:t xml:space="preserve"> Communicate Infusion Order message </w:t>
            </w:r>
          </w:p>
        </w:tc>
      </w:tr>
      <w:tr w:rsidR="00B11855" w:rsidRPr="00621E63" w14:paraId="017B8CB1" w14:textId="77777777" w:rsidTr="00CF5627">
        <w:trPr>
          <w:cantSplit/>
          <w:jc w:val="center"/>
        </w:trPr>
        <w:tc>
          <w:tcPr>
            <w:tcW w:w="2718" w:type="dxa"/>
            <w:shd w:val="clear" w:color="auto" w:fill="auto"/>
          </w:tcPr>
          <w:p w14:paraId="09384C35" w14:textId="77777777" w:rsidR="00B11855" w:rsidRPr="00621E63" w:rsidRDefault="003D003E" w:rsidP="00F92A87">
            <w:pPr>
              <w:pStyle w:val="TableEntry"/>
            </w:pPr>
            <w:r w:rsidRPr="00621E63">
              <w:t>1.3.6.1.4.1.19376.1.6.1.3.2</w:t>
            </w:r>
          </w:p>
        </w:tc>
        <w:tc>
          <w:tcPr>
            <w:tcW w:w="6138" w:type="dxa"/>
            <w:shd w:val="clear" w:color="auto" w:fill="auto"/>
          </w:tcPr>
          <w:p w14:paraId="4FD03484" w14:textId="77777777" w:rsidR="00B11855" w:rsidRPr="00621E63" w:rsidRDefault="003D003E" w:rsidP="00F92A87">
            <w:pPr>
              <w:pStyle w:val="TableEntry"/>
            </w:pPr>
            <w:r w:rsidRPr="00621E63">
              <w:t xml:space="preserve">Point-of-care Infusion Verification RRG^O16^RRG_O16 Pharmacy/Treatment Give Acknowledgment Message </w:t>
            </w:r>
          </w:p>
        </w:tc>
      </w:tr>
      <w:tr w:rsidR="00B11855" w:rsidRPr="00621E63" w14:paraId="57DB4ED5" w14:textId="77777777" w:rsidTr="00CF5627">
        <w:trPr>
          <w:cantSplit/>
          <w:jc w:val="center"/>
        </w:trPr>
        <w:tc>
          <w:tcPr>
            <w:tcW w:w="2718" w:type="dxa"/>
            <w:shd w:val="clear" w:color="auto" w:fill="auto"/>
          </w:tcPr>
          <w:p w14:paraId="7BD10284" w14:textId="77777777" w:rsidR="00B11855" w:rsidRPr="00621E63" w:rsidRDefault="003D003E" w:rsidP="00F92A87">
            <w:pPr>
              <w:pStyle w:val="TableEntry"/>
            </w:pPr>
            <w:r w:rsidRPr="00621E63">
              <w:t>1.3.6.1.4.1.19376.1.6.1.9.1</w:t>
            </w:r>
          </w:p>
        </w:tc>
        <w:tc>
          <w:tcPr>
            <w:tcW w:w="6138" w:type="dxa"/>
            <w:shd w:val="clear" w:color="auto" w:fill="auto"/>
          </w:tcPr>
          <w:p w14:paraId="1C5A8635" w14:textId="77777777" w:rsidR="00B11855" w:rsidRPr="00621E63" w:rsidRDefault="003D003E" w:rsidP="00F92A87">
            <w:pPr>
              <w:pStyle w:val="TableEntry"/>
            </w:pPr>
            <w:r w:rsidRPr="00621E63">
              <w:t xml:space="preserve">Implantable Device - Cardiac Communicate IDC Observations </w:t>
            </w:r>
          </w:p>
        </w:tc>
      </w:tr>
      <w:tr w:rsidR="00694D54" w:rsidRPr="00621E63" w14:paraId="7CCE1878" w14:textId="77777777" w:rsidTr="00CF5627">
        <w:trPr>
          <w:cantSplit/>
          <w:jc w:val="center"/>
        </w:trPr>
        <w:tc>
          <w:tcPr>
            <w:tcW w:w="2718" w:type="dxa"/>
            <w:shd w:val="clear" w:color="auto" w:fill="auto"/>
          </w:tcPr>
          <w:p w14:paraId="39837376" w14:textId="16764EB4" w:rsidR="00694D54" w:rsidRPr="00621E63" w:rsidRDefault="00694D54" w:rsidP="00F92A87">
            <w:pPr>
              <w:pStyle w:val="TableEntry"/>
            </w:pPr>
            <w:r w:rsidRPr="00621E63">
              <w:t>1.3.6.1.4.1.19376.1.6.1.4.1</w:t>
            </w:r>
          </w:p>
        </w:tc>
        <w:tc>
          <w:tcPr>
            <w:tcW w:w="6138" w:type="dxa"/>
            <w:shd w:val="clear" w:color="auto" w:fill="auto"/>
          </w:tcPr>
          <w:p w14:paraId="02F14419" w14:textId="6B19AD1D" w:rsidR="00694D54" w:rsidRPr="00621E63" w:rsidRDefault="00694D54" w:rsidP="00F92A87">
            <w:pPr>
              <w:pStyle w:val="TableEntry"/>
            </w:pPr>
            <w:r w:rsidRPr="00621E63">
              <w:t>Alert Communication Management PCD-04 Report Alert message</w:t>
            </w:r>
          </w:p>
        </w:tc>
      </w:tr>
      <w:tr w:rsidR="00694D54" w:rsidRPr="00621E63" w14:paraId="152B9406" w14:textId="77777777" w:rsidTr="00CF5627">
        <w:trPr>
          <w:cantSplit/>
          <w:jc w:val="center"/>
        </w:trPr>
        <w:tc>
          <w:tcPr>
            <w:tcW w:w="2718" w:type="dxa"/>
            <w:shd w:val="clear" w:color="auto" w:fill="auto"/>
          </w:tcPr>
          <w:p w14:paraId="2F082979" w14:textId="3EB103B2" w:rsidR="00694D54" w:rsidRPr="00621E63" w:rsidRDefault="00694D54" w:rsidP="00F92A87">
            <w:pPr>
              <w:pStyle w:val="TableEntry"/>
            </w:pPr>
            <w:r w:rsidRPr="00621E63">
              <w:t>1.3.6.1.4.1.19376.1.6.1.5.1</w:t>
            </w:r>
          </w:p>
        </w:tc>
        <w:tc>
          <w:tcPr>
            <w:tcW w:w="6138" w:type="dxa"/>
            <w:shd w:val="clear" w:color="auto" w:fill="auto"/>
          </w:tcPr>
          <w:p w14:paraId="672BC4D9" w14:textId="60A1D8B9" w:rsidR="00694D54" w:rsidRPr="00621E63" w:rsidRDefault="00694D54" w:rsidP="00F92A87">
            <w:pPr>
              <w:pStyle w:val="TableEntry"/>
            </w:pPr>
            <w:r w:rsidRPr="00621E63">
              <w:t>Alert Communication Management PCD-05 Report Alert Status message</w:t>
            </w:r>
          </w:p>
        </w:tc>
      </w:tr>
      <w:tr w:rsidR="00694D54" w:rsidRPr="00621E63" w14:paraId="0D0C7DC4" w14:textId="77777777" w:rsidTr="00CF5627">
        <w:trPr>
          <w:cantSplit/>
          <w:jc w:val="center"/>
        </w:trPr>
        <w:tc>
          <w:tcPr>
            <w:tcW w:w="2718" w:type="dxa"/>
            <w:shd w:val="clear" w:color="auto" w:fill="auto"/>
          </w:tcPr>
          <w:p w14:paraId="2C8F1B40" w14:textId="3AF1C075" w:rsidR="00694D54" w:rsidRPr="00621E63" w:rsidRDefault="00694D54" w:rsidP="00F92A87">
            <w:pPr>
              <w:pStyle w:val="TableEntry"/>
            </w:pPr>
            <w:r w:rsidRPr="00621E63">
              <w:t>1.3.6.1.4.1.19376.1.6.1.6.1</w:t>
            </w:r>
          </w:p>
        </w:tc>
        <w:tc>
          <w:tcPr>
            <w:tcW w:w="6138" w:type="dxa"/>
            <w:shd w:val="clear" w:color="auto" w:fill="auto"/>
          </w:tcPr>
          <w:p w14:paraId="0915312F" w14:textId="642B1D83" w:rsidR="00694D54" w:rsidRPr="00621E63" w:rsidRDefault="00694D54" w:rsidP="00F92A87">
            <w:pPr>
              <w:pStyle w:val="TableEntry"/>
            </w:pPr>
            <w:r w:rsidRPr="00621E63">
              <w:t>Alert Communication Management PCD-06 Disseminate Alert</w:t>
            </w:r>
          </w:p>
        </w:tc>
      </w:tr>
      <w:tr w:rsidR="00694D54" w:rsidRPr="00621E63" w14:paraId="1AA418DD" w14:textId="77777777" w:rsidTr="00CF5627">
        <w:trPr>
          <w:cantSplit/>
          <w:jc w:val="center"/>
        </w:trPr>
        <w:tc>
          <w:tcPr>
            <w:tcW w:w="2718" w:type="dxa"/>
            <w:shd w:val="clear" w:color="auto" w:fill="auto"/>
          </w:tcPr>
          <w:p w14:paraId="66BC9F1F" w14:textId="068FD7F8" w:rsidR="00694D54" w:rsidRPr="00621E63" w:rsidRDefault="00694D54" w:rsidP="00F92A87">
            <w:pPr>
              <w:pStyle w:val="TableEntry"/>
            </w:pPr>
            <w:r w:rsidRPr="00621E63">
              <w:t>1.3.6.1.4.1.19376.1.6.1.7.1</w:t>
            </w:r>
          </w:p>
        </w:tc>
        <w:tc>
          <w:tcPr>
            <w:tcW w:w="6138" w:type="dxa"/>
            <w:shd w:val="clear" w:color="auto" w:fill="auto"/>
          </w:tcPr>
          <w:p w14:paraId="6D3162B1" w14:textId="67A7E806" w:rsidR="00694D54" w:rsidRPr="00621E63" w:rsidRDefault="00694D54" w:rsidP="00F92A87">
            <w:pPr>
              <w:pStyle w:val="TableEntry"/>
            </w:pPr>
            <w:r w:rsidRPr="00621E63">
              <w:t>Alert Communication Management PCD-07 Report Alert Dissemination Status</w:t>
            </w:r>
          </w:p>
        </w:tc>
      </w:tr>
    </w:tbl>
    <w:p w14:paraId="136C2855" w14:textId="77777777" w:rsidR="009D387F" w:rsidRPr="00621E63" w:rsidRDefault="009D387F" w:rsidP="00DE1252">
      <w:pPr>
        <w:pStyle w:val="HL7FieldIndent2"/>
        <w:rPr>
          <w:noProof w:val="0"/>
        </w:rPr>
      </w:pPr>
    </w:p>
    <w:p w14:paraId="37540E62" w14:textId="2F7D2398" w:rsidR="00B11855" w:rsidRPr="00621E63" w:rsidRDefault="003D003E" w:rsidP="0034511D">
      <w:pPr>
        <w:pStyle w:val="BodyText"/>
        <w:ind w:left="720"/>
      </w:pPr>
      <w:r w:rsidRPr="00621E63">
        <w:t xml:space="preserve">The ISO OID in the table should be used as the universal ID (EI-3). The Universal ID Type (EI-4) for ISO OIDs is “ISO”. In IHE PCD profiles, the Entity Identifier (EI-1) is optional and may contain a human-readable name for the profile in the form “IHE_PCD_XXX” where XXX identifies the IHE PCD transaction, for example, IHE_PCD_001 for </w:t>
      </w:r>
      <w:r w:rsidR="00647994" w:rsidRPr="00621E63">
        <w:t>[PCD-01]</w:t>
      </w:r>
      <w:r w:rsidRPr="00621E63">
        <w:t>. Namespace Identifier (EI-2) is also optional, but may contain “IHE PCD” to identify the source of the profile for a human reader. It is emphasized that these suggested values are only for human readability and shall play no role in processing. Processing which depends on the Message profile identifier in the receiving application or in a test system shall base its recognition of the profile solely on the ISO OID (Universal ID, EI-3).</w:t>
      </w:r>
    </w:p>
    <w:p w14:paraId="2EB8A6B6" w14:textId="6FA77E2A" w:rsidR="00B11855" w:rsidRPr="00621E63" w:rsidRDefault="003D003E" w:rsidP="0034511D">
      <w:pPr>
        <w:pStyle w:val="BodyText"/>
        <w:ind w:left="720"/>
      </w:pPr>
      <w:r w:rsidRPr="00621E63">
        <w:tab/>
        <w:t>Example: IHE_PCD_001^IHE PCD^</w:t>
      </w:r>
      <w:r w:rsidR="00410780" w:rsidRPr="00621E63">
        <w:t>1.3.6.1.4.1.19376.1.6.4.4.1</w:t>
      </w:r>
      <w:r w:rsidRPr="00621E63">
        <w:t>^ISO</w:t>
      </w:r>
    </w:p>
    <w:p w14:paraId="657868B7" w14:textId="5D34B072" w:rsidR="00B11855" w:rsidRPr="00621E63" w:rsidRDefault="00800492" w:rsidP="00800492">
      <w:pPr>
        <w:pStyle w:val="Heading2"/>
        <w:numPr>
          <w:ilvl w:val="0"/>
          <w:numId w:val="0"/>
        </w:numPr>
        <w:rPr>
          <w:noProof w:val="0"/>
        </w:rPr>
        <w:pPrChange w:id="2194" w:author="Mary Jungers" w:date="2019-11-13T18:57:00Z">
          <w:pPr>
            <w:pStyle w:val="AppendixHeading2"/>
          </w:pPr>
        </w:pPrChange>
      </w:pPr>
      <w:bookmarkStart w:id="2195" w:name="_Toc497485609"/>
      <w:bookmarkStart w:id="2196" w:name="_Toc497485946"/>
      <w:bookmarkStart w:id="2197" w:name="_Toc497486173"/>
      <w:bookmarkStart w:id="2198" w:name="_Toc497486450"/>
      <w:bookmarkStart w:id="2199" w:name="_Toc497486677"/>
      <w:bookmarkStart w:id="2200" w:name="_Toc497493546"/>
      <w:bookmarkStart w:id="2201" w:name="_Toc431237252"/>
      <w:bookmarkStart w:id="2202" w:name="_Toc431238418"/>
      <w:bookmarkStart w:id="2203" w:name="_Toc431288154"/>
      <w:bookmarkStart w:id="2204" w:name="_Toc432168148"/>
      <w:bookmarkStart w:id="2205" w:name="_Toc432421269"/>
      <w:bookmarkStart w:id="2206" w:name="_Toc432514945"/>
      <w:bookmarkStart w:id="2207" w:name="_Toc432516220"/>
      <w:bookmarkStart w:id="2208" w:name="_Toc428881932"/>
      <w:bookmarkStart w:id="2209" w:name="_Toc428883215"/>
      <w:bookmarkStart w:id="2210" w:name="_Toc428883418"/>
      <w:bookmarkStart w:id="2211" w:name="_Toc428884932"/>
      <w:bookmarkStart w:id="2212" w:name="_Toc428889167"/>
      <w:bookmarkStart w:id="2213" w:name="_Toc401769854"/>
      <w:bookmarkStart w:id="2214" w:name="_Toc24650506"/>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ins w:id="2215" w:author="Mary Jungers" w:date="2019-11-13T18:57:00Z">
        <w:r w:rsidRPr="00621E63">
          <w:rPr>
            <w:noProof w:val="0"/>
          </w:rPr>
          <w:lastRenderedPageBreak/>
          <w:t xml:space="preserve">B.2 </w:t>
        </w:r>
      </w:ins>
      <w:r w:rsidR="003D003E" w:rsidRPr="00621E63">
        <w:rPr>
          <w:noProof w:val="0"/>
        </w:rPr>
        <w:t>MSA – Message Acknowledgement Segment</w:t>
      </w:r>
      <w:bookmarkEnd w:id="2213"/>
      <w:bookmarkEnd w:id="2214"/>
    </w:p>
    <w:p w14:paraId="575617E9" w14:textId="6315EEE0" w:rsidR="00B11855" w:rsidRPr="00621E63" w:rsidRDefault="003D003E" w:rsidP="00DE1252">
      <w:pPr>
        <w:pStyle w:val="BodyText"/>
      </w:pPr>
      <w:r w:rsidRPr="00621E63">
        <w:t xml:space="preserve">See </w:t>
      </w:r>
      <w:r w:rsidR="006D613E" w:rsidRPr="00621E63">
        <w:t>HL7</w:t>
      </w:r>
      <w:r w:rsidR="00995105" w:rsidRPr="00621E63">
        <w:t xml:space="preserve"> </w:t>
      </w:r>
      <w:r w:rsidRPr="00621E63">
        <w:t>v2.6: chapter 2 (2.14.8)</w:t>
      </w:r>
    </w:p>
    <w:p w14:paraId="1CE020E9" w14:textId="77777777" w:rsidR="00B11855" w:rsidRPr="00621E63" w:rsidRDefault="003D003E" w:rsidP="00DE1252">
      <w:pPr>
        <w:pStyle w:val="BodyText"/>
      </w:pPr>
      <w:r w:rsidRPr="00621E63">
        <w:t>This segment contains information sent while acknowledging another message.</w:t>
      </w:r>
    </w:p>
    <w:p w14:paraId="11C9AD29" w14:textId="77777777" w:rsidR="00B11855" w:rsidRPr="00621E63" w:rsidRDefault="003D003E" w:rsidP="00CF5627">
      <w:pPr>
        <w:pStyle w:val="TableTitle"/>
      </w:pPr>
      <w:r w:rsidRPr="00621E63">
        <w:t>Table B.2-1: MSA - Message Acknowledgement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810"/>
        <w:gridCol w:w="810"/>
        <w:gridCol w:w="990"/>
        <w:gridCol w:w="900"/>
        <w:gridCol w:w="1036"/>
        <w:gridCol w:w="2852"/>
      </w:tblGrid>
      <w:tr w:rsidR="00C40FD5" w:rsidRPr="00621E63" w14:paraId="6BF9CF0D" w14:textId="77777777" w:rsidTr="00EB7483">
        <w:trPr>
          <w:cantSplit/>
          <w:jc w:val="center"/>
        </w:trPr>
        <w:tc>
          <w:tcPr>
            <w:tcW w:w="810" w:type="dxa"/>
            <w:shd w:val="clear" w:color="auto" w:fill="D9D9D9"/>
          </w:tcPr>
          <w:p w14:paraId="0104ACE1" w14:textId="77777777" w:rsidR="00B11855" w:rsidRPr="00621E63" w:rsidRDefault="003D003E" w:rsidP="00FA3EC5">
            <w:pPr>
              <w:pStyle w:val="TableEntryHeader"/>
            </w:pPr>
            <w:r w:rsidRPr="00621E63">
              <w:t>SEQ</w:t>
            </w:r>
          </w:p>
        </w:tc>
        <w:tc>
          <w:tcPr>
            <w:tcW w:w="810" w:type="dxa"/>
            <w:shd w:val="clear" w:color="auto" w:fill="D9D9D9"/>
          </w:tcPr>
          <w:p w14:paraId="2B68E2F2" w14:textId="77777777" w:rsidR="00B11855" w:rsidRPr="00621E63" w:rsidRDefault="003D003E" w:rsidP="00FA3EC5">
            <w:pPr>
              <w:pStyle w:val="TableEntryHeader"/>
            </w:pPr>
            <w:r w:rsidRPr="00621E63">
              <w:t>LEN</w:t>
            </w:r>
          </w:p>
        </w:tc>
        <w:tc>
          <w:tcPr>
            <w:tcW w:w="810" w:type="dxa"/>
            <w:shd w:val="clear" w:color="auto" w:fill="D9D9D9"/>
          </w:tcPr>
          <w:p w14:paraId="71D72206" w14:textId="77777777" w:rsidR="00B11855" w:rsidRPr="00621E63" w:rsidRDefault="003D003E" w:rsidP="00FA3EC5">
            <w:pPr>
              <w:pStyle w:val="TableEntryHeader"/>
            </w:pPr>
            <w:r w:rsidRPr="00621E63">
              <w:t>DT</w:t>
            </w:r>
          </w:p>
        </w:tc>
        <w:tc>
          <w:tcPr>
            <w:tcW w:w="990" w:type="dxa"/>
            <w:shd w:val="clear" w:color="auto" w:fill="D9D9D9"/>
          </w:tcPr>
          <w:p w14:paraId="654129CA" w14:textId="77777777" w:rsidR="00B11855" w:rsidRPr="00621E63" w:rsidRDefault="003D003E" w:rsidP="00FA3EC5">
            <w:pPr>
              <w:pStyle w:val="TableEntryHeader"/>
            </w:pPr>
            <w:r w:rsidRPr="00621E63">
              <w:t>Usage</w:t>
            </w:r>
          </w:p>
        </w:tc>
        <w:tc>
          <w:tcPr>
            <w:tcW w:w="900" w:type="dxa"/>
            <w:shd w:val="clear" w:color="auto" w:fill="D9D9D9"/>
          </w:tcPr>
          <w:p w14:paraId="0FED184E" w14:textId="77777777" w:rsidR="00B11855" w:rsidRPr="00621E63" w:rsidRDefault="003D003E" w:rsidP="00FA3EC5">
            <w:pPr>
              <w:pStyle w:val="TableEntryHeader"/>
            </w:pPr>
            <w:r w:rsidRPr="00621E63">
              <w:t>Card.</w:t>
            </w:r>
          </w:p>
        </w:tc>
        <w:tc>
          <w:tcPr>
            <w:tcW w:w="1036" w:type="dxa"/>
            <w:shd w:val="clear" w:color="auto" w:fill="D9D9D9"/>
          </w:tcPr>
          <w:p w14:paraId="15CA2DB9" w14:textId="77777777" w:rsidR="00B11855" w:rsidRPr="00621E63" w:rsidRDefault="003D003E" w:rsidP="00FA3EC5">
            <w:pPr>
              <w:pStyle w:val="TableEntryHeader"/>
            </w:pPr>
            <w:r w:rsidRPr="00621E63">
              <w:t>TBL#</w:t>
            </w:r>
          </w:p>
        </w:tc>
        <w:tc>
          <w:tcPr>
            <w:tcW w:w="2852" w:type="dxa"/>
            <w:shd w:val="clear" w:color="auto" w:fill="D9D9D9"/>
          </w:tcPr>
          <w:p w14:paraId="0848CD54" w14:textId="77777777" w:rsidR="00B11855" w:rsidRPr="00621E63" w:rsidRDefault="003D003E" w:rsidP="00FA3EC5">
            <w:pPr>
              <w:pStyle w:val="TableEntryHeader"/>
            </w:pPr>
            <w:r w:rsidRPr="00621E63">
              <w:t>Element name</w:t>
            </w:r>
          </w:p>
        </w:tc>
      </w:tr>
      <w:tr w:rsidR="00C40FD5" w:rsidRPr="00621E63" w14:paraId="6C73FBC5" w14:textId="77777777" w:rsidTr="006C0E8E">
        <w:trPr>
          <w:cantSplit/>
          <w:jc w:val="center"/>
        </w:trPr>
        <w:tc>
          <w:tcPr>
            <w:tcW w:w="810" w:type="dxa"/>
            <w:shd w:val="clear" w:color="auto" w:fill="auto"/>
          </w:tcPr>
          <w:p w14:paraId="6989271F" w14:textId="77777777" w:rsidR="00B11855" w:rsidRPr="00621E63" w:rsidRDefault="003D003E" w:rsidP="00FA3EC5">
            <w:pPr>
              <w:pStyle w:val="TableEntry"/>
            </w:pPr>
            <w:r w:rsidRPr="00621E63">
              <w:t>1</w:t>
            </w:r>
          </w:p>
        </w:tc>
        <w:tc>
          <w:tcPr>
            <w:tcW w:w="810" w:type="dxa"/>
            <w:shd w:val="clear" w:color="auto" w:fill="auto"/>
          </w:tcPr>
          <w:p w14:paraId="4DAEC4C6" w14:textId="77777777" w:rsidR="00B11855" w:rsidRPr="00621E63" w:rsidRDefault="003D003E" w:rsidP="00FA3EC5">
            <w:pPr>
              <w:pStyle w:val="TableEntry"/>
            </w:pPr>
            <w:r w:rsidRPr="00621E63">
              <w:t>2</w:t>
            </w:r>
          </w:p>
        </w:tc>
        <w:tc>
          <w:tcPr>
            <w:tcW w:w="810" w:type="dxa"/>
            <w:shd w:val="clear" w:color="auto" w:fill="auto"/>
          </w:tcPr>
          <w:p w14:paraId="44BFCB14" w14:textId="77777777" w:rsidR="00B11855" w:rsidRPr="00621E63" w:rsidRDefault="003D003E" w:rsidP="00FA3EC5">
            <w:pPr>
              <w:pStyle w:val="TableEntry"/>
            </w:pPr>
            <w:r w:rsidRPr="00621E63">
              <w:t>ID</w:t>
            </w:r>
          </w:p>
        </w:tc>
        <w:tc>
          <w:tcPr>
            <w:tcW w:w="990" w:type="dxa"/>
            <w:shd w:val="clear" w:color="auto" w:fill="auto"/>
          </w:tcPr>
          <w:p w14:paraId="0CDE8E5E" w14:textId="77777777" w:rsidR="00B11855" w:rsidRPr="00621E63" w:rsidRDefault="003D003E" w:rsidP="00FA3EC5">
            <w:pPr>
              <w:pStyle w:val="TableEntry"/>
            </w:pPr>
            <w:r w:rsidRPr="00621E63">
              <w:t>R</w:t>
            </w:r>
          </w:p>
        </w:tc>
        <w:tc>
          <w:tcPr>
            <w:tcW w:w="900" w:type="dxa"/>
            <w:shd w:val="clear" w:color="auto" w:fill="auto"/>
          </w:tcPr>
          <w:p w14:paraId="5108664B" w14:textId="77777777" w:rsidR="00B11855" w:rsidRPr="00621E63" w:rsidRDefault="003D003E" w:rsidP="00FA3EC5">
            <w:pPr>
              <w:pStyle w:val="TableEntry"/>
            </w:pPr>
            <w:r w:rsidRPr="00621E63">
              <w:t>[1..1]</w:t>
            </w:r>
          </w:p>
        </w:tc>
        <w:tc>
          <w:tcPr>
            <w:tcW w:w="1036" w:type="dxa"/>
            <w:shd w:val="clear" w:color="auto" w:fill="auto"/>
          </w:tcPr>
          <w:p w14:paraId="4A492349" w14:textId="77777777" w:rsidR="00B11855" w:rsidRPr="00621E63" w:rsidRDefault="003D003E" w:rsidP="00FA3EC5">
            <w:pPr>
              <w:pStyle w:val="TableEntry"/>
            </w:pPr>
            <w:r w:rsidRPr="00621E63">
              <w:t>0008</w:t>
            </w:r>
          </w:p>
        </w:tc>
        <w:tc>
          <w:tcPr>
            <w:tcW w:w="2852" w:type="dxa"/>
            <w:shd w:val="clear" w:color="auto" w:fill="auto"/>
          </w:tcPr>
          <w:p w14:paraId="72DB91C4" w14:textId="77777777" w:rsidR="00B11855" w:rsidRPr="00621E63" w:rsidRDefault="003D003E" w:rsidP="00FA3EC5">
            <w:pPr>
              <w:pStyle w:val="TableEntry"/>
            </w:pPr>
            <w:r w:rsidRPr="00621E63">
              <w:t>Acknowledgement code</w:t>
            </w:r>
          </w:p>
        </w:tc>
      </w:tr>
      <w:tr w:rsidR="00C40FD5" w:rsidRPr="00621E63" w14:paraId="1B3B77CB" w14:textId="77777777" w:rsidTr="006C0E8E">
        <w:trPr>
          <w:cantSplit/>
          <w:jc w:val="center"/>
        </w:trPr>
        <w:tc>
          <w:tcPr>
            <w:tcW w:w="810" w:type="dxa"/>
            <w:shd w:val="clear" w:color="auto" w:fill="auto"/>
          </w:tcPr>
          <w:p w14:paraId="388EA03D" w14:textId="77777777" w:rsidR="00B11855" w:rsidRPr="00621E63" w:rsidRDefault="003D003E" w:rsidP="00FA3EC5">
            <w:pPr>
              <w:pStyle w:val="TableEntry"/>
            </w:pPr>
            <w:r w:rsidRPr="00621E63">
              <w:t>2</w:t>
            </w:r>
          </w:p>
        </w:tc>
        <w:tc>
          <w:tcPr>
            <w:tcW w:w="810" w:type="dxa"/>
            <w:shd w:val="clear" w:color="auto" w:fill="auto"/>
          </w:tcPr>
          <w:p w14:paraId="52A61EBF" w14:textId="77777777" w:rsidR="00B11855" w:rsidRPr="00621E63" w:rsidRDefault="003D003E" w:rsidP="00FA3EC5">
            <w:pPr>
              <w:pStyle w:val="TableEntry"/>
            </w:pPr>
            <w:r w:rsidRPr="00621E63">
              <w:t>20</w:t>
            </w:r>
          </w:p>
        </w:tc>
        <w:tc>
          <w:tcPr>
            <w:tcW w:w="810" w:type="dxa"/>
            <w:shd w:val="clear" w:color="auto" w:fill="auto"/>
          </w:tcPr>
          <w:p w14:paraId="49F67661" w14:textId="77777777" w:rsidR="00B11855" w:rsidRPr="00621E63" w:rsidRDefault="003D003E" w:rsidP="00FA3EC5">
            <w:pPr>
              <w:pStyle w:val="TableEntry"/>
            </w:pPr>
            <w:r w:rsidRPr="00621E63">
              <w:t>ST</w:t>
            </w:r>
          </w:p>
        </w:tc>
        <w:tc>
          <w:tcPr>
            <w:tcW w:w="990" w:type="dxa"/>
            <w:shd w:val="clear" w:color="auto" w:fill="auto"/>
          </w:tcPr>
          <w:p w14:paraId="0F283DC9" w14:textId="77777777" w:rsidR="00B11855" w:rsidRPr="00621E63" w:rsidRDefault="003D003E" w:rsidP="00FA3EC5">
            <w:pPr>
              <w:pStyle w:val="TableEntry"/>
            </w:pPr>
            <w:r w:rsidRPr="00621E63">
              <w:t>R</w:t>
            </w:r>
          </w:p>
        </w:tc>
        <w:tc>
          <w:tcPr>
            <w:tcW w:w="900" w:type="dxa"/>
            <w:shd w:val="clear" w:color="auto" w:fill="auto"/>
          </w:tcPr>
          <w:p w14:paraId="15D6F3A1" w14:textId="77777777" w:rsidR="00B11855" w:rsidRPr="00621E63" w:rsidRDefault="003D003E" w:rsidP="00FA3EC5">
            <w:pPr>
              <w:pStyle w:val="TableEntry"/>
            </w:pPr>
            <w:r w:rsidRPr="00621E63">
              <w:t>[1..1]</w:t>
            </w:r>
          </w:p>
        </w:tc>
        <w:tc>
          <w:tcPr>
            <w:tcW w:w="1036" w:type="dxa"/>
            <w:shd w:val="clear" w:color="auto" w:fill="auto"/>
          </w:tcPr>
          <w:p w14:paraId="724D3663" w14:textId="77777777" w:rsidR="00B11855" w:rsidRPr="00621E63" w:rsidRDefault="00B11855" w:rsidP="00FA3EC5">
            <w:pPr>
              <w:pStyle w:val="TableEntry"/>
            </w:pPr>
          </w:p>
        </w:tc>
        <w:tc>
          <w:tcPr>
            <w:tcW w:w="2852" w:type="dxa"/>
            <w:shd w:val="clear" w:color="auto" w:fill="auto"/>
          </w:tcPr>
          <w:p w14:paraId="172C5812" w14:textId="77777777" w:rsidR="00B11855" w:rsidRPr="00621E63" w:rsidRDefault="003D003E" w:rsidP="00FA3EC5">
            <w:pPr>
              <w:pStyle w:val="TableEntry"/>
            </w:pPr>
            <w:r w:rsidRPr="00621E63">
              <w:t>Message Control Id</w:t>
            </w:r>
          </w:p>
        </w:tc>
      </w:tr>
      <w:tr w:rsidR="00C40FD5" w:rsidRPr="00621E63" w14:paraId="0DED0F65" w14:textId="77777777" w:rsidTr="006C0E8E">
        <w:trPr>
          <w:cantSplit/>
          <w:jc w:val="center"/>
        </w:trPr>
        <w:tc>
          <w:tcPr>
            <w:tcW w:w="810" w:type="dxa"/>
            <w:shd w:val="clear" w:color="auto" w:fill="auto"/>
          </w:tcPr>
          <w:p w14:paraId="536F64A3" w14:textId="77777777" w:rsidR="00B11855" w:rsidRPr="00621E63" w:rsidRDefault="003D003E" w:rsidP="00FA3EC5">
            <w:pPr>
              <w:pStyle w:val="TableEntry"/>
            </w:pPr>
            <w:r w:rsidRPr="00621E63">
              <w:t>3</w:t>
            </w:r>
          </w:p>
        </w:tc>
        <w:tc>
          <w:tcPr>
            <w:tcW w:w="810" w:type="dxa"/>
            <w:shd w:val="clear" w:color="auto" w:fill="auto"/>
          </w:tcPr>
          <w:p w14:paraId="73749C66" w14:textId="77777777" w:rsidR="00B11855" w:rsidRPr="00621E63" w:rsidRDefault="003D003E" w:rsidP="00FA3EC5">
            <w:pPr>
              <w:pStyle w:val="TableEntry"/>
            </w:pPr>
            <w:r w:rsidRPr="00621E63">
              <w:t>80</w:t>
            </w:r>
          </w:p>
        </w:tc>
        <w:tc>
          <w:tcPr>
            <w:tcW w:w="810" w:type="dxa"/>
            <w:shd w:val="clear" w:color="auto" w:fill="auto"/>
          </w:tcPr>
          <w:p w14:paraId="5BA0F76E" w14:textId="77777777" w:rsidR="00B11855" w:rsidRPr="00621E63" w:rsidRDefault="003D003E" w:rsidP="00FA3EC5">
            <w:pPr>
              <w:pStyle w:val="TableEntry"/>
            </w:pPr>
            <w:r w:rsidRPr="00621E63">
              <w:t>ST</w:t>
            </w:r>
          </w:p>
        </w:tc>
        <w:tc>
          <w:tcPr>
            <w:tcW w:w="990" w:type="dxa"/>
            <w:shd w:val="clear" w:color="auto" w:fill="auto"/>
          </w:tcPr>
          <w:p w14:paraId="494112E6" w14:textId="77777777" w:rsidR="00B11855" w:rsidRPr="00621E63" w:rsidRDefault="003D003E" w:rsidP="00FA3EC5">
            <w:pPr>
              <w:pStyle w:val="TableEntry"/>
            </w:pPr>
            <w:r w:rsidRPr="00621E63">
              <w:t>X</w:t>
            </w:r>
          </w:p>
        </w:tc>
        <w:tc>
          <w:tcPr>
            <w:tcW w:w="900" w:type="dxa"/>
            <w:shd w:val="clear" w:color="auto" w:fill="auto"/>
          </w:tcPr>
          <w:p w14:paraId="607ED686" w14:textId="77777777" w:rsidR="00B11855" w:rsidRPr="00621E63" w:rsidRDefault="003D003E" w:rsidP="00FA3EC5">
            <w:pPr>
              <w:pStyle w:val="TableEntry"/>
            </w:pPr>
            <w:r w:rsidRPr="00621E63">
              <w:t>[0..0]</w:t>
            </w:r>
          </w:p>
        </w:tc>
        <w:tc>
          <w:tcPr>
            <w:tcW w:w="1036" w:type="dxa"/>
            <w:shd w:val="clear" w:color="auto" w:fill="auto"/>
          </w:tcPr>
          <w:p w14:paraId="7CF8ABC4" w14:textId="77777777" w:rsidR="00B11855" w:rsidRPr="00621E63" w:rsidRDefault="00B11855" w:rsidP="00FA3EC5">
            <w:pPr>
              <w:pStyle w:val="TableEntry"/>
            </w:pPr>
          </w:p>
        </w:tc>
        <w:tc>
          <w:tcPr>
            <w:tcW w:w="2852" w:type="dxa"/>
            <w:shd w:val="clear" w:color="auto" w:fill="auto"/>
          </w:tcPr>
          <w:p w14:paraId="6AE27D47" w14:textId="77777777" w:rsidR="00B11855" w:rsidRPr="00621E63" w:rsidRDefault="003D003E" w:rsidP="00FA3EC5">
            <w:pPr>
              <w:pStyle w:val="TableEntry"/>
            </w:pPr>
            <w:r w:rsidRPr="00621E63">
              <w:t>Text Message</w:t>
            </w:r>
          </w:p>
        </w:tc>
      </w:tr>
      <w:tr w:rsidR="00C40FD5" w:rsidRPr="00621E63" w14:paraId="6F703EFD" w14:textId="77777777" w:rsidTr="006C0E8E">
        <w:trPr>
          <w:cantSplit/>
          <w:jc w:val="center"/>
        </w:trPr>
        <w:tc>
          <w:tcPr>
            <w:tcW w:w="810" w:type="dxa"/>
            <w:shd w:val="clear" w:color="auto" w:fill="auto"/>
          </w:tcPr>
          <w:p w14:paraId="5A74603E" w14:textId="77777777" w:rsidR="00B11855" w:rsidRPr="00621E63" w:rsidRDefault="003D003E" w:rsidP="00FA3EC5">
            <w:pPr>
              <w:pStyle w:val="TableEntry"/>
            </w:pPr>
            <w:r w:rsidRPr="00621E63">
              <w:t>5</w:t>
            </w:r>
          </w:p>
        </w:tc>
        <w:tc>
          <w:tcPr>
            <w:tcW w:w="810" w:type="dxa"/>
            <w:shd w:val="clear" w:color="auto" w:fill="auto"/>
          </w:tcPr>
          <w:p w14:paraId="3D9D2076" w14:textId="77777777" w:rsidR="00B11855" w:rsidRPr="00621E63" w:rsidRDefault="003D003E" w:rsidP="00FA3EC5">
            <w:pPr>
              <w:pStyle w:val="TableEntry"/>
            </w:pPr>
            <w:r w:rsidRPr="00621E63">
              <w:t>1</w:t>
            </w:r>
          </w:p>
        </w:tc>
        <w:tc>
          <w:tcPr>
            <w:tcW w:w="810" w:type="dxa"/>
            <w:shd w:val="clear" w:color="auto" w:fill="auto"/>
          </w:tcPr>
          <w:p w14:paraId="4FF324F6" w14:textId="77777777" w:rsidR="00B11855" w:rsidRPr="00621E63" w:rsidRDefault="003D003E" w:rsidP="00FA3EC5">
            <w:pPr>
              <w:pStyle w:val="TableEntry"/>
            </w:pPr>
            <w:r w:rsidRPr="00621E63">
              <w:t>ID</w:t>
            </w:r>
          </w:p>
        </w:tc>
        <w:tc>
          <w:tcPr>
            <w:tcW w:w="990" w:type="dxa"/>
            <w:shd w:val="clear" w:color="auto" w:fill="auto"/>
          </w:tcPr>
          <w:p w14:paraId="3DDDBFE4" w14:textId="77777777" w:rsidR="00B11855" w:rsidRPr="00621E63" w:rsidRDefault="003D003E" w:rsidP="00FA3EC5">
            <w:pPr>
              <w:pStyle w:val="TableEntry"/>
            </w:pPr>
            <w:r w:rsidRPr="00621E63">
              <w:t>X</w:t>
            </w:r>
          </w:p>
        </w:tc>
        <w:tc>
          <w:tcPr>
            <w:tcW w:w="900" w:type="dxa"/>
            <w:shd w:val="clear" w:color="auto" w:fill="auto"/>
          </w:tcPr>
          <w:p w14:paraId="7F177573" w14:textId="77777777" w:rsidR="00B11855" w:rsidRPr="00621E63" w:rsidRDefault="003D003E" w:rsidP="00FA3EC5">
            <w:pPr>
              <w:pStyle w:val="TableEntry"/>
            </w:pPr>
            <w:r w:rsidRPr="00621E63">
              <w:t>[0..0]</w:t>
            </w:r>
          </w:p>
        </w:tc>
        <w:tc>
          <w:tcPr>
            <w:tcW w:w="1036" w:type="dxa"/>
            <w:shd w:val="clear" w:color="auto" w:fill="auto"/>
          </w:tcPr>
          <w:p w14:paraId="4201C4FF" w14:textId="77777777" w:rsidR="00B11855" w:rsidRPr="00621E63" w:rsidRDefault="00B11855" w:rsidP="00FA3EC5">
            <w:pPr>
              <w:pStyle w:val="TableEntry"/>
            </w:pPr>
          </w:p>
        </w:tc>
        <w:tc>
          <w:tcPr>
            <w:tcW w:w="2852" w:type="dxa"/>
            <w:shd w:val="clear" w:color="auto" w:fill="auto"/>
          </w:tcPr>
          <w:p w14:paraId="58EF4D2B" w14:textId="77777777" w:rsidR="00B11855" w:rsidRPr="00621E63" w:rsidRDefault="003D003E" w:rsidP="00FA3EC5">
            <w:pPr>
              <w:pStyle w:val="TableEntry"/>
            </w:pPr>
            <w:r w:rsidRPr="00621E63">
              <w:t>Delayed Acknowledgment Type</w:t>
            </w:r>
          </w:p>
        </w:tc>
      </w:tr>
      <w:tr w:rsidR="00C40FD5" w:rsidRPr="00621E63" w14:paraId="5D069B8C" w14:textId="77777777" w:rsidTr="006C0E8E">
        <w:trPr>
          <w:cantSplit/>
          <w:jc w:val="center"/>
        </w:trPr>
        <w:tc>
          <w:tcPr>
            <w:tcW w:w="810" w:type="dxa"/>
            <w:shd w:val="clear" w:color="auto" w:fill="auto"/>
          </w:tcPr>
          <w:p w14:paraId="402D5DFB" w14:textId="77777777" w:rsidR="00B11855" w:rsidRPr="00621E63" w:rsidRDefault="003D003E" w:rsidP="00FA3EC5">
            <w:pPr>
              <w:pStyle w:val="TableEntry"/>
            </w:pPr>
            <w:r w:rsidRPr="00621E63">
              <w:t>6</w:t>
            </w:r>
          </w:p>
        </w:tc>
        <w:tc>
          <w:tcPr>
            <w:tcW w:w="810" w:type="dxa"/>
            <w:shd w:val="clear" w:color="auto" w:fill="auto"/>
          </w:tcPr>
          <w:p w14:paraId="277B3995" w14:textId="77777777" w:rsidR="00B11855" w:rsidRPr="00621E63" w:rsidRDefault="003D003E" w:rsidP="00FA3EC5">
            <w:pPr>
              <w:pStyle w:val="TableEntry"/>
            </w:pPr>
            <w:r w:rsidRPr="00621E63">
              <w:t>705</w:t>
            </w:r>
          </w:p>
        </w:tc>
        <w:tc>
          <w:tcPr>
            <w:tcW w:w="810" w:type="dxa"/>
            <w:shd w:val="clear" w:color="auto" w:fill="auto"/>
          </w:tcPr>
          <w:p w14:paraId="3D5CC2F9" w14:textId="77777777" w:rsidR="00B11855" w:rsidRPr="00621E63" w:rsidRDefault="003D003E" w:rsidP="00FA3EC5">
            <w:pPr>
              <w:pStyle w:val="TableEntry"/>
            </w:pPr>
            <w:r w:rsidRPr="00621E63">
              <w:t>CWE</w:t>
            </w:r>
          </w:p>
        </w:tc>
        <w:tc>
          <w:tcPr>
            <w:tcW w:w="990" w:type="dxa"/>
            <w:shd w:val="clear" w:color="auto" w:fill="auto"/>
          </w:tcPr>
          <w:p w14:paraId="2AB0ACFD" w14:textId="77777777" w:rsidR="00B11855" w:rsidRPr="00621E63" w:rsidRDefault="003D003E" w:rsidP="00FA3EC5">
            <w:pPr>
              <w:pStyle w:val="TableEntry"/>
            </w:pPr>
            <w:r w:rsidRPr="00621E63">
              <w:t>X</w:t>
            </w:r>
          </w:p>
        </w:tc>
        <w:tc>
          <w:tcPr>
            <w:tcW w:w="900" w:type="dxa"/>
            <w:shd w:val="clear" w:color="auto" w:fill="auto"/>
          </w:tcPr>
          <w:p w14:paraId="56E93A47" w14:textId="77777777" w:rsidR="00B11855" w:rsidRPr="00621E63" w:rsidRDefault="003D003E" w:rsidP="00FA3EC5">
            <w:pPr>
              <w:pStyle w:val="TableEntry"/>
            </w:pPr>
            <w:r w:rsidRPr="00621E63">
              <w:t>[0..0]</w:t>
            </w:r>
          </w:p>
        </w:tc>
        <w:tc>
          <w:tcPr>
            <w:tcW w:w="1036" w:type="dxa"/>
            <w:shd w:val="clear" w:color="auto" w:fill="auto"/>
          </w:tcPr>
          <w:p w14:paraId="4C6DA3DD" w14:textId="77777777" w:rsidR="00B11855" w:rsidRPr="00621E63" w:rsidRDefault="003D003E" w:rsidP="00FA3EC5">
            <w:pPr>
              <w:pStyle w:val="TableEntry"/>
            </w:pPr>
            <w:r w:rsidRPr="00621E63">
              <w:t>0357</w:t>
            </w:r>
          </w:p>
        </w:tc>
        <w:tc>
          <w:tcPr>
            <w:tcW w:w="2852" w:type="dxa"/>
            <w:shd w:val="clear" w:color="auto" w:fill="auto"/>
          </w:tcPr>
          <w:p w14:paraId="2534289B" w14:textId="77777777" w:rsidR="00B11855" w:rsidRPr="00621E63" w:rsidRDefault="003D003E" w:rsidP="00FA3EC5">
            <w:pPr>
              <w:pStyle w:val="TableEntry"/>
            </w:pPr>
            <w:r w:rsidRPr="00621E63">
              <w:t>Error Condition</w:t>
            </w:r>
          </w:p>
        </w:tc>
      </w:tr>
    </w:tbl>
    <w:p w14:paraId="618A3082" w14:textId="77777777" w:rsidR="009D387F" w:rsidRPr="00621E63" w:rsidRDefault="009D387F" w:rsidP="00A92110">
      <w:pPr>
        <w:pStyle w:val="BodyText"/>
      </w:pPr>
    </w:p>
    <w:p w14:paraId="0D73E596" w14:textId="77777777" w:rsidR="00B11855" w:rsidRPr="00621E63" w:rsidRDefault="003D003E" w:rsidP="00CF5627">
      <w:pPr>
        <w:pStyle w:val="BodyText"/>
      </w:pPr>
      <w:r w:rsidRPr="00621E63">
        <w:rPr>
          <w:b/>
          <w:bCs/>
        </w:rPr>
        <w:t>MSA-1 Acknowledgment Code</w:t>
      </w:r>
    </w:p>
    <w:p w14:paraId="323B76B9" w14:textId="77777777" w:rsidR="00B11855" w:rsidRPr="00621E63" w:rsidRDefault="003D003E" w:rsidP="00CF5627">
      <w:pPr>
        <w:pStyle w:val="HL7FieldIndent2"/>
        <w:rPr>
          <w:noProof w:val="0"/>
        </w:rPr>
      </w:pPr>
      <w:r w:rsidRPr="00621E63">
        <w:rPr>
          <w:noProof w:val="0"/>
        </w:rPr>
        <w:t>This field indicates the result of the processing of the message it is acknowledging.</w:t>
      </w:r>
    </w:p>
    <w:p w14:paraId="5BC854EE" w14:textId="5B79F465" w:rsidR="00B11855" w:rsidRPr="00621E63" w:rsidRDefault="003D003E" w:rsidP="00CF5627">
      <w:pPr>
        <w:pStyle w:val="TableTitle"/>
      </w:pPr>
      <w:r w:rsidRPr="00621E63">
        <w:t xml:space="preserve">Table B.2-2: </w:t>
      </w:r>
      <w:r w:rsidR="006D613E" w:rsidRPr="00621E63">
        <w:t>HL7</w:t>
      </w:r>
      <w:r w:rsidR="00995105" w:rsidRPr="00621E63">
        <w:t xml:space="preserve"> </w:t>
      </w:r>
      <w:r w:rsidRPr="00621E63">
        <w:t>table 0008 - Acknowledgement code</w:t>
      </w:r>
    </w:p>
    <w:tbl>
      <w:tblPr>
        <w:tblW w:w="87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5"/>
        <w:gridCol w:w="3797"/>
        <w:gridCol w:w="3870"/>
      </w:tblGrid>
      <w:tr w:rsidR="003019C5" w:rsidRPr="00621E63" w14:paraId="3052BF6E" w14:textId="77777777" w:rsidTr="001F5A5C">
        <w:trPr>
          <w:cantSplit/>
          <w:tblHeader/>
          <w:jc w:val="center"/>
        </w:trPr>
        <w:tc>
          <w:tcPr>
            <w:tcW w:w="1105" w:type="dxa"/>
            <w:shd w:val="clear" w:color="auto" w:fill="D9D9D9"/>
          </w:tcPr>
          <w:p w14:paraId="2F6F26B9" w14:textId="77777777" w:rsidR="00D748EA" w:rsidRPr="00621E63" w:rsidRDefault="00D748EA" w:rsidP="001F5A5C">
            <w:pPr>
              <w:pStyle w:val="TableEntryHeader"/>
            </w:pPr>
            <w:r w:rsidRPr="00621E63">
              <w:t>Value</w:t>
            </w:r>
          </w:p>
        </w:tc>
        <w:tc>
          <w:tcPr>
            <w:tcW w:w="3797" w:type="dxa"/>
            <w:shd w:val="clear" w:color="auto" w:fill="D9D9D9"/>
          </w:tcPr>
          <w:p w14:paraId="562D4F23" w14:textId="77777777" w:rsidR="00D748EA" w:rsidRPr="00621E63" w:rsidRDefault="00D748EA" w:rsidP="001F5A5C">
            <w:pPr>
              <w:pStyle w:val="TableEntryHeader"/>
            </w:pPr>
            <w:r w:rsidRPr="00621E63">
              <w:t>Description</w:t>
            </w:r>
          </w:p>
        </w:tc>
        <w:tc>
          <w:tcPr>
            <w:tcW w:w="3870" w:type="dxa"/>
            <w:shd w:val="clear" w:color="auto" w:fill="D9D9D9"/>
          </w:tcPr>
          <w:p w14:paraId="2341D9F1" w14:textId="77777777" w:rsidR="00D748EA" w:rsidRPr="00621E63" w:rsidRDefault="00D748EA" w:rsidP="001F5A5C">
            <w:pPr>
              <w:pStyle w:val="TableEntryHeader"/>
            </w:pPr>
            <w:r w:rsidRPr="00621E63">
              <w:t>Comment</w:t>
            </w:r>
          </w:p>
        </w:tc>
      </w:tr>
      <w:tr w:rsidR="00D748EA" w:rsidRPr="00621E63" w14:paraId="07F7DD82" w14:textId="77777777" w:rsidTr="001F5A5C">
        <w:trPr>
          <w:cantSplit/>
          <w:jc w:val="center"/>
        </w:trPr>
        <w:tc>
          <w:tcPr>
            <w:tcW w:w="1105" w:type="dxa"/>
            <w:shd w:val="clear" w:color="auto" w:fill="auto"/>
          </w:tcPr>
          <w:p w14:paraId="7186A05F" w14:textId="77777777" w:rsidR="00D748EA" w:rsidRPr="00621E63" w:rsidRDefault="00D748EA" w:rsidP="001F5A5C">
            <w:pPr>
              <w:pStyle w:val="TableEntry"/>
            </w:pPr>
            <w:r w:rsidRPr="00621E63">
              <w:t>CA</w:t>
            </w:r>
          </w:p>
        </w:tc>
        <w:tc>
          <w:tcPr>
            <w:tcW w:w="3797" w:type="dxa"/>
            <w:shd w:val="clear" w:color="auto" w:fill="auto"/>
          </w:tcPr>
          <w:p w14:paraId="54C34C4E" w14:textId="77777777" w:rsidR="00D748EA" w:rsidRPr="00621E63" w:rsidRDefault="00D748EA" w:rsidP="001F5A5C">
            <w:pPr>
              <w:pStyle w:val="TableEntry"/>
            </w:pPr>
            <w:r w:rsidRPr="00621E63">
              <w:t>Enhanced mode: Accept acknowledgment: Commit Accept</w:t>
            </w:r>
          </w:p>
        </w:tc>
        <w:tc>
          <w:tcPr>
            <w:tcW w:w="3870" w:type="dxa"/>
            <w:shd w:val="clear" w:color="auto" w:fill="auto"/>
          </w:tcPr>
          <w:p w14:paraId="63532679" w14:textId="77777777" w:rsidR="00D748EA" w:rsidRPr="00621E63" w:rsidRDefault="00D748EA" w:rsidP="001F5A5C">
            <w:pPr>
              <w:pStyle w:val="TableEntry"/>
            </w:pPr>
            <w:r w:rsidRPr="00621E63">
              <w:t>The message has been reviewed and accepted.</w:t>
            </w:r>
          </w:p>
        </w:tc>
      </w:tr>
      <w:tr w:rsidR="00D748EA" w:rsidRPr="00621E63" w14:paraId="628E644A" w14:textId="77777777" w:rsidTr="001F5A5C">
        <w:trPr>
          <w:cantSplit/>
          <w:jc w:val="center"/>
        </w:trPr>
        <w:tc>
          <w:tcPr>
            <w:tcW w:w="1105" w:type="dxa"/>
            <w:shd w:val="clear" w:color="auto" w:fill="auto"/>
          </w:tcPr>
          <w:p w14:paraId="4AF966C5" w14:textId="77777777" w:rsidR="00D748EA" w:rsidRPr="00621E63" w:rsidRDefault="00D748EA" w:rsidP="001F5A5C">
            <w:pPr>
              <w:pStyle w:val="TableEntry"/>
            </w:pPr>
            <w:r w:rsidRPr="00621E63">
              <w:t>CE</w:t>
            </w:r>
          </w:p>
        </w:tc>
        <w:tc>
          <w:tcPr>
            <w:tcW w:w="3797" w:type="dxa"/>
            <w:shd w:val="clear" w:color="auto" w:fill="auto"/>
          </w:tcPr>
          <w:p w14:paraId="5CE8634A" w14:textId="77777777" w:rsidR="00D748EA" w:rsidRPr="00621E63" w:rsidRDefault="00D748EA" w:rsidP="001F5A5C">
            <w:pPr>
              <w:pStyle w:val="TableEntry"/>
            </w:pPr>
            <w:r w:rsidRPr="00621E63">
              <w:t>Enhanced mode: Accept acknowledgment: Error</w:t>
            </w:r>
          </w:p>
        </w:tc>
        <w:tc>
          <w:tcPr>
            <w:tcW w:w="3870" w:type="dxa"/>
            <w:shd w:val="clear" w:color="auto" w:fill="auto"/>
          </w:tcPr>
          <w:p w14:paraId="5A35F1E9" w14:textId="77777777" w:rsidR="00D748EA" w:rsidRPr="00621E63" w:rsidRDefault="00D748EA" w:rsidP="001F5A5C">
            <w:pPr>
              <w:pStyle w:val="TableEntry"/>
            </w:pPr>
            <w:r w:rsidRPr="00621E63">
              <w:t>The message has been rejected for an error.</w:t>
            </w:r>
          </w:p>
        </w:tc>
      </w:tr>
      <w:tr w:rsidR="00D748EA" w:rsidRPr="00621E63" w14:paraId="6680E28C" w14:textId="77777777" w:rsidTr="001F5A5C">
        <w:trPr>
          <w:cantSplit/>
          <w:jc w:val="center"/>
        </w:trPr>
        <w:tc>
          <w:tcPr>
            <w:tcW w:w="1105" w:type="dxa"/>
            <w:shd w:val="clear" w:color="auto" w:fill="auto"/>
          </w:tcPr>
          <w:p w14:paraId="0BAA5343" w14:textId="77777777" w:rsidR="00D748EA" w:rsidRPr="00621E63" w:rsidRDefault="00D748EA" w:rsidP="001F5A5C">
            <w:pPr>
              <w:pStyle w:val="TableEntry"/>
            </w:pPr>
            <w:r w:rsidRPr="00621E63">
              <w:t>CR</w:t>
            </w:r>
          </w:p>
        </w:tc>
        <w:tc>
          <w:tcPr>
            <w:tcW w:w="3797" w:type="dxa"/>
            <w:shd w:val="clear" w:color="auto" w:fill="auto"/>
          </w:tcPr>
          <w:p w14:paraId="2048E5CB" w14:textId="77777777" w:rsidR="00D748EA" w:rsidRPr="00621E63" w:rsidRDefault="00D748EA" w:rsidP="001F5A5C">
            <w:pPr>
              <w:pStyle w:val="TableEntry"/>
            </w:pPr>
            <w:r w:rsidRPr="00621E63">
              <w:t>Enhanced mode: Accept acknowledgment: Commit Reject</w:t>
            </w:r>
          </w:p>
        </w:tc>
        <w:tc>
          <w:tcPr>
            <w:tcW w:w="3870" w:type="dxa"/>
            <w:shd w:val="clear" w:color="auto" w:fill="auto"/>
          </w:tcPr>
          <w:p w14:paraId="27A455EB" w14:textId="77777777" w:rsidR="00D748EA" w:rsidRPr="00621E63" w:rsidRDefault="00D748EA" w:rsidP="001F5A5C">
            <w:pPr>
              <w:pStyle w:val="TableEntry"/>
            </w:pPr>
            <w:r w:rsidRPr="00621E63">
              <w:t>The message has been rejected by the receiving system</w:t>
            </w:r>
          </w:p>
        </w:tc>
      </w:tr>
      <w:tr w:rsidR="00D748EA" w:rsidRPr="00621E63" w14:paraId="397DF2AA" w14:textId="77777777" w:rsidTr="001F5A5C">
        <w:trPr>
          <w:cantSplit/>
          <w:jc w:val="center"/>
        </w:trPr>
        <w:tc>
          <w:tcPr>
            <w:tcW w:w="1105" w:type="dxa"/>
            <w:shd w:val="clear" w:color="auto" w:fill="auto"/>
          </w:tcPr>
          <w:p w14:paraId="79800E51" w14:textId="77777777" w:rsidR="00D748EA" w:rsidRPr="00621E63" w:rsidRDefault="00D748EA" w:rsidP="001F5A5C">
            <w:pPr>
              <w:pStyle w:val="TableEntry"/>
            </w:pPr>
            <w:r w:rsidRPr="00621E63">
              <w:t>AA</w:t>
            </w:r>
          </w:p>
        </w:tc>
        <w:tc>
          <w:tcPr>
            <w:tcW w:w="3797" w:type="dxa"/>
            <w:shd w:val="clear" w:color="auto" w:fill="auto"/>
          </w:tcPr>
          <w:p w14:paraId="40B22420" w14:textId="77777777" w:rsidR="00D748EA" w:rsidRPr="00621E63" w:rsidRDefault="00D748EA" w:rsidP="001F5A5C">
            <w:pPr>
              <w:pStyle w:val="TableEntry"/>
            </w:pPr>
            <w:r w:rsidRPr="00621E63">
              <w:t>Original mode Application Acknowledgment:Accept. Enhanced mode: Application acknowledgement: Accept</w:t>
            </w:r>
          </w:p>
        </w:tc>
        <w:tc>
          <w:tcPr>
            <w:tcW w:w="3870" w:type="dxa"/>
            <w:shd w:val="clear" w:color="auto" w:fill="auto"/>
          </w:tcPr>
          <w:p w14:paraId="0D20AC48" w14:textId="77777777" w:rsidR="00D748EA" w:rsidRPr="00621E63" w:rsidRDefault="00D748EA" w:rsidP="001F5A5C">
            <w:pPr>
              <w:pStyle w:val="TableEntry"/>
            </w:pPr>
            <w:r w:rsidRPr="00621E63">
              <w:t>The receiving system accepted and integrated the message.</w:t>
            </w:r>
          </w:p>
        </w:tc>
      </w:tr>
      <w:tr w:rsidR="00D748EA" w:rsidRPr="00621E63" w14:paraId="0C6F0CA4" w14:textId="77777777" w:rsidTr="001F5A5C">
        <w:trPr>
          <w:cantSplit/>
          <w:jc w:val="center"/>
        </w:trPr>
        <w:tc>
          <w:tcPr>
            <w:tcW w:w="1105" w:type="dxa"/>
            <w:shd w:val="clear" w:color="auto" w:fill="auto"/>
          </w:tcPr>
          <w:p w14:paraId="2FD3398D" w14:textId="77777777" w:rsidR="00D748EA" w:rsidRPr="00621E63" w:rsidRDefault="00D748EA" w:rsidP="001F5A5C">
            <w:pPr>
              <w:pStyle w:val="TableEntry"/>
            </w:pPr>
            <w:r w:rsidRPr="00621E63">
              <w:t>AR</w:t>
            </w:r>
          </w:p>
        </w:tc>
        <w:tc>
          <w:tcPr>
            <w:tcW w:w="3797" w:type="dxa"/>
            <w:shd w:val="clear" w:color="auto" w:fill="auto"/>
          </w:tcPr>
          <w:p w14:paraId="5553AF3D" w14:textId="77777777" w:rsidR="00D748EA" w:rsidRPr="00621E63" w:rsidRDefault="00D748EA" w:rsidP="001F5A5C">
            <w:pPr>
              <w:pStyle w:val="TableEntry"/>
            </w:pPr>
            <w:r w:rsidRPr="00621E63">
              <w:t>Original mode Application Acknowledgment:Reject. Enhanced mode: Application acknowledgement: Reject</w:t>
            </w:r>
          </w:p>
        </w:tc>
        <w:tc>
          <w:tcPr>
            <w:tcW w:w="3870" w:type="dxa"/>
            <w:shd w:val="clear" w:color="auto" w:fill="auto"/>
          </w:tcPr>
          <w:p w14:paraId="067688E9" w14:textId="77777777" w:rsidR="00D748EA" w:rsidRPr="00621E63" w:rsidRDefault="00D748EA" w:rsidP="001F5A5C">
            <w:pPr>
              <w:pStyle w:val="TableEntry"/>
            </w:pPr>
            <w:r w:rsidRPr="00621E63">
              <w:t>The receiving system rejected the message</w:t>
            </w:r>
          </w:p>
        </w:tc>
      </w:tr>
      <w:tr w:rsidR="00D748EA" w:rsidRPr="00621E63" w14:paraId="6E77F81B" w14:textId="77777777" w:rsidTr="001F5A5C">
        <w:trPr>
          <w:cantSplit/>
          <w:jc w:val="center"/>
        </w:trPr>
        <w:tc>
          <w:tcPr>
            <w:tcW w:w="1105" w:type="dxa"/>
            <w:shd w:val="clear" w:color="auto" w:fill="auto"/>
          </w:tcPr>
          <w:p w14:paraId="1B44B9AF" w14:textId="77777777" w:rsidR="00D748EA" w:rsidRPr="00621E63" w:rsidRDefault="00D748EA" w:rsidP="001F5A5C">
            <w:pPr>
              <w:pStyle w:val="TableEntry"/>
            </w:pPr>
            <w:r w:rsidRPr="00621E63">
              <w:t>AE</w:t>
            </w:r>
          </w:p>
        </w:tc>
        <w:tc>
          <w:tcPr>
            <w:tcW w:w="3797" w:type="dxa"/>
            <w:shd w:val="clear" w:color="auto" w:fill="auto"/>
          </w:tcPr>
          <w:p w14:paraId="36943AB4" w14:textId="77777777" w:rsidR="00D748EA" w:rsidRPr="00621E63" w:rsidRDefault="00D748EA" w:rsidP="001F5A5C">
            <w:pPr>
              <w:pStyle w:val="TableEntry"/>
            </w:pPr>
            <w:r w:rsidRPr="00621E63">
              <w:t>Original mode Application Acknowledgment: Error. Enhanced mode: Application acknowledgement: Error</w:t>
            </w:r>
          </w:p>
        </w:tc>
        <w:tc>
          <w:tcPr>
            <w:tcW w:w="3870" w:type="dxa"/>
            <w:shd w:val="clear" w:color="auto" w:fill="auto"/>
          </w:tcPr>
          <w:p w14:paraId="6F9CD3D8" w14:textId="77777777" w:rsidR="00D748EA" w:rsidRPr="00621E63" w:rsidRDefault="00D748EA" w:rsidP="001F5A5C">
            <w:pPr>
              <w:pStyle w:val="TableEntry"/>
            </w:pPr>
            <w:r w:rsidRPr="00621E63">
              <w:t>The receiving system rejected the message for an error.</w:t>
            </w:r>
          </w:p>
        </w:tc>
      </w:tr>
    </w:tbl>
    <w:p w14:paraId="0B7620B8" w14:textId="77777777" w:rsidR="00D748EA" w:rsidRPr="00621E63" w:rsidRDefault="00D748EA" w:rsidP="00FA3EC5">
      <w:pPr>
        <w:pStyle w:val="BodyText"/>
      </w:pPr>
    </w:p>
    <w:p w14:paraId="4DD1DE87" w14:textId="77777777" w:rsidR="00B11855" w:rsidRPr="00621E63" w:rsidRDefault="003D003E" w:rsidP="001422D4">
      <w:pPr>
        <w:pStyle w:val="HL7Field"/>
      </w:pPr>
      <w:r w:rsidRPr="00621E63">
        <w:t>MSA-2   Message Control ID</w:t>
      </w:r>
    </w:p>
    <w:p w14:paraId="0752B6EA" w14:textId="77777777" w:rsidR="00B11855" w:rsidRPr="00621E63" w:rsidRDefault="003D003E" w:rsidP="00DF61EC">
      <w:pPr>
        <w:pStyle w:val="HL7FieldIndent2"/>
        <w:rPr>
          <w:noProof w:val="0"/>
        </w:rPr>
      </w:pPr>
      <w:r w:rsidRPr="00621E63">
        <w:rPr>
          <w:noProof w:val="0"/>
        </w:rPr>
        <w:t>Definition: This field contains the message control ID from the MSH-10 - Message Control ID of the incoming message for which the acknowledgement is sent.</w:t>
      </w:r>
    </w:p>
    <w:p w14:paraId="0B3FE8A2" w14:textId="77777777" w:rsidR="00B11855" w:rsidRPr="00621E63" w:rsidRDefault="003D003E" w:rsidP="001422D4">
      <w:pPr>
        <w:pStyle w:val="HL7Field"/>
      </w:pPr>
      <w:r w:rsidRPr="00621E63">
        <w:t xml:space="preserve">MSA-3   Text Message </w:t>
      </w:r>
    </w:p>
    <w:p w14:paraId="2DCC361E" w14:textId="77777777" w:rsidR="00B11855" w:rsidRPr="00621E63" w:rsidRDefault="003D003E" w:rsidP="00A17802">
      <w:pPr>
        <w:pStyle w:val="HL7FieldIndent2"/>
        <w:rPr>
          <w:noProof w:val="0"/>
        </w:rPr>
      </w:pPr>
      <w:r w:rsidRPr="00621E63">
        <w:rPr>
          <w:noProof w:val="0"/>
        </w:rPr>
        <w:t>See the ERR segment.</w:t>
      </w:r>
    </w:p>
    <w:p w14:paraId="0E44D745" w14:textId="20AD1891" w:rsidR="00B11855" w:rsidRPr="00621E63" w:rsidRDefault="00800492" w:rsidP="00800492">
      <w:pPr>
        <w:pStyle w:val="Heading2"/>
        <w:numPr>
          <w:ilvl w:val="0"/>
          <w:numId w:val="0"/>
        </w:numPr>
        <w:rPr>
          <w:noProof w:val="0"/>
        </w:rPr>
        <w:pPrChange w:id="2216" w:author="Mary Jungers" w:date="2019-11-13T18:57:00Z">
          <w:pPr>
            <w:pStyle w:val="AppendixHeading2"/>
            <w:keepNext/>
          </w:pPr>
        </w:pPrChange>
      </w:pPr>
      <w:bookmarkStart w:id="2217" w:name="_Toc401769855"/>
      <w:bookmarkStart w:id="2218" w:name="_Toc24650507"/>
      <w:ins w:id="2219" w:author="Mary Jungers" w:date="2019-11-13T18:57:00Z">
        <w:r w:rsidRPr="00621E63">
          <w:rPr>
            <w:noProof w:val="0"/>
          </w:rPr>
          <w:lastRenderedPageBreak/>
          <w:t xml:space="preserve">B.3 </w:t>
        </w:r>
      </w:ins>
      <w:r w:rsidR="003D003E" w:rsidRPr="00621E63">
        <w:rPr>
          <w:noProof w:val="0"/>
        </w:rPr>
        <w:t>ERR – Error Segment</w:t>
      </w:r>
      <w:bookmarkEnd w:id="2217"/>
      <w:bookmarkEnd w:id="2218"/>
    </w:p>
    <w:p w14:paraId="020338A7" w14:textId="70A1AB8B" w:rsidR="00B11855" w:rsidRPr="00621E63" w:rsidRDefault="006D613E" w:rsidP="00FA3EC5">
      <w:pPr>
        <w:pStyle w:val="BodyText"/>
      </w:pPr>
      <w:r w:rsidRPr="00621E63">
        <w:t>HL7</w:t>
      </w:r>
      <w:r w:rsidR="00995105" w:rsidRPr="00621E63">
        <w:t xml:space="preserve"> </w:t>
      </w:r>
      <w:r w:rsidR="003D003E" w:rsidRPr="00621E63">
        <w:t>v2.6, Chapter 2 (2.14.5)</w:t>
      </w:r>
    </w:p>
    <w:p w14:paraId="50A11630" w14:textId="77777777" w:rsidR="00B11855" w:rsidRPr="00621E63" w:rsidRDefault="003D003E" w:rsidP="00FA3EC5">
      <w:pPr>
        <w:pStyle w:val="BodyText"/>
      </w:pPr>
      <w:r w:rsidRPr="00621E63">
        <w:t>This segment is used to add error comments to acknowledgment messages.</w:t>
      </w:r>
    </w:p>
    <w:p w14:paraId="14268A07" w14:textId="77777777" w:rsidR="00B11855" w:rsidRPr="00621E63" w:rsidRDefault="003D003E" w:rsidP="00CF5627">
      <w:pPr>
        <w:pStyle w:val="TableTitle"/>
      </w:pPr>
      <w:r w:rsidRPr="00621E63">
        <w:t>Table B.3-1: ERR - Error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2"/>
        <w:gridCol w:w="810"/>
        <w:gridCol w:w="990"/>
        <w:gridCol w:w="1260"/>
        <w:gridCol w:w="1080"/>
        <w:gridCol w:w="1260"/>
        <w:gridCol w:w="2682"/>
      </w:tblGrid>
      <w:tr w:rsidR="00C40FD5" w:rsidRPr="00621E63" w14:paraId="08213548" w14:textId="77777777" w:rsidTr="00CF5627">
        <w:trPr>
          <w:cantSplit/>
          <w:tblHeader/>
          <w:jc w:val="center"/>
        </w:trPr>
        <w:tc>
          <w:tcPr>
            <w:tcW w:w="882" w:type="dxa"/>
            <w:shd w:val="clear" w:color="auto" w:fill="D9D9D9"/>
          </w:tcPr>
          <w:p w14:paraId="2589E192" w14:textId="77777777" w:rsidR="00B11855" w:rsidRPr="00621E63" w:rsidRDefault="003D003E" w:rsidP="001711A5">
            <w:pPr>
              <w:pStyle w:val="TableEntryHeader"/>
            </w:pPr>
            <w:r w:rsidRPr="00621E63">
              <w:t>SEQ</w:t>
            </w:r>
          </w:p>
        </w:tc>
        <w:tc>
          <w:tcPr>
            <w:tcW w:w="810" w:type="dxa"/>
            <w:shd w:val="clear" w:color="auto" w:fill="D9D9D9"/>
          </w:tcPr>
          <w:p w14:paraId="359F6C44" w14:textId="77777777" w:rsidR="00B11855" w:rsidRPr="00621E63" w:rsidRDefault="003D003E" w:rsidP="001711A5">
            <w:pPr>
              <w:pStyle w:val="TableEntryHeader"/>
            </w:pPr>
            <w:r w:rsidRPr="00621E63">
              <w:t>LEN</w:t>
            </w:r>
          </w:p>
        </w:tc>
        <w:tc>
          <w:tcPr>
            <w:tcW w:w="990" w:type="dxa"/>
            <w:shd w:val="clear" w:color="auto" w:fill="D9D9D9"/>
          </w:tcPr>
          <w:p w14:paraId="40093875" w14:textId="77777777" w:rsidR="00B11855" w:rsidRPr="00621E63" w:rsidRDefault="003D003E" w:rsidP="001711A5">
            <w:pPr>
              <w:pStyle w:val="TableEntryHeader"/>
            </w:pPr>
            <w:r w:rsidRPr="00621E63">
              <w:t>DT</w:t>
            </w:r>
          </w:p>
        </w:tc>
        <w:tc>
          <w:tcPr>
            <w:tcW w:w="1260" w:type="dxa"/>
            <w:shd w:val="clear" w:color="auto" w:fill="D9D9D9"/>
          </w:tcPr>
          <w:p w14:paraId="3CC7AC7B" w14:textId="77777777" w:rsidR="00B11855" w:rsidRPr="00621E63" w:rsidRDefault="003D003E" w:rsidP="001711A5">
            <w:pPr>
              <w:pStyle w:val="TableEntryHeader"/>
            </w:pPr>
            <w:r w:rsidRPr="00621E63">
              <w:t>Usage</w:t>
            </w:r>
          </w:p>
        </w:tc>
        <w:tc>
          <w:tcPr>
            <w:tcW w:w="1080" w:type="dxa"/>
            <w:shd w:val="clear" w:color="auto" w:fill="D9D9D9"/>
          </w:tcPr>
          <w:p w14:paraId="5330CB91" w14:textId="77777777" w:rsidR="00B11855" w:rsidRPr="00621E63" w:rsidRDefault="003D003E" w:rsidP="001711A5">
            <w:pPr>
              <w:pStyle w:val="TableEntryHeader"/>
            </w:pPr>
            <w:r w:rsidRPr="00621E63">
              <w:t>Card.</w:t>
            </w:r>
          </w:p>
        </w:tc>
        <w:tc>
          <w:tcPr>
            <w:tcW w:w="1260" w:type="dxa"/>
            <w:shd w:val="clear" w:color="auto" w:fill="D9D9D9"/>
          </w:tcPr>
          <w:p w14:paraId="11FE4E33" w14:textId="77777777" w:rsidR="00B11855" w:rsidRPr="00621E63" w:rsidRDefault="003D003E" w:rsidP="001711A5">
            <w:pPr>
              <w:pStyle w:val="TableEntryHeader"/>
            </w:pPr>
            <w:r w:rsidRPr="00621E63">
              <w:t>TBL#</w:t>
            </w:r>
          </w:p>
        </w:tc>
        <w:tc>
          <w:tcPr>
            <w:tcW w:w="2682" w:type="dxa"/>
            <w:shd w:val="clear" w:color="auto" w:fill="D9D9D9"/>
          </w:tcPr>
          <w:p w14:paraId="640AA9CE" w14:textId="77777777" w:rsidR="00B11855" w:rsidRPr="00621E63" w:rsidRDefault="003D003E" w:rsidP="001711A5">
            <w:pPr>
              <w:pStyle w:val="TableEntryHeader"/>
            </w:pPr>
            <w:r w:rsidRPr="00621E63">
              <w:t>Element name</w:t>
            </w:r>
          </w:p>
        </w:tc>
      </w:tr>
      <w:tr w:rsidR="00C40FD5" w:rsidRPr="00621E63" w14:paraId="4467413E" w14:textId="77777777" w:rsidTr="00CF5627">
        <w:trPr>
          <w:cantSplit/>
          <w:jc w:val="center"/>
        </w:trPr>
        <w:tc>
          <w:tcPr>
            <w:tcW w:w="882" w:type="dxa"/>
            <w:shd w:val="clear" w:color="auto" w:fill="auto"/>
          </w:tcPr>
          <w:p w14:paraId="7D05BEC7" w14:textId="77777777" w:rsidR="00B11855" w:rsidRPr="00621E63" w:rsidRDefault="003D003E" w:rsidP="001711A5">
            <w:pPr>
              <w:pStyle w:val="TableEntry"/>
            </w:pPr>
            <w:r w:rsidRPr="00621E63">
              <w:t>1</w:t>
            </w:r>
          </w:p>
        </w:tc>
        <w:tc>
          <w:tcPr>
            <w:tcW w:w="810" w:type="dxa"/>
            <w:shd w:val="clear" w:color="auto" w:fill="auto"/>
          </w:tcPr>
          <w:p w14:paraId="6074DE43" w14:textId="77777777" w:rsidR="00B11855" w:rsidRPr="00621E63" w:rsidRDefault="003D003E" w:rsidP="001711A5">
            <w:pPr>
              <w:pStyle w:val="TableEntry"/>
            </w:pPr>
            <w:r w:rsidRPr="00621E63">
              <w:t>493</w:t>
            </w:r>
          </w:p>
        </w:tc>
        <w:tc>
          <w:tcPr>
            <w:tcW w:w="990" w:type="dxa"/>
            <w:shd w:val="clear" w:color="auto" w:fill="auto"/>
          </w:tcPr>
          <w:p w14:paraId="7E7FA7D9" w14:textId="77777777" w:rsidR="00B11855" w:rsidRPr="00621E63" w:rsidRDefault="003D003E" w:rsidP="001711A5">
            <w:pPr>
              <w:pStyle w:val="TableEntry"/>
            </w:pPr>
            <w:r w:rsidRPr="00621E63">
              <w:t>ELD</w:t>
            </w:r>
          </w:p>
        </w:tc>
        <w:tc>
          <w:tcPr>
            <w:tcW w:w="1260" w:type="dxa"/>
            <w:shd w:val="clear" w:color="auto" w:fill="auto"/>
          </w:tcPr>
          <w:p w14:paraId="0257252D" w14:textId="77777777" w:rsidR="00B11855" w:rsidRPr="00621E63" w:rsidRDefault="003D003E" w:rsidP="001711A5">
            <w:pPr>
              <w:pStyle w:val="TableEntry"/>
            </w:pPr>
            <w:r w:rsidRPr="00621E63">
              <w:t>B</w:t>
            </w:r>
          </w:p>
        </w:tc>
        <w:tc>
          <w:tcPr>
            <w:tcW w:w="1080" w:type="dxa"/>
            <w:shd w:val="clear" w:color="auto" w:fill="auto"/>
          </w:tcPr>
          <w:p w14:paraId="6439CDD7" w14:textId="77777777" w:rsidR="00B11855" w:rsidRPr="00621E63" w:rsidRDefault="003D003E" w:rsidP="001711A5">
            <w:pPr>
              <w:pStyle w:val="TableEntry"/>
            </w:pPr>
            <w:r w:rsidRPr="00621E63">
              <w:t>[0..1]</w:t>
            </w:r>
          </w:p>
        </w:tc>
        <w:tc>
          <w:tcPr>
            <w:tcW w:w="1260" w:type="dxa"/>
            <w:shd w:val="clear" w:color="auto" w:fill="auto"/>
          </w:tcPr>
          <w:p w14:paraId="189AAE8A" w14:textId="77777777" w:rsidR="00B11855" w:rsidRPr="00621E63" w:rsidRDefault="00B11855" w:rsidP="001711A5">
            <w:pPr>
              <w:pStyle w:val="TableEntry"/>
            </w:pPr>
          </w:p>
        </w:tc>
        <w:tc>
          <w:tcPr>
            <w:tcW w:w="2682" w:type="dxa"/>
            <w:shd w:val="clear" w:color="auto" w:fill="auto"/>
          </w:tcPr>
          <w:p w14:paraId="0126B12A" w14:textId="77777777" w:rsidR="00B11855" w:rsidRPr="00621E63" w:rsidRDefault="003D003E" w:rsidP="001711A5">
            <w:pPr>
              <w:pStyle w:val="TableEntry"/>
            </w:pPr>
            <w:r w:rsidRPr="00621E63">
              <w:t>Error Code and Location</w:t>
            </w:r>
          </w:p>
        </w:tc>
      </w:tr>
      <w:tr w:rsidR="00C40FD5" w:rsidRPr="00621E63" w14:paraId="6FDD3198" w14:textId="77777777" w:rsidTr="00CF5627">
        <w:trPr>
          <w:cantSplit/>
          <w:jc w:val="center"/>
        </w:trPr>
        <w:tc>
          <w:tcPr>
            <w:tcW w:w="882" w:type="dxa"/>
            <w:shd w:val="clear" w:color="auto" w:fill="auto"/>
          </w:tcPr>
          <w:p w14:paraId="483ECF13" w14:textId="77777777" w:rsidR="00B11855" w:rsidRPr="00621E63" w:rsidRDefault="003D003E" w:rsidP="001711A5">
            <w:pPr>
              <w:pStyle w:val="TableEntry"/>
            </w:pPr>
            <w:r w:rsidRPr="00621E63">
              <w:t>3</w:t>
            </w:r>
          </w:p>
        </w:tc>
        <w:tc>
          <w:tcPr>
            <w:tcW w:w="810" w:type="dxa"/>
            <w:shd w:val="clear" w:color="auto" w:fill="auto"/>
          </w:tcPr>
          <w:p w14:paraId="2C9AF242" w14:textId="77777777" w:rsidR="00B11855" w:rsidRPr="00621E63" w:rsidRDefault="003D003E" w:rsidP="001711A5">
            <w:pPr>
              <w:pStyle w:val="TableEntry"/>
            </w:pPr>
            <w:r w:rsidRPr="00621E63">
              <w:t>705</w:t>
            </w:r>
          </w:p>
        </w:tc>
        <w:tc>
          <w:tcPr>
            <w:tcW w:w="990" w:type="dxa"/>
            <w:shd w:val="clear" w:color="auto" w:fill="auto"/>
          </w:tcPr>
          <w:p w14:paraId="4F4C8619" w14:textId="77777777" w:rsidR="00B11855" w:rsidRPr="00621E63" w:rsidRDefault="003D003E" w:rsidP="001711A5">
            <w:pPr>
              <w:pStyle w:val="TableEntry"/>
            </w:pPr>
            <w:r w:rsidRPr="00621E63">
              <w:t>CWE</w:t>
            </w:r>
          </w:p>
        </w:tc>
        <w:tc>
          <w:tcPr>
            <w:tcW w:w="1260" w:type="dxa"/>
            <w:shd w:val="clear" w:color="auto" w:fill="auto"/>
          </w:tcPr>
          <w:p w14:paraId="45C148CB" w14:textId="77777777" w:rsidR="00B11855" w:rsidRPr="00621E63" w:rsidRDefault="003D003E" w:rsidP="001711A5">
            <w:pPr>
              <w:pStyle w:val="TableEntry"/>
            </w:pPr>
            <w:r w:rsidRPr="00621E63">
              <w:t>R</w:t>
            </w:r>
          </w:p>
        </w:tc>
        <w:tc>
          <w:tcPr>
            <w:tcW w:w="1080" w:type="dxa"/>
            <w:shd w:val="clear" w:color="auto" w:fill="auto"/>
          </w:tcPr>
          <w:p w14:paraId="23127A2D" w14:textId="77777777" w:rsidR="00B11855" w:rsidRPr="00621E63" w:rsidRDefault="003D003E" w:rsidP="001711A5">
            <w:pPr>
              <w:pStyle w:val="TableEntry"/>
            </w:pPr>
            <w:r w:rsidRPr="00621E63">
              <w:t>[1..1]</w:t>
            </w:r>
          </w:p>
        </w:tc>
        <w:tc>
          <w:tcPr>
            <w:tcW w:w="1260" w:type="dxa"/>
            <w:shd w:val="clear" w:color="auto" w:fill="auto"/>
          </w:tcPr>
          <w:p w14:paraId="16E5CF71" w14:textId="77777777" w:rsidR="00B11855" w:rsidRPr="00621E63" w:rsidRDefault="003D003E" w:rsidP="001711A5">
            <w:pPr>
              <w:pStyle w:val="TableEntry"/>
            </w:pPr>
            <w:r w:rsidRPr="00621E63">
              <w:t>0357</w:t>
            </w:r>
          </w:p>
        </w:tc>
        <w:tc>
          <w:tcPr>
            <w:tcW w:w="2682" w:type="dxa"/>
            <w:shd w:val="clear" w:color="auto" w:fill="auto"/>
          </w:tcPr>
          <w:p w14:paraId="0953D348" w14:textId="77777777" w:rsidR="00B11855" w:rsidRPr="00621E63" w:rsidRDefault="003D003E" w:rsidP="001711A5">
            <w:pPr>
              <w:pStyle w:val="TableEntry"/>
            </w:pPr>
            <w:r w:rsidRPr="00621E63">
              <w:t>HL7 Error Code</w:t>
            </w:r>
          </w:p>
        </w:tc>
      </w:tr>
      <w:tr w:rsidR="00C40FD5" w:rsidRPr="00621E63" w14:paraId="15040C28" w14:textId="77777777" w:rsidTr="00CF5627">
        <w:trPr>
          <w:cantSplit/>
          <w:jc w:val="center"/>
        </w:trPr>
        <w:tc>
          <w:tcPr>
            <w:tcW w:w="882" w:type="dxa"/>
            <w:shd w:val="clear" w:color="auto" w:fill="auto"/>
          </w:tcPr>
          <w:p w14:paraId="13C47627" w14:textId="77777777" w:rsidR="00B11855" w:rsidRPr="00621E63" w:rsidRDefault="003D003E" w:rsidP="001711A5">
            <w:pPr>
              <w:pStyle w:val="TableEntry"/>
            </w:pPr>
            <w:r w:rsidRPr="00621E63">
              <w:t>4</w:t>
            </w:r>
          </w:p>
        </w:tc>
        <w:tc>
          <w:tcPr>
            <w:tcW w:w="810" w:type="dxa"/>
            <w:shd w:val="clear" w:color="auto" w:fill="auto"/>
          </w:tcPr>
          <w:p w14:paraId="72F5793A" w14:textId="77777777" w:rsidR="00B11855" w:rsidRPr="00621E63" w:rsidRDefault="003D003E" w:rsidP="001711A5">
            <w:pPr>
              <w:pStyle w:val="TableEntry"/>
            </w:pPr>
            <w:r w:rsidRPr="00621E63">
              <w:t>2</w:t>
            </w:r>
          </w:p>
        </w:tc>
        <w:tc>
          <w:tcPr>
            <w:tcW w:w="990" w:type="dxa"/>
            <w:shd w:val="clear" w:color="auto" w:fill="auto"/>
          </w:tcPr>
          <w:p w14:paraId="4E3895B7" w14:textId="77777777" w:rsidR="00B11855" w:rsidRPr="00621E63" w:rsidRDefault="003D003E" w:rsidP="001711A5">
            <w:pPr>
              <w:pStyle w:val="TableEntry"/>
            </w:pPr>
            <w:r w:rsidRPr="00621E63">
              <w:t>ID</w:t>
            </w:r>
          </w:p>
        </w:tc>
        <w:tc>
          <w:tcPr>
            <w:tcW w:w="1260" w:type="dxa"/>
            <w:shd w:val="clear" w:color="auto" w:fill="auto"/>
          </w:tcPr>
          <w:p w14:paraId="6BD459D4" w14:textId="77777777" w:rsidR="00B11855" w:rsidRPr="00621E63" w:rsidRDefault="003D003E" w:rsidP="001711A5">
            <w:pPr>
              <w:pStyle w:val="TableEntry"/>
            </w:pPr>
            <w:r w:rsidRPr="00621E63">
              <w:t>R</w:t>
            </w:r>
          </w:p>
        </w:tc>
        <w:tc>
          <w:tcPr>
            <w:tcW w:w="1080" w:type="dxa"/>
            <w:shd w:val="clear" w:color="auto" w:fill="auto"/>
          </w:tcPr>
          <w:p w14:paraId="4C871DBD" w14:textId="77777777" w:rsidR="00B11855" w:rsidRPr="00621E63" w:rsidRDefault="003D003E" w:rsidP="001711A5">
            <w:pPr>
              <w:pStyle w:val="TableEntry"/>
            </w:pPr>
            <w:r w:rsidRPr="00621E63">
              <w:t>[1..1]</w:t>
            </w:r>
          </w:p>
        </w:tc>
        <w:tc>
          <w:tcPr>
            <w:tcW w:w="1260" w:type="dxa"/>
            <w:shd w:val="clear" w:color="auto" w:fill="auto"/>
          </w:tcPr>
          <w:p w14:paraId="768CC216" w14:textId="77777777" w:rsidR="00B11855" w:rsidRPr="00621E63" w:rsidRDefault="003D003E" w:rsidP="001711A5">
            <w:pPr>
              <w:pStyle w:val="TableEntry"/>
            </w:pPr>
            <w:r w:rsidRPr="00621E63">
              <w:t>0516</w:t>
            </w:r>
          </w:p>
        </w:tc>
        <w:tc>
          <w:tcPr>
            <w:tcW w:w="2682" w:type="dxa"/>
            <w:shd w:val="clear" w:color="auto" w:fill="auto"/>
          </w:tcPr>
          <w:p w14:paraId="10FEAB73" w14:textId="77777777" w:rsidR="00B11855" w:rsidRPr="00621E63" w:rsidRDefault="003D003E" w:rsidP="001711A5">
            <w:pPr>
              <w:pStyle w:val="TableEntry"/>
            </w:pPr>
            <w:r w:rsidRPr="00621E63">
              <w:t>Severity</w:t>
            </w:r>
          </w:p>
        </w:tc>
      </w:tr>
      <w:tr w:rsidR="00C40FD5" w:rsidRPr="00621E63" w14:paraId="3B0E70F7" w14:textId="77777777" w:rsidTr="00CF5627">
        <w:trPr>
          <w:cantSplit/>
          <w:jc w:val="center"/>
        </w:trPr>
        <w:tc>
          <w:tcPr>
            <w:tcW w:w="882" w:type="dxa"/>
            <w:shd w:val="clear" w:color="auto" w:fill="auto"/>
          </w:tcPr>
          <w:p w14:paraId="575328E8" w14:textId="77777777" w:rsidR="00B11855" w:rsidRPr="00621E63" w:rsidRDefault="003D003E" w:rsidP="001711A5">
            <w:pPr>
              <w:pStyle w:val="TableEntry"/>
            </w:pPr>
            <w:r w:rsidRPr="00621E63">
              <w:t>5</w:t>
            </w:r>
          </w:p>
        </w:tc>
        <w:tc>
          <w:tcPr>
            <w:tcW w:w="810" w:type="dxa"/>
            <w:shd w:val="clear" w:color="auto" w:fill="auto"/>
          </w:tcPr>
          <w:p w14:paraId="2C5525F9" w14:textId="77777777" w:rsidR="00B11855" w:rsidRPr="00621E63" w:rsidRDefault="003D003E" w:rsidP="001711A5">
            <w:pPr>
              <w:pStyle w:val="TableEntry"/>
            </w:pPr>
            <w:r w:rsidRPr="00621E63">
              <w:t>705</w:t>
            </w:r>
          </w:p>
        </w:tc>
        <w:tc>
          <w:tcPr>
            <w:tcW w:w="990" w:type="dxa"/>
            <w:shd w:val="clear" w:color="auto" w:fill="auto"/>
          </w:tcPr>
          <w:p w14:paraId="599E8531" w14:textId="77777777" w:rsidR="00B11855" w:rsidRPr="00621E63" w:rsidRDefault="003D003E" w:rsidP="001711A5">
            <w:pPr>
              <w:pStyle w:val="TableEntry"/>
            </w:pPr>
            <w:r w:rsidRPr="00621E63">
              <w:t>CWE</w:t>
            </w:r>
          </w:p>
        </w:tc>
        <w:tc>
          <w:tcPr>
            <w:tcW w:w="1260" w:type="dxa"/>
            <w:shd w:val="clear" w:color="auto" w:fill="auto"/>
          </w:tcPr>
          <w:p w14:paraId="31688A6F" w14:textId="77777777" w:rsidR="00B11855" w:rsidRPr="00621E63" w:rsidRDefault="003D003E" w:rsidP="001711A5">
            <w:pPr>
              <w:pStyle w:val="TableEntry"/>
            </w:pPr>
            <w:r w:rsidRPr="00621E63">
              <w:t>RE</w:t>
            </w:r>
          </w:p>
        </w:tc>
        <w:tc>
          <w:tcPr>
            <w:tcW w:w="1080" w:type="dxa"/>
            <w:shd w:val="clear" w:color="auto" w:fill="auto"/>
          </w:tcPr>
          <w:p w14:paraId="129391CE" w14:textId="77777777" w:rsidR="00B11855" w:rsidRPr="00621E63" w:rsidRDefault="00E86B15" w:rsidP="001711A5">
            <w:pPr>
              <w:pStyle w:val="TableEntry"/>
            </w:pPr>
            <w:r w:rsidRPr="00621E63">
              <w:t>[0..1]</w:t>
            </w:r>
          </w:p>
        </w:tc>
        <w:tc>
          <w:tcPr>
            <w:tcW w:w="1260" w:type="dxa"/>
            <w:shd w:val="clear" w:color="auto" w:fill="auto"/>
          </w:tcPr>
          <w:p w14:paraId="424D3845" w14:textId="77777777" w:rsidR="00B11855" w:rsidRPr="00621E63" w:rsidRDefault="003D003E" w:rsidP="001711A5">
            <w:pPr>
              <w:pStyle w:val="TableEntry"/>
            </w:pPr>
            <w:r w:rsidRPr="00621E63">
              <w:t>0533</w:t>
            </w:r>
          </w:p>
        </w:tc>
        <w:tc>
          <w:tcPr>
            <w:tcW w:w="2682" w:type="dxa"/>
            <w:shd w:val="clear" w:color="auto" w:fill="auto"/>
          </w:tcPr>
          <w:p w14:paraId="27747DE5" w14:textId="77777777" w:rsidR="00B11855" w:rsidRPr="00621E63" w:rsidRDefault="003D003E" w:rsidP="001711A5">
            <w:pPr>
              <w:pStyle w:val="TableEntry"/>
            </w:pPr>
            <w:r w:rsidRPr="00621E63">
              <w:t>Application Error Code</w:t>
            </w:r>
          </w:p>
        </w:tc>
      </w:tr>
      <w:tr w:rsidR="00C40FD5" w:rsidRPr="00621E63" w14:paraId="44108412" w14:textId="77777777" w:rsidTr="00CF5627">
        <w:trPr>
          <w:cantSplit/>
          <w:jc w:val="center"/>
        </w:trPr>
        <w:tc>
          <w:tcPr>
            <w:tcW w:w="882" w:type="dxa"/>
            <w:shd w:val="clear" w:color="auto" w:fill="auto"/>
          </w:tcPr>
          <w:p w14:paraId="3410851B" w14:textId="77777777" w:rsidR="00B11855" w:rsidRPr="00621E63" w:rsidRDefault="003D003E" w:rsidP="001711A5">
            <w:pPr>
              <w:pStyle w:val="TableEntry"/>
            </w:pPr>
            <w:r w:rsidRPr="00621E63">
              <w:t>6</w:t>
            </w:r>
          </w:p>
        </w:tc>
        <w:tc>
          <w:tcPr>
            <w:tcW w:w="810" w:type="dxa"/>
            <w:shd w:val="clear" w:color="auto" w:fill="auto"/>
          </w:tcPr>
          <w:p w14:paraId="78CF1A52" w14:textId="77777777" w:rsidR="00B11855" w:rsidRPr="00621E63" w:rsidRDefault="003D003E" w:rsidP="001711A5">
            <w:pPr>
              <w:pStyle w:val="TableEntry"/>
            </w:pPr>
            <w:r w:rsidRPr="00621E63">
              <w:t>80</w:t>
            </w:r>
          </w:p>
        </w:tc>
        <w:tc>
          <w:tcPr>
            <w:tcW w:w="990" w:type="dxa"/>
            <w:shd w:val="clear" w:color="auto" w:fill="auto"/>
          </w:tcPr>
          <w:p w14:paraId="3C31C0DD" w14:textId="77777777" w:rsidR="00B11855" w:rsidRPr="00621E63" w:rsidRDefault="003D003E" w:rsidP="001711A5">
            <w:pPr>
              <w:pStyle w:val="TableEntry"/>
            </w:pPr>
            <w:r w:rsidRPr="00621E63">
              <w:t>ST</w:t>
            </w:r>
          </w:p>
        </w:tc>
        <w:tc>
          <w:tcPr>
            <w:tcW w:w="1260" w:type="dxa"/>
            <w:shd w:val="clear" w:color="auto" w:fill="auto"/>
          </w:tcPr>
          <w:p w14:paraId="5BC0A88A" w14:textId="77777777" w:rsidR="00B11855" w:rsidRPr="00621E63" w:rsidRDefault="003D003E" w:rsidP="001711A5">
            <w:pPr>
              <w:pStyle w:val="TableEntry"/>
            </w:pPr>
            <w:r w:rsidRPr="00621E63">
              <w:t>C</w:t>
            </w:r>
          </w:p>
        </w:tc>
        <w:tc>
          <w:tcPr>
            <w:tcW w:w="1080" w:type="dxa"/>
            <w:shd w:val="clear" w:color="auto" w:fill="auto"/>
          </w:tcPr>
          <w:p w14:paraId="090E9033" w14:textId="77777777" w:rsidR="00B11855" w:rsidRPr="00621E63" w:rsidRDefault="00E86B15" w:rsidP="001711A5">
            <w:pPr>
              <w:pStyle w:val="TableEntry"/>
            </w:pPr>
            <w:r w:rsidRPr="00621E63">
              <w:t>0..1</w:t>
            </w:r>
          </w:p>
        </w:tc>
        <w:tc>
          <w:tcPr>
            <w:tcW w:w="1260" w:type="dxa"/>
            <w:shd w:val="clear" w:color="auto" w:fill="auto"/>
          </w:tcPr>
          <w:p w14:paraId="0EBEB4BF" w14:textId="77777777" w:rsidR="00B11855" w:rsidRPr="00621E63" w:rsidRDefault="00B11855" w:rsidP="001711A5">
            <w:pPr>
              <w:pStyle w:val="TableEntry"/>
            </w:pPr>
          </w:p>
        </w:tc>
        <w:tc>
          <w:tcPr>
            <w:tcW w:w="2682" w:type="dxa"/>
            <w:shd w:val="clear" w:color="auto" w:fill="auto"/>
          </w:tcPr>
          <w:p w14:paraId="4528AA0D" w14:textId="77777777" w:rsidR="00B11855" w:rsidRPr="00621E63" w:rsidRDefault="003D003E" w:rsidP="001711A5">
            <w:pPr>
              <w:pStyle w:val="TableEntry"/>
            </w:pPr>
            <w:r w:rsidRPr="00621E63">
              <w:t>Application Error Parameter</w:t>
            </w:r>
          </w:p>
        </w:tc>
      </w:tr>
    </w:tbl>
    <w:p w14:paraId="48A78E17" w14:textId="053EE012" w:rsidR="00B11855" w:rsidRPr="00621E63" w:rsidRDefault="003D003E" w:rsidP="00CB723D">
      <w:pPr>
        <w:pStyle w:val="Note"/>
      </w:pPr>
      <w:r w:rsidRPr="00621E63">
        <w:t xml:space="preserve">Notes: </w:t>
      </w:r>
      <w:r w:rsidRPr="00621E63">
        <w:tab/>
        <w:t xml:space="preserve">ERR-1 is included in </w:t>
      </w:r>
      <w:r w:rsidR="006D613E" w:rsidRPr="00621E63">
        <w:t>HL7</w:t>
      </w:r>
      <w:r w:rsidR="00995105" w:rsidRPr="00621E63">
        <w:t xml:space="preserve"> </w:t>
      </w:r>
      <w:r w:rsidRPr="00621E63">
        <w:t xml:space="preserve">v2.6 for backward compatibility only. Within the context of IHE PCD, this field shall not be used. </w:t>
      </w:r>
    </w:p>
    <w:p w14:paraId="5F02E33E" w14:textId="5826CDA8" w:rsidR="00B11855" w:rsidRPr="00621E63" w:rsidRDefault="003D003E" w:rsidP="00CB723D">
      <w:pPr>
        <w:pStyle w:val="Note"/>
      </w:pPr>
      <w:r w:rsidRPr="00621E63">
        <w:tab/>
        <w:t xml:space="preserve">ERR-3 and ERR-4 are required by </w:t>
      </w:r>
      <w:r w:rsidR="006D613E" w:rsidRPr="00621E63">
        <w:t>HL7</w:t>
      </w:r>
      <w:r w:rsidR="00995105" w:rsidRPr="00621E63">
        <w:t xml:space="preserve"> </w:t>
      </w:r>
      <w:r w:rsidRPr="00621E63">
        <w:t>v2.6</w:t>
      </w:r>
    </w:p>
    <w:p w14:paraId="76103229" w14:textId="77777777" w:rsidR="0047502B" w:rsidRPr="00621E63" w:rsidRDefault="0047502B">
      <w:pPr>
        <w:pStyle w:val="BodyText"/>
      </w:pPr>
    </w:p>
    <w:p w14:paraId="0CD4A807" w14:textId="07DEC191" w:rsidR="00892C57" w:rsidRPr="00621E63" w:rsidRDefault="00892C57" w:rsidP="00892C57">
      <w:pPr>
        <w:pStyle w:val="BodyText"/>
      </w:pPr>
      <w:r w:rsidRPr="00621E63">
        <w:rPr>
          <w:b/>
        </w:rPr>
        <w:t>Use of Error Segment in the PIV Profile.</w:t>
      </w:r>
      <w:r w:rsidRPr="00621E63">
        <w:t xml:space="preserve"> This list of error codes that can occur during the processing of a </w:t>
      </w:r>
      <w:r w:rsidR="00647994" w:rsidRPr="00621E63">
        <w:t>PCD-03</w:t>
      </w:r>
      <w:r w:rsidRPr="00621E63">
        <w:t xml:space="preserve"> message is consolidated from participating pump vendors</w:t>
      </w:r>
      <w:r w:rsidR="006D613E" w:rsidRPr="00621E63">
        <w:t xml:space="preserve">. </w:t>
      </w:r>
      <w:r w:rsidRPr="00621E63">
        <w:t>The application acknowledgment from the IOC should contain the Code and Text in ERR-5.1 and ERR-5.2 respectively</w:t>
      </w:r>
      <w:r w:rsidR="006D613E" w:rsidRPr="00621E63">
        <w:t xml:space="preserve">. </w:t>
      </w:r>
      <w:r w:rsidRPr="00621E63">
        <w:t xml:space="preserve">ERR-5.9 can also be used to contain additional text related to the error. </w:t>
      </w:r>
    </w:p>
    <w:p w14:paraId="553EDA9A" w14:textId="77777777" w:rsidR="00892C57" w:rsidRPr="00621E63" w:rsidRDefault="00892C57" w:rsidP="00892C57">
      <w:pPr>
        <w:pStyle w:val="BodyText"/>
      </w:pPr>
      <w:r w:rsidRPr="00621E63">
        <w:t>Note that there should be no expectation that each pump vendor or pump model will support all of the codes in this list.</w:t>
      </w:r>
    </w:p>
    <w:p w14:paraId="46BCDEAF" w14:textId="77777777" w:rsidR="00892C57" w:rsidRPr="00621E63" w:rsidRDefault="00892C57" w:rsidP="0034511D">
      <w:pPr>
        <w:pStyle w:val="BodyText"/>
      </w:pPr>
    </w:p>
    <w:tbl>
      <w:tblPr>
        <w:tblW w:w="9180" w:type="dxa"/>
        <w:tblInd w:w="-150" w:type="dxa"/>
        <w:tblBorders>
          <w:top w:val="single" w:sz="6" w:space="0" w:color="auto"/>
          <w:left w:val="single" w:sz="6" w:space="0" w:color="auto"/>
          <w:bottom w:val="single" w:sz="6" w:space="0" w:color="auto"/>
          <w:right w:val="single" w:sz="6" w:space="0" w:color="auto"/>
        </w:tblBorders>
        <w:tblCellMar>
          <w:top w:w="120" w:type="dxa"/>
          <w:left w:w="120" w:type="dxa"/>
          <w:bottom w:w="120" w:type="dxa"/>
          <w:right w:w="120" w:type="dxa"/>
        </w:tblCellMar>
        <w:tblLook w:val="04A0" w:firstRow="1" w:lastRow="0" w:firstColumn="1" w:lastColumn="0" w:noHBand="0" w:noVBand="1"/>
      </w:tblPr>
      <w:tblGrid>
        <w:gridCol w:w="1350"/>
        <w:gridCol w:w="3870"/>
        <w:gridCol w:w="3960"/>
        <w:tblGridChange w:id="2220">
          <w:tblGrid>
            <w:gridCol w:w="1350"/>
            <w:gridCol w:w="3870"/>
            <w:gridCol w:w="3960"/>
          </w:tblGrid>
        </w:tblGridChange>
      </w:tblGrid>
      <w:tr w:rsidR="00D81844" w:rsidRPr="00621E63" w14:paraId="242BC70B" w14:textId="77777777" w:rsidTr="009424A7">
        <w:trPr>
          <w:tblHeader/>
        </w:trPr>
        <w:tc>
          <w:tcPr>
            <w:tcW w:w="135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56B7BDFC" w14:textId="77777777" w:rsidR="00892C57" w:rsidRPr="00621E63" w:rsidRDefault="00892C57" w:rsidP="00F8594A">
            <w:pPr>
              <w:pStyle w:val="TableEntryHeader"/>
            </w:pPr>
            <w:r w:rsidRPr="00621E63">
              <w:t>Code</w:t>
            </w:r>
          </w:p>
        </w:tc>
        <w:tc>
          <w:tcPr>
            <w:tcW w:w="387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6200414A" w14:textId="77777777" w:rsidR="00892C57" w:rsidRPr="00621E63" w:rsidRDefault="00892C57" w:rsidP="00F8594A">
            <w:pPr>
              <w:pStyle w:val="TableEntryHeader"/>
            </w:pPr>
            <w:r w:rsidRPr="00621E63">
              <w:t>Text</w:t>
            </w:r>
          </w:p>
        </w:tc>
        <w:tc>
          <w:tcPr>
            <w:tcW w:w="396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3ED59E6E" w14:textId="77777777" w:rsidR="00892C57" w:rsidRPr="00621E63" w:rsidRDefault="00892C57" w:rsidP="00F8594A">
            <w:pPr>
              <w:pStyle w:val="TableEntryHeader"/>
            </w:pPr>
            <w:r w:rsidRPr="00621E63">
              <w:t>Example</w:t>
            </w:r>
          </w:p>
        </w:tc>
      </w:tr>
      <w:tr w:rsidR="00D81844" w:rsidRPr="00621E63" w14:paraId="3AF64D69"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E7FA5BF" w14:textId="77777777" w:rsidR="00892C57" w:rsidRPr="00621E63" w:rsidRDefault="00892C57" w:rsidP="005E01AF">
            <w:pPr>
              <w:pStyle w:val="TableEntry"/>
            </w:pPr>
            <w:r w:rsidRPr="00621E63">
              <w:t>9001</w:t>
            </w:r>
          </w:p>
        </w:tc>
        <w:tc>
          <w:tcPr>
            <w:tcW w:w="3870" w:type="dxa"/>
            <w:tcBorders>
              <w:top w:val="outset" w:sz="6" w:space="0" w:color="auto"/>
              <w:left w:val="outset" w:sz="6" w:space="0" w:color="auto"/>
              <w:bottom w:val="outset" w:sz="6" w:space="0" w:color="auto"/>
              <w:right w:val="outset" w:sz="6" w:space="0" w:color="auto"/>
            </w:tcBorders>
            <w:hideMark/>
          </w:tcPr>
          <w:p w14:paraId="4206656E" w14:textId="77777777" w:rsidR="00892C57" w:rsidRPr="00621E63" w:rsidRDefault="00892C57" w:rsidP="005E01AF">
            <w:pPr>
              <w:pStyle w:val="TableEntry"/>
            </w:pPr>
            <w:r w:rsidRPr="00621E63">
              <w:t>Unknown infuser or channel</w:t>
            </w:r>
          </w:p>
        </w:tc>
        <w:tc>
          <w:tcPr>
            <w:tcW w:w="3960" w:type="dxa"/>
            <w:tcBorders>
              <w:top w:val="outset" w:sz="6" w:space="0" w:color="auto"/>
              <w:left w:val="outset" w:sz="6" w:space="0" w:color="auto"/>
              <w:bottom w:val="outset" w:sz="6" w:space="0" w:color="auto"/>
              <w:right w:val="outset" w:sz="6" w:space="0" w:color="auto"/>
            </w:tcBorders>
            <w:hideMark/>
          </w:tcPr>
          <w:p w14:paraId="0A6E0D06" w14:textId="77777777" w:rsidR="00892C57" w:rsidRPr="00621E63" w:rsidRDefault="00892C57" w:rsidP="005E01AF">
            <w:pPr>
              <w:pStyle w:val="TableEntry"/>
            </w:pPr>
            <w:r w:rsidRPr="00621E63">
              <w:t>e.g., incorrect infuser or channel ID</w:t>
            </w:r>
          </w:p>
        </w:tc>
      </w:tr>
      <w:tr w:rsidR="00D81844" w:rsidRPr="00621E63" w14:paraId="77B47E05"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160491C2" w14:textId="77777777" w:rsidR="00892C57" w:rsidRPr="00621E63" w:rsidRDefault="00892C57" w:rsidP="005E01AF">
            <w:pPr>
              <w:pStyle w:val="TableEntry"/>
            </w:pPr>
            <w:r w:rsidRPr="00621E63">
              <w:t>9002</w:t>
            </w:r>
          </w:p>
        </w:tc>
        <w:tc>
          <w:tcPr>
            <w:tcW w:w="3870" w:type="dxa"/>
            <w:tcBorders>
              <w:top w:val="outset" w:sz="6" w:space="0" w:color="auto"/>
              <w:left w:val="outset" w:sz="6" w:space="0" w:color="auto"/>
              <w:bottom w:val="outset" w:sz="6" w:space="0" w:color="auto"/>
              <w:right w:val="outset" w:sz="6" w:space="0" w:color="auto"/>
            </w:tcBorders>
            <w:hideMark/>
          </w:tcPr>
          <w:p w14:paraId="4858866F" w14:textId="77777777" w:rsidR="00892C57" w:rsidRPr="00621E63" w:rsidRDefault="00892C57" w:rsidP="005E01AF">
            <w:pPr>
              <w:pStyle w:val="TableEntry"/>
            </w:pPr>
            <w:r w:rsidRPr="00621E63">
              <w:t>Infuser/channel is currently infusing</w:t>
            </w:r>
          </w:p>
        </w:tc>
        <w:tc>
          <w:tcPr>
            <w:tcW w:w="3960" w:type="dxa"/>
            <w:tcBorders>
              <w:top w:val="outset" w:sz="6" w:space="0" w:color="auto"/>
              <w:left w:val="outset" w:sz="6" w:space="0" w:color="auto"/>
              <w:bottom w:val="outset" w:sz="6" w:space="0" w:color="auto"/>
              <w:right w:val="outset" w:sz="6" w:space="0" w:color="auto"/>
            </w:tcBorders>
            <w:hideMark/>
          </w:tcPr>
          <w:p w14:paraId="072A2AB1" w14:textId="77777777" w:rsidR="00892C57" w:rsidRPr="00621E63" w:rsidRDefault="00892C57" w:rsidP="005E01AF">
            <w:pPr>
              <w:pStyle w:val="TableEntry"/>
            </w:pPr>
          </w:p>
        </w:tc>
      </w:tr>
      <w:tr w:rsidR="00D81844" w:rsidRPr="00621E63" w14:paraId="43B3AA3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2538F15" w14:textId="77777777" w:rsidR="00892C57" w:rsidRPr="00621E63" w:rsidRDefault="00892C57" w:rsidP="005E01AF">
            <w:pPr>
              <w:pStyle w:val="TableEntry"/>
            </w:pPr>
            <w:r w:rsidRPr="00621E63">
              <w:t>9003</w:t>
            </w:r>
          </w:p>
        </w:tc>
        <w:tc>
          <w:tcPr>
            <w:tcW w:w="3870" w:type="dxa"/>
            <w:tcBorders>
              <w:top w:val="outset" w:sz="6" w:space="0" w:color="auto"/>
              <w:left w:val="outset" w:sz="6" w:space="0" w:color="auto"/>
              <w:bottom w:val="outset" w:sz="6" w:space="0" w:color="auto"/>
              <w:right w:val="outset" w:sz="6" w:space="0" w:color="auto"/>
            </w:tcBorders>
            <w:hideMark/>
          </w:tcPr>
          <w:p w14:paraId="3AA50FD7" w14:textId="77777777" w:rsidR="00892C57" w:rsidRPr="00621E63" w:rsidRDefault="00892C57" w:rsidP="005E01AF">
            <w:pPr>
              <w:pStyle w:val="TableEntry"/>
            </w:pPr>
            <w:r w:rsidRPr="00621E63">
              <w:t>Missing required program parameter(s) (ParameterName1, ParameterName2, ...)</w:t>
            </w:r>
          </w:p>
        </w:tc>
        <w:tc>
          <w:tcPr>
            <w:tcW w:w="3960" w:type="dxa"/>
            <w:tcBorders>
              <w:top w:val="outset" w:sz="6" w:space="0" w:color="auto"/>
              <w:left w:val="outset" w:sz="6" w:space="0" w:color="auto"/>
              <w:bottom w:val="outset" w:sz="6" w:space="0" w:color="auto"/>
              <w:right w:val="outset" w:sz="6" w:space="0" w:color="auto"/>
            </w:tcBorders>
            <w:hideMark/>
          </w:tcPr>
          <w:p w14:paraId="695D8491" w14:textId="77777777" w:rsidR="00892C57" w:rsidRPr="00621E63" w:rsidRDefault="00892C57" w:rsidP="005E01AF">
            <w:pPr>
              <w:pStyle w:val="TableEntry"/>
            </w:pPr>
            <w:r w:rsidRPr="00621E63">
              <w:t>e.g., Give Amount Minimum (RXG-5) - volume to be infused - is missing</w:t>
            </w:r>
          </w:p>
        </w:tc>
      </w:tr>
      <w:tr w:rsidR="00D81844" w:rsidRPr="00621E63" w14:paraId="7B0E7282"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E96876D" w14:textId="77777777" w:rsidR="00892C57" w:rsidRPr="00621E63" w:rsidRDefault="00892C57" w:rsidP="005E01AF">
            <w:pPr>
              <w:pStyle w:val="TableEntry"/>
            </w:pPr>
            <w:r w:rsidRPr="00621E63">
              <w:t>9004</w:t>
            </w:r>
          </w:p>
        </w:tc>
        <w:tc>
          <w:tcPr>
            <w:tcW w:w="3870" w:type="dxa"/>
            <w:tcBorders>
              <w:top w:val="outset" w:sz="6" w:space="0" w:color="auto"/>
              <w:left w:val="outset" w:sz="6" w:space="0" w:color="auto"/>
              <w:bottom w:val="outset" w:sz="6" w:space="0" w:color="auto"/>
              <w:right w:val="outset" w:sz="6" w:space="0" w:color="auto"/>
            </w:tcBorders>
            <w:hideMark/>
          </w:tcPr>
          <w:p w14:paraId="4FD65350" w14:textId="77777777" w:rsidR="00892C57" w:rsidRPr="00621E63" w:rsidRDefault="00892C57" w:rsidP="005E01AF">
            <w:pPr>
              <w:pStyle w:val="TableEntry"/>
            </w:pPr>
            <w:r w:rsidRPr="00621E63">
              <w:t>Invalid program parameter(s) (ParameterName1, ParameterName2, ...)</w:t>
            </w:r>
          </w:p>
        </w:tc>
        <w:tc>
          <w:tcPr>
            <w:tcW w:w="3960" w:type="dxa"/>
            <w:tcBorders>
              <w:top w:val="outset" w:sz="6" w:space="0" w:color="auto"/>
              <w:left w:val="outset" w:sz="6" w:space="0" w:color="auto"/>
              <w:bottom w:val="outset" w:sz="6" w:space="0" w:color="auto"/>
              <w:right w:val="outset" w:sz="6" w:space="0" w:color="auto"/>
            </w:tcBorders>
            <w:hideMark/>
          </w:tcPr>
          <w:p w14:paraId="6C47016C" w14:textId="77777777" w:rsidR="00892C57" w:rsidRPr="00621E63" w:rsidRDefault="00892C57" w:rsidP="005E01AF">
            <w:pPr>
              <w:pStyle w:val="TableEntry"/>
            </w:pPr>
            <w:r w:rsidRPr="00621E63">
              <w:t>e.g., volume units are not mL</w:t>
            </w:r>
          </w:p>
        </w:tc>
      </w:tr>
      <w:tr w:rsidR="00D81844" w:rsidRPr="00621E63" w14:paraId="33E88A6E"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44BE32E" w14:textId="77777777" w:rsidR="00892C57" w:rsidRPr="00621E63" w:rsidRDefault="00892C57" w:rsidP="005E01AF">
            <w:pPr>
              <w:pStyle w:val="TableEntry"/>
            </w:pPr>
            <w:r w:rsidRPr="00621E63">
              <w:t>9005</w:t>
            </w:r>
          </w:p>
        </w:tc>
        <w:tc>
          <w:tcPr>
            <w:tcW w:w="3870" w:type="dxa"/>
            <w:tcBorders>
              <w:top w:val="outset" w:sz="6" w:space="0" w:color="auto"/>
              <w:left w:val="outset" w:sz="6" w:space="0" w:color="auto"/>
              <w:bottom w:val="outset" w:sz="6" w:space="0" w:color="auto"/>
              <w:right w:val="outset" w:sz="6" w:space="0" w:color="auto"/>
            </w:tcBorders>
            <w:hideMark/>
          </w:tcPr>
          <w:p w14:paraId="1E574297" w14:textId="77777777" w:rsidR="00892C57" w:rsidRPr="00621E63" w:rsidRDefault="00892C57" w:rsidP="005E01AF">
            <w:pPr>
              <w:pStyle w:val="TableEntry"/>
            </w:pPr>
            <w:r w:rsidRPr="00621E63">
              <w:t>Parameter (ParameterName) outside of allowable range (MinValue to MaxValue)</w:t>
            </w:r>
          </w:p>
        </w:tc>
        <w:tc>
          <w:tcPr>
            <w:tcW w:w="3960" w:type="dxa"/>
            <w:tcBorders>
              <w:top w:val="outset" w:sz="6" w:space="0" w:color="auto"/>
              <w:left w:val="outset" w:sz="6" w:space="0" w:color="auto"/>
              <w:bottom w:val="outset" w:sz="6" w:space="0" w:color="auto"/>
              <w:right w:val="outset" w:sz="6" w:space="0" w:color="auto"/>
            </w:tcBorders>
            <w:hideMark/>
          </w:tcPr>
          <w:p w14:paraId="14A25D78" w14:textId="77777777" w:rsidR="00892C57" w:rsidRPr="00621E63" w:rsidRDefault="00892C57" w:rsidP="005E01AF">
            <w:pPr>
              <w:pStyle w:val="TableEntry"/>
            </w:pPr>
            <w:r w:rsidRPr="00621E63">
              <w:t>e.g., ordered rate greater than pump maximum</w:t>
            </w:r>
          </w:p>
        </w:tc>
      </w:tr>
      <w:tr w:rsidR="00D81844" w:rsidRPr="00621E63" w14:paraId="1CA1708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B135C86" w14:textId="77777777" w:rsidR="00892C57" w:rsidRPr="00621E63" w:rsidRDefault="00892C57" w:rsidP="005E01AF">
            <w:pPr>
              <w:pStyle w:val="TableEntry"/>
            </w:pPr>
            <w:r w:rsidRPr="00621E63">
              <w:t>9006</w:t>
            </w:r>
          </w:p>
        </w:tc>
        <w:tc>
          <w:tcPr>
            <w:tcW w:w="3870" w:type="dxa"/>
            <w:tcBorders>
              <w:top w:val="outset" w:sz="6" w:space="0" w:color="auto"/>
              <w:left w:val="outset" w:sz="6" w:space="0" w:color="auto"/>
              <w:bottom w:val="outset" w:sz="6" w:space="0" w:color="auto"/>
              <w:right w:val="outset" w:sz="6" w:space="0" w:color="auto"/>
            </w:tcBorders>
            <w:hideMark/>
          </w:tcPr>
          <w:p w14:paraId="30D17438" w14:textId="77777777" w:rsidR="00892C57" w:rsidRPr="00621E63" w:rsidRDefault="00892C57" w:rsidP="005E01AF">
            <w:pPr>
              <w:pStyle w:val="TableEntry"/>
            </w:pPr>
            <w:r w:rsidRPr="00621E63">
              <w:t>Infuser is powered off</w:t>
            </w:r>
          </w:p>
        </w:tc>
        <w:tc>
          <w:tcPr>
            <w:tcW w:w="3960" w:type="dxa"/>
            <w:tcBorders>
              <w:top w:val="outset" w:sz="6" w:space="0" w:color="auto"/>
              <w:left w:val="outset" w:sz="6" w:space="0" w:color="auto"/>
              <w:bottom w:val="outset" w:sz="6" w:space="0" w:color="auto"/>
              <w:right w:val="outset" w:sz="6" w:space="0" w:color="auto"/>
            </w:tcBorders>
            <w:hideMark/>
          </w:tcPr>
          <w:p w14:paraId="6E6465C7" w14:textId="77777777" w:rsidR="00892C57" w:rsidRPr="00621E63" w:rsidRDefault="00892C57" w:rsidP="005E01AF">
            <w:pPr>
              <w:pStyle w:val="TableEntry"/>
            </w:pPr>
          </w:p>
        </w:tc>
      </w:tr>
      <w:tr w:rsidR="00D81844" w:rsidRPr="00621E63" w14:paraId="0D224A2D"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86731AD" w14:textId="77777777" w:rsidR="00892C57" w:rsidRPr="00621E63" w:rsidRDefault="00892C57" w:rsidP="005E01AF">
            <w:pPr>
              <w:pStyle w:val="TableEntry"/>
            </w:pPr>
            <w:r w:rsidRPr="00621E63">
              <w:t>9007</w:t>
            </w:r>
          </w:p>
        </w:tc>
        <w:tc>
          <w:tcPr>
            <w:tcW w:w="3870" w:type="dxa"/>
            <w:tcBorders>
              <w:top w:val="outset" w:sz="6" w:space="0" w:color="auto"/>
              <w:left w:val="outset" w:sz="6" w:space="0" w:color="auto"/>
              <w:bottom w:val="outset" w:sz="6" w:space="0" w:color="auto"/>
              <w:right w:val="outset" w:sz="6" w:space="0" w:color="auto"/>
            </w:tcBorders>
            <w:hideMark/>
          </w:tcPr>
          <w:p w14:paraId="29E9A7FE" w14:textId="77777777" w:rsidR="00892C57" w:rsidRPr="00621E63" w:rsidRDefault="00892C57" w:rsidP="005E01AF">
            <w:pPr>
              <w:pStyle w:val="TableEntry"/>
            </w:pPr>
            <w:r w:rsidRPr="00621E63">
              <w:t>Infuser is offline or unable to connect to infuser</w:t>
            </w:r>
          </w:p>
        </w:tc>
        <w:tc>
          <w:tcPr>
            <w:tcW w:w="3960" w:type="dxa"/>
            <w:tcBorders>
              <w:top w:val="outset" w:sz="6" w:space="0" w:color="auto"/>
              <w:left w:val="outset" w:sz="6" w:space="0" w:color="auto"/>
              <w:bottom w:val="outset" w:sz="6" w:space="0" w:color="auto"/>
              <w:right w:val="outset" w:sz="6" w:space="0" w:color="auto"/>
            </w:tcBorders>
            <w:hideMark/>
          </w:tcPr>
          <w:p w14:paraId="03DE95B7" w14:textId="77777777" w:rsidR="00892C57" w:rsidRPr="00621E63" w:rsidRDefault="00892C57" w:rsidP="005E01AF">
            <w:pPr>
              <w:pStyle w:val="TableEntry"/>
            </w:pPr>
            <w:r w:rsidRPr="00621E63">
              <w:t>e.g., infuser not on network or weak wireless signal</w:t>
            </w:r>
          </w:p>
        </w:tc>
      </w:tr>
      <w:tr w:rsidR="00D81844" w:rsidRPr="00621E63" w14:paraId="61D5641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78458C4" w14:textId="77777777" w:rsidR="00892C57" w:rsidRPr="00621E63" w:rsidRDefault="00892C57" w:rsidP="005E01AF">
            <w:pPr>
              <w:pStyle w:val="TableEntry"/>
            </w:pPr>
            <w:r w:rsidRPr="00621E63">
              <w:lastRenderedPageBreak/>
              <w:t>9008</w:t>
            </w:r>
          </w:p>
        </w:tc>
        <w:tc>
          <w:tcPr>
            <w:tcW w:w="3870" w:type="dxa"/>
            <w:tcBorders>
              <w:top w:val="outset" w:sz="6" w:space="0" w:color="auto"/>
              <w:left w:val="outset" w:sz="6" w:space="0" w:color="auto"/>
              <w:bottom w:val="outset" w:sz="6" w:space="0" w:color="auto"/>
              <w:right w:val="outset" w:sz="6" w:space="0" w:color="auto"/>
            </w:tcBorders>
            <w:hideMark/>
          </w:tcPr>
          <w:p w14:paraId="2B4E4ECA" w14:textId="77777777" w:rsidR="00892C57" w:rsidRPr="00621E63" w:rsidRDefault="00892C57" w:rsidP="005E01AF">
            <w:pPr>
              <w:pStyle w:val="TableEntry"/>
            </w:pPr>
            <w:r w:rsidRPr="00621E63">
              <w:t>Invalid units for parameter (ParameterName)</w:t>
            </w:r>
          </w:p>
        </w:tc>
        <w:tc>
          <w:tcPr>
            <w:tcW w:w="3960" w:type="dxa"/>
            <w:tcBorders>
              <w:top w:val="outset" w:sz="6" w:space="0" w:color="auto"/>
              <w:left w:val="outset" w:sz="6" w:space="0" w:color="auto"/>
              <w:bottom w:val="outset" w:sz="6" w:space="0" w:color="auto"/>
              <w:right w:val="outset" w:sz="6" w:space="0" w:color="auto"/>
            </w:tcBorders>
            <w:hideMark/>
          </w:tcPr>
          <w:p w14:paraId="76317153" w14:textId="77777777" w:rsidR="00892C57" w:rsidRPr="00621E63" w:rsidRDefault="00892C57" w:rsidP="005E01AF">
            <w:pPr>
              <w:pStyle w:val="TableEntry"/>
            </w:pPr>
            <w:r w:rsidRPr="00621E63">
              <w:t>e.g., Give Strength Volume Units (RXG-24) contains a medication unit value instead of volume units</w:t>
            </w:r>
          </w:p>
        </w:tc>
      </w:tr>
      <w:tr w:rsidR="00D81844" w:rsidRPr="00621E63" w14:paraId="12CC600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26E2976" w14:textId="77777777" w:rsidR="00892C57" w:rsidRPr="00621E63" w:rsidRDefault="00892C57" w:rsidP="005E01AF">
            <w:pPr>
              <w:pStyle w:val="TableEntry"/>
            </w:pPr>
            <w:r w:rsidRPr="00621E63">
              <w:t>9009</w:t>
            </w:r>
          </w:p>
        </w:tc>
        <w:tc>
          <w:tcPr>
            <w:tcW w:w="3870" w:type="dxa"/>
            <w:tcBorders>
              <w:top w:val="outset" w:sz="6" w:space="0" w:color="auto"/>
              <w:left w:val="outset" w:sz="6" w:space="0" w:color="auto"/>
              <w:bottom w:val="outset" w:sz="6" w:space="0" w:color="auto"/>
              <w:right w:val="outset" w:sz="6" w:space="0" w:color="auto"/>
            </w:tcBorders>
            <w:hideMark/>
          </w:tcPr>
          <w:p w14:paraId="673982E9" w14:textId="77777777" w:rsidR="00892C57" w:rsidRPr="00621E63" w:rsidRDefault="00892C57" w:rsidP="005E01AF">
            <w:pPr>
              <w:pStyle w:val="TableEntry"/>
            </w:pPr>
            <w:r w:rsidRPr="00621E63">
              <w:t>Dose/Rate Units do not match drug library</w:t>
            </w:r>
          </w:p>
        </w:tc>
        <w:tc>
          <w:tcPr>
            <w:tcW w:w="3960" w:type="dxa"/>
            <w:tcBorders>
              <w:top w:val="outset" w:sz="6" w:space="0" w:color="auto"/>
              <w:left w:val="outset" w:sz="6" w:space="0" w:color="auto"/>
              <w:bottom w:val="outset" w:sz="6" w:space="0" w:color="auto"/>
              <w:right w:val="outset" w:sz="6" w:space="0" w:color="auto"/>
            </w:tcBorders>
            <w:hideMark/>
          </w:tcPr>
          <w:p w14:paraId="246005D4" w14:textId="77777777" w:rsidR="00892C57" w:rsidRPr="00621E63" w:rsidRDefault="00892C57" w:rsidP="005E01AF">
            <w:pPr>
              <w:pStyle w:val="TableEntry"/>
            </w:pPr>
            <w:r w:rsidRPr="00621E63">
              <w:t>e.g., ordered units = mL/hr; drug library units =mcg/kg/min</w:t>
            </w:r>
          </w:p>
        </w:tc>
      </w:tr>
      <w:tr w:rsidR="00D81844" w:rsidRPr="00621E63" w14:paraId="348B3AA2"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58D7185" w14:textId="77777777" w:rsidR="00892C57" w:rsidRPr="00621E63" w:rsidRDefault="00892C57" w:rsidP="005E01AF">
            <w:pPr>
              <w:pStyle w:val="TableEntry"/>
            </w:pPr>
            <w:r w:rsidRPr="00621E63">
              <w:t>9010</w:t>
            </w:r>
          </w:p>
        </w:tc>
        <w:tc>
          <w:tcPr>
            <w:tcW w:w="3870" w:type="dxa"/>
            <w:tcBorders>
              <w:top w:val="outset" w:sz="6" w:space="0" w:color="auto"/>
              <w:left w:val="outset" w:sz="6" w:space="0" w:color="auto"/>
              <w:bottom w:val="outset" w:sz="6" w:space="0" w:color="auto"/>
              <w:right w:val="outset" w:sz="6" w:space="0" w:color="auto"/>
            </w:tcBorders>
            <w:hideMark/>
          </w:tcPr>
          <w:p w14:paraId="5E48C7E4" w14:textId="77777777" w:rsidR="00892C57" w:rsidRPr="00621E63" w:rsidRDefault="00892C57" w:rsidP="005E01AF">
            <w:pPr>
              <w:pStyle w:val="TableEntry"/>
            </w:pPr>
            <w:r w:rsidRPr="00621E63">
              <w:t>Unable to match medication to drug library</w:t>
            </w:r>
          </w:p>
        </w:tc>
        <w:tc>
          <w:tcPr>
            <w:tcW w:w="3960" w:type="dxa"/>
            <w:tcBorders>
              <w:top w:val="outset" w:sz="6" w:space="0" w:color="auto"/>
              <w:left w:val="outset" w:sz="6" w:space="0" w:color="auto"/>
              <w:bottom w:val="outset" w:sz="6" w:space="0" w:color="auto"/>
              <w:right w:val="outset" w:sz="6" w:space="0" w:color="auto"/>
            </w:tcBorders>
            <w:hideMark/>
          </w:tcPr>
          <w:p w14:paraId="29296818" w14:textId="77777777" w:rsidR="00892C57" w:rsidRPr="00621E63" w:rsidRDefault="00892C57" w:rsidP="005E01AF">
            <w:pPr>
              <w:pStyle w:val="TableEntry"/>
            </w:pPr>
            <w:r w:rsidRPr="00621E63">
              <w:t>e.g., Medication does not exist in drug library</w:t>
            </w:r>
          </w:p>
        </w:tc>
      </w:tr>
      <w:tr w:rsidR="00D81844" w:rsidRPr="00621E63" w14:paraId="128F7DD1"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C55317E" w14:textId="77777777" w:rsidR="00892C57" w:rsidRPr="00621E63" w:rsidRDefault="00892C57" w:rsidP="005E01AF">
            <w:pPr>
              <w:pStyle w:val="TableEntry"/>
            </w:pPr>
            <w:r w:rsidRPr="00621E63">
              <w:t>9011</w:t>
            </w:r>
          </w:p>
        </w:tc>
        <w:tc>
          <w:tcPr>
            <w:tcW w:w="3870" w:type="dxa"/>
            <w:tcBorders>
              <w:top w:val="outset" w:sz="6" w:space="0" w:color="auto"/>
              <w:left w:val="outset" w:sz="6" w:space="0" w:color="auto"/>
              <w:bottom w:val="outset" w:sz="6" w:space="0" w:color="auto"/>
              <w:right w:val="outset" w:sz="6" w:space="0" w:color="auto"/>
            </w:tcBorders>
            <w:hideMark/>
          </w:tcPr>
          <w:p w14:paraId="4B58840B" w14:textId="77777777" w:rsidR="00892C57" w:rsidRPr="00621E63" w:rsidRDefault="00892C57" w:rsidP="005E01AF">
            <w:pPr>
              <w:pStyle w:val="TableEntry"/>
            </w:pPr>
            <w:r w:rsidRPr="00621E63">
              <w:t>Patient weight mismatch</w:t>
            </w:r>
          </w:p>
        </w:tc>
        <w:tc>
          <w:tcPr>
            <w:tcW w:w="3960" w:type="dxa"/>
            <w:tcBorders>
              <w:top w:val="outset" w:sz="6" w:space="0" w:color="auto"/>
              <w:left w:val="outset" w:sz="6" w:space="0" w:color="auto"/>
              <w:bottom w:val="outset" w:sz="6" w:space="0" w:color="auto"/>
              <w:right w:val="outset" w:sz="6" w:space="0" w:color="auto"/>
            </w:tcBorders>
            <w:hideMark/>
          </w:tcPr>
          <w:p w14:paraId="1DCE6899" w14:textId="07B49665" w:rsidR="00892C57" w:rsidRPr="00621E63" w:rsidRDefault="00892C57" w:rsidP="005E01AF">
            <w:pPr>
              <w:pStyle w:val="TableEntry"/>
            </w:pPr>
            <w:r w:rsidRPr="00621E63">
              <w:t xml:space="preserve">e.g., patient weight known by pump differs from weight sent in </w:t>
            </w:r>
            <w:r w:rsidR="00647994" w:rsidRPr="00621E63">
              <w:t>[PCD-03]</w:t>
            </w:r>
          </w:p>
        </w:tc>
      </w:tr>
      <w:tr w:rsidR="00D81844" w:rsidRPr="00621E63" w14:paraId="38172628"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25DA724D" w14:textId="77777777" w:rsidR="00892C57" w:rsidRPr="00621E63" w:rsidRDefault="00892C57" w:rsidP="005E01AF">
            <w:pPr>
              <w:pStyle w:val="TableEntry"/>
            </w:pPr>
            <w:r w:rsidRPr="00621E63">
              <w:t>9012</w:t>
            </w:r>
          </w:p>
        </w:tc>
        <w:tc>
          <w:tcPr>
            <w:tcW w:w="3870" w:type="dxa"/>
            <w:tcBorders>
              <w:top w:val="outset" w:sz="6" w:space="0" w:color="auto"/>
              <w:left w:val="outset" w:sz="6" w:space="0" w:color="auto"/>
              <w:bottom w:val="outset" w:sz="6" w:space="0" w:color="auto"/>
              <w:right w:val="outset" w:sz="6" w:space="0" w:color="auto"/>
            </w:tcBorders>
            <w:hideMark/>
          </w:tcPr>
          <w:p w14:paraId="485FB05D" w14:textId="77777777" w:rsidR="00892C57" w:rsidRPr="00621E63" w:rsidRDefault="00892C57" w:rsidP="005E01AF">
            <w:pPr>
              <w:pStyle w:val="TableEntry"/>
            </w:pPr>
            <w:r w:rsidRPr="00621E63">
              <w:t>Patient ID mismatch</w:t>
            </w:r>
          </w:p>
        </w:tc>
        <w:tc>
          <w:tcPr>
            <w:tcW w:w="3960" w:type="dxa"/>
            <w:tcBorders>
              <w:top w:val="outset" w:sz="6" w:space="0" w:color="auto"/>
              <w:left w:val="outset" w:sz="6" w:space="0" w:color="auto"/>
              <w:bottom w:val="outset" w:sz="6" w:space="0" w:color="auto"/>
              <w:right w:val="outset" w:sz="6" w:space="0" w:color="auto"/>
            </w:tcBorders>
            <w:hideMark/>
          </w:tcPr>
          <w:p w14:paraId="19FDC910" w14:textId="35FA5571" w:rsidR="00892C57" w:rsidRPr="00621E63" w:rsidRDefault="00892C57" w:rsidP="005E01AF">
            <w:pPr>
              <w:pStyle w:val="TableEntry"/>
            </w:pPr>
            <w:r w:rsidRPr="00621E63">
              <w:t xml:space="preserve">e.g., patient ID known by pump differs from ID sent in </w:t>
            </w:r>
            <w:r w:rsidR="00647994" w:rsidRPr="00621E63">
              <w:t>[PCD-03]</w:t>
            </w:r>
          </w:p>
        </w:tc>
      </w:tr>
      <w:tr w:rsidR="00D81844" w:rsidRPr="00621E63" w14:paraId="4EA1E499"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B1FA0F9" w14:textId="77777777" w:rsidR="00892C57" w:rsidRPr="00621E63" w:rsidRDefault="00892C57" w:rsidP="005E01AF">
            <w:pPr>
              <w:pStyle w:val="TableEntry"/>
            </w:pPr>
            <w:r w:rsidRPr="00621E63">
              <w:t>9013</w:t>
            </w:r>
          </w:p>
        </w:tc>
        <w:tc>
          <w:tcPr>
            <w:tcW w:w="3870" w:type="dxa"/>
            <w:tcBorders>
              <w:top w:val="outset" w:sz="6" w:space="0" w:color="auto"/>
              <w:left w:val="outset" w:sz="6" w:space="0" w:color="auto"/>
              <w:bottom w:val="outset" w:sz="6" w:space="0" w:color="auto"/>
              <w:right w:val="outset" w:sz="6" w:space="0" w:color="auto"/>
            </w:tcBorders>
            <w:hideMark/>
          </w:tcPr>
          <w:p w14:paraId="376F657F" w14:textId="77777777" w:rsidR="00892C57" w:rsidRPr="00621E63" w:rsidRDefault="00892C57" w:rsidP="005E01AF">
            <w:pPr>
              <w:pStyle w:val="TableEntry"/>
            </w:pPr>
            <w:r w:rsidRPr="00621E63">
              <w:t>Unable to program medication as piggyback</w:t>
            </w:r>
          </w:p>
        </w:tc>
        <w:tc>
          <w:tcPr>
            <w:tcW w:w="3960" w:type="dxa"/>
            <w:tcBorders>
              <w:top w:val="outset" w:sz="6" w:space="0" w:color="auto"/>
              <w:left w:val="outset" w:sz="6" w:space="0" w:color="auto"/>
              <w:bottom w:val="outset" w:sz="6" w:space="0" w:color="auto"/>
              <w:right w:val="outset" w:sz="6" w:space="0" w:color="auto"/>
            </w:tcBorders>
            <w:hideMark/>
          </w:tcPr>
          <w:p w14:paraId="4795887C" w14:textId="77777777" w:rsidR="00892C57" w:rsidRPr="00621E63" w:rsidRDefault="00892C57" w:rsidP="005E01AF">
            <w:pPr>
              <w:pStyle w:val="TableEntry"/>
            </w:pPr>
            <w:r w:rsidRPr="00621E63">
              <w:t>e.g., medication not configured for piggyback administration in drug library</w:t>
            </w:r>
          </w:p>
        </w:tc>
      </w:tr>
      <w:tr w:rsidR="00D81844" w:rsidRPr="00621E63" w14:paraId="42C4078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3CB9C79" w14:textId="77777777" w:rsidR="00892C57" w:rsidRPr="00621E63" w:rsidRDefault="00892C57" w:rsidP="005E01AF">
            <w:pPr>
              <w:pStyle w:val="TableEntry"/>
            </w:pPr>
            <w:r w:rsidRPr="00621E63">
              <w:t>9014</w:t>
            </w:r>
          </w:p>
        </w:tc>
        <w:tc>
          <w:tcPr>
            <w:tcW w:w="3870" w:type="dxa"/>
            <w:tcBorders>
              <w:top w:val="outset" w:sz="6" w:space="0" w:color="auto"/>
              <w:left w:val="outset" w:sz="6" w:space="0" w:color="auto"/>
              <w:bottom w:val="outset" w:sz="6" w:space="0" w:color="auto"/>
              <w:right w:val="outset" w:sz="6" w:space="0" w:color="auto"/>
            </w:tcBorders>
            <w:hideMark/>
          </w:tcPr>
          <w:p w14:paraId="253E8E19" w14:textId="77777777" w:rsidR="00892C57" w:rsidRPr="00621E63" w:rsidRDefault="00892C57" w:rsidP="005E01AF">
            <w:pPr>
              <w:pStyle w:val="TableEntry"/>
            </w:pPr>
            <w:r w:rsidRPr="00621E63">
              <w:t>Dose rate or VTBI exceeds maximum</w:t>
            </w:r>
          </w:p>
        </w:tc>
        <w:tc>
          <w:tcPr>
            <w:tcW w:w="3960" w:type="dxa"/>
            <w:tcBorders>
              <w:top w:val="outset" w:sz="6" w:space="0" w:color="auto"/>
              <w:left w:val="outset" w:sz="6" w:space="0" w:color="auto"/>
              <w:bottom w:val="outset" w:sz="6" w:space="0" w:color="auto"/>
              <w:right w:val="outset" w:sz="6" w:space="0" w:color="auto"/>
            </w:tcBorders>
            <w:hideMark/>
          </w:tcPr>
          <w:p w14:paraId="6BDE1B23" w14:textId="77777777" w:rsidR="00892C57" w:rsidRPr="00621E63" w:rsidRDefault="00892C57" w:rsidP="005E01AF">
            <w:pPr>
              <w:pStyle w:val="TableEntry"/>
            </w:pPr>
            <w:r w:rsidRPr="00621E63">
              <w:t>e.g., greater than pump maximum</w:t>
            </w:r>
          </w:p>
        </w:tc>
      </w:tr>
      <w:tr w:rsidR="00D81844" w:rsidRPr="00621E63" w14:paraId="12141657"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5626D2F" w14:textId="77777777" w:rsidR="00892C57" w:rsidRPr="00621E63" w:rsidRDefault="00892C57" w:rsidP="005E01AF">
            <w:pPr>
              <w:pStyle w:val="TableEntry"/>
            </w:pPr>
            <w:r w:rsidRPr="00621E63">
              <w:t>9015</w:t>
            </w:r>
          </w:p>
        </w:tc>
        <w:tc>
          <w:tcPr>
            <w:tcW w:w="3870" w:type="dxa"/>
            <w:tcBorders>
              <w:top w:val="outset" w:sz="6" w:space="0" w:color="auto"/>
              <w:left w:val="outset" w:sz="6" w:space="0" w:color="auto"/>
              <w:bottom w:val="outset" w:sz="6" w:space="0" w:color="auto"/>
              <w:right w:val="outset" w:sz="6" w:space="0" w:color="auto"/>
            </w:tcBorders>
            <w:hideMark/>
          </w:tcPr>
          <w:p w14:paraId="5C03906B" w14:textId="77777777" w:rsidR="00892C57" w:rsidRPr="00621E63" w:rsidRDefault="00892C57" w:rsidP="005E01AF">
            <w:pPr>
              <w:pStyle w:val="TableEntry"/>
            </w:pPr>
            <w:r w:rsidRPr="00621E63">
              <w:t>Request timed out</w:t>
            </w:r>
          </w:p>
        </w:tc>
        <w:tc>
          <w:tcPr>
            <w:tcW w:w="3960" w:type="dxa"/>
            <w:tcBorders>
              <w:top w:val="outset" w:sz="6" w:space="0" w:color="auto"/>
              <w:left w:val="outset" w:sz="6" w:space="0" w:color="auto"/>
              <w:bottom w:val="outset" w:sz="6" w:space="0" w:color="auto"/>
              <w:right w:val="outset" w:sz="6" w:space="0" w:color="auto"/>
            </w:tcBorders>
            <w:hideMark/>
          </w:tcPr>
          <w:p w14:paraId="0FC84BE4" w14:textId="77777777" w:rsidR="00892C57" w:rsidRPr="00621E63" w:rsidRDefault="00892C57" w:rsidP="005E01AF">
            <w:pPr>
              <w:pStyle w:val="TableEntry"/>
            </w:pPr>
          </w:p>
        </w:tc>
      </w:tr>
      <w:tr w:rsidR="00D81844" w:rsidRPr="00621E63" w14:paraId="32DC6010"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27A9B709" w14:textId="77777777" w:rsidR="00892C57" w:rsidRPr="00621E63" w:rsidRDefault="00892C57" w:rsidP="005E01AF">
            <w:pPr>
              <w:pStyle w:val="TableEntry"/>
            </w:pPr>
            <w:r w:rsidRPr="00621E63">
              <w:t>9016</w:t>
            </w:r>
          </w:p>
        </w:tc>
        <w:tc>
          <w:tcPr>
            <w:tcW w:w="3870" w:type="dxa"/>
            <w:tcBorders>
              <w:top w:val="outset" w:sz="6" w:space="0" w:color="auto"/>
              <w:left w:val="outset" w:sz="6" w:space="0" w:color="auto"/>
              <w:bottom w:val="outset" w:sz="6" w:space="0" w:color="auto"/>
              <w:right w:val="outset" w:sz="6" w:space="0" w:color="auto"/>
            </w:tcBorders>
            <w:hideMark/>
          </w:tcPr>
          <w:p w14:paraId="34DFAD49" w14:textId="77777777" w:rsidR="00892C57" w:rsidRPr="00621E63" w:rsidRDefault="00892C57" w:rsidP="005E01AF">
            <w:pPr>
              <w:pStyle w:val="TableEntry"/>
            </w:pPr>
            <w:r w:rsidRPr="00621E63">
              <w:t>Other error</w:t>
            </w:r>
          </w:p>
        </w:tc>
        <w:tc>
          <w:tcPr>
            <w:tcW w:w="3960" w:type="dxa"/>
            <w:tcBorders>
              <w:top w:val="outset" w:sz="6" w:space="0" w:color="auto"/>
              <w:left w:val="outset" w:sz="6" w:space="0" w:color="auto"/>
              <w:bottom w:val="outset" w:sz="6" w:space="0" w:color="auto"/>
              <w:right w:val="outset" w:sz="6" w:space="0" w:color="auto"/>
            </w:tcBorders>
            <w:hideMark/>
          </w:tcPr>
          <w:p w14:paraId="04079B45" w14:textId="77777777" w:rsidR="00892C57" w:rsidRPr="00621E63" w:rsidRDefault="00892C57" w:rsidP="005E01AF">
            <w:pPr>
              <w:pStyle w:val="TableEntry"/>
            </w:pPr>
            <w:r w:rsidRPr="00621E63">
              <w:t>Used when other errors are not applicable</w:t>
            </w:r>
          </w:p>
        </w:tc>
      </w:tr>
      <w:tr w:rsidR="00D81844" w:rsidRPr="00621E63" w14:paraId="0DC9875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B5E0FEB" w14:textId="77777777" w:rsidR="00892C57" w:rsidRPr="00621E63" w:rsidRDefault="00892C57" w:rsidP="005E01AF">
            <w:pPr>
              <w:pStyle w:val="TableEntry"/>
            </w:pPr>
            <w:r w:rsidRPr="00621E63">
              <w:t>9017</w:t>
            </w:r>
          </w:p>
        </w:tc>
        <w:tc>
          <w:tcPr>
            <w:tcW w:w="3870" w:type="dxa"/>
            <w:tcBorders>
              <w:top w:val="outset" w:sz="6" w:space="0" w:color="auto"/>
              <w:left w:val="outset" w:sz="6" w:space="0" w:color="auto"/>
              <w:bottom w:val="outset" w:sz="6" w:space="0" w:color="auto"/>
              <w:right w:val="outset" w:sz="6" w:space="0" w:color="auto"/>
            </w:tcBorders>
            <w:hideMark/>
          </w:tcPr>
          <w:p w14:paraId="7295767F" w14:textId="77777777" w:rsidR="00892C57" w:rsidRPr="00621E63" w:rsidRDefault="00892C57" w:rsidP="005E01AF">
            <w:pPr>
              <w:pStyle w:val="TableEntry"/>
            </w:pPr>
            <w:r w:rsidRPr="00621E63">
              <w:t>Infuser cannot accept program</w:t>
            </w:r>
          </w:p>
        </w:tc>
        <w:tc>
          <w:tcPr>
            <w:tcW w:w="3960" w:type="dxa"/>
            <w:tcBorders>
              <w:top w:val="outset" w:sz="6" w:space="0" w:color="auto"/>
              <w:left w:val="outset" w:sz="6" w:space="0" w:color="auto"/>
              <w:bottom w:val="outset" w:sz="6" w:space="0" w:color="auto"/>
              <w:right w:val="outset" w:sz="6" w:space="0" w:color="auto"/>
            </w:tcBorders>
            <w:hideMark/>
          </w:tcPr>
          <w:p w14:paraId="6AEFD4F4" w14:textId="77777777" w:rsidR="00892C57" w:rsidRPr="00621E63" w:rsidRDefault="00892C57" w:rsidP="005E01AF">
            <w:pPr>
              <w:pStyle w:val="TableEntry"/>
            </w:pPr>
            <w:r w:rsidRPr="00621E63">
              <w:t>Infuser is in a state where it cannot accept program; e.g., alarming or in standby</w:t>
            </w:r>
          </w:p>
        </w:tc>
      </w:tr>
      <w:tr w:rsidR="00D81844" w:rsidRPr="00621E63" w14:paraId="1DFE9CD4"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75A8B7F" w14:textId="77777777" w:rsidR="00892C57" w:rsidRPr="00621E63" w:rsidRDefault="00892C57" w:rsidP="005E01AF">
            <w:pPr>
              <w:pStyle w:val="TableEntry"/>
            </w:pPr>
            <w:r w:rsidRPr="00621E63">
              <w:t>9018</w:t>
            </w:r>
          </w:p>
        </w:tc>
        <w:tc>
          <w:tcPr>
            <w:tcW w:w="3870" w:type="dxa"/>
            <w:tcBorders>
              <w:top w:val="outset" w:sz="6" w:space="0" w:color="auto"/>
              <w:left w:val="outset" w:sz="6" w:space="0" w:color="auto"/>
              <w:bottom w:val="outset" w:sz="6" w:space="0" w:color="auto"/>
              <w:right w:val="outset" w:sz="6" w:space="0" w:color="auto"/>
            </w:tcBorders>
            <w:hideMark/>
          </w:tcPr>
          <w:p w14:paraId="37A64E05" w14:textId="77777777" w:rsidR="00892C57" w:rsidRPr="00621E63" w:rsidRDefault="00892C57" w:rsidP="005E01AF">
            <w:pPr>
              <w:pStyle w:val="TableEntry"/>
            </w:pPr>
            <w:r w:rsidRPr="00621E63">
              <w:t>Parameter (ParameterName) does not match drug library   </w:t>
            </w:r>
          </w:p>
        </w:tc>
        <w:tc>
          <w:tcPr>
            <w:tcW w:w="3960" w:type="dxa"/>
            <w:tcBorders>
              <w:top w:val="outset" w:sz="6" w:space="0" w:color="auto"/>
              <w:left w:val="outset" w:sz="6" w:space="0" w:color="auto"/>
              <w:bottom w:val="outset" w:sz="6" w:space="0" w:color="auto"/>
              <w:right w:val="outset" w:sz="6" w:space="0" w:color="auto"/>
            </w:tcBorders>
            <w:hideMark/>
          </w:tcPr>
          <w:p w14:paraId="020BE937" w14:textId="77777777" w:rsidR="00892C57" w:rsidRPr="00621E63" w:rsidRDefault="00892C57" w:rsidP="005E01AF">
            <w:pPr>
              <w:pStyle w:val="TableEntry"/>
            </w:pPr>
            <w:r w:rsidRPr="00621E63">
              <w:t>e.g., Give Strength Units (RXG-18) = mg, drug library = mEq</w:t>
            </w:r>
          </w:p>
        </w:tc>
      </w:tr>
      <w:tr w:rsidR="00D81844" w:rsidRPr="00621E63" w14:paraId="7EAEB603"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BD32D2F" w14:textId="77777777" w:rsidR="00892C57" w:rsidRPr="00621E63" w:rsidRDefault="00892C57" w:rsidP="005E01AF">
            <w:pPr>
              <w:pStyle w:val="TableEntry"/>
            </w:pPr>
            <w:r w:rsidRPr="00621E63">
              <w:t>9019</w:t>
            </w:r>
          </w:p>
        </w:tc>
        <w:tc>
          <w:tcPr>
            <w:tcW w:w="3870" w:type="dxa"/>
            <w:tcBorders>
              <w:top w:val="outset" w:sz="6" w:space="0" w:color="auto"/>
              <w:left w:val="outset" w:sz="6" w:space="0" w:color="auto"/>
              <w:bottom w:val="outset" w:sz="6" w:space="0" w:color="auto"/>
              <w:right w:val="outset" w:sz="6" w:space="0" w:color="auto"/>
            </w:tcBorders>
            <w:hideMark/>
          </w:tcPr>
          <w:p w14:paraId="7F794F71" w14:textId="77777777" w:rsidR="00892C57" w:rsidRPr="00621E63" w:rsidRDefault="00892C57" w:rsidP="005E01AF">
            <w:pPr>
              <w:pStyle w:val="TableEntry"/>
            </w:pPr>
            <w:r w:rsidRPr="00621E63">
              <w:t>Patient weight missing</w:t>
            </w:r>
          </w:p>
        </w:tc>
        <w:tc>
          <w:tcPr>
            <w:tcW w:w="3960" w:type="dxa"/>
            <w:tcBorders>
              <w:top w:val="outset" w:sz="6" w:space="0" w:color="auto"/>
              <w:left w:val="outset" w:sz="6" w:space="0" w:color="auto"/>
              <w:bottom w:val="outset" w:sz="6" w:space="0" w:color="auto"/>
              <w:right w:val="outset" w:sz="6" w:space="0" w:color="auto"/>
            </w:tcBorders>
            <w:hideMark/>
          </w:tcPr>
          <w:p w14:paraId="6BE9AD6A" w14:textId="77777777" w:rsidR="00892C57" w:rsidRPr="00621E63" w:rsidRDefault="00892C57" w:rsidP="005E01AF">
            <w:pPr>
              <w:pStyle w:val="TableEntry"/>
            </w:pPr>
            <w:r w:rsidRPr="00621E63">
              <w:t>Drug is weight-based or BSA-based, but patient weight OBX is missing</w:t>
            </w:r>
          </w:p>
        </w:tc>
      </w:tr>
      <w:tr w:rsidR="00D81844" w:rsidRPr="00621E63" w14:paraId="36149256"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F8990B2" w14:textId="77777777" w:rsidR="00892C57" w:rsidRPr="00621E63" w:rsidRDefault="00892C57" w:rsidP="005E01AF">
            <w:pPr>
              <w:pStyle w:val="TableEntry"/>
            </w:pPr>
            <w:r w:rsidRPr="00621E63">
              <w:t>9020</w:t>
            </w:r>
          </w:p>
        </w:tc>
        <w:tc>
          <w:tcPr>
            <w:tcW w:w="3870" w:type="dxa"/>
            <w:tcBorders>
              <w:top w:val="outset" w:sz="6" w:space="0" w:color="auto"/>
              <w:left w:val="outset" w:sz="6" w:space="0" w:color="auto"/>
              <w:bottom w:val="outset" w:sz="6" w:space="0" w:color="auto"/>
              <w:right w:val="outset" w:sz="6" w:space="0" w:color="auto"/>
            </w:tcBorders>
            <w:hideMark/>
          </w:tcPr>
          <w:p w14:paraId="2B80BD07" w14:textId="77777777" w:rsidR="00892C57" w:rsidRPr="00621E63" w:rsidRDefault="00892C57" w:rsidP="005E01AF">
            <w:pPr>
              <w:pStyle w:val="TableEntry"/>
            </w:pPr>
            <w:r w:rsidRPr="00621E63">
              <w:t>Patient height missing</w:t>
            </w:r>
          </w:p>
        </w:tc>
        <w:tc>
          <w:tcPr>
            <w:tcW w:w="3960" w:type="dxa"/>
            <w:tcBorders>
              <w:top w:val="outset" w:sz="6" w:space="0" w:color="auto"/>
              <w:left w:val="outset" w:sz="6" w:space="0" w:color="auto"/>
              <w:bottom w:val="outset" w:sz="6" w:space="0" w:color="auto"/>
              <w:right w:val="outset" w:sz="6" w:space="0" w:color="auto"/>
            </w:tcBorders>
            <w:hideMark/>
          </w:tcPr>
          <w:p w14:paraId="04E09083" w14:textId="77777777" w:rsidR="00892C57" w:rsidRPr="00621E63" w:rsidRDefault="00892C57" w:rsidP="005E01AF">
            <w:pPr>
              <w:pStyle w:val="TableEntry"/>
            </w:pPr>
            <w:r w:rsidRPr="00621E63">
              <w:t>Drug is BSA-based, but patient height OBX is missing </w:t>
            </w:r>
          </w:p>
        </w:tc>
      </w:tr>
      <w:tr w:rsidR="00D81844" w:rsidRPr="00621E63" w14:paraId="5F269654"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E3EAF2E" w14:textId="77777777" w:rsidR="00892C57" w:rsidRPr="00621E63" w:rsidRDefault="00892C57" w:rsidP="005E01AF">
            <w:pPr>
              <w:pStyle w:val="TableEntry"/>
            </w:pPr>
            <w:r w:rsidRPr="00621E63">
              <w:t>9021</w:t>
            </w:r>
          </w:p>
        </w:tc>
        <w:tc>
          <w:tcPr>
            <w:tcW w:w="3870" w:type="dxa"/>
            <w:tcBorders>
              <w:top w:val="outset" w:sz="6" w:space="0" w:color="auto"/>
              <w:left w:val="outset" w:sz="6" w:space="0" w:color="auto"/>
              <w:bottom w:val="outset" w:sz="6" w:space="0" w:color="auto"/>
              <w:right w:val="outset" w:sz="6" w:space="0" w:color="auto"/>
            </w:tcBorders>
            <w:hideMark/>
          </w:tcPr>
          <w:p w14:paraId="55D34B8E" w14:textId="77777777" w:rsidR="00892C57" w:rsidRPr="00621E63" w:rsidRDefault="00892C57" w:rsidP="005E01AF">
            <w:pPr>
              <w:pStyle w:val="TableEntry"/>
            </w:pPr>
            <w:r w:rsidRPr="00621E63">
              <w:t>Care area or profile mismatch</w:t>
            </w:r>
          </w:p>
        </w:tc>
        <w:tc>
          <w:tcPr>
            <w:tcW w:w="3960" w:type="dxa"/>
            <w:tcBorders>
              <w:top w:val="outset" w:sz="6" w:space="0" w:color="auto"/>
              <w:left w:val="outset" w:sz="6" w:space="0" w:color="auto"/>
              <w:bottom w:val="outset" w:sz="6" w:space="0" w:color="auto"/>
              <w:right w:val="outset" w:sz="6" w:space="0" w:color="auto"/>
            </w:tcBorders>
            <w:hideMark/>
          </w:tcPr>
          <w:p w14:paraId="26066A3E" w14:textId="77777777" w:rsidR="00892C57" w:rsidRPr="00621E63" w:rsidRDefault="00892C57" w:rsidP="005E01AF">
            <w:pPr>
              <w:pStyle w:val="TableEntry"/>
            </w:pPr>
            <w:r w:rsidRPr="00621E63">
              <w:t>Care area or profile not cleared on pump; or pump is set to a different care area</w:t>
            </w:r>
          </w:p>
        </w:tc>
      </w:tr>
      <w:tr w:rsidR="00D81844" w:rsidRPr="00621E63" w14:paraId="037D82A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661EB21" w14:textId="77777777" w:rsidR="00892C57" w:rsidRPr="00621E63" w:rsidRDefault="00892C57" w:rsidP="005E01AF">
            <w:pPr>
              <w:pStyle w:val="TableEntry"/>
            </w:pPr>
            <w:r w:rsidRPr="00621E63">
              <w:t>9022</w:t>
            </w:r>
          </w:p>
        </w:tc>
        <w:tc>
          <w:tcPr>
            <w:tcW w:w="3870" w:type="dxa"/>
            <w:tcBorders>
              <w:top w:val="outset" w:sz="6" w:space="0" w:color="auto"/>
              <w:left w:val="outset" w:sz="6" w:space="0" w:color="auto"/>
              <w:bottom w:val="outset" w:sz="6" w:space="0" w:color="auto"/>
              <w:right w:val="outset" w:sz="6" w:space="0" w:color="auto"/>
            </w:tcBorders>
            <w:hideMark/>
          </w:tcPr>
          <w:p w14:paraId="5586504A" w14:textId="77777777" w:rsidR="00892C57" w:rsidRPr="00621E63" w:rsidRDefault="00892C57" w:rsidP="005E01AF">
            <w:pPr>
              <w:pStyle w:val="TableEntry"/>
            </w:pPr>
            <w:r w:rsidRPr="00621E63">
              <w:t>Requested infusion program is stale</w:t>
            </w:r>
          </w:p>
        </w:tc>
        <w:tc>
          <w:tcPr>
            <w:tcW w:w="3960" w:type="dxa"/>
            <w:tcBorders>
              <w:top w:val="outset" w:sz="6" w:space="0" w:color="auto"/>
              <w:left w:val="outset" w:sz="6" w:space="0" w:color="auto"/>
              <w:bottom w:val="outset" w:sz="6" w:space="0" w:color="auto"/>
              <w:right w:val="outset" w:sz="6" w:space="0" w:color="auto"/>
            </w:tcBorders>
            <w:hideMark/>
          </w:tcPr>
          <w:p w14:paraId="1CC31807" w14:textId="77777777" w:rsidR="00892C57" w:rsidRPr="00621E63" w:rsidRDefault="00892C57" w:rsidP="005E01AF">
            <w:pPr>
              <w:pStyle w:val="TableEntry"/>
            </w:pPr>
            <w:r w:rsidRPr="00621E63">
              <w:t>The value of ORC.9 is older than what the IOC will allow to program the pump</w:t>
            </w:r>
          </w:p>
        </w:tc>
      </w:tr>
      <w:tr w:rsidR="00D81844" w:rsidRPr="00621E63" w14:paraId="1D64CFAD"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10A5721" w14:textId="77777777" w:rsidR="00892C57" w:rsidRPr="00621E63" w:rsidRDefault="00892C57" w:rsidP="005E01AF">
            <w:pPr>
              <w:pStyle w:val="TableEntry"/>
            </w:pPr>
            <w:r w:rsidRPr="00621E63">
              <w:t>9023</w:t>
            </w:r>
          </w:p>
        </w:tc>
        <w:tc>
          <w:tcPr>
            <w:tcW w:w="3870" w:type="dxa"/>
            <w:tcBorders>
              <w:top w:val="outset" w:sz="6" w:space="0" w:color="auto"/>
              <w:left w:val="outset" w:sz="6" w:space="0" w:color="auto"/>
              <w:bottom w:val="outset" w:sz="6" w:space="0" w:color="auto"/>
              <w:right w:val="outset" w:sz="6" w:space="0" w:color="auto"/>
            </w:tcBorders>
            <w:hideMark/>
          </w:tcPr>
          <w:p w14:paraId="04BD3647" w14:textId="77777777" w:rsidR="00892C57" w:rsidRPr="00621E63" w:rsidRDefault="00892C57" w:rsidP="005E01AF">
            <w:pPr>
              <w:pStyle w:val="TableEntry"/>
            </w:pPr>
            <w:r w:rsidRPr="00621E63">
              <w:t>Program rejected by user</w:t>
            </w:r>
          </w:p>
        </w:tc>
        <w:tc>
          <w:tcPr>
            <w:tcW w:w="3960" w:type="dxa"/>
            <w:tcBorders>
              <w:top w:val="outset" w:sz="6" w:space="0" w:color="auto"/>
              <w:left w:val="outset" w:sz="6" w:space="0" w:color="auto"/>
              <w:bottom w:val="outset" w:sz="6" w:space="0" w:color="auto"/>
              <w:right w:val="outset" w:sz="6" w:space="0" w:color="auto"/>
            </w:tcBorders>
            <w:hideMark/>
          </w:tcPr>
          <w:p w14:paraId="69D7F87D" w14:textId="77777777" w:rsidR="00892C57" w:rsidRPr="00621E63" w:rsidRDefault="00892C57" w:rsidP="005E01AF">
            <w:pPr>
              <w:pStyle w:val="TableEntry"/>
            </w:pPr>
            <w:r w:rsidRPr="00621E63">
              <w:t>Program rejected by user prior to starting infusion</w:t>
            </w:r>
          </w:p>
        </w:tc>
      </w:tr>
      <w:tr w:rsidR="00D81844" w:rsidRPr="00621E63" w14:paraId="278ADD9B"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F7FE887" w14:textId="77777777" w:rsidR="00892C57" w:rsidRPr="00621E63" w:rsidRDefault="00892C57" w:rsidP="005E01AF">
            <w:pPr>
              <w:pStyle w:val="TableEntry"/>
            </w:pPr>
            <w:r w:rsidRPr="00621E63">
              <w:lastRenderedPageBreak/>
              <w:t>9024</w:t>
            </w:r>
          </w:p>
        </w:tc>
        <w:tc>
          <w:tcPr>
            <w:tcW w:w="3870" w:type="dxa"/>
            <w:tcBorders>
              <w:top w:val="outset" w:sz="6" w:space="0" w:color="auto"/>
              <w:left w:val="outset" w:sz="6" w:space="0" w:color="auto"/>
              <w:bottom w:val="outset" w:sz="6" w:space="0" w:color="auto"/>
              <w:right w:val="outset" w:sz="6" w:space="0" w:color="auto"/>
            </w:tcBorders>
            <w:hideMark/>
          </w:tcPr>
          <w:p w14:paraId="2908643A" w14:textId="77777777" w:rsidR="00892C57" w:rsidRPr="00621E63" w:rsidRDefault="00892C57" w:rsidP="005E01AF">
            <w:pPr>
              <w:pStyle w:val="TableEntry"/>
            </w:pPr>
            <w:r w:rsidRPr="00621E63">
              <w:t>Drug library hard limit exceeded</w:t>
            </w:r>
          </w:p>
        </w:tc>
        <w:tc>
          <w:tcPr>
            <w:tcW w:w="3960" w:type="dxa"/>
            <w:tcBorders>
              <w:top w:val="outset" w:sz="6" w:space="0" w:color="auto"/>
              <w:left w:val="outset" w:sz="6" w:space="0" w:color="auto"/>
              <w:bottom w:val="outset" w:sz="6" w:space="0" w:color="auto"/>
              <w:right w:val="outset" w:sz="6" w:space="0" w:color="auto"/>
            </w:tcBorders>
            <w:hideMark/>
          </w:tcPr>
          <w:p w14:paraId="41F9CF1A" w14:textId="77777777" w:rsidR="00892C57" w:rsidRPr="00621E63" w:rsidRDefault="00892C57" w:rsidP="005E01AF">
            <w:pPr>
              <w:pStyle w:val="TableEntry"/>
            </w:pPr>
            <w:r w:rsidRPr="00621E63">
              <w:t>e.g., dose exceeds maximum allowable for medication</w:t>
            </w:r>
          </w:p>
        </w:tc>
      </w:tr>
      <w:tr w:rsidR="00D81844" w:rsidRPr="00621E63" w14:paraId="70774973"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15644FE3" w14:textId="77777777" w:rsidR="00892C57" w:rsidRPr="00621E63" w:rsidRDefault="00892C57" w:rsidP="005E01AF">
            <w:pPr>
              <w:pStyle w:val="TableEntry"/>
            </w:pPr>
            <w:r w:rsidRPr="00621E63">
              <w:t>9025</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459835E" w14:textId="77777777" w:rsidR="00892C57" w:rsidRPr="00621E63" w:rsidRDefault="00892C57" w:rsidP="005E01AF">
            <w:pPr>
              <w:pStyle w:val="TableEntry"/>
            </w:pPr>
            <w:r w:rsidRPr="00621E63">
              <w:t>Lockout interval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39118710" w14:textId="77777777" w:rsidR="00892C57" w:rsidRPr="00621E63" w:rsidRDefault="00892C57" w:rsidP="005E01AF">
            <w:pPr>
              <w:pStyle w:val="TableEntry"/>
            </w:pPr>
            <w:r w:rsidRPr="00621E63">
              <w:t>Lockout Interval is required when Patient Dose is present</w:t>
            </w:r>
          </w:p>
        </w:tc>
      </w:tr>
      <w:tr w:rsidR="00D81844" w:rsidRPr="00621E63" w14:paraId="33A0CFEB"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2B49BC69" w14:textId="77777777" w:rsidR="00892C57" w:rsidRPr="00621E63" w:rsidRDefault="00892C57" w:rsidP="005E01AF">
            <w:pPr>
              <w:pStyle w:val="TableEntry"/>
            </w:pPr>
            <w:r w:rsidRPr="00621E63">
              <w:t>9026</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6CDD6E5" w14:textId="77777777" w:rsidR="00892C57" w:rsidRPr="00621E63" w:rsidRDefault="00892C57" w:rsidP="005E01AF">
            <w:pPr>
              <w:pStyle w:val="TableEntry"/>
            </w:pPr>
            <w:r w:rsidRPr="00621E63">
              <w:t>Dose limit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61B9E55B" w14:textId="77777777" w:rsidR="00892C57" w:rsidRPr="00621E63" w:rsidRDefault="00892C57" w:rsidP="005E01AF">
            <w:pPr>
              <w:pStyle w:val="TableEntry"/>
            </w:pPr>
            <w:r w:rsidRPr="00621E63">
              <w:t>PCA dose limit is required but missing</w:t>
            </w:r>
          </w:p>
        </w:tc>
      </w:tr>
      <w:tr w:rsidR="00D81844" w:rsidRPr="00621E63" w14:paraId="6D77C2FE"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3B552783" w14:textId="77777777" w:rsidR="00892C57" w:rsidRPr="00621E63" w:rsidRDefault="00892C57" w:rsidP="005E01AF">
            <w:pPr>
              <w:pStyle w:val="TableEntry"/>
            </w:pPr>
            <w:r w:rsidRPr="00621E63">
              <w:t>9027</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CD9AED2" w14:textId="77777777" w:rsidR="00892C57" w:rsidRPr="00621E63" w:rsidRDefault="00892C57" w:rsidP="005E01AF">
            <w:pPr>
              <w:pStyle w:val="TableEntry"/>
            </w:pPr>
            <w:r w:rsidRPr="00621E63">
              <w:t>Patient BSA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56148D26" w14:textId="77777777" w:rsidR="00892C57" w:rsidRPr="00621E63" w:rsidRDefault="00892C57" w:rsidP="005E01AF">
            <w:pPr>
              <w:pStyle w:val="TableEntry"/>
            </w:pPr>
            <w:r w:rsidRPr="00621E63">
              <w:t>Drug is BSA-based but BSA OBX is missing</w:t>
            </w:r>
          </w:p>
        </w:tc>
      </w:tr>
      <w:tr w:rsidR="00D81844" w:rsidRPr="00621E63" w14:paraId="37672B12"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6F2A8BE4" w14:textId="77777777" w:rsidR="000E4F8D" w:rsidRPr="00621E63" w:rsidRDefault="000E4F8D" w:rsidP="00CF5627">
            <w:pPr>
              <w:pStyle w:val="TableEntry"/>
            </w:pPr>
            <w:r w:rsidRPr="00621E63">
              <w:t>9028</w:t>
            </w:r>
          </w:p>
        </w:tc>
        <w:tc>
          <w:tcPr>
            <w:tcW w:w="3870" w:type="dxa"/>
            <w:tcBorders>
              <w:top w:val="single" w:sz="4" w:space="0" w:color="auto"/>
              <w:left w:val="single" w:sz="4" w:space="0" w:color="auto"/>
              <w:bottom w:val="single" w:sz="4" w:space="0" w:color="auto"/>
              <w:right w:val="single" w:sz="4" w:space="0" w:color="auto"/>
            </w:tcBorders>
            <w:hideMark/>
          </w:tcPr>
          <w:p w14:paraId="4E459580" w14:textId="77777777" w:rsidR="000E4F8D" w:rsidRPr="00621E63" w:rsidRDefault="000E4F8D" w:rsidP="00CF5627">
            <w:pPr>
              <w:pStyle w:val="TableEntry"/>
            </w:pPr>
            <w:r w:rsidRPr="00621E63">
              <w:t>Tubing, cassette, or syringe not installed on pump</w:t>
            </w:r>
          </w:p>
        </w:tc>
        <w:tc>
          <w:tcPr>
            <w:tcW w:w="3960" w:type="dxa"/>
            <w:tcBorders>
              <w:top w:val="single" w:sz="4" w:space="0" w:color="auto"/>
              <w:left w:val="single" w:sz="4" w:space="0" w:color="auto"/>
              <w:bottom w:val="single" w:sz="4" w:space="0" w:color="auto"/>
              <w:right w:val="single" w:sz="4" w:space="0" w:color="auto"/>
            </w:tcBorders>
            <w:hideMark/>
          </w:tcPr>
          <w:p w14:paraId="5E8535A0" w14:textId="77777777" w:rsidR="000E4F8D" w:rsidRPr="00621E63" w:rsidRDefault="000E4F8D" w:rsidP="00CF5627">
            <w:pPr>
              <w:pStyle w:val="TableEntry"/>
            </w:pPr>
            <w:r w:rsidRPr="00621E63">
              <w:t>Used when required by pump</w:t>
            </w:r>
          </w:p>
        </w:tc>
      </w:tr>
      <w:tr w:rsidR="00D81844" w:rsidRPr="00621E63" w14:paraId="3AA3FB48"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0BEC1341" w14:textId="77777777" w:rsidR="000E4F8D" w:rsidRPr="00621E63" w:rsidRDefault="000E4F8D" w:rsidP="00CF5627">
            <w:pPr>
              <w:pStyle w:val="TableEntry"/>
            </w:pPr>
            <w:r w:rsidRPr="00621E63">
              <w:t>9029</w:t>
            </w:r>
          </w:p>
        </w:tc>
        <w:tc>
          <w:tcPr>
            <w:tcW w:w="3870" w:type="dxa"/>
            <w:tcBorders>
              <w:top w:val="single" w:sz="4" w:space="0" w:color="auto"/>
              <w:left w:val="single" w:sz="4" w:space="0" w:color="auto"/>
              <w:bottom w:val="single" w:sz="4" w:space="0" w:color="auto"/>
              <w:right w:val="single" w:sz="4" w:space="0" w:color="auto"/>
            </w:tcBorders>
            <w:hideMark/>
          </w:tcPr>
          <w:p w14:paraId="7AAB638D" w14:textId="77777777" w:rsidR="000E4F8D" w:rsidRPr="00621E63" w:rsidRDefault="000E4F8D" w:rsidP="00CF5627">
            <w:pPr>
              <w:pStyle w:val="TableEntry"/>
            </w:pPr>
            <w:r w:rsidRPr="00621E63">
              <w:t>Care area or profile not selected</w:t>
            </w:r>
          </w:p>
        </w:tc>
        <w:tc>
          <w:tcPr>
            <w:tcW w:w="3960" w:type="dxa"/>
            <w:tcBorders>
              <w:top w:val="single" w:sz="4" w:space="0" w:color="auto"/>
              <w:left w:val="single" w:sz="4" w:space="0" w:color="auto"/>
              <w:bottom w:val="single" w:sz="4" w:space="0" w:color="auto"/>
              <w:right w:val="single" w:sz="4" w:space="0" w:color="auto"/>
            </w:tcBorders>
            <w:hideMark/>
          </w:tcPr>
          <w:p w14:paraId="1C17083E" w14:textId="77777777" w:rsidR="000E4F8D" w:rsidRPr="00621E63" w:rsidRDefault="000E4F8D" w:rsidP="00CF5627">
            <w:pPr>
              <w:pStyle w:val="TableEntry"/>
            </w:pPr>
            <w:r w:rsidRPr="00621E63">
              <w:t>Used when required by pump</w:t>
            </w:r>
          </w:p>
        </w:tc>
      </w:tr>
      <w:tr w:rsidR="00D81844" w:rsidRPr="00621E63" w14:paraId="0C1C017F"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3FEBBAF2" w14:textId="77777777" w:rsidR="000E4F8D" w:rsidRPr="00621E63" w:rsidRDefault="000E4F8D" w:rsidP="00CF5627">
            <w:pPr>
              <w:pStyle w:val="TableEntry"/>
            </w:pPr>
            <w:r w:rsidRPr="00621E63">
              <w:t>9030</w:t>
            </w:r>
          </w:p>
        </w:tc>
        <w:tc>
          <w:tcPr>
            <w:tcW w:w="3870" w:type="dxa"/>
            <w:tcBorders>
              <w:top w:val="single" w:sz="4" w:space="0" w:color="auto"/>
              <w:left w:val="single" w:sz="4" w:space="0" w:color="auto"/>
              <w:bottom w:val="single" w:sz="4" w:space="0" w:color="auto"/>
              <w:right w:val="single" w:sz="4" w:space="0" w:color="auto"/>
            </w:tcBorders>
            <w:hideMark/>
          </w:tcPr>
          <w:p w14:paraId="516F9BD2" w14:textId="77777777" w:rsidR="000E4F8D" w:rsidRPr="00621E63" w:rsidRDefault="000E4F8D" w:rsidP="00CF5627">
            <w:pPr>
              <w:pStyle w:val="TableEntry"/>
            </w:pPr>
            <w:r w:rsidRPr="00621E63">
              <w:t>Current medication cannot be interrupted</w:t>
            </w:r>
          </w:p>
        </w:tc>
        <w:tc>
          <w:tcPr>
            <w:tcW w:w="3960" w:type="dxa"/>
            <w:tcBorders>
              <w:top w:val="single" w:sz="4" w:space="0" w:color="auto"/>
              <w:left w:val="single" w:sz="4" w:space="0" w:color="auto"/>
              <w:bottom w:val="single" w:sz="4" w:space="0" w:color="auto"/>
              <w:right w:val="single" w:sz="4" w:space="0" w:color="auto"/>
            </w:tcBorders>
            <w:hideMark/>
          </w:tcPr>
          <w:p w14:paraId="41B9B330" w14:textId="77777777" w:rsidR="000E4F8D" w:rsidRPr="00621E63" w:rsidRDefault="000E4F8D" w:rsidP="00CF5627">
            <w:pPr>
              <w:pStyle w:val="TableEntry"/>
            </w:pPr>
            <w:r w:rsidRPr="00621E63">
              <w:t>Medication on primary cannot be interrupted by a piggyback</w:t>
            </w:r>
          </w:p>
        </w:tc>
      </w:tr>
      <w:tr w:rsidR="00D81844" w:rsidRPr="00621E63" w14:paraId="163D5903"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29721C6F" w14:textId="77777777" w:rsidR="000E4F8D" w:rsidRPr="00621E63" w:rsidRDefault="000E4F8D" w:rsidP="00CF5627">
            <w:pPr>
              <w:pStyle w:val="TableEntry"/>
            </w:pPr>
            <w:r w:rsidRPr="00621E63">
              <w:t>9031</w:t>
            </w:r>
          </w:p>
        </w:tc>
        <w:tc>
          <w:tcPr>
            <w:tcW w:w="3870" w:type="dxa"/>
            <w:tcBorders>
              <w:top w:val="single" w:sz="4" w:space="0" w:color="auto"/>
              <w:left w:val="single" w:sz="4" w:space="0" w:color="auto"/>
              <w:bottom w:val="single" w:sz="4" w:space="0" w:color="auto"/>
              <w:right w:val="single" w:sz="4" w:space="0" w:color="auto"/>
            </w:tcBorders>
            <w:hideMark/>
          </w:tcPr>
          <w:p w14:paraId="19B9AA1D" w14:textId="77777777" w:rsidR="000E4F8D" w:rsidRPr="00621E63" w:rsidRDefault="000E4F8D" w:rsidP="00CF5627">
            <w:pPr>
              <w:pStyle w:val="TableEntry"/>
            </w:pPr>
            <w:r w:rsidRPr="00621E63">
              <w:t>Patient ID missing or invalid</w:t>
            </w:r>
          </w:p>
        </w:tc>
        <w:tc>
          <w:tcPr>
            <w:tcW w:w="3960" w:type="dxa"/>
            <w:tcBorders>
              <w:top w:val="single" w:sz="4" w:space="0" w:color="auto"/>
              <w:left w:val="single" w:sz="4" w:space="0" w:color="auto"/>
              <w:bottom w:val="single" w:sz="4" w:space="0" w:color="auto"/>
              <w:right w:val="single" w:sz="4" w:space="0" w:color="auto"/>
            </w:tcBorders>
          </w:tcPr>
          <w:p w14:paraId="02BFE192" w14:textId="77777777" w:rsidR="000E4F8D" w:rsidRPr="00621E63" w:rsidRDefault="000E4F8D" w:rsidP="00CF5627">
            <w:pPr>
              <w:pStyle w:val="TableEntry"/>
            </w:pPr>
          </w:p>
        </w:tc>
      </w:tr>
      <w:tr w:rsidR="00D81844" w:rsidRPr="00621E63" w14:paraId="1BF514CD"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4A8C79B2" w14:textId="77777777" w:rsidR="000E4F8D" w:rsidRPr="00621E63" w:rsidRDefault="000E4F8D" w:rsidP="00CF5627">
            <w:pPr>
              <w:pStyle w:val="TableEntry"/>
            </w:pPr>
            <w:r w:rsidRPr="00621E63">
              <w:t>9032</w:t>
            </w:r>
          </w:p>
        </w:tc>
        <w:tc>
          <w:tcPr>
            <w:tcW w:w="3870" w:type="dxa"/>
            <w:tcBorders>
              <w:top w:val="single" w:sz="4" w:space="0" w:color="auto"/>
              <w:left w:val="single" w:sz="4" w:space="0" w:color="auto"/>
              <w:bottom w:val="single" w:sz="4" w:space="0" w:color="auto"/>
              <w:right w:val="single" w:sz="4" w:space="0" w:color="auto"/>
            </w:tcBorders>
            <w:hideMark/>
          </w:tcPr>
          <w:p w14:paraId="0A257596" w14:textId="77777777" w:rsidR="000E4F8D" w:rsidRPr="00621E63" w:rsidRDefault="000E4F8D" w:rsidP="00CF5627">
            <w:pPr>
              <w:pStyle w:val="TableEntry"/>
            </w:pPr>
            <w:r w:rsidRPr="00621E63">
              <w:t>Pump is in delayed start</w:t>
            </w:r>
          </w:p>
        </w:tc>
        <w:tc>
          <w:tcPr>
            <w:tcW w:w="3960" w:type="dxa"/>
            <w:tcBorders>
              <w:top w:val="single" w:sz="4" w:space="0" w:color="auto"/>
              <w:left w:val="single" w:sz="4" w:space="0" w:color="auto"/>
              <w:bottom w:val="single" w:sz="4" w:space="0" w:color="auto"/>
              <w:right w:val="single" w:sz="4" w:space="0" w:color="auto"/>
            </w:tcBorders>
          </w:tcPr>
          <w:p w14:paraId="5A1CBFC0" w14:textId="77777777" w:rsidR="000E4F8D" w:rsidRPr="00621E63" w:rsidRDefault="000E4F8D" w:rsidP="00CF5627">
            <w:pPr>
              <w:pStyle w:val="TableEntry"/>
            </w:pPr>
          </w:p>
        </w:tc>
      </w:tr>
      <w:tr w:rsidR="00D81844" w:rsidRPr="00621E63" w14:paraId="18729BA5"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242BAD1A" w14:textId="77777777" w:rsidR="000E4F8D" w:rsidRPr="00621E63" w:rsidRDefault="000E4F8D" w:rsidP="00CF5627">
            <w:pPr>
              <w:pStyle w:val="TableEntry"/>
            </w:pPr>
            <w:r w:rsidRPr="00621E63">
              <w:t>9033</w:t>
            </w:r>
          </w:p>
        </w:tc>
        <w:tc>
          <w:tcPr>
            <w:tcW w:w="3870" w:type="dxa"/>
            <w:tcBorders>
              <w:top w:val="single" w:sz="4" w:space="0" w:color="auto"/>
              <w:left w:val="single" w:sz="4" w:space="0" w:color="auto"/>
              <w:bottom w:val="single" w:sz="4" w:space="0" w:color="auto"/>
              <w:right w:val="single" w:sz="4" w:space="0" w:color="auto"/>
            </w:tcBorders>
            <w:hideMark/>
          </w:tcPr>
          <w:p w14:paraId="3A9C93DD" w14:textId="77777777" w:rsidR="000E4F8D" w:rsidRPr="00621E63" w:rsidRDefault="000E4F8D" w:rsidP="00CF5627">
            <w:pPr>
              <w:pStyle w:val="TableEntry"/>
            </w:pPr>
            <w:r w:rsidRPr="00621E63">
              <w:t>Pump is alarming</w:t>
            </w:r>
          </w:p>
        </w:tc>
        <w:tc>
          <w:tcPr>
            <w:tcW w:w="3960" w:type="dxa"/>
            <w:tcBorders>
              <w:top w:val="single" w:sz="4" w:space="0" w:color="auto"/>
              <w:left w:val="single" w:sz="4" w:space="0" w:color="auto"/>
              <w:bottom w:val="single" w:sz="4" w:space="0" w:color="auto"/>
              <w:right w:val="single" w:sz="4" w:space="0" w:color="auto"/>
            </w:tcBorders>
          </w:tcPr>
          <w:p w14:paraId="23E161D3" w14:textId="77777777" w:rsidR="000E4F8D" w:rsidRPr="00621E63" w:rsidRDefault="000E4F8D" w:rsidP="00CF5627">
            <w:pPr>
              <w:pStyle w:val="TableEntry"/>
            </w:pPr>
          </w:p>
        </w:tc>
      </w:tr>
      <w:tr w:rsidR="000F7B11" w:rsidRPr="00621E63" w14:paraId="2BBF1B3E"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3D167F2A" w14:textId="77777777" w:rsidR="000F7B11" w:rsidRPr="00621E63" w:rsidRDefault="000F7B11" w:rsidP="000F7B11">
            <w:pPr>
              <w:pStyle w:val="TableEntry"/>
            </w:pPr>
            <w:r w:rsidRPr="00621E63">
              <w:t>9034</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231933B8" w14:textId="77777777" w:rsidR="000F7B11" w:rsidRPr="00621E63" w:rsidRDefault="000F7B11" w:rsidP="000F7B11">
            <w:pPr>
              <w:pStyle w:val="TableEntry"/>
            </w:pPr>
            <w:r w:rsidRPr="00621E63">
              <w:t>Not enough fluid or medication in container to deliver bolus</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18E1DBEF" w14:textId="77777777" w:rsidR="000F7B11" w:rsidRPr="00621E63" w:rsidRDefault="000F7B11" w:rsidP="000F7B11">
            <w:pPr>
              <w:pStyle w:val="TableEntry"/>
            </w:pPr>
            <w:r w:rsidRPr="00621E63">
              <w:t>Applies to bolus from existing infusion only</w:t>
            </w:r>
          </w:p>
        </w:tc>
      </w:tr>
      <w:tr w:rsidR="000F7B11" w:rsidRPr="00621E63" w14:paraId="3ED038AD"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5D84F4EF" w14:textId="77777777" w:rsidR="000F7B11" w:rsidRPr="00621E63" w:rsidRDefault="000F7B11" w:rsidP="000F7B11">
            <w:pPr>
              <w:pStyle w:val="TableEntry"/>
            </w:pPr>
            <w:r w:rsidRPr="00621E63">
              <w:t>9035</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50B565BE" w14:textId="77777777" w:rsidR="000F7B11" w:rsidRPr="00621E63" w:rsidRDefault="000F7B11" w:rsidP="000F7B11">
            <w:pPr>
              <w:pStyle w:val="TableEntry"/>
            </w:pPr>
            <w:r w:rsidRPr="00621E63">
              <w:t>Parent order ID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5A0CF999" w14:textId="77777777" w:rsidR="000F7B11" w:rsidRPr="00621E63" w:rsidRDefault="000F7B11" w:rsidP="000F7B11">
            <w:pPr>
              <w:pStyle w:val="TableEntry"/>
            </w:pPr>
            <w:r w:rsidRPr="00621E63">
              <w:t>Applies to bolus from existing infusion only</w:t>
            </w:r>
          </w:p>
        </w:tc>
      </w:tr>
      <w:tr w:rsidR="000F7B11" w:rsidRPr="00621E63" w14:paraId="48BB066B"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551B135F" w14:textId="77777777" w:rsidR="000F7B11" w:rsidRPr="00621E63" w:rsidRDefault="000F7B11" w:rsidP="000F7B11">
            <w:pPr>
              <w:pStyle w:val="TableEntry"/>
            </w:pPr>
            <w:r w:rsidRPr="00621E63">
              <w:t>9036</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0AC30B24" w14:textId="77777777" w:rsidR="000F7B11" w:rsidRPr="00621E63" w:rsidRDefault="000F7B11" w:rsidP="000F7B11">
            <w:pPr>
              <w:pStyle w:val="TableEntry"/>
            </w:pPr>
            <w:r w:rsidRPr="00621E63">
              <w:t>Medication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778F1F91" w14:textId="77777777" w:rsidR="000F7B11" w:rsidRPr="00621E63" w:rsidRDefault="000F7B11" w:rsidP="000F7B11">
            <w:pPr>
              <w:pStyle w:val="TableEntry"/>
            </w:pPr>
            <w:r w:rsidRPr="00621E63">
              <w:t>Applies to bolus from existing infusion only</w:t>
            </w:r>
          </w:p>
        </w:tc>
      </w:tr>
      <w:tr w:rsidR="000F7B11" w:rsidRPr="00621E63" w14:paraId="78AF52A8"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49F223BE" w14:textId="77777777" w:rsidR="000F7B11" w:rsidRPr="00621E63" w:rsidRDefault="000F7B11" w:rsidP="000F7B11">
            <w:pPr>
              <w:pStyle w:val="TableEntry"/>
            </w:pPr>
            <w:r w:rsidRPr="00621E63">
              <w:t>9037</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695206F0" w14:textId="77777777" w:rsidR="000F7B11" w:rsidRPr="00621E63" w:rsidRDefault="000F7B11" w:rsidP="000F7B11">
            <w:pPr>
              <w:pStyle w:val="TableEntry"/>
            </w:pPr>
            <w:r w:rsidRPr="00621E63">
              <w:t>Medication concentration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0AE11A01" w14:textId="77777777" w:rsidR="000F7B11" w:rsidRPr="00621E63" w:rsidRDefault="000F7B11" w:rsidP="000F7B11">
            <w:pPr>
              <w:pStyle w:val="TableEntry"/>
            </w:pPr>
            <w:r w:rsidRPr="00621E63">
              <w:t>Applies to bolus from existing infusion only</w:t>
            </w:r>
          </w:p>
        </w:tc>
      </w:tr>
      <w:tr w:rsidR="000F7B11" w:rsidRPr="00621E63" w14:paraId="06CA92A5"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7902DD01" w14:textId="77777777" w:rsidR="000F7B11" w:rsidRPr="00621E63" w:rsidRDefault="000F7B11" w:rsidP="000F7B11">
            <w:pPr>
              <w:pStyle w:val="TableEntry"/>
            </w:pPr>
            <w:r w:rsidRPr="00621E63">
              <w:t>9038</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7DE577CE" w14:textId="77777777" w:rsidR="000F7B11" w:rsidRPr="00621E63" w:rsidRDefault="000F7B11" w:rsidP="000F7B11">
            <w:pPr>
              <w:pStyle w:val="TableEntry"/>
            </w:pPr>
            <w:r w:rsidRPr="00621E63">
              <w:t>Bolus order type is not supported</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67321132" w14:textId="77777777" w:rsidR="000F7B11" w:rsidRPr="00621E63" w:rsidRDefault="000F7B11" w:rsidP="000F7B11">
            <w:pPr>
              <w:pStyle w:val="TableEntry"/>
            </w:pPr>
            <w:r w:rsidRPr="00621E63">
              <w:t>ORC-1 = “CH” not supported by pump</w:t>
            </w:r>
          </w:p>
        </w:tc>
      </w:tr>
      <w:tr w:rsidR="000F7B11" w:rsidRPr="00621E63" w14:paraId="162768AD"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24687180" w14:textId="77777777" w:rsidR="000F7B11" w:rsidRPr="00621E63" w:rsidRDefault="000F7B11" w:rsidP="000F7B11">
            <w:pPr>
              <w:pStyle w:val="TableEntry"/>
            </w:pPr>
            <w:r w:rsidRPr="00621E63">
              <w:t>9039</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55D6FFC2" w14:textId="77777777" w:rsidR="000F7B11" w:rsidRPr="00621E63" w:rsidRDefault="000F7B11" w:rsidP="000F7B11">
            <w:pPr>
              <w:pStyle w:val="TableEntry"/>
            </w:pPr>
            <w:r w:rsidRPr="00621E63">
              <w:t>Medication does not support bolus</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41EA186" w14:textId="77777777" w:rsidR="000F7B11" w:rsidRPr="00621E63" w:rsidRDefault="000F7B11" w:rsidP="000F7B11">
            <w:pPr>
              <w:pStyle w:val="TableEntry"/>
            </w:pPr>
            <w:r w:rsidRPr="00621E63">
              <w:t>Medication in drug library not configured for bolus</w:t>
            </w:r>
          </w:p>
        </w:tc>
      </w:tr>
      <w:tr w:rsidR="000F7B11" w:rsidRPr="00621E63" w14:paraId="4205ACB9"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00E763E8" w14:textId="77777777" w:rsidR="000F7B11" w:rsidRPr="00621E63" w:rsidRDefault="000F7B11" w:rsidP="000F7B11">
            <w:pPr>
              <w:pStyle w:val="TableEntry"/>
            </w:pPr>
            <w:r w:rsidRPr="00621E63">
              <w:t>9040</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47F07174" w14:textId="77777777" w:rsidR="000F7B11" w:rsidRPr="00621E63" w:rsidRDefault="000F7B11" w:rsidP="000F7B11">
            <w:pPr>
              <w:pStyle w:val="TableEntry"/>
            </w:pPr>
            <w:r w:rsidRPr="00621E63">
              <w:t>Bolus dose units do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6E3D557E" w14:textId="5196E486" w:rsidR="000F7B11" w:rsidRPr="00621E63" w:rsidRDefault="000F7B11" w:rsidP="000F7B11">
            <w:pPr>
              <w:pStyle w:val="TableEntry"/>
            </w:pPr>
            <w:del w:id="2221" w:author="Mary Jungers" w:date="2019-11-14T10:25:00Z">
              <w:r w:rsidRPr="00621E63" w:rsidDel="005B0C7C">
                <w:delText xml:space="preserve">e.g. </w:delText>
              </w:r>
            </w:del>
            <w:ins w:id="2222" w:author="Mary Jungers" w:date="2019-11-14T10:25:00Z">
              <w:r w:rsidR="005B0C7C">
                <w:t xml:space="preserve">e.g., </w:t>
              </w:r>
            </w:ins>
            <w:r w:rsidRPr="00621E63">
              <w:t>“mg” instead of “mL”</w:t>
            </w:r>
          </w:p>
        </w:tc>
      </w:tr>
      <w:tr w:rsidR="004D3918" w:rsidRPr="00621E63" w14:paraId="26D150FD" w14:textId="77777777" w:rsidTr="00D93F40">
        <w:tblPrEx>
          <w:tblW w:w="9180" w:type="dxa"/>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Change w:id="2223" w:author="Mary Jungers" w:date="2019-11-14T18:54:00Z">
            <w:tblPrEx>
              <w:tblW w:w="9180" w:type="dxa"/>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blPrExChange>
        </w:tblPrEx>
        <w:trPr>
          <w:cantSplit/>
          <w:trPrChange w:id="2224" w:author="Mary Jungers" w:date="2019-11-14T18:54:00Z">
            <w:trPr>
              <w:cantSplit/>
            </w:trPr>
          </w:trPrChange>
        </w:trPr>
        <w:tc>
          <w:tcPr>
            <w:tcW w:w="1350" w:type="dxa"/>
            <w:tcBorders>
              <w:top w:val="single" w:sz="4" w:space="0" w:color="auto"/>
              <w:left w:val="single" w:sz="4" w:space="0" w:color="auto"/>
              <w:bottom w:val="single" w:sz="4" w:space="0" w:color="auto"/>
              <w:right w:val="single" w:sz="4" w:space="0" w:color="auto"/>
            </w:tcBorders>
            <w:shd w:val="clear" w:color="auto" w:fill="auto"/>
            <w:hideMark/>
            <w:tcPrChange w:id="2225" w:author="Mary Jungers" w:date="2019-11-14T18:54:00Z">
              <w:tcPr>
                <w:tcW w:w="1350" w:type="dxa"/>
                <w:tcBorders>
                  <w:top w:val="single" w:sz="4" w:space="0" w:color="auto"/>
                  <w:left w:val="single" w:sz="4" w:space="0" w:color="auto"/>
                  <w:bottom w:val="single" w:sz="4" w:space="0" w:color="auto"/>
                  <w:right w:val="single" w:sz="4" w:space="0" w:color="auto"/>
                </w:tcBorders>
                <w:shd w:val="clear" w:color="auto" w:fill="auto"/>
                <w:hideMark/>
              </w:tcPr>
            </w:tcPrChange>
          </w:tcPr>
          <w:p w14:paraId="01F466AD" w14:textId="77777777" w:rsidR="004D3918" w:rsidRPr="00621E63" w:rsidRDefault="004D3918" w:rsidP="004D3918">
            <w:pPr>
              <w:pStyle w:val="TableEntry"/>
            </w:pPr>
            <w:r w:rsidRPr="00621E63">
              <w:t>9041</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Change w:id="2226" w:author="Mary Jungers" w:date="2019-11-14T18:54:00Z">
              <w:tcPr>
                <w:tcW w:w="3870" w:type="dxa"/>
                <w:tcBorders>
                  <w:top w:val="single" w:sz="4" w:space="0" w:color="auto"/>
                  <w:left w:val="single" w:sz="4" w:space="0" w:color="auto"/>
                  <w:bottom w:val="single" w:sz="4" w:space="0" w:color="auto"/>
                  <w:right w:val="single" w:sz="4" w:space="0" w:color="auto"/>
                </w:tcBorders>
                <w:shd w:val="clear" w:color="auto" w:fill="auto"/>
                <w:hideMark/>
              </w:tcPr>
            </w:tcPrChange>
          </w:tcPr>
          <w:p w14:paraId="1813BA04" w14:textId="77777777" w:rsidR="004D3918" w:rsidRPr="00621E63" w:rsidRDefault="004D3918" w:rsidP="004D3918">
            <w:pPr>
              <w:pStyle w:val="TableEntry"/>
            </w:pPr>
            <w:r w:rsidRPr="00621E63">
              <w:t>Unable to parse multistep program</w:t>
            </w:r>
          </w:p>
        </w:tc>
        <w:tc>
          <w:tcPr>
            <w:tcW w:w="3960" w:type="dxa"/>
            <w:tcBorders>
              <w:top w:val="single" w:sz="4" w:space="0" w:color="auto"/>
              <w:left w:val="single" w:sz="4" w:space="0" w:color="auto"/>
              <w:bottom w:val="single" w:sz="4" w:space="0" w:color="auto"/>
              <w:right w:val="single" w:sz="4" w:space="0" w:color="auto"/>
            </w:tcBorders>
            <w:shd w:val="clear" w:color="auto" w:fill="auto"/>
            <w:tcPrChange w:id="2227" w:author="Mary Jungers" w:date="2019-11-14T18:54:00Z">
              <w:tcPr>
                <w:tcW w:w="3960" w:type="dxa"/>
                <w:tcBorders>
                  <w:top w:val="single" w:sz="4" w:space="0" w:color="auto"/>
                  <w:left w:val="single" w:sz="4" w:space="0" w:color="auto"/>
                  <w:bottom w:val="single" w:sz="4" w:space="0" w:color="auto"/>
                  <w:right w:val="single" w:sz="4" w:space="0" w:color="auto"/>
                </w:tcBorders>
                <w:shd w:val="clear" w:color="auto" w:fill="auto"/>
              </w:tcPr>
            </w:tcPrChange>
          </w:tcPr>
          <w:p w14:paraId="47D3E3A7" w14:textId="77777777" w:rsidR="004D3918" w:rsidRPr="00621E63" w:rsidRDefault="004D3918" w:rsidP="004D3918">
            <w:pPr>
              <w:pStyle w:val="TableEntry"/>
            </w:pPr>
            <w:r w:rsidRPr="00621E63">
              <w:t>Applies to multistep infusion only</w:t>
            </w:r>
          </w:p>
        </w:tc>
      </w:tr>
      <w:tr w:rsidR="004D3918" w:rsidRPr="00621E63" w14:paraId="2C08DCBB" w14:textId="77777777" w:rsidTr="00D93F40">
        <w:tblPrEx>
          <w:tblW w:w="9180" w:type="dxa"/>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Change w:id="2228" w:author="Mary Jungers" w:date="2019-11-14T18:54:00Z">
            <w:tblPrEx>
              <w:tblW w:w="9180" w:type="dxa"/>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blPrExChange>
        </w:tblPrEx>
        <w:trPr>
          <w:cantSplit/>
          <w:trPrChange w:id="2229" w:author="Mary Jungers" w:date="2019-11-14T18:54:00Z">
            <w:trPr>
              <w:cantSplit/>
            </w:trPr>
          </w:trPrChange>
        </w:trPr>
        <w:tc>
          <w:tcPr>
            <w:tcW w:w="1350" w:type="dxa"/>
            <w:tcBorders>
              <w:top w:val="single" w:sz="4" w:space="0" w:color="auto"/>
              <w:left w:val="single" w:sz="4" w:space="0" w:color="auto"/>
              <w:bottom w:val="single" w:sz="4" w:space="0" w:color="auto"/>
              <w:right w:val="single" w:sz="4" w:space="0" w:color="auto"/>
            </w:tcBorders>
            <w:shd w:val="clear" w:color="auto" w:fill="auto"/>
            <w:hideMark/>
            <w:tcPrChange w:id="2230" w:author="Mary Jungers" w:date="2019-11-14T18:54:00Z">
              <w:tcPr>
                <w:tcW w:w="1350" w:type="dxa"/>
                <w:tcBorders>
                  <w:top w:val="single" w:sz="4" w:space="0" w:color="auto"/>
                  <w:left w:val="single" w:sz="4" w:space="0" w:color="auto"/>
                  <w:bottom w:val="single" w:sz="4" w:space="0" w:color="auto"/>
                  <w:right w:val="single" w:sz="4" w:space="0" w:color="auto"/>
                </w:tcBorders>
                <w:shd w:val="clear" w:color="auto" w:fill="auto"/>
                <w:hideMark/>
              </w:tcPr>
            </w:tcPrChange>
          </w:tcPr>
          <w:p w14:paraId="471CD326" w14:textId="77777777" w:rsidR="004D3918" w:rsidRPr="00621E63" w:rsidRDefault="004D3918" w:rsidP="004D3918">
            <w:pPr>
              <w:pStyle w:val="TableEntry"/>
            </w:pPr>
            <w:r w:rsidRPr="00621E63">
              <w:lastRenderedPageBreak/>
              <w:t>9042</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Change w:id="2231" w:author="Mary Jungers" w:date="2019-11-14T18:54:00Z">
              <w:tcPr>
                <w:tcW w:w="3870" w:type="dxa"/>
                <w:tcBorders>
                  <w:top w:val="single" w:sz="4" w:space="0" w:color="auto"/>
                  <w:left w:val="single" w:sz="4" w:space="0" w:color="auto"/>
                  <w:bottom w:val="single" w:sz="4" w:space="0" w:color="auto"/>
                  <w:right w:val="single" w:sz="4" w:space="0" w:color="auto"/>
                </w:tcBorders>
                <w:shd w:val="clear" w:color="auto" w:fill="auto"/>
                <w:hideMark/>
              </w:tcPr>
            </w:tcPrChange>
          </w:tcPr>
          <w:p w14:paraId="37DD3F75" w14:textId="77777777" w:rsidR="004D3918" w:rsidRPr="00621E63" w:rsidRDefault="004D3918" w:rsidP="004D3918">
            <w:pPr>
              <w:pStyle w:val="TableEntry"/>
            </w:pPr>
            <w:r w:rsidRPr="00621E63">
              <w:t>Medication is not configured for loading dose</w:t>
            </w:r>
          </w:p>
        </w:tc>
        <w:tc>
          <w:tcPr>
            <w:tcW w:w="3960" w:type="dxa"/>
            <w:tcBorders>
              <w:top w:val="single" w:sz="4" w:space="0" w:color="auto"/>
              <w:left w:val="single" w:sz="4" w:space="0" w:color="auto"/>
              <w:bottom w:val="single" w:sz="4" w:space="0" w:color="auto"/>
              <w:right w:val="single" w:sz="4" w:space="0" w:color="auto"/>
            </w:tcBorders>
            <w:shd w:val="clear" w:color="auto" w:fill="auto"/>
            <w:tcPrChange w:id="2232" w:author="Mary Jungers" w:date="2019-11-14T18:54:00Z">
              <w:tcPr>
                <w:tcW w:w="3960" w:type="dxa"/>
                <w:tcBorders>
                  <w:top w:val="single" w:sz="4" w:space="0" w:color="auto"/>
                  <w:left w:val="single" w:sz="4" w:space="0" w:color="auto"/>
                  <w:bottom w:val="single" w:sz="4" w:space="0" w:color="auto"/>
                  <w:right w:val="single" w:sz="4" w:space="0" w:color="auto"/>
                </w:tcBorders>
                <w:shd w:val="clear" w:color="auto" w:fill="auto"/>
              </w:tcPr>
            </w:tcPrChange>
          </w:tcPr>
          <w:p w14:paraId="3DD83F80" w14:textId="77777777" w:rsidR="004D3918" w:rsidRPr="00621E63" w:rsidRDefault="004D3918" w:rsidP="004D3918">
            <w:pPr>
              <w:pStyle w:val="TableEntry"/>
            </w:pPr>
            <w:r w:rsidRPr="00621E63">
              <w:t>Applies to multistep infusion only</w:t>
            </w:r>
          </w:p>
        </w:tc>
      </w:tr>
      <w:tr w:rsidR="004D3918" w:rsidRPr="00621E63" w14:paraId="5C2E2483" w14:textId="77777777" w:rsidTr="00D93F40">
        <w:tblPrEx>
          <w:tblW w:w="9180" w:type="dxa"/>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Change w:id="2233" w:author="Mary Jungers" w:date="2019-11-14T18:54:00Z">
            <w:tblPrEx>
              <w:tblW w:w="9180" w:type="dxa"/>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blPrExChange>
        </w:tblPrEx>
        <w:trPr>
          <w:cantSplit/>
          <w:trPrChange w:id="2234" w:author="Mary Jungers" w:date="2019-11-14T18:54:00Z">
            <w:trPr>
              <w:cantSplit/>
            </w:trPr>
          </w:trPrChange>
        </w:trPr>
        <w:tc>
          <w:tcPr>
            <w:tcW w:w="1350" w:type="dxa"/>
            <w:tcBorders>
              <w:top w:val="single" w:sz="4" w:space="0" w:color="auto"/>
              <w:left w:val="single" w:sz="4" w:space="0" w:color="auto"/>
              <w:bottom w:val="single" w:sz="4" w:space="0" w:color="auto"/>
              <w:right w:val="single" w:sz="4" w:space="0" w:color="auto"/>
            </w:tcBorders>
            <w:shd w:val="clear" w:color="auto" w:fill="auto"/>
            <w:hideMark/>
            <w:tcPrChange w:id="2235" w:author="Mary Jungers" w:date="2019-11-14T18:54:00Z">
              <w:tcPr>
                <w:tcW w:w="1350" w:type="dxa"/>
                <w:tcBorders>
                  <w:top w:val="single" w:sz="4" w:space="0" w:color="auto"/>
                  <w:left w:val="single" w:sz="4" w:space="0" w:color="auto"/>
                  <w:bottom w:val="single" w:sz="4" w:space="0" w:color="auto"/>
                  <w:right w:val="single" w:sz="4" w:space="0" w:color="auto"/>
                </w:tcBorders>
                <w:shd w:val="clear" w:color="auto" w:fill="auto"/>
                <w:hideMark/>
              </w:tcPr>
            </w:tcPrChange>
          </w:tcPr>
          <w:p w14:paraId="6B08B37E" w14:textId="77777777" w:rsidR="004D3918" w:rsidRPr="00621E63" w:rsidRDefault="004D3918" w:rsidP="004D3918">
            <w:pPr>
              <w:pStyle w:val="TableEntry"/>
            </w:pPr>
            <w:r w:rsidRPr="00621E63">
              <w:t>9043</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Change w:id="2236" w:author="Mary Jungers" w:date="2019-11-14T18:54:00Z">
              <w:tcPr>
                <w:tcW w:w="3870" w:type="dxa"/>
                <w:tcBorders>
                  <w:top w:val="single" w:sz="4" w:space="0" w:color="auto"/>
                  <w:left w:val="single" w:sz="4" w:space="0" w:color="auto"/>
                  <w:bottom w:val="single" w:sz="4" w:space="0" w:color="auto"/>
                  <w:right w:val="single" w:sz="4" w:space="0" w:color="auto"/>
                </w:tcBorders>
                <w:shd w:val="clear" w:color="auto" w:fill="auto"/>
                <w:hideMark/>
              </w:tcPr>
            </w:tcPrChange>
          </w:tcPr>
          <w:p w14:paraId="47DAE681" w14:textId="77777777" w:rsidR="004D3918" w:rsidRPr="00621E63" w:rsidRDefault="004D3918" w:rsidP="004D3918">
            <w:pPr>
              <w:pStyle w:val="TableEntry"/>
            </w:pPr>
            <w:r w:rsidRPr="00621E63">
              <w:t>Medication does not support multistep</w:t>
            </w:r>
          </w:p>
        </w:tc>
        <w:tc>
          <w:tcPr>
            <w:tcW w:w="3960" w:type="dxa"/>
            <w:tcBorders>
              <w:top w:val="single" w:sz="4" w:space="0" w:color="auto"/>
              <w:left w:val="single" w:sz="4" w:space="0" w:color="auto"/>
              <w:bottom w:val="single" w:sz="4" w:space="0" w:color="auto"/>
              <w:right w:val="single" w:sz="4" w:space="0" w:color="auto"/>
            </w:tcBorders>
            <w:shd w:val="clear" w:color="auto" w:fill="auto"/>
            <w:tcPrChange w:id="2237" w:author="Mary Jungers" w:date="2019-11-14T18:54:00Z">
              <w:tcPr>
                <w:tcW w:w="3960" w:type="dxa"/>
                <w:tcBorders>
                  <w:top w:val="single" w:sz="4" w:space="0" w:color="auto"/>
                  <w:left w:val="single" w:sz="4" w:space="0" w:color="auto"/>
                  <w:bottom w:val="single" w:sz="4" w:space="0" w:color="auto"/>
                  <w:right w:val="single" w:sz="4" w:space="0" w:color="auto"/>
                </w:tcBorders>
                <w:shd w:val="clear" w:color="auto" w:fill="auto"/>
              </w:tcPr>
            </w:tcPrChange>
          </w:tcPr>
          <w:p w14:paraId="33C9B4E9" w14:textId="77777777" w:rsidR="004D3918" w:rsidRPr="00621E63" w:rsidRDefault="004D3918" w:rsidP="004D3918">
            <w:pPr>
              <w:pStyle w:val="TableEntry"/>
            </w:pPr>
            <w:r w:rsidRPr="00621E63">
              <w:t>Applies to multistep infusion only</w:t>
            </w:r>
          </w:p>
        </w:tc>
      </w:tr>
      <w:tr w:rsidR="004D3918" w:rsidRPr="00621E63" w14:paraId="0280A961" w14:textId="77777777" w:rsidTr="00D93F40">
        <w:tblPrEx>
          <w:tblW w:w="9180" w:type="dxa"/>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Change w:id="2238" w:author="Mary Jungers" w:date="2019-11-14T18:54:00Z">
            <w:tblPrEx>
              <w:tblW w:w="9180" w:type="dxa"/>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blPrExChange>
        </w:tblPrEx>
        <w:trPr>
          <w:cantSplit/>
          <w:trPrChange w:id="2239" w:author="Mary Jungers" w:date="2019-11-14T18:54:00Z">
            <w:trPr>
              <w:cantSplit/>
            </w:trPr>
          </w:trPrChange>
        </w:trPr>
        <w:tc>
          <w:tcPr>
            <w:tcW w:w="1350" w:type="dxa"/>
            <w:tcBorders>
              <w:top w:val="single" w:sz="4" w:space="0" w:color="auto"/>
              <w:left w:val="single" w:sz="4" w:space="0" w:color="auto"/>
              <w:bottom w:val="single" w:sz="4" w:space="0" w:color="auto"/>
              <w:right w:val="single" w:sz="4" w:space="0" w:color="auto"/>
            </w:tcBorders>
            <w:shd w:val="clear" w:color="auto" w:fill="auto"/>
            <w:hideMark/>
            <w:tcPrChange w:id="2240" w:author="Mary Jungers" w:date="2019-11-14T18:54:00Z">
              <w:tcPr>
                <w:tcW w:w="1350" w:type="dxa"/>
                <w:tcBorders>
                  <w:top w:val="single" w:sz="4" w:space="0" w:color="auto"/>
                  <w:left w:val="single" w:sz="4" w:space="0" w:color="auto"/>
                  <w:bottom w:val="single" w:sz="4" w:space="0" w:color="auto"/>
                  <w:right w:val="single" w:sz="4" w:space="0" w:color="auto"/>
                </w:tcBorders>
                <w:shd w:val="clear" w:color="auto" w:fill="auto"/>
                <w:hideMark/>
              </w:tcPr>
            </w:tcPrChange>
          </w:tcPr>
          <w:p w14:paraId="713B9592" w14:textId="77777777" w:rsidR="004D3918" w:rsidRPr="00621E63" w:rsidRDefault="004D3918" w:rsidP="004D3918">
            <w:pPr>
              <w:pStyle w:val="TableEntry"/>
            </w:pPr>
            <w:r w:rsidRPr="00621E63">
              <w:t>9044</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Change w:id="2241" w:author="Mary Jungers" w:date="2019-11-14T18:54:00Z">
              <w:tcPr>
                <w:tcW w:w="3870" w:type="dxa"/>
                <w:tcBorders>
                  <w:top w:val="single" w:sz="4" w:space="0" w:color="auto"/>
                  <w:left w:val="single" w:sz="4" w:space="0" w:color="auto"/>
                  <w:bottom w:val="single" w:sz="4" w:space="0" w:color="auto"/>
                  <w:right w:val="single" w:sz="4" w:space="0" w:color="auto"/>
                </w:tcBorders>
                <w:shd w:val="clear" w:color="auto" w:fill="auto"/>
                <w:hideMark/>
              </w:tcPr>
            </w:tcPrChange>
          </w:tcPr>
          <w:p w14:paraId="15E5F608" w14:textId="77777777" w:rsidR="004D3918" w:rsidRPr="00621E63" w:rsidRDefault="004D3918" w:rsidP="004D3918">
            <w:pPr>
              <w:pStyle w:val="TableEntry"/>
            </w:pPr>
            <w:r w:rsidRPr="00621E63">
              <w:t>Multistep order type is not supported</w:t>
            </w:r>
          </w:p>
        </w:tc>
        <w:tc>
          <w:tcPr>
            <w:tcW w:w="3960" w:type="dxa"/>
            <w:tcBorders>
              <w:top w:val="single" w:sz="4" w:space="0" w:color="auto"/>
              <w:left w:val="single" w:sz="4" w:space="0" w:color="auto"/>
              <w:bottom w:val="single" w:sz="4" w:space="0" w:color="auto"/>
              <w:right w:val="single" w:sz="4" w:space="0" w:color="auto"/>
            </w:tcBorders>
            <w:shd w:val="clear" w:color="auto" w:fill="auto"/>
            <w:tcPrChange w:id="2242" w:author="Mary Jungers" w:date="2019-11-14T18:54:00Z">
              <w:tcPr>
                <w:tcW w:w="3960" w:type="dxa"/>
                <w:tcBorders>
                  <w:top w:val="single" w:sz="4" w:space="0" w:color="auto"/>
                  <w:left w:val="single" w:sz="4" w:space="0" w:color="auto"/>
                  <w:bottom w:val="single" w:sz="4" w:space="0" w:color="auto"/>
                  <w:right w:val="single" w:sz="4" w:space="0" w:color="auto"/>
                </w:tcBorders>
                <w:shd w:val="clear" w:color="auto" w:fill="auto"/>
              </w:tcPr>
            </w:tcPrChange>
          </w:tcPr>
          <w:p w14:paraId="321C4B47" w14:textId="77777777" w:rsidR="004D3918" w:rsidRPr="00621E63" w:rsidRDefault="004D3918" w:rsidP="004D3918">
            <w:pPr>
              <w:pStyle w:val="TableEntry"/>
            </w:pPr>
            <w:r w:rsidRPr="00621E63">
              <w:t>Applies to multistep infusion only</w:t>
            </w:r>
          </w:p>
        </w:tc>
      </w:tr>
    </w:tbl>
    <w:p w14:paraId="2B19A9D5" w14:textId="77777777" w:rsidR="001A4392" w:rsidRPr="00621E63" w:rsidRDefault="001A4392">
      <w:pPr>
        <w:pStyle w:val="BodyText"/>
      </w:pPr>
    </w:p>
    <w:p w14:paraId="1295165D" w14:textId="77777777" w:rsidR="00B11855" w:rsidRPr="00621E63" w:rsidRDefault="003D003E" w:rsidP="001422D4">
      <w:pPr>
        <w:pStyle w:val="HL7Field"/>
      </w:pPr>
      <w:r w:rsidRPr="00621E63">
        <w:t>ERR-5   Application Error Code</w:t>
      </w:r>
    </w:p>
    <w:p w14:paraId="7C87BA49" w14:textId="5FACA518" w:rsidR="00B11855" w:rsidRPr="00621E63" w:rsidRDefault="003D003E" w:rsidP="00DF61EC">
      <w:pPr>
        <w:pStyle w:val="HL7FieldIndent2"/>
        <w:rPr>
          <w:noProof w:val="0"/>
        </w:rPr>
      </w:pPr>
      <w:r w:rsidRPr="00621E63">
        <w:rPr>
          <w:noProof w:val="0"/>
        </w:rPr>
        <w:t xml:space="preserve">Application specific codes for infusion-related errors resulting from a </w:t>
      </w:r>
      <w:r w:rsidR="00647994" w:rsidRPr="00621E63">
        <w:rPr>
          <w:noProof w:val="0"/>
        </w:rPr>
        <w:t>[PCD-03]</w:t>
      </w:r>
      <w:r w:rsidRPr="00621E63">
        <w:rPr>
          <w:noProof w:val="0"/>
        </w:rPr>
        <w:t xml:space="preserve"> transaction, identifying the specific error that occurred, are given in the IHE PCD Application Error Table</w:t>
      </w:r>
      <w:r w:rsidR="00CB6BE2" w:rsidRPr="00621E63">
        <w:rPr>
          <w:noProof w:val="0"/>
        </w:rPr>
        <w:t xml:space="preserve">. New codes may be added from time to time </w:t>
      </w:r>
      <w:r w:rsidR="009C3179" w:rsidRPr="00621E63">
        <w:rPr>
          <w:noProof w:val="0"/>
        </w:rPr>
        <w:t>through</w:t>
      </w:r>
      <w:r w:rsidR="00CB6BE2" w:rsidRPr="00621E63">
        <w:rPr>
          <w:noProof w:val="0"/>
        </w:rPr>
        <w:t xml:space="preserve"> the IHE Change Proposal Process</w:t>
      </w:r>
      <w:r w:rsidR="002E782A" w:rsidRPr="00621E63">
        <w:rPr>
          <w:noProof w:val="0"/>
        </w:rPr>
        <w:t xml:space="preserve">. </w:t>
      </w:r>
      <w:r w:rsidR="00CB6BE2" w:rsidRPr="00621E63">
        <w:rPr>
          <w:noProof w:val="0"/>
        </w:rPr>
        <w:t>T</w:t>
      </w:r>
      <w:r w:rsidRPr="00621E63">
        <w:rPr>
          <w:noProof w:val="0"/>
        </w:rPr>
        <w:t>he IHE PCD website should be consulted for the latest approved table (</w:t>
      </w:r>
      <w:hyperlink r:id="rId57" w:history="1">
        <w:r w:rsidRPr="00621E63">
          <w:rPr>
            <w:noProof w:val="0"/>
            <w:color w:val="0000FF"/>
            <w:u w:val="single" w:color="0000FF"/>
          </w:rPr>
          <w:t>http://wiki.ihe.net/index.php?title=PumpErrorCodes</w:t>
        </w:r>
      </w:hyperlink>
      <w:r w:rsidRPr="00621E63">
        <w:rPr>
          <w:noProof w:val="0"/>
        </w:rPr>
        <w:t>).</w:t>
      </w:r>
    </w:p>
    <w:p w14:paraId="7E026DD0" w14:textId="77777777" w:rsidR="00B11855" w:rsidRPr="00621E63" w:rsidRDefault="003D003E" w:rsidP="001422D4">
      <w:pPr>
        <w:pStyle w:val="HL7Field"/>
      </w:pPr>
      <w:r w:rsidRPr="00621E63">
        <w:t>ERR-6   Application Error Parameter</w:t>
      </w:r>
    </w:p>
    <w:p w14:paraId="3E3BC8F6" w14:textId="77777777" w:rsidR="00B11855" w:rsidRPr="00621E63" w:rsidRDefault="003D003E" w:rsidP="00DF61EC">
      <w:pPr>
        <w:pStyle w:val="HL7FieldIndent2"/>
        <w:rPr>
          <w:noProof w:val="0"/>
        </w:rPr>
      </w:pPr>
      <w:r w:rsidRPr="00621E63">
        <w:rPr>
          <w:noProof w:val="0"/>
        </w:rPr>
        <w:t>Additional information to be used with application specific codes calling for the input of Parameter names or values as called for in the IHE PCD Application Error Table.</w:t>
      </w:r>
    </w:p>
    <w:p w14:paraId="16995DB6" w14:textId="4B93CB5E" w:rsidR="00B11855" w:rsidRPr="00621E63" w:rsidRDefault="00800492" w:rsidP="00800492">
      <w:pPr>
        <w:pStyle w:val="Heading2"/>
        <w:numPr>
          <w:ilvl w:val="0"/>
          <w:numId w:val="0"/>
        </w:numPr>
        <w:rPr>
          <w:noProof w:val="0"/>
        </w:rPr>
        <w:pPrChange w:id="2243" w:author="Mary Jungers" w:date="2019-11-13T18:58:00Z">
          <w:pPr>
            <w:pStyle w:val="AppendixHeading2"/>
          </w:pPr>
        </w:pPrChange>
      </w:pPr>
      <w:bookmarkStart w:id="2244" w:name="_Toc401769856"/>
      <w:bookmarkStart w:id="2245" w:name="_Toc24650508"/>
      <w:ins w:id="2246" w:author="Mary Jungers" w:date="2019-11-13T18:58:00Z">
        <w:r w:rsidRPr="00621E63">
          <w:rPr>
            <w:noProof w:val="0"/>
          </w:rPr>
          <w:t>B.</w:t>
        </w:r>
        <w:r w:rsidRPr="00621E63">
          <w:rPr>
            <w:noProof w:val="0"/>
          </w:rPr>
          <w:t xml:space="preserve">4 </w:t>
        </w:r>
      </w:ins>
      <w:r w:rsidR="003D003E" w:rsidRPr="00621E63">
        <w:rPr>
          <w:noProof w:val="0"/>
        </w:rPr>
        <w:t>NTE - Notes and Comment Segment</w:t>
      </w:r>
      <w:bookmarkEnd w:id="2244"/>
      <w:bookmarkEnd w:id="2245"/>
    </w:p>
    <w:p w14:paraId="14ACC884" w14:textId="63AC8BEF" w:rsidR="00B11855" w:rsidRPr="00621E63" w:rsidRDefault="006D613E" w:rsidP="00CB723D">
      <w:pPr>
        <w:pStyle w:val="BodyText"/>
      </w:pPr>
      <w:r w:rsidRPr="00621E63">
        <w:t>HL7</w:t>
      </w:r>
      <w:r w:rsidR="00995105" w:rsidRPr="00621E63">
        <w:t xml:space="preserve"> </w:t>
      </w:r>
      <w:r w:rsidR="003D003E" w:rsidRPr="00621E63">
        <w:t>v2.6 : chapter 2 (2.4.10)</w:t>
      </w:r>
    </w:p>
    <w:p w14:paraId="439528AD" w14:textId="77777777" w:rsidR="00B11855" w:rsidRPr="00621E63" w:rsidRDefault="003D003E" w:rsidP="00CB723D">
      <w:pPr>
        <w:pStyle w:val="BodyText"/>
      </w:pPr>
      <w:r w:rsidRPr="00621E63">
        <w:t>This segment is used for sending notes and comments.</w:t>
      </w:r>
    </w:p>
    <w:p w14:paraId="4C463B94" w14:textId="77777777" w:rsidR="00B11855" w:rsidRPr="00621E63" w:rsidRDefault="003D003E" w:rsidP="00CB723D">
      <w:pPr>
        <w:pStyle w:val="BodyText"/>
      </w:pPr>
      <w:r w:rsidRPr="00621E63">
        <w:t>The IHE PCD Technical Framework limits the use of this segment to only one purpose: to comment the observations and the orders. Therefore, in the messages of this Integration Profile, NTE segments appear only following either OBR or OBX segments.</w:t>
      </w:r>
    </w:p>
    <w:p w14:paraId="3D688897" w14:textId="77777777" w:rsidR="00B11855" w:rsidRPr="00621E63" w:rsidRDefault="003D003E" w:rsidP="00CB723D">
      <w:pPr>
        <w:pStyle w:val="BodyText"/>
      </w:pPr>
      <w:r w:rsidRPr="00621E63">
        <w:t xml:space="preserve">Information that can be coded in OBX segments or OBR segments shall not be sent in a NTE segment. </w:t>
      </w:r>
    </w:p>
    <w:p w14:paraId="6E4CCAF1" w14:textId="77777777" w:rsidR="00B11855" w:rsidRPr="00621E63" w:rsidRDefault="003D003E" w:rsidP="00CB723D">
      <w:pPr>
        <w:pStyle w:val="BodyText"/>
      </w:pPr>
      <w:r w:rsidRPr="00621E63">
        <w:t>Detail of the fields used by the NTE segment in the PCD Observation Message is given below.</w:t>
      </w:r>
    </w:p>
    <w:p w14:paraId="432CD55E" w14:textId="77777777" w:rsidR="00B11855" w:rsidRPr="00621E63" w:rsidRDefault="003D003E" w:rsidP="00CF5627">
      <w:pPr>
        <w:pStyle w:val="TableTitle"/>
      </w:pPr>
      <w:r w:rsidRPr="00621E63">
        <w:t>Table B.4-1: NTE - Notes and Comment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2"/>
        <w:gridCol w:w="990"/>
        <w:gridCol w:w="810"/>
        <w:gridCol w:w="967"/>
        <w:gridCol w:w="1119"/>
        <w:gridCol w:w="1000"/>
        <w:gridCol w:w="3366"/>
      </w:tblGrid>
      <w:tr w:rsidR="00C40FD5" w:rsidRPr="00621E63" w14:paraId="7AD2EAB1" w14:textId="77777777" w:rsidTr="0034511D">
        <w:trPr>
          <w:cantSplit/>
          <w:tblHeader/>
          <w:jc w:val="center"/>
        </w:trPr>
        <w:tc>
          <w:tcPr>
            <w:tcW w:w="872" w:type="dxa"/>
            <w:shd w:val="clear" w:color="auto" w:fill="D9D9D9"/>
          </w:tcPr>
          <w:p w14:paraId="2A0248AC" w14:textId="77777777" w:rsidR="00B11855" w:rsidRPr="00621E63" w:rsidRDefault="003D003E" w:rsidP="00FA3EC5">
            <w:pPr>
              <w:pStyle w:val="TableEntryHeader"/>
            </w:pPr>
            <w:r w:rsidRPr="00621E63">
              <w:t>SEQ</w:t>
            </w:r>
          </w:p>
        </w:tc>
        <w:tc>
          <w:tcPr>
            <w:tcW w:w="990" w:type="dxa"/>
            <w:shd w:val="clear" w:color="auto" w:fill="D9D9D9"/>
          </w:tcPr>
          <w:p w14:paraId="34AAB9F0" w14:textId="77777777" w:rsidR="00B11855" w:rsidRPr="00621E63" w:rsidRDefault="003D003E" w:rsidP="00FA3EC5">
            <w:pPr>
              <w:pStyle w:val="TableEntryHeader"/>
            </w:pPr>
            <w:r w:rsidRPr="00621E63">
              <w:t>LEN</w:t>
            </w:r>
          </w:p>
        </w:tc>
        <w:tc>
          <w:tcPr>
            <w:tcW w:w="810" w:type="dxa"/>
            <w:shd w:val="clear" w:color="auto" w:fill="D9D9D9"/>
          </w:tcPr>
          <w:p w14:paraId="14AC02A8" w14:textId="77777777" w:rsidR="00B11855" w:rsidRPr="00621E63" w:rsidRDefault="003D003E" w:rsidP="00FA3EC5">
            <w:pPr>
              <w:pStyle w:val="TableEntryHeader"/>
            </w:pPr>
            <w:r w:rsidRPr="00621E63">
              <w:t>DT</w:t>
            </w:r>
          </w:p>
        </w:tc>
        <w:tc>
          <w:tcPr>
            <w:tcW w:w="967" w:type="dxa"/>
            <w:shd w:val="clear" w:color="auto" w:fill="D9D9D9"/>
          </w:tcPr>
          <w:p w14:paraId="25EEB209" w14:textId="77777777" w:rsidR="00B11855" w:rsidRPr="00621E63" w:rsidRDefault="003D003E" w:rsidP="00FA3EC5">
            <w:pPr>
              <w:pStyle w:val="TableEntryHeader"/>
            </w:pPr>
            <w:r w:rsidRPr="00621E63">
              <w:t>Usage</w:t>
            </w:r>
          </w:p>
        </w:tc>
        <w:tc>
          <w:tcPr>
            <w:tcW w:w="1119" w:type="dxa"/>
            <w:shd w:val="clear" w:color="auto" w:fill="D9D9D9"/>
          </w:tcPr>
          <w:p w14:paraId="5130D64A" w14:textId="77777777" w:rsidR="00B11855" w:rsidRPr="00621E63" w:rsidRDefault="003D003E" w:rsidP="00FA3EC5">
            <w:pPr>
              <w:pStyle w:val="TableEntryHeader"/>
            </w:pPr>
            <w:r w:rsidRPr="00621E63">
              <w:t>Card.</w:t>
            </w:r>
          </w:p>
        </w:tc>
        <w:tc>
          <w:tcPr>
            <w:tcW w:w="1000" w:type="dxa"/>
            <w:shd w:val="clear" w:color="auto" w:fill="D9D9D9"/>
          </w:tcPr>
          <w:p w14:paraId="5999B89C" w14:textId="77777777" w:rsidR="00B11855" w:rsidRPr="00621E63" w:rsidRDefault="003D003E" w:rsidP="00FA3EC5">
            <w:pPr>
              <w:pStyle w:val="TableEntryHeader"/>
            </w:pPr>
            <w:r w:rsidRPr="00621E63">
              <w:t>TBL#</w:t>
            </w:r>
          </w:p>
        </w:tc>
        <w:tc>
          <w:tcPr>
            <w:tcW w:w="3366" w:type="dxa"/>
            <w:shd w:val="clear" w:color="auto" w:fill="D9D9D9"/>
          </w:tcPr>
          <w:p w14:paraId="794C2FCE" w14:textId="77777777" w:rsidR="00B11855" w:rsidRPr="00621E63" w:rsidRDefault="003D003E" w:rsidP="00FA3EC5">
            <w:pPr>
              <w:pStyle w:val="TableEntryHeader"/>
            </w:pPr>
            <w:r w:rsidRPr="00621E63">
              <w:t>Element name</w:t>
            </w:r>
          </w:p>
        </w:tc>
      </w:tr>
      <w:tr w:rsidR="00C40FD5" w:rsidRPr="00621E63" w14:paraId="76FBE19A" w14:textId="77777777" w:rsidTr="00EB7483">
        <w:trPr>
          <w:cantSplit/>
          <w:jc w:val="center"/>
        </w:trPr>
        <w:tc>
          <w:tcPr>
            <w:tcW w:w="872" w:type="dxa"/>
            <w:shd w:val="clear" w:color="auto" w:fill="auto"/>
          </w:tcPr>
          <w:p w14:paraId="0882880F" w14:textId="77777777" w:rsidR="00B11855" w:rsidRPr="00621E63" w:rsidRDefault="003D003E" w:rsidP="00FA3EC5">
            <w:pPr>
              <w:pStyle w:val="TableEntry"/>
            </w:pPr>
            <w:r w:rsidRPr="00621E63">
              <w:t>1</w:t>
            </w:r>
          </w:p>
        </w:tc>
        <w:tc>
          <w:tcPr>
            <w:tcW w:w="990" w:type="dxa"/>
            <w:shd w:val="clear" w:color="auto" w:fill="auto"/>
          </w:tcPr>
          <w:p w14:paraId="12AA4F64" w14:textId="77777777" w:rsidR="00B11855" w:rsidRPr="00621E63" w:rsidRDefault="003D003E" w:rsidP="00FA3EC5">
            <w:pPr>
              <w:pStyle w:val="TableEntry"/>
            </w:pPr>
            <w:r w:rsidRPr="00621E63">
              <w:t>4</w:t>
            </w:r>
          </w:p>
        </w:tc>
        <w:tc>
          <w:tcPr>
            <w:tcW w:w="810" w:type="dxa"/>
            <w:shd w:val="clear" w:color="auto" w:fill="auto"/>
          </w:tcPr>
          <w:p w14:paraId="2AB45BB0" w14:textId="77777777" w:rsidR="00B11855" w:rsidRPr="00621E63" w:rsidRDefault="003D003E" w:rsidP="00FA3EC5">
            <w:pPr>
              <w:pStyle w:val="TableEntry"/>
            </w:pPr>
            <w:r w:rsidRPr="00621E63">
              <w:t>SI</w:t>
            </w:r>
          </w:p>
        </w:tc>
        <w:tc>
          <w:tcPr>
            <w:tcW w:w="967" w:type="dxa"/>
            <w:shd w:val="clear" w:color="auto" w:fill="auto"/>
          </w:tcPr>
          <w:p w14:paraId="642E36CB" w14:textId="77777777" w:rsidR="00B11855" w:rsidRPr="00621E63" w:rsidRDefault="003D003E" w:rsidP="00FA3EC5">
            <w:pPr>
              <w:pStyle w:val="TableEntry"/>
            </w:pPr>
            <w:r w:rsidRPr="00621E63">
              <w:t>R</w:t>
            </w:r>
          </w:p>
        </w:tc>
        <w:tc>
          <w:tcPr>
            <w:tcW w:w="1119" w:type="dxa"/>
            <w:shd w:val="clear" w:color="auto" w:fill="auto"/>
          </w:tcPr>
          <w:p w14:paraId="5BF8EB00" w14:textId="77777777" w:rsidR="00B11855" w:rsidRPr="00621E63" w:rsidRDefault="003D003E" w:rsidP="00FA3EC5">
            <w:pPr>
              <w:pStyle w:val="TableEntry"/>
            </w:pPr>
            <w:r w:rsidRPr="00621E63">
              <w:t>[1..1]</w:t>
            </w:r>
          </w:p>
        </w:tc>
        <w:tc>
          <w:tcPr>
            <w:tcW w:w="1000" w:type="dxa"/>
            <w:shd w:val="clear" w:color="auto" w:fill="auto"/>
          </w:tcPr>
          <w:p w14:paraId="775C565C" w14:textId="77777777" w:rsidR="00B11855" w:rsidRPr="00621E63" w:rsidRDefault="00B11855" w:rsidP="00FA3EC5">
            <w:pPr>
              <w:pStyle w:val="TableEntry"/>
            </w:pPr>
          </w:p>
        </w:tc>
        <w:tc>
          <w:tcPr>
            <w:tcW w:w="3366" w:type="dxa"/>
            <w:shd w:val="clear" w:color="auto" w:fill="auto"/>
          </w:tcPr>
          <w:p w14:paraId="2C69EED3" w14:textId="77777777" w:rsidR="00B11855" w:rsidRPr="00621E63" w:rsidRDefault="003D003E" w:rsidP="00FA3EC5">
            <w:pPr>
              <w:pStyle w:val="TableEntry"/>
            </w:pPr>
            <w:r w:rsidRPr="00621E63">
              <w:t>Set ID – NTE</w:t>
            </w:r>
          </w:p>
        </w:tc>
      </w:tr>
      <w:tr w:rsidR="00C40FD5" w:rsidRPr="00621E63" w14:paraId="17433841" w14:textId="77777777" w:rsidTr="00EB7483">
        <w:trPr>
          <w:cantSplit/>
          <w:jc w:val="center"/>
        </w:trPr>
        <w:tc>
          <w:tcPr>
            <w:tcW w:w="872" w:type="dxa"/>
            <w:shd w:val="clear" w:color="auto" w:fill="auto"/>
          </w:tcPr>
          <w:p w14:paraId="380ABFB1" w14:textId="77777777" w:rsidR="00B11855" w:rsidRPr="00621E63" w:rsidRDefault="003D003E" w:rsidP="00FA3EC5">
            <w:pPr>
              <w:pStyle w:val="TableEntry"/>
            </w:pPr>
            <w:r w:rsidRPr="00621E63">
              <w:t>2</w:t>
            </w:r>
          </w:p>
        </w:tc>
        <w:tc>
          <w:tcPr>
            <w:tcW w:w="990" w:type="dxa"/>
            <w:shd w:val="clear" w:color="auto" w:fill="auto"/>
          </w:tcPr>
          <w:p w14:paraId="0F68AEC3" w14:textId="77777777" w:rsidR="00B11855" w:rsidRPr="00621E63" w:rsidRDefault="003D003E" w:rsidP="00FA3EC5">
            <w:pPr>
              <w:pStyle w:val="TableEntry"/>
            </w:pPr>
            <w:r w:rsidRPr="00621E63">
              <w:t>8</w:t>
            </w:r>
          </w:p>
        </w:tc>
        <w:tc>
          <w:tcPr>
            <w:tcW w:w="810" w:type="dxa"/>
            <w:shd w:val="clear" w:color="auto" w:fill="auto"/>
          </w:tcPr>
          <w:p w14:paraId="3E0530ED" w14:textId="77777777" w:rsidR="00B11855" w:rsidRPr="00621E63" w:rsidRDefault="003D003E" w:rsidP="00FA3EC5">
            <w:pPr>
              <w:pStyle w:val="TableEntry"/>
            </w:pPr>
            <w:r w:rsidRPr="00621E63">
              <w:t>ID</w:t>
            </w:r>
          </w:p>
        </w:tc>
        <w:tc>
          <w:tcPr>
            <w:tcW w:w="967" w:type="dxa"/>
            <w:shd w:val="clear" w:color="auto" w:fill="auto"/>
          </w:tcPr>
          <w:p w14:paraId="6832D5E0" w14:textId="77777777" w:rsidR="00B11855" w:rsidRPr="00621E63" w:rsidRDefault="003D003E" w:rsidP="00FA3EC5">
            <w:pPr>
              <w:pStyle w:val="TableEntry"/>
            </w:pPr>
            <w:r w:rsidRPr="00621E63">
              <w:t>X</w:t>
            </w:r>
          </w:p>
        </w:tc>
        <w:tc>
          <w:tcPr>
            <w:tcW w:w="1119" w:type="dxa"/>
            <w:shd w:val="clear" w:color="auto" w:fill="auto"/>
          </w:tcPr>
          <w:p w14:paraId="0143F428" w14:textId="77777777" w:rsidR="00B11855" w:rsidRPr="00621E63" w:rsidRDefault="003D003E" w:rsidP="00FA3EC5">
            <w:pPr>
              <w:pStyle w:val="TableEntry"/>
            </w:pPr>
            <w:r w:rsidRPr="00621E63">
              <w:t>[0..0]</w:t>
            </w:r>
          </w:p>
        </w:tc>
        <w:tc>
          <w:tcPr>
            <w:tcW w:w="1000" w:type="dxa"/>
            <w:shd w:val="clear" w:color="auto" w:fill="auto"/>
          </w:tcPr>
          <w:p w14:paraId="26FA46B9" w14:textId="77777777" w:rsidR="00B11855" w:rsidRPr="00621E63" w:rsidRDefault="00B11855" w:rsidP="00FA3EC5">
            <w:pPr>
              <w:pStyle w:val="TableEntry"/>
            </w:pPr>
          </w:p>
        </w:tc>
        <w:tc>
          <w:tcPr>
            <w:tcW w:w="3366" w:type="dxa"/>
            <w:shd w:val="clear" w:color="auto" w:fill="auto"/>
          </w:tcPr>
          <w:p w14:paraId="6A77F6C8" w14:textId="77777777" w:rsidR="00B11855" w:rsidRPr="00621E63" w:rsidRDefault="003D003E" w:rsidP="00FA3EC5">
            <w:pPr>
              <w:pStyle w:val="TableEntry"/>
            </w:pPr>
            <w:r w:rsidRPr="00621E63">
              <w:t>Source of Comment</w:t>
            </w:r>
          </w:p>
        </w:tc>
      </w:tr>
      <w:tr w:rsidR="00C40FD5" w:rsidRPr="00621E63" w14:paraId="31CC22D8" w14:textId="77777777" w:rsidTr="00EB7483">
        <w:trPr>
          <w:cantSplit/>
          <w:jc w:val="center"/>
        </w:trPr>
        <w:tc>
          <w:tcPr>
            <w:tcW w:w="872" w:type="dxa"/>
            <w:shd w:val="clear" w:color="auto" w:fill="auto"/>
          </w:tcPr>
          <w:p w14:paraId="08D1CC77" w14:textId="77777777" w:rsidR="00B11855" w:rsidRPr="00621E63" w:rsidRDefault="003D003E" w:rsidP="00FA3EC5">
            <w:pPr>
              <w:pStyle w:val="TableEntry"/>
            </w:pPr>
            <w:r w:rsidRPr="00621E63">
              <w:t>3</w:t>
            </w:r>
          </w:p>
        </w:tc>
        <w:tc>
          <w:tcPr>
            <w:tcW w:w="990" w:type="dxa"/>
            <w:shd w:val="clear" w:color="auto" w:fill="auto"/>
          </w:tcPr>
          <w:p w14:paraId="739DA334" w14:textId="77777777" w:rsidR="00B11855" w:rsidRPr="00621E63" w:rsidRDefault="003D003E" w:rsidP="00FA3EC5">
            <w:pPr>
              <w:pStyle w:val="TableEntry"/>
            </w:pPr>
            <w:r w:rsidRPr="00621E63">
              <w:t>65536</w:t>
            </w:r>
          </w:p>
        </w:tc>
        <w:tc>
          <w:tcPr>
            <w:tcW w:w="810" w:type="dxa"/>
            <w:shd w:val="clear" w:color="auto" w:fill="auto"/>
          </w:tcPr>
          <w:p w14:paraId="018B0804" w14:textId="77777777" w:rsidR="00B11855" w:rsidRPr="00621E63" w:rsidRDefault="003D003E" w:rsidP="00FA3EC5">
            <w:pPr>
              <w:pStyle w:val="TableEntry"/>
            </w:pPr>
            <w:r w:rsidRPr="00621E63">
              <w:t>FT</w:t>
            </w:r>
          </w:p>
        </w:tc>
        <w:tc>
          <w:tcPr>
            <w:tcW w:w="967" w:type="dxa"/>
            <w:shd w:val="clear" w:color="auto" w:fill="auto"/>
          </w:tcPr>
          <w:p w14:paraId="4DBF3A53" w14:textId="77777777" w:rsidR="00B11855" w:rsidRPr="00621E63" w:rsidRDefault="003D003E" w:rsidP="00FA3EC5">
            <w:pPr>
              <w:pStyle w:val="TableEntry"/>
            </w:pPr>
            <w:r w:rsidRPr="00621E63">
              <w:t>RE</w:t>
            </w:r>
          </w:p>
        </w:tc>
        <w:tc>
          <w:tcPr>
            <w:tcW w:w="1119" w:type="dxa"/>
            <w:shd w:val="clear" w:color="auto" w:fill="auto"/>
          </w:tcPr>
          <w:p w14:paraId="3C2D56D3" w14:textId="77777777" w:rsidR="00B11855" w:rsidRPr="00621E63" w:rsidRDefault="003D003E" w:rsidP="00FA3EC5">
            <w:pPr>
              <w:pStyle w:val="TableEntry"/>
            </w:pPr>
            <w:r w:rsidRPr="00621E63">
              <w:t xml:space="preserve">[0..1] </w:t>
            </w:r>
          </w:p>
        </w:tc>
        <w:tc>
          <w:tcPr>
            <w:tcW w:w="1000" w:type="dxa"/>
            <w:shd w:val="clear" w:color="auto" w:fill="auto"/>
          </w:tcPr>
          <w:p w14:paraId="3268A555" w14:textId="77777777" w:rsidR="00B11855" w:rsidRPr="00621E63" w:rsidRDefault="00B11855" w:rsidP="00FA3EC5">
            <w:pPr>
              <w:pStyle w:val="TableEntry"/>
            </w:pPr>
          </w:p>
        </w:tc>
        <w:tc>
          <w:tcPr>
            <w:tcW w:w="3366" w:type="dxa"/>
            <w:shd w:val="clear" w:color="auto" w:fill="auto"/>
          </w:tcPr>
          <w:p w14:paraId="739B8F0F" w14:textId="77777777" w:rsidR="00B11855" w:rsidRPr="00621E63" w:rsidRDefault="003D003E" w:rsidP="00FA3EC5">
            <w:pPr>
              <w:pStyle w:val="TableEntry"/>
            </w:pPr>
            <w:r w:rsidRPr="00621E63">
              <w:t>Comment</w:t>
            </w:r>
          </w:p>
        </w:tc>
      </w:tr>
      <w:tr w:rsidR="00C40FD5" w:rsidRPr="00621E63" w14:paraId="5B7DA5FF" w14:textId="77777777" w:rsidTr="00EB7483">
        <w:trPr>
          <w:cantSplit/>
          <w:jc w:val="center"/>
        </w:trPr>
        <w:tc>
          <w:tcPr>
            <w:tcW w:w="872" w:type="dxa"/>
            <w:shd w:val="clear" w:color="auto" w:fill="auto"/>
          </w:tcPr>
          <w:p w14:paraId="7F617DA0" w14:textId="77777777" w:rsidR="00B11855" w:rsidRPr="00621E63" w:rsidRDefault="003D003E" w:rsidP="00FA3EC5">
            <w:pPr>
              <w:pStyle w:val="TableEntry"/>
            </w:pPr>
            <w:r w:rsidRPr="00621E63">
              <w:t>4</w:t>
            </w:r>
          </w:p>
        </w:tc>
        <w:tc>
          <w:tcPr>
            <w:tcW w:w="990" w:type="dxa"/>
            <w:shd w:val="clear" w:color="auto" w:fill="auto"/>
          </w:tcPr>
          <w:p w14:paraId="5A1D5610" w14:textId="77777777" w:rsidR="00B11855" w:rsidRPr="00621E63" w:rsidRDefault="003D003E" w:rsidP="00FA3EC5">
            <w:pPr>
              <w:pStyle w:val="TableEntry"/>
            </w:pPr>
            <w:r w:rsidRPr="00621E63">
              <w:t>705</w:t>
            </w:r>
          </w:p>
        </w:tc>
        <w:tc>
          <w:tcPr>
            <w:tcW w:w="810" w:type="dxa"/>
            <w:shd w:val="clear" w:color="auto" w:fill="auto"/>
          </w:tcPr>
          <w:p w14:paraId="327B963B" w14:textId="77777777" w:rsidR="00B11855" w:rsidRPr="00621E63" w:rsidRDefault="003D003E" w:rsidP="00FA3EC5">
            <w:pPr>
              <w:pStyle w:val="TableEntry"/>
            </w:pPr>
            <w:r w:rsidRPr="00621E63">
              <w:t>CWE</w:t>
            </w:r>
          </w:p>
        </w:tc>
        <w:tc>
          <w:tcPr>
            <w:tcW w:w="967" w:type="dxa"/>
            <w:shd w:val="clear" w:color="auto" w:fill="auto"/>
          </w:tcPr>
          <w:p w14:paraId="4A3F16EC" w14:textId="77777777" w:rsidR="00B11855" w:rsidRPr="00621E63" w:rsidRDefault="003D003E" w:rsidP="00FA3EC5">
            <w:pPr>
              <w:pStyle w:val="TableEntry"/>
            </w:pPr>
            <w:r w:rsidRPr="00621E63">
              <w:t>X</w:t>
            </w:r>
          </w:p>
        </w:tc>
        <w:tc>
          <w:tcPr>
            <w:tcW w:w="1119" w:type="dxa"/>
            <w:shd w:val="clear" w:color="auto" w:fill="auto"/>
          </w:tcPr>
          <w:p w14:paraId="715F2C21" w14:textId="77777777" w:rsidR="00B11855" w:rsidRPr="00621E63" w:rsidRDefault="003D003E" w:rsidP="00FA3EC5">
            <w:pPr>
              <w:pStyle w:val="TableEntry"/>
            </w:pPr>
            <w:r w:rsidRPr="00621E63">
              <w:t>[0..0]</w:t>
            </w:r>
          </w:p>
        </w:tc>
        <w:tc>
          <w:tcPr>
            <w:tcW w:w="1000" w:type="dxa"/>
            <w:shd w:val="clear" w:color="auto" w:fill="auto"/>
          </w:tcPr>
          <w:p w14:paraId="6B2CEA5E" w14:textId="77777777" w:rsidR="00B11855" w:rsidRPr="00621E63" w:rsidRDefault="00B11855" w:rsidP="00FA3EC5">
            <w:pPr>
              <w:pStyle w:val="TableEntry"/>
            </w:pPr>
          </w:p>
        </w:tc>
        <w:tc>
          <w:tcPr>
            <w:tcW w:w="3366" w:type="dxa"/>
            <w:shd w:val="clear" w:color="auto" w:fill="auto"/>
          </w:tcPr>
          <w:p w14:paraId="35280612" w14:textId="77777777" w:rsidR="00B11855" w:rsidRPr="00621E63" w:rsidRDefault="003D003E" w:rsidP="00FA3EC5">
            <w:pPr>
              <w:pStyle w:val="TableEntry"/>
            </w:pPr>
            <w:r w:rsidRPr="00621E63">
              <w:t>Comment Type</w:t>
            </w:r>
          </w:p>
        </w:tc>
      </w:tr>
      <w:tr w:rsidR="00C40FD5" w:rsidRPr="00621E63" w14:paraId="3C3AE9C2" w14:textId="77777777" w:rsidTr="00EB7483">
        <w:trPr>
          <w:cantSplit/>
          <w:jc w:val="center"/>
        </w:trPr>
        <w:tc>
          <w:tcPr>
            <w:tcW w:w="872" w:type="dxa"/>
            <w:shd w:val="clear" w:color="auto" w:fill="auto"/>
          </w:tcPr>
          <w:p w14:paraId="7E561015" w14:textId="77777777" w:rsidR="00B11855" w:rsidRPr="00621E63" w:rsidRDefault="003D003E" w:rsidP="00FA3EC5">
            <w:pPr>
              <w:pStyle w:val="TableEntry"/>
            </w:pPr>
            <w:r w:rsidRPr="00621E63">
              <w:t>5</w:t>
            </w:r>
          </w:p>
        </w:tc>
        <w:tc>
          <w:tcPr>
            <w:tcW w:w="990" w:type="dxa"/>
            <w:shd w:val="clear" w:color="auto" w:fill="auto"/>
          </w:tcPr>
          <w:p w14:paraId="46B3FDC6" w14:textId="77777777" w:rsidR="00B11855" w:rsidRPr="00621E63" w:rsidRDefault="003D003E" w:rsidP="00FA3EC5">
            <w:pPr>
              <w:pStyle w:val="TableEntry"/>
            </w:pPr>
            <w:r w:rsidRPr="00621E63">
              <w:t>3220</w:t>
            </w:r>
          </w:p>
        </w:tc>
        <w:tc>
          <w:tcPr>
            <w:tcW w:w="810" w:type="dxa"/>
            <w:shd w:val="clear" w:color="auto" w:fill="auto"/>
          </w:tcPr>
          <w:p w14:paraId="021B706C" w14:textId="77777777" w:rsidR="00B11855" w:rsidRPr="00621E63" w:rsidRDefault="003D003E" w:rsidP="00FA3EC5">
            <w:pPr>
              <w:pStyle w:val="TableEntry"/>
            </w:pPr>
            <w:r w:rsidRPr="00621E63">
              <w:t>XCN</w:t>
            </w:r>
          </w:p>
        </w:tc>
        <w:tc>
          <w:tcPr>
            <w:tcW w:w="967" w:type="dxa"/>
            <w:shd w:val="clear" w:color="auto" w:fill="auto"/>
          </w:tcPr>
          <w:p w14:paraId="71B48A64" w14:textId="77777777" w:rsidR="00B11855" w:rsidRPr="00621E63" w:rsidRDefault="003D003E" w:rsidP="00FA3EC5">
            <w:pPr>
              <w:pStyle w:val="TableEntry"/>
            </w:pPr>
            <w:r w:rsidRPr="00621E63">
              <w:t>X</w:t>
            </w:r>
          </w:p>
        </w:tc>
        <w:tc>
          <w:tcPr>
            <w:tcW w:w="1119" w:type="dxa"/>
            <w:shd w:val="clear" w:color="auto" w:fill="auto"/>
          </w:tcPr>
          <w:p w14:paraId="362E1026" w14:textId="77777777" w:rsidR="00B11855" w:rsidRPr="00621E63" w:rsidRDefault="003D003E" w:rsidP="00FA3EC5">
            <w:pPr>
              <w:pStyle w:val="TableEntry"/>
            </w:pPr>
            <w:r w:rsidRPr="00621E63">
              <w:t>[0..0]</w:t>
            </w:r>
          </w:p>
        </w:tc>
        <w:tc>
          <w:tcPr>
            <w:tcW w:w="1000" w:type="dxa"/>
            <w:shd w:val="clear" w:color="auto" w:fill="auto"/>
          </w:tcPr>
          <w:p w14:paraId="202E48EA" w14:textId="77777777" w:rsidR="00B11855" w:rsidRPr="00621E63" w:rsidRDefault="00B11855" w:rsidP="00FA3EC5">
            <w:pPr>
              <w:pStyle w:val="TableEntry"/>
            </w:pPr>
          </w:p>
        </w:tc>
        <w:tc>
          <w:tcPr>
            <w:tcW w:w="3366" w:type="dxa"/>
            <w:shd w:val="clear" w:color="auto" w:fill="auto"/>
          </w:tcPr>
          <w:p w14:paraId="2AAFFAF2" w14:textId="77777777" w:rsidR="00B11855" w:rsidRPr="00621E63" w:rsidRDefault="003D003E" w:rsidP="00FA3EC5">
            <w:pPr>
              <w:pStyle w:val="TableEntry"/>
            </w:pPr>
            <w:r w:rsidRPr="00621E63">
              <w:t>Entered by</w:t>
            </w:r>
          </w:p>
        </w:tc>
      </w:tr>
      <w:tr w:rsidR="00C40FD5" w:rsidRPr="00621E63" w14:paraId="257794FB" w14:textId="77777777" w:rsidTr="00EB7483">
        <w:trPr>
          <w:cantSplit/>
          <w:jc w:val="center"/>
        </w:trPr>
        <w:tc>
          <w:tcPr>
            <w:tcW w:w="872" w:type="dxa"/>
            <w:shd w:val="clear" w:color="auto" w:fill="auto"/>
          </w:tcPr>
          <w:p w14:paraId="3B269B22" w14:textId="77777777" w:rsidR="00B11855" w:rsidRPr="00621E63" w:rsidRDefault="003D003E" w:rsidP="00FA3EC5">
            <w:pPr>
              <w:pStyle w:val="TableEntry"/>
            </w:pPr>
            <w:r w:rsidRPr="00621E63">
              <w:t>6</w:t>
            </w:r>
          </w:p>
        </w:tc>
        <w:tc>
          <w:tcPr>
            <w:tcW w:w="990" w:type="dxa"/>
            <w:shd w:val="clear" w:color="auto" w:fill="auto"/>
          </w:tcPr>
          <w:p w14:paraId="531A3128" w14:textId="77777777" w:rsidR="00B11855" w:rsidRPr="00621E63" w:rsidRDefault="003D003E" w:rsidP="00FA3EC5">
            <w:pPr>
              <w:pStyle w:val="TableEntry"/>
            </w:pPr>
            <w:r w:rsidRPr="00621E63">
              <w:t>24</w:t>
            </w:r>
          </w:p>
        </w:tc>
        <w:tc>
          <w:tcPr>
            <w:tcW w:w="810" w:type="dxa"/>
            <w:shd w:val="clear" w:color="auto" w:fill="auto"/>
          </w:tcPr>
          <w:p w14:paraId="2EDCA226" w14:textId="77777777" w:rsidR="00B11855" w:rsidRPr="00621E63" w:rsidRDefault="003D003E" w:rsidP="00FA3EC5">
            <w:pPr>
              <w:pStyle w:val="TableEntry"/>
            </w:pPr>
            <w:r w:rsidRPr="00621E63">
              <w:t>DTM</w:t>
            </w:r>
          </w:p>
        </w:tc>
        <w:tc>
          <w:tcPr>
            <w:tcW w:w="967" w:type="dxa"/>
            <w:shd w:val="clear" w:color="auto" w:fill="auto"/>
          </w:tcPr>
          <w:p w14:paraId="614564BE" w14:textId="77777777" w:rsidR="00B11855" w:rsidRPr="00621E63" w:rsidRDefault="003D003E" w:rsidP="00FA3EC5">
            <w:pPr>
              <w:pStyle w:val="TableEntry"/>
            </w:pPr>
            <w:r w:rsidRPr="00621E63">
              <w:t>X</w:t>
            </w:r>
          </w:p>
        </w:tc>
        <w:tc>
          <w:tcPr>
            <w:tcW w:w="1119" w:type="dxa"/>
            <w:shd w:val="clear" w:color="auto" w:fill="auto"/>
          </w:tcPr>
          <w:p w14:paraId="3E36BE2A" w14:textId="77777777" w:rsidR="00B11855" w:rsidRPr="00621E63" w:rsidRDefault="003D003E" w:rsidP="00FA3EC5">
            <w:pPr>
              <w:pStyle w:val="TableEntry"/>
            </w:pPr>
            <w:r w:rsidRPr="00621E63">
              <w:t>[0..0]</w:t>
            </w:r>
          </w:p>
        </w:tc>
        <w:tc>
          <w:tcPr>
            <w:tcW w:w="1000" w:type="dxa"/>
            <w:shd w:val="clear" w:color="auto" w:fill="auto"/>
          </w:tcPr>
          <w:p w14:paraId="552A35BC" w14:textId="77777777" w:rsidR="00B11855" w:rsidRPr="00621E63" w:rsidRDefault="00B11855" w:rsidP="00FA3EC5">
            <w:pPr>
              <w:pStyle w:val="TableEntry"/>
            </w:pPr>
          </w:p>
        </w:tc>
        <w:tc>
          <w:tcPr>
            <w:tcW w:w="3366" w:type="dxa"/>
            <w:shd w:val="clear" w:color="auto" w:fill="auto"/>
          </w:tcPr>
          <w:p w14:paraId="4F5C5D64" w14:textId="77777777" w:rsidR="00B11855" w:rsidRPr="00621E63" w:rsidRDefault="003D003E" w:rsidP="00FA3EC5">
            <w:pPr>
              <w:pStyle w:val="TableEntry"/>
            </w:pPr>
            <w:r w:rsidRPr="00621E63">
              <w:t>Entered Date/Time</w:t>
            </w:r>
          </w:p>
        </w:tc>
      </w:tr>
      <w:tr w:rsidR="00C40FD5" w:rsidRPr="00621E63" w14:paraId="4E97149C" w14:textId="77777777" w:rsidTr="00EB7483">
        <w:trPr>
          <w:cantSplit/>
          <w:jc w:val="center"/>
        </w:trPr>
        <w:tc>
          <w:tcPr>
            <w:tcW w:w="872" w:type="dxa"/>
            <w:shd w:val="clear" w:color="auto" w:fill="auto"/>
          </w:tcPr>
          <w:p w14:paraId="779B17E1" w14:textId="77777777" w:rsidR="00B11855" w:rsidRPr="00621E63" w:rsidRDefault="003D003E" w:rsidP="00FA3EC5">
            <w:pPr>
              <w:pStyle w:val="TableEntry"/>
            </w:pPr>
            <w:r w:rsidRPr="00621E63">
              <w:t>7</w:t>
            </w:r>
          </w:p>
        </w:tc>
        <w:tc>
          <w:tcPr>
            <w:tcW w:w="990" w:type="dxa"/>
            <w:shd w:val="clear" w:color="auto" w:fill="auto"/>
          </w:tcPr>
          <w:p w14:paraId="13F00382" w14:textId="77777777" w:rsidR="00B11855" w:rsidRPr="00621E63" w:rsidRDefault="003D003E" w:rsidP="00FA3EC5">
            <w:pPr>
              <w:pStyle w:val="TableEntry"/>
            </w:pPr>
            <w:r w:rsidRPr="00621E63">
              <w:t>24</w:t>
            </w:r>
          </w:p>
        </w:tc>
        <w:tc>
          <w:tcPr>
            <w:tcW w:w="810" w:type="dxa"/>
            <w:shd w:val="clear" w:color="auto" w:fill="auto"/>
          </w:tcPr>
          <w:p w14:paraId="79C353EF" w14:textId="77777777" w:rsidR="00B11855" w:rsidRPr="00621E63" w:rsidRDefault="003D003E" w:rsidP="00FA3EC5">
            <w:pPr>
              <w:pStyle w:val="TableEntry"/>
            </w:pPr>
            <w:r w:rsidRPr="00621E63">
              <w:t>DTM</w:t>
            </w:r>
          </w:p>
        </w:tc>
        <w:tc>
          <w:tcPr>
            <w:tcW w:w="967" w:type="dxa"/>
            <w:shd w:val="clear" w:color="auto" w:fill="auto"/>
          </w:tcPr>
          <w:p w14:paraId="5578037D" w14:textId="77777777" w:rsidR="00B11855" w:rsidRPr="00621E63" w:rsidRDefault="003D003E" w:rsidP="00FA3EC5">
            <w:pPr>
              <w:pStyle w:val="TableEntry"/>
            </w:pPr>
            <w:r w:rsidRPr="00621E63">
              <w:t>X</w:t>
            </w:r>
          </w:p>
        </w:tc>
        <w:tc>
          <w:tcPr>
            <w:tcW w:w="1119" w:type="dxa"/>
            <w:shd w:val="clear" w:color="auto" w:fill="auto"/>
          </w:tcPr>
          <w:p w14:paraId="782AC26D" w14:textId="77777777" w:rsidR="00B11855" w:rsidRPr="00621E63" w:rsidRDefault="003D003E" w:rsidP="00FA3EC5">
            <w:pPr>
              <w:pStyle w:val="TableEntry"/>
            </w:pPr>
            <w:r w:rsidRPr="00621E63">
              <w:t>[0..0]</w:t>
            </w:r>
          </w:p>
        </w:tc>
        <w:tc>
          <w:tcPr>
            <w:tcW w:w="1000" w:type="dxa"/>
            <w:shd w:val="clear" w:color="auto" w:fill="auto"/>
          </w:tcPr>
          <w:p w14:paraId="1B71BEA5" w14:textId="77777777" w:rsidR="00B11855" w:rsidRPr="00621E63" w:rsidRDefault="00B11855" w:rsidP="00FA3EC5">
            <w:pPr>
              <w:pStyle w:val="TableEntry"/>
            </w:pPr>
          </w:p>
        </w:tc>
        <w:tc>
          <w:tcPr>
            <w:tcW w:w="3366" w:type="dxa"/>
            <w:shd w:val="clear" w:color="auto" w:fill="auto"/>
          </w:tcPr>
          <w:p w14:paraId="75AB7AE8" w14:textId="77777777" w:rsidR="00B11855" w:rsidRPr="00621E63" w:rsidRDefault="003D003E" w:rsidP="00FA3EC5">
            <w:pPr>
              <w:pStyle w:val="TableEntry"/>
            </w:pPr>
            <w:r w:rsidRPr="00621E63">
              <w:t>Expiration Date</w:t>
            </w:r>
          </w:p>
        </w:tc>
      </w:tr>
    </w:tbl>
    <w:p w14:paraId="14FE881B" w14:textId="77777777" w:rsidR="00B11855" w:rsidRPr="00621E63" w:rsidRDefault="00B11855" w:rsidP="00CB723D">
      <w:pPr>
        <w:pStyle w:val="BodyText"/>
      </w:pPr>
    </w:p>
    <w:p w14:paraId="03B828B6" w14:textId="77777777" w:rsidR="00B11855" w:rsidRPr="00621E63" w:rsidRDefault="003D003E" w:rsidP="001422D4">
      <w:pPr>
        <w:pStyle w:val="HL7Field"/>
      </w:pPr>
      <w:r w:rsidRPr="00621E63">
        <w:lastRenderedPageBreak/>
        <w:t>NTE-1   Set ID</w:t>
      </w:r>
    </w:p>
    <w:p w14:paraId="4AFE8ABC" w14:textId="77777777" w:rsidR="00B11855" w:rsidRPr="00621E63" w:rsidRDefault="003D003E" w:rsidP="00DF61EC">
      <w:pPr>
        <w:pStyle w:val="HL7FieldIndent2"/>
        <w:rPr>
          <w:noProof w:val="0"/>
        </w:rPr>
      </w:pPr>
      <w:r w:rsidRPr="00621E63">
        <w:rPr>
          <w:noProof w:val="0"/>
        </w:rPr>
        <w:t>This field may be used where multiple NTE segments are used in a message. Their numbering must be described in the application message definition.</w:t>
      </w:r>
    </w:p>
    <w:p w14:paraId="221D261D" w14:textId="77777777" w:rsidR="00B11855" w:rsidRPr="00621E63" w:rsidRDefault="003D003E" w:rsidP="001422D4">
      <w:pPr>
        <w:pStyle w:val="HL7Field"/>
      </w:pPr>
      <w:r w:rsidRPr="00621E63">
        <w:t xml:space="preserve">NTE-3   Comment </w:t>
      </w:r>
    </w:p>
    <w:p w14:paraId="534BFBE1" w14:textId="77777777" w:rsidR="00B11855" w:rsidRPr="00621E63" w:rsidRDefault="003D003E" w:rsidP="00DF61EC">
      <w:pPr>
        <w:pStyle w:val="HL7FieldIndent2"/>
        <w:rPr>
          <w:noProof w:val="0"/>
        </w:rPr>
      </w:pPr>
      <w:r w:rsidRPr="00621E63">
        <w:rPr>
          <w:noProof w:val="0"/>
        </w:rPr>
        <w:t>This field contains the text of the comment. This text may be formatted. In order to delete an existing comment, the field shall contain empty quotation marks: "“.</w:t>
      </w:r>
    </w:p>
    <w:p w14:paraId="250ABC4F" w14:textId="77777777" w:rsidR="00B11855" w:rsidRPr="00621E63" w:rsidRDefault="003D003E" w:rsidP="00DF61EC">
      <w:pPr>
        <w:pStyle w:val="HL7FieldIndent2"/>
        <w:rPr>
          <w:noProof w:val="0"/>
        </w:rPr>
      </w:pPr>
      <w:r w:rsidRPr="00621E63">
        <w:rPr>
          <w:noProof w:val="0"/>
        </w:rPr>
        <w:t>Comment text of identical type and source shall be included in the same occurrence of an NTE segment, and not be split over multiple segments.</w:t>
      </w:r>
    </w:p>
    <w:p w14:paraId="27E6E6D0" w14:textId="77777777" w:rsidR="00B11855" w:rsidRPr="00621E63" w:rsidRDefault="003D003E" w:rsidP="00CF5627">
      <w:pPr>
        <w:pStyle w:val="BodyText"/>
      </w:pPr>
      <w:r w:rsidRPr="00621E63">
        <w:rPr>
          <w:b/>
          <w:bCs/>
        </w:rPr>
        <w:t>NTE Notes and Comment Segment in PCD-04 Message</w:t>
      </w:r>
    </w:p>
    <w:p w14:paraId="6031714F" w14:textId="3F650253" w:rsidR="007978F7" w:rsidRPr="00621E63" w:rsidRDefault="007978F7" w:rsidP="00DF61EC">
      <w:pPr>
        <w:pStyle w:val="HL7FieldIndent2"/>
        <w:rPr>
          <w:noProof w:val="0"/>
        </w:rPr>
      </w:pPr>
      <w:r w:rsidRPr="00621E63">
        <w:rPr>
          <w:noProof w:val="0"/>
        </w:rPr>
        <w:t xml:space="preserve">By site-specific agreement between implementers of the </w:t>
      </w:r>
      <w:r w:rsidR="009E2B46" w:rsidRPr="00621E63">
        <w:rPr>
          <w:noProof w:val="0"/>
        </w:rPr>
        <w:t>Alert Reporter</w:t>
      </w:r>
      <w:r w:rsidRPr="00621E63">
        <w:rPr>
          <w:noProof w:val="0"/>
        </w:rPr>
        <w:t xml:space="preserve"> and </w:t>
      </w:r>
      <w:r w:rsidR="009E2B46" w:rsidRPr="00621E63">
        <w:rPr>
          <w:noProof w:val="0"/>
        </w:rPr>
        <w:t>Alert Manager</w:t>
      </w:r>
      <w:r w:rsidRPr="00621E63">
        <w:rPr>
          <w:noProof w:val="0"/>
        </w:rPr>
        <w:t xml:space="preserve"> </w:t>
      </w:r>
      <w:r w:rsidR="00B054A1" w:rsidRPr="00621E63">
        <w:rPr>
          <w:noProof w:val="0"/>
        </w:rPr>
        <w:t>A</w:t>
      </w:r>
      <w:r w:rsidRPr="00621E63">
        <w:rPr>
          <w:noProof w:val="0"/>
        </w:rPr>
        <w:t xml:space="preserve">ctors, additional information not provided for in other segments may be included in the NTE Notes and Comment segments. Site or system specific indications are optionally passed in this manner to the </w:t>
      </w:r>
      <w:r w:rsidR="009E2B46" w:rsidRPr="00621E63">
        <w:rPr>
          <w:noProof w:val="0"/>
        </w:rPr>
        <w:t>Alert Manager</w:t>
      </w:r>
      <w:r w:rsidRPr="00621E63">
        <w:rPr>
          <w:noProof w:val="0"/>
        </w:rPr>
        <w:t xml:space="preserve"> for us by its message dispatching logic, or to pass additional information through the </w:t>
      </w:r>
      <w:r w:rsidR="009E2B46" w:rsidRPr="00621E63">
        <w:rPr>
          <w:noProof w:val="0"/>
        </w:rPr>
        <w:t>Alert Manager</w:t>
      </w:r>
      <w:r w:rsidRPr="00621E63">
        <w:rPr>
          <w:noProof w:val="0"/>
        </w:rPr>
        <w:t xml:space="preserve"> to the </w:t>
      </w:r>
      <w:r w:rsidR="00916BBE" w:rsidRPr="00621E63">
        <w:rPr>
          <w:noProof w:val="0"/>
        </w:rPr>
        <w:t>Alert Communicator</w:t>
      </w:r>
      <w:r w:rsidRPr="00621E63">
        <w:rPr>
          <w:noProof w:val="0"/>
        </w:rPr>
        <w:t xml:space="preserve"> to communications endpoints.</w:t>
      </w:r>
    </w:p>
    <w:p w14:paraId="63D4C2EE" w14:textId="7D4669C6" w:rsidR="00B11855" w:rsidRPr="00621E63" w:rsidRDefault="003D003E" w:rsidP="00DF61EC">
      <w:pPr>
        <w:pStyle w:val="HL7FieldIndent2"/>
        <w:rPr>
          <w:noProof w:val="0"/>
        </w:rPr>
      </w:pPr>
      <w:r w:rsidRPr="00621E63">
        <w:rPr>
          <w:noProof w:val="0"/>
        </w:rPr>
        <w:t xml:space="preserve">Optional ad-hoc annotation text to be included in the alert notification text message sent from the ACM </w:t>
      </w:r>
      <w:r w:rsidR="009E2B46" w:rsidRPr="00621E63">
        <w:rPr>
          <w:noProof w:val="0"/>
        </w:rPr>
        <w:t>Alert Manager</w:t>
      </w:r>
      <w:r w:rsidRPr="00621E63">
        <w:rPr>
          <w:noProof w:val="0"/>
        </w:rPr>
        <w:t xml:space="preserve"> to the ACM </w:t>
      </w:r>
      <w:r w:rsidR="00916BBE" w:rsidRPr="00621E63">
        <w:rPr>
          <w:noProof w:val="0"/>
        </w:rPr>
        <w:t>Alert Communicator</w:t>
      </w:r>
      <w:r w:rsidRPr="00621E63">
        <w:rPr>
          <w:noProof w:val="0"/>
        </w:rPr>
        <w:t xml:space="preserve"> is to be included in an occurrence of an NTE segment in association with the OBX segment which identifies the alert indication</w:t>
      </w:r>
      <w:r w:rsidR="00CA3A2C" w:rsidRPr="00621E63">
        <w:rPr>
          <w:noProof w:val="0"/>
        </w:rPr>
        <w:t xml:space="preserve">. </w:t>
      </w:r>
      <w:r w:rsidRPr="00621E63">
        <w:rPr>
          <w:noProof w:val="0"/>
        </w:rPr>
        <w:t>This text doesn’t replace any alert notification text synthesized by the ACM AM</w:t>
      </w:r>
      <w:r w:rsidR="00E20D3D" w:rsidRPr="00621E63">
        <w:rPr>
          <w:noProof w:val="0"/>
        </w:rPr>
        <w:t xml:space="preserve"> </w:t>
      </w:r>
      <w:r w:rsidRPr="00621E63">
        <w:rPr>
          <w:noProof w:val="0"/>
        </w:rPr>
        <w:t xml:space="preserve">from alert data provided to the ACM </w:t>
      </w:r>
      <w:r w:rsidR="009E2B46" w:rsidRPr="00621E63">
        <w:rPr>
          <w:noProof w:val="0"/>
        </w:rPr>
        <w:t>Alert Manager</w:t>
      </w:r>
      <w:r w:rsidRPr="00621E63">
        <w:rPr>
          <w:noProof w:val="0"/>
        </w:rPr>
        <w:t xml:space="preserve"> by the </w:t>
      </w:r>
      <w:r w:rsidR="00647994" w:rsidRPr="00621E63">
        <w:rPr>
          <w:noProof w:val="0"/>
        </w:rPr>
        <w:t>Report Alert PCD-04</w:t>
      </w:r>
      <w:r w:rsidRPr="00621E63">
        <w:rPr>
          <w:noProof w:val="0"/>
        </w:rPr>
        <w:t xml:space="preserve"> message.</w:t>
      </w:r>
    </w:p>
    <w:p w14:paraId="6790085A" w14:textId="62C0F426" w:rsidR="00B11855" w:rsidRPr="00621E63" w:rsidRDefault="003D003E" w:rsidP="00CF5627">
      <w:pPr>
        <w:pStyle w:val="TableTitle"/>
      </w:pPr>
      <w:r w:rsidRPr="00621E63">
        <w:t xml:space="preserve">Table </w:t>
      </w:r>
      <w:r w:rsidR="00E86B15" w:rsidRPr="00621E63">
        <w:t>B.4-2</w:t>
      </w:r>
      <w:r w:rsidRPr="00621E63">
        <w:t xml:space="preserve">: </w:t>
      </w:r>
      <w:r w:rsidR="006D613E" w:rsidRPr="00621E63">
        <w:t>HL7</w:t>
      </w:r>
      <w:r w:rsidR="00995105" w:rsidRPr="00621E63">
        <w:t xml:space="preserve"> </w:t>
      </w:r>
      <w:r w:rsidRPr="00621E63">
        <w:t>Attribute Table – NTE – Notes and Comment</w:t>
      </w:r>
    </w:p>
    <w:tbl>
      <w:tblPr>
        <w:tblW w:w="8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4"/>
        <w:gridCol w:w="884"/>
        <w:gridCol w:w="696"/>
        <w:gridCol w:w="827"/>
        <w:gridCol w:w="840"/>
        <w:gridCol w:w="934"/>
        <w:gridCol w:w="3650"/>
      </w:tblGrid>
      <w:tr w:rsidR="00C40FD5" w:rsidRPr="00621E63" w14:paraId="46E0932C" w14:textId="77777777" w:rsidTr="0034511D">
        <w:trPr>
          <w:cantSplit/>
          <w:jc w:val="center"/>
        </w:trPr>
        <w:tc>
          <w:tcPr>
            <w:tcW w:w="814" w:type="dxa"/>
            <w:shd w:val="clear" w:color="auto" w:fill="D9D9D9"/>
          </w:tcPr>
          <w:p w14:paraId="1B9D4DF9" w14:textId="77777777" w:rsidR="00B11855" w:rsidRPr="00621E63" w:rsidRDefault="003D003E" w:rsidP="00FA3EC5">
            <w:pPr>
              <w:pStyle w:val="TableEntryHeader"/>
            </w:pPr>
            <w:r w:rsidRPr="00621E63">
              <w:t>SEQ</w:t>
            </w:r>
          </w:p>
        </w:tc>
        <w:tc>
          <w:tcPr>
            <w:tcW w:w="884" w:type="dxa"/>
            <w:shd w:val="clear" w:color="auto" w:fill="D9D9D9"/>
          </w:tcPr>
          <w:p w14:paraId="7CC504CC" w14:textId="77777777" w:rsidR="00B11855" w:rsidRPr="00621E63" w:rsidRDefault="003D003E" w:rsidP="00FA3EC5">
            <w:pPr>
              <w:pStyle w:val="TableEntryHeader"/>
            </w:pPr>
            <w:r w:rsidRPr="00621E63">
              <w:t>LEN</w:t>
            </w:r>
          </w:p>
        </w:tc>
        <w:tc>
          <w:tcPr>
            <w:tcW w:w="696" w:type="dxa"/>
            <w:shd w:val="clear" w:color="auto" w:fill="D9D9D9"/>
          </w:tcPr>
          <w:p w14:paraId="2D5600EB" w14:textId="77777777" w:rsidR="00B11855" w:rsidRPr="00621E63" w:rsidRDefault="003D003E" w:rsidP="00FA3EC5">
            <w:pPr>
              <w:pStyle w:val="TableEntryHeader"/>
            </w:pPr>
            <w:r w:rsidRPr="00621E63">
              <w:t>DT</w:t>
            </w:r>
          </w:p>
        </w:tc>
        <w:tc>
          <w:tcPr>
            <w:tcW w:w="827" w:type="dxa"/>
            <w:shd w:val="clear" w:color="auto" w:fill="D9D9D9"/>
          </w:tcPr>
          <w:p w14:paraId="576E061F" w14:textId="77777777" w:rsidR="00B11855" w:rsidRPr="00621E63" w:rsidRDefault="003D003E" w:rsidP="00FA3EC5">
            <w:pPr>
              <w:pStyle w:val="TableEntryHeader"/>
            </w:pPr>
            <w:r w:rsidRPr="00621E63">
              <w:t>OPT</w:t>
            </w:r>
          </w:p>
        </w:tc>
        <w:tc>
          <w:tcPr>
            <w:tcW w:w="840" w:type="dxa"/>
            <w:shd w:val="clear" w:color="auto" w:fill="D9D9D9"/>
          </w:tcPr>
          <w:p w14:paraId="32EDA96E" w14:textId="77777777" w:rsidR="00B11855" w:rsidRPr="00621E63" w:rsidRDefault="003D003E" w:rsidP="00FA3EC5">
            <w:pPr>
              <w:pStyle w:val="TableEntryHeader"/>
            </w:pPr>
            <w:r w:rsidRPr="00621E63">
              <w:t>RP/#</w:t>
            </w:r>
          </w:p>
        </w:tc>
        <w:tc>
          <w:tcPr>
            <w:tcW w:w="934" w:type="dxa"/>
            <w:shd w:val="clear" w:color="auto" w:fill="D9D9D9"/>
          </w:tcPr>
          <w:p w14:paraId="6289B674" w14:textId="77777777" w:rsidR="00B11855" w:rsidRPr="00621E63" w:rsidRDefault="003D003E" w:rsidP="00FA3EC5">
            <w:pPr>
              <w:pStyle w:val="TableEntryHeader"/>
            </w:pPr>
            <w:r w:rsidRPr="00621E63">
              <w:t>TBL#</w:t>
            </w:r>
          </w:p>
        </w:tc>
        <w:tc>
          <w:tcPr>
            <w:tcW w:w="3650" w:type="dxa"/>
            <w:shd w:val="clear" w:color="auto" w:fill="D9D9D9"/>
          </w:tcPr>
          <w:p w14:paraId="582963A5" w14:textId="77777777" w:rsidR="00B11855" w:rsidRPr="00621E63" w:rsidRDefault="003D003E" w:rsidP="00FA3EC5">
            <w:pPr>
              <w:pStyle w:val="TableEntryHeader"/>
            </w:pPr>
            <w:r w:rsidRPr="00621E63">
              <w:t>ELEMENT NAME</w:t>
            </w:r>
          </w:p>
        </w:tc>
      </w:tr>
      <w:tr w:rsidR="00C40FD5" w:rsidRPr="00621E63" w14:paraId="16875591" w14:textId="77777777" w:rsidTr="0034511D">
        <w:trPr>
          <w:cantSplit/>
          <w:jc w:val="center"/>
        </w:trPr>
        <w:tc>
          <w:tcPr>
            <w:tcW w:w="814" w:type="dxa"/>
            <w:shd w:val="clear" w:color="auto" w:fill="auto"/>
          </w:tcPr>
          <w:p w14:paraId="307ADDD8" w14:textId="77777777" w:rsidR="00B11855" w:rsidRPr="00621E63" w:rsidRDefault="003D003E" w:rsidP="00FA3EC5">
            <w:pPr>
              <w:pStyle w:val="TableEntry"/>
            </w:pPr>
            <w:r w:rsidRPr="00621E63">
              <w:t>3</w:t>
            </w:r>
          </w:p>
        </w:tc>
        <w:tc>
          <w:tcPr>
            <w:tcW w:w="884" w:type="dxa"/>
            <w:shd w:val="clear" w:color="auto" w:fill="auto"/>
          </w:tcPr>
          <w:p w14:paraId="749D7FA8" w14:textId="77777777" w:rsidR="00B11855" w:rsidRPr="00621E63" w:rsidRDefault="003D003E" w:rsidP="00FA3EC5">
            <w:pPr>
              <w:pStyle w:val="TableEntry"/>
            </w:pPr>
            <w:r w:rsidRPr="00621E63">
              <w:t>65536</w:t>
            </w:r>
          </w:p>
        </w:tc>
        <w:tc>
          <w:tcPr>
            <w:tcW w:w="696" w:type="dxa"/>
            <w:shd w:val="clear" w:color="auto" w:fill="auto"/>
          </w:tcPr>
          <w:p w14:paraId="59374837" w14:textId="77777777" w:rsidR="00B11855" w:rsidRPr="00621E63" w:rsidRDefault="003D003E" w:rsidP="00FA3EC5">
            <w:pPr>
              <w:pStyle w:val="TableEntry"/>
            </w:pPr>
            <w:r w:rsidRPr="00621E63">
              <w:t>FT</w:t>
            </w:r>
          </w:p>
        </w:tc>
        <w:tc>
          <w:tcPr>
            <w:tcW w:w="827" w:type="dxa"/>
            <w:shd w:val="clear" w:color="auto" w:fill="auto"/>
          </w:tcPr>
          <w:p w14:paraId="38DA4D4F" w14:textId="77777777" w:rsidR="00B11855" w:rsidRPr="00621E63" w:rsidRDefault="003D003E" w:rsidP="00FA3EC5">
            <w:pPr>
              <w:pStyle w:val="TableEntry"/>
            </w:pPr>
            <w:r w:rsidRPr="00621E63">
              <w:t>O</w:t>
            </w:r>
          </w:p>
        </w:tc>
        <w:tc>
          <w:tcPr>
            <w:tcW w:w="840" w:type="dxa"/>
            <w:shd w:val="clear" w:color="auto" w:fill="auto"/>
          </w:tcPr>
          <w:p w14:paraId="29D495AF" w14:textId="77777777" w:rsidR="00B11855" w:rsidRPr="00621E63" w:rsidRDefault="003D003E" w:rsidP="00FA3EC5">
            <w:pPr>
              <w:pStyle w:val="TableEntry"/>
            </w:pPr>
            <w:r w:rsidRPr="00621E63">
              <w:t>Y</w:t>
            </w:r>
          </w:p>
        </w:tc>
        <w:tc>
          <w:tcPr>
            <w:tcW w:w="934" w:type="dxa"/>
            <w:shd w:val="clear" w:color="auto" w:fill="auto"/>
          </w:tcPr>
          <w:p w14:paraId="5B7F2713" w14:textId="77777777" w:rsidR="00B11855" w:rsidRPr="00621E63" w:rsidRDefault="00B11855" w:rsidP="00FA3EC5">
            <w:pPr>
              <w:pStyle w:val="TableEntry"/>
            </w:pPr>
          </w:p>
        </w:tc>
        <w:tc>
          <w:tcPr>
            <w:tcW w:w="3650" w:type="dxa"/>
            <w:shd w:val="clear" w:color="auto" w:fill="auto"/>
          </w:tcPr>
          <w:p w14:paraId="380AEF33" w14:textId="77777777" w:rsidR="00B11855" w:rsidRPr="00621E63" w:rsidRDefault="003D003E" w:rsidP="00FA3EC5">
            <w:pPr>
              <w:pStyle w:val="TableEntry"/>
            </w:pPr>
            <w:r w:rsidRPr="00621E63">
              <w:t>Comment</w:t>
            </w:r>
          </w:p>
        </w:tc>
      </w:tr>
    </w:tbl>
    <w:p w14:paraId="60EA4D94" w14:textId="77777777" w:rsidR="009D387F" w:rsidRPr="00621E63" w:rsidRDefault="009D387F" w:rsidP="00A17802">
      <w:pPr>
        <w:pStyle w:val="BodyText"/>
      </w:pPr>
    </w:p>
    <w:p w14:paraId="17AEFF8F" w14:textId="77777777" w:rsidR="00B11855" w:rsidRPr="00621E63" w:rsidRDefault="003D003E" w:rsidP="00CF5627">
      <w:pPr>
        <w:pStyle w:val="BodyText"/>
      </w:pPr>
      <w:r w:rsidRPr="00621E63">
        <w:rPr>
          <w:b/>
          <w:bCs/>
        </w:rPr>
        <w:t xml:space="preserve">NTE-3 Comment (FT) </w:t>
      </w:r>
    </w:p>
    <w:p w14:paraId="2F8ECDCB" w14:textId="77777777" w:rsidR="00B11855" w:rsidRPr="00621E63" w:rsidRDefault="003D003E" w:rsidP="00DF61EC">
      <w:pPr>
        <w:pStyle w:val="HL7FieldIndent2"/>
        <w:rPr>
          <w:noProof w:val="0"/>
        </w:rPr>
      </w:pPr>
      <w:r w:rsidRPr="00621E63">
        <w:rPr>
          <w:noProof w:val="0"/>
        </w:rPr>
        <w:t xml:space="preserve">This field contains the comment </w:t>
      </w:r>
      <w:r w:rsidR="00CB723D" w:rsidRPr="00621E63">
        <w:rPr>
          <w:noProof w:val="0"/>
        </w:rPr>
        <w:t>conveyed by</w:t>
      </w:r>
      <w:r w:rsidRPr="00621E63">
        <w:rPr>
          <w:noProof w:val="0"/>
        </w:rPr>
        <w:t xml:space="preserve"> the segment.</w:t>
      </w:r>
    </w:p>
    <w:p w14:paraId="1479AB1B" w14:textId="6B20F3C6" w:rsidR="00B11855" w:rsidRPr="00621E63" w:rsidRDefault="00800492" w:rsidP="00800492">
      <w:pPr>
        <w:pStyle w:val="Heading2"/>
        <w:numPr>
          <w:ilvl w:val="0"/>
          <w:numId w:val="0"/>
        </w:numPr>
        <w:rPr>
          <w:noProof w:val="0"/>
        </w:rPr>
        <w:pPrChange w:id="2247" w:author="Mary Jungers" w:date="2019-11-13T18:58:00Z">
          <w:pPr>
            <w:pStyle w:val="AppendixHeading2"/>
          </w:pPr>
        </w:pPrChange>
      </w:pPr>
      <w:bookmarkStart w:id="2248" w:name="_Toc401769857"/>
      <w:bookmarkStart w:id="2249" w:name="_Toc24650509"/>
      <w:ins w:id="2250" w:author="Mary Jungers" w:date="2019-11-13T18:58:00Z">
        <w:r w:rsidRPr="00621E63">
          <w:rPr>
            <w:noProof w:val="0"/>
          </w:rPr>
          <w:t xml:space="preserve">B.5 </w:t>
        </w:r>
      </w:ins>
      <w:r w:rsidR="003D003E" w:rsidRPr="00621E63">
        <w:rPr>
          <w:noProof w:val="0"/>
        </w:rPr>
        <w:t>PID - Patient Identification segment</w:t>
      </w:r>
      <w:bookmarkEnd w:id="2248"/>
      <w:bookmarkEnd w:id="2249"/>
    </w:p>
    <w:p w14:paraId="1AA5F3CB" w14:textId="1F6343F4" w:rsidR="00B11855" w:rsidRPr="00621E63" w:rsidRDefault="006D613E" w:rsidP="005032ED">
      <w:pPr>
        <w:pStyle w:val="BodyText"/>
      </w:pPr>
      <w:r w:rsidRPr="00621E63">
        <w:t>HL7</w:t>
      </w:r>
      <w:r w:rsidR="00995105" w:rsidRPr="00621E63">
        <w:t xml:space="preserve"> </w:t>
      </w:r>
      <w:r w:rsidR="003D003E" w:rsidRPr="00621E63">
        <w:t>v2.6: chapter 3 (3.4.2)</w:t>
      </w:r>
    </w:p>
    <w:p w14:paraId="6B866313" w14:textId="77777777" w:rsidR="00B11855" w:rsidRPr="00621E63" w:rsidRDefault="003D003E" w:rsidP="005032ED">
      <w:pPr>
        <w:pStyle w:val="BodyText"/>
      </w:pPr>
      <w:r w:rsidRPr="00621E63">
        <w:t>The PID segment is used by all applications as the primary means of communicating patient identification information. This segment contains permanent patient identifying and demographic information that, for the most part, is not likely to change frequently.</w:t>
      </w:r>
    </w:p>
    <w:p w14:paraId="1D93AFD0" w14:textId="77777777" w:rsidR="00B11855" w:rsidRPr="00621E63" w:rsidRDefault="003D003E" w:rsidP="005032ED">
      <w:pPr>
        <w:pStyle w:val="BodyText"/>
      </w:pPr>
      <w:r w:rsidRPr="00621E63">
        <w:t xml:space="preserve">Patient Care Devices or gateway systems providing PCD observation reports are not ordinarily primary interfaces for detailed patient demographic information. Another information system such as a master patient index will generally be the source of authoritative information sent in the PID segment. Getting this data is out of scope for this IHE PCD Technical Framework: IHE </w:t>
      </w:r>
      <w:r w:rsidRPr="00621E63">
        <w:lastRenderedPageBreak/>
        <w:t>Information Technology Infrastructure Technical Framework should be consulted for standards-based means for tracing a feed of ADT events (Patient Identify Feed) or querying this information based on information available at the point of care such as a bar-code scan of a patient identity wristband (Patient Data Query). In the context of the IHE Patient Care domain, this general problem is referred to as Patient Identity Binding and has been the subject of a Technical Framework Supplement in the past. At present, this data requirement is delegated to IHE Information Technology Infrastructure profiles.</w:t>
      </w:r>
    </w:p>
    <w:p w14:paraId="521F9A32" w14:textId="52A45467" w:rsidR="00B11855" w:rsidRPr="00621E63" w:rsidRDefault="003D003E" w:rsidP="005032ED">
      <w:pPr>
        <w:pStyle w:val="BodyText"/>
      </w:pPr>
      <w:r w:rsidRPr="00621E63">
        <w:t xml:space="preserve">Reliable patient identity information is essential for correctly associating Patient Care Device data with the patient, which is obviously critical for safe and effective treatment. Consequently, unique identifiers and additional confirmatory factors such as patient name are listed as required by this profile. </w:t>
      </w:r>
    </w:p>
    <w:p w14:paraId="216B5CBD" w14:textId="77777777" w:rsidR="00B11855" w:rsidRPr="00621E63" w:rsidRDefault="003D003E" w:rsidP="00CF5627">
      <w:pPr>
        <w:pStyle w:val="TableTitle"/>
      </w:pPr>
      <w:r w:rsidRPr="00621E63">
        <w:t>Table B.5-1: PID - Patient Identification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4"/>
        <w:gridCol w:w="764"/>
        <w:gridCol w:w="760"/>
        <w:gridCol w:w="961"/>
        <w:gridCol w:w="1316"/>
        <w:gridCol w:w="861"/>
        <w:gridCol w:w="2834"/>
      </w:tblGrid>
      <w:tr w:rsidR="00C40FD5" w:rsidRPr="00621E63" w14:paraId="1D069083" w14:textId="77777777" w:rsidTr="00A92110">
        <w:trPr>
          <w:cantSplit/>
          <w:tblHeader/>
          <w:jc w:val="center"/>
        </w:trPr>
        <w:tc>
          <w:tcPr>
            <w:tcW w:w="784" w:type="dxa"/>
            <w:shd w:val="clear" w:color="auto" w:fill="D9D9D9"/>
          </w:tcPr>
          <w:p w14:paraId="2ED179B4" w14:textId="77777777" w:rsidR="00B11855" w:rsidRPr="00621E63" w:rsidRDefault="003D003E" w:rsidP="001F5A5C">
            <w:pPr>
              <w:pStyle w:val="TableEntryHeader"/>
            </w:pPr>
            <w:r w:rsidRPr="00621E63">
              <w:t>SEQ</w:t>
            </w:r>
          </w:p>
        </w:tc>
        <w:tc>
          <w:tcPr>
            <w:tcW w:w="764" w:type="dxa"/>
            <w:shd w:val="clear" w:color="auto" w:fill="D9D9D9"/>
          </w:tcPr>
          <w:p w14:paraId="3536CD53" w14:textId="77777777" w:rsidR="00B11855" w:rsidRPr="00621E63" w:rsidRDefault="003D003E" w:rsidP="001F5A5C">
            <w:pPr>
              <w:pStyle w:val="TableEntryHeader"/>
            </w:pPr>
            <w:r w:rsidRPr="00621E63">
              <w:t>LEN</w:t>
            </w:r>
          </w:p>
        </w:tc>
        <w:tc>
          <w:tcPr>
            <w:tcW w:w="760" w:type="dxa"/>
            <w:shd w:val="clear" w:color="auto" w:fill="D9D9D9"/>
          </w:tcPr>
          <w:p w14:paraId="126FC850" w14:textId="77777777" w:rsidR="00B11855" w:rsidRPr="00621E63" w:rsidRDefault="003D003E" w:rsidP="001F5A5C">
            <w:pPr>
              <w:pStyle w:val="TableEntryHeader"/>
            </w:pPr>
            <w:r w:rsidRPr="00621E63">
              <w:t>DT</w:t>
            </w:r>
          </w:p>
        </w:tc>
        <w:tc>
          <w:tcPr>
            <w:tcW w:w="961" w:type="dxa"/>
            <w:shd w:val="clear" w:color="auto" w:fill="D9D9D9"/>
          </w:tcPr>
          <w:p w14:paraId="656472C3" w14:textId="77777777" w:rsidR="00B11855" w:rsidRPr="00621E63" w:rsidRDefault="003D003E" w:rsidP="001F5A5C">
            <w:pPr>
              <w:pStyle w:val="TableEntryHeader"/>
            </w:pPr>
            <w:r w:rsidRPr="00621E63">
              <w:t>Usage</w:t>
            </w:r>
          </w:p>
        </w:tc>
        <w:tc>
          <w:tcPr>
            <w:tcW w:w="1316" w:type="dxa"/>
            <w:shd w:val="clear" w:color="auto" w:fill="D9D9D9"/>
          </w:tcPr>
          <w:p w14:paraId="59938A8A" w14:textId="77777777" w:rsidR="00B11855" w:rsidRPr="00621E63" w:rsidRDefault="003D003E" w:rsidP="001F5A5C">
            <w:pPr>
              <w:pStyle w:val="TableEntryHeader"/>
            </w:pPr>
            <w:r w:rsidRPr="00621E63">
              <w:t>Card.</w:t>
            </w:r>
          </w:p>
        </w:tc>
        <w:tc>
          <w:tcPr>
            <w:tcW w:w="861" w:type="dxa"/>
            <w:shd w:val="clear" w:color="auto" w:fill="D9D9D9"/>
          </w:tcPr>
          <w:p w14:paraId="0C36B8F6" w14:textId="77777777" w:rsidR="00B11855" w:rsidRPr="00621E63" w:rsidRDefault="003D003E" w:rsidP="001F5A5C">
            <w:pPr>
              <w:pStyle w:val="TableEntryHeader"/>
            </w:pPr>
            <w:r w:rsidRPr="00621E63">
              <w:t>TBL#</w:t>
            </w:r>
          </w:p>
        </w:tc>
        <w:tc>
          <w:tcPr>
            <w:tcW w:w="2834" w:type="dxa"/>
            <w:shd w:val="clear" w:color="auto" w:fill="D9D9D9"/>
          </w:tcPr>
          <w:p w14:paraId="2A626D44" w14:textId="77777777" w:rsidR="00B11855" w:rsidRPr="00621E63" w:rsidRDefault="003D003E" w:rsidP="001F5A5C">
            <w:pPr>
              <w:pStyle w:val="TableEntryHeader"/>
            </w:pPr>
            <w:r w:rsidRPr="00621E63">
              <w:t>Element name</w:t>
            </w:r>
          </w:p>
        </w:tc>
      </w:tr>
      <w:tr w:rsidR="00C40FD5" w:rsidRPr="00621E63" w14:paraId="4D5BE632" w14:textId="77777777" w:rsidTr="006C0E8E">
        <w:trPr>
          <w:cantSplit/>
          <w:jc w:val="center"/>
        </w:trPr>
        <w:tc>
          <w:tcPr>
            <w:tcW w:w="784" w:type="dxa"/>
            <w:shd w:val="clear" w:color="auto" w:fill="auto"/>
          </w:tcPr>
          <w:p w14:paraId="1FE2BE05" w14:textId="77777777" w:rsidR="00B11855" w:rsidRPr="00621E63" w:rsidRDefault="003D003E" w:rsidP="006C0E8E">
            <w:pPr>
              <w:pStyle w:val="TableEntry"/>
              <w:keepNext/>
            </w:pPr>
            <w:r w:rsidRPr="00621E63">
              <w:t>1</w:t>
            </w:r>
          </w:p>
        </w:tc>
        <w:tc>
          <w:tcPr>
            <w:tcW w:w="764" w:type="dxa"/>
            <w:shd w:val="clear" w:color="auto" w:fill="auto"/>
          </w:tcPr>
          <w:p w14:paraId="58A083C8" w14:textId="77777777" w:rsidR="00B11855" w:rsidRPr="00621E63" w:rsidRDefault="003D003E" w:rsidP="006C0E8E">
            <w:pPr>
              <w:pStyle w:val="TableEntry"/>
              <w:keepNext/>
            </w:pPr>
            <w:r w:rsidRPr="00621E63">
              <w:t>4</w:t>
            </w:r>
          </w:p>
        </w:tc>
        <w:tc>
          <w:tcPr>
            <w:tcW w:w="760" w:type="dxa"/>
            <w:shd w:val="clear" w:color="auto" w:fill="auto"/>
          </w:tcPr>
          <w:p w14:paraId="20EC71D1" w14:textId="77777777" w:rsidR="00B11855" w:rsidRPr="00621E63" w:rsidRDefault="003D003E" w:rsidP="006C0E8E">
            <w:pPr>
              <w:pStyle w:val="TableEntry"/>
              <w:keepNext/>
            </w:pPr>
            <w:r w:rsidRPr="00621E63">
              <w:t>SI</w:t>
            </w:r>
          </w:p>
        </w:tc>
        <w:tc>
          <w:tcPr>
            <w:tcW w:w="961" w:type="dxa"/>
            <w:shd w:val="clear" w:color="auto" w:fill="auto"/>
          </w:tcPr>
          <w:p w14:paraId="29D71074" w14:textId="77777777" w:rsidR="00B11855" w:rsidRPr="00621E63" w:rsidRDefault="003D003E" w:rsidP="006C0E8E">
            <w:pPr>
              <w:pStyle w:val="TableEntry"/>
              <w:keepNext/>
            </w:pPr>
            <w:r w:rsidRPr="00621E63">
              <w:t>X</w:t>
            </w:r>
          </w:p>
        </w:tc>
        <w:tc>
          <w:tcPr>
            <w:tcW w:w="1316" w:type="dxa"/>
            <w:shd w:val="clear" w:color="auto" w:fill="auto"/>
          </w:tcPr>
          <w:p w14:paraId="3A9F0E74" w14:textId="77777777" w:rsidR="00B11855" w:rsidRPr="00621E63" w:rsidRDefault="003D003E" w:rsidP="006C0E8E">
            <w:pPr>
              <w:pStyle w:val="TableEntry"/>
              <w:keepNext/>
            </w:pPr>
            <w:r w:rsidRPr="00621E63">
              <w:t>[0..0]</w:t>
            </w:r>
          </w:p>
        </w:tc>
        <w:tc>
          <w:tcPr>
            <w:tcW w:w="861" w:type="dxa"/>
            <w:shd w:val="clear" w:color="auto" w:fill="auto"/>
          </w:tcPr>
          <w:p w14:paraId="02FA4997" w14:textId="77777777" w:rsidR="00B11855" w:rsidRPr="00621E63" w:rsidRDefault="00B11855" w:rsidP="006C0E8E">
            <w:pPr>
              <w:pStyle w:val="TableEntry"/>
              <w:keepNext/>
            </w:pPr>
          </w:p>
        </w:tc>
        <w:tc>
          <w:tcPr>
            <w:tcW w:w="2834" w:type="dxa"/>
            <w:shd w:val="clear" w:color="auto" w:fill="auto"/>
          </w:tcPr>
          <w:p w14:paraId="56E5EA57" w14:textId="77777777" w:rsidR="00B11855" w:rsidRPr="00621E63" w:rsidRDefault="003D003E" w:rsidP="006C0E8E">
            <w:pPr>
              <w:pStyle w:val="TableEntry"/>
              <w:keepNext/>
            </w:pPr>
            <w:r w:rsidRPr="00621E63">
              <w:t>Set ID - PID</w:t>
            </w:r>
          </w:p>
        </w:tc>
      </w:tr>
      <w:tr w:rsidR="00C40FD5" w:rsidRPr="00621E63" w14:paraId="287D9A7E" w14:textId="77777777" w:rsidTr="006C0E8E">
        <w:trPr>
          <w:cantSplit/>
          <w:jc w:val="center"/>
        </w:trPr>
        <w:tc>
          <w:tcPr>
            <w:tcW w:w="784" w:type="dxa"/>
            <w:shd w:val="clear" w:color="auto" w:fill="auto"/>
          </w:tcPr>
          <w:p w14:paraId="599AEDCB" w14:textId="77777777" w:rsidR="00B11855" w:rsidRPr="00621E63" w:rsidRDefault="003D003E" w:rsidP="006C0E8E">
            <w:pPr>
              <w:pStyle w:val="TableEntry"/>
              <w:keepNext/>
            </w:pPr>
            <w:r w:rsidRPr="00621E63">
              <w:t>2</w:t>
            </w:r>
          </w:p>
        </w:tc>
        <w:tc>
          <w:tcPr>
            <w:tcW w:w="764" w:type="dxa"/>
            <w:shd w:val="clear" w:color="auto" w:fill="auto"/>
          </w:tcPr>
          <w:p w14:paraId="27A17896" w14:textId="77777777" w:rsidR="00B11855" w:rsidRPr="00621E63" w:rsidRDefault="003D003E" w:rsidP="006C0E8E">
            <w:pPr>
              <w:pStyle w:val="TableEntry"/>
              <w:keepNext/>
            </w:pPr>
            <w:r w:rsidRPr="00621E63">
              <w:t>20</w:t>
            </w:r>
          </w:p>
        </w:tc>
        <w:tc>
          <w:tcPr>
            <w:tcW w:w="760" w:type="dxa"/>
            <w:shd w:val="clear" w:color="auto" w:fill="auto"/>
          </w:tcPr>
          <w:p w14:paraId="789BE549" w14:textId="77777777" w:rsidR="00B11855" w:rsidRPr="00621E63" w:rsidRDefault="003D003E" w:rsidP="006C0E8E">
            <w:pPr>
              <w:pStyle w:val="TableEntry"/>
              <w:keepNext/>
            </w:pPr>
            <w:r w:rsidRPr="00621E63">
              <w:t>CX</w:t>
            </w:r>
          </w:p>
        </w:tc>
        <w:tc>
          <w:tcPr>
            <w:tcW w:w="961" w:type="dxa"/>
            <w:shd w:val="clear" w:color="auto" w:fill="auto"/>
          </w:tcPr>
          <w:p w14:paraId="0FB816B6" w14:textId="77777777" w:rsidR="00B11855" w:rsidRPr="00621E63" w:rsidRDefault="003D003E" w:rsidP="006C0E8E">
            <w:pPr>
              <w:pStyle w:val="TableEntry"/>
              <w:keepNext/>
            </w:pPr>
            <w:r w:rsidRPr="00621E63">
              <w:t>X</w:t>
            </w:r>
          </w:p>
        </w:tc>
        <w:tc>
          <w:tcPr>
            <w:tcW w:w="1316" w:type="dxa"/>
            <w:shd w:val="clear" w:color="auto" w:fill="auto"/>
          </w:tcPr>
          <w:p w14:paraId="244BFAE4" w14:textId="77777777" w:rsidR="00B11855" w:rsidRPr="00621E63" w:rsidRDefault="003D003E" w:rsidP="006C0E8E">
            <w:pPr>
              <w:pStyle w:val="TableEntry"/>
              <w:keepNext/>
            </w:pPr>
            <w:r w:rsidRPr="00621E63">
              <w:t>[0..0]</w:t>
            </w:r>
          </w:p>
        </w:tc>
        <w:tc>
          <w:tcPr>
            <w:tcW w:w="861" w:type="dxa"/>
            <w:shd w:val="clear" w:color="auto" w:fill="auto"/>
          </w:tcPr>
          <w:p w14:paraId="11E4CE34" w14:textId="77777777" w:rsidR="00B11855" w:rsidRPr="00621E63" w:rsidRDefault="00B11855" w:rsidP="006C0E8E">
            <w:pPr>
              <w:pStyle w:val="TableEntry"/>
              <w:keepNext/>
            </w:pPr>
          </w:p>
        </w:tc>
        <w:tc>
          <w:tcPr>
            <w:tcW w:w="2834" w:type="dxa"/>
            <w:shd w:val="clear" w:color="auto" w:fill="auto"/>
          </w:tcPr>
          <w:p w14:paraId="11C75E69" w14:textId="77777777" w:rsidR="00B11855" w:rsidRPr="00621E63" w:rsidRDefault="003D003E" w:rsidP="006C0E8E">
            <w:pPr>
              <w:pStyle w:val="TableEntry"/>
              <w:keepNext/>
            </w:pPr>
            <w:r w:rsidRPr="00621E63">
              <w:t>Patient ID</w:t>
            </w:r>
          </w:p>
        </w:tc>
      </w:tr>
      <w:tr w:rsidR="00C40FD5" w:rsidRPr="00621E63" w14:paraId="60EDE417" w14:textId="77777777" w:rsidTr="006C0E8E">
        <w:trPr>
          <w:cantSplit/>
          <w:jc w:val="center"/>
        </w:trPr>
        <w:tc>
          <w:tcPr>
            <w:tcW w:w="784" w:type="dxa"/>
            <w:shd w:val="clear" w:color="auto" w:fill="auto"/>
          </w:tcPr>
          <w:p w14:paraId="759C9E06" w14:textId="77777777" w:rsidR="00B11855" w:rsidRPr="00621E63" w:rsidRDefault="003D003E" w:rsidP="00CF7336">
            <w:pPr>
              <w:pStyle w:val="TableEntry"/>
            </w:pPr>
            <w:r w:rsidRPr="00621E63">
              <w:t>3</w:t>
            </w:r>
          </w:p>
        </w:tc>
        <w:tc>
          <w:tcPr>
            <w:tcW w:w="764" w:type="dxa"/>
            <w:shd w:val="clear" w:color="auto" w:fill="auto"/>
          </w:tcPr>
          <w:p w14:paraId="14674C9C" w14:textId="77777777" w:rsidR="00B11855" w:rsidRPr="00621E63" w:rsidRDefault="003D003E" w:rsidP="00CF7336">
            <w:pPr>
              <w:pStyle w:val="TableEntry"/>
            </w:pPr>
            <w:r w:rsidRPr="00621E63">
              <w:t>250</w:t>
            </w:r>
          </w:p>
        </w:tc>
        <w:tc>
          <w:tcPr>
            <w:tcW w:w="760" w:type="dxa"/>
            <w:shd w:val="clear" w:color="auto" w:fill="auto"/>
          </w:tcPr>
          <w:p w14:paraId="59F2BD09" w14:textId="77777777" w:rsidR="00B11855" w:rsidRPr="00621E63" w:rsidRDefault="003D003E" w:rsidP="00CF7336">
            <w:pPr>
              <w:pStyle w:val="TableEntry"/>
            </w:pPr>
            <w:r w:rsidRPr="00621E63">
              <w:t>CX</w:t>
            </w:r>
          </w:p>
        </w:tc>
        <w:tc>
          <w:tcPr>
            <w:tcW w:w="961" w:type="dxa"/>
            <w:shd w:val="clear" w:color="auto" w:fill="auto"/>
          </w:tcPr>
          <w:p w14:paraId="504ADD3B" w14:textId="77777777" w:rsidR="00B11855" w:rsidRPr="00621E63" w:rsidRDefault="002F3FF7" w:rsidP="00CF7336">
            <w:pPr>
              <w:pStyle w:val="TableEntry"/>
            </w:pPr>
            <w:r w:rsidRPr="00621E63">
              <w:t>C</w:t>
            </w:r>
          </w:p>
        </w:tc>
        <w:tc>
          <w:tcPr>
            <w:tcW w:w="1316" w:type="dxa"/>
            <w:shd w:val="clear" w:color="auto" w:fill="auto"/>
          </w:tcPr>
          <w:p w14:paraId="63160DE7" w14:textId="77777777" w:rsidR="00B11855" w:rsidRPr="00621E63" w:rsidRDefault="003D003E" w:rsidP="00CF7336">
            <w:pPr>
              <w:pStyle w:val="TableEntry"/>
            </w:pPr>
            <w:r w:rsidRPr="00621E63">
              <w:t>[</w:t>
            </w:r>
            <w:r w:rsidR="00E86B15" w:rsidRPr="00621E63">
              <w:t>0</w:t>
            </w:r>
            <w:r w:rsidRPr="00621E63">
              <w:t>..6]</w:t>
            </w:r>
          </w:p>
        </w:tc>
        <w:tc>
          <w:tcPr>
            <w:tcW w:w="861" w:type="dxa"/>
            <w:shd w:val="clear" w:color="auto" w:fill="auto"/>
          </w:tcPr>
          <w:p w14:paraId="60203F37" w14:textId="77777777" w:rsidR="00B11855" w:rsidRPr="00621E63" w:rsidRDefault="00B11855" w:rsidP="00CF7336">
            <w:pPr>
              <w:pStyle w:val="TableEntry"/>
            </w:pPr>
          </w:p>
        </w:tc>
        <w:tc>
          <w:tcPr>
            <w:tcW w:w="2834" w:type="dxa"/>
            <w:shd w:val="clear" w:color="auto" w:fill="auto"/>
          </w:tcPr>
          <w:p w14:paraId="50261B30" w14:textId="77777777" w:rsidR="00B11855" w:rsidRPr="00621E63" w:rsidRDefault="003D003E" w:rsidP="00CF7336">
            <w:pPr>
              <w:pStyle w:val="TableEntry"/>
            </w:pPr>
            <w:r w:rsidRPr="00621E63">
              <w:t>Patient Identifier List</w:t>
            </w:r>
          </w:p>
        </w:tc>
      </w:tr>
      <w:tr w:rsidR="00C40FD5" w:rsidRPr="00621E63" w14:paraId="7BE494E3" w14:textId="77777777" w:rsidTr="006C0E8E">
        <w:trPr>
          <w:cantSplit/>
          <w:jc w:val="center"/>
        </w:trPr>
        <w:tc>
          <w:tcPr>
            <w:tcW w:w="784" w:type="dxa"/>
            <w:shd w:val="clear" w:color="auto" w:fill="auto"/>
          </w:tcPr>
          <w:p w14:paraId="21543686" w14:textId="77777777" w:rsidR="00B11855" w:rsidRPr="00621E63" w:rsidRDefault="003D003E" w:rsidP="00CF7336">
            <w:pPr>
              <w:pStyle w:val="TableEntry"/>
            </w:pPr>
            <w:r w:rsidRPr="00621E63">
              <w:t>4</w:t>
            </w:r>
          </w:p>
        </w:tc>
        <w:tc>
          <w:tcPr>
            <w:tcW w:w="764" w:type="dxa"/>
            <w:shd w:val="clear" w:color="auto" w:fill="auto"/>
          </w:tcPr>
          <w:p w14:paraId="36BC894C" w14:textId="77777777" w:rsidR="00B11855" w:rsidRPr="00621E63" w:rsidRDefault="003D003E" w:rsidP="00CF7336">
            <w:pPr>
              <w:pStyle w:val="TableEntry"/>
            </w:pPr>
            <w:r w:rsidRPr="00621E63">
              <w:t>20</w:t>
            </w:r>
          </w:p>
        </w:tc>
        <w:tc>
          <w:tcPr>
            <w:tcW w:w="760" w:type="dxa"/>
            <w:shd w:val="clear" w:color="auto" w:fill="auto"/>
          </w:tcPr>
          <w:p w14:paraId="79EC018C" w14:textId="77777777" w:rsidR="00B11855" w:rsidRPr="00621E63" w:rsidRDefault="003D003E" w:rsidP="00CF7336">
            <w:pPr>
              <w:pStyle w:val="TableEntry"/>
            </w:pPr>
            <w:r w:rsidRPr="00621E63">
              <w:t>CX</w:t>
            </w:r>
          </w:p>
        </w:tc>
        <w:tc>
          <w:tcPr>
            <w:tcW w:w="961" w:type="dxa"/>
            <w:shd w:val="clear" w:color="auto" w:fill="auto"/>
          </w:tcPr>
          <w:p w14:paraId="6E044900" w14:textId="77777777" w:rsidR="00B11855" w:rsidRPr="00621E63" w:rsidRDefault="003D003E" w:rsidP="00CF7336">
            <w:pPr>
              <w:pStyle w:val="TableEntry"/>
            </w:pPr>
            <w:r w:rsidRPr="00621E63">
              <w:t>X</w:t>
            </w:r>
          </w:p>
        </w:tc>
        <w:tc>
          <w:tcPr>
            <w:tcW w:w="1316" w:type="dxa"/>
            <w:shd w:val="clear" w:color="auto" w:fill="auto"/>
          </w:tcPr>
          <w:p w14:paraId="357169A1" w14:textId="77777777" w:rsidR="00B11855" w:rsidRPr="00621E63" w:rsidRDefault="003D003E" w:rsidP="00CF7336">
            <w:pPr>
              <w:pStyle w:val="TableEntry"/>
            </w:pPr>
            <w:r w:rsidRPr="00621E63">
              <w:t>[0..0]</w:t>
            </w:r>
          </w:p>
        </w:tc>
        <w:tc>
          <w:tcPr>
            <w:tcW w:w="861" w:type="dxa"/>
            <w:shd w:val="clear" w:color="auto" w:fill="auto"/>
          </w:tcPr>
          <w:p w14:paraId="5AEE1D3A" w14:textId="77777777" w:rsidR="00B11855" w:rsidRPr="00621E63" w:rsidRDefault="00B11855" w:rsidP="00CF7336">
            <w:pPr>
              <w:pStyle w:val="TableEntry"/>
            </w:pPr>
          </w:p>
        </w:tc>
        <w:tc>
          <w:tcPr>
            <w:tcW w:w="2834" w:type="dxa"/>
            <w:shd w:val="clear" w:color="auto" w:fill="auto"/>
          </w:tcPr>
          <w:p w14:paraId="7BE42ECE" w14:textId="77777777" w:rsidR="00B11855" w:rsidRPr="00621E63" w:rsidRDefault="003D003E" w:rsidP="00CF7336">
            <w:pPr>
              <w:pStyle w:val="TableEntry"/>
            </w:pPr>
            <w:r w:rsidRPr="00621E63">
              <w:t>Alternate Patient ID - PID</w:t>
            </w:r>
          </w:p>
        </w:tc>
      </w:tr>
      <w:tr w:rsidR="00C40FD5" w:rsidRPr="00621E63" w14:paraId="52719132" w14:textId="77777777" w:rsidTr="006C0E8E">
        <w:trPr>
          <w:cantSplit/>
          <w:jc w:val="center"/>
        </w:trPr>
        <w:tc>
          <w:tcPr>
            <w:tcW w:w="784" w:type="dxa"/>
            <w:shd w:val="clear" w:color="auto" w:fill="auto"/>
          </w:tcPr>
          <w:p w14:paraId="0B30B2A4" w14:textId="77777777" w:rsidR="00B11855" w:rsidRPr="00621E63" w:rsidRDefault="003D003E" w:rsidP="00CF7336">
            <w:pPr>
              <w:pStyle w:val="TableEntry"/>
            </w:pPr>
            <w:r w:rsidRPr="00621E63">
              <w:t>5</w:t>
            </w:r>
          </w:p>
        </w:tc>
        <w:tc>
          <w:tcPr>
            <w:tcW w:w="764" w:type="dxa"/>
            <w:shd w:val="clear" w:color="auto" w:fill="auto"/>
          </w:tcPr>
          <w:p w14:paraId="6641FFE3" w14:textId="77777777" w:rsidR="00B11855" w:rsidRPr="00621E63" w:rsidRDefault="003D003E" w:rsidP="00CF7336">
            <w:pPr>
              <w:pStyle w:val="TableEntry"/>
            </w:pPr>
            <w:r w:rsidRPr="00621E63">
              <w:t>250</w:t>
            </w:r>
          </w:p>
        </w:tc>
        <w:tc>
          <w:tcPr>
            <w:tcW w:w="760" w:type="dxa"/>
            <w:shd w:val="clear" w:color="auto" w:fill="auto"/>
          </w:tcPr>
          <w:p w14:paraId="0D029E28" w14:textId="77777777" w:rsidR="00B11855" w:rsidRPr="00621E63" w:rsidRDefault="003D003E" w:rsidP="00CF7336">
            <w:pPr>
              <w:pStyle w:val="TableEntry"/>
            </w:pPr>
            <w:r w:rsidRPr="00621E63">
              <w:t>XPN</w:t>
            </w:r>
          </w:p>
        </w:tc>
        <w:tc>
          <w:tcPr>
            <w:tcW w:w="961" w:type="dxa"/>
            <w:shd w:val="clear" w:color="auto" w:fill="auto"/>
          </w:tcPr>
          <w:p w14:paraId="387A0D38" w14:textId="77777777" w:rsidR="00B11855" w:rsidRPr="00621E63" w:rsidRDefault="002F3FF7" w:rsidP="00CF7336">
            <w:pPr>
              <w:pStyle w:val="TableEntry"/>
            </w:pPr>
            <w:r w:rsidRPr="00621E63">
              <w:t>C</w:t>
            </w:r>
          </w:p>
        </w:tc>
        <w:tc>
          <w:tcPr>
            <w:tcW w:w="1316" w:type="dxa"/>
            <w:shd w:val="clear" w:color="auto" w:fill="auto"/>
          </w:tcPr>
          <w:p w14:paraId="3D59E906" w14:textId="77777777" w:rsidR="00B11855" w:rsidRPr="00621E63" w:rsidRDefault="003D003E" w:rsidP="00E86B15">
            <w:pPr>
              <w:pStyle w:val="TableEntry"/>
            </w:pPr>
            <w:r w:rsidRPr="00621E63">
              <w:t>[</w:t>
            </w:r>
            <w:r w:rsidR="00E86B15" w:rsidRPr="00621E63">
              <w:t>0</w:t>
            </w:r>
            <w:r w:rsidRPr="00621E63">
              <w:t>..6]</w:t>
            </w:r>
          </w:p>
        </w:tc>
        <w:tc>
          <w:tcPr>
            <w:tcW w:w="861" w:type="dxa"/>
            <w:shd w:val="clear" w:color="auto" w:fill="auto"/>
          </w:tcPr>
          <w:p w14:paraId="3D4D5030" w14:textId="77777777" w:rsidR="00B11855" w:rsidRPr="00621E63" w:rsidRDefault="00B11855" w:rsidP="00CF7336">
            <w:pPr>
              <w:pStyle w:val="TableEntry"/>
            </w:pPr>
          </w:p>
        </w:tc>
        <w:tc>
          <w:tcPr>
            <w:tcW w:w="2834" w:type="dxa"/>
            <w:shd w:val="clear" w:color="auto" w:fill="auto"/>
          </w:tcPr>
          <w:p w14:paraId="5A0A2671" w14:textId="77777777" w:rsidR="00B11855" w:rsidRPr="00621E63" w:rsidRDefault="003D003E" w:rsidP="00CF7336">
            <w:pPr>
              <w:pStyle w:val="TableEntry"/>
            </w:pPr>
            <w:r w:rsidRPr="00621E63">
              <w:t>Patient Name</w:t>
            </w:r>
          </w:p>
        </w:tc>
      </w:tr>
      <w:tr w:rsidR="00C40FD5" w:rsidRPr="00621E63" w14:paraId="747AD12D" w14:textId="77777777" w:rsidTr="006C0E8E">
        <w:trPr>
          <w:cantSplit/>
          <w:jc w:val="center"/>
        </w:trPr>
        <w:tc>
          <w:tcPr>
            <w:tcW w:w="784" w:type="dxa"/>
            <w:shd w:val="clear" w:color="auto" w:fill="auto"/>
          </w:tcPr>
          <w:p w14:paraId="69DC0454" w14:textId="77777777" w:rsidR="00B11855" w:rsidRPr="00621E63" w:rsidRDefault="003D003E" w:rsidP="00CF7336">
            <w:pPr>
              <w:pStyle w:val="TableEntry"/>
            </w:pPr>
            <w:r w:rsidRPr="00621E63">
              <w:t>6</w:t>
            </w:r>
          </w:p>
        </w:tc>
        <w:tc>
          <w:tcPr>
            <w:tcW w:w="764" w:type="dxa"/>
            <w:shd w:val="clear" w:color="auto" w:fill="auto"/>
          </w:tcPr>
          <w:p w14:paraId="389EEA33" w14:textId="77777777" w:rsidR="00B11855" w:rsidRPr="00621E63" w:rsidRDefault="003D003E" w:rsidP="00CF7336">
            <w:pPr>
              <w:pStyle w:val="TableEntry"/>
            </w:pPr>
            <w:r w:rsidRPr="00621E63">
              <w:t>250</w:t>
            </w:r>
          </w:p>
        </w:tc>
        <w:tc>
          <w:tcPr>
            <w:tcW w:w="760" w:type="dxa"/>
            <w:shd w:val="clear" w:color="auto" w:fill="auto"/>
          </w:tcPr>
          <w:p w14:paraId="438B7EA5" w14:textId="77777777" w:rsidR="00B11855" w:rsidRPr="00621E63" w:rsidRDefault="003D003E" w:rsidP="00CF7336">
            <w:pPr>
              <w:pStyle w:val="TableEntry"/>
            </w:pPr>
            <w:r w:rsidRPr="00621E63">
              <w:t>XPN</w:t>
            </w:r>
          </w:p>
        </w:tc>
        <w:tc>
          <w:tcPr>
            <w:tcW w:w="961" w:type="dxa"/>
            <w:shd w:val="clear" w:color="auto" w:fill="auto"/>
          </w:tcPr>
          <w:p w14:paraId="59864ACB" w14:textId="77777777" w:rsidR="00B11855" w:rsidRPr="00621E63" w:rsidRDefault="003D003E" w:rsidP="00CF7336">
            <w:pPr>
              <w:pStyle w:val="TableEntry"/>
            </w:pPr>
            <w:r w:rsidRPr="00621E63">
              <w:t>RE</w:t>
            </w:r>
          </w:p>
        </w:tc>
        <w:tc>
          <w:tcPr>
            <w:tcW w:w="1316" w:type="dxa"/>
            <w:shd w:val="clear" w:color="auto" w:fill="auto"/>
          </w:tcPr>
          <w:p w14:paraId="0FF03932" w14:textId="77777777" w:rsidR="00B11855" w:rsidRPr="00621E63" w:rsidRDefault="003D003E" w:rsidP="00CF7336">
            <w:pPr>
              <w:pStyle w:val="TableEntry"/>
            </w:pPr>
            <w:r w:rsidRPr="00621E63">
              <w:t>[0..1]</w:t>
            </w:r>
          </w:p>
        </w:tc>
        <w:tc>
          <w:tcPr>
            <w:tcW w:w="861" w:type="dxa"/>
            <w:shd w:val="clear" w:color="auto" w:fill="auto"/>
          </w:tcPr>
          <w:p w14:paraId="0DCEF8C7" w14:textId="77777777" w:rsidR="00B11855" w:rsidRPr="00621E63" w:rsidRDefault="00B11855" w:rsidP="00CF7336">
            <w:pPr>
              <w:pStyle w:val="TableEntry"/>
            </w:pPr>
          </w:p>
        </w:tc>
        <w:tc>
          <w:tcPr>
            <w:tcW w:w="2834" w:type="dxa"/>
            <w:shd w:val="clear" w:color="auto" w:fill="auto"/>
          </w:tcPr>
          <w:p w14:paraId="582A93F4" w14:textId="77777777" w:rsidR="00B11855" w:rsidRPr="00621E63" w:rsidRDefault="003D003E" w:rsidP="00CF7336">
            <w:pPr>
              <w:pStyle w:val="TableEntry"/>
            </w:pPr>
            <w:r w:rsidRPr="00621E63">
              <w:t>Mother’s Maiden Name</w:t>
            </w:r>
          </w:p>
        </w:tc>
      </w:tr>
      <w:tr w:rsidR="00C40FD5" w:rsidRPr="00621E63" w14:paraId="2E0F32D7" w14:textId="77777777" w:rsidTr="006C0E8E">
        <w:trPr>
          <w:cantSplit/>
          <w:jc w:val="center"/>
        </w:trPr>
        <w:tc>
          <w:tcPr>
            <w:tcW w:w="784" w:type="dxa"/>
            <w:shd w:val="clear" w:color="auto" w:fill="auto"/>
          </w:tcPr>
          <w:p w14:paraId="26B7ADE0" w14:textId="77777777" w:rsidR="00B11855" w:rsidRPr="00621E63" w:rsidRDefault="003D003E" w:rsidP="00CF7336">
            <w:pPr>
              <w:pStyle w:val="TableEntry"/>
            </w:pPr>
            <w:r w:rsidRPr="00621E63">
              <w:t>7</w:t>
            </w:r>
          </w:p>
        </w:tc>
        <w:tc>
          <w:tcPr>
            <w:tcW w:w="764" w:type="dxa"/>
            <w:shd w:val="clear" w:color="auto" w:fill="auto"/>
          </w:tcPr>
          <w:p w14:paraId="6F962E08" w14:textId="77777777" w:rsidR="00B11855" w:rsidRPr="00621E63" w:rsidRDefault="003D003E" w:rsidP="00CF7336">
            <w:pPr>
              <w:pStyle w:val="TableEntry"/>
            </w:pPr>
            <w:r w:rsidRPr="00621E63">
              <w:t>24</w:t>
            </w:r>
          </w:p>
        </w:tc>
        <w:tc>
          <w:tcPr>
            <w:tcW w:w="760" w:type="dxa"/>
            <w:shd w:val="clear" w:color="auto" w:fill="auto"/>
          </w:tcPr>
          <w:p w14:paraId="6F70E9EE" w14:textId="77777777" w:rsidR="00B11855" w:rsidRPr="00621E63" w:rsidRDefault="003D003E" w:rsidP="00CF7336">
            <w:pPr>
              <w:pStyle w:val="TableEntry"/>
            </w:pPr>
            <w:r w:rsidRPr="00621E63">
              <w:t>DTM</w:t>
            </w:r>
          </w:p>
        </w:tc>
        <w:tc>
          <w:tcPr>
            <w:tcW w:w="961" w:type="dxa"/>
            <w:shd w:val="clear" w:color="auto" w:fill="auto"/>
          </w:tcPr>
          <w:p w14:paraId="59CB4792" w14:textId="77777777" w:rsidR="00B11855" w:rsidRPr="00621E63" w:rsidRDefault="003D003E" w:rsidP="00CF7336">
            <w:pPr>
              <w:pStyle w:val="TableEntry"/>
            </w:pPr>
            <w:r w:rsidRPr="00621E63">
              <w:t>RE</w:t>
            </w:r>
          </w:p>
        </w:tc>
        <w:tc>
          <w:tcPr>
            <w:tcW w:w="1316" w:type="dxa"/>
            <w:shd w:val="clear" w:color="auto" w:fill="auto"/>
          </w:tcPr>
          <w:p w14:paraId="66858C78" w14:textId="77777777" w:rsidR="00B11855" w:rsidRPr="00621E63" w:rsidRDefault="003D003E" w:rsidP="00CF7336">
            <w:pPr>
              <w:pStyle w:val="TableEntry"/>
            </w:pPr>
            <w:r w:rsidRPr="00621E63">
              <w:t>[0..1]</w:t>
            </w:r>
          </w:p>
        </w:tc>
        <w:tc>
          <w:tcPr>
            <w:tcW w:w="861" w:type="dxa"/>
            <w:shd w:val="clear" w:color="auto" w:fill="auto"/>
          </w:tcPr>
          <w:p w14:paraId="2C6ACF08" w14:textId="77777777" w:rsidR="00B11855" w:rsidRPr="00621E63" w:rsidRDefault="00B11855" w:rsidP="00CF7336">
            <w:pPr>
              <w:pStyle w:val="TableEntry"/>
            </w:pPr>
          </w:p>
        </w:tc>
        <w:tc>
          <w:tcPr>
            <w:tcW w:w="2834" w:type="dxa"/>
            <w:shd w:val="clear" w:color="auto" w:fill="auto"/>
          </w:tcPr>
          <w:p w14:paraId="18952DEA" w14:textId="77777777" w:rsidR="00B11855" w:rsidRPr="00621E63" w:rsidRDefault="003D003E" w:rsidP="00CF7336">
            <w:pPr>
              <w:pStyle w:val="TableEntry"/>
            </w:pPr>
            <w:r w:rsidRPr="00621E63">
              <w:t>Date/Time of Birth</w:t>
            </w:r>
          </w:p>
        </w:tc>
      </w:tr>
      <w:tr w:rsidR="00C40FD5" w:rsidRPr="00621E63" w14:paraId="09F4C3CB" w14:textId="77777777" w:rsidTr="006C0E8E">
        <w:trPr>
          <w:cantSplit/>
          <w:jc w:val="center"/>
        </w:trPr>
        <w:tc>
          <w:tcPr>
            <w:tcW w:w="784" w:type="dxa"/>
            <w:shd w:val="clear" w:color="auto" w:fill="auto"/>
          </w:tcPr>
          <w:p w14:paraId="181E2ADD" w14:textId="77777777" w:rsidR="00B11855" w:rsidRPr="00621E63" w:rsidRDefault="003D003E" w:rsidP="00CF7336">
            <w:pPr>
              <w:pStyle w:val="TableEntry"/>
            </w:pPr>
            <w:r w:rsidRPr="00621E63">
              <w:t>8</w:t>
            </w:r>
          </w:p>
        </w:tc>
        <w:tc>
          <w:tcPr>
            <w:tcW w:w="764" w:type="dxa"/>
            <w:shd w:val="clear" w:color="auto" w:fill="auto"/>
          </w:tcPr>
          <w:p w14:paraId="585F2212" w14:textId="77777777" w:rsidR="00B11855" w:rsidRPr="00621E63" w:rsidRDefault="003D003E" w:rsidP="00CF7336">
            <w:pPr>
              <w:pStyle w:val="TableEntry"/>
            </w:pPr>
            <w:r w:rsidRPr="00621E63">
              <w:t>1</w:t>
            </w:r>
          </w:p>
        </w:tc>
        <w:tc>
          <w:tcPr>
            <w:tcW w:w="760" w:type="dxa"/>
            <w:shd w:val="clear" w:color="auto" w:fill="auto"/>
          </w:tcPr>
          <w:p w14:paraId="54AAF8CF" w14:textId="77777777" w:rsidR="00B11855" w:rsidRPr="00621E63" w:rsidRDefault="003D003E" w:rsidP="00CF7336">
            <w:pPr>
              <w:pStyle w:val="TableEntry"/>
            </w:pPr>
            <w:r w:rsidRPr="00621E63">
              <w:t>IS</w:t>
            </w:r>
          </w:p>
        </w:tc>
        <w:tc>
          <w:tcPr>
            <w:tcW w:w="961" w:type="dxa"/>
            <w:shd w:val="clear" w:color="auto" w:fill="auto"/>
          </w:tcPr>
          <w:p w14:paraId="3E180919" w14:textId="77777777" w:rsidR="00B11855" w:rsidRPr="00621E63" w:rsidRDefault="003D003E" w:rsidP="00CF7336">
            <w:pPr>
              <w:pStyle w:val="TableEntry"/>
            </w:pPr>
            <w:r w:rsidRPr="00621E63">
              <w:t>RE</w:t>
            </w:r>
          </w:p>
        </w:tc>
        <w:tc>
          <w:tcPr>
            <w:tcW w:w="1316" w:type="dxa"/>
            <w:shd w:val="clear" w:color="auto" w:fill="auto"/>
          </w:tcPr>
          <w:p w14:paraId="3B21CD23" w14:textId="77777777" w:rsidR="00B11855" w:rsidRPr="00621E63" w:rsidRDefault="003D003E" w:rsidP="00CF7336">
            <w:pPr>
              <w:pStyle w:val="TableEntry"/>
            </w:pPr>
            <w:r w:rsidRPr="00621E63">
              <w:t>[0..1]</w:t>
            </w:r>
          </w:p>
        </w:tc>
        <w:tc>
          <w:tcPr>
            <w:tcW w:w="861" w:type="dxa"/>
            <w:shd w:val="clear" w:color="auto" w:fill="auto"/>
          </w:tcPr>
          <w:p w14:paraId="1AC79561" w14:textId="77777777" w:rsidR="00B11855" w:rsidRPr="00621E63" w:rsidRDefault="003D003E" w:rsidP="00CF7336">
            <w:pPr>
              <w:pStyle w:val="TableEntry"/>
            </w:pPr>
            <w:r w:rsidRPr="00621E63">
              <w:t>0001</w:t>
            </w:r>
          </w:p>
        </w:tc>
        <w:tc>
          <w:tcPr>
            <w:tcW w:w="2834" w:type="dxa"/>
            <w:shd w:val="clear" w:color="auto" w:fill="auto"/>
          </w:tcPr>
          <w:p w14:paraId="75BA5FA9" w14:textId="77777777" w:rsidR="00B11855" w:rsidRPr="00621E63" w:rsidRDefault="003D003E" w:rsidP="00CF7336">
            <w:pPr>
              <w:pStyle w:val="TableEntry"/>
            </w:pPr>
            <w:r w:rsidRPr="00621E63">
              <w:t>Administrative Sex</w:t>
            </w:r>
          </w:p>
        </w:tc>
      </w:tr>
      <w:tr w:rsidR="00C40FD5" w:rsidRPr="00621E63" w14:paraId="05328365" w14:textId="77777777" w:rsidTr="006C0E8E">
        <w:trPr>
          <w:cantSplit/>
          <w:jc w:val="center"/>
        </w:trPr>
        <w:tc>
          <w:tcPr>
            <w:tcW w:w="784" w:type="dxa"/>
            <w:shd w:val="clear" w:color="auto" w:fill="auto"/>
          </w:tcPr>
          <w:p w14:paraId="0E07FDB8" w14:textId="77777777" w:rsidR="00B11855" w:rsidRPr="00621E63" w:rsidRDefault="003D003E" w:rsidP="00CF7336">
            <w:pPr>
              <w:pStyle w:val="TableEntry"/>
            </w:pPr>
            <w:r w:rsidRPr="00621E63">
              <w:t>9</w:t>
            </w:r>
          </w:p>
        </w:tc>
        <w:tc>
          <w:tcPr>
            <w:tcW w:w="764" w:type="dxa"/>
            <w:shd w:val="clear" w:color="auto" w:fill="auto"/>
          </w:tcPr>
          <w:p w14:paraId="639D2D72" w14:textId="77777777" w:rsidR="00B11855" w:rsidRPr="00621E63" w:rsidRDefault="003D003E" w:rsidP="00CF7336">
            <w:pPr>
              <w:pStyle w:val="TableEntry"/>
            </w:pPr>
            <w:r w:rsidRPr="00621E63">
              <w:t>250</w:t>
            </w:r>
          </w:p>
        </w:tc>
        <w:tc>
          <w:tcPr>
            <w:tcW w:w="760" w:type="dxa"/>
            <w:shd w:val="clear" w:color="auto" w:fill="auto"/>
          </w:tcPr>
          <w:p w14:paraId="1FE551B2" w14:textId="77777777" w:rsidR="00B11855" w:rsidRPr="00621E63" w:rsidRDefault="003D003E" w:rsidP="00CF7336">
            <w:pPr>
              <w:pStyle w:val="TableEntry"/>
            </w:pPr>
            <w:r w:rsidRPr="00621E63">
              <w:t>XPN</w:t>
            </w:r>
          </w:p>
        </w:tc>
        <w:tc>
          <w:tcPr>
            <w:tcW w:w="961" w:type="dxa"/>
            <w:shd w:val="clear" w:color="auto" w:fill="auto"/>
          </w:tcPr>
          <w:p w14:paraId="3B7BE6FE" w14:textId="77777777" w:rsidR="00B11855" w:rsidRPr="00621E63" w:rsidRDefault="003D003E" w:rsidP="00CF7336">
            <w:pPr>
              <w:pStyle w:val="TableEntry"/>
            </w:pPr>
            <w:r w:rsidRPr="00621E63">
              <w:t>X</w:t>
            </w:r>
          </w:p>
        </w:tc>
        <w:tc>
          <w:tcPr>
            <w:tcW w:w="1316" w:type="dxa"/>
            <w:shd w:val="clear" w:color="auto" w:fill="auto"/>
          </w:tcPr>
          <w:p w14:paraId="1B596323" w14:textId="77777777" w:rsidR="00B11855" w:rsidRPr="00621E63" w:rsidRDefault="003D003E" w:rsidP="00CF7336">
            <w:pPr>
              <w:pStyle w:val="TableEntry"/>
            </w:pPr>
            <w:r w:rsidRPr="00621E63">
              <w:t>[0..0]</w:t>
            </w:r>
          </w:p>
        </w:tc>
        <w:tc>
          <w:tcPr>
            <w:tcW w:w="861" w:type="dxa"/>
            <w:shd w:val="clear" w:color="auto" w:fill="auto"/>
          </w:tcPr>
          <w:p w14:paraId="4F3CE66B" w14:textId="77777777" w:rsidR="00B11855" w:rsidRPr="00621E63" w:rsidRDefault="00B11855" w:rsidP="00CF7336">
            <w:pPr>
              <w:pStyle w:val="TableEntry"/>
            </w:pPr>
          </w:p>
        </w:tc>
        <w:tc>
          <w:tcPr>
            <w:tcW w:w="2834" w:type="dxa"/>
            <w:shd w:val="clear" w:color="auto" w:fill="auto"/>
          </w:tcPr>
          <w:p w14:paraId="6E607341" w14:textId="77777777" w:rsidR="00B11855" w:rsidRPr="00621E63" w:rsidRDefault="003D003E" w:rsidP="00CF7336">
            <w:pPr>
              <w:pStyle w:val="TableEntry"/>
            </w:pPr>
            <w:r w:rsidRPr="00621E63">
              <w:t>Patient Alias</w:t>
            </w:r>
          </w:p>
        </w:tc>
      </w:tr>
      <w:tr w:rsidR="00C40FD5" w:rsidRPr="00621E63" w14:paraId="1709BBEE" w14:textId="77777777" w:rsidTr="006C0E8E">
        <w:trPr>
          <w:cantSplit/>
          <w:jc w:val="center"/>
        </w:trPr>
        <w:tc>
          <w:tcPr>
            <w:tcW w:w="784" w:type="dxa"/>
            <w:shd w:val="clear" w:color="auto" w:fill="auto"/>
          </w:tcPr>
          <w:p w14:paraId="7DE77A0D" w14:textId="77777777" w:rsidR="00B11855" w:rsidRPr="00621E63" w:rsidRDefault="003D003E" w:rsidP="00CF7336">
            <w:pPr>
              <w:pStyle w:val="TableEntry"/>
            </w:pPr>
            <w:r w:rsidRPr="00621E63">
              <w:t>10</w:t>
            </w:r>
          </w:p>
        </w:tc>
        <w:tc>
          <w:tcPr>
            <w:tcW w:w="764" w:type="dxa"/>
            <w:shd w:val="clear" w:color="auto" w:fill="auto"/>
          </w:tcPr>
          <w:p w14:paraId="3442460D" w14:textId="77777777" w:rsidR="00B11855" w:rsidRPr="00621E63" w:rsidRDefault="003D003E" w:rsidP="00CF7336">
            <w:pPr>
              <w:pStyle w:val="TableEntry"/>
            </w:pPr>
            <w:r w:rsidRPr="00621E63">
              <w:t>705</w:t>
            </w:r>
          </w:p>
        </w:tc>
        <w:tc>
          <w:tcPr>
            <w:tcW w:w="760" w:type="dxa"/>
            <w:shd w:val="clear" w:color="auto" w:fill="auto"/>
          </w:tcPr>
          <w:p w14:paraId="6D8627FA" w14:textId="77777777" w:rsidR="00B11855" w:rsidRPr="00621E63" w:rsidRDefault="003D003E" w:rsidP="00CF7336">
            <w:pPr>
              <w:pStyle w:val="TableEntry"/>
            </w:pPr>
            <w:r w:rsidRPr="00621E63">
              <w:t>CWE</w:t>
            </w:r>
          </w:p>
        </w:tc>
        <w:tc>
          <w:tcPr>
            <w:tcW w:w="961" w:type="dxa"/>
            <w:shd w:val="clear" w:color="auto" w:fill="auto"/>
          </w:tcPr>
          <w:p w14:paraId="4EB8980E" w14:textId="77777777" w:rsidR="00B11855" w:rsidRPr="00621E63" w:rsidRDefault="003D003E" w:rsidP="00CF7336">
            <w:pPr>
              <w:pStyle w:val="TableEntry"/>
            </w:pPr>
            <w:r w:rsidRPr="00621E63">
              <w:t>RE</w:t>
            </w:r>
          </w:p>
        </w:tc>
        <w:tc>
          <w:tcPr>
            <w:tcW w:w="1316" w:type="dxa"/>
            <w:shd w:val="clear" w:color="auto" w:fill="auto"/>
          </w:tcPr>
          <w:p w14:paraId="1AAE4334" w14:textId="77777777" w:rsidR="00B11855" w:rsidRPr="00621E63" w:rsidRDefault="003D003E" w:rsidP="00CF7336">
            <w:pPr>
              <w:pStyle w:val="TableEntry"/>
            </w:pPr>
            <w:r w:rsidRPr="00621E63">
              <w:t>[0..1]</w:t>
            </w:r>
          </w:p>
        </w:tc>
        <w:tc>
          <w:tcPr>
            <w:tcW w:w="861" w:type="dxa"/>
            <w:shd w:val="clear" w:color="auto" w:fill="auto"/>
          </w:tcPr>
          <w:p w14:paraId="2A54EDDF" w14:textId="77777777" w:rsidR="00B11855" w:rsidRPr="00621E63" w:rsidRDefault="003D003E" w:rsidP="00CF7336">
            <w:pPr>
              <w:pStyle w:val="TableEntry"/>
            </w:pPr>
            <w:r w:rsidRPr="00621E63">
              <w:t>0005</w:t>
            </w:r>
          </w:p>
        </w:tc>
        <w:tc>
          <w:tcPr>
            <w:tcW w:w="2834" w:type="dxa"/>
            <w:shd w:val="clear" w:color="auto" w:fill="auto"/>
          </w:tcPr>
          <w:p w14:paraId="17363E89" w14:textId="77777777" w:rsidR="00B11855" w:rsidRPr="00621E63" w:rsidRDefault="003D003E" w:rsidP="00CF7336">
            <w:pPr>
              <w:pStyle w:val="TableEntry"/>
            </w:pPr>
            <w:r w:rsidRPr="00621E63">
              <w:t>Race</w:t>
            </w:r>
          </w:p>
        </w:tc>
      </w:tr>
      <w:tr w:rsidR="00C40FD5" w:rsidRPr="00621E63" w14:paraId="4BCDF674" w14:textId="77777777" w:rsidTr="006C0E8E">
        <w:trPr>
          <w:cantSplit/>
          <w:jc w:val="center"/>
        </w:trPr>
        <w:tc>
          <w:tcPr>
            <w:tcW w:w="784" w:type="dxa"/>
            <w:shd w:val="clear" w:color="auto" w:fill="auto"/>
          </w:tcPr>
          <w:p w14:paraId="6B7B48BD" w14:textId="77777777" w:rsidR="00B11855" w:rsidRPr="00621E63" w:rsidRDefault="003D003E" w:rsidP="00CF7336">
            <w:pPr>
              <w:pStyle w:val="TableEntry"/>
            </w:pPr>
            <w:r w:rsidRPr="00621E63">
              <w:t>11</w:t>
            </w:r>
          </w:p>
        </w:tc>
        <w:tc>
          <w:tcPr>
            <w:tcW w:w="764" w:type="dxa"/>
            <w:shd w:val="clear" w:color="auto" w:fill="auto"/>
          </w:tcPr>
          <w:p w14:paraId="73A26C19" w14:textId="77777777" w:rsidR="00B11855" w:rsidRPr="00621E63" w:rsidRDefault="003D003E" w:rsidP="00CF7336">
            <w:pPr>
              <w:pStyle w:val="TableEntry"/>
            </w:pPr>
            <w:r w:rsidRPr="00621E63">
              <w:t>250</w:t>
            </w:r>
          </w:p>
        </w:tc>
        <w:tc>
          <w:tcPr>
            <w:tcW w:w="760" w:type="dxa"/>
            <w:shd w:val="clear" w:color="auto" w:fill="auto"/>
          </w:tcPr>
          <w:p w14:paraId="3919FB96" w14:textId="77777777" w:rsidR="00B11855" w:rsidRPr="00621E63" w:rsidRDefault="003D003E" w:rsidP="00CF7336">
            <w:pPr>
              <w:pStyle w:val="TableEntry"/>
            </w:pPr>
            <w:r w:rsidRPr="00621E63">
              <w:t>XAD</w:t>
            </w:r>
          </w:p>
        </w:tc>
        <w:tc>
          <w:tcPr>
            <w:tcW w:w="961" w:type="dxa"/>
            <w:shd w:val="clear" w:color="auto" w:fill="auto"/>
          </w:tcPr>
          <w:p w14:paraId="34D570C0" w14:textId="77777777" w:rsidR="00B11855" w:rsidRPr="00621E63" w:rsidRDefault="003D003E" w:rsidP="00CF7336">
            <w:pPr>
              <w:pStyle w:val="TableEntry"/>
            </w:pPr>
            <w:r w:rsidRPr="00621E63">
              <w:t>RE</w:t>
            </w:r>
          </w:p>
        </w:tc>
        <w:tc>
          <w:tcPr>
            <w:tcW w:w="1316" w:type="dxa"/>
            <w:shd w:val="clear" w:color="auto" w:fill="auto"/>
          </w:tcPr>
          <w:p w14:paraId="7B53459F" w14:textId="77777777" w:rsidR="00B11855" w:rsidRPr="00621E63" w:rsidRDefault="003D003E" w:rsidP="00CF7336">
            <w:pPr>
              <w:pStyle w:val="TableEntry"/>
            </w:pPr>
            <w:r w:rsidRPr="00621E63">
              <w:t>[0..1]</w:t>
            </w:r>
          </w:p>
        </w:tc>
        <w:tc>
          <w:tcPr>
            <w:tcW w:w="861" w:type="dxa"/>
            <w:shd w:val="clear" w:color="auto" w:fill="auto"/>
          </w:tcPr>
          <w:p w14:paraId="44A2D6BA" w14:textId="77777777" w:rsidR="00B11855" w:rsidRPr="00621E63" w:rsidRDefault="00B11855" w:rsidP="00CF7336">
            <w:pPr>
              <w:pStyle w:val="TableEntry"/>
            </w:pPr>
          </w:p>
        </w:tc>
        <w:tc>
          <w:tcPr>
            <w:tcW w:w="2834" w:type="dxa"/>
            <w:shd w:val="clear" w:color="auto" w:fill="auto"/>
          </w:tcPr>
          <w:p w14:paraId="3614820D" w14:textId="77777777" w:rsidR="00B11855" w:rsidRPr="00621E63" w:rsidRDefault="003D003E" w:rsidP="00CF7336">
            <w:pPr>
              <w:pStyle w:val="TableEntry"/>
            </w:pPr>
            <w:r w:rsidRPr="00621E63">
              <w:t>Patient Address</w:t>
            </w:r>
          </w:p>
        </w:tc>
      </w:tr>
      <w:tr w:rsidR="00C40FD5" w:rsidRPr="00621E63" w14:paraId="2077D059" w14:textId="77777777" w:rsidTr="006C0E8E">
        <w:trPr>
          <w:cantSplit/>
          <w:jc w:val="center"/>
        </w:trPr>
        <w:tc>
          <w:tcPr>
            <w:tcW w:w="784" w:type="dxa"/>
            <w:shd w:val="clear" w:color="auto" w:fill="auto"/>
          </w:tcPr>
          <w:p w14:paraId="37748FCA" w14:textId="77777777" w:rsidR="00B11855" w:rsidRPr="00621E63" w:rsidRDefault="003D003E" w:rsidP="00CF7336">
            <w:pPr>
              <w:pStyle w:val="TableEntry"/>
            </w:pPr>
            <w:r w:rsidRPr="00621E63">
              <w:t>12</w:t>
            </w:r>
          </w:p>
        </w:tc>
        <w:tc>
          <w:tcPr>
            <w:tcW w:w="764" w:type="dxa"/>
            <w:shd w:val="clear" w:color="auto" w:fill="auto"/>
          </w:tcPr>
          <w:p w14:paraId="0DBD1572" w14:textId="77777777" w:rsidR="00B11855" w:rsidRPr="00621E63" w:rsidRDefault="003D003E" w:rsidP="00CF7336">
            <w:pPr>
              <w:pStyle w:val="TableEntry"/>
            </w:pPr>
            <w:r w:rsidRPr="00621E63">
              <w:t>4</w:t>
            </w:r>
          </w:p>
        </w:tc>
        <w:tc>
          <w:tcPr>
            <w:tcW w:w="760" w:type="dxa"/>
            <w:shd w:val="clear" w:color="auto" w:fill="auto"/>
          </w:tcPr>
          <w:p w14:paraId="29EC80D2" w14:textId="77777777" w:rsidR="00B11855" w:rsidRPr="00621E63" w:rsidRDefault="003D003E" w:rsidP="00CF7336">
            <w:pPr>
              <w:pStyle w:val="TableEntry"/>
            </w:pPr>
            <w:r w:rsidRPr="00621E63">
              <w:t>IS</w:t>
            </w:r>
          </w:p>
        </w:tc>
        <w:tc>
          <w:tcPr>
            <w:tcW w:w="961" w:type="dxa"/>
            <w:shd w:val="clear" w:color="auto" w:fill="auto"/>
          </w:tcPr>
          <w:p w14:paraId="7116B9EC" w14:textId="77777777" w:rsidR="00B11855" w:rsidRPr="00621E63" w:rsidRDefault="003D003E" w:rsidP="00CF7336">
            <w:pPr>
              <w:pStyle w:val="TableEntry"/>
            </w:pPr>
            <w:r w:rsidRPr="00621E63">
              <w:t>RE</w:t>
            </w:r>
          </w:p>
        </w:tc>
        <w:tc>
          <w:tcPr>
            <w:tcW w:w="1316" w:type="dxa"/>
            <w:shd w:val="clear" w:color="auto" w:fill="auto"/>
          </w:tcPr>
          <w:p w14:paraId="0FE79770" w14:textId="77777777" w:rsidR="00B11855" w:rsidRPr="00621E63" w:rsidRDefault="003D003E" w:rsidP="00CF7336">
            <w:pPr>
              <w:pStyle w:val="TableEntry"/>
            </w:pPr>
            <w:r w:rsidRPr="00621E63">
              <w:t>[0..1]</w:t>
            </w:r>
          </w:p>
        </w:tc>
        <w:tc>
          <w:tcPr>
            <w:tcW w:w="861" w:type="dxa"/>
            <w:shd w:val="clear" w:color="auto" w:fill="auto"/>
          </w:tcPr>
          <w:p w14:paraId="42A94B2D" w14:textId="77777777" w:rsidR="00B11855" w:rsidRPr="00621E63" w:rsidRDefault="003D003E" w:rsidP="00CF7336">
            <w:pPr>
              <w:pStyle w:val="TableEntry"/>
            </w:pPr>
            <w:r w:rsidRPr="00621E63">
              <w:t>0289</w:t>
            </w:r>
          </w:p>
        </w:tc>
        <w:tc>
          <w:tcPr>
            <w:tcW w:w="2834" w:type="dxa"/>
            <w:shd w:val="clear" w:color="auto" w:fill="auto"/>
          </w:tcPr>
          <w:p w14:paraId="73B5CC9E" w14:textId="77777777" w:rsidR="00B11855" w:rsidRPr="00621E63" w:rsidRDefault="003D003E" w:rsidP="00CF7336">
            <w:pPr>
              <w:pStyle w:val="TableEntry"/>
            </w:pPr>
            <w:r w:rsidRPr="00621E63">
              <w:t>County Code</w:t>
            </w:r>
          </w:p>
        </w:tc>
      </w:tr>
      <w:tr w:rsidR="00C40FD5" w:rsidRPr="00621E63" w14:paraId="0A60AC3F" w14:textId="77777777" w:rsidTr="006C0E8E">
        <w:trPr>
          <w:cantSplit/>
          <w:jc w:val="center"/>
        </w:trPr>
        <w:tc>
          <w:tcPr>
            <w:tcW w:w="784" w:type="dxa"/>
            <w:shd w:val="clear" w:color="auto" w:fill="auto"/>
          </w:tcPr>
          <w:p w14:paraId="2F809F0E" w14:textId="77777777" w:rsidR="00B11855" w:rsidRPr="00621E63" w:rsidRDefault="003D003E" w:rsidP="00CF7336">
            <w:pPr>
              <w:pStyle w:val="TableEntry"/>
            </w:pPr>
            <w:r w:rsidRPr="00621E63">
              <w:t>13</w:t>
            </w:r>
          </w:p>
        </w:tc>
        <w:tc>
          <w:tcPr>
            <w:tcW w:w="764" w:type="dxa"/>
            <w:shd w:val="clear" w:color="auto" w:fill="auto"/>
          </w:tcPr>
          <w:p w14:paraId="7462A2D1" w14:textId="77777777" w:rsidR="00B11855" w:rsidRPr="00621E63" w:rsidRDefault="003D003E" w:rsidP="00CF7336">
            <w:pPr>
              <w:pStyle w:val="TableEntry"/>
            </w:pPr>
            <w:r w:rsidRPr="00621E63">
              <w:t>250</w:t>
            </w:r>
          </w:p>
        </w:tc>
        <w:tc>
          <w:tcPr>
            <w:tcW w:w="760" w:type="dxa"/>
            <w:shd w:val="clear" w:color="auto" w:fill="auto"/>
          </w:tcPr>
          <w:p w14:paraId="070D17C0" w14:textId="77777777" w:rsidR="00B11855" w:rsidRPr="00621E63" w:rsidRDefault="003D003E" w:rsidP="00CF7336">
            <w:pPr>
              <w:pStyle w:val="TableEntry"/>
            </w:pPr>
            <w:r w:rsidRPr="00621E63">
              <w:t>XTN</w:t>
            </w:r>
          </w:p>
        </w:tc>
        <w:tc>
          <w:tcPr>
            <w:tcW w:w="961" w:type="dxa"/>
            <w:shd w:val="clear" w:color="auto" w:fill="auto"/>
          </w:tcPr>
          <w:p w14:paraId="1C54E2EA" w14:textId="77777777" w:rsidR="00B11855" w:rsidRPr="00621E63" w:rsidRDefault="003D003E" w:rsidP="00CF7336">
            <w:pPr>
              <w:pStyle w:val="TableEntry"/>
            </w:pPr>
            <w:r w:rsidRPr="00621E63">
              <w:t>RE</w:t>
            </w:r>
          </w:p>
        </w:tc>
        <w:tc>
          <w:tcPr>
            <w:tcW w:w="1316" w:type="dxa"/>
            <w:shd w:val="clear" w:color="auto" w:fill="auto"/>
          </w:tcPr>
          <w:p w14:paraId="7F91ED64" w14:textId="77777777" w:rsidR="00B11855" w:rsidRPr="00621E63" w:rsidRDefault="003D003E" w:rsidP="00CF7336">
            <w:pPr>
              <w:pStyle w:val="TableEntry"/>
            </w:pPr>
            <w:r w:rsidRPr="00621E63">
              <w:t>[0..2]</w:t>
            </w:r>
          </w:p>
        </w:tc>
        <w:tc>
          <w:tcPr>
            <w:tcW w:w="861" w:type="dxa"/>
            <w:shd w:val="clear" w:color="auto" w:fill="auto"/>
          </w:tcPr>
          <w:p w14:paraId="1C4D12FC" w14:textId="77777777" w:rsidR="00B11855" w:rsidRPr="00621E63" w:rsidRDefault="00B11855" w:rsidP="00CF7336">
            <w:pPr>
              <w:pStyle w:val="TableEntry"/>
            </w:pPr>
          </w:p>
        </w:tc>
        <w:tc>
          <w:tcPr>
            <w:tcW w:w="2834" w:type="dxa"/>
            <w:shd w:val="clear" w:color="auto" w:fill="auto"/>
          </w:tcPr>
          <w:p w14:paraId="53DE188D" w14:textId="77777777" w:rsidR="00B11855" w:rsidRPr="00621E63" w:rsidRDefault="003D003E" w:rsidP="00CF7336">
            <w:pPr>
              <w:pStyle w:val="TableEntry"/>
            </w:pPr>
            <w:r w:rsidRPr="00621E63">
              <w:t>Phone Number - Home</w:t>
            </w:r>
          </w:p>
        </w:tc>
      </w:tr>
      <w:tr w:rsidR="00C40FD5" w:rsidRPr="00621E63" w14:paraId="137B31E3" w14:textId="77777777" w:rsidTr="006C0E8E">
        <w:trPr>
          <w:cantSplit/>
          <w:jc w:val="center"/>
        </w:trPr>
        <w:tc>
          <w:tcPr>
            <w:tcW w:w="784" w:type="dxa"/>
            <w:shd w:val="clear" w:color="auto" w:fill="auto"/>
          </w:tcPr>
          <w:p w14:paraId="39BCAA41" w14:textId="77777777" w:rsidR="00B11855" w:rsidRPr="00621E63" w:rsidRDefault="003D003E" w:rsidP="00CF7336">
            <w:pPr>
              <w:pStyle w:val="TableEntry"/>
            </w:pPr>
            <w:r w:rsidRPr="00621E63">
              <w:t>14</w:t>
            </w:r>
          </w:p>
        </w:tc>
        <w:tc>
          <w:tcPr>
            <w:tcW w:w="764" w:type="dxa"/>
            <w:shd w:val="clear" w:color="auto" w:fill="auto"/>
          </w:tcPr>
          <w:p w14:paraId="15DC5064" w14:textId="77777777" w:rsidR="00B11855" w:rsidRPr="00621E63" w:rsidRDefault="003D003E" w:rsidP="00CF7336">
            <w:pPr>
              <w:pStyle w:val="TableEntry"/>
            </w:pPr>
            <w:r w:rsidRPr="00621E63">
              <w:t>250</w:t>
            </w:r>
          </w:p>
        </w:tc>
        <w:tc>
          <w:tcPr>
            <w:tcW w:w="760" w:type="dxa"/>
            <w:shd w:val="clear" w:color="auto" w:fill="auto"/>
          </w:tcPr>
          <w:p w14:paraId="4004B876" w14:textId="77777777" w:rsidR="00B11855" w:rsidRPr="00621E63" w:rsidRDefault="003D003E" w:rsidP="00CF7336">
            <w:pPr>
              <w:pStyle w:val="TableEntry"/>
            </w:pPr>
            <w:r w:rsidRPr="00621E63">
              <w:t>XTN</w:t>
            </w:r>
          </w:p>
        </w:tc>
        <w:tc>
          <w:tcPr>
            <w:tcW w:w="961" w:type="dxa"/>
            <w:shd w:val="clear" w:color="auto" w:fill="auto"/>
          </w:tcPr>
          <w:p w14:paraId="1025602F" w14:textId="77777777" w:rsidR="00B11855" w:rsidRPr="00621E63" w:rsidRDefault="003D003E" w:rsidP="00CF7336">
            <w:pPr>
              <w:pStyle w:val="TableEntry"/>
            </w:pPr>
            <w:r w:rsidRPr="00621E63">
              <w:t>X</w:t>
            </w:r>
          </w:p>
        </w:tc>
        <w:tc>
          <w:tcPr>
            <w:tcW w:w="1316" w:type="dxa"/>
            <w:shd w:val="clear" w:color="auto" w:fill="auto"/>
          </w:tcPr>
          <w:p w14:paraId="04E7B256" w14:textId="77777777" w:rsidR="00B11855" w:rsidRPr="00621E63" w:rsidRDefault="003D003E" w:rsidP="00CF7336">
            <w:pPr>
              <w:pStyle w:val="TableEntry"/>
            </w:pPr>
            <w:r w:rsidRPr="00621E63">
              <w:t>[0..1]</w:t>
            </w:r>
          </w:p>
        </w:tc>
        <w:tc>
          <w:tcPr>
            <w:tcW w:w="861" w:type="dxa"/>
            <w:shd w:val="clear" w:color="auto" w:fill="auto"/>
          </w:tcPr>
          <w:p w14:paraId="47B136C1" w14:textId="77777777" w:rsidR="00B11855" w:rsidRPr="00621E63" w:rsidRDefault="00B11855" w:rsidP="00CF7336">
            <w:pPr>
              <w:pStyle w:val="TableEntry"/>
            </w:pPr>
          </w:p>
        </w:tc>
        <w:tc>
          <w:tcPr>
            <w:tcW w:w="2834" w:type="dxa"/>
            <w:shd w:val="clear" w:color="auto" w:fill="auto"/>
          </w:tcPr>
          <w:p w14:paraId="748E55B7" w14:textId="77777777" w:rsidR="00B11855" w:rsidRPr="00621E63" w:rsidRDefault="003D003E" w:rsidP="00CF7336">
            <w:pPr>
              <w:pStyle w:val="TableEntry"/>
            </w:pPr>
            <w:r w:rsidRPr="00621E63">
              <w:t>Phone Number - Business</w:t>
            </w:r>
          </w:p>
        </w:tc>
      </w:tr>
      <w:tr w:rsidR="00C40FD5" w:rsidRPr="00621E63" w14:paraId="2203D09A" w14:textId="77777777" w:rsidTr="006C0E8E">
        <w:trPr>
          <w:cantSplit/>
          <w:jc w:val="center"/>
        </w:trPr>
        <w:tc>
          <w:tcPr>
            <w:tcW w:w="784" w:type="dxa"/>
            <w:shd w:val="clear" w:color="auto" w:fill="auto"/>
          </w:tcPr>
          <w:p w14:paraId="78359439" w14:textId="77777777" w:rsidR="00B11855" w:rsidRPr="00621E63" w:rsidRDefault="003D003E" w:rsidP="00CF7336">
            <w:pPr>
              <w:pStyle w:val="TableEntry"/>
            </w:pPr>
            <w:r w:rsidRPr="00621E63">
              <w:t>15</w:t>
            </w:r>
          </w:p>
        </w:tc>
        <w:tc>
          <w:tcPr>
            <w:tcW w:w="764" w:type="dxa"/>
            <w:shd w:val="clear" w:color="auto" w:fill="auto"/>
          </w:tcPr>
          <w:p w14:paraId="3A8448D7" w14:textId="77777777" w:rsidR="00B11855" w:rsidRPr="00621E63" w:rsidRDefault="003D003E" w:rsidP="00CF7336">
            <w:pPr>
              <w:pStyle w:val="TableEntry"/>
            </w:pPr>
            <w:r w:rsidRPr="00621E63">
              <w:t>705</w:t>
            </w:r>
          </w:p>
        </w:tc>
        <w:tc>
          <w:tcPr>
            <w:tcW w:w="760" w:type="dxa"/>
            <w:shd w:val="clear" w:color="auto" w:fill="auto"/>
          </w:tcPr>
          <w:p w14:paraId="7FEB3CF0" w14:textId="77777777" w:rsidR="00B11855" w:rsidRPr="00621E63" w:rsidRDefault="003D003E" w:rsidP="00CF7336">
            <w:pPr>
              <w:pStyle w:val="TableEntry"/>
            </w:pPr>
            <w:r w:rsidRPr="00621E63">
              <w:t>CWE</w:t>
            </w:r>
          </w:p>
        </w:tc>
        <w:tc>
          <w:tcPr>
            <w:tcW w:w="961" w:type="dxa"/>
            <w:shd w:val="clear" w:color="auto" w:fill="auto"/>
          </w:tcPr>
          <w:p w14:paraId="7E8DC569" w14:textId="77777777" w:rsidR="00B11855" w:rsidRPr="00621E63" w:rsidRDefault="003D003E" w:rsidP="00CF7336">
            <w:pPr>
              <w:pStyle w:val="TableEntry"/>
            </w:pPr>
            <w:r w:rsidRPr="00621E63">
              <w:t>RE</w:t>
            </w:r>
          </w:p>
        </w:tc>
        <w:tc>
          <w:tcPr>
            <w:tcW w:w="1316" w:type="dxa"/>
            <w:shd w:val="clear" w:color="auto" w:fill="auto"/>
          </w:tcPr>
          <w:p w14:paraId="1FDB41A9" w14:textId="77777777" w:rsidR="00B11855" w:rsidRPr="00621E63" w:rsidRDefault="003D003E" w:rsidP="00CF7336">
            <w:pPr>
              <w:pStyle w:val="TableEntry"/>
            </w:pPr>
            <w:r w:rsidRPr="00621E63">
              <w:t>[0..1]</w:t>
            </w:r>
          </w:p>
        </w:tc>
        <w:tc>
          <w:tcPr>
            <w:tcW w:w="861" w:type="dxa"/>
            <w:shd w:val="clear" w:color="auto" w:fill="auto"/>
          </w:tcPr>
          <w:p w14:paraId="3972B541" w14:textId="77777777" w:rsidR="00B11855" w:rsidRPr="00621E63" w:rsidRDefault="003D003E" w:rsidP="00CF7336">
            <w:pPr>
              <w:pStyle w:val="TableEntry"/>
            </w:pPr>
            <w:r w:rsidRPr="00621E63">
              <w:t>0296</w:t>
            </w:r>
          </w:p>
        </w:tc>
        <w:tc>
          <w:tcPr>
            <w:tcW w:w="2834" w:type="dxa"/>
            <w:shd w:val="clear" w:color="auto" w:fill="auto"/>
          </w:tcPr>
          <w:p w14:paraId="00A055AF" w14:textId="77777777" w:rsidR="00B11855" w:rsidRPr="00621E63" w:rsidRDefault="003D003E" w:rsidP="00CF7336">
            <w:pPr>
              <w:pStyle w:val="TableEntry"/>
            </w:pPr>
            <w:r w:rsidRPr="00621E63">
              <w:t>Primary Language</w:t>
            </w:r>
          </w:p>
        </w:tc>
      </w:tr>
      <w:tr w:rsidR="00C40FD5" w:rsidRPr="00621E63" w14:paraId="26F44EE7" w14:textId="77777777" w:rsidTr="006C0E8E">
        <w:trPr>
          <w:cantSplit/>
          <w:jc w:val="center"/>
        </w:trPr>
        <w:tc>
          <w:tcPr>
            <w:tcW w:w="784" w:type="dxa"/>
            <w:shd w:val="clear" w:color="auto" w:fill="auto"/>
          </w:tcPr>
          <w:p w14:paraId="07665601" w14:textId="77777777" w:rsidR="00B11855" w:rsidRPr="00621E63" w:rsidRDefault="003D003E" w:rsidP="00CF7336">
            <w:pPr>
              <w:pStyle w:val="TableEntry"/>
            </w:pPr>
            <w:r w:rsidRPr="00621E63">
              <w:t>16</w:t>
            </w:r>
          </w:p>
        </w:tc>
        <w:tc>
          <w:tcPr>
            <w:tcW w:w="764" w:type="dxa"/>
            <w:shd w:val="clear" w:color="auto" w:fill="auto"/>
          </w:tcPr>
          <w:p w14:paraId="7BFE09DD" w14:textId="77777777" w:rsidR="00B11855" w:rsidRPr="00621E63" w:rsidRDefault="003D003E" w:rsidP="00CF7336">
            <w:pPr>
              <w:pStyle w:val="TableEntry"/>
            </w:pPr>
            <w:r w:rsidRPr="00621E63">
              <w:t>705</w:t>
            </w:r>
          </w:p>
        </w:tc>
        <w:tc>
          <w:tcPr>
            <w:tcW w:w="760" w:type="dxa"/>
            <w:shd w:val="clear" w:color="auto" w:fill="auto"/>
          </w:tcPr>
          <w:p w14:paraId="5BCD4CE5" w14:textId="77777777" w:rsidR="00B11855" w:rsidRPr="00621E63" w:rsidRDefault="003D003E" w:rsidP="00CF7336">
            <w:pPr>
              <w:pStyle w:val="TableEntry"/>
            </w:pPr>
            <w:r w:rsidRPr="00621E63">
              <w:t>CWE</w:t>
            </w:r>
          </w:p>
        </w:tc>
        <w:tc>
          <w:tcPr>
            <w:tcW w:w="961" w:type="dxa"/>
            <w:shd w:val="clear" w:color="auto" w:fill="auto"/>
          </w:tcPr>
          <w:p w14:paraId="6E0BDB1C" w14:textId="77777777" w:rsidR="00B11855" w:rsidRPr="00621E63" w:rsidRDefault="003D003E" w:rsidP="00CF7336">
            <w:pPr>
              <w:pStyle w:val="TableEntry"/>
            </w:pPr>
            <w:r w:rsidRPr="00621E63">
              <w:t>RE</w:t>
            </w:r>
          </w:p>
        </w:tc>
        <w:tc>
          <w:tcPr>
            <w:tcW w:w="1316" w:type="dxa"/>
            <w:shd w:val="clear" w:color="auto" w:fill="auto"/>
          </w:tcPr>
          <w:p w14:paraId="57E1ACEB" w14:textId="77777777" w:rsidR="00B11855" w:rsidRPr="00621E63" w:rsidRDefault="003D003E" w:rsidP="00CF7336">
            <w:pPr>
              <w:pStyle w:val="TableEntry"/>
            </w:pPr>
            <w:r w:rsidRPr="00621E63">
              <w:t>[0..1]</w:t>
            </w:r>
          </w:p>
        </w:tc>
        <w:tc>
          <w:tcPr>
            <w:tcW w:w="861" w:type="dxa"/>
            <w:shd w:val="clear" w:color="auto" w:fill="auto"/>
          </w:tcPr>
          <w:p w14:paraId="07B39502" w14:textId="77777777" w:rsidR="00B11855" w:rsidRPr="00621E63" w:rsidRDefault="003D003E" w:rsidP="00CF7336">
            <w:pPr>
              <w:pStyle w:val="TableEntry"/>
            </w:pPr>
            <w:r w:rsidRPr="00621E63">
              <w:t>0002</w:t>
            </w:r>
          </w:p>
        </w:tc>
        <w:tc>
          <w:tcPr>
            <w:tcW w:w="2834" w:type="dxa"/>
            <w:shd w:val="clear" w:color="auto" w:fill="auto"/>
          </w:tcPr>
          <w:p w14:paraId="0F6814D8" w14:textId="77777777" w:rsidR="00B11855" w:rsidRPr="00621E63" w:rsidRDefault="003D003E" w:rsidP="00CF7336">
            <w:pPr>
              <w:pStyle w:val="TableEntry"/>
            </w:pPr>
            <w:r w:rsidRPr="00621E63">
              <w:t>Marital Status</w:t>
            </w:r>
          </w:p>
        </w:tc>
      </w:tr>
      <w:tr w:rsidR="00C40FD5" w:rsidRPr="00621E63" w14:paraId="568AF0D3" w14:textId="77777777" w:rsidTr="006C0E8E">
        <w:trPr>
          <w:cantSplit/>
          <w:jc w:val="center"/>
        </w:trPr>
        <w:tc>
          <w:tcPr>
            <w:tcW w:w="784" w:type="dxa"/>
            <w:shd w:val="clear" w:color="auto" w:fill="auto"/>
          </w:tcPr>
          <w:p w14:paraId="0583C2BF" w14:textId="77777777" w:rsidR="00B11855" w:rsidRPr="00621E63" w:rsidRDefault="003D003E" w:rsidP="00CF7336">
            <w:pPr>
              <w:pStyle w:val="TableEntry"/>
            </w:pPr>
            <w:r w:rsidRPr="00621E63">
              <w:t>17</w:t>
            </w:r>
          </w:p>
        </w:tc>
        <w:tc>
          <w:tcPr>
            <w:tcW w:w="764" w:type="dxa"/>
            <w:shd w:val="clear" w:color="auto" w:fill="auto"/>
          </w:tcPr>
          <w:p w14:paraId="2AD2D029" w14:textId="77777777" w:rsidR="00B11855" w:rsidRPr="00621E63" w:rsidRDefault="003D003E" w:rsidP="00CF7336">
            <w:pPr>
              <w:pStyle w:val="TableEntry"/>
            </w:pPr>
            <w:r w:rsidRPr="00621E63">
              <w:t>705</w:t>
            </w:r>
          </w:p>
        </w:tc>
        <w:tc>
          <w:tcPr>
            <w:tcW w:w="760" w:type="dxa"/>
            <w:shd w:val="clear" w:color="auto" w:fill="auto"/>
          </w:tcPr>
          <w:p w14:paraId="74888644" w14:textId="77777777" w:rsidR="00B11855" w:rsidRPr="00621E63" w:rsidRDefault="003D003E" w:rsidP="00CF7336">
            <w:pPr>
              <w:pStyle w:val="TableEntry"/>
            </w:pPr>
            <w:r w:rsidRPr="00621E63">
              <w:t>CWE</w:t>
            </w:r>
          </w:p>
        </w:tc>
        <w:tc>
          <w:tcPr>
            <w:tcW w:w="961" w:type="dxa"/>
            <w:shd w:val="clear" w:color="auto" w:fill="auto"/>
          </w:tcPr>
          <w:p w14:paraId="3493C295" w14:textId="77777777" w:rsidR="00B11855" w:rsidRPr="00621E63" w:rsidRDefault="003D003E" w:rsidP="00CF7336">
            <w:pPr>
              <w:pStyle w:val="TableEntry"/>
            </w:pPr>
            <w:r w:rsidRPr="00621E63">
              <w:t>RE</w:t>
            </w:r>
          </w:p>
        </w:tc>
        <w:tc>
          <w:tcPr>
            <w:tcW w:w="1316" w:type="dxa"/>
            <w:shd w:val="clear" w:color="auto" w:fill="auto"/>
          </w:tcPr>
          <w:p w14:paraId="239CACEA" w14:textId="77777777" w:rsidR="00B11855" w:rsidRPr="00621E63" w:rsidRDefault="003D003E" w:rsidP="00CF7336">
            <w:pPr>
              <w:pStyle w:val="TableEntry"/>
            </w:pPr>
            <w:r w:rsidRPr="00621E63">
              <w:t>[0..</w:t>
            </w:r>
            <w:r w:rsidR="00E86B15" w:rsidRPr="00621E63">
              <w:t>1</w:t>
            </w:r>
            <w:r w:rsidRPr="00621E63">
              <w:t>]</w:t>
            </w:r>
          </w:p>
        </w:tc>
        <w:tc>
          <w:tcPr>
            <w:tcW w:w="861" w:type="dxa"/>
            <w:shd w:val="clear" w:color="auto" w:fill="auto"/>
          </w:tcPr>
          <w:p w14:paraId="4CA25E3B" w14:textId="77777777" w:rsidR="00B11855" w:rsidRPr="00621E63" w:rsidRDefault="003D003E" w:rsidP="00CF7336">
            <w:pPr>
              <w:pStyle w:val="TableEntry"/>
            </w:pPr>
            <w:r w:rsidRPr="00621E63">
              <w:t>0006</w:t>
            </w:r>
          </w:p>
        </w:tc>
        <w:tc>
          <w:tcPr>
            <w:tcW w:w="2834" w:type="dxa"/>
            <w:shd w:val="clear" w:color="auto" w:fill="auto"/>
          </w:tcPr>
          <w:p w14:paraId="0C05D361" w14:textId="77777777" w:rsidR="00B11855" w:rsidRPr="00621E63" w:rsidRDefault="003D003E" w:rsidP="00CF7336">
            <w:pPr>
              <w:pStyle w:val="TableEntry"/>
            </w:pPr>
            <w:r w:rsidRPr="00621E63">
              <w:t>Religion</w:t>
            </w:r>
          </w:p>
        </w:tc>
      </w:tr>
      <w:tr w:rsidR="00C40FD5" w:rsidRPr="00621E63" w14:paraId="06A67923" w14:textId="77777777" w:rsidTr="006C0E8E">
        <w:trPr>
          <w:cantSplit/>
          <w:jc w:val="center"/>
        </w:trPr>
        <w:tc>
          <w:tcPr>
            <w:tcW w:w="784" w:type="dxa"/>
            <w:shd w:val="clear" w:color="auto" w:fill="auto"/>
          </w:tcPr>
          <w:p w14:paraId="2B45BE86" w14:textId="77777777" w:rsidR="00B11855" w:rsidRPr="00621E63" w:rsidRDefault="003D003E" w:rsidP="00CF7336">
            <w:pPr>
              <w:pStyle w:val="TableEntry"/>
            </w:pPr>
            <w:r w:rsidRPr="00621E63">
              <w:t>18</w:t>
            </w:r>
          </w:p>
        </w:tc>
        <w:tc>
          <w:tcPr>
            <w:tcW w:w="764" w:type="dxa"/>
            <w:shd w:val="clear" w:color="auto" w:fill="auto"/>
          </w:tcPr>
          <w:p w14:paraId="2DAAD56D" w14:textId="77777777" w:rsidR="00B11855" w:rsidRPr="00621E63" w:rsidRDefault="003D003E" w:rsidP="00CF7336">
            <w:pPr>
              <w:pStyle w:val="TableEntry"/>
            </w:pPr>
            <w:r w:rsidRPr="00621E63">
              <w:t>705</w:t>
            </w:r>
          </w:p>
        </w:tc>
        <w:tc>
          <w:tcPr>
            <w:tcW w:w="760" w:type="dxa"/>
            <w:shd w:val="clear" w:color="auto" w:fill="auto"/>
          </w:tcPr>
          <w:p w14:paraId="0DCA79A9" w14:textId="77777777" w:rsidR="00B11855" w:rsidRPr="00621E63" w:rsidRDefault="003D003E" w:rsidP="00CF7336">
            <w:pPr>
              <w:pStyle w:val="TableEntry"/>
            </w:pPr>
            <w:r w:rsidRPr="00621E63">
              <w:t>CX</w:t>
            </w:r>
          </w:p>
        </w:tc>
        <w:tc>
          <w:tcPr>
            <w:tcW w:w="961" w:type="dxa"/>
            <w:shd w:val="clear" w:color="auto" w:fill="auto"/>
          </w:tcPr>
          <w:p w14:paraId="2BAA11AD" w14:textId="77777777" w:rsidR="00B11855" w:rsidRPr="00621E63" w:rsidRDefault="003D003E" w:rsidP="00CF7336">
            <w:pPr>
              <w:pStyle w:val="TableEntry"/>
            </w:pPr>
            <w:r w:rsidRPr="00621E63">
              <w:t>RE</w:t>
            </w:r>
          </w:p>
        </w:tc>
        <w:tc>
          <w:tcPr>
            <w:tcW w:w="1316" w:type="dxa"/>
            <w:shd w:val="clear" w:color="auto" w:fill="auto"/>
          </w:tcPr>
          <w:p w14:paraId="3674E60D" w14:textId="77777777" w:rsidR="00B11855" w:rsidRPr="00621E63" w:rsidRDefault="003D003E" w:rsidP="00CF7336">
            <w:pPr>
              <w:pStyle w:val="TableEntry"/>
            </w:pPr>
            <w:r w:rsidRPr="00621E63">
              <w:t>[0..1]</w:t>
            </w:r>
          </w:p>
        </w:tc>
        <w:tc>
          <w:tcPr>
            <w:tcW w:w="861" w:type="dxa"/>
            <w:shd w:val="clear" w:color="auto" w:fill="auto"/>
          </w:tcPr>
          <w:p w14:paraId="3DAA5026" w14:textId="77777777" w:rsidR="00B11855" w:rsidRPr="00621E63" w:rsidRDefault="00B11855" w:rsidP="00CF7336">
            <w:pPr>
              <w:pStyle w:val="TableEntry"/>
            </w:pPr>
          </w:p>
        </w:tc>
        <w:tc>
          <w:tcPr>
            <w:tcW w:w="2834" w:type="dxa"/>
            <w:shd w:val="clear" w:color="auto" w:fill="auto"/>
          </w:tcPr>
          <w:p w14:paraId="49D189F6" w14:textId="77777777" w:rsidR="00B11855" w:rsidRPr="00621E63" w:rsidRDefault="003D003E" w:rsidP="00CF7336">
            <w:pPr>
              <w:pStyle w:val="TableEntry"/>
            </w:pPr>
            <w:r w:rsidRPr="00621E63">
              <w:t>Patient Account Number</w:t>
            </w:r>
          </w:p>
        </w:tc>
      </w:tr>
      <w:tr w:rsidR="00C40FD5" w:rsidRPr="00621E63" w14:paraId="4817CC0C" w14:textId="77777777" w:rsidTr="006C0E8E">
        <w:trPr>
          <w:cantSplit/>
          <w:jc w:val="center"/>
        </w:trPr>
        <w:tc>
          <w:tcPr>
            <w:tcW w:w="784" w:type="dxa"/>
            <w:shd w:val="clear" w:color="auto" w:fill="auto"/>
          </w:tcPr>
          <w:p w14:paraId="3B81F43B" w14:textId="77777777" w:rsidR="00B11855" w:rsidRPr="00621E63" w:rsidRDefault="003D003E" w:rsidP="00CF7336">
            <w:pPr>
              <w:pStyle w:val="TableEntry"/>
            </w:pPr>
            <w:r w:rsidRPr="00621E63">
              <w:t>19</w:t>
            </w:r>
          </w:p>
        </w:tc>
        <w:tc>
          <w:tcPr>
            <w:tcW w:w="764" w:type="dxa"/>
            <w:shd w:val="clear" w:color="auto" w:fill="auto"/>
          </w:tcPr>
          <w:p w14:paraId="03833DF9" w14:textId="77777777" w:rsidR="00B11855" w:rsidRPr="00621E63" w:rsidRDefault="003D003E" w:rsidP="00CF7336">
            <w:pPr>
              <w:pStyle w:val="TableEntry"/>
            </w:pPr>
            <w:r w:rsidRPr="00621E63">
              <w:t>16</w:t>
            </w:r>
          </w:p>
        </w:tc>
        <w:tc>
          <w:tcPr>
            <w:tcW w:w="760" w:type="dxa"/>
            <w:shd w:val="clear" w:color="auto" w:fill="auto"/>
          </w:tcPr>
          <w:p w14:paraId="5CED3852" w14:textId="77777777" w:rsidR="00B11855" w:rsidRPr="00621E63" w:rsidRDefault="003D003E" w:rsidP="00CF7336">
            <w:pPr>
              <w:pStyle w:val="TableEntry"/>
            </w:pPr>
            <w:r w:rsidRPr="00621E63">
              <w:t>ST</w:t>
            </w:r>
          </w:p>
        </w:tc>
        <w:tc>
          <w:tcPr>
            <w:tcW w:w="961" w:type="dxa"/>
            <w:shd w:val="clear" w:color="auto" w:fill="auto"/>
          </w:tcPr>
          <w:p w14:paraId="13968AD7" w14:textId="77777777" w:rsidR="00B11855" w:rsidRPr="00621E63" w:rsidRDefault="003D003E" w:rsidP="00CF7336">
            <w:pPr>
              <w:pStyle w:val="TableEntry"/>
            </w:pPr>
            <w:r w:rsidRPr="00621E63">
              <w:t>X</w:t>
            </w:r>
          </w:p>
        </w:tc>
        <w:tc>
          <w:tcPr>
            <w:tcW w:w="1316" w:type="dxa"/>
            <w:shd w:val="clear" w:color="auto" w:fill="auto"/>
          </w:tcPr>
          <w:p w14:paraId="115926E9" w14:textId="77777777" w:rsidR="00B11855" w:rsidRPr="00621E63" w:rsidRDefault="003D003E" w:rsidP="00DA4C12">
            <w:pPr>
              <w:pStyle w:val="TableEntry"/>
            </w:pPr>
            <w:r w:rsidRPr="00621E63">
              <w:t>[0..</w:t>
            </w:r>
            <w:r w:rsidR="00DA4C12" w:rsidRPr="00621E63">
              <w:t>0</w:t>
            </w:r>
            <w:r w:rsidRPr="00621E63">
              <w:t>]</w:t>
            </w:r>
          </w:p>
        </w:tc>
        <w:tc>
          <w:tcPr>
            <w:tcW w:w="861" w:type="dxa"/>
            <w:shd w:val="clear" w:color="auto" w:fill="auto"/>
          </w:tcPr>
          <w:p w14:paraId="24367317" w14:textId="77777777" w:rsidR="00B11855" w:rsidRPr="00621E63" w:rsidRDefault="00B11855" w:rsidP="00CF7336">
            <w:pPr>
              <w:pStyle w:val="TableEntry"/>
            </w:pPr>
          </w:p>
        </w:tc>
        <w:tc>
          <w:tcPr>
            <w:tcW w:w="2834" w:type="dxa"/>
            <w:shd w:val="clear" w:color="auto" w:fill="auto"/>
          </w:tcPr>
          <w:p w14:paraId="57EA06E8" w14:textId="77777777" w:rsidR="00B11855" w:rsidRPr="00621E63" w:rsidRDefault="003D003E" w:rsidP="00CF7336">
            <w:pPr>
              <w:pStyle w:val="TableEntry"/>
            </w:pPr>
            <w:r w:rsidRPr="00621E63">
              <w:t>SSN Number - Patient</w:t>
            </w:r>
          </w:p>
        </w:tc>
      </w:tr>
      <w:tr w:rsidR="00C40FD5" w:rsidRPr="00621E63" w14:paraId="7F473D7D" w14:textId="77777777" w:rsidTr="006C0E8E">
        <w:trPr>
          <w:cantSplit/>
          <w:jc w:val="center"/>
        </w:trPr>
        <w:tc>
          <w:tcPr>
            <w:tcW w:w="784" w:type="dxa"/>
            <w:shd w:val="clear" w:color="auto" w:fill="auto"/>
          </w:tcPr>
          <w:p w14:paraId="53FBB310" w14:textId="77777777" w:rsidR="00B11855" w:rsidRPr="00621E63" w:rsidRDefault="003D003E" w:rsidP="00CF7336">
            <w:pPr>
              <w:pStyle w:val="TableEntry"/>
            </w:pPr>
            <w:r w:rsidRPr="00621E63">
              <w:t>20</w:t>
            </w:r>
          </w:p>
        </w:tc>
        <w:tc>
          <w:tcPr>
            <w:tcW w:w="764" w:type="dxa"/>
            <w:shd w:val="clear" w:color="auto" w:fill="auto"/>
          </w:tcPr>
          <w:p w14:paraId="7A114A52" w14:textId="77777777" w:rsidR="00B11855" w:rsidRPr="00621E63" w:rsidRDefault="003D003E" w:rsidP="00CF7336">
            <w:pPr>
              <w:pStyle w:val="TableEntry"/>
            </w:pPr>
            <w:r w:rsidRPr="00621E63">
              <w:t>25</w:t>
            </w:r>
          </w:p>
        </w:tc>
        <w:tc>
          <w:tcPr>
            <w:tcW w:w="760" w:type="dxa"/>
            <w:shd w:val="clear" w:color="auto" w:fill="auto"/>
          </w:tcPr>
          <w:p w14:paraId="045D2002" w14:textId="77777777" w:rsidR="00B11855" w:rsidRPr="00621E63" w:rsidRDefault="003D003E" w:rsidP="00CF7336">
            <w:pPr>
              <w:pStyle w:val="TableEntry"/>
            </w:pPr>
            <w:r w:rsidRPr="00621E63">
              <w:t>DLN</w:t>
            </w:r>
          </w:p>
        </w:tc>
        <w:tc>
          <w:tcPr>
            <w:tcW w:w="961" w:type="dxa"/>
            <w:shd w:val="clear" w:color="auto" w:fill="auto"/>
          </w:tcPr>
          <w:p w14:paraId="03A195B7" w14:textId="77777777" w:rsidR="00B11855" w:rsidRPr="00621E63" w:rsidRDefault="003D003E" w:rsidP="00CF7336">
            <w:pPr>
              <w:pStyle w:val="TableEntry"/>
            </w:pPr>
            <w:r w:rsidRPr="00621E63">
              <w:t>RE</w:t>
            </w:r>
          </w:p>
        </w:tc>
        <w:tc>
          <w:tcPr>
            <w:tcW w:w="1316" w:type="dxa"/>
            <w:shd w:val="clear" w:color="auto" w:fill="auto"/>
          </w:tcPr>
          <w:p w14:paraId="68F94EAA" w14:textId="77777777" w:rsidR="00B11855" w:rsidRPr="00621E63" w:rsidRDefault="003D003E" w:rsidP="00CF7336">
            <w:pPr>
              <w:pStyle w:val="TableEntry"/>
            </w:pPr>
            <w:r w:rsidRPr="00621E63">
              <w:t>[0..1]</w:t>
            </w:r>
          </w:p>
        </w:tc>
        <w:tc>
          <w:tcPr>
            <w:tcW w:w="861" w:type="dxa"/>
            <w:shd w:val="clear" w:color="auto" w:fill="auto"/>
          </w:tcPr>
          <w:p w14:paraId="3F4BD102" w14:textId="77777777" w:rsidR="00B11855" w:rsidRPr="00621E63" w:rsidRDefault="00B11855" w:rsidP="00CF7336">
            <w:pPr>
              <w:pStyle w:val="TableEntry"/>
            </w:pPr>
          </w:p>
        </w:tc>
        <w:tc>
          <w:tcPr>
            <w:tcW w:w="2834" w:type="dxa"/>
            <w:shd w:val="clear" w:color="auto" w:fill="auto"/>
          </w:tcPr>
          <w:p w14:paraId="5A9E203A" w14:textId="77777777" w:rsidR="00B11855" w:rsidRPr="00621E63" w:rsidRDefault="003D003E" w:rsidP="00CF7336">
            <w:pPr>
              <w:pStyle w:val="TableEntry"/>
            </w:pPr>
            <w:r w:rsidRPr="00621E63">
              <w:t>Driver's License Number - Patient</w:t>
            </w:r>
          </w:p>
        </w:tc>
      </w:tr>
      <w:tr w:rsidR="00C40FD5" w:rsidRPr="00621E63" w14:paraId="0090BA0A" w14:textId="77777777" w:rsidTr="006C0E8E">
        <w:trPr>
          <w:cantSplit/>
          <w:jc w:val="center"/>
        </w:trPr>
        <w:tc>
          <w:tcPr>
            <w:tcW w:w="784" w:type="dxa"/>
            <w:shd w:val="clear" w:color="auto" w:fill="auto"/>
          </w:tcPr>
          <w:p w14:paraId="6B0EDE3E" w14:textId="77777777" w:rsidR="00B11855" w:rsidRPr="00621E63" w:rsidRDefault="003D003E" w:rsidP="00CF7336">
            <w:pPr>
              <w:pStyle w:val="TableEntry"/>
            </w:pPr>
            <w:r w:rsidRPr="00621E63">
              <w:t>21</w:t>
            </w:r>
          </w:p>
        </w:tc>
        <w:tc>
          <w:tcPr>
            <w:tcW w:w="764" w:type="dxa"/>
            <w:shd w:val="clear" w:color="auto" w:fill="auto"/>
          </w:tcPr>
          <w:p w14:paraId="3470D7DA" w14:textId="77777777" w:rsidR="00B11855" w:rsidRPr="00621E63" w:rsidRDefault="003D003E" w:rsidP="00CF7336">
            <w:pPr>
              <w:pStyle w:val="TableEntry"/>
            </w:pPr>
            <w:r w:rsidRPr="00621E63">
              <w:t>705</w:t>
            </w:r>
          </w:p>
        </w:tc>
        <w:tc>
          <w:tcPr>
            <w:tcW w:w="760" w:type="dxa"/>
            <w:shd w:val="clear" w:color="auto" w:fill="auto"/>
          </w:tcPr>
          <w:p w14:paraId="68158C40" w14:textId="77777777" w:rsidR="00B11855" w:rsidRPr="00621E63" w:rsidRDefault="003D003E" w:rsidP="00CF7336">
            <w:pPr>
              <w:pStyle w:val="TableEntry"/>
            </w:pPr>
            <w:r w:rsidRPr="00621E63">
              <w:t>CX</w:t>
            </w:r>
          </w:p>
        </w:tc>
        <w:tc>
          <w:tcPr>
            <w:tcW w:w="961" w:type="dxa"/>
            <w:shd w:val="clear" w:color="auto" w:fill="auto"/>
          </w:tcPr>
          <w:p w14:paraId="1DB26D16" w14:textId="77777777" w:rsidR="00B11855" w:rsidRPr="00621E63" w:rsidRDefault="003D003E" w:rsidP="00CF7336">
            <w:pPr>
              <w:pStyle w:val="TableEntry"/>
            </w:pPr>
            <w:r w:rsidRPr="00621E63">
              <w:t>RE</w:t>
            </w:r>
          </w:p>
        </w:tc>
        <w:tc>
          <w:tcPr>
            <w:tcW w:w="1316" w:type="dxa"/>
            <w:shd w:val="clear" w:color="auto" w:fill="auto"/>
          </w:tcPr>
          <w:p w14:paraId="610FA5CE" w14:textId="77777777" w:rsidR="00B11855" w:rsidRPr="00621E63" w:rsidRDefault="003D003E" w:rsidP="00CF7336">
            <w:pPr>
              <w:pStyle w:val="TableEntry"/>
            </w:pPr>
            <w:r w:rsidRPr="00621E63">
              <w:t>[0..1]</w:t>
            </w:r>
          </w:p>
        </w:tc>
        <w:tc>
          <w:tcPr>
            <w:tcW w:w="861" w:type="dxa"/>
            <w:shd w:val="clear" w:color="auto" w:fill="auto"/>
          </w:tcPr>
          <w:p w14:paraId="3058AE3F" w14:textId="77777777" w:rsidR="00B11855" w:rsidRPr="00621E63" w:rsidRDefault="00B11855" w:rsidP="00CF7336">
            <w:pPr>
              <w:pStyle w:val="TableEntry"/>
            </w:pPr>
          </w:p>
        </w:tc>
        <w:tc>
          <w:tcPr>
            <w:tcW w:w="2834" w:type="dxa"/>
            <w:shd w:val="clear" w:color="auto" w:fill="auto"/>
          </w:tcPr>
          <w:p w14:paraId="55217BA1" w14:textId="77777777" w:rsidR="00B11855" w:rsidRPr="00621E63" w:rsidRDefault="003D003E" w:rsidP="00CF7336">
            <w:pPr>
              <w:pStyle w:val="TableEntry"/>
            </w:pPr>
            <w:r w:rsidRPr="00621E63">
              <w:t>Mother's Identifier</w:t>
            </w:r>
          </w:p>
        </w:tc>
      </w:tr>
      <w:tr w:rsidR="00C40FD5" w:rsidRPr="00621E63" w14:paraId="60224BDA" w14:textId="77777777" w:rsidTr="006C0E8E">
        <w:trPr>
          <w:cantSplit/>
          <w:jc w:val="center"/>
        </w:trPr>
        <w:tc>
          <w:tcPr>
            <w:tcW w:w="784" w:type="dxa"/>
            <w:shd w:val="clear" w:color="auto" w:fill="auto"/>
          </w:tcPr>
          <w:p w14:paraId="4B3DD059" w14:textId="77777777" w:rsidR="00B11855" w:rsidRPr="00621E63" w:rsidRDefault="003D003E" w:rsidP="00CF7336">
            <w:pPr>
              <w:pStyle w:val="TableEntry"/>
            </w:pPr>
            <w:r w:rsidRPr="00621E63">
              <w:t>22</w:t>
            </w:r>
          </w:p>
        </w:tc>
        <w:tc>
          <w:tcPr>
            <w:tcW w:w="764" w:type="dxa"/>
            <w:shd w:val="clear" w:color="auto" w:fill="auto"/>
          </w:tcPr>
          <w:p w14:paraId="1D6EC173" w14:textId="77777777" w:rsidR="00B11855" w:rsidRPr="00621E63" w:rsidRDefault="003D003E" w:rsidP="00CF7336">
            <w:pPr>
              <w:pStyle w:val="TableEntry"/>
            </w:pPr>
            <w:r w:rsidRPr="00621E63">
              <w:t>705</w:t>
            </w:r>
          </w:p>
        </w:tc>
        <w:tc>
          <w:tcPr>
            <w:tcW w:w="760" w:type="dxa"/>
            <w:shd w:val="clear" w:color="auto" w:fill="auto"/>
          </w:tcPr>
          <w:p w14:paraId="3D0012EC" w14:textId="77777777" w:rsidR="00B11855" w:rsidRPr="00621E63" w:rsidRDefault="003D003E" w:rsidP="00CF7336">
            <w:pPr>
              <w:pStyle w:val="TableEntry"/>
            </w:pPr>
            <w:r w:rsidRPr="00621E63">
              <w:t>CWE</w:t>
            </w:r>
          </w:p>
        </w:tc>
        <w:tc>
          <w:tcPr>
            <w:tcW w:w="961" w:type="dxa"/>
            <w:shd w:val="clear" w:color="auto" w:fill="auto"/>
          </w:tcPr>
          <w:p w14:paraId="46E2BFC6" w14:textId="77777777" w:rsidR="00B11855" w:rsidRPr="00621E63" w:rsidRDefault="003D003E" w:rsidP="00CF7336">
            <w:pPr>
              <w:pStyle w:val="TableEntry"/>
            </w:pPr>
            <w:r w:rsidRPr="00621E63">
              <w:t>RE</w:t>
            </w:r>
          </w:p>
        </w:tc>
        <w:tc>
          <w:tcPr>
            <w:tcW w:w="1316" w:type="dxa"/>
            <w:shd w:val="clear" w:color="auto" w:fill="auto"/>
          </w:tcPr>
          <w:p w14:paraId="03E3F92F" w14:textId="77777777" w:rsidR="00B11855" w:rsidRPr="00621E63" w:rsidRDefault="003D003E" w:rsidP="00CF7336">
            <w:pPr>
              <w:pStyle w:val="TableEntry"/>
            </w:pPr>
            <w:r w:rsidRPr="00621E63">
              <w:t>[0..1]</w:t>
            </w:r>
          </w:p>
        </w:tc>
        <w:tc>
          <w:tcPr>
            <w:tcW w:w="861" w:type="dxa"/>
            <w:shd w:val="clear" w:color="auto" w:fill="auto"/>
          </w:tcPr>
          <w:p w14:paraId="5BDB22EA" w14:textId="77777777" w:rsidR="00B11855" w:rsidRPr="00621E63" w:rsidRDefault="003D003E" w:rsidP="00CF7336">
            <w:pPr>
              <w:pStyle w:val="TableEntry"/>
            </w:pPr>
            <w:r w:rsidRPr="00621E63">
              <w:t>0189</w:t>
            </w:r>
          </w:p>
        </w:tc>
        <w:tc>
          <w:tcPr>
            <w:tcW w:w="2834" w:type="dxa"/>
            <w:shd w:val="clear" w:color="auto" w:fill="auto"/>
          </w:tcPr>
          <w:p w14:paraId="00D7569C" w14:textId="77777777" w:rsidR="00B11855" w:rsidRPr="00621E63" w:rsidRDefault="003D003E" w:rsidP="00CF7336">
            <w:pPr>
              <w:pStyle w:val="TableEntry"/>
            </w:pPr>
            <w:r w:rsidRPr="00621E63">
              <w:t>Ethnic Group</w:t>
            </w:r>
          </w:p>
        </w:tc>
      </w:tr>
      <w:tr w:rsidR="00C40FD5" w:rsidRPr="00621E63" w14:paraId="0EFA2E3E" w14:textId="77777777" w:rsidTr="006C0E8E">
        <w:trPr>
          <w:cantSplit/>
          <w:jc w:val="center"/>
        </w:trPr>
        <w:tc>
          <w:tcPr>
            <w:tcW w:w="784" w:type="dxa"/>
            <w:shd w:val="clear" w:color="auto" w:fill="auto"/>
          </w:tcPr>
          <w:p w14:paraId="1EC4D858" w14:textId="77777777" w:rsidR="00B11855" w:rsidRPr="00621E63" w:rsidRDefault="003D003E" w:rsidP="00CF7336">
            <w:pPr>
              <w:pStyle w:val="TableEntry"/>
            </w:pPr>
            <w:r w:rsidRPr="00621E63">
              <w:t>23</w:t>
            </w:r>
          </w:p>
        </w:tc>
        <w:tc>
          <w:tcPr>
            <w:tcW w:w="764" w:type="dxa"/>
            <w:shd w:val="clear" w:color="auto" w:fill="auto"/>
          </w:tcPr>
          <w:p w14:paraId="00AC675D" w14:textId="77777777" w:rsidR="00B11855" w:rsidRPr="00621E63" w:rsidRDefault="003D003E" w:rsidP="00CF7336">
            <w:pPr>
              <w:pStyle w:val="TableEntry"/>
            </w:pPr>
            <w:r w:rsidRPr="00621E63">
              <w:t>705</w:t>
            </w:r>
          </w:p>
        </w:tc>
        <w:tc>
          <w:tcPr>
            <w:tcW w:w="760" w:type="dxa"/>
            <w:shd w:val="clear" w:color="auto" w:fill="auto"/>
          </w:tcPr>
          <w:p w14:paraId="71060185" w14:textId="77777777" w:rsidR="00B11855" w:rsidRPr="00621E63" w:rsidRDefault="003D003E" w:rsidP="00CF7336">
            <w:pPr>
              <w:pStyle w:val="TableEntry"/>
            </w:pPr>
            <w:r w:rsidRPr="00621E63">
              <w:t>ST</w:t>
            </w:r>
          </w:p>
        </w:tc>
        <w:tc>
          <w:tcPr>
            <w:tcW w:w="961" w:type="dxa"/>
            <w:shd w:val="clear" w:color="auto" w:fill="auto"/>
          </w:tcPr>
          <w:p w14:paraId="0E754800" w14:textId="77777777" w:rsidR="00B11855" w:rsidRPr="00621E63" w:rsidRDefault="003D003E" w:rsidP="00CF7336">
            <w:pPr>
              <w:pStyle w:val="TableEntry"/>
            </w:pPr>
            <w:r w:rsidRPr="00621E63">
              <w:t>RE</w:t>
            </w:r>
          </w:p>
        </w:tc>
        <w:tc>
          <w:tcPr>
            <w:tcW w:w="1316" w:type="dxa"/>
            <w:shd w:val="clear" w:color="auto" w:fill="auto"/>
          </w:tcPr>
          <w:p w14:paraId="4457F09B" w14:textId="77777777" w:rsidR="00B11855" w:rsidRPr="00621E63" w:rsidRDefault="003D003E" w:rsidP="00CF7336">
            <w:pPr>
              <w:pStyle w:val="TableEntry"/>
            </w:pPr>
            <w:r w:rsidRPr="00621E63">
              <w:t>[0..1]</w:t>
            </w:r>
          </w:p>
        </w:tc>
        <w:tc>
          <w:tcPr>
            <w:tcW w:w="861" w:type="dxa"/>
            <w:shd w:val="clear" w:color="auto" w:fill="auto"/>
          </w:tcPr>
          <w:p w14:paraId="7CB64485" w14:textId="77777777" w:rsidR="00B11855" w:rsidRPr="00621E63" w:rsidRDefault="00B11855" w:rsidP="00CF7336">
            <w:pPr>
              <w:pStyle w:val="TableEntry"/>
            </w:pPr>
          </w:p>
        </w:tc>
        <w:tc>
          <w:tcPr>
            <w:tcW w:w="2834" w:type="dxa"/>
            <w:shd w:val="clear" w:color="auto" w:fill="auto"/>
          </w:tcPr>
          <w:p w14:paraId="776F96D4" w14:textId="77777777" w:rsidR="00B11855" w:rsidRPr="00621E63" w:rsidRDefault="003D003E" w:rsidP="00CF7336">
            <w:pPr>
              <w:pStyle w:val="TableEntry"/>
            </w:pPr>
            <w:r w:rsidRPr="00621E63">
              <w:t>Birth Place</w:t>
            </w:r>
          </w:p>
        </w:tc>
      </w:tr>
      <w:tr w:rsidR="00C40FD5" w:rsidRPr="00621E63" w14:paraId="57FFC7BF" w14:textId="77777777" w:rsidTr="006C0E8E">
        <w:trPr>
          <w:cantSplit/>
          <w:jc w:val="center"/>
        </w:trPr>
        <w:tc>
          <w:tcPr>
            <w:tcW w:w="784" w:type="dxa"/>
            <w:shd w:val="clear" w:color="auto" w:fill="auto"/>
          </w:tcPr>
          <w:p w14:paraId="2ECCB14E" w14:textId="77777777" w:rsidR="00B11855" w:rsidRPr="00621E63" w:rsidRDefault="003D003E" w:rsidP="00CF7336">
            <w:pPr>
              <w:pStyle w:val="TableEntry"/>
            </w:pPr>
            <w:r w:rsidRPr="00621E63">
              <w:t>24</w:t>
            </w:r>
          </w:p>
        </w:tc>
        <w:tc>
          <w:tcPr>
            <w:tcW w:w="764" w:type="dxa"/>
            <w:shd w:val="clear" w:color="auto" w:fill="auto"/>
          </w:tcPr>
          <w:p w14:paraId="7DBABA53" w14:textId="77777777" w:rsidR="00B11855" w:rsidRPr="00621E63" w:rsidRDefault="003D003E" w:rsidP="00CF7336">
            <w:pPr>
              <w:pStyle w:val="TableEntry"/>
            </w:pPr>
            <w:r w:rsidRPr="00621E63">
              <w:t>1</w:t>
            </w:r>
          </w:p>
        </w:tc>
        <w:tc>
          <w:tcPr>
            <w:tcW w:w="760" w:type="dxa"/>
            <w:shd w:val="clear" w:color="auto" w:fill="auto"/>
          </w:tcPr>
          <w:p w14:paraId="7F8AFCCE" w14:textId="77777777" w:rsidR="00B11855" w:rsidRPr="00621E63" w:rsidRDefault="003D003E" w:rsidP="00CF7336">
            <w:pPr>
              <w:pStyle w:val="TableEntry"/>
            </w:pPr>
            <w:r w:rsidRPr="00621E63">
              <w:t>ID</w:t>
            </w:r>
          </w:p>
        </w:tc>
        <w:tc>
          <w:tcPr>
            <w:tcW w:w="961" w:type="dxa"/>
            <w:shd w:val="clear" w:color="auto" w:fill="auto"/>
          </w:tcPr>
          <w:p w14:paraId="12117861" w14:textId="77777777" w:rsidR="00B11855" w:rsidRPr="00621E63" w:rsidRDefault="003D003E" w:rsidP="00CF7336">
            <w:pPr>
              <w:pStyle w:val="TableEntry"/>
            </w:pPr>
            <w:r w:rsidRPr="00621E63">
              <w:t>RE</w:t>
            </w:r>
          </w:p>
        </w:tc>
        <w:tc>
          <w:tcPr>
            <w:tcW w:w="1316" w:type="dxa"/>
            <w:shd w:val="clear" w:color="auto" w:fill="auto"/>
          </w:tcPr>
          <w:p w14:paraId="4343D95C" w14:textId="77777777" w:rsidR="00B11855" w:rsidRPr="00621E63" w:rsidRDefault="003D003E" w:rsidP="00CF7336">
            <w:pPr>
              <w:pStyle w:val="TableEntry"/>
            </w:pPr>
            <w:r w:rsidRPr="00621E63">
              <w:t>[0..1]</w:t>
            </w:r>
          </w:p>
        </w:tc>
        <w:tc>
          <w:tcPr>
            <w:tcW w:w="861" w:type="dxa"/>
            <w:shd w:val="clear" w:color="auto" w:fill="auto"/>
          </w:tcPr>
          <w:p w14:paraId="1CF67A23" w14:textId="77777777" w:rsidR="00B11855" w:rsidRPr="00621E63" w:rsidRDefault="003D003E" w:rsidP="00CF7336">
            <w:pPr>
              <w:pStyle w:val="TableEntry"/>
            </w:pPr>
            <w:r w:rsidRPr="00621E63">
              <w:t>0136</w:t>
            </w:r>
          </w:p>
        </w:tc>
        <w:tc>
          <w:tcPr>
            <w:tcW w:w="2834" w:type="dxa"/>
            <w:shd w:val="clear" w:color="auto" w:fill="auto"/>
          </w:tcPr>
          <w:p w14:paraId="36B850C8" w14:textId="77777777" w:rsidR="00B11855" w:rsidRPr="00621E63" w:rsidRDefault="003D003E" w:rsidP="00CF7336">
            <w:pPr>
              <w:pStyle w:val="TableEntry"/>
            </w:pPr>
            <w:r w:rsidRPr="00621E63">
              <w:t>Multiple Birth Indicator</w:t>
            </w:r>
          </w:p>
        </w:tc>
      </w:tr>
      <w:tr w:rsidR="00C40FD5" w:rsidRPr="00621E63" w14:paraId="077D537B" w14:textId="77777777" w:rsidTr="006C0E8E">
        <w:trPr>
          <w:cantSplit/>
          <w:jc w:val="center"/>
        </w:trPr>
        <w:tc>
          <w:tcPr>
            <w:tcW w:w="784" w:type="dxa"/>
            <w:shd w:val="clear" w:color="auto" w:fill="auto"/>
          </w:tcPr>
          <w:p w14:paraId="0A9EC1FB" w14:textId="77777777" w:rsidR="00B11855" w:rsidRPr="00621E63" w:rsidRDefault="003D003E" w:rsidP="00CF7336">
            <w:pPr>
              <w:pStyle w:val="TableEntry"/>
            </w:pPr>
            <w:r w:rsidRPr="00621E63">
              <w:t>25</w:t>
            </w:r>
          </w:p>
        </w:tc>
        <w:tc>
          <w:tcPr>
            <w:tcW w:w="764" w:type="dxa"/>
            <w:shd w:val="clear" w:color="auto" w:fill="auto"/>
          </w:tcPr>
          <w:p w14:paraId="07847AA0" w14:textId="77777777" w:rsidR="00B11855" w:rsidRPr="00621E63" w:rsidRDefault="003D003E" w:rsidP="00CF7336">
            <w:pPr>
              <w:pStyle w:val="TableEntry"/>
            </w:pPr>
            <w:r w:rsidRPr="00621E63">
              <w:t>2</w:t>
            </w:r>
          </w:p>
        </w:tc>
        <w:tc>
          <w:tcPr>
            <w:tcW w:w="760" w:type="dxa"/>
            <w:shd w:val="clear" w:color="auto" w:fill="auto"/>
          </w:tcPr>
          <w:p w14:paraId="006107B2" w14:textId="77777777" w:rsidR="00B11855" w:rsidRPr="00621E63" w:rsidRDefault="003D003E" w:rsidP="00CF7336">
            <w:pPr>
              <w:pStyle w:val="TableEntry"/>
            </w:pPr>
            <w:r w:rsidRPr="00621E63">
              <w:t>NM</w:t>
            </w:r>
          </w:p>
        </w:tc>
        <w:tc>
          <w:tcPr>
            <w:tcW w:w="961" w:type="dxa"/>
            <w:shd w:val="clear" w:color="auto" w:fill="auto"/>
          </w:tcPr>
          <w:p w14:paraId="2570FAA7" w14:textId="77777777" w:rsidR="00B11855" w:rsidRPr="00621E63" w:rsidRDefault="003D003E" w:rsidP="00CF7336">
            <w:pPr>
              <w:pStyle w:val="TableEntry"/>
            </w:pPr>
            <w:r w:rsidRPr="00621E63">
              <w:t>RE</w:t>
            </w:r>
          </w:p>
        </w:tc>
        <w:tc>
          <w:tcPr>
            <w:tcW w:w="1316" w:type="dxa"/>
            <w:shd w:val="clear" w:color="auto" w:fill="auto"/>
          </w:tcPr>
          <w:p w14:paraId="7A4C9AFA" w14:textId="77777777" w:rsidR="00B11855" w:rsidRPr="00621E63" w:rsidRDefault="003D003E" w:rsidP="00CF7336">
            <w:pPr>
              <w:pStyle w:val="TableEntry"/>
            </w:pPr>
            <w:r w:rsidRPr="00621E63">
              <w:t>[0..1]</w:t>
            </w:r>
          </w:p>
        </w:tc>
        <w:tc>
          <w:tcPr>
            <w:tcW w:w="861" w:type="dxa"/>
            <w:shd w:val="clear" w:color="auto" w:fill="auto"/>
          </w:tcPr>
          <w:p w14:paraId="67E26DE4" w14:textId="77777777" w:rsidR="00B11855" w:rsidRPr="00621E63" w:rsidRDefault="00B11855" w:rsidP="00CF7336">
            <w:pPr>
              <w:pStyle w:val="TableEntry"/>
            </w:pPr>
          </w:p>
        </w:tc>
        <w:tc>
          <w:tcPr>
            <w:tcW w:w="2834" w:type="dxa"/>
            <w:shd w:val="clear" w:color="auto" w:fill="auto"/>
          </w:tcPr>
          <w:p w14:paraId="749EB471" w14:textId="77777777" w:rsidR="00B11855" w:rsidRPr="00621E63" w:rsidRDefault="003D003E" w:rsidP="00CF7336">
            <w:pPr>
              <w:pStyle w:val="TableEntry"/>
            </w:pPr>
            <w:r w:rsidRPr="00621E63">
              <w:t>Birth Order</w:t>
            </w:r>
          </w:p>
        </w:tc>
      </w:tr>
      <w:tr w:rsidR="00C40FD5" w:rsidRPr="00621E63" w14:paraId="2CA3B0EE" w14:textId="77777777" w:rsidTr="006C0E8E">
        <w:trPr>
          <w:cantSplit/>
          <w:jc w:val="center"/>
        </w:trPr>
        <w:tc>
          <w:tcPr>
            <w:tcW w:w="784" w:type="dxa"/>
            <w:shd w:val="clear" w:color="auto" w:fill="auto"/>
          </w:tcPr>
          <w:p w14:paraId="6DF8560B" w14:textId="77777777" w:rsidR="00B11855" w:rsidRPr="00621E63" w:rsidRDefault="003D003E" w:rsidP="00CF7336">
            <w:pPr>
              <w:pStyle w:val="TableEntry"/>
            </w:pPr>
            <w:r w:rsidRPr="00621E63">
              <w:t>26</w:t>
            </w:r>
          </w:p>
        </w:tc>
        <w:tc>
          <w:tcPr>
            <w:tcW w:w="764" w:type="dxa"/>
            <w:shd w:val="clear" w:color="auto" w:fill="auto"/>
          </w:tcPr>
          <w:p w14:paraId="6B09E552" w14:textId="77777777" w:rsidR="00B11855" w:rsidRPr="00621E63" w:rsidRDefault="003D003E" w:rsidP="00CF7336">
            <w:pPr>
              <w:pStyle w:val="TableEntry"/>
            </w:pPr>
            <w:r w:rsidRPr="00621E63">
              <w:t>705</w:t>
            </w:r>
          </w:p>
        </w:tc>
        <w:tc>
          <w:tcPr>
            <w:tcW w:w="760" w:type="dxa"/>
            <w:shd w:val="clear" w:color="auto" w:fill="auto"/>
          </w:tcPr>
          <w:p w14:paraId="75AF6868" w14:textId="77777777" w:rsidR="00B11855" w:rsidRPr="00621E63" w:rsidRDefault="003D003E" w:rsidP="00CF7336">
            <w:pPr>
              <w:pStyle w:val="TableEntry"/>
            </w:pPr>
            <w:r w:rsidRPr="00621E63">
              <w:t>CWE</w:t>
            </w:r>
          </w:p>
        </w:tc>
        <w:tc>
          <w:tcPr>
            <w:tcW w:w="961" w:type="dxa"/>
            <w:shd w:val="clear" w:color="auto" w:fill="auto"/>
          </w:tcPr>
          <w:p w14:paraId="65455417" w14:textId="77777777" w:rsidR="00B11855" w:rsidRPr="00621E63" w:rsidRDefault="003D003E" w:rsidP="00CF7336">
            <w:pPr>
              <w:pStyle w:val="TableEntry"/>
            </w:pPr>
            <w:r w:rsidRPr="00621E63">
              <w:t>RE</w:t>
            </w:r>
          </w:p>
        </w:tc>
        <w:tc>
          <w:tcPr>
            <w:tcW w:w="1316" w:type="dxa"/>
            <w:shd w:val="clear" w:color="auto" w:fill="auto"/>
          </w:tcPr>
          <w:p w14:paraId="2FB7EF5E" w14:textId="77777777" w:rsidR="00B11855" w:rsidRPr="00621E63" w:rsidRDefault="003D003E" w:rsidP="00CF7336">
            <w:pPr>
              <w:pStyle w:val="TableEntry"/>
            </w:pPr>
            <w:r w:rsidRPr="00621E63">
              <w:t>[0..1]</w:t>
            </w:r>
          </w:p>
        </w:tc>
        <w:tc>
          <w:tcPr>
            <w:tcW w:w="861" w:type="dxa"/>
            <w:shd w:val="clear" w:color="auto" w:fill="auto"/>
          </w:tcPr>
          <w:p w14:paraId="3E66AA09" w14:textId="77777777" w:rsidR="00B11855" w:rsidRPr="00621E63" w:rsidRDefault="003D003E" w:rsidP="00CF7336">
            <w:pPr>
              <w:pStyle w:val="TableEntry"/>
            </w:pPr>
            <w:r w:rsidRPr="00621E63">
              <w:t>0171</w:t>
            </w:r>
          </w:p>
        </w:tc>
        <w:tc>
          <w:tcPr>
            <w:tcW w:w="2834" w:type="dxa"/>
            <w:shd w:val="clear" w:color="auto" w:fill="auto"/>
          </w:tcPr>
          <w:p w14:paraId="039600A7" w14:textId="77777777" w:rsidR="00B11855" w:rsidRPr="00621E63" w:rsidRDefault="003D003E" w:rsidP="00CF7336">
            <w:pPr>
              <w:pStyle w:val="TableEntry"/>
            </w:pPr>
            <w:r w:rsidRPr="00621E63">
              <w:t>Citizenship</w:t>
            </w:r>
          </w:p>
        </w:tc>
      </w:tr>
      <w:tr w:rsidR="00C40FD5" w:rsidRPr="00621E63" w14:paraId="234CA490" w14:textId="77777777" w:rsidTr="006C0E8E">
        <w:trPr>
          <w:cantSplit/>
          <w:jc w:val="center"/>
        </w:trPr>
        <w:tc>
          <w:tcPr>
            <w:tcW w:w="784" w:type="dxa"/>
            <w:shd w:val="clear" w:color="auto" w:fill="auto"/>
          </w:tcPr>
          <w:p w14:paraId="1EC75F06" w14:textId="77777777" w:rsidR="00B11855" w:rsidRPr="00621E63" w:rsidRDefault="003D003E" w:rsidP="00CF7336">
            <w:pPr>
              <w:pStyle w:val="TableEntry"/>
            </w:pPr>
            <w:r w:rsidRPr="00621E63">
              <w:t>27</w:t>
            </w:r>
          </w:p>
        </w:tc>
        <w:tc>
          <w:tcPr>
            <w:tcW w:w="764" w:type="dxa"/>
            <w:shd w:val="clear" w:color="auto" w:fill="auto"/>
          </w:tcPr>
          <w:p w14:paraId="6195245F" w14:textId="77777777" w:rsidR="00B11855" w:rsidRPr="00621E63" w:rsidRDefault="003D003E" w:rsidP="00CF7336">
            <w:pPr>
              <w:pStyle w:val="TableEntry"/>
            </w:pPr>
            <w:r w:rsidRPr="00621E63">
              <w:t>705</w:t>
            </w:r>
          </w:p>
        </w:tc>
        <w:tc>
          <w:tcPr>
            <w:tcW w:w="760" w:type="dxa"/>
            <w:shd w:val="clear" w:color="auto" w:fill="auto"/>
          </w:tcPr>
          <w:p w14:paraId="31A13D62" w14:textId="77777777" w:rsidR="00B11855" w:rsidRPr="00621E63" w:rsidRDefault="003D003E" w:rsidP="00CF7336">
            <w:pPr>
              <w:pStyle w:val="TableEntry"/>
            </w:pPr>
            <w:r w:rsidRPr="00621E63">
              <w:t>CWE</w:t>
            </w:r>
          </w:p>
        </w:tc>
        <w:tc>
          <w:tcPr>
            <w:tcW w:w="961" w:type="dxa"/>
            <w:shd w:val="clear" w:color="auto" w:fill="auto"/>
          </w:tcPr>
          <w:p w14:paraId="11BCAF86" w14:textId="77777777" w:rsidR="00B11855" w:rsidRPr="00621E63" w:rsidRDefault="003D003E" w:rsidP="00CF7336">
            <w:pPr>
              <w:pStyle w:val="TableEntry"/>
            </w:pPr>
            <w:r w:rsidRPr="00621E63">
              <w:t>RE</w:t>
            </w:r>
          </w:p>
        </w:tc>
        <w:tc>
          <w:tcPr>
            <w:tcW w:w="1316" w:type="dxa"/>
            <w:shd w:val="clear" w:color="auto" w:fill="auto"/>
          </w:tcPr>
          <w:p w14:paraId="0EA64FC5" w14:textId="77777777" w:rsidR="00B11855" w:rsidRPr="00621E63" w:rsidRDefault="003D003E" w:rsidP="00CF7336">
            <w:pPr>
              <w:pStyle w:val="TableEntry"/>
            </w:pPr>
            <w:r w:rsidRPr="00621E63">
              <w:t>[0..1]</w:t>
            </w:r>
          </w:p>
        </w:tc>
        <w:tc>
          <w:tcPr>
            <w:tcW w:w="861" w:type="dxa"/>
            <w:shd w:val="clear" w:color="auto" w:fill="auto"/>
          </w:tcPr>
          <w:p w14:paraId="1D4EF2DD" w14:textId="77777777" w:rsidR="00B11855" w:rsidRPr="00621E63" w:rsidRDefault="003D003E" w:rsidP="00CF7336">
            <w:pPr>
              <w:pStyle w:val="TableEntry"/>
            </w:pPr>
            <w:r w:rsidRPr="00621E63">
              <w:t>0172</w:t>
            </w:r>
          </w:p>
        </w:tc>
        <w:tc>
          <w:tcPr>
            <w:tcW w:w="2834" w:type="dxa"/>
            <w:shd w:val="clear" w:color="auto" w:fill="auto"/>
          </w:tcPr>
          <w:p w14:paraId="78C7C7E5" w14:textId="77777777" w:rsidR="00B11855" w:rsidRPr="00621E63" w:rsidRDefault="003D003E" w:rsidP="00CF7336">
            <w:pPr>
              <w:pStyle w:val="TableEntry"/>
            </w:pPr>
            <w:r w:rsidRPr="00621E63">
              <w:t>Veterans Military Status</w:t>
            </w:r>
          </w:p>
        </w:tc>
      </w:tr>
      <w:tr w:rsidR="00C40FD5" w:rsidRPr="00621E63" w14:paraId="3ED92FE9" w14:textId="77777777" w:rsidTr="006C0E8E">
        <w:trPr>
          <w:cantSplit/>
          <w:jc w:val="center"/>
        </w:trPr>
        <w:tc>
          <w:tcPr>
            <w:tcW w:w="784" w:type="dxa"/>
            <w:shd w:val="clear" w:color="auto" w:fill="auto"/>
          </w:tcPr>
          <w:p w14:paraId="4E51F244" w14:textId="77777777" w:rsidR="00B11855" w:rsidRPr="00621E63" w:rsidRDefault="003D003E" w:rsidP="00CF7336">
            <w:pPr>
              <w:pStyle w:val="TableEntry"/>
            </w:pPr>
            <w:r w:rsidRPr="00621E63">
              <w:lastRenderedPageBreak/>
              <w:t>28</w:t>
            </w:r>
          </w:p>
        </w:tc>
        <w:tc>
          <w:tcPr>
            <w:tcW w:w="764" w:type="dxa"/>
            <w:shd w:val="clear" w:color="auto" w:fill="auto"/>
          </w:tcPr>
          <w:p w14:paraId="38C7FF42" w14:textId="77777777" w:rsidR="00B11855" w:rsidRPr="00621E63" w:rsidRDefault="003D003E" w:rsidP="00CF7336">
            <w:pPr>
              <w:pStyle w:val="TableEntry"/>
            </w:pPr>
            <w:r w:rsidRPr="00621E63">
              <w:t>705</w:t>
            </w:r>
          </w:p>
        </w:tc>
        <w:tc>
          <w:tcPr>
            <w:tcW w:w="760" w:type="dxa"/>
            <w:shd w:val="clear" w:color="auto" w:fill="auto"/>
          </w:tcPr>
          <w:p w14:paraId="6B9857AC" w14:textId="77777777" w:rsidR="00B11855" w:rsidRPr="00621E63" w:rsidRDefault="003D003E" w:rsidP="00CF7336">
            <w:pPr>
              <w:pStyle w:val="TableEntry"/>
            </w:pPr>
            <w:r w:rsidRPr="00621E63">
              <w:t>CWE</w:t>
            </w:r>
          </w:p>
        </w:tc>
        <w:tc>
          <w:tcPr>
            <w:tcW w:w="961" w:type="dxa"/>
            <w:shd w:val="clear" w:color="auto" w:fill="auto"/>
          </w:tcPr>
          <w:p w14:paraId="4E685360" w14:textId="77777777" w:rsidR="00B11855" w:rsidRPr="00621E63" w:rsidRDefault="003D003E" w:rsidP="00CF7336">
            <w:pPr>
              <w:pStyle w:val="TableEntry"/>
            </w:pPr>
            <w:r w:rsidRPr="00621E63">
              <w:t>RE</w:t>
            </w:r>
          </w:p>
        </w:tc>
        <w:tc>
          <w:tcPr>
            <w:tcW w:w="1316" w:type="dxa"/>
            <w:shd w:val="clear" w:color="auto" w:fill="auto"/>
          </w:tcPr>
          <w:p w14:paraId="13536750" w14:textId="77777777" w:rsidR="00B11855" w:rsidRPr="00621E63" w:rsidRDefault="003D003E" w:rsidP="00CF7336">
            <w:pPr>
              <w:pStyle w:val="TableEntry"/>
            </w:pPr>
            <w:r w:rsidRPr="00621E63">
              <w:t>[0..1]</w:t>
            </w:r>
          </w:p>
        </w:tc>
        <w:tc>
          <w:tcPr>
            <w:tcW w:w="861" w:type="dxa"/>
            <w:shd w:val="clear" w:color="auto" w:fill="auto"/>
          </w:tcPr>
          <w:p w14:paraId="01AF2EF3" w14:textId="77777777" w:rsidR="00B11855" w:rsidRPr="00621E63" w:rsidRDefault="003D003E" w:rsidP="00CF7336">
            <w:pPr>
              <w:pStyle w:val="TableEntry"/>
            </w:pPr>
            <w:r w:rsidRPr="00621E63">
              <w:t>0212</w:t>
            </w:r>
          </w:p>
        </w:tc>
        <w:tc>
          <w:tcPr>
            <w:tcW w:w="2834" w:type="dxa"/>
            <w:shd w:val="clear" w:color="auto" w:fill="auto"/>
          </w:tcPr>
          <w:p w14:paraId="38A8CD4F" w14:textId="77777777" w:rsidR="00B11855" w:rsidRPr="00621E63" w:rsidRDefault="003D003E" w:rsidP="00CF7336">
            <w:pPr>
              <w:pStyle w:val="TableEntry"/>
            </w:pPr>
            <w:r w:rsidRPr="00621E63">
              <w:t xml:space="preserve">Nationality </w:t>
            </w:r>
          </w:p>
        </w:tc>
      </w:tr>
      <w:tr w:rsidR="00C40FD5" w:rsidRPr="00621E63" w14:paraId="7149006B" w14:textId="77777777" w:rsidTr="006C0E8E">
        <w:trPr>
          <w:cantSplit/>
          <w:jc w:val="center"/>
        </w:trPr>
        <w:tc>
          <w:tcPr>
            <w:tcW w:w="784" w:type="dxa"/>
            <w:shd w:val="clear" w:color="auto" w:fill="auto"/>
          </w:tcPr>
          <w:p w14:paraId="2D0FD0D1" w14:textId="77777777" w:rsidR="00B11855" w:rsidRPr="00621E63" w:rsidRDefault="003D003E" w:rsidP="00CF7336">
            <w:pPr>
              <w:pStyle w:val="TableEntry"/>
            </w:pPr>
            <w:r w:rsidRPr="00621E63">
              <w:t>29</w:t>
            </w:r>
          </w:p>
        </w:tc>
        <w:tc>
          <w:tcPr>
            <w:tcW w:w="764" w:type="dxa"/>
            <w:shd w:val="clear" w:color="auto" w:fill="auto"/>
          </w:tcPr>
          <w:p w14:paraId="52CAAD3A" w14:textId="77777777" w:rsidR="00B11855" w:rsidRPr="00621E63" w:rsidRDefault="003D003E" w:rsidP="00CF7336">
            <w:pPr>
              <w:pStyle w:val="TableEntry"/>
            </w:pPr>
            <w:r w:rsidRPr="00621E63">
              <w:t>24</w:t>
            </w:r>
          </w:p>
        </w:tc>
        <w:tc>
          <w:tcPr>
            <w:tcW w:w="760" w:type="dxa"/>
            <w:shd w:val="clear" w:color="auto" w:fill="auto"/>
          </w:tcPr>
          <w:p w14:paraId="446478F7" w14:textId="77777777" w:rsidR="00B11855" w:rsidRPr="00621E63" w:rsidRDefault="003D003E" w:rsidP="00CF7336">
            <w:pPr>
              <w:pStyle w:val="TableEntry"/>
            </w:pPr>
            <w:r w:rsidRPr="00621E63">
              <w:t>DTM</w:t>
            </w:r>
          </w:p>
        </w:tc>
        <w:tc>
          <w:tcPr>
            <w:tcW w:w="961" w:type="dxa"/>
            <w:shd w:val="clear" w:color="auto" w:fill="auto"/>
          </w:tcPr>
          <w:p w14:paraId="5D816EF9" w14:textId="77777777" w:rsidR="00B11855" w:rsidRPr="00621E63" w:rsidRDefault="003D003E" w:rsidP="00CF7336">
            <w:pPr>
              <w:pStyle w:val="TableEntry"/>
            </w:pPr>
            <w:r w:rsidRPr="00621E63">
              <w:t>RE</w:t>
            </w:r>
          </w:p>
        </w:tc>
        <w:tc>
          <w:tcPr>
            <w:tcW w:w="1316" w:type="dxa"/>
            <w:shd w:val="clear" w:color="auto" w:fill="auto"/>
          </w:tcPr>
          <w:p w14:paraId="498B3F17" w14:textId="77777777" w:rsidR="00B11855" w:rsidRPr="00621E63" w:rsidRDefault="003D003E" w:rsidP="00CF7336">
            <w:pPr>
              <w:pStyle w:val="TableEntry"/>
            </w:pPr>
            <w:r w:rsidRPr="00621E63">
              <w:t>[0..1]</w:t>
            </w:r>
          </w:p>
        </w:tc>
        <w:tc>
          <w:tcPr>
            <w:tcW w:w="861" w:type="dxa"/>
            <w:shd w:val="clear" w:color="auto" w:fill="auto"/>
          </w:tcPr>
          <w:p w14:paraId="7E004020" w14:textId="77777777" w:rsidR="00B11855" w:rsidRPr="00621E63" w:rsidRDefault="00B11855" w:rsidP="00CF7336">
            <w:pPr>
              <w:pStyle w:val="TableEntry"/>
            </w:pPr>
          </w:p>
        </w:tc>
        <w:tc>
          <w:tcPr>
            <w:tcW w:w="2834" w:type="dxa"/>
            <w:shd w:val="clear" w:color="auto" w:fill="auto"/>
          </w:tcPr>
          <w:p w14:paraId="6AA9059B" w14:textId="77777777" w:rsidR="00B11855" w:rsidRPr="00621E63" w:rsidRDefault="003D003E" w:rsidP="00CF7336">
            <w:pPr>
              <w:pStyle w:val="TableEntry"/>
            </w:pPr>
            <w:r w:rsidRPr="00621E63">
              <w:t>Patient Death Date and Time</w:t>
            </w:r>
          </w:p>
        </w:tc>
      </w:tr>
      <w:tr w:rsidR="00C40FD5" w:rsidRPr="00621E63" w14:paraId="1023A857" w14:textId="77777777" w:rsidTr="006C0E8E">
        <w:trPr>
          <w:cantSplit/>
          <w:jc w:val="center"/>
        </w:trPr>
        <w:tc>
          <w:tcPr>
            <w:tcW w:w="784" w:type="dxa"/>
            <w:shd w:val="clear" w:color="auto" w:fill="auto"/>
          </w:tcPr>
          <w:p w14:paraId="18A20568" w14:textId="77777777" w:rsidR="00B11855" w:rsidRPr="00621E63" w:rsidRDefault="003D003E" w:rsidP="00CF7336">
            <w:pPr>
              <w:pStyle w:val="TableEntry"/>
            </w:pPr>
            <w:r w:rsidRPr="00621E63">
              <w:t>30</w:t>
            </w:r>
          </w:p>
        </w:tc>
        <w:tc>
          <w:tcPr>
            <w:tcW w:w="764" w:type="dxa"/>
            <w:shd w:val="clear" w:color="auto" w:fill="auto"/>
          </w:tcPr>
          <w:p w14:paraId="1AB61610" w14:textId="77777777" w:rsidR="00B11855" w:rsidRPr="00621E63" w:rsidRDefault="003D003E" w:rsidP="00CF7336">
            <w:pPr>
              <w:pStyle w:val="TableEntry"/>
            </w:pPr>
            <w:r w:rsidRPr="00621E63">
              <w:t>1</w:t>
            </w:r>
          </w:p>
        </w:tc>
        <w:tc>
          <w:tcPr>
            <w:tcW w:w="760" w:type="dxa"/>
            <w:shd w:val="clear" w:color="auto" w:fill="auto"/>
          </w:tcPr>
          <w:p w14:paraId="56792EE4" w14:textId="77777777" w:rsidR="00B11855" w:rsidRPr="00621E63" w:rsidRDefault="003D003E" w:rsidP="00CF7336">
            <w:pPr>
              <w:pStyle w:val="TableEntry"/>
            </w:pPr>
            <w:r w:rsidRPr="00621E63">
              <w:t>ID</w:t>
            </w:r>
          </w:p>
        </w:tc>
        <w:tc>
          <w:tcPr>
            <w:tcW w:w="961" w:type="dxa"/>
            <w:shd w:val="clear" w:color="auto" w:fill="auto"/>
          </w:tcPr>
          <w:p w14:paraId="0208BAD2" w14:textId="77777777" w:rsidR="00B11855" w:rsidRPr="00621E63" w:rsidRDefault="003D003E" w:rsidP="00CF7336">
            <w:pPr>
              <w:pStyle w:val="TableEntry"/>
            </w:pPr>
            <w:r w:rsidRPr="00621E63">
              <w:t>RE</w:t>
            </w:r>
          </w:p>
        </w:tc>
        <w:tc>
          <w:tcPr>
            <w:tcW w:w="1316" w:type="dxa"/>
            <w:shd w:val="clear" w:color="auto" w:fill="auto"/>
          </w:tcPr>
          <w:p w14:paraId="23F3C389" w14:textId="77777777" w:rsidR="00B11855" w:rsidRPr="00621E63" w:rsidRDefault="003D003E" w:rsidP="00CF7336">
            <w:pPr>
              <w:pStyle w:val="TableEntry"/>
            </w:pPr>
            <w:r w:rsidRPr="00621E63">
              <w:t>[0..1]</w:t>
            </w:r>
          </w:p>
        </w:tc>
        <w:tc>
          <w:tcPr>
            <w:tcW w:w="861" w:type="dxa"/>
            <w:shd w:val="clear" w:color="auto" w:fill="auto"/>
          </w:tcPr>
          <w:p w14:paraId="59A12FEB" w14:textId="77777777" w:rsidR="00B11855" w:rsidRPr="00621E63" w:rsidRDefault="003D003E" w:rsidP="00CF7336">
            <w:pPr>
              <w:pStyle w:val="TableEntry"/>
            </w:pPr>
            <w:r w:rsidRPr="00621E63">
              <w:t>0136</w:t>
            </w:r>
          </w:p>
        </w:tc>
        <w:tc>
          <w:tcPr>
            <w:tcW w:w="2834" w:type="dxa"/>
            <w:shd w:val="clear" w:color="auto" w:fill="auto"/>
          </w:tcPr>
          <w:p w14:paraId="17B8305A" w14:textId="77777777" w:rsidR="00B11855" w:rsidRPr="00621E63" w:rsidRDefault="003D003E" w:rsidP="00CF7336">
            <w:pPr>
              <w:pStyle w:val="TableEntry"/>
            </w:pPr>
            <w:r w:rsidRPr="00621E63">
              <w:t>Patient Death Indicator</w:t>
            </w:r>
          </w:p>
        </w:tc>
      </w:tr>
      <w:tr w:rsidR="00C40FD5" w:rsidRPr="00621E63" w14:paraId="06717810" w14:textId="77777777" w:rsidTr="006C0E8E">
        <w:trPr>
          <w:cantSplit/>
          <w:jc w:val="center"/>
        </w:trPr>
        <w:tc>
          <w:tcPr>
            <w:tcW w:w="784" w:type="dxa"/>
            <w:shd w:val="clear" w:color="auto" w:fill="auto"/>
          </w:tcPr>
          <w:p w14:paraId="42FDDB8F" w14:textId="77777777" w:rsidR="00B11855" w:rsidRPr="00621E63" w:rsidRDefault="003D003E" w:rsidP="00CF7336">
            <w:pPr>
              <w:pStyle w:val="TableEntry"/>
            </w:pPr>
            <w:r w:rsidRPr="00621E63">
              <w:t>31</w:t>
            </w:r>
          </w:p>
        </w:tc>
        <w:tc>
          <w:tcPr>
            <w:tcW w:w="764" w:type="dxa"/>
            <w:shd w:val="clear" w:color="auto" w:fill="auto"/>
          </w:tcPr>
          <w:p w14:paraId="1FDCE181" w14:textId="77777777" w:rsidR="00B11855" w:rsidRPr="00621E63" w:rsidRDefault="003D003E" w:rsidP="00CF7336">
            <w:pPr>
              <w:pStyle w:val="TableEntry"/>
            </w:pPr>
            <w:r w:rsidRPr="00621E63">
              <w:t>1</w:t>
            </w:r>
          </w:p>
        </w:tc>
        <w:tc>
          <w:tcPr>
            <w:tcW w:w="760" w:type="dxa"/>
            <w:shd w:val="clear" w:color="auto" w:fill="auto"/>
          </w:tcPr>
          <w:p w14:paraId="77C3E28F" w14:textId="77777777" w:rsidR="00B11855" w:rsidRPr="00621E63" w:rsidRDefault="003D003E" w:rsidP="00CF7336">
            <w:pPr>
              <w:pStyle w:val="TableEntry"/>
            </w:pPr>
            <w:r w:rsidRPr="00621E63">
              <w:t>ID</w:t>
            </w:r>
          </w:p>
        </w:tc>
        <w:tc>
          <w:tcPr>
            <w:tcW w:w="961" w:type="dxa"/>
            <w:shd w:val="clear" w:color="auto" w:fill="auto"/>
          </w:tcPr>
          <w:p w14:paraId="30D779D7" w14:textId="77777777" w:rsidR="00B11855" w:rsidRPr="00621E63" w:rsidRDefault="003D003E" w:rsidP="00CF7336">
            <w:pPr>
              <w:pStyle w:val="TableEntry"/>
            </w:pPr>
            <w:r w:rsidRPr="00621E63">
              <w:t>RE</w:t>
            </w:r>
          </w:p>
        </w:tc>
        <w:tc>
          <w:tcPr>
            <w:tcW w:w="1316" w:type="dxa"/>
            <w:shd w:val="clear" w:color="auto" w:fill="auto"/>
          </w:tcPr>
          <w:p w14:paraId="556A0A8A" w14:textId="77777777" w:rsidR="00B11855" w:rsidRPr="00621E63" w:rsidRDefault="003D003E" w:rsidP="00CF7336">
            <w:pPr>
              <w:pStyle w:val="TableEntry"/>
            </w:pPr>
            <w:r w:rsidRPr="00621E63">
              <w:t>[0..1]</w:t>
            </w:r>
          </w:p>
        </w:tc>
        <w:tc>
          <w:tcPr>
            <w:tcW w:w="861" w:type="dxa"/>
            <w:shd w:val="clear" w:color="auto" w:fill="auto"/>
          </w:tcPr>
          <w:p w14:paraId="60233D60" w14:textId="77777777" w:rsidR="00B11855" w:rsidRPr="00621E63" w:rsidRDefault="003D003E" w:rsidP="00CF7336">
            <w:pPr>
              <w:pStyle w:val="TableEntry"/>
            </w:pPr>
            <w:r w:rsidRPr="00621E63">
              <w:t>0136</w:t>
            </w:r>
          </w:p>
        </w:tc>
        <w:tc>
          <w:tcPr>
            <w:tcW w:w="2834" w:type="dxa"/>
            <w:shd w:val="clear" w:color="auto" w:fill="auto"/>
          </w:tcPr>
          <w:p w14:paraId="42F685A2" w14:textId="77777777" w:rsidR="00B11855" w:rsidRPr="00621E63" w:rsidRDefault="003D003E" w:rsidP="00CF7336">
            <w:pPr>
              <w:pStyle w:val="TableEntry"/>
            </w:pPr>
            <w:r w:rsidRPr="00621E63">
              <w:t>Identity Unknown Indicator</w:t>
            </w:r>
          </w:p>
        </w:tc>
      </w:tr>
      <w:tr w:rsidR="00C40FD5" w:rsidRPr="00621E63" w14:paraId="3FB1E9A2" w14:textId="77777777" w:rsidTr="006C0E8E">
        <w:trPr>
          <w:cantSplit/>
          <w:jc w:val="center"/>
        </w:trPr>
        <w:tc>
          <w:tcPr>
            <w:tcW w:w="784" w:type="dxa"/>
            <w:shd w:val="clear" w:color="auto" w:fill="auto"/>
          </w:tcPr>
          <w:p w14:paraId="4A17B9FB" w14:textId="77777777" w:rsidR="00B11855" w:rsidRPr="00621E63" w:rsidRDefault="003D003E" w:rsidP="00CF7336">
            <w:pPr>
              <w:pStyle w:val="TableEntry"/>
            </w:pPr>
            <w:r w:rsidRPr="00621E63">
              <w:t>32</w:t>
            </w:r>
          </w:p>
        </w:tc>
        <w:tc>
          <w:tcPr>
            <w:tcW w:w="764" w:type="dxa"/>
            <w:shd w:val="clear" w:color="auto" w:fill="auto"/>
          </w:tcPr>
          <w:p w14:paraId="0B46A68E" w14:textId="77777777" w:rsidR="00B11855" w:rsidRPr="00621E63" w:rsidRDefault="003D003E" w:rsidP="00CF7336">
            <w:pPr>
              <w:pStyle w:val="TableEntry"/>
            </w:pPr>
            <w:r w:rsidRPr="00621E63">
              <w:t>20</w:t>
            </w:r>
          </w:p>
        </w:tc>
        <w:tc>
          <w:tcPr>
            <w:tcW w:w="760" w:type="dxa"/>
            <w:shd w:val="clear" w:color="auto" w:fill="auto"/>
          </w:tcPr>
          <w:p w14:paraId="30705D4B" w14:textId="77777777" w:rsidR="00B11855" w:rsidRPr="00621E63" w:rsidRDefault="003D003E" w:rsidP="00CF7336">
            <w:pPr>
              <w:pStyle w:val="TableEntry"/>
            </w:pPr>
            <w:r w:rsidRPr="00621E63">
              <w:t>IS</w:t>
            </w:r>
          </w:p>
        </w:tc>
        <w:tc>
          <w:tcPr>
            <w:tcW w:w="961" w:type="dxa"/>
            <w:shd w:val="clear" w:color="auto" w:fill="auto"/>
          </w:tcPr>
          <w:p w14:paraId="61B7D991" w14:textId="77777777" w:rsidR="00B11855" w:rsidRPr="00621E63" w:rsidRDefault="003D003E" w:rsidP="00CF7336">
            <w:pPr>
              <w:pStyle w:val="TableEntry"/>
            </w:pPr>
            <w:r w:rsidRPr="00621E63">
              <w:t>RE</w:t>
            </w:r>
          </w:p>
        </w:tc>
        <w:tc>
          <w:tcPr>
            <w:tcW w:w="1316" w:type="dxa"/>
            <w:shd w:val="clear" w:color="auto" w:fill="auto"/>
          </w:tcPr>
          <w:p w14:paraId="652268EA" w14:textId="77777777" w:rsidR="00B11855" w:rsidRPr="00621E63" w:rsidRDefault="003D003E" w:rsidP="00CF7336">
            <w:pPr>
              <w:pStyle w:val="TableEntry"/>
            </w:pPr>
            <w:r w:rsidRPr="00621E63">
              <w:t>[0..1]</w:t>
            </w:r>
          </w:p>
        </w:tc>
        <w:tc>
          <w:tcPr>
            <w:tcW w:w="861" w:type="dxa"/>
            <w:shd w:val="clear" w:color="auto" w:fill="auto"/>
          </w:tcPr>
          <w:p w14:paraId="741FBFA8" w14:textId="77777777" w:rsidR="00B11855" w:rsidRPr="00621E63" w:rsidRDefault="003D003E" w:rsidP="00CF7336">
            <w:pPr>
              <w:pStyle w:val="TableEntry"/>
            </w:pPr>
            <w:r w:rsidRPr="00621E63">
              <w:t>0445</w:t>
            </w:r>
          </w:p>
        </w:tc>
        <w:tc>
          <w:tcPr>
            <w:tcW w:w="2834" w:type="dxa"/>
            <w:shd w:val="clear" w:color="auto" w:fill="auto"/>
          </w:tcPr>
          <w:p w14:paraId="01088A65" w14:textId="77777777" w:rsidR="00B11855" w:rsidRPr="00621E63" w:rsidRDefault="003D003E" w:rsidP="00CF7336">
            <w:pPr>
              <w:pStyle w:val="TableEntry"/>
            </w:pPr>
            <w:r w:rsidRPr="00621E63">
              <w:t>Identity Reliability Code</w:t>
            </w:r>
          </w:p>
        </w:tc>
      </w:tr>
      <w:tr w:rsidR="00C40FD5" w:rsidRPr="00621E63" w14:paraId="3B4FD252" w14:textId="77777777" w:rsidTr="006C0E8E">
        <w:trPr>
          <w:cantSplit/>
          <w:jc w:val="center"/>
        </w:trPr>
        <w:tc>
          <w:tcPr>
            <w:tcW w:w="784" w:type="dxa"/>
            <w:shd w:val="clear" w:color="auto" w:fill="auto"/>
          </w:tcPr>
          <w:p w14:paraId="275CB463" w14:textId="77777777" w:rsidR="00B11855" w:rsidRPr="00621E63" w:rsidRDefault="003D003E" w:rsidP="00CF7336">
            <w:pPr>
              <w:pStyle w:val="TableEntry"/>
            </w:pPr>
            <w:r w:rsidRPr="00621E63">
              <w:t>33</w:t>
            </w:r>
          </w:p>
        </w:tc>
        <w:tc>
          <w:tcPr>
            <w:tcW w:w="764" w:type="dxa"/>
            <w:shd w:val="clear" w:color="auto" w:fill="auto"/>
          </w:tcPr>
          <w:p w14:paraId="2A80F250" w14:textId="77777777" w:rsidR="00B11855" w:rsidRPr="00621E63" w:rsidRDefault="003D003E" w:rsidP="00CF7336">
            <w:pPr>
              <w:pStyle w:val="TableEntry"/>
            </w:pPr>
            <w:r w:rsidRPr="00621E63">
              <w:t>24</w:t>
            </w:r>
          </w:p>
        </w:tc>
        <w:tc>
          <w:tcPr>
            <w:tcW w:w="760" w:type="dxa"/>
            <w:shd w:val="clear" w:color="auto" w:fill="auto"/>
          </w:tcPr>
          <w:p w14:paraId="2FDCB151" w14:textId="77777777" w:rsidR="00B11855" w:rsidRPr="00621E63" w:rsidRDefault="003D003E" w:rsidP="00CF7336">
            <w:pPr>
              <w:pStyle w:val="TableEntry"/>
            </w:pPr>
            <w:r w:rsidRPr="00621E63">
              <w:t>DTM</w:t>
            </w:r>
          </w:p>
        </w:tc>
        <w:tc>
          <w:tcPr>
            <w:tcW w:w="961" w:type="dxa"/>
            <w:shd w:val="clear" w:color="auto" w:fill="auto"/>
          </w:tcPr>
          <w:p w14:paraId="408B4A7D" w14:textId="77777777" w:rsidR="00B11855" w:rsidRPr="00621E63" w:rsidRDefault="003D003E" w:rsidP="00CF7336">
            <w:pPr>
              <w:pStyle w:val="TableEntry"/>
            </w:pPr>
            <w:r w:rsidRPr="00621E63">
              <w:t>RE</w:t>
            </w:r>
          </w:p>
        </w:tc>
        <w:tc>
          <w:tcPr>
            <w:tcW w:w="1316" w:type="dxa"/>
            <w:shd w:val="clear" w:color="auto" w:fill="auto"/>
          </w:tcPr>
          <w:p w14:paraId="3AB583FD" w14:textId="77777777" w:rsidR="00B11855" w:rsidRPr="00621E63" w:rsidRDefault="003D003E" w:rsidP="00CF7336">
            <w:pPr>
              <w:pStyle w:val="TableEntry"/>
            </w:pPr>
            <w:r w:rsidRPr="00621E63">
              <w:t>[0..1]</w:t>
            </w:r>
          </w:p>
        </w:tc>
        <w:tc>
          <w:tcPr>
            <w:tcW w:w="861" w:type="dxa"/>
            <w:shd w:val="clear" w:color="auto" w:fill="auto"/>
          </w:tcPr>
          <w:p w14:paraId="60954DEF" w14:textId="77777777" w:rsidR="00B11855" w:rsidRPr="00621E63" w:rsidRDefault="00B11855" w:rsidP="00CF7336">
            <w:pPr>
              <w:pStyle w:val="TableEntry"/>
            </w:pPr>
          </w:p>
        </w:tc>
        <w:tc>
          <w:tcPr>
            <w:tcW w:w="2834" w:type="dxa"/>
            <w:shd w:val="clear" w:color="auto" w:fill="auto"/>
          </w:tcPr>
          <w:p w14:paraId="5ADBBF89" w14:textId="77777777" w:rsidR="00B11855" w:rsidRPr="00621E63" w:rsidRDefault="003D003E" w:rsidP="00CF7336">
            <w:pPr>
              <w:pStyle w:val="TableEntry"/>
            </w:pPr>
            <w:r w:rsidRPr="00621E63">
              <w:t>Last Update Date/Time</w:t>
            </w:r>
          </w:p>
        </w:tc>
      </w:tr>
      <w:tr w:rsidR="00C40FD5" w:rsidRPr="00621E63" w14:paraId="2A5ED676" w14:textId="77777777" w:rsidTr="006C0E8E">
        <w:trPr>
          <w:cantSplit/>
          <w:jc w:val="center"/>
        </w:trPr>
        <w:tc>
          <w:tcPr>
            <w:tcW w:w="784" w:type="dxa"/>
            <w:shd w:val="clear" w:color="auto" w:fill="auto"/>
          </w:tcPr>
          <w:p w14:paraId="00446EAE" w14:textId="77777777" w:rsidR="00B11855" w:rsidRPr="00621E63" w:rsidRDefault="003D003E" w:rsidP="00CF7336">
            <w:pPr>
              <w:pStyle w:val="TableEntry"/>
            </w:pPr>
            <w:r w:rsidRPr="00621E63">
              <w:t>34</w:t>
            </w:r>
          </w:p>
        </w:tc>
        <w:tc>
          <w:tcPr>
            <w:tcW w:w="764" w:type="dxa"/>
            <w:shd w:val="clear" w:color="auto" w:fill="auto"/>
          </w:tcPr>
          <w:p w14:paraId="5C56C959" w14:textId="77777777" w:rsidR="00B11855" w:rsidRPr="00621E63" w:rsidRDefault="003D003E" w:rsidP="00CF7336">
            <w:pPr>
              <w:pStyle w:val="TableEntry"/>
            </w:pPr>
            <w:r w:rsidRPr="00621E63">
              <w:t>241</w:t>
            </w:r>
          </w:p>
        </w:tc>
        <w:tc>
          <w:tcPr>
            <w:tcW w:w="760" w:type="dxa"/>
            <w:shd w:val="clear" w:color="auto" w:fill="auto"/>
          </w:tcPr>
          <w:p w14:paraId="087747C2" w14:textId="77777777" w:rsidR="00B11855" w:rsidRPr="00621E63" w:rsidRDefault="003D003E" w:rsidP="00CF7336">
            <w:pPr>
              <w:pStyle w:val="TableEntry"/>
            </w:pPr>
            <w:r w:rsidRPr="00621E63">
              <w:t>HD</w:t>
            </w:r>
          </w:p>
        </w:tc>
        <w:tc>
          <w:tcPr>
            <w:tcW w:w="961" w:type="dxa"/>
            <w:shd w:val="clear" w:color="auto" w:fill="auto"/>
          </w:tcPr>
          <w:p w14:paraId="630898F8" w14:textId="77777777" w:rsidR="00B11855" w:rsidRPr="00621E63" w:rsidRDefault="003D003E" w:rsidP="00CF7336">
            <w:pPr>
              <w:pStyle w:val="TableEntry"/>
            </w:pPr>
            <w:r w:rsidRPr="00621E63">
              <w:t>RE</w:t>
            </w:r>
          </w:p>
        </w:tc>
        <w:tc>
          <w:tcPr>
            <w:tcW w:w="1316" w:type="dxa"/>
            <w:shd w:val="clear" w:color="auto" w:fill="auto"/>
          </w:tcPr>
          <w:p w14:paraId="5BE14479" w14:textId="77777777" w:rsidR="00B11855" w:rsidRPr="00621E63" w:rsidRDefault="003D003E" w:rsidP="00CF7336">
            <w:pPr>
              <w:pStyle w:val="TableEntry"/>
            </w:pPr>
            <w:r w:rsidRPr="00621E63">
              <w:t>[0..1]</w:t>
            </w:r>
          </w:p>
        </w:tc>
        <w:tc>
          <w:tcPr>
            <w:tcW w:w="861" w:type="dxa"/>
            <w:shd w:val="clear" w:color="auto" w:fill="auto"/>
          </w:tcPr>
          <w:p w14:paraId="6C0CC2C0" w14:textId="77777777" w:rsidR="00B11855" w:rsidRPr="00621E63" w:rsidRDefault="00B11855" w:rsidP="00CF7336">
            <w:pPr>
              <w:pStyle w:val="TableEntry"/>
            </w:pPr>
          </w:p>
        </w:tc>
        <w:tc>
          <w:tcPr>
            <w:tcW w:w="2834" w:type="dxa"/>
            <w:shd w:val="clear" w:color="auto" w:fill="auto"/>
          </w:tcPr>
          <w:p w14:paraId="40983610" w14:textId="77777777" w:rsidR="00B11855" w:rsidRPr="00621E63" w:rsidRDefault="003D003E" w:rsidP="00CF7336">
            <w:pPr>
              <w:pStyle w:val="TableEntry"/>
            </w:pPr>
            <w:r w:rsidRPr="00621E63">
              <w:t>Last Update Facility</w:t>
            </w:r>
          </w:p>
        </w:tc>
      </w:tr>
      <w:tr w:rsidR="00C40FD5" w:rsidRPr="00621E63" w14:paraId="43F1E5DC" w14:textId="77777777" w:rsidTr="006C0E8E">
        <w:trPr>
          <w:cantSplit/>
          <w:jc w:val="center"/>
        </w:trPr>
        <w:tc>
          <w:tcPr>
            <w:tcW w:w="784" w:type="dxa"/>
            <w:shd w:val="clear" w:color="auto" w:fill="auto"/>
          </w:tcPr>
          <w:p w14:paraId="13562DC2" w14:textId="77777777" w:rsidR="00B11855" w:rsidRPr="00621E63" w:rsidRDefault="003D003E" w:rsidP="00CF7336">
            <w:pPr>
              <w:pStyle w:val="TableEntry"/>
            </w:pPr>
            <w:r w:rsidRPr="00621E63">
              <w:t>35</w:t>
            </w:r>
          </w:p>
        </w:tc>
        <w:tc>
          <w:tcPr>
            <w:tcW w:w="764" w:type="dxa"/>
            <w:shd w:val="clear" w:color="auto" w:fill="auto"/>
          </w:tcPr>
          <w:p w14:paraId="6C262A7D" w14:textId="77777777" w:rsidR="00B11855" w:rsidRPr="00621E63" w:rsidRDefault="003D003E" w:rsidP="00CF7336">
            <w:pPr>
              <w:pStyle w:val="TableEntry"/>
            </w:pPr>
            <w:r w:rsidRPr="00621E63">
              <w:t>705</w:t>
            </w:r>
          </w:p>
        </w:tc>
        <w:tc>
          <w:tcPr>
            <w:tcW w:w="760" w:type="dxa"/>
            <w:shd w:val="clear" w:color="auto" w:fill="auto"/>
          </w:tcPr>
          <w:p w14:paraId="0F38F466" w14:textId="77777777" w:rsidR="00B11855" w:rsidRPr="00621E63" w:rsidRDefault="003D003E" w:rsidP="00CF7336">
            <w:pPr>
              <w:pStyle w:val="TableEntry"/>
            </w:pPr>
            <w:r w:rsidRPr="00621E63">
              <w:t>CWE</w:t>
            </w:r>
          </w:p>
        </w:tc>
        <w:tc>
          <w:tcPr>
            <w:tcW w:w="961" w:type="dxa"/>
            <w:shd w:val="clear" w:color="auto" w:fill="auto"/>
          </w:tcPr>
          <w:p w14:paraId="1704B19E" w14:textId="77777777" w:rsidR="00B11855" w:rsidRPr="00621E63" w:rsidRDefault="003D003E" w:rsidP="00CF7336">
            <w:pPr>
              <w:pStyle w:val="TableEntry"/>
            </w:pPr>
            <w:r w:rsidRPr="00621E63">
              <w:t>RE</w:t>
            </w:r>
          </w:p>
        </w:tc>
        <w:tc>
          <w:tcPr>
            <w:tcW w:w="1316" w:type="dxa"/>
            <w:shd w:val="clear" w:color="auto" w:fill="auto"/>
          </w:tcPr>
          <w:p w14:paraId="2A1EB598" w14:textId="77777777" w:rsidR="00B11855" w:rsidRPr="00621E63" w:rsidRDefault="003D003E" w:rsidP="00CF7336">
            <w:pPr>
              <w:pStyle w:val="TableEntry"/>
            </w:pPr>
            <w:r w:rsidRPr="00621E63">
              <w:t>[0..1]</w:t>
            </w:r>
          </w:p>
        </w:tc>
        <w:tc>
          <w:tcPr>
            <w:tcW w:w="861" w:type="dxa"/>
            <w:shd w:val="clear" w:color="auto" w:fill="auto"/>
          </w:tcPr>
          <w:p w14:paraId="77294EB9" w14:textId="77777777" w:rsidR="00B11855" w:rsidRPr="00621E63" w:rsidRDefault="00660950" w:rsidP="00CF7336">
            <w:pPr>
              <w:pStyle w:val="TableEntry"/>
            </w:pPr>
            <w:r w:rsidRPr="00621E63">
              <w:t>0446</w:t>
            </w:r>
          </w:p>
        </w:tc>
        <w:tc>
          <w:tcPr>
            <w:tcW w:w="2834" w:type="dxa"/>
            <w:shd w:val="clear" w:color="auto" w:fill="auto"/>
          </w:tcPr>
          <w:p w14:paraId="06BE0C7E" w14:textId="77777777" w:rsidR="00B11855" w:rsidRPr="00621E63" w:rsidRDefault="003D003E" w:rsidP="00CF7336">
            <w:pPr>
              <w:pStyle w:val="TableEntry"/>
            </w:pPr>
            <w:r w:rsidRPr="00621E63">
              <w:t>Species Code</w:t>
            </w:r>
          </w:p>
        </w:tc>
      </w:tr>
      <w:tr w:rsidR="00C40FD5" w:rsidRPr="00621E63" w14:paraId="74D90C67" w14:textId="77777777" w:rsidTr="006C0E8E">
        <w:trPr>
          <w:cantSplit/>
          <w:jc w:val="center"/>
        </w:trPr>
        <w:tc>
          <w:tcPr>
            <w:tcW w:w="784" w:type="dxa"/>
            <w:shd w:val="clear" w:color="auto" w:fill="auto"/>
          </w:tcPr>
          <w:p w14:paraId="320C0995" w14:textId="77777777" w:rsidR="00B11855" w:rsidRPr="00621E63" w:rsidRDefault="003D003E" w:rsidP="00CF7336">
            <w:pPr>
              <w:pStyle w:val="TableEntry"/>
            </w:pPr>
            <w:r w:rsidRPr="00621E63">
              <w:t>36</w:t>
            </w:r>
          </w:p>
        </w:tc>
        <w:tc>
          <w:tcPr>
            <w:tcW w:w="764" w:type="dxa"/>
            <w:shd w:val="clear" w:color="auto" w:fill="auto"/>
          </w:tcPr>
          <w:p w14:paraId="12D858BF" w14:textId="77777777" w:rsidR="00B11855" w:rsidRPr="00621E63" w:rsidRDefault="003D003E" w:rsidP="00CF7336">
            <w:pPr>
              <w:pStyle w:val="TableEntry"/>
            </w:pPr>
            <w:r w:rsidRPr="00621E63">
              <w:t>250</w:t>
            </w:r>
          </w:p>
        </w:tc>
        <w:tc>
          <w:tcPr>
            <w:tcW w:w="760" w:type="dxa"/>
            <w:shd w:val="clear" w:color="auto" w:fill="auto"/>
          </w:tcPr>
          <w:p w14:paraId="10D15308" w14:textId="77777777" w:rsidR="00B11855" w:rsidRPr="00621E63" w:rsidRDefault="003D003E" w:rsidP="00CF7336">
            <w:pPr>
              <w:pStyle w:val="TableEntry"/>
            </w:pPr>
            <w:r w:rsidRPr="00621E63">
              <w:t>CWE</w:t>
            </w:r>
          </w:p>
        </w:tc>
        <w:tc>
          <w:tcPr>
            <w:tcW w:w="961" w:type="dxa"/>
            <w:shd w:val="clear" w:color="auto" w:fill="auto"/>
          </w:tcPr>
          <w:p w14:paraId="496B23DC" w14:textId="77777777" w:rsidR="00B11855" w:rsidRPr="00621E63" w:rsidRDefault="003D003E" w:rsidP="00CF7336">
            <w:pPr>
              <w:pStyle w:val="TableEntry"/>
            </w:pPr>
            <w:r w:rsidRPr="00621E63">
              <w:t>C</w:t>
            </w:r>
          </w:p>
        </w:tc>
        <w:tc>
          <w:tcPr>
            <w:tcW w:w="1316" w:type="dxa"/>
            <w:shd w:val="clear" w:color="auto" w:fill="auto"/>
          </w:tcPr>
          <w:p w14:paraId="2E4B937A" w14:textId="77777777" w:rsidR="00B11855" w:rsidRPr="00621E63" w:rsidRDefault="003D003E" w:rsidP="00A4475D">
            <w:pPr>
              <w:pStyle w:val="TableEntry"/>
            </w:pPr>
            <w:r w:rsidRPr="00621E63">
              <w:t>[0..</w:t>
            </w:r>
            <w:r w:rsidR="00A4475D" w:rsidRPr="00621E63">
              <w:t>1</w:t>
            </w:r>
            <w:r w:rsidRPr="00621E63">
              <w:t>]</w:t>
            </w:r>
          </w:p>
        </w:tc>
        <w:tc>
          <w:tcPr>
            <w:tcW w:w="861" w:type="dxa"/>
            <w:shd w:val="clear" w:color="auto" w:fill="auto"/>
          </w:tcPr>
          <w:p w14:paraId="24658005" w14:textId="77777777" w:rsidR="00B11855" w:rsidRPr="00621E63" w:rsidRDefault="00660950" w:rsidP="00863A9A">
            <w:pPr>
              <w:pStyle w:val="TableEntry"/>
            </w:pPr>
            <w:r w:rsidRPr="00621E63">
              <w:t>0447</w:t>
            </w:r>
          </w:p>
        </w:tc>
        <w:tc>
          <w:tcPr>
            <w:tcW w:w="2834" w:type="dxa"/>
            <w:shd w:val="clear" w:color="auto" w:fill="auto"/>
          </w:tcPr>
          <w:p w14:paraId="64ED0B58" w14:textId="77777777" w:rsidR="00B11855" w:rsidRPr="00621E63" w:rsidRDefault="003D003E" w:rsidP="00863A9A">
            <w:pPr>
              <w:pStyle w:val="TableEntry"/>
            </w:pPr>
            <w:r w:rsidRPr="00621E63">
              <w:t>Breed Code</w:t>
            </w:r>
          </w:p>
        </w:tc>
      </w:tr>
      <w:tr w:rsidR="00C40FD5" w:rsidRPr="00621E63" w14:paraId="32838D37" w14:textId="77777777" w:rsidTr="006C0E8E">
        <w:trPr>
          <w:cantSplit/>
          <w:jc w:val="center"/>
        </w:trPr>
        <w:tc>
          <w:tcPr>
            <w:tcW w:w="784" w:type="dxa"/>
            <w:shd w:val="clear" w:color="auto" w:fill="auto"/>
          </w:tcPr>
          <w:p w14:paraId="45BDB8AA" w14:textId="77777777" w:rsidR="00B11855" w:rsidRPr="00621E63" w:rsidRDefault="003D003E" w:rsidP="00CF7336">
            <w:pPr>
              <w:pStyle w:val="TableEntry"/>
            </w:pPr>
            <w:r w:rsidRPr="00621E63">
              <w:t>37</w:t>
            </w:r>
          </w:p>
        </w:tc>
        <w:tc>
          <w:tcPr>
            <w:tcW w:w="764" w:type="dxa"/>
            <w:shd w:val="clear" w:color="auto" w:fill="auto"/>
          </w:tcPr>
          <w:p w14:paraId="1A62254E" w14:textId="77777777" w:rsidR="00B11855" w:rsidRPr="00621E63" w:rsidRDefault="003D003E" w:rsidP="00CF7336">
            <w:pPr>
              <w:pStyle w:val="TableEntry"/>
            </w:pPr>
            <w:r w:rsidRPr="00621E63">
              <w:t>80</w:t>
            </w:r>
          </w:p>
        </w:tc>
        <w:tc>
          <w:tcPr>
            <w:tcW w:w="760" w:type="dxa"/>
            <w:shd w:val="clear" w:color="auto" w:fill="auto"/>
          </w:tcPr>
          <w:p w14:paraId="423DE91E" w14:textId="77777777" w:rsidR="00B11855" w:rsidRPr="00621E63" w:rsidRDefault="003D003E" w:rsidP="00CF7336">
            <w:pPr>
              <w:pStyle w:val="TableEntry"/>
            </w:pPr>
            <w:r w:rsidRPr="00621E63">
              <w:t>ST</w:t>
            </w:r>
          </w:p>
        </w:tc>
        <w:tc>
          <w:tcPr>
            <w:tcW w:w="961" w:type="dxa"/>
            <w:shd w:val="clear" w:color="auto" w:fill="auto"/>
          </w:tcPr>
          <w:p w14:paraId="5C24FE30" w14:textId="77777777" w:rsidR="00B11855" w:rsidRPr="00621E63" w:rsidRDefault="003D003E" w:rsidP="00CF7336">
            <w:pPr>
              <w:pStyle w:val="TableEntry"/>
            </w:pPr>
            <w:r w:rsidRPr="00621E63">
              <w:t>C</w:t>
            </w:r>
          </w:p>
        </w:tc>
        <w:tc>
          <w:tcPr>
            <w:tcW w:w="1316" w:type="dxa"/>
            <w:shd w:val="clear" w:color="auto" w:fill="auto"/>
          </w:tcPr>
          <w:p w14:paraId="12384C8F" w14:textId="77777777" w:rsidR="00B11855" w:rsidRPr="00621E63" w:rsidRDefault="003D003E" w:rsidP="00CF7336">
            <w:pPr>
              <w:pStyle w:val="TableEntry"/>
            </w:pPr>
            <w:r w:rsidRPr="00621E63">
              <w:t>[0..1]</w:t>
            </w:r>
          </w:p>
        </w:tc>
        <w:tc>
          <w:tcPr>
            <w:tcW w:w="861" w:type="dxa"/>
            <w:shd w:val="clear" w:color="auto" w:fill="auto"/>
          </w:tcPr>
          <w:p w14:paraId="14DDCA9E" w14:textId="77777777" w:rsidR="00B11855" w:rsidRPr="00621E63" w:rsidRDefault="00B11855" w:rsidP="00CF7336">
            <w:pPr>
              <w:pStyle w:val="TableEntry"/>
            </w:pPr>
          </w:p>
        </w:tc>
        <w:tc>
          <w:tcPr>
            <w:tcW w:w="2834" w:type="dxa"/>
            <w:shd w:val="clear" w:color="auto" w:fill="auto"/>
          </w:tcPr>
          <w:p w14:paraId="1BB2B983" w14:textId="77777777" w:rsidR="00B11855" w:rsidRPr="00621E63" w:rsidRDefault="003D003E" w:rsidP="00CF7336">
            <w:pPr>
              <w:pStyle w:val="TableEntry"/>
            </w:pPr>
            <w:r w:rsidRPr="00621E63">
              <w:t>Strain</w:t>
            </w:r>
          </w:p>
        </w:tc>
      </w:tr>
      <w:tr w:rsidR="00C40FD5" w:rsidRPr="00621E63" w14:paraId="05CFE79C" w14:textId="77777777" w:rsidTr="006C0E8E">
        <w:trPr>
          <w:cantSplit/>
          <w:jc w:val="center"/>
        </w:trPr>
        <w:tc>
          <w:tcPr>
            <w:tcW w:w="784" w:type="dxa"/>
            <w:shd w:val="clear" w:color="auto" w:fill="auto"/>
          </w:tcPr>
          <w:p w14:paraId="7BCD3A6A" w14:textId="77777777" w:rsidR="00B11855" w:rsidRPr="00621E63" w:rsidRDefault="003D003E" w:rsidP="00CF7336">
            <w:pPr>
              <w:pStyle w:val="TableEntry"/>
            </w:pPr>
            <w:r w:rsidRPr="00621E63">
              <w:t>38</w:t>
            </w:r>
          </w:p>
        </w:tc>
        <w:tc>
          <w:tcPr>
            <w:tcW w:w="764" w:type="dxa"/>
            <w:shd w:val="clear" w:color="auto" w:fill="auto"/>
          </w:tcPr>
          <w:p w14:paraId="0B46E0A2" w14:textId="77777777" w:rsidR="00B11855" w:rsidRPr="00621E63" w:rsidRDefault="003D003E" w:rsidP="00CF7336">
            <w:pPr>
              <w:pStyle w:val="TableEntry"/>
            </w:pPr>
            <w:r w:rsidRPr="00621E63">
              <w:t>705</w:t>
            </w:r>
          </w:p>
        </w:tc>
        <w:tc>
          <w:tcPr>
            <w:tcW w:w="760" w:type="dxa"/>
            <w:shd w:val="clear" w:color="auto" w:fill="auto"/>
          </w:tcPr>
          <w:p w14:paraId="39245E86" w14:textId="77777777" w:rsidR="00B11855" w:rsidRPr="00621E63" w:rsidRDefault="003D003E" w:rsidP="00CF7336">
            <w:pPr>
              <w:pStyle w:val="TableEntry"/>
            </w:pPr>
            <w:r w:rsidRPr="00621E63">
              <w:t>CWE</w:t>
            </w:r>
          </w:p>
        </w:tc>
        <w:tc>
          <w:tcPr>
            <w:tcW w:w="961" w:type="dxa"/>
            <w:shd w:val="clear" w:color="auto" w:fill="auto"/>
          </w:tcPr>
          <w:p w14:paraId="434B12F2" w14:textId="77777777" w:rsidR="00B11855" w:rsidRPr="00621E63" w:rsidRDefault="003D003E" w:rsidP="00CF7336">
            <w:pPr>
              <w:pStyle w:val="TableEntry"/>
            </w:pPr>
            <w:r w:rsidRPr="00621E63">
              <w:t>RE</w:t>
            </w:r>
          </w:p>
        </w:tc>
        <w:tc>
          <w:tcPr>
            <w:tcW w:w="1316" w:type="dxa"/>
            <w:shd w:val="clear" w:color="auto" w:fill="auto"/>
          </w:tcPr>
          <w:p w14:paraId="3222A6B5" w14:textId="77777777" w:rsidR="00B11855" w:rsidRPr="00621E63" w:rsidRDefault="003D003E" w:rsidP="00CF7336">
            <w:pPr>
              <w:pStyle w:val="TableEntry"/>
            </w:pPr>
            <w:r w:rsidRPr="00621E63">
              <w:t>[0..2]</w:t>
            </w:r>
          </w:p>
        </w:tc>
        <w:tc>
          <w:tcPr>
            <w:tcW w:w="861" w:type="dxa"/>
            <w:shd w:val="clear" w:color="auto" w:fill="auto"/>
          </w:tcPr>
          <w:p w14:paraId="76622A98" w14:textId="77777777" w:rsidR="00B11855" w:rsidRPr="00621E63" w:rsidRDefault="003D003E" w:rsidP="00CF7336">
            <w:pPr>
              <w:pStyle w:val="TableEntry"/>
            </w:pPr>
            <w:r w:rsidRPr="00621E63">
              <w:t>0429</w:t>
            </w:r>
          </w:p>
        </w:tc>
        <w:tc>
          <w:tcPr>
            <w:tcW w:w="2834" w:type="dxa"/>
            <w:shd w:val="clear" w:color="auto" w:fill="auto"/>
          </w:tcPr>
          <w:p w14:paraId="2F08F5F1" w14:textId="77777777" w:rsidR="00B11855" w:rsidRPr="00621E63" w:rsidRDefault="003D003E" w:rsidP="00CF7336">
            <w:pPr>
              <w:pStyle w:val="TableEntry"/>
            </w:pPr>
            <w:r w:rsidRPr="00621E63">
              <w:t>Production Class Code</w:t>
            </w:r>
          </w:p>
        </w:tc>
      </w:tr>
      <w:tr w:rsidR="00C40FD5" w:rsidRPr="00621E63" w14:paraId="383198CE" w14:textId="77777777" w:rsidTr="006C0E8E">
        <w:trPr>
          <w:cantSplit/>
          <w:jc w:val="center"/>
        </w:trPr>
        <w:tc>
          <w:tcPr>
            <w:tcW w:w="784" w:type="dxa"/>
            <w:shd w:val="clear" w:color="auto" w:fill="auto"/>
          </w:tcPr>
          <w:p w14:paraId="13F502F9" w14:textId="77777777" w:rsidR="00B11855" w:rsidRPr="00621E63" w:rsidRDefault="003D003E" w:rsidP="00CF7336">
            <w:pPr>
              <w:pStyle w:val="TableEntry"/>
            </w:pPr>
            <w:r w:rsidRPr="00621E63">
              <w:t>39</w:t>
            </w:r>
          </w:p>
        </w:tc>
        <w:tc>
          <w:tcPr>
            <w:tcW w:w="764" w:type="dxa"/>
            <w:shd w:val="clear" w:color="auto" w:fill="auto"/>
          </w:tcPr>
          <w:p w14:paraId="397FBFE2" w14:textId="77777777" w:rsidR="00B11855" w:rsidRPr="00621E63" w:rsidRDefault="003D003E" w:rsidP="00CF7336">
            <w:pPr>
              <w:pStyle w:val="TableEntry"/>
            </w:pPr>
            <w:r w:rsidRPr="00621E63">
              <w:t>705</w:t>
            </w:r>
          </w:p>
        </w:tc>
        <w:tc>
          <w:tcPr>
            <w:tcW w:w="760" w:type="dxa"/>
            <w:shd w:val="clear" w:color="auto" w:fill="auto"/>
          </w:tcPr>
          <w:p w14:paraId="74F10821" w14:textId="77777777" w:rsidR="00B11855" w:rsidRPr="00621E63" w:rsidRDefault="003D003E" w:rsidP="00CF7336">
            <w:pPr>
              <w:pStyle w:val="TableEntry"/>
            </w:pPr>
            <w:r w:rsidRPr="00621E63">
              <w:t>CWE</w:t>
            </w:r>
          </w:p>
        </w:tc>
        <w:tc>
          <w:tcPr>
            <w:tcW w:w="961" w:type="dxa"/>
            <w:shd w:val="clear" w:color="auto" w:fill="auto"/>
          </w:tcPr>
          <w:p w14:paraId="5DD1E1AF" w14:textId="77777777" w:rsidR="00B11855" w:rsidRPr="00621E63" w:rsidRDefault="003D003E" w:rsidP="00CF7336">
            <w:pPr>
              <w:pStyle w:val="TableEntry"/>
            </w:pPr>
            <w:r w:rsidRPr="00621E63">
              <w:t>RE</w:t>
            </w:r>
          </w:p>
        </w:tc>
        <w:tc>
          <w:tcPr>
            <w:tcW w:w="1316" w:type="dxa"/>
            <w:shd w:val="clear" w:color="auto" w:fill="auto"/>
          </w:tcPr>
          <w:p w14:paraId="57CBCE9D" w14:textId="77777777" w:rsidR="00B11855" w:rsidRPr="00621E63" w:rsidRDefault="003D003E" w:rsidP="00CF7336">
            <w:pPr>
              <w:pStyle w:val="TableEntry"/>
            </w:pPr>
            <w:r w:rsidRPr="00621E63">
              <w:t>[0..1]</w:t>
            </w:r>
          </w:p>
        </w:tc>
        <w:tc>
          <w:tcPr>
            <w:tcW w:w="861" w:type="dxa"/>
            <w:shd w:val="clear" w:color="auto" w:fill="auto"/>
          </w:tcPr>
          <w:p w14:paraId="40C24749" w14:textId="77777777" w:rsidR="00B11855" w:rsidRPr="00621E63" w:rsidRDefault="003D003E" w:rsidP="00CF7336">
            <w:pPr>
              <w:pStyle w:val="TableEntry"/>
            </w:pPr>
            <w:r w:rsidRPr="00621E63">
              <w:t>0171</w:t>
            </w:r>
          </w:p>
        </w:tc>
        <w:tc>
          <w:tcPr>
            <w:tcW w:w="2834" w:type="dxa"/>
            <w:shd w:val="clear" w:color="auto" w:fill="auto"/>
          </w:tcPr>
          <w:p w14:paraId="783584B9" w14:textId="77777777" w:rsidR="00B11855" w:rsidRPr="00621E63" w:rsidRDefault="003D003E" w:rsidP="00CF7336">
            <w:pPr>
              <w:pStyle w:val="TableEntry"/>
            </w:pPr>
            <w:r w:rsidRPr="00621E63">
              <w:t>Tribal Citizenship</w:t>
            </w:r>
          </w:p>
        </w:tc>
      </w:tr>
    </w:tbl>
    <w:p w14:paraId="61BFEA61" w14:textId="77777777" w:rsidR="009D387F" w:rsidRPr="00621E63" w:rsidRDefault="009D387F" w:rsidP="00DF7BAC">
      <w:pPr>
        <w:pStyle w:val="BodyText"/>
      </w:pPr>
    </w:p>
    <w:p w14:paraId="1A8F7963" w14:textId="3E329B91" w:rsidR="00B11855" w:rsidRPr="00621E63" w:rsidRDefault="003D003E" w:rsidP="00DF7BAC">
      <w:pPr>
        <w:pStyle w:val="BodyText"/>
      </w:pPr>
      <w:r w:rsidRPr="00621E63">
        <w:t xml:space="preserve">The following describes the IHE PCD usage of those fields which have a usage other than X in the above table and have IHE PCD usage notes added to the general definitions in the </w:t>
      </w:r>
      <w:r w:rsidR="006D613E" w:rsidRPr="00621E63">
        <w:t>HL7</w:t>
      </w:r>
      <w:r w:rsidR="00995105" w:rsidRPr="00621E63">
        <w:t xml:space="preserve"> </w:t>
      </w:r>
      <w:r w:rsidRPr="00621E63">
        <w:t>2.6 standard.</w:t>
      </w:r>
    </w:p>
    <w:p w14:paraId="0D307EE5" w14:textId="77777777" w:rsidR="00B11855" w:rsidRPr="00621E63" w:rsidRDefault="003D003E" w:rsidP="001422D4">
      <w:pPr>
        <w:pStyle w:val="HL7Field"/>
      </w:pPr>
      <w:r w:rsidRPr="00621E63">
        <w:t>PID-3   Patient Identifier List</w:t>
      </w:r>
    </w:p>
    <w:p w14:paraId="1880C5F3" w14:textId="77777777" w:rsidR="00B11855" w:rsidRPr="00621E63" w:rsidRDefault="003D003E" w:rsidP="00DF7BAC">
      <w:pPr>
        <w:pStyle w:val="HL7FieldIndent2"/>
        <w:rPr>
          <w:noProof w:val="0"/>
        </w:rPr>
      </w:pPr>
      <w:r w:rsidRPr="00621E63">
        <w:rPr>
          <w:noProof w:val="0"/>
        </w:rPr>
        <w:t>Definition: This field contains the list of identifiers (one or more) used by the healthcare facility to uniquely identify a patient (e.g., medical record number, billing number, birth registry, national unique individual identifier, etc.). In Canada, the Canadian Provincial Healthcare Number is used in this field.</w:t>
      </w:r>
    </w:p>
    <w:p w14:paraId="1F36BBF1" w14:textId="77777777" w:rsidR="00B11855" w:rsidRPr="00621E63" w:rsidRDefault="003D003E" w:rsidP="00DF7BAC">
      <w:pPr>
        <w:pStyle w:val="HL7FieldIndent2"/>
        <w:rPr>
          <w:noProof w:val="0"/>
        </w:rPr>
      </w:pPr>
      <w:r w:rsidRPr="00621E63">
        <w:rPr>
          <w:noProof w:val="0"/>
        </w:rPr>
        <w:t>Component PID-3.1 (in terms of the CX data type, CX-1) "ID number", is required</w:t>
      </w:r>
      <w:r w:rsidR="002F3FF7" w:rsidRPr="00621E63">
        <w:rPr>
          <w:noProof w:val="0"/>
        </w:rPr>
        <w:t xml:space="preserve"> except where noted under particular transactions</w:t>
      </w:r>
      <w:r w:rsidRPr="00621E63">
        <w:rPr>
          <w:noProof w:val="0"/>
        </w:rPr>
        <w:t>. PID-3.4 (CX-4) "Assigning authority", and PID-3.5 (CX-5) "Identifier Type Code" are required for each identifier if they are known (for example if they are ordinarily included in ADT messages at the institution), but may be empty if they are not known. See Appendix CX Data Type. Note that PID-3.4 is an Entity Identifier data type, so it may have subcomponents.</w:t>
      </w:r>
    </w:p>
    <w:p w14:paraId="11D4DD07" w14:textId="77777777" w:rsidR="00B11855" w:rsidRPr="00621E63" w:rsidRDefault="003D003E" w:rsidP="00DF7BAC">
      <w:pPr>
        <w:pStyle w:val="HL7FieldIndent2"/>
        <w:rPr>
          <w:noProof w:val="0"/>
        </w:rPr>
      </w:pPr>
      <w:r w:rsidRPr="00621E63">
        <w:rPr>
          <w:noProof w:val="0"/>
        </w:rPr>
        <w:t xml:space="preserve">The workflow and mechanism by which patient identification is bound to the data from a particular PCD device is outside of the scope of the IHE PCD Framework. Common implementations employ either automated or manual entry based on information provided by an authoritative source of patient identity. </w:t>
      </w:r>
    </w:p>
    <w:p w14:paraId="2E300C2B" w14:textId="77777777" w:rsidR="00B11855" w:rsidRPr="00621E63" w:rsidRDefault="003D003E" w:rsidP="00DF7BAC">
      <w:pPr>
        <w:pStyle w:val="HL7FieldIndent2"/>
        <w:rPr>
          <w:noProof w:val="0"/>
        </w:rPr>
      </w:pPr>
      <w:r w:rsidRPr="00621E63">
        <w:rPr>
          <w:noProof w:val="0"/>
        </w:rPr>
        <w:t xml:space="preserve">The IHE PCD recognizes that it is critical for data to be associated with the correct patient, thus the general rule that at least PID-3 and PID-5 be available for at least two-factor patient identification, but that there are also situations like emergency admissions where it may be desirable to collect data before an authoritative patient identification is available, for later association with the patient’s other data. Only after appropriate study, risk analysis, and defined risk mitigation measures determined by the provider institution in consultation with the manufacturers of the systems involved, a defined method for deferred association of patient data could be designed. In such a case, these fields, instead </w:t>
      </w:r>
      <w:r w:rsidRPr="00621E63">
        <w:rPr>
          <w:noProof w:val="0"/>
        </w:rPr>
        <w:lastRenderedPageBreak/>
        <w:t>of being populated with authoritative patient identity information, could be populated with agreed-on special values (like an automatically generated “stat admit” patient identifier and a well-known special value in PID-5 indicating the temporary situation) pending the later human-validated merging of the data.</w:t>
      </w:r>
    </w:p>
    <w:p w14:paraId="044F910F" w14:textId="77777777" w:rsidR="00B11855" w:rsidRPr="00621E63" w:rsidRDefault="003D003E" w:rsidP="00DF7BAC">
      <w:pPr>
        <w:pStyle w:val="HL7FieldIndent2"/>
        <w:rPr>
          <w:noProof w:val="0"/>
        </w:rPr>
      </w:pPr>
      <w:r w:rsidRPr="00621E63">
        <w:rPr>
          <w:noProof w:val="0"/>
        </w:rPr>
        <w:t>The IHE PCD recognizes that for some use cases, such as medication administration, additional identification information or other patient demographic information is required in addition to an organizationally assigned unique identifier. Patient name, date of birth, gender, and other information are commonly used to provide the additional patient identification context for these use cases. Additional patient demographic information is provided by the fields of the PID segment and the patient location, which is often a key element in PCD communications, is provided in the PV1-3 element.</w:t>
      </w:r>
    </w:p>
    <w:p w14:paraId="7B7CB234" w14:textId="77777777" w:rsidR="00B11855" w:rsidRPr="00621E63" w:rsidRDefault="003D003E" w:rsidP="001422D4">
      <w:pPr>
        <w:pStyle w:val="HL7Field"/>
      </w:pPr>
      <w:r w:rsidRPr="00621E63">
        <w:t>PID-5   Patient Name</w:t>
      </w:r>
    </w:p>
    <w:p w14:paraId="79CD7936" w14:textId="3686DECC" w:rsidR="00B11855" w:rsidRPr="00621E63" w:rsidRDefault="003D003E" w:rsidP="00DF7BAC">
      <w:pPr>
        <w:pStyle w:val="HL7FieldIndent2"/>
        <w:rPr>
          <w:noProof w:val="0"/>
        </w:rPr>
      </w:pPr>
      <w:r w:rsidRPr="00621E63">
        <w:rPr>
          <w:noProof w:val="0"/>
        </w:rPr>
        <w:t xml:space="preserve">Definition: This field contains the names of the patient; the primary or legal name of the patient is reported first. Therefore, the name type code in this field should be "L - Legal" if such a name is available. If no name is available, the name type code should be "U – unspecified", and the other components should be empty. All other codes in </w:t>
      </w:r>
      <w:r w:rsidR="006D613E" w:rsidRPr="00621E63">
        <w:rPr>
          <w:noProof w:val="0"/>
        </w:rPr>
        <w:t>HL7</w:t>
      </w:r>
      <w:r w:rsidR="00995105" w:rsidRPr="00621E63">
        <w:rPr>
          <w:noProof w:val="0"/>
        </w:rPr>
        <w:t xml:space="preserve"> </w:t>
      </w:r>
      <w:r w:rsidRPr="00621E63">
        <w:rPr>
          <w:noProof w:val="0"/>
        </w:rPr>
        <w:t>Table 0200 – Name Type are also acceptable. Note that "last name prefix" is synonymous to "own family name prefix" of previous versions of HL7, as is "second and further given names or initials thereof" to "middle initial or name". Multiple given names and/or initials are separated by spaces.</w:t>
      </w:r>
    </w:p>
    <w:p w14:paraId="5AB0046D" w14:textId="77777777" w:rsidR="00B11855" w:rsidRPr="00621E63" w:rsidRDefault="003D003E" w:rsidP="00DF7BAC">
      <w:pPr>
        <w:pStyle w:val="HL7FieldIndent2"/>
        <w:rPr>
          <w:noProof w:val="0"/>
        </w:rPr>
      </w:pPr>
      <w:r w:rsidRPr="00621E63">
        <w:rPr>
          <w:noProof w:val="0"/>
        </w:rPr>
        <w:t xml:space="preserve">The workflow and mechanism by which patient name is bound to the data from a particular PCD device is outside of the scope of this version of the IHE PCD Framework. Common implementations employ either automated or manual entry based on information provided by an authoritative source of patient identity. The workflow and transactions to bind patient name are included on the IHE PCD Roadmap for consideration in future versions of the IHE PCD Framework. </w:t>
      </w:r>
    </w:p>
    <w:p w14:paraId="2DA6B486" w14:textId="77777777" w:rsidR="00B11855" w:rsidRPr="00621E63" w:rsidRDefault="003D003E" w:rsidP="00DF7BAC">
      <w:pPr>
        <w:pStyle w:val="HL7FieldIndent2"/>
        <w:rPr>
          <w:noProof w:val="0"/>
        </w:rPr>
      </w:pPr>
      <w:r w:rsidRPr="00621E63">
        <w:rPr>
          <w:noProof w:val="0"/>
        </w:rPr>
        <w:t>See Appendix C.8 XPN Type for further information.</w:t>
      </w:r>
    </w:p>
    <w:p w14:paraId="6F6833DF" w14:textId="77777777" w:rsidR="00B11855" w:rsidRPr="00621E63" w:rsidRDefault="003D003E" w:rsidP="001422D4">
      <w:pPr>
        <w:pStyle w:val="HL7Field"/>
      </w:pPr>
      <w:r w:rsidRPr="00621E63">
        <w:t>PID-6   Mother’s Maiden Name</w:t>
      </w:r>
    </w:p>
    <w:p w14:paraId="0B9ADEE3" w14:textId="77777777" w:rsidR="00B11855" w:rsidRPr="00621E63" w:rsidRDefault="003D003E" w:rsidP="00DF7BAC">
      <w:pPr>
        <w:pStyle w:val="HL7FieldIndent2"/>
        <w:rPr>
          <w:noProof w:val="0"/>
        </w:rPr>
      </w:pPr>
      <w:r w:rsidRPr="00621E63">
        <w:rPr>
          <w:noProof w:val="0"/>
        </w:rPr>
        <w:t xml:space="preserve">Definition: This field contains the family name under which the mother was born (i.e., before marriage). It is used to distinguish between patients with the same last name. </w:t>
      </w:r>
    </w:p>
    <w:p w14:paraId="4F655B18" w14:textId="77777777" w:rsidR="00B11855" w:rsidRPr="00621E63" w:rsidRDefault="003D003E" w:rsidP="00DF7BAC">
      <w:pPr>
        <w:pStyle w:val="HL7FieldIndent2"/>
        <w:rPr>
          <w:noProof w:val="0"/>
        </w:rPr>
      </w:pPr>
      <w:r w:rsidRPr="00621E63">
        <w:rPr>
          <w:noProof w:val="0"/>
        </w:rPr>
        <w:t xml:space="preserve">See Appendix </w:t>
      </w:r>
      <w:r w:rsidR="00DF61EC" w:rsidRPr="00621E63">
        <w:rPr>
          <w:noProof w:val="0"/>
        </w:rPr>
        <w:t>C.8 XPN</w:t>
      </w:r>
      <w:r w:rsidRPr="00621E63">
        <w:rPr>
          <w:noProof w:val="0"/>
        </w:rPr>
        <w:t xml:space="preserve"> Type for further information.</w:t>
      </w:r>
    </w:p>
    <w:p w14:paraId="7E647D22" w14:textId="77777777" w:rsidR="00B11855" w:rsidRPr="00621E63" w:rsidRDefault="003D003E" w:rsidP="00CF5627">
      <w:pPr>
        <w:pStyle w:val="HL7Field"/>
        <w:keepNext w:val="0"/>
      </w:pPr>
      <w:r w:rsidRPr="00621E63">
        <w:t>PID-7   Date/Time of Birth</w:t>
      </w:r>
    </w:p>
    <w:p w14:paraId="0DA4DF61" w14:textId="01BA207F" w:rsidR="00B11855" w:rsidRPr="00621E63" w:rsidRDefault="003D003E" w:rsidP="00DF7BAC">
      <w:pPr>
        <w:pStyle w:val="HL7FieldIndent2"/>
        <w:rPr>
          <w:noProof w:val="0"/>
        </w:rPr>
      </w:pPr>
      <w:r w:rsidRPr="00621E63">
        <w:rPr>
          <w:noProof w:val="0"/>
        </w:rPr>
        <w:t xml:space="preserve">See Appendix C.4, DTM – date/time </w:t>
      </w:r>
      <w:r w:rsidR="009753FB" w:rsidRPr="00621E63">
        <w:rPr>
          <w:noProof w:val="0"/>
        </w:rPr>
        <w:t xml:space="preserve">for </w:t>
      </w:r>
      <w:r w:rsidRPr="00621E63">
        <w:rPr>
          <w:noProof w:val="0"/>
        </w:rPr>
        <w:t>further information</w:t>
      </w:r>
      <w:r w:rsidR="009753FB" w:rsidRPr="00621E63">
        <w:rPr>
          <w:noProof w:val="0"/>
        </w:rPr>
        <w:t xml:space="preserve"> on how the specification of times in IHE PCD differs from the HL7 v. 2.6 representation</w:t>
      </w:r>
    </w:p>
    <w:p w14:paraId="091A4470" w14:textId="77777777" w:rsidR="00B11855" w:rsidRPr="00621E63" w:rsidRDefault="003D003E" w:rsidP="001422D4">
      <w:pPr>
        <w:pStyle w:val="HL7Field"/>
      </w:pPr>
      <w:r w:rsidRPr="00621E63">
        <w:t>PID-8   Administrative Sex</w:t>
      </w:r>
    </w:p>
    <w:p w14:paraId="1C57BDAC" w14:textId="0546D13B" w:rsidR="00C156EC" w:rsidRPr="00621E63" w:rsidRDefault="003D003E" w:rsidP="00CF5627">
      <w:pPr>
        <w:pStyle w:val="HL7FieldIndent2"/>
        <w:rPr>
          <w:noProof w:val="0"/>
        </w:rPr>
      </w:pPr>
      <w:r w:rsidRPr="00621E63">
        <w:rPr>
          <w:noProof w:val="0"/>
        </w:rPr>
        <w:t xml:space="preserve">Definition: This field contains the patient’s sex. Refer to </w:t>
      </w:r>
      <w:r w:rsidR="006D613E" w:rsidRPr="00621E63">
        <w:rPr>
          <w:noProof w:val="0"/>
        </w:rPr>
        <w:t>HL7</w:t>
      </w:r>
      <w:r w:rsidR="00995105" w:rsidRPr="00621E63">
        <w:rPr>
          <w:noProof w:val="0"/>
        </w:rPr>
        <w:t xml:space="preserve"> </w:t>
      </w:r>
      <w:r w:rsidRPr="00621E63">
        <w:rPr>
          <w:noProof w:val="0"/>
        </w:rPr>
        <w:t>User-defined Table 0001 - Administrative Sex for suggested values.</w:t>
      </w:r>
    </w:p>
    <w:p w14:paraId="6D142EF2" w14:textId="6BDD9466" w:rsidR="00B11855" w:rsidRPr="00621E63" w:rsidRDefault="003D003E" w:rsidP="00CF5627">
      <w:pPr>
        <w:pStyle w:val="TableTitle"/>
      </w:pPr>
      <w:r w:rsidRPr="00621E63">
        <w:lastRenderedPageBreak/>
        <w:t xml:space="preserve">Table B.5-2: </w:t>
      </w:r>
      <w:r w:rsidR="006D613E" w:rsidRPr="00621E63">
        <w:t>HL7</w:t>
      </w:r>
      <w:r w:rsidR="00995105" w:rsidRPr="00621E63">
        <w:t xml:space="preserve"> </w:t>
      </w:r>
      <w:r w:rsidRPr="00621E63">
        <w:t>User-defined Table 0001 - Administrative Sex</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4"/>
        <w:gridCol w:w="1461"/>
        <w:gridCol w:w="1321"/>
      </w:tblGrid>
      <w:tr w:rsidR="00C40FD5" w:rsidRPr="00621E63" w14:paraId="32A9425B" w14:textId="77777777" w:rsidTr="001F5A5C">
        <w:trPr>
          <w:cantSplit/>
          <w:jc w:val="center"/>
        </w:trPr>
        <w:tc>
          <w:tcPr>
            <w:tcW w:w="1274" w:type="dxa"/>
            <w:shd w:val="clear" w:color="auto" w:fill="D9D9D9"/>
          </w:tcPr>
          <w:p w14:paraId="3A59F459" w14:textId="77777777" w:rsidR="00B11855" w:rsidRPr="00621E63" w:rsidRDefault="003D003E" w:rsidP="003D7138">
            <w:pPr>
              <w:pStyle w:val="TableEntryHeader"/>
            </w:pPr>
            <w:r w:rsidRPr="00621E63">
              <w:t>Value</w:t>
            </w:r>
          </w:p>
        </w:tc>
        <w:tc>
          <w:tcPr>
            <w:tcW w:w="1415" w:type="dxa"/>
            <w:shd w:val="clear" w:color="auto" w:fill="D9D9D9"/>
          </w:tcPr>
          <w:p w14:paraId="27FFCCAE" w14:textId="77777777" w:rsidR="00B11855" w:rsidRPr="00621E63" w:rsidRDefault="003D003E" w:rsidP="003D7138">
            <w:pPr>
              <w:pStyle w:val="TableEntryHeader"/>
            </w:pPr>
            <w:r w:rsidRPr="00621E63">
              <w:t>Description</w:t>
            </w:r>
          </w:p>
        </w:tc>
        <w:tc>
          <w:tcPr>
            <w:tcW w:w="1321" w:type="dxa"/>
            <w:shd w:val="clear" w:color="auto" w:fill="D9D9D9"/>
          </w:tcPr>
          <w:p w14:paraId="1B5BFA97" w14:textId="77777777" w:rsidR="00B11855" w:rsidRPr="00621E63" w:rsidRDefault="003D003E" w:rsidP="003D7138">
            <w:pPr>
              <w:pStyle w:val="TableEntryHeader"/>
            </w:pPr>
            <w:r w:rsidRPr="00621E63">
              <w:t>Comment</w:t>
            </w:r>
          </w:p>
        </w:tc>
      </w:tr>
      <w:tr w:rsidR="00B11855" w:rsidRPr="00621E63" w14:paraId="26F37119" w14:textId="77777777" w:rsidTr="006C0E8E">
        <w:trPr>
          <w:cantSplit/>
          <w:jc w:val="center"/>
        </w:trPr>
        <w:tc>
          <w:tcPr>
            <w:tcW w:w="0" w:type="auto"/>
            <w:shd w:val="clear" w:color="auto" w:fill="auto"/>
          </w:tcPr>
          <w:p w14:paraId="22636C2F" w14:textId="77777777" w:rsidR="00B11855" w:rsidRPr="00621E63" w:rsidRDefault="003D003E" w:rsidP="003D7138">
            <w:pPr>
              <w:pStyle w:val="TableEntry"/>
            </w:pPr>
            <w:r w:rsidRPr="00621E63">
              <w:t>F</w:t>
            </w:r>
          </w:p>
        </w:tc>
        <w:tc>
          <w:tcPr>
            <w:tcW w:w="0" w:type="auto"/>
            <w:shd w:val="clear" w:color="auto" w:fill="auto"/>
          </w:tcPr>
          <w:p w14:paraId="5B3A19B8" w14:textId="77777777" w:rsidR="00B11855" w:rsidRPr="00621E63" w:rsidRDefault="003D003E" w:rsidP="003D7138">
            <w:pPr>
              <w:pStyle w:val="TableEntry"/>
            </w:pPr>
            <w:r w:rsidRPr="00621E63">
              <w:t>Female</w:t>
            </w:r>
          </w:p>
        </w:tc>
        <w:tc>
          <w:tcPr>
            <w:tcW w:w="1321" w:type="dxa"/>
            <w:shd w:val="clear" w:color="auto" w:fill="auto"/>
          </w:tcPr>
          <w:p w14:paraId="5EF98F18" w14:textId="77777777" w:rsidR="00B11855" w:rsidRPr="00621E63" w:rsidRDefault="00B11855" w:rsidP="003D7138">
            <w:pPr>
              <w:pStyle w:val="TableEntry"/>
            </w:pPr>
          </w:p>
        </w:tc>
      </w:tr>
      <w:tr w:rsidR="00B11855" w:rsidRPr="00621E63" w14:paraId="39085045" w14:textId="77777777" w:rsidTr="006C0E8E">
        <w:trPr>
          <w:cantSplit/>
          <w:jc w:val="center"/>
        </w:trPr>
        <w:tc>
          <w:tcPr>
            <w:tcW w:w="0" w:type="auto"/>
            <w:shd w:val="clear" w:color="auto" w:fill="auto"/>
          </w:tcPr>
          <w:p w14:paraId="64469CB4" w14:textId="77777777" w:rsidR="00B11855" w:rsidRPr="00621E63" w:rsidRDefault="003D003E" w:rsidP="003D7138">
            <w:pPr>
              <w:pStyle w:val="TableEntry"/>
            </w:pPr>
            <w:r w:rsidRPr="00621E63">
              <w:t>M</w:t>
            </w:r>
          </w:p>
        </w:tc>
        <w:tc>
          <w:tcPr>
            <w:tcW w:w="0" w:type="auto"/>
            <w:shd w:val="clear" w:color="auto" w:fill="auto"/>
          </w:tcPr>
          <w:p w14:paraId="03F69051" w14:textId="77777777" w:rsidR="00B11855" w:rsidRPr="00621E63" w:rsidRDefault="003D003E" w:rsidP="003D7138">
            <w:pPr>
              <w:pStyle w:val="TableEntry"/>
            </w:pPr>
            <w:r w:rsidRPr="00621E63">
              <w:t>Male</w:t>
            </w:r>
          </w:p>
        </w:tc>
        <w:tc>
          <w:tcPr>
            <w:tcW w:w="1321" w:type="dxa"/>
            <w:shd w:val="clear" w:color="auto" w:fill="auto"/>
          </w:tcPr>
          <w:p w14:paraId="250B2E9F" w14:textId="77777777" w:rsidR="00B11855" w:rsidRPr="00621E63" w:rsidRDefault="00B11855" w:rsidP="003D7138">
            <w:pPr>
              <w:pStyle w:val="TableEntry"/>
            </w:pPr>
          </w:p>
        </w:tc>
      </w:tr>
      <w:tr w:rsidR="00B11855" w:rsidRPr="00621E63" w14:paraId="12678860" w14:textId="77777777" w:rsidTr="006C0E8E">
        <w:trPr>
          <w:cantSplit/>
          <w:jc w:val="center"/>
        </w:trPr>
        <w:tc>
          <w:tcPr>
            <w:tcW w:w="0" w:type="auto"/>
            <w:shd w:val="clear" w:color="auto" w:fill="auto"/>
          </w:tcPr>
          <w:p w14:paraId="0EFC3DFD" w14:textId="77777777" w:rsidR="00B11855" w:rsidRPr="00621E63" w:rsidRDefault="003D003E" w:rsidP="003D7138">
            <w:pPr>
              <w:pStyle w:val="TableEntry"/>
            </w:pPr>
            <w:r w:rsidRPr="00621E63">
              <w:t>O</w:t>
            </w:r>
          </w:p>
        </w:tc>
        <w:tc>
          <w:tcPr>
            <w:tcW w:w="0" w:type="auto"/>
            <w:shd w:val="clear" w:color="auto" w:fill="auto"/>
          </w:tcPr>
          <w:p w14:paraId="7DE2BAFE" w14:textId="77777777" w:rsidR="00B11855" w:rsidRPr="00621E63" w:rsidRDefault="003D003E" w:rsidP="003D7138">
            <w:pPr>
              <w:pStyle w:val="TableEntry"/>
            </w:pPr>
            <w:r w:rsidRPr="00621E63">
              <w:t>Other</w:t>
            </w:r>
          </w:p>
        </w:tc>
        <w:tc>
          <w:tcPr>
            <w:tcW w:w="1321" w:type="dxa"/>
            <w:shd w:val="clear" w:color="auto" w:fill="auto"/>
          </w:tcPr>
          <w:p w14:paraId="7E2CA94A" w14:textId="77777777" w:rsidR="00B11855" w:rsidRPr="00621E63" w:rsidRDefault="00B11855" w:rsidP="003D7138">
            <w:pPr>
              <w:pStyle w:val="TableEntry"/>
            </w:pPr>
          </w:p>
        </w:tc>
      </w:tr>
      <w:tr w:rsidR="00B11855" w:rsidRPr="00621E63" w14:paraId="29D3BF61" w14:textId="77777777" w:rsidTr="006C0E8E">
        <w:trPr>
          <w:cantSplit/>
          <w:jc w:val="center"/>
        </w:trPr>
        <w:tc>
          <w:tcPr>
            <w:tcW w:w="0" w:type="auto"/>
            <w:shd w:val="clear" w:color="auto" w:fill="auto"/>
          </w:tcPr>
          <w:p w14:paraId="28E79488" w14:textId="77777777" w:rsidR="00B11855" w:rsidRPr="00621E63" w:rsidRDefault="003D003E" w:rsidP="003D7138">
            <w:pPr>
              <w:pStyle w:val="TableEntry"/>
            </w:pPr>
            <w:r w:rsidRPr="00621E63">
              <w:t>A</w:t>
            </w:r>
          </w:p>
        </w:tc>
        <w:tc>
          <w:tcPr>
            <w:tcW w:w="0" w:type="auto"/>
            <w:shd w:val="clear" w:color="auto" w:fill="auto"/>
          </w:tcPr>
          <w:p w14:paraId="5739EE16" w14:textId="77777777" w:rsidR="00B11855" w:rsidRPr="00621E63" w:rsidRDefault="003D003E" w:rsidP="003D7138">
            <w:pPr>
              <w:pStyle w:val="TableEntry"/>
            </w:pPr>
            <w:r w:rsidRPr="00621E63">
              <w:t>Ambiguous</w:t>
            </w:r>
          </w:p>
        </w:tc>
        <w:tc>
          <w:tcPr>
            <w:tcW w:w="1321" w:type="dxa"/>
            <w:shd w:val="clear" w:color="auto" w:fill="auto"/>
          </w:tcPr>
          <w:p w14:paraId="646FA32C" w14:textId="77777777" w:rsidR="00B11855" w:rsidRPr="00621E63" w:rsidRDefault="00B11855" w:rsidP="003D7138">
            <w:pPr>
              <w:pStyle w:val="TableEntry"/>
            </w:pPr>
          </w:p>
        </w:tc>
      </w:tr>
      <w:tr w:rsidR="00B11855" w:rsidRPr="00621E63" w14:paraId="060B4208" w14:textId="77777777" w:rsidTr="006C0E8E">
        <w:trPr>
          <w:cantSplit/>
          <w:jc w:val="center"/>
        </w:trPr>
        <w:tc>
          <w:tcPr>
            <w:tcW w:w="0" w:type="auto"/>
            <w:shd w:val="clear" w:color="auto" w:fill="auto"/>
          </w:tcPr>
          <w:p w14:paraId="3B61B166" w14:textId="77777777" w:rsidR="00B11855" w:rsidRPr="00621E63" w:rsidRDefault="003D003E" w:rsidP="003D7138">
            <w:pPr>
              <w:pStyle w:val="TableEntry"/>
            </w:pPr>
            <w:r w:rsidRPr="00621E63">
              <w:t>N</w:t>
            </w:r>
          </w:p>
        </w:tc>
        <w:tc>
          <w:tcPr>
            <w:tcW w:w="0" w:type="auto"/>
            <w:shd w:val="clear" w:color="auto" w:fill="auto"/>
          </w:tcPr>
          <w:p w14:paraId="2DDF62A2" w14:textId="77777777" w:rsidR="00B11855" w:rsidRPr="00621E63" w:rsidRDefault="003D003E" w:rsidP="003D7138">
            <w:pPr>
              <w:pStyle w:val="TableEntry"/>
            </w:pPr>
            <w:r w:rsidRPr="00621E63">
              <w:t>Not applicable</w:t>
            </w:r>
          </w:p>
        </w:tc>
        <w:tc>
          <w:tcPr>
            <w:tcW w:w="1321" w:type="dxa"/>
            <w:shd w:val="clear" w:color="auto" w:fill="auto"/>
          </w:tcPr>
          <w:p w14:paraId="6DD7ACC0" w14:textId="77777777" w:rsidR="00B11855" w:rsidRPr="00621E63" w:rsidRDefault="00B11855" w:rsidP="003D7138">
            <w:pPr>
              <w:pStyle w:val="TableEntry"/>
            </w:pPr>
          </w:p>
        </w:tc>
      </w:tr>
    </w:tbl>
    <w:p w14:paraId="78F0DF2E" w14:textId="77777777" w:rsidR="00B11855" w:rsidRPr="00621E63" w:rsidRDefault="00B11855" w:rsidP="001F5A5C">
      <w:pPr>
        <w:pStyle w:val="BodyText"/>
      </w:pPr>
    </w:p>
    <w:p w14:paraId="4BAEE358" w14:textId="77777777" w:rsidR="00B11855" w:rsidRPr="00621E63" w:rsidRDefault="003D003E" w:rsidP="001422D4">
      <w:pPr>
        <w:pStyle w:val="HL7Field"/>
      </w:pPr>
      <w:r w:rsidRPr="00621E63">
        <w:t>PID-10   Race (CWE)</w:t>
      </w:r>
    </w:p>
    <w:p w14:paraId="1A25B8C3" w14:textId="08D587CC" w:rsidR="00FE1495" w:rsidRPr="00621E63" w:rsidRDefault="003D003E" w:rsidP="00CF5627">
      <w:pPr>
        <w:pStyle w:val="HL7FieldIndent2"/>
        <w:rPr>
          <w:noProof w:val="0"/>
        </w:rPr>
      </w:pPr>
      <w:r w:rsidRPr="00621E63">
        <w:rPr>
          <w:noProof w:val="0"/>
        </w:rPr>
        <w:t>Definition: This field refers to the patient’s race. Refer to User-defined Table 0005 - Race for suggested values. The second triplet of the CWE data type for race (alternate identifier, alternate text, and name of alternate coding system) is reserved for governmentally assigned codes.</w:t>
      </w:r>
    </w:p>
    <w:p w14:paraId="27024A96" w14:textId="2E93108E" w:rsidR="00B11855" w:rsidRPr="00621E63" w:rsidRDefault="003D003E" w:rsidP="00CF5627">
      <w:pPr>
        <w:pStyle w:val="TableTitle"/>
      </w:pPr>
      <w:r w:rsidRPr="00621E63">
        <w:t xml:space="preserve">Table B.5-3: </w:t>
      </w:r>
      <w:r w:rsidR="006D613E" w:rsidRPr="00621E63">
        <w:t>HL7</w:t>
      </w:r>
      <w:r w:rsidR="00995105" w:rsidRPr="00621E63">
        <w:t xml:space="preserve"> </w:t>
      </w:r>
      <w:r w:rsidRPr="00621E63">
        <w:t>User-defined Table 0005 - Race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4"/>
        <w:gridCol w:w="3394"/>
        <w:gridCol w:w="1283"/>
      </w:tblGrid>
      <w:tr w:rsidR="00C40FD5" w:rsidRPr="00621E63" w14:paraId="0B47B59B" w14:textId="77777777" w:rsidTr="001F5A5C">
        <w:trPr>
          <w:cantSplit/>
          <w:jc w:val="center"/>
        </w:trPr>
        <w:tc>
          <w:tcPr>
            <w:tcW w:w="0" w:type="auto"/>
            <w:shd w:val="clear" w:color="auto" w:fill="D9D9D9"/>
          </w:tcPr>
          <w:p w14:paraId="1DF419A3" w14:textId="77777777" w:rsidR="00B11855" w:rsidRPr="00621E63" w:rsidRDefault="003D003E" w:rsidP="003D7138">
            <w:pPr>
              <w:pStyle w:val="TableEntryHeader"/>
            </w:pPr>
            <w:r w:rsidRPr="00621E63">
              <w:t>Value</w:t>
            </w:r>
          </w:p>
        </w:tc>
        <w:tc>
          <w:tcPr>
            <w:tcW w:w="0" w:type="auto"/>
            <w:shd w:val="clear" w:color="auto" w:fill="D9D9D9"/>
          </w:tcPr>
          <w:p w14:paraId="38883E15" w14:textId="77777777" w:rsidR="00B11855" w:rsidRPr="00621E63" w:rsidRDefault="003D003E" w:rsidP="003D7138">
            <w:pPr>
              <w:pStyle w:val="TableEntryHeader"/>
            </w:pPr>
            <w:r w:rsidRPr="00621E63">
              <w:t>Description</w:t>
            </w:r>
          </w:p>
        </w:tc>
        <w:tc>
          <w:tcPr>
            <w:tcW w:w="0" w:type="auto"/>
            <w:shd w:val="clear" w:color="auto" w:fill="D9D9D9"/>
          </w:tcPr>
          <w:p w14:paraId="5DC28A7D" w14:textId="77777777" w:rsidR="00B11855" w:rsidRPr="00621E63" w:rsidRDefault="003D003E" w:rsidP="003D7138">
            <w:pPr>
              <w:pStyle w:val="TableEntryHeader"/>
            </w:pPr>
            <w:r w:rsidRPr="00621E63">
              <w:t>Comment</w:t>
            </w:r>
          </w:p>
        </w:tc>
      </w:tr>
      <w:tr w:rsidR="00B11855" w:rsidRPr="00621E63" w14:paraId="26C927D5" w14:textId="77777777" w:rsidTr="006C0E8E">
        <w:trPr>
          <w:cantSplit/>
          <w:jc w:val="center"/>
        </w:trPr>
        <w:tc>
          <w:tcPr>
            <w:tcW w:w="0" w:type="auto"/>
            <w:shd w:val="clear" w:color="auto" w:fill="auto"/>
          </w:tcPr>
          <w:p w14:paraId="590EA6C4" w14:textId="77777777" w:rsidR="00B11855" w:rsidRPr="00621E63" w:rsidRDefault="003D003E" w:rsidP="003D7138">
            <w:pPr>
              <w:pStyle w:val="TableEntry"/>
            </w:pPr>
            <w:r w:rsidRPr="00621E63">
              <w:t>1002-5</w:t>
            </w:r>
          </w:p>
        </w:tc>
        <w:tc>
          <w:tcPr>
            <w:tcW w:w="0" w:type="auto"/>
            <w:shd w:val="clear" w:color="auto" w:fill="auto"/>
          </w:tcPr>
          <w:p w14:paraId="22209488" w14:textId="77777777" w:rsidR="00B11855" w:rsidRPr="00621E63" w:rsidRDefault="003D003E" w:rsidP="003D7138">
            <w:pPr>
              <w:pStyle w:val="TableEntry"/>
            </w:pPr>
            <w:r w:rsidRPr="00621E63">
              <w:t>American Indian of Alaska Native</w:t>
            </w:r>
          </w:p>
        </w:tc>
        <w:tc>
          <w:tcPr>
            <w:tcW w:w="0" w:type="auto"/>
            <w:shd w:val="clear" w:color="auto" w:fill="auto"/>
          </w:tcPr>
          <w:p w14:paraId="56EEEB63" w14:textId="77777777" w:rsidR="00B11855" w:rsidRPr="00621E63" w:rsidRDefault="00B11855" w:rsidP="003D7138">
            <w:pPr>
              <w:pStyle w:val="TableEntry"/>
            </w:pPr>
          </w:p>
        </w:tc>
      </w:tr>
      <w:tr w:rsidR="00B11855" w:rsidRPr="00621E63" w14:paraId="6607441F" w14:textId="77777777" w:rsidTr="006C0E8E">
        <w:trPr>
          <w:cantSplit/>
          <w:jc w:val="center"/>
        </w:trPr>
        <w:tc>
          <w:tcPr>
            <w:tcW w:w="0" w:type="auto"/>
            <w:shd w:val="clear" w:color="auto" w:fill="auto"/>
          </w:tcPr>
          <w:p w14:paraId="0E09DB51" w14:textId="77777777" w:rsidR="00B11855" w:rsidRPr="00621E63" w:rsidRDefault="003D003E" w:rsidP="003D7138">
            <w:pPr>
              <w:pStyle w:val="TableEntry"/>
            </w:pPr>
            <w:r w:rsidRPr="00621E63">
              <w:t>2028-9</w:t>
            </w:r>
          </w:p>
        </w:tc>
        <w:tc>
          <w:tcPr>
            <w:tcW w:w="0" w:type="auto"/>
            <w:shd w:val="clear" w:color="auto" w:fill="auto"/>
          </w:tcPr>
          <w:p w14:paraId="2B2F6A19" w14:textId="77777777" w:rsidR="00B11855" w:rsidRPr="00621E63" w:rsidRDefault="003D003E" w:rsidP="003D7138">
            <w:pPr>
              <w:pStyle w:val="TableEntry"/>
            </w:pPr>
            <w:r w:rsidRPr="00621E63">
              <w:t>Asian</w:t>
            </w:r>
          </w:p>
        </w:tc>
        <w:tc>
          <w:tcPr>
            <w:tcW w:w="0" w:type="auto"/>
            <w:shd w:val="clear" w:color="auto" w:fill="auto"/>
          </w:tcPr>
          <w:p w14:paraId="55061959" w14:textId="77777777" w:rsidR="00B11855" w:rsidRPr="00621E63" w:rsidRDefault="00B11855" w:rsidP="003D7138">
            <w:pPr>
              <w:pStyle w:val="TableEntry"/>
            </w:pPr>
          </w:p>
        </w:tc>
      </w:tr>
      <w:tr w:rsidR="00B11855" w:rsidRPr="00621E63" w14:paraId="57CCB474" w14:textId="77777777" w:rsidTr="006C0E8E">
        <w:trPr>
          <w:cantSplit/>
          <w:jc w:val="center"/>
        </w:trPr>
        <w:tc>
          <w:tcPr>
            <w:tcW w:w="0" w:type="auto"/>
            <w:shd w:val="clear" w:color="auto" w:fill="auto"/>
          </w:tcPr>
          <w:p w14:paraId="3FCD3C78" w14:textId="77777777" w:rsidR="00B11855" w:rsidRPr="00621E63" w:rsidRDefault="003D003E" w:rsidP="003D7138">
            <w:pPr>
              <w:pStyle w:val="TableEntry"/>
            </w:pPr>
            <w:r w:rsidRPr="00621E63">
              <w:t>2054-5</w:t>
            </w:r>
          </w:p>
        </w:tc>
        <w:tc>
          <w:tcPr>
            <w:tcW w:w="0" w:type="auto"/>
            <w:shd w:val="clear" w:color="auto" w:fill="auto"/>
          </w:tcPr>
          <w:p w14:paraId="3F958DF4" w14:textId="77777777" w:rsidR="00B11855" w:rsidRPr="00621E63" w:rsidRDefault="003D003E" w:rsidP="003D7138">
            <w:pPr>
              <w:pStyle w:val="TableEntry"/>
            </w:pPr>
            <w:r w:rsidRPr="00621E63">
              <w:t>Black or African American</w:t>
            </w:r>
          </w:p>
        </w:tc>
        <w:tc>
          <w:tcPr>
            <w:tcW w:w="0" w:type="auto"/>
            <w:shd w:val="clear" w:color="auto" w:fill="auto"/>
          </w:tcPr>
          <w:p w14:paraId="6773929E" w14:textId="77777777" w:rsidR="00B11855" w:rsidRPr="00621E63" w:rsidRDefault="00B11855" w:rsidP="003D7138">
            <w:pPr>
              <w:pStyle w:val="TableEntry"/>
            </w:pPr>
          </w:p>
        </w:tc>
      </w:tr>
      <w:tr w:rsidR="00B11855" w:rsidRPr="00621E63" w14:paraId="4631D3ED" w14:textId="77777777" w:rsidTr="006C0E8E">
        <w:trPr>
          <w:cantSplit/>
          <w:jc w:val="center"/>
        </w:trPr>
        <w:tc>
          <w:tcPr>
            <w:tcW w:w="0" w:type="auto"/>
            <w:shd w:val="clear" w:color="auto" w:fill="auto"/>
          </w:tcPr>
          <w:p w14:paraId="6333A60C" w14:textId="77777777" w:rsidR="00B11855" w:rsidRPr="00621E63" w:rsidRDefault="003D003E" w:rsidP="003D7138">
            <w:pPr>
              <w:pStyle w:val="TableEntry"/>
            </w:pPr>
            <w:r w:rsidRPr="00621E63">
              <w:t>2076-8</w:t>
            </w:r>
          </w:p>
        </w:tc>
        <w:tc>
          <w:tcPr>
            <w:tcW w:w="0" w:type="auto"/>
            <w:shd w:val="clear" w:color="auto" w:fill="auto"/>
          </w:tcPr>
          <w:p w14:paraId="4F760761" w14:textId="77777777" w:rsidR="00B11855" w:rsidRPr="00621E63" w:rsidRDefault="003D003E" w:rsidP="003D7138">
            <w:pPr>
              <w:pStyle w:val="TableEntry"/>
            </w:pPr>
            <w:r w:rsidRPr="00621E63">
              <w:t>Native Hawaiian of Other Pacific Islander</w:t>
            </w:r>
          </w:p>
        </w:tc>
        <w:tc>
          <w:tcPr>
            <w:tcW w:w="0" w:type="auto"/>
            <w:shd w:val="clear" w:color="auto" w:fill="auto"/>
          </w:tcPr>
          <w:p w14:paraId="7E05F917" w14:textId="77777777" w:rsidR="00B11855" w:rsidRPr="00621E63" w:rsidRDefault="00B11855" w:rsidP="003D7138">
            <w:pPr>
              <w:pStyle w:val="TableEntry"/>
            </w:pPr>
          </w:p>
        </w:tc>
      </w:tr>
      <w:tr w:rsidR="00B11855" w:rsidRPr="00621E63" w14:paraId="5F4CD495" w14:textId="77777777" w:rsidTr="006C0E8E">
        <w:trPr>
          <w:cantSplit/>
          <w:jc w:val="center"/>
        </w:trPr>
        <w:tc>
          <w:tcPr>
            <w:tcW w:w="0" w:type="auto"/>
            <w:shd w:val="clear" w:color="auto" w:fill="auto"/>
          </w:tcPr>
          <w:p w14:paraId="009C0C95" w14:textId="77777777" w:rsidR="00B11855" w:rsidRPr="00621E63" w:rsidRDefault="003D003E" w:rsidP="003D7138">
            <w:pPr>
              <w:pStyle w:val="TableEntry"/>
            </w:pPr>
            <w:r w:rsidRPr="00621E63">
              <w:t>2106-3</w:t>
            </w:r>
          </w:p>
        </w:tc>
        <w:tc>
          <w:tcPr>
            <w:tcW w:w="0" w:type="auto"/>
            <w:shd w:val="clear" w:color="auto" w:fill="auto"/>
          </w:tcPr>
          <w:p w14:paraId="7D9B6FAA" w14:textId="77777777" w:rsidR="00B11855" w:rsidRPr="00621E63" w:rsidRDefault="003D003E" w:rsidP="003D7138">
            <w:pPr>
              <w:pStyle w:val="TableEntry"/>
            </w:pPr>
            <w:r w:rsidRPr="00621E63">
              <w:t>White</w:t>
            </w:r>
          </w:p>
        </w:tc>
        <w:tc>
          <w:tcPr>
            <w:tcW w:w="0" w:type="auto"/>
            <w:shd w:val="clear" w:color="auto" w:fill="auto"/>
          </w:tcPr>
          <w:p w14:paraId="4F17CE29" w14:textId="77777777" w:rsidR="00B11855" w:rsidRPr="00621E63" w:rsidRDefault="00B11855" w:rsidP="003D7138">
            <w:pPr>
              <w:pStyle w:val="TableEntry"/>
            </w:pPr>
          </w:p>
        </w:tc>
      </w:tr>
      <w:tr w:rsidR="00B11855" w:rsidRPr="00621E63" w14:paraId="5FE3F171" w14:textId="77777777" w:rsidTr="006C0E8E">
        <w:trPr>
          <w:cantSplit/>
          <w:jc w:val="center"/>
        </w:trPr>
        <w:tc>
          <w:tcPr>
            <w:tcW w:w="0" w:type="auto"/>
            <w:shd w:val="clear" w:color="auto" w:fill="auto"/>
          </w:tcPr>
          <w:p w14:paraId="2184423B" w14:textId="77777777" w:rsidR="00B11855" w:rsidRPr="00621E63" w:rsidRDefault="003D003E" w:rsidP="003D7138">
            <w:pPr>
              <w:pStyle w:val="TableEntry"/>
            </w:pPr>
            <w:r w:rsidRPr="00621E63">
              <w:t>2131-1</w:t>
            </w:r>
          </w:p>
        </w:tc>
        <w:tc>
          <w:tcPr>
            <w:tcW w:w="0" w:type="auto"/>
            <w:shd w:val="clear" w:color="auto" w:fill="auto"/>
          </w:tcPr>
          <w:p w14:paraId="69ED8CB3" w14:textId="77777777" w:rsidR="00B11855" w:rsidRPr="00621E63" w:rsidRDefault="003D003E" w:rsidP="003D7138">
            <w:pPr>
              <w:pStyle w:val="TableEntry"/>
            </w:pPr>
            <w:r w:rsidRPr="00621E63">
              <w:t>Other Race</w:t>
            </w:r>
          </w:p>
        </w:tc>
        <w:tc>
          <w:tcPr>
            <w:tcW w:w="0" w:type="auto"/>
            <w:shd w:val="clear" w:color="auto" w:fill="auto"/>
          </w:tcPr>
          <w:p w14:paraId="593BA2DE" w14:textId="77777777" w:rsidR="00B11855" w:rsidRPr="00621E63" w:rsidRDefault="00B11855" w:rsidP="003D7138">
            <w:pPr>
              <w:pStyle w:val="TableEntry"/>
            </w:pPr>
          </w:p>
        </w:tc>
      </w:tr>
    </w:tbl>
    <w:p w14:paraId="46B2713D" w14:textId="77777777" w:rsidR="00C156EC" w:rsidRPr="00621E63" w:rsidRDefault="00C156EC" w:rsidP="00A92110">
      <w:pPr>
        <w:pStyle w:val="BodyText"/>
      </w:pPr>
    </w:p>
    <w:p w14:paraId="46AF0E4C" w14:textId="77777777" w:rsidR="00B11855" w:rsidRPr="00621E63" w:rsidRDefault="003D003E" w:rsidP="001422D4">
      <w:pPr>
        <w:pStyle w:val="HL7Field"/>
      </w:pPr>
      <w:r w:rsidRPr="00621E63">
        <w:t xml:space="preserve">PID-11   Patient Address </w:t>
      </w:r>
    </w:p>
    <w:p w14:paraId="44C44AFB" w14:textId="77777777" w:rsidR="00B11855" w:rsidRPr="00621E63" w:rsidRDefault="003D003E" w:rsidP="0077204B">
      <w:pPr>
        <w:pStyle w:val="Components"/>
      </w:pPr>
      <w:r w:rsidRPr="00621E63">
        <w:t>Components: &lt;Street Address (SAD)&gt; ^ &lt;Other Designation (ST)&gt; ^ &lt;City (ST)&gt; ^ &lt;State or Province (ST)&gt; ^ &lt;Zip or Postal Code (ST)&gt; ^ &lt;Country (ID)&gt; ^ &lt;Address Type (ID)&gt; ^ &lt;Other Geographic Designation (ST)&gt; ^ &lt;County/Parish Code (IS)&gt; ^ &lt;Census Tract (IS)&gt; ^ &lt;Address Representation Code (ID)&gt; ^ &lt;Address Validity Range (DR)&gt; ^ &lt;Effective Date (DTM)&gt; ^ &lt;Expiration Date (DTM)&gt;</w:t>
      </w:r>
    </w:p>
    <w:p w14:paraId="397D6310" w14:textId="77777777" w:rsidR="00B11855" w:rsidRPr="00621E63" w:rsidRDefault="003D003E" w:rsidP="0077204B">
      <w:pPr>
        <w:pStyle w:val="Components"/>
      </w:pPr>
      <w:r w:rsidRPr="00621E63">
        <w:t>Subcomponents for Street Address (SAD): &lt;Street or Mailing Address (ST)&gt; &amp; &lt;Street Name (ST)&gt; &amp; &lt;Dwelling Number (ST)&gt;</w:t>
      </w:r>
    </w:p>
    <w:p w14:paraId="1A4E3B86" w14:textId="77777777" w:rsidR="00B11855" w:rsidRPr="00621E63" w:rsidRDefault="003D003E" w:rsidP="0077204B">
      <w:pPr>
        <w:pStyle w:val="Components"/>
      </w:pPr>
      <w:r w:rsidRPr="00621E63">
        <w:t>Subcomponents for Address Validity Range (DR): &lt;Range Start Date/Time (DTM)&gt; &amp; &lt;Range End Date/Time (DTM)&gt;</w:t>
      </w:r>
    </w:p>
    <w:p w14:paraId="464E4DEF" w14:textId="77777777" w:rsidR="00B11855" w:rsidRPr="00621E63" w:rsidRDefault="003D003E" w:rsidP="0077204B">
      <w:pPr>
        <w:pStyle w:val="Components"/>
      </w:pPr>
      <w:r w:rsidRPr="00621E63">
        <w:t>Subcomponents for Range Start Date/Time (DTM): &lt;Time (DTM)&gt; &amp; &lt;Degree of Precision (ID)&gt;</w:t>
      </w:r>
    </w:p>
    <w:p w14:paraId="4510A3E3" w14:textId="77777777" w:rsidR="00B11855" w:rsidRPr="00621E63" w:rsidRDefault="003D003E" w:rsidP="0077204B">
      <w:pPr>
        <w:pStyle w:val="Components"/>
      </w:pPr>
      <w:r w:rsidRPr="00621E63">
        <w:t>Subcomponents for Range End Date/Time (DTM): &lt;Time (DTM)&gt; &amp; &lt;Degree of Precision (ID)&gt;</w:t>
      </w:r>
    </w:p>
    <w:p w14:paraId="2A6C220B" w14:textId="77777777" w:rsidR="00B11855" w:rsidRPr="00621E63" w:rsidRDefault="003D003E" w:rsidP="0077204B">
      <w:pPr>
        <w:pStyle w:val="Components"/>
      </w:pPr>
      <w:r w:rsidRPr="00621E63">
        <w:t>Subcomponents for Effective Date (DTM): &lt;Time (DTM)&gt; &amp; &lt;Degree of Precision (ID)&gt;</w:t>
      </w:r>
    </w:p>
    <w:p w14:paraId="1162CD07" w14:textId="77777777" w:rsidR="00B11855" w:rsidRPr="00621E63" w:rsidRDefault="003D003E" w:rsidP="0077204B">
      <w:pPr>
        <w:pStyle w:val="Components"/>
      </w:pPr>
      <w:r w:rsidRPr="00621E63">
        <w:t>Subcomponents for Expiration Date (DTM): &lt;Time (DTM)&gt; &amp; &lt;Degree of Precision (ID)&gt;</w:t>
      </w:r>
    </w:p>
    <w:p w14:paraId="16602E88" w14:textId="5AEEE908" w:rsidR="00B11855" w:rsidRPr="00621E63" w:rsidRDefault="003D003E" w:rsidP="0077204B">
      <w:pPr>
        <w:pStyle w:val="HL7FieldIndent2"/>
        <w:rPr>
          <w:noProof w:val="0"/>
        </w:rPr>
      </w:pPr>
      <w:r w:rsidRPr="00621E63">
        <w:rPr>
          <w:noProof w:val="0"/>
        </w:rPr>
        <w:t xml:space="preserve">Definition: This field contains the mailing address of the patient. Address type codes are defined by </w:t>
      </w:r>
      <w:r w:rsidR="006D613E" w:rsidRPr="00621E63">
        <w:rPr>
          <w:noProof w:val="0"/>
        </w:rPr>
        <w:t>HL7</w:t>
      </w:r>
      <w:r w:rsidR="00995105" w:rsidRPr="00621E63">
        <w:rPr>
          <w:noProof w:val="0"/>
        </w:rPr>
        <w:t xml:space="preserve"> </w:t>
      </w:r>
      <w:r w:rsidRPr="00621E63">
        <w:rPr>
          <w:noProof w:val="0"/>
        </w:rPr>
        <w:t xml:space="preserve">Table 0190 - Address Type. The PCD only requires the first, third, </w:t>
      </w:r>
      <w:r w:rsidRPr="00621E63">
        <w:rPr>
          <w:noProof w:val="0"/>
        </w:rPr>
        <w:lastRenderedPageBreak/>
        <w:t>fourth, and fifth components to be valued with the mailing address and the Address Type to be valued as M.</w:t>
      </w:r>
    </w:p>
    <w:p w14:paraId="02E5D899" w14:textId="77777777" w:rsidR="00B11855" w:rsidRPr="00621E63" w:rsidRDefault="003D003E" w:rsidP="001422D4">
      <w:pPr>
        <w:pStyle w:val="HL7Field"/>
      </w:pPr>
      <w:r w:rsidRPr="00621E63">
        <w:t>PID-13   Phone Number – Home</w:t>
      </w:r>
    </w:p>
    <w:p w14:paraId="46B31A1B" w14:textId="77777777" w:rsidR="00B11855" w:rsidRPr="00621E63" w:rsidRDefault="003D003E" w:rsidP="0077204B">
      <w:pPr>
        <w:pStyle w:val="HL7FieldIndent2"/>
        <w:rPr>
          <w:noProof w:val="0"/>
        </w:rPr>
      </w:pPr>
      <w:r w:rsidRPr="00621E63">
        <w:rPr>
          <w:noProof w:val="0"/>
        </w:rPr>
        <w:t>Definition: This field contains the patient’s personal phone numbers. This data type is usually in a repeatable field, to allow a list of numbers. The PCD requires the sequence to be the primary number (for backward compatibility). The PCD constrains this field to 2 repetitions to allow for a phone number and an email address.</w:t>
      </w:r>
    </w:p>
    <w:p w14:paraId="5FFD6450" w14:textId="77777777" w:rsidR="00B11855" w:rsidRPr="00621E63" w:rsidRDefault="003D003E" w:rsidP="0077204B">
      <w:pPr>
        <w:pStyle w:val="HL7FieldIndent2"/>
        <w:rPr>
          <w:noProof w:val="0"/>
        </w:rPr>
      </w:pPr>
      <w:r w:rsidRPr="00621E63">
        <w:rPr>
          <w:noProof w:val="0"/>
        </w:rPr>
        <w:t xml:space="preserve">See </w:t>
      </w:r>
      <w:commentRangeStart w:id="2251"/>
      <w:r w:rsidRPr="00621E63">
        <w:rPr>
          <w:noProof w:val="0"/>
        </w:rPr>
        <w:t>Appendix</w:t>
      </w:r>
      <w:commentRangeEnd w:id="2251"/>
      <w:r w:rsidR="005B0C7C">
        <w:rPr>
          <w:rStyle w:val="CommentReference"/>
          <w:noProof w:val="0"/>
        </w:rPr>
        <w:commentReference w:id="2251"/>
      </w:r>
      <w:r w:rsidRPr="00621E63">
        <w:rPr>
          <w:noProof w:val="0"/>
        </w:rPr>
        <w:t xml:space="preserve"> XTN Data Type for further information.</w:t>
      </w:r>
    </w:p>
    <w:p w14:paraId="16FE2E20" w14:textId="77777777" w:rsidR="00B11855" w:rsidRPr="00621E63" w:rsidRDefault="003D003E" w:rsidP="00CF5627">
      <w:pPr>
        <w:pStyle w:val="HL7Field"/>
        <w:keepNext w:val="0"/>
      </w:pPr>
      <w:r w:rsidRPr="00621E63">
        <w:t>PID-15   Primary Language</w:t>
      </w:r>
    </w:p>
    <w:p w14:paraId="303C4C08" w14:textId="1A6EC2C2"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3.4.2.15 for details. The PCD TF requires the use of ISO639 for the codes.</w:t>
      </w:r>
    </w:p>
    <w:p w14:paraId="143D908C" w14:textId="77777777" w:rsidR="00B11855" w:rsidRPr="00621E63" w:rsidRDefault="003D003E" w:rsidP="001422D4">
      <w:pPr>
        <w:pStyle w:val="HL7Field"/>
      </w:pPr>
      <w:r w:rsidRPr="00621E63">
        <w:t>PID-16   Marital Status</w:t>
      </w:r>
    </w:p>
    <w:p w14:paraId="18DF02D5" w14:textId="263240B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3.4.2.16 for details. The PCD TF does not further constrain this field.</w:t>
      </w:r>
    </w:p>
    <w:p w14:paraId="3E7C7328" w14:textId="77777777" w:rsidR="00B11855" w:rsidRPr="00621E63" w:rsidRDefault="003D003E" w:rsidP="001422D4">
      <w:pPr>
        <w:pStyle w:val="HL7Field"/>
      </w:pPr>
      <w:r w:rsidRPr="00621E63">
        <w:t>PID-17   Religion</w:t>
      </w:r>
    </w:p>
    <w:p w14:paraId="475A8DD6" w14:textId="70E9040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3.4.2.17 for details. The PCD TF does not further constrain this field.</w:t>
      </w:r>
    </w:p>
    <w:p w14:paraId="78002F71" w14:textId="77777777" w:rsidR="00B11855" w:rsidRPr="00621E63" w:rsidRDefault="003D003E" w:rsidP="001422D4">
      <w:pPr>
        <w:pStyle w:val="HL7Field"/>
      </w:pPr>
      <w:r w:rsidRPr="00621E63">
        <w:t>PID-18   Patient Account Number</w:t>
      </w:r>
    </w:p>
    <w:p w14:paraId="3A29070D" w14:textId="364C0A5C"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3.4.2.18 for details. The PCD TF does not further constrain this field. Additional requirements may be documented in Regional or National appendices to the IHE PCD Technical Framework.</w:t>
      </w:r>
    </w:p>
    <w:p w14:paraId="53004115" w14:textId="77777777" w:rsidR="00B11855" w:rsidRPr="00621E63" w:rsidRDefault="003D003E" w:rsidP="00CF5627">
      <w:pPr>
        <w:pStyle w:val="HL7Field"/>
        <w:keepNext w:val="0"/>
      </w:pPr>
      <w:r w:rsidRPr="00621E63">
        <w:t>PID-20   Driver’s License Number – Patient</w:t>
      </w:r>
    </w:p>
    <w:p w14:paraId="4BCDA7C8" w14:textId="1E363D79"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3.4.2.20 for details. The PCD TF does not further constrain this field.</w:t>
      </w:r>
    </w:p>
    <w:p w14:paraId="2BAA85BD" w14:textId="77777777" w:rsidR="00B11855" w:rsidRPr="00621E63" w:rsidRDefault="003D003E" w:rsidP="00CF5627">
      <w:pPr>
        <w:pStyle w:val="HL7Field"/>
        <w:keepNext w:val="0"/>
      </w:pPr>
      <w:r w:rsidRPr="00621E63">
        <w:t>PID-21   Mother’s Identifier</w:t>
      </w:r>
    </w:p>
    <w:p w14:paraId="47D97495" w14:textId="21E0FA77"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3.4.2.21 for details. The PCD TF does not further constrain this field.</w:t>
      </w:r>
    </w:p>
    <w:p w14:paraId="7C5A588F" w14:textId="77777777" w:rsidR="00B11855" w:rsidRPr="00621E63" w:rsidRDefault="003D003E" w:rsidP="001422D4">
      <w:pPr>
        <w:pStyle w:val="HL7Field"/>
      </w:pPr>
      <w:r w:rsidRPr="00621E63">
        <w:t>PID-22   Ethnic Group:</w:t>
      </w:r>
    </w:p>
    <w:p w14:paraId="31045D63" w14:textId="4EF560DA"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3.4.2.22 for details. The PCD TF does not further constrain this field.</w:t>
      </w:r>
    </w:p>
    <w:p w14:paraId="0F7F6720" w14:textId="77777777" w:rsidR="00B11855" w:rsidRPr="00621E63" w:rsidRDefault="003D003E" w:rsidP="001422D4">
      <w:pPr>
        <w:pStyle w:val="HL7Field"/>
      </w:pPr>
      <w:r w:rsidRPr="00621E63">
        <w:t>PID-23   Birth Place</w:t>
      </w:r>
    </w:p>
    <w:p w14:paraId="25A3E708" w14:textId="369158D2"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3.4.2.23 for details. The PCD TF does not further constrain this field.</w:t>
      </w:r>
    </w:p>
    <w:p w14:paraId="1BE2DE6C" w14:textId="77777777" w:rsidR="00B11855" w:rsidRPr="00621E63" w:rsidRDefault="003D003E" w:rsidP="001422D4">
      <w:pPr>
        <w:pStyle w:val="HL7Field"/>
      </w:pPr>
      <w:r w:rsidRPr="00621E63">
        <w:lastRenderedPageBreak/>
        <w:t>PID-24   Multiple Birth Indicator</w:t>
      </w:r>
    </w:p>
    <w:p w14:paraId="697B97C5" w14:textId="01095107"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3.4.2.24 for details. The PCD TF does not further constrain this field.</w:t>
      </w:r>
    </w:p>
    <w:p w14:paraId="457A45CB" w14:textId="77777777" w:rsidR="00B11855" w:rsidRPr="00621E63" w:rsidRDefault="003D003E" w:rsidP="001422D4">
      <w:pPr>
        <w:pStyle w:val="HL7Field"/>
      </w:pPr>
      <w:r w:rsidRPr="00621E63">
        <w:t>PID-25   Birth Order</w:t>
      </w:r>
    </w:p>
    <w:p w14:paraId="7ED465CB" w14:textId="5D7619C3"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3.4.2.25 for details. The PCD TF does not further constrain this field.</w:t>
      </w:r>
    </w:p>
    <w:p w14:paraId="35520FE9" w14:textId="77777777" w:rsidR="00B11855" w:rsidRPr="00621E63" w:rsidRDefault="003D003E" w:rsidP="001422D4">
      <w:pPr>
        <w:pStyle w:val="HL7Field"/>
      </w:pPr>
      <w:r w:rsidRPr="00621E63">
        <w:t>PID-26   Citizenship</w:t>
      </w:r>
    </w:p>
    <w:p w14:paraId="28393E87" w14:textId="16C72BBB"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3.4.2.26 for details. The PCD TF does not further constrain this field.</w:t>
      </w:r>
    </w:p>
    <w:p w14:paraId="37209590" w14:textId="77777777" w:rsidR="00B11855" w:rsidRPr="00621E63" w:rsidRDefault="003D003E" w:rsidP="00CF5627">
      <w:pPr>
        <w:pStyle w:val="HL7Field"/>
        <w:keepNext w:val="0"/>
      </w:pPr>
      <w:r w:rsidRPr="00621E63">
        <w:t>PID-27   Veterans Military Status</w:t>
      </w:r>
    </w:p>
    <w:p w14:paraId="78168AF4" w14:textId="71E5545C"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3.4.2.27 for details. The PCD TF does not further constrain this field.</w:t>
      </w:r>
    </w:p>
    <w:p w14:paraId="13DDA416" w14:textId="77777777" w:rsidR="00B11855" w:rsidRPr="00621E63" w:rsidRDefault="003D003E" w:rsidP="001422D4">
      <w:pPr>
        <w:pStyle w:val="HL7Field"/>
      </w:pPr>
      <w:r w:rsidRPr="00621E63">
        <w:t xml:space="preserve">PID-28   Nationality </w:t>
      </w:r>
    </w:p>
    <w:p w14:paraId="38EC93C5" w14:textId="05E24CCE"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3.4.2.28 for details. The PCD TF does not further constrain this field.</w:t>
      </w:r>
    </w:p>
    <w:p w14:paraId="66EDB3BF" w14:textId="77777777" w:rsidR="00B11855" w:rsidRPr="00621E63" w:rsidRDefault="003D003E" w:rsidP="00CF5627">
      <w:pPr>
        <w:pStyle w:val="HL7Field"/>
        <w:keepNext w:val="0"/>
      </w:pPr>
      <w:r w:rsidRPr="00621E63">
        <w:t>PID-29   Patient Death Date and Time</w:t>
      </w:r>
    </w:p>
    <w:p w14:paraId="481595A8" w14:textId="77777777" w:rsidR="00B11855" w:rsidRPr="00621E63" w:rsidRDefault="003D003E" w:rsidP="0077204B">
      <w:pPr>
        <w:pStyle w:val="HL7FieldIndent2"/>
        <w:rPr>
          <w:noProof w:val="0"/>
        </w:rPr>
      </w:pPr>
      <w:r w:rsidRPr="00621E63">
        <w:rPr>
          <w:noProof w:val="0"/>
        </w:rPr>
        <w:t>Definition: This field contains the date and time at which the patient death occurred.</w:t>
      </w:r>
    </w:p>
    <w:p w14:paraId="7F1B1DC0" w14:textId="77777777" w:rsidR="00B11855" w:rsidRPr="00621E63" w:rsidRDefault="003D003E" w:rsidP="0077204B">
      <w:pPr>
        <w:pStyle w:val="HL7FieldIndent2"/>
        <w:rPr>
          <w:noProof w:val="0"/>
        </w:rPr>
      </w:pPr>
      <w:r w:rsidRPr="00621E63">
        <w:rPr>
          <w:noProof w:val="0"/>
        </w:rPr>
        <w:t xml:space="preserve">See </w:t>
      </w:r>
      <w:commentRangeStart w:id="2252"/>
      <w:r w:rsidRPr="00621E63">
        <w:rPr>
          <w:noProof w:val="0"/>
        </w:rPr>
        <w:t>Appendix</w:t>
      </w:r>
      <w:commentRangeEnd w:id="2252"/>
      <w:r w:rsidR="005B0C7C">
        <w:rPr>
          <w:rStyle w:val="CommentReference"/>
          <w:noProof w:val="0"/>
        </w:rPr>
        <w:commentReference w:id="2252"/>
      </w:r>
      <w:r w:rsidRPr="00621E63">
        <w:rPr>
          <w:noProof w:val="0"/>
        </w:rPr>
        <w:t xml:space="preserve"> DTM – date/time for PCD constraints.</w:t>
      </w:r>
    </w:p>
    <w:p w14:paraId="4E515924" w14:textId="77777777" w:rsidR="00B11855" w:rsidRPr="00621E63" w:rsidRDefault="003D003E" w:rsidP="001422D4">
      <w:pPr>
        <w:pStyle w:val="HL7Field"/>
      </w:pPr>
      <w:r w:rsidRPr="00621E63">
        <w:t>PID-30   Patient Death Indicator</w:t>
      </w:r>
    </w:p>
    <w:p w14:paraId="21D5A6CD" w14:textId="55A92638"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3.4.2.30 for details. The PCD TF does not further constrain this field.</w:t>
      </w:r>
    </w:p>
    <w:p w14:paraId="1C6CCF75" w14:textId="77777777" w:rsidR="00B11855" w:rsidRPr="00621E63" w:rsidRDefault="003D003E" w:rsidP="001422D4">
      <w:pPr>
        <w:pStyle w:val="HL7Field"/>
      </w:pPr>
      <w:r w:rsidRPr="00621E63">
        <w:t>PID-31   Identity Unknown Indicator</w:t>
      </w:r>
    </w:p>
    <w:p w14:paraId="155F6BD6" w14:textId="552C12B3" w:rsidR="00B11855" w:rsidRPr="00621E63" w:rsidRDefault="003D003E" w:rsidP="0077204B">
      <w:pPr>
        <w:pStyle w:val="HL7FieldIndent2"/>
        <w:rPr>
          <w:noProof w:val="0"/>
        </w:rPr>
      </w:pPr>
      <w:r w:rsidRPr="00621E63">
        <w:rPr>
          <w:noProof w:val="0"/>
        </w:rPr>
        <w:t xml:space="preserve">Definition: This field indicates whether or not the patient's/person's identity is known. Refer to </w:t>
      </w:r>
      <w:r w:rsidR="006D613E" w:rsidRPr="00621E63">
        <w:rPr>
          <w:noProof w:val="0"/>
        </w:rPr>
        <w:t>HL7</w:t>
      </w:r>
      <w:r w:rsidR="00995105" w:rsidRPr="00621E63">
        <w:rPr>
          <w:noProof w:val="0"/>
        </w:rPr>
        <w:t xml:space="preserve"> </w:t>
      </w:r>
      <w:r w:rsidRPr="00621E63">
        <w:rPr>
          <w:noProof w:val="0"/>
        </w:rPr>
        <w:t>Table 0136 - Yes/No Indicator for valid values.</w:t>
      </w:r>
    </w:p>
    <w:p w14:paraId="08B8AA4A" w14:textId="77777777" w:rsidR="00B11855" w:rsidRPr="00621E63" w:rsidRDefault="003D003E" w:rsidP="001F5A5C">
      <w:pPr>
        <w:pStyle w:val="ListBullet3"/>
      </w:pPr>
      <w:r w:rsidRPr="00621E63">
        <w:tab/>
        <w:t>Y the patient's/person's identity is unknown</w:t>
      </w:r>
    </w:p>
    <w:p w14:paraId="2F699F8B" w14:textId="77777777" w:rsidR="00B11855" w:rsidRPr="00621E63" w:rsidRDefault="003D003E" w:rsidP="001F5A5C">
      <w:pPr>
        <w:pStyle w:val="ListBullet3"/>
      </w:pPr>
      <w:r w:rsidRPr="00621E63">
        <w:tab/>
        <w:t>N the patient's/person's identity is known</w:t>
      </w:r>
    </w:p>
    <w:p w14:paraId="021A55FE" w14:textId="16D64D7F"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3.4.2.31 for details. The PCD TF does not further constrain this field.</w:t>
      </w:r>
    </w:p>
    <w:p w14:paraId="4761911E" w14:textId="77777777" w:rsidR="00B11855" w:rsidRPr="00621E63" w:rsidRDefault="003D003E" w:rsidP="001422D4">
      <w:pPr>
        <w:pStyle w:val="HL7Field"/>
      </w:pPr>
      <w:r w:rsidRPr="00621E63">
        <w:t>PID-32   Identity Reliability Code</w:t>
      </w:r>
    </w:p>
    <w:p w14:paraId="05090D50" w14:textId="3667CD4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3.4.2.32 for details. The PCD TF does not further constrain this field.</w:t>
      </w:r>
    </w:p>
    <w:p w14:paraId="47505F46" w14:textId="77777777" w:rsidR="00B11855" w:rsidRPr="00621E63" w:rsidRDefault="003D003E" w:rsidP="001422D4">
      <w:pPr>
        <w:pStyle w:val="HL7Field"/>
      </w:pPr>
      <w:r w:rsidRPr="00621E63">
        <w:t>PID-33   Last Update Date/Time</w:t>
      </w:r>
    </w:p>
    <w:p w14:paraId="7163D685" w14:textId="77777777" w:rsidR="00B11855" w:rsidRPr="00621E63" w:rsidRDefault="003D003E" w:rsidP="0077204B">
      <w:pPr>
        <w:pStyle w:val="HL7FieldIndent2"/>
        <w:rPr>
          <w:noProof w:val="0"/>
        </w:rPr>
      </w:pPr>
      <w:r w:rsidRPr="00621E63">
        <w:rPr>
          <w:noProof w:val="0"/>
        </w:rPr>
        <w:t xml:space="preserve">Definition: This field contains the last update date and time for the patient’s/person’s identifying and demographic data, as defined in the PID segment. Receiving systems will </w:t>
      </w:r>
      <w:r w:rsidRPr="00621E63">
        <w:rPr>
          <w:noProof w:val="0"/>
        </w:rPr>
        <w:lastRenderedPageBreak/>
        <w:t>use this field to determine how to apply the transaction to their systems. If the receiving system (such as an enterprise master patient index) already has a record for the person with a later last update date/time, then the EMPI receiving system could decide not to apply the patient’s/person’s demographic and identifying data from this transaction.</w:t>
      </w:r>
    </w:p>
    <w:p w14:paraId="1E29A135" w14:textId="77777777" w:rsidR="00B11855" w:rsidRPr="00621E63" w:rsidRDefault="003D003E" w:rsidP="0077204B">
      <w:pPr>
        <w:pStyle w:val="HL7FieldIndent2"/>
        <w:rPr>
          <w:noProof w:val="0"/>
        </w:rPr>
      </w:pPr>
      <w:r w:rsidRPr="00621E63">
        <w:rPr>
          <w:noProof w:val="0"/>
        </w:rPr>
        <w:t xml:space="preserve">See </w:t>
      </w:r>
      <w:commentRangeStart w:id="2253"/>
      <w:r w:rsidRPr="00621E63">
        <w:rPr>
          <w:noProof w:val="0"/>
        </w:rPr>
        <w:t>Appendix</w:t>
      </w:r>
      <w:commentRangeEnd w:id="2253"/>
      <w:r w:rsidR="005B0C7C">
        <w:rPr>
          <w:rStyle w:val="CommentReference"/>
          <w:noProof w:val="0"/>
        </w:rPr>
        <w:commentReference w:id="2253"/>
      </w:r>
      <w:r w:rsidRPr="00621E63">
        <w:rPr>
          <w:noProof w:val="0"/>
        </w:rPr>
        <w:t xml:space="preserve">   DTM – date/time for PCD constraints.</w:t>
      </w:r>
    </w:p>
    <w:p w14:paraId="3E1A2F84" w14:textId="77777777" w:rsidR="00B11855" w:rsidRPr="00621E63" w:rsidRDefault="003D003E" w:rsidP="001422D4">
      <w:pPr>
        <w:pStyle w:val="HL7Field"/>
      </w:pPr>
      <w:r w:rsidRPr="00621E63">
        <w:t>PID-34   Last Update Facility</w:t>
      </w:r>
    </w:p>
    <w:p w14:paraId="0D9DBCD0" w14:textId="473A7229"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3.4.2.34 for details. The PCD TF does not further constrain this field.</w:t>
      </w:r>
    </w:p>
    <w:p w14:paraId="77613394" w14:textId="77777777" w:rsidR="00B11855" w:rsidRPr="00621E63" w:rsidRDefault="003D003E" w:rsidP="00CF5627">
      <w:pPr>
        <w:pStyle w:val="HL7Field"/>
        <w:keepNext w:val="0"/>
      </w:pPr>
      <w:r w:rsidRPr="00621E63">
        <w:t>PID-35   Species Code</w:t>
      </w:r>
    </w:p>
    <w:p w14:paraId="6704A18F" w14:textId="283A5B2C"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3.4.2.35 for details. The PCD TF does not further constrain this field.</w:t>
      </w:r>
    </w:p>
    <w:p w14:paraId="37B6E143" w14:textId="77777777" w:rsidR="00B11855" w:rsidRPr="00621E63" w:rsidRDefault="003D003E" w:rsidP="001422D4">
      <w:pPr>
        <w:pStyle w:val="HL7Field"/>
      </w:pPr>
      <w:r w:rsidRPr="00621E63">
        <w:t>PID-36   Breed Code</w:t>
      </w:r>
    </w:p>
    <w:p w14:paraId="7DEC99E8" w14:textId="61C87D60"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3.4.2.36 for details. The PCD TF does not further constrain this field.</w:t>
      </w:r>
    </w:p>
    <w:p w14:paraId="78D95FED" w14:textId="77777777" w:rsidR="00B11855" w:rsidRPr="00621E63" w:rsidRDefault="003D003E" w:rsidP="001422D4">
      <w:pPr>
        <w:pStyle w:val="HL7Field"/>
      </w:pPr>
      <w:r w:rsidRPr="00621E63">
        <w:t>PID-37   Strain</w:t>
      </w:r>
    </w:p>
    <w:p w14:paraId="4641F0AC" w14:textId="637EB645"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3.4.2.37 for details. The PCD TF does not further constrain this field.</w:t>
      </w:r>
    </w:p>
    <w:p w14:paraId="6ABACDC6" w14:textId="77777777" w:rsidR="00B11855" w:rsidRPr="00621E63" w:rsidRDefault="003D003E" w:rsidP="001422D4">
      <w:pPr>
        <w:pStyle w:val="HL7Field"/>
      </w:pPr>
      <w:r w:rsidRPr="00621E63">
        <w:t>PID-38   Production Class Code</w:t>
      </w:r>
    </w:p>
    <w:p w14:paraId="1B751639" w14:textId="0F237293"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3.4.2.38 for details. The PCD TF does not further constrain this field.</w:t>
      </w:r>
    </w:p>
    <w:p w14:paraId="75E254C2" w14:textId="77777777" w:rsidR="00B11855" w:rsidRPr="00621E63" w:rsidRDefault="003D003E" w:rsidP="001422D4">
      <w:pPr>
        <w:pStyle w:val="HL7Field"/>
      </w:pPr>
      <w:r w:rsidRPr="00621E63">
        <w:t>PID-39   Tribal Citizenship (CWE)</w:t>
      </w:r>
    </w:p>
    <w:p w14:paraId="06DA7E55" w14:textId="5DEF2E6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3.4.2.39 for details. The PCD TF does not further constrain this field.</w:t>
      </w:r>
    </w:p>
    <w:p w14:paraId="072D2D11" w14:textId="079D0C78" w:rsidR="00B11855" w:rsidRPr="00621E63" w:rsidRDefault="00800492" w:rsidP="00800492">
      <w:pPr>
        <w:pStyle w:val="Heading3"/>
        <w:numPr>
          <w:ilvl w:val="0"/>
          <w:numId w:val="0"/>
        </w:numPr>
        <w:rPr>
          <w:noProof w:val="0"/>
        </w:rPr>
        <w:pPrChange w:id="2254" w:author="Mary Jungers" w:date="2019-11-13T18:58:00Z">
          <w:pPr>
            <w:pStyle w:val="AppendixHeading3"/>
          </w:pPr>
        </w:pPrChange>
      </w:pPr>
      <w:bookmarkStart w:id="2255" w:name="_Toc428883222"/>
      <w:bookmarkStart w:id="2256" w:name="_Toc428883425"/>
      <w:bookmarkStart w:id="2257" w:name="_Toc428884939"/>
      <w:bookmarkStart w:id="2258" w:name="_Toc428889174"/>
      <w:bookmarkStart w:id="2259" w:name="_Toc429498849"/>
      <w:bookmarkStart w:id="2260" w:name="_Toc429499740"/>
      <w:bookmarkStart w:id="2261" w:name="_Toc429499971"/>
      <w:bookmarkStart w:id="2262" w:name="_Toc429730287"/>
      <w:bookmarkStart w:id="2263" w:name="_Toc428883223"/>
      <w:bookmarkStart w:id="2264" w:name="_Toc428883426"/>
      <w:bookmarkStart w:id="2265" w:name="_Toc428884940"/>
      <w:bookmarkStart w:id="2266" w:name="_Toc428889175"/>
      <w:bookmarkStart w:id="2267" w:name="_Toc429498850"/>
      <w:bookmarkStart w:id="2268" w:name="_Toc429499741"/>
      <w:bookmarkStart w:id="2269" w:name="_Toc429499972"/>
      <w:bookmarkStart w:id="2270" w:name="_Toc429730288"/>
      <w:bookmarkStart w:id="2271" w:name="_Toc428883224"/>
      <w:bookmarkStart w:id="2272" w:name="_Toc428883427"/>
      <w:bookmarkStart w:id="2273" w:name="_Toc428884941"/>
      <w:bookmarkStart w:id="2274" w:name="_Toc428889176"/>
      <w:bookmarkStart w:id="2275" w:name="_Toc429498851"/>
      <w:bookmarkStart w:id="2276" w:name="_Toc429499742"/>
      <w:bookmarkStart w:id="2277" w:name="_Toc429499973"/>
      <w:bookmarkStart w:id="2278" w:name="_Toc429730289"/>
      <w:bookmarkStart w:id="2279" w:name="_Toc428883225"/>
      <w:bookmarkStart w:id="2280" w:name="_Toc428883428"/>
      <w:bookmarkStart w:id="2281" w:name="_Toc428884942"/>
      <w:bookmarkStart w:id="2282" w:name="_Toc428889177"/>
      <w:bookmarkStart w:id="2283" w:name="_Toc429498852"/>
      <w:bookmarkStart w:id="2284" w:name="_Toc429499743"/>
      <w:bookmarkStart w:id="2285" w:name="_Toc429499974"/>
      <w:bookmarkStart w:id="2286" w:name="_Toc429730290"/>
      <w:bookmarkStart w:id="2287" w:name="_Toc428883226"/>
      <w:bookmarkStart w:id="2288" w:name="_Toc428883429"/>
      <w:bookmarkStart w:id="2289" w:name="_Toc428884943"/>
      <w:bookmarkStart w:id="2290" w:name="_Toc428889178"/>
      <w:bookmarkStart w:id="2291" w:name="_Toc429498853"/>
      <w:bookmarkStart w:id="2292" w:name="_Toc429499744"/>
      <w:bookmarkStart w:id="2293" w:name="_Toc429499975"/>
      <w:bookmarkStart w:id="2294" w:name="_Toc429730291"/>
      <w:bookmarkStart w:id="2295" w:name="_Toc428883227"/>
      <w:bookmarkStart w:id="2296" w:name="_Toc428883430"/>
      <w:bookmarkStart w:id="2297" w:name="_Toc428884944"/>
      <w:bookmarkStart w:id="2298" w:name="_Toc428889179"/>
      <w:bookmarkStart w:id="2299" w:name="_Toc429498854"/>
      <w:bookmarkStart w:id="2300" w:name="_Toc429499745"/>
      <w:bookmarkStart w:id="2301" w:name="_Toc429499976"/>
      <w:bookmarkStart w:id="2302" w:name="_Toc429730292"/>
      <w:bookmarkStart w:id="2303" w:name="_Toc401769858"/>
      <w:bookmarkStart w:id="2304" w:name="_Toc24650510"/>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ins w:id="2305" w:author="Mary Jungers" w:date="2019-11-13T18:58:00Z">
        <w:r w:rsidRPr="00621E63">
          <w:rPr>
            <w:noProof w:val="0"/>
          </w:rPr>
          <w:t xml:space="preserve">B.5.1 </w:t>
        </w:r>
      </w:ins>
      <w:r w:rsidR="003D003E" w:rsidRPr="00621E63">
        <w:rPr>
          <w:noProof w:val="0"/>
        </w:rPr>
        <w:t xml:space="preserve">PID Segment requirements for ACM Transaction </w:t>
      </w:r>
      <w:bookmarkEnd w:id="2303"/>
      <w:r w:rsidR="00647994" w:rsidRPr="00621E63">
        <w:rPr>
          <w:noProof w:val="0"/>
        </w:rPr>
        <w:t>PCD-04</w:t>
      </w:r>
      <w:bookmarkEnd w:id="2304"/>
    </w:p>
    <w:p w14:paraId="6B26A2C4" w14:textId="77777777" w:rsidR="00C156EC" w:rsidRPr="00621E63" w:rsidRDefault="003D003E" w:rsidP="0077204B">
      <w:pPr>
        <w:pStyle w:val="BodyText"/>
      </w:pPr>
      <w:r w:rsidRPr="00621E63">
        <w:t>This segment is required to be present and is populated with data used to identify the patient associated with the alert in the case where the identity is available from the Alert Source system. If the patient identification is not available from the Alert Source system, the alert may be location source based per ACM use case A1 in which case the PV1 segment identifies the location associated with the alert. Additional information may be present to more unambiguously identify the patient.</w:t>
      </w:r>
    </w:p>
    <w:p w14:paraId="44908A4F" w14:textId="3BD3ACFC" w:rsidR="00B11855" w:rsidRPr="00621E63" w:rsidRDefault="003D003E" w:rsidP="00CF5627">
      <w:pPr>
        <w:pStyle w:val="TableTitle"/>
      </w:pPr>
      <w:r w:rsidRPr="00621E63">
        <w:t xml:space="preserve">Table B.5.1-1: </w:t>
      </w:r>
      <w:r w:rsidR="006D613E" w:rsidRPr="00621E63">
        <w:t>HL7</w:t>
      </w:r>
      <w:r w:rsidR="00995105" w:rsidRPr="00621E63">
        <w:t xml:space="preserve"> </w:t>
      </w:r>
      <w:r w:rsidRPr="00621E63">
        <w:t>Attribute Table – PID – Patient Identification</w:t>
      </w:r>
    </w:p>
    <w:tbl>
      <w:tblPr>
        <w:tblW w:w="82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2"/>
        <w:gridCol w:w="924"/>
        <w:gridCol w:w="805"/>
        <w:gridCol w:w="924"/>
        <w:gridCol w:w="940"/>
        <w:gridCol w:w="1044"/>
        <w:gridCol w:w="2733"/>
      </w:tblGrid>
      <w:tr w:rsidR="00C40FD5" w:rsidRPr="00621E63" w14:paraId="035D84DF" w14:textId="77777777" w:rsidTr="001F5A5C">
        <w:trPr>
          <w:cantSplit/>
          <w:jc w:val="center"/>
        </w:trPr>
        <w:tc>
          <w:tcPr>
            <w:tcW w:w="912" w:type="dxa"/>
            <w:shd w:val="clear" w:color="auto" w:fill="D9D9D9"/>
          </w:tcPr>
          <w:p w14:paraId="7816DA1A" w14:textId="77777777" w:rsidR="00B11855" w:rsidRPr="00621E63" w:rsidRDefault="003D003E" w:rsidP="003D7138">
            <w:pPr>
              <w:pStyle w:val="TableEntryHeader"/>
            </w:pPr>
            <w:r w:rsidRPr="00621E63">
              <w:t>SEQ</w:t>
            </w:r>
          </w:p>
        </w:tc>
        <w:tc>
          <w:tcPr>
            <w:tcW w:w="924" w:type="dxa"/>
            <w:shd w:val="clear" w:color="auto" w:fill="D9D9D9"/>
          </w:tcPr>
          <w:p w14:paraId="1FBA1CBF" w14:textId="77777777" w:rsidR="00B11855" w:rsidRPr="00621E63" w:rsidRDefault="003D003E" w:rsidP="003D7138">
            <w:pPr>
              <w:pStyle w:val="TableEntryHeader"/>
            </w:pPr>
            <w:r w:rsidRPr="00621E63">
              <w:t>LEN</w:t>
            </w:r>
          </w:p>
        </w:tc>
        <w:tc>
          <w:tcPr>
            <w:tcW w:w="805" w:type="dxa"/>
            <w:shd w:val="clear" w:color="auto" w:fill="D9D9D9"/>
          </w:tcPr>
          <w:p w14:paraId="41ED8442" w14:textId="77777777" w:rsidR="00B11855" w:rsidRPr="00621E63" w:rsidRDefault="003D003E" w:rsidP="003D7138">
            <w:pPr>
              <w:pStyle w:val="TableEntryHeader"/>
            </w:pPr>
            <w:r w:rsidRPr="00621E63">
              <w:t>DT</w:t>
            </w:r>
          </w:p>
        </w:tc>
        <w:tc>
          <w:tcPr>
            <w:tcW w:w="924" w:type="dxa"/>
            <w:shd w:val="clear" w:color="auto" w:fill="D9D9D9"/>
          </w:tcPr>
          <w:p w14:paraId="4FF7ACA5" w14:textId="77777777" w:rsidR="00B11855" w:rsidRPr="00621E63" w:rsidRDefault="003D003E" w:rsidP="003D7138">
            <w:pPr>
              <w:pStyle w:val="TableEntryHeader"/>
            </w:pPr>
            <w:r w:rsidRPr="00621E63">
              <w:t>OPT</w:t>
            </w:r>
          </w:p>
        </w:tc>
        <w:tc>
          <w:tcPr>
            <w:tcW w:w="940" w:type="dxa"/>
            <w:shd w:val="clear" w:color="auto" w:fill="D9D9D9"/>
          </w:tcPr>
          <w:p w14:paraId="6BA71985" w14:textId="77777777" w:rsidR="00B11855" w:rsidRPr="00621E63" w:rsidRDefault="003D003E" w:rsidP="003D7138">
            <w:pPr>
              <w:pStyle w:val="TableEntryHeader"/>
            </w:pPr>
            <w:r w:rsidRPr="00621E63">
              <w:t>RP/#</w:t>
            </w:r>
          </w:p>
        </w:tc>
        <w:tc>
          <w:tcPr>
            <w:tcW w:w="1044" w:type="dxa"/>
            <w:shd w:val="clear" w:color="auto" w:fill="D9D9D9"/>
          </w:tcPr>
          <w:p w14:paraId="048AEC85" w14:textId="77777777" w:rsidR="00B11855" w:rsidRPr="00621E63" w:rsidRDefault="003D003E" w:rsidP="003D7138">
            <w:pPr>
              <w:pStyle w:val="TableEntryHeader"/>
            </w:pPr>
            <w:r w:rsidRPr="00621E63">
              <w:t>TBL#</w:t>
            </w:r>
          </w:p>
        </w:tc>
        <w:tc>
          <w:tcPr>
            <w:tcW w:w="2733" w:type="dxa"/>
            <w:shd w:val="clear" w:color="auto" w:fill="D9D9D9"/>
          </w:tcPr>
          <w:p w14:paraId="60A05EB1" w14:textId="77777777" w:rsidR="00B11855" w:rsidRPr="00621E63" w:rsidRDefault="003D003E" w:rsidP="003D7138">
            <w:pPr>
              <w:pStyle w:val="TableEntryHeader"/>
            </w:pPr>
            <w:r w:rsidRPr="00621E63">
              <w:t>ELEMENT NAME</w:t>
            </w:r>
          </w:p>
        </w:tc>
      </w:tr>
      <w:tr w:rsidR="00C40FD5" w:rsidRPr="00621E63" w14:paraId="5F506612" w14:textId="77777777" w:rsidTr="006C0E8E">
        <w:trPr>
          <w:cantSplit/>
          <w:jc w:val="center"/>
        </w:trPr>
        <w:tc>
          <w:tcPr>
            <w:tcW w:w="912" w:type="dxa"/>
            <w:shd w:val="clear" w:color="auto" w:fill="auto"/>
          </w:tcPr>
          <w:p w14:paraId="35BF06F3" w14:textId="77777777" w:rsidR="00B11855" w:rsidRPr="00621E63" w:rsidRDefault="003D003E" w:rsidP="003D7138">
            <w:pPr>
              <w:pStyle w:val="TableEntry"/>
            </w:pPr>
            <w:r w:rsidRPr="00621E63">
              <w:t>3</w:t>
            </w:r>
          </w:p>
        </w:tc>
        <w:tc>
          <w:tcPr>
            <w:tcW w:w="924" w:type="dxa"/>
            <w:shd w:val="clear" w:color="auto" w:fill="auto"/>
          </w:tcPr>
          <w:p w14:paraId="7C7A6AFF" w14:textId="77777777" w:rsidR="00B11855" w:rsidRPr="00621E63" w:rsidRDefault="003D003E" w:rsidP="003D7138">
            <w:pPr>
              <w:pStyle w:val="TableEntry"/>
            </w:pPr>
            <w:r w:rsidRPr="00621E63">
              <w:t>250</w:t>
            </w:r>
          </w:p>
        </w:tc>
        <w:tc>
          <w:tcPr>
            <w:tcW w:w="805" w:type="dxa"/>
            <w:shd w:val="clear" w:color="auto" w:fill="auto"/>
          </w:tcPr>
          <w:p w14:paraId="7F67A6DA" w14:textId="77777777" w:rsidR="00B11855" w:rsidRPr="00621E63" w:rsidRDefault="003D003E" w:rsidP="003D7138">
            <w:pPr>
              <w:pStyle w:val="TableEntry"/>
            </w:pPr>
            <w:r w:rsidRPr="00621E63">
              <w:t>CX</w:t>
            </w:r>
          </w:p>
        </w:tc>
        <w:tc>
          <w:tcPr>
            <w:tcW w:w="924" w:type="dxa"/>
            <w:shd w:val="clear" w:color="auto" w:fill="auto"/>
          </w:tcPr>
          <w:p w14:paraId="467900E4" w14:textId="77777777" w:rsidR="00B11855" w:rsidRPr="00621E63" w:rsidRDefault="003D003E" w:rsidP="003D7138">
            <w:pPr>
              <w:pStyle w:val="TableEntry"/>
            </w:pPr>
            <w:r w:rsidRPr="00621E63">
              <w:t>O</w:t>
            </w:r>
          </w:p>
        </w:tc>
        <w:tc>
          <w:tcPr>
            <w:tcW w:w="940" w:type="dxa"/>
            <w:shd w:val="clear" w:color="auto" w:fill="auto"/>
          </w:tcPr>
          <w:p w14:paraId="2B2402DF" w14:textId="77777777" w:rsidR="00B11855" w:rsidRPr="00621E63" w:rsidRDefault="003D003E" w:rsidP="003D7138">
            <w:pPr>
              <w:pStyle w:val="TableEntry"/>
            </w:pPr>
            <w:r w:rsidRPr="00621E63">
              <w:t>Y</w:t>
            </w:r>
          </w:p>
        </w:tc>
        <w:tc>
          <w:tcPr>
            <w:tcW w:w="1044" w:type="dxa"/>
            <w:shd w:val="clear" w:color="auto" w:fill="auto"/>
          </w:tcPr>
          <w:p w14:paraId="1F8EE8E6" w14:textId="77777777" w:rsidR="00B11855" w:rsidRPr="00621E63" w:rsidRDefault="00B11855" w:rsidP="003D7138">
            <w:pPr>
              <w:pStyle w:val="TableEntry"/>
            </w:pPr>
          </w:p>
        </w:tc>
        <w:tc>
          <w:tcPr>
            <w:tcW w:w="2733" w:type="dxa"/>
            <w:shd w:val="clear" w:color="auto" w:fill="auto"/>
          </w:tcPr>
          <w:p w14:paraId="488988C2" w14:textId="77777777" w:rsidR="00B11855" w:rsidRPr="00621E63" w:rsidRDefault="003D003E" w:rsidP="003D7138">
            <w:pPr>
              <w:pStyle w:val="TableEntry"/>
            </w:pPr>
            <w:r w:rsidRPr="00621E63">
              <w:t>Patient Identifier List</w:t>
            </w:r>
          </w:p>
        </w:tc>
      </w:tr>
      <w:tr w:rsidR="00C40FD5" w:rsidRPr="00621E63" w14:paraId="53E3A131" w14:textId="77777777" w:rsidTr="006C0E8E">
        <w:trPr>
          <w:cantSplit/>
          <w:jc w:val="center"/>
        </w:trPr>
        <w:tc>
          <w:tcPr>
            <w:tcW w:w="912" w:type="dxa"/>
            <w:shd w:val="clear" w:color="auto" w:fill="auto"/>
          </w:tcPr>
          <w:p w14:paraId="2A68BA73" w14:textId="77777777" w:rsidR="00B11855" w:rsidRPr="00621E63" w:rsidRDefault="003D003E" w:rsidP="003D7138">
            <w:pPr>
              <w:pStyle w:val="TableEntry"/>
            </w:pPr>
            <w:r w:rsidRPr="00621E63">
              <w:t>5</w:t>
            </w:r>
          </w:p>
        </w:tc>
        <w:tc>
          <w:tcPr>
            <w:tcW w:w="924" w:type="dxa"/>
            <w:shd w:val="clear" w:color="auto" w:fill="auto"/>
          </w:tcPr>
          <w:p w14:paraId="0EC59590" w14:textId="77777777" w:rsidR="00B11855" w:rsidRPr="00621E63" w:rsidRDefault="003D003E" w:rsidP="003D7138">
            <w:pPr>
              <w:pStyle w:val="TableEntry"/>
            </w:pPr>
            <w:r w:rsidRPr="00621E63">
              <w:t>250</w:t>
            </w:r>
          </w:p>
        </w:tc>
        <w:tc>
          <w:tcPr>
            <w:tcW w:w="805" w:type="dxa"/>
            <w:shd w:val="clear" w:color="auto" w:fill="auto"/>
          </w:tcPr>
          <w:p w14:paraId="4D07693D" w14:textId="77777777" w:rsidR="00B11855" w:rsidRPr="00621E63" w:rsidRDefault="003D003E" w:rsidP="003D7138">
            <w:pPr>
              <w:pStyle w:val="TableEntry"/>
            </w:pPr>
            <w:r w:rsidRPr="00621E63">
              <w:t>XPN</w:t>
            </w:r>
          </w:p>
        </w:tc>
        <w:tc>
          <w:tcPr>
            <w:tcW w:w="924" w:type="dxa"/>
            <w:shd w:val="clear" w:color="auto" w:fill="auto"/>
          </w:tcPr>
          <w:p w14:paraId="305D1E48" w14:textId="77777777" w:rsidR="00B11855" w:rsidRPr="00621E63" w:rsidRDefault="003D003E" w:rsidP="003D7138">
            <w:pPr>
              <w:pStyle w:val="TableEntry"/>
            </w:pPr>
            <w:r w:rsidRPr="00621E63">
              <w:t>O</w:t>
            </w:r>
          </w:p>
        </w:tc>
        <w:tc>
          <w:tcPr>
            <w:tcW w:w="940" w:type="dxa"/>
            <w:shd w:val="clear" w:color="auto" w:fill="auto"/>
          </w:tcPr>
          <w:p w14:paraId="7F5F70D1" w14:textId="77777777" w:rsidR="00B11855" w:rsidRPr="00621E63" w:rsidRDefault="003D003E" w:rsidP="003D7138">
            <w:pPr>
              <w:pStyle w:val="TableEntry"/>
            </w:pPr>
            <w:r w:rsidRPr="00621E63">
              <w:t>Y</w:t>
            </w:r>
          </w:p>
        </w:tc>
        <w:tc>
          <w:tcPr>
            <w:tcW w:w="1044" w:type="dxa"/>
            <w:shd w:val="clear" w:color="auto" w:fill="auto"/>
          </w:tcPr>
          <w:p w14:paraId="0B77F8C4" w14:textId="77777777" w:rsidR="00B11855" w:rsidRPr="00621E63" w:rsidRDefault="00B11855" w:rsidP="003D7138">
            <w:pPr>
              <w:pStyle w:val="TableEntry"/>
            </w:pPr>
          </w:p>
        </w:tc>
        <w:tc>
          <w:tcPr>
            <w:tcW w:w="2733" w:type="dxa"/>
            <w:shd w:val="clear" w:color="auto" w:fill="auto"/>
          </w:tcPr>
          <w:p w14:paraId="148F2DFB" w14:textId="77777777" w:rsidR="00B11855" w:rsidRPr="00621E63" w:rsidRDefault="003D003E" w:rsidP="003D7138">
            <w:pPr>
              <w:pStyle w:val="TableEntry"/>
            </w:pPr>
            <w:r w:rsidRPr="00621E63">
              <w:t>Patient name</w:t>
            </w:r>
          </w:p>
        </w:tc>
      </w:tr>
      <w:tr w:rsidR="00C40FD5" w:rsidRPr="00621E63" w14:paraId="7FC257CA" w14:textId="77777777" w:rsidTr="006C0E8E">
        <w:trPr>
          <w:cantSplit/>
          <w:jc w:val="center"/>
        </w:trPr>
        <w:tc>
          <w:tcPr>
            <w:tcW w:w="912" w:type="dxa"/>
            <w:shd w:val="clear" w:color="auto" w:fill="auto"/>
          </w:tcPr>
          <w:p w14:paraId="5EABB8AE" w14:textId="77777777" w:rsidR="00B11855" w:rsidRPr="00621E63" w:rsidRDefault="003D003E" w:rsidP="003D7138">
            <w:pPr>
              <w:pStyle w:val="TableEntry"/>
            </w:pPr>
            <w:r w:rsidRPr="00621E63">
              <w:t>7</w:t>
            </w:r>
          </w:p>
        </w:tc>
        <w:tc>
          <w:tcPr>
            <w:tcW w:w="924" w:type="dxa"/>
            <w:shd w:val="clear" w:color="auto" w:fill="auto"/>
          </w:tcPr>
          <w:p w14:paraId="7CD8C9EB" w14:textId="77777777" w:rsidR="00B11855" w:rsidRPr="00621E63" w:rsidRDefault="003D003E" w:rsidP="003D7138">
            <w:pPr>
              <w:pStyle w:val="TableEntry"/>
            </w:pPr>
            <w:r w:rsidRPr="00621E63">
              <w:t>26</w:t>
            </w:r>
          </w:p>
        </w:tc>
        <w:tc>
          <w:tcPr>
            <w:tcW w:w="805" w:type="dxa"/>
            <w:shd w:val="clear" w:color="auto" w:fill="auto"/>
          </w:tcPr>
          <w:p w14:paraId="23C72CFE" w14:textId="77777777" w:rsidR="00B11855" w:rsidRPr="00621E63" w:rsidRDefault="003D003E" w:rsidP="003D7138">
            <w:pPr>
              <w:pStyle w:val="TableEntry"/>
            </w:pPr>
            <w:r w:rsidRPr="00621E63">
              <w:t>TSO</w:t>
            </w:r>
          </w:p>
        </w:tc>
        <w:tc>
          <w:tcPr>
            <w:tcW w:w="924" w:type="dxa"/>
            <w:shd w:val="clear" w:color="auto" w:fill="auto"/>
          </w:tcPr>
          <w:p w14:paraId="2B15C00D" w14:textId="77777777" w:rsidR="00B11855" w:rsidRPr="00621E63" w:rsidRDefault="003D003E" w:rsidP="003D7138">
            <w:pPr>
              <w:pStyle w:val="TableEntry"/>
            </w:pPr>
            <w:r w:rsidRPr="00621E63">
              <w:t>O</w:t>
            </w:r>
          </w:p>
        </w:tc>
        <w:tc>
          <w:tcPr>
            <w:tcW w:w="940" w:type="dxa"/>
            <w:shd w:val="clear" w:color="auto" w:fill="auto"/>
          </w:tcPr>
          <w:p w14:paraId="7C7579E7" w14:textId="77777777" w:rsidR="00B11855" w:rsidRPr="00621E63" w:rsidRDefault="00B11855" w:rsidP="003D7138">
            <w:pPr>
              <w:pStyle w:val="TableEntry"/>
            </w:pPr>
          </w:p>
        </w:tc>
        <w:tc>
          <w:tcPr>
            <w:tcW w:w="1044" w:type="dxa"/>
            <w:shd w:val="clear" w:color="auto" w:fill="auto"/>
          </w:tcPr>
          <w:p w14:paraId="41D28230" w14:textId="77777777" w:rsidR="00B11855" w:rsidRPr="00621E63" w:rsidRDefault="00B11855" w:rsidP="003D7138">
            <w:pPr>
              <w:pStyle w:val="TableEntry"/>
            </w:pPr>
          </w:p>
        </w:tc>
        <w:tc>
          <w:tcPr>
            <w:tcW w:w="2733" w:type="dxa"/>
            <w:shd w:val="clear" w:color="auto" w:fill="auto"/>
          </w:tcPr>
          <w:p w14:paraId="43D93B3C" w14:textId="77777777" w:rsidR="00B11855" w:rsidRPr="00621E63" w:rsidRDefault="003D003E" w:rsidP="003D7138">
            <w:pPr>
              <w:pStyle w:val="TableEntry"/>
            </w:pPr>
            <w:r w:rsidRPr="00621E63">
              <w:t>Date/Time of Birth</w:t>
            </w:r>
          </w:p>
        </w:tc>
      </w:tr>
      <w:tr w:rsidR="00C40FD5" w:rsidRPr="00621E63" w14:paraId="47F858FF" w14:textId="77777777" w:rsidTr="006C0E8E">
        <w:trPr>
          <w:cantSplit/>
          <w:jc w:val="center"/>
        </w:trPr>
        <w:tc>
          <w:tcPr>
            <w:tcW w:w="912" w:type="dxa"/>
            <w:shd w:val="clear" w:color="auto" w:fill="auto"/>
          </w:tcPr>
          <w:p w14:paraId="5DAEEF45" w14:textId="77777777" w:rsidR="00B11855" w:rsidRPr="00621E63" w:rsidRDefault="003D003E" w:rsidP="003D7138">
            <w:pPr>
              <w:pStyle w:val="TableEntry"/>
            </w:pPr>
            <w:r w:rsidRPr="00621E63">
              <w:t>8</w:t>
            </w:r>
          </w:p>
        </w:tc>
        <w:tc>
          <w:tcPr>
            <w:tcW w:w="924" w:type="dxa"/>
            <w:shd w:val="clear" w:color="auto" w:fill="auto"/>
          </w:tcPr>
          <w:p w14:paraId="1B1E12E5" w14:textId="77777777" w:rsidR="00B11855" w:rsidRPr="00621E63" w:rsidRDefault="003D003E" w:rsidP="003D7138">
            <w:pPr>
              <w:pStyle w:val="TableEntry"/>
            </w:pPr>
            <w:r w:rsidRPr="00621E63">
              <w:t>1</w:t>
            </w:r>
          </w:p>
        </w:tc>
        <w:tc>
          <w:tcPr>
            <w:tcW w:w="805" w:type="dxa"/>
            <w:shd w:val="clear" w:color="auto" w:fill="auto"/>
          </w:tcPr>
          <w:p w14:paraId="6BC79316" w14:textId="77777777" w:rsidR="00B11855" w:rsidRPr="00621E63" w:rsidRDefault="003D003E" w:rsidP="003D7138">
            <w:pPr>
              <w:pStyle w:val="TableEntry"/>
            </w:pPr>
            <w:r w:rsidRPr="00621E63">
              <w:t>IS</w:t>
            </w:r>
          </w:p>
        </w:tc>
        <w:tc>
          <w:tcPr>
            <w:tcW w:w="924" w:type="dxa"/>
            <w:shd w:val="clear" w:color="auto" w:fill="auto"/>
          </w:tcPr>
          <w:p w14:paraId="6262A029" w14:textId="77777777" w:rsidR="00B11855" w:rsidRPr="00621E63" w:rsidRDefault="003D003E" w:rsidP="003D7138">
            <w:pPr>
              <w:pStyle w:val="TableEntry"/>
            </w:pPr>
            <w:r w:rsidRPr="00621E63">
              <w:t>O</w:t>
            </w:r>
          </w:p>
        </w:tc>
        <w:tc>
          <w:tcPr>
            <w:tcW w:w="940" w:type="dxa"/>
            <w:shd w:val="clear" w:color="auto" w:fill="auto"/>
          </w:tcPr>
          <w:p w14:paraId="7CA737C2" w14:textId="77777777" w:rsidR="00B11855" w:rsidRPr="00621E63" w:rsidRDefault="00B11855" w:rsidP="003D7138">
            <w:pPr>
              <w:pStyle w:val="TableEntry"/>
            </w:pPr>
          </w:p>
        </w:tc>
        <w:tc>
          <w:tcPr>
            <w:tcW w:w="1044" w:type="dxa"/>
            <w:shd w:val="clear" w:color="auto" w:fill="auto"/>
          </w:tcPr>
          <w:p w14:paraId="3612F8C6" w14:textId="77777777" w:rsidR="00B11855" w:rsidRPr="00621E63" w:rsidRDefault="00B11855" w:rsidP="003D7138">
            <w:pPr>
              <w:pStyle w:val="TableEntry"/>
            </w:pPr>
          </w:p>
        </w:tc>
        <w:tc>
          <w:tcPr>
            <w:tcW w:w="2733" w:type="dxa"/>
            <w:shd w:val="clear" w:color="auto" w:fill="auto"/>
          </w:tcPr>
          <w:p w14:paraId="10DEA1F8" w14:textId="77777777" w:rsidR="00B11855" w:rsidRPr="00621E63" w:rsidRDefault="003D003E" w:rsidP="003D7138">
            <w:pPr>
              <w:pStyle w:val="TableEntry"/>
            </w:pPr>
            <w:r w:rsidRPr="00621E63">
              <w:t>Administrative Sex</w:t>
            </w:r>
          </w:p>
        </w:tc>
      </w:tr>
    </w:tbl>
    <w:p w14:paraId="1D7B076E" w14:textId="09A2C11E" w:rsidR="00C156EC" w:rsidRPr="00621E63" w:rsidDel="00D93F40" w:rsidRDefault="00C156EC" w:rsidP="001F5A5C">
      <w:pPr>
        <w:pStyle w:val="BodyText"/>
        <w:rPr>
          <w:del w:id="2306" w:author="Mary Jungers" w:date="2019-11-14T18:54:00Z"/>
        </w:rPr>
      </w:pPr>
    </w:p>
    <w:p w14:paraId="13D8C3CE" w14:textId="77777777" w:rsidR="00B11855" w:rsidRPr="00621E63" w:rsidRDefault="003D003E" w:rsidP="00CF5627">
      <w:pPr>
        <w:pStyle w:val="BodyText"/>
      </w:pPr>
      <w:r w:rsidRPr="00621E63">
        <w:rPr>
          <w:b/>
          <w:bCs/>
        </w:rPr>
        <w:t xml:space="preserve">PID-3 Patient Identifier List (CX) </w:t>
      </w:r>
    </w:p>
    <w:p w14:paraId="7DDC7C31" w14:textId="14F785C0" w:rsidR="00B11855" w:rsidRPr="00621E63" w:rsidRDefault="003D003E" w:rsidP="003D7138">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0E955326" w14:textId="77777777" w:rsidR="00B11855" w:rsidRPr="00621E63" w:rsidRDefault="003D003E" w:rsidP="00CF5627">
      <w:pPr>
        <w:pStyle w:val="BodyText"/>
      </w:pPr>
      <w:r w:rsidRPr="00621E63">
        <w:rPr>
          <w:b/>
          <w:bCs/>
        </w:rPr>
        <w:t>PID-5 Patient Name (XPN)</w:t>
      </w:r>
    </w:p>
    <w:p w14:paraId="11A38949" w14:textId="0F7F866D" w:rsidR="00B11855" w:rsidRPr="00621E63" w:rsidRDefault="003D003E" w:rsidP="0077204B">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 Refer to PID-31 Identity Unknown Indicator for the means to identify that while a PID segment is provided the identity of the patient is unknown.</w:t>
      </w:r>
    </w:p>
    <w:p w14:paraId="49D67D00" w14:textId="77777777" w:rsidR="00B11855" w:rsidRPr="00621E63" w:rsidRDefault="003D003E" w:rsidP="00CF5627">
      <w:pPr>
        <w:pStyle w:val="BodyText"/>
      </w:pPr>
      <w:r w:rsidRPr="00621E63">
        <w:rPr>
          <w:b/>
          <w:bCs/>
        </w:rPr>
        <w:t xml:space="preserve">PID-7 Date/Time of Birth (TSO) </w:t>
      </w:r>
    </w:p>
    <w:p w14:paraId="44864DC7" w14:textId="11394BF9" w:rsidR="00B11855" w:rsidRPr="00621E63" w:rsidRDefault="003D003E" w:rsidP="0077204B">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6F62B0E5" w14:textId="77777777" w:rsidR="00B11855" w:rsidRPr="00621E63" w:rsidRDefault="003D003E" w:rsidP="00CF5627">
      <w:pPr>
        <w:pStyle w:val="BodyText"/>
      </w:pPr>
      <w:r w:rsidRPr="00621E63">
        <w:rPr>
          <w:b/>
          <w:bCs/>
        </w:rPr>
        <w:t>PID-8 Administrative Sex (IS)</w:t>
      </w:r>
    </w:p>
    <w:p w14:paraId="382926B8" w14:textId="2E8AAF1F" w:rsidR="00B11855" w:rsidRPr="00621E63" w:rsidRDefault="003D003E" w:rsidP="0077204B">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1DBF3F7B" w14:textId="77777777" w:rsidR="00B11855" w:rsidRPr="00621E63" w:rsidRDefault="003D003E" w:rsidP="00CF5627">
      <w:pPr>
        <w:pStyle w:val="BodyText"/>
      </w:pPr>
      <w:r w:rsidRPr="00621E63">
        <w:rPr>
          <w:b/>
          <w:bCs/>
        </w:rPr>
        <w:t xml:space="preserve">PID-31 Identity Unknown Indicator (ID) </w:t>
      </w:r>
    </w:p>
    <w:p w14:paraId="4CF314F8" w14:textId="196CFD46" w:rsidR="00B11855" w:rsidRPr="00621E63" w:rsidRDefault="003D003E" w:rsidP="0077204B">
      <w:pPr>
        <w:pStyle w:val="HL7FieldIndent2"/>
        <w:rPr>
          <w:noProof w:val="0"/>
        </w:rPr>
      </w:pPr>
      <w:r w:rsidRPr="00621E63">
        <w:rPr>
          <w:noProof w:val="0"/>
        </w:rPr>
        <w:t xml:space="preserve">Definition: This field indicates whether or not the patient's/person's identity is known. Refer to </w:t>
      </w:r>
      <w:r w:rsidR="006D613E" w:rsidRPr="00621E63">
        <w:rPr>
          <w:noProof w:val="0"/>
        </w:rPr>
        <w:t>HL7</w:t>
      </w:r>
      <w:r w:rsidR="00995105" w:rsidRPr="00621E63">
        <w:rPr>
          <w:noProof w:val="0"/>
        </w:rPr>
        <w:t xml:space="preserve"> </w:t>
      </w:r>
      <w:r w:rsidRPr="00621E63">
        <w:rPr>
          <w:noProof w:val="0"/>
        </w:rPr>
        <w:t>Table 0136 - Yes/No Indicator for valid values.</w:t>
      </w:r>
    </w:p>
    <w:p w14:paraId="24784C48" w14:textId="77777777" w:rsidR="00B11855" w:rsidRPr="00621E63" w:rsidRDefault="003D003E" w:rsidP="00C136DC">
      <w:pPr>
        <w:pStyle w:val="ListBullet3"/>
      </w:pPr>
      <w:r w:rsidRPr="00621E63">
        <w:t>Y the patient's/person's identity is unknown</w:t>
      </w:r>
    </w:p>
    <w:p w14:paraId="361325FF" w14:textId="77777777" w:rsidR="00B11855" w:rsidRPr="00621E63" w:rsidRDefault="003D003E" w:rsidP="00C136DC">
      <w:pPr>
        <w:pStyle w:val="ListBullet3"/>
      </w:pPr>
      <w:r w:rsidRPr="00621E63">
        <w:t>N the patient's/person's identity is known</w:t>
      </w:r>
    </w:p>
    <w:p w14:paraId="17A57830" w14:textId="552CB530" w:rsidR="00B11855" w:rsidRPr="00621E63" w:rsidRDefault="00800492" w:rsidP="00800492">
      <w:pPr>
        <w:pStyle w:val="Heading2"/>
        <w:numPr>
          <w:ilvl w:val="0"/>
          <w:numId w:val="0"/>
        </w:numPr>
        <w:rPr>
          <w:noProof w:val="0"/>
        </w:rPr>
        <w:pPrChange w:id="2307" w:author="Mary Jungers" w:date="2019-11-13T18:59:00Z">
          <w:pPr>
            <w:pStyle w:val="AppendixHeading2"/>
          </w:pPr>
        </w:pPrChange>
      </w:pPr>
      <w:bookmarkStart w:id="2308" w:name="_Toc401769859"/>
      <w:bookmarkStart w:id="2309" w:name="_Toc24650511"/>
      <w:ins w:id="2310" w:author="Mary Jungers" w:date="2019-11-13T18:59:00Z">
        <w:r w:rsidRPr="00621E63">
          <w:rPr>
            <w:noProof w:val="0"/>
          </w:rPr>
          <w:t xml:space="preserve">B.6 </w:t>
        </w:r>
      </w:ins>
      <w:r w:rsidR="003D003E" w:rsidRPr="00621E63">
        <w:rPr>
          <w:noProof w:val="0"/>
        </w:rPr>
        <w:t>PV1 - Patient Visit Segment</w:t>
      </w:r>
      <w:bookmarkEnd w:id="2308"/>
      <w:bookmarkEnd w:id="2309"/>
    </w:p>
    <w:p w14:paraId="42008707" w14:textId="053D2513" w:rsidR="00B11855" w:rsidRPr="00621E63" w:rsidRDefault="003D003E" w:rsidP="0077204B">
      <w:pPr>
        <w:pStyle w:val="BodyText"/>
      </w:pPr>
      <w:r w:rsidRPr="00621E63">
        <w:t xml:space="preserve">See </w:t>
      </w:r>
      <w:r w:rsidR="006D613E" w:rsidRPr="00621E63">
        <w:t>HL7</w:t>
      </w:r>
      <w:r w:rsidR="00995105" w:rsidRPr="00621E63">
        <w:t xml:space="preserve"> </w:t>
      </w:r>
      <w:r w:rsidRPr="00621E63">
        <w:t>V2.6 Section 3.4.3 for details.</w:t>
      </w:r>
    </w:p>
    <w:p w14:paraId="2948FD39" w14:textId="77777777" w:rsidR="00B11855" w:rsidRPr="00621E63" w:rsidRDefault="003D003E" w:rsidP="0077204B">
      <w:pPr>
        <w:pStyle w:val="BodyText"/>
      </w:pPr>
      <w:r w:rsidRPr="00621E63">
        <w:t>The PV1 segment is used by Registration/Patient Administration applications to communicate information on an account or visit-specific basis. The default is to send account level data. To use this segment for visit level data PV1-51 - Visit Indicator must be valued to ‘V’. The value of PV-51 affects the level of data being sent on the PV1, PV2, and any other segments that are part of the associated PV1 hierarchy (e.g., ROL, DG1, or OBX).</w:t>
      </w:r>
    </w:p>
    <w:p w14:paraId="702739D6" w14:textId="1A01CDBE" w:rsidR="00B11855" w:rsidRPr="00621E63" w:rsidRDefault="003D003E" w:rsidP="0077204B">
      <w:pPr>
        <w:pStyle w:val="BodyText"/>
      </w:pPr>
      <w:r w:rsidRPr="00621E63">
        <w:t xml:space="preserve">The facility ID, the optional fourth component of each patient location field, is a HD data type that is uniquely associated with the healthcare facility containing the location. A given institution, or group of intercommunicating institutions, should establish a list of facilities that may be potential assignors of patient locations. The list will be one of the institution’s master dictionary lists. Since third parties other than the assignors of patient locations may send or receive </w:t>
      </w:r>
      <w:r w:rsidR="006D613E" w:rsidRPr="00621E63">
        <w:t>HL7</w:t>
      </w:r>
      <w:r w:rsidR="00995105" w:rsidRPr="00621E63">
        <w:t xml:space="preserve"> </w:t>
      </w:r>
      <w:r w:rsidRPr="00621E63">
        <w:t xml:space="preserve">messages containing patient locations, the facility ID in the patient location may not be the same as that implied by the sending and receiving systems identified in the MSH. The </w:t>
      </w:r>
      <w:r w:rsidRPr="00621E63">
        <w:lastRenderedPageBreak/>
        <w:t xml:space="preserve">facility ID must be unique across facilities at a given site. This field is required for </w:t>
      </w:r>
      <w:r w:rsidR="006D613E" w:rsidRPr="00621E63">
        <w:t>HL7</w:t>
      </w:r>
      <w:r w:rsidR="00995105" w:rsidRPr="00621E63">
        <w:t xml:space="preserve"> </w:t>
      </w:r>
      <w:r w:rsidRPr="00621E63">
        <w:t>implementations that have more than a single healthcare facility with bed locations, since the same &lt;point of care&gt; ^ &lt;room&gt; ^ &lt;bed&gt; combination may exist at more than one facility.</w:t>
      </w:r>
    </w:p>
    <w:p w14:paraId="360E02A1" w14:textId="02C75BE7" w:rsidR="00B37DF5" w:rsidRPr="00621E63" w:rsidRDefault="003D003E" w:rsidP="0077204B">
      <w:pPr>
        <w:pStyle w:val="BodyText"/>
      </w:pPr>
      <w:r w:rsidRPr="00621E63">
        <w:t xml:space="preserve">Details of the PV1 segment as used in the IHE PCD Technical Framework are given in Table B.6-1: </w:t>
      </w:r>
      <w:r w:rsidR="006D613E" w:rsidRPr="00621E63">
        <w:t>HL7</w:t>
      </w:r>
      <w:r w:rsidR="00995105" w:rsidRPr="00621E63">
        <w:t xml:space="preserve"> </w:t>
      </w:r>
      <w:r w:rsidRPr="00621E63">
        <w:t>Attribute Table - PV1 - Patient Visit.</w:t>
      </w:r>
    </w:p>
    <w:p w14:paraId="528799E0" w14:textId="49402716" w:rsidR="00B11855" w:rsidRPr="00621E63" w:rsidRDefault="003D003E" w:rsidP="00CF5627">
      <w:pPr>
        <w:pStyle w:val="TableTitle"/>
      </w:pPr>
      <w:r w:rsidRPr="00621E63">
        <w:t xml:space="preserve">Table B.6-1: </w:t>
      </w:r>
      <w:r w:rsidR="006D613E" w:rsidRPr="00621E63">
        <w:t>HL7</w:t>
      </w:r>
      <w:r w:rsidR="00995105" w:rsidRPr="00621E63">
        <w:t xml:space="preserve"> </w:t>
      </w:r>
      <w:r w:rsidRPr="00621E63">
        <w:t>Attribute Table - PV1 - Patient Visit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4"/>
        <w:gridCol w:w="764"/>
        <w:gridCol w:w="760"/>
        <w:gridCol w:w="961"/>
        <w:gridCol w:w="919"/>
        <w:gridCol w:w="1258"/>
        <w:gridCol w:w="2834"/>
      </w:tblGrid>
      <w:tr w:rsidR="00C40FD5" w:rsidRPr="00621E63" w14:paraId="249815EF" w14:textId="77777777" w:rsidTr="00A92110">
        <w:trPr>
          <w:cantSplit/>
          <w:tblHeader/>
          <w:jc w:val="center"/>
        </w:trPr>
        <w:tc>
          <w:tcPr>
            <w:tcW w:w="784" w:type="dxa"/>
            <w:shd w:val="clear" w:color="auto" w:fill="D9D9D9"/>
          </w:tcPr>
          <w:p w14:paraId="372719D7" w14:textId="77777777" w:rsidR="00B11855" w:rsidRPr="00621E63" w:rsidRDefault="003D003E" w:rsidP="006B1888">
            <w:pPr>
              <w:pStyle w:val="TableEntryHeader"/>
            </w:pPr>
            <w:r w:rsidRPr="00621E63">
              <w:t>SEQ</w:t>
            </w:r>
          </w:p>
        </w:tc>
        <w:tc>
          <w:tcPr>
            <w:tcW w:w="764" w:type="dxa"/>
            <w:shd w:val="clear" w:color="auto" w:fill="D9D9D9"/>
          </w:tcPr>
          <w:p w14:paraId="7217236C" w14:textId="77777777" w:rsidR="00B11855" w:rsidRPr="00621E63" w:rsidRDefault="003D003E" w:rsidP="006B1888">
            <w:pPr>
              <w:pStyle w:val="TableEntryHeader"/>
            </w:pPr>
            <w:r w:rsidRPr="00621E63">
              <w:t>LEN</w:t>
            </w:r>
          </w:p>
        </w:tc>
        <w:tc>
          <w:tcPr>
            <w:tcW w:w="760" w:type="dxa"/>
            <w:shd w:val="clear" w:color="auto" w:fill="D9D9D9"/>
          </w:tcPr>
          <w:p w14:paraId="7CB6C9A9" w14:textId="77777777" w:rsidR="00B11855" w:rsidRPr="00621E63" w:rsidRDefault="003D003E" w:rsidP="006B1888">
            <w:pPr>
              <w:pStyle w:val="TableEntryHeader"/>
            </w:pPr>
            <w:r w:rsidRPr="00621E63">
              <w:t>DT</w:t>
            </w:r>
          </w:p>
        </w:tc>
        <w:tc>
          <w:tcPr>
            <w:tcW w:w="961" w:type="dxa"/>
            <w:shd w:val="clear" w:color="auto" w:fill="D9D9D9"/>
          </w:tcPr>
          <w:p w14:paraId="0B635A19" w14:textId="77777777" w:rsidR="00B11855" w:rsidRPr="00621E63" w:rsidRDefault="003D003E" w:rsidP="006B1888">
            <w:pPr>
              <w:pStyle w:val="TableEntryHeader"/>
            </w:pPr>
            <w:r w:rsidRPr="00621E63">
              <w:t>Usage</w:t>
            </w:r>
          </w:p>
        </w:tc>
        <w:tc>
          <w:tcPr>
            <w:tcW w:w="919" w:type="dxa"/>
            <w:shd w:val="clear" w:color="auto" w:fill="D9D9D9"/>
          </w:tcPr>
          <w:p w14:paraId="7D8434BD" w14:textId="77777777" w:rsidR="00B11855" w:rsidRPr="00621E63" w:rsidRDefault="003D003E" w:rsidP="006B1888">
            <w:pPr>
              <w:pStyle w:val="TableEntryHeader"/>
            </w:pPr>
            <w:r w:rsidRPr="00621E63">
              <w:t>Card.</w:t>
            </w:r>
          </w:p>
        </w:tc>
        <w:tc>
          <w:tcPr>
            <w:tcW w:w="1258" w:type="dxa"/>
            <w:shd w:val="clear" w:color="auto" w:fill="D9D9D9"/>
          </w:tcPr>
          <w:p w14:paraId="53E837B0" w14:textId="77777777" w:rsidR="00B11855" w:rsidRPr="00621E63" w:rsidRDefault="003D003E" w:rsidP="006B1888">
            <w:pPr>
              <w:pStyle w:val="TableEntryHeader"/>
            </w:pPr>
            <w:r w:rsidRPr="00621E63">
              <w:t>TBL#</w:t>
            </w:r>
          </w:p>
        </w:tc>
        <w:tc>
          <w:tcPr>
            <w:tcW w:w="2834" w:type="dxa"/>
            <w:shd w:val="clear" w:color="auto" w:fill="D9D9D9"/>
          </w:tcPr>
          <w:p w14:paraId="0EAD2CB0" w14:textId="77777777" w:rsidR="00B11855" w:rsidRPr="00621E63" w:rsidRDefault="003D003E" w:rsidP="006B1888">
            <w:pPr>
              <w:pStyle w:val="TableEntryHeader"/>
            </w:pPr>
            <w:r w:rsidRPr="00621E63">
              <w:t>Element name</w:t>
            </w:r>
          </w:p>
        </w:tc>
      </w:tr>
      <w:tr w:rsidR="00C40FD5" w:rsidRPr="00621E63" w14:paraId="39D1CAB7" w14:textId="77777777" w:rsidTr="006C0E8E">
        <w:trPr>
          <w:cantSplit/>
          <w:jc w:val="center"/>
        </w:trPr>
        <w:tc>
          <w:tcPr>
            <w:tcW w:w="784" w:type="dxa"/>
            <w:shd w:val="clear" w:color="auto" w:fill="auto"/>
          </w:tcPr>
          <w:p w14:paraId="798E3BED" w14:textId="77777777" w:rsidR="00B11855" w:rsidRPr="00621E63" w:rsidRDefault="003D003E" w:rsidP="006B1888">
            <w:pPr>
              <w:pStyle w:val="TableEntry"/>
            </w:pPr>
            <w:r w:rsidRPr="00621E63">
              <w:t>1</w:t>
            </w:r>
          </w:p>
        </w:tc>
        <w:tc>
          <w:tcPr>
            <w:tcW w:w="764" w:type="dxa"/>
            <w:shd w:val="clear" w:color="auto" w:fill="auto"/>
          </w:tcPr>
          <w:p w14:paraId="609DE596" w14:textId="77777777" w:rsidR="00B11855" w:rsidRPr="00621E63" w:rsidRDefault="003D003E" w:rsidP="006B1888">
            <w:pPr>
              <w:pStyle w:val="TableEntry"/>
            </w:pPr>
            <w:r w:rsidRPr="00621E63">
              <w:t>4</w:t>
            </w:r>
          </w:p>
        </w:tc>
        <w:tc>
          <w:tcPr>
            <w:tcW w:w="760" w:type="dxa"/>
            <w:shd w:val="clear" w:color="auto" w:fill="auto"/>
          </w:tcPr>
          <w:p w14:paraId="247D9A50" w14:textId="77777777" w:rsidR="00B11855" w:rsidRPr="00621E63" w:rsidRDefault="003D003E" w:rsidP="006B1888">
            <w:pPr>
              <w:pStyle w:val="TableEntry"/>
            </w:pPr>
            <w:r w:rsidRPr="00621E63">
              <w:t>SI</w:t>
            </w:r>
          </w:p>
        </w:tc>
        <w:tc>
          <w:tcPr>
            <w:tcW w:w="961" w:type="dxa"/>
            <w:shd w:val="clear" w:color="auto" w:fill="auto"/>
          </w:tcPr>
          <w:p w14:paraId="0195BB58" w14:textId="77777777" w:rsidR="00B11855" w:rsidRPr="00621E63" w:rsidRDefault="003D003E" w:rsidP="006B1888">
            <w:pPr>
              <w:pStyle w:val="TableEntry"/>
            </w:pPr>
            <w:r w:rsidRPr="00621E63">
              <w:t>X</w:t>
            </w:r>
          </w:p>
        </w:tc>
        <w:tc>
          <w:tcPr>
            <w:tcW w:w="919" w:type="dxa"/>
            <w:shd w:val="clear" w:color="auto" w:fill="auto"/>
          </w:tcPr>
          <w:p w14:paraId="6840CEFF" w14:textId="77777777" w:rsidR="00B11855" w:rsidRPr="00621E63" w:rsidRDefault="003D003E" w:rsidP="006B1888">
            <w:pPr>
              <w:pStyle w:val="TableEntry"/>
            </w:pPr>
            <w:r w:rsidRPr="00621E63">
              <w:t>[0..0]</w:t>
            </w:r>
          </w:p>
        </w:tc>
        <w:tc>
          <w:tcPr>
            <w:tcW w:w="1258" w:type="dxa"/>
            <w:shd w:val="clear" w:color="auto" w:fill="auto"/>
          </w:tcPr>
          <w:p w14:paraId="1951F70A" w14:textId="77777777" w:rsidR="00B11855" w:rsidRPr="00621E63" w:rsidRDefault="00B11855" w:rsidP="006B1888">
            <w:pPr>
              <w:pStyle w:val="TableEntry"/>
            </w:pPr>
          </w:p>
        </w:tc>
        <w:tc>
          <w:tcPr>
            <w:tcW w:w="2834" w:type="dxa"/>
            <w:shd w:val="clear" w:color="auto" w:fill="auto"/>
          </w:tcPr>
          <w:p w14:paraId="787EF6DF" w14:textId="77777777" w:rsidR="00B11855" w:rsidRPr="00621E63" w:rsidRDefault="003D003E" w:rsidP="006B1888">
            <w:pPr>
              <w:pStyle w:val="TableEntry"/>
            </w:pPr>
            <w:r w:rsidRPr="00621E63">
              <w:t>Set ID - PV1</w:t>
            </w:r>
          </w:p>
        </w:tc>
      </w:tr>
      <w:tr w:rsidR="00C40FD5" w:rsidRPr="00621E63" w14:paraId="261E808B" w14:textId="77777777" w:rsidTr="006C0E8E">
        <w:trPr>
          <w:cantSplit/>
          <w:jc w:val="center"/>
        </w:trPr>
        <w:tc>
          <w:tcPr>
            <w:tcW w:w="784" w:type="dxa"/>
            <w:shd w:val="clear" w:color="auto" w:fill="auto"/>
          </w:tcPr>
          <w:p w14:paraId="405A9224" w14:textId="77777777" w:rsidR="00B11855" w:rsidRPr="00621E63" w:rsidRDefault="003D003E" w:rsidP="006B1888">
            <w:pPr>
              <w:pStyle w:val="TableEntry"/>
            </w:pPr>
            <w:r w:rsidRPr="00621E63">
              <w:t>2</w:t>
            </w:r>
          </w:p>
        </w:tc>
        <w:tc>
          <w:tcPr>
            <w:tcW w:w="764" w:type="dxa"/>
            <w:shd w:val="clear" w:color="auto" w:fill="auto"/>
          </w:tcPr>
          <w:p w14:paraId="6DA549BD" w14:textId="77777777" w:rsidR="00B11855" w:rsidRPr="00621E63" w:rsidRDefault="003D003E" w:rsidP="006B1888">
            <w:pPr>
              <w:pStyle w:val="TableEntry"/>
            </w:pPr>
            <w:r w:rsidRPr="00621E63">
              <w:t>1</w:t>
            </w:r>
          </w:p>
        </w:tc>
        <w:tc>
          <w:tcPr>
            <w:tcW w:w="760" w:type="dxa"/>
            <w:shd w:val="clear" w:color="auto" w:fill="auto"/>
          </w:tcPr>
          <w:p w14:paraId="790ACF9E" w14:textId="77777777" w:rsidR="00B11855" w:rsidRPr="00621E63" w:rsidRDefault="003D003E" w:rsidP="006B1888">
            <w:pPr>
              <w:pStyle w:val="TableEntry"/>
            </w:pPr>
            <w:r w:rsidRPr="00621E63">
              <w:t>IS</w:t>
            </w:r>
          </w:p>
        </w:tc>
        <w:tc>
          <w:tcPr>
            <w:tcW w:w="961" w:type="dxa"/>
            <w:shd w:val="clear" w:color="auto" w:fill="auto"/>
          </w:tcPr>
          <w:p w14:paraId="2ECBD942" w14:textId="77777777" w:rsidR="00B11855" w:rsidRPr="00621E63" w:rsidRDefault="003D003E" w:rsidP="006B1888">
            <w:pPr>
              <w:pStyle w:val="TableEntry"/>
            </w:pPr>
            <w:r w:rsidRPr="00621E63">
              <w:t>R</w:t>
            </w:r>
          </w:p>
        </w:tc>
        <w:tc>
          <w:tcPr>
            <w:tcW w:w="919" w:type="dxa"/>
            <w:shd w:val="clear" w:color="auto" w:fill="auto"/>
          </w:tcPr>
          <w:p w14:paraId="5D5A925D" w14:textId="77777777" w:rsidR="00B11855" w:rsidRPr="00621E63" w:rsidRDefault="003D003E" w:rsidP="006B1888">
            <w:pPr>
              <w:pStyle w:val="TableEntry"/>
            </w:pPr>
            <w:r w:rsidRPr="00621E63">
              <w:t>[1..1]</w:t>
            </w:r>
          </w:p>
        </w:tc>
        <w:tc>
          <w:tcPr>
            <w:tcW w:w="1258" w:type="dxa"/>
            <w:shd w:val="clear" w:color="auto" w:fill="auto"/>
          </w:tcPr>
          <w:p w14:paraId="76ADEE5F" w14:textId="77777777" w:rsidR="00B11855" w:rsidRPr="00621E63" w:rsidRDefault="00660950" w:rsidP="00660950">
            <w:pPr>
              <w:pStyle w:val="TableEntry"/>
            </w:pPr>
            <w:r w:rsidRPr="00621E63">
              <w:t>0004</w:t>
            </w:r>
          </w:p>
        </w:tc>
        <w:tc>
          <w:tcPr>
            <w:tcW w:w="2834" w:type="dxa"/>
            <w:shd w:val="clear" w:color="auto" w:fill="auto"/>
          </w:tcPr>
          <w:p w14:paraId="099EA4A2" w14:textId="77777777" w:rsidR="00B11855" w:rsidRPr="00621E63" w:rsidRDefault="003D003E" w:rsidP="006B1888">
            <w:pPr>
              <w:pStyle w:val="TableEntry"/>
            </w:pPr>
            <w:r w:rsidRPr="00621E63">
              <w:t>Patient Class</w:t>
            </w:r>
          </w:p>
        </w:tc>
      </w:tr>
      <w:tr w:rsidR="00C40FD5" w:rsidRPr="00621E63" w14:paraId="1C2E3F5C" w14:textId="77777777" w:rsidTr="006C0E8E">
        <w:trPr>
          <w:cantSplit/>
          <w:jc w:val="center"/>
        </w:trPr>
        <w:tc>
          <w:tcPr>
            <w:tcW w:w="784" w:type="dxa"/>
            <w:shd w:val="clear" w:color="auto" w:fill="auto"/>
          </w:tcPr>
          <w:p w14:paraId="7B3615FB" w14:textId="77777777" w:rsidR="00B11855" w:rsidRPr="00621E63" w:rsidRDefault="003D003E" w:rsidP="006B1888">
            <w:pPr>
              <w:pStyle w:val="TableEntry"/>
            </w:pPr>
            <w:r w:rsidRPr="00621E63">
              <w:t>3</w:t>
            </w:r>
          </w:p>
        </w:tc>
        <w:tc>
          <w:tcPr>
            <w:tcW w:w="764" w:type="dxa"/>
            <w:shd w:val="clear" w:color="auto" w:fill="auto"/>
          </w:tcPr>
          <w:p w14:paraId="64F634F1" w14:textId="77777777" w:rsidR="00B11855" w:rsidRPr="00621E63" w:rsidRDefault="003D003E" w:rsidP="006B1888">
            <w:pPr>
              <w:pStyle w:val="TableEntry"/>
            </w:pPr>
            <w:r w:rsidRPr="00621E63">
              <w:t>80</w:t>
            </w:r>
          </w:p>
        </w:tc>
        <w:tc>
          <w:tcPr>
            <w:tcW w:w="760" w:type="dxa"/>
            <w:shd w:val="clear" w:color="auto" w:fill="auto"/>
          </w:tcPr>
          <w:p w14:paraId="5459FE01" w14:textId="77777777" w:rsidR="00B11855" w:rsidRPr="00621E63" w:rsidRDefault="003D003E" w:rsidP="006B1888">
            <w:pPr>
              <w:pStyle w:val="TableEntry"/>
            </w:pPr>
            <w:r w:rsidRPr="00621E63">
              <w:t>PL</w:t>
            </w:r>
          </w:p>
        </w:tc>
        <w:tc>
          <w:tcPr>
            <w:tcW w:w="961" w:type="dxa"/>
            <w:shd w:val="clear" w:color="auto" w:fill="auto"/>
          </w:tcPr>
          <w:p w14:paraId="1B726141" w14:textId="77777777" w:rsidR="00B11855" w:rsidRPr="00621E63" w:rsidRDefault="003D003E" w:rsidP="006B1888">
            <w:pPr>
              <w:pStyle w:val="TableEntry"/>
            </w:pPr>
            <w:r w:rsidRPr="00621E63">
              <w:t>RE</w:t>
            </w:r>
          </w:p>
        </w:tc>
        <w:tc>
          <w:tcPr>
            <w:tcW w:w="919" w:type="dxa"/>
            <w:shd w:val="clear" w:color="auto" w:fill="auto"/>
          </w:tcPr>
          <w:p w14:paraId="0E09BBE1" w14:textId="77777777" w:rsidR="00B11855" w:rsidRPr="00621E63" w:rsidRDefault="003D003E" w:rsidP="006B1888">
            <w:pPr>
              <w:pStyle w:val="TableEntry"/>
            </w:pPr>
            <w:r w:rsidRPr="00621E63">
              <w:t>[0..1]</w:t>
            </w:r>
          </w:p>
        </w:tc>
        <w:tc>
          <w:tcPr>
            <w:tcW w:w="1258" w:type="dxa"/>
            <w:shd w:val="clear" w:color="auto" w:fill="auto"/>
          </w:tcPr>
          <w:p w14:paraId="2679623C" w14:textId="77777777" w:rsidR="00B11855" w:rsidRPr="00621E63" w:rsidRDefault="00B11855" w:rsidP="006B1888">
            <w:pPr>
              <w:pStyle w:val="TableEntry"/>
            </w:pPr>
          </w:p>
        </w:tc>
        <w:tc>
          <w:tcPr>
            <w:tcW w:w="2834" w:type="dxa"/>
            <w:shd w:val="clear" w:color="auto" w:fill="auto"/>
          </w:tcPr>
          <w:p w14:paraId="19BA53D1" w14:textId="77777777" w:rsidR="00B11855" w:rsidRPr="00621E63" w:rsidRDefault="003D003E" w:rsidP="006B1888">
            <w:pPr>
              <w:pStyle w:val="TableEntry"/>
            </w:pPr>
            <w:r w:rsidRPr="00621E63">
              <w:t>Assigned Patient Location</w:t>
            </w:r>
          </w:p>
        </w:tc>
      </w:tr>
      <w:tr w:rsidR="00C40FD5" w:rsidRPr="00621E63" w14:paraId="1929B40E" w14:textId="77777777" w:rsidTr="006C0E8E">
        <w:trPr>
          <w:cantSplit/>
          <w:jc w:val="center"/>
        </w:trPr>
        <w:tc>
          <w:tcPr>
            <w:tcW w:w="784" w:type="dxa"/>
            <w:shd w:val="clear" w:color="auto" w:fill="auto"/>
          </w:tcPr>
          <w:p w14:paraId="35417C5F" w14:textId="77777777" w:rsidR="00B11855" w:rsidRPr="00621E63" w:rsidRDefault="003D003E" w:rsidP="006B1888">
            <w:pPr>
              <w:pStyle w:val="TableEntry"/>
            </w:pPr>
            <w:r w:rsidRPr="00621E63">
              <w:t>4</w:t>
            </w:r>
          </w:p>
        </w:tc>
        <w:tc>
          <w:tcPr>
            <w:tcW w:w="764" w:type="dxa"/>
            <w:shd w:val="clear" w:color="auto" w:fill="auto"/>
          </w:tcPr>
          <w:p w14:paraId="2C4D1B16" w14:textId="77777777" w:rsidR="00B11855" w:rsidRPr="00621E63" w:rsidRDefault="003D003E" w:rsidP="006B1888">
            <w:pPr>
              <w:pStyle w:val="TableEntry"/>
            </w:pPr>
            <w:r w:rsidRPr="00621E63">
              <w:t>2</w:t>
            </w:r>
          </w:p>
        </w:tc>
        <w:tc>
          <w:tcPr>
            <w:tcW w:w="760" w:type="dxa"/>
            <w:shd w:val="clear" w:color="auto" w:fill="auto"/>
          </w:tcPr>
          <w:p w14:paraId="2514D4EA" w14:textId="77777777" w:rsidR="00B11855" w:rsidRPr="00621E63" w:rsidRDefault="003D003E" w:rsidP="006B1888">
            <w:pPr>
              <w:pStyle w:val="TableEntry"/>
            </w:pPr>
            <w:r w:rsidRPr="00621E63">
              <w:t>IS</w:t>
            </w:r>
          </w:p>
        </w:tc>
        <w:tc>
          <w:tcPr>
            <w:tcW w:w="961" w:type="dxa"/>
            <w:shd w:val="clear" w:color="auto" w:fill="auto"/>
          </w:tcPr>
          <w:p w14:paraId="2B38D825" w14:textId="77777777" w:rsidR="00B11855" w:rsidRPr="00621E63" w:rsidRDefault="003D003E" w:rsidP="006B1888">
            <w:pPr>
              <w:pStyle w:val="TableEntry"/>
            </w:pPr>
            <w:r w:rsidRPr="00621E63">
              <w:t>X</w:t>
            </w:r>
          </w:p>
        </w:tc>
        <w:tc>
          <w:tcPr>
            <w:tcW w:w="919" w:type="dxa"/>
            <w:shd w:val="clear" w:color="auto" w:fill="auto"/>
          </w:tcPr>
          <w:p w14:paraId="3EC8D3B1" w14:textId="77777777" w:rsidR="00B11855" w:rsidRPr="00621E63" w:rsidRDefault="003D003E" w:rsidP="006B1888">
            <w:pPr>
              <w:pStyle w:val="TableEntry"/>
            </w:pPr>
            <w:r w:rsidRPr="00621E63">
              <w:t>[0..0]</w:t>
            </w:r>
          </w:p>
        </w:tc>
        <w:tc>
          <w:tcPr>
            <w:tcW w:w="1258" w:type="dxa"/>
            <w:shd w:val="clear" w:color="auto" w:fill="auto"/>
          </w:tcPr>
          <w:p w14:paraId="396DF562" w14:textId="77777777" w:rsidR="00B11855" w:rsidRPr="00621E63" w:rsidRDefault="00660950" w:rsidP="00A83C87">
            <w:pPr>
              <w:pStyle w:val="TableEntry"/>
            </w:pPr>
            <w:r w:rsidRPr="00621E63">
              <w:t>0007</w:t>
            </w:r>
          </w:p>
        </w:tc>
        <w:tc>
          <w:tcPr>
            <w:tcW w:w="2834" w:type="dxa"/>
            <w:shd w:val="clear" w:color="auto" w:fill="auto"/>
          </w:tcPr>
          <w:p w14:paraId="4A6B8066" w14:textId="77777777" w:rsidR="00B11855" w:rsidRPr="00621E63" w:rsidRDefault="003D003E" w:rsidP="006B1888">
            <w:pPr>
              <w:pStyle w:val="TableEntry"/>
            </w:pPr>
            <w:r w:rsidRPr="00621E63">
              <w:t>Admission Type</w:t>
            </w:r>
          </w:p>
        </w:tc>
      </w:tr>
      <w:tr w:rsidR="00C40FD5" w:rsidRPr="00621E63" w14:paraId="21CF5B55" w14:textId="77777777" w:rsidTr="006C0E8E">
        <w:trPr>
          <w:cantSplit/>
          <w:jc w:val="center"/>
        </w:trPr>
        <w:tc>
          <w:tcPr>
            <w:tcW w:w="784" w:type="dxa"/>
            <w:shd w:val="clear" w:color="auto" w:fill="auto"/>
          </w:tcPr>
          <w:p w14:paraId="6FED3F3F" w14:textId="77777777" w:rsidR="00B11855" w:rsidRPr="00621E63" w:rsidRDefault="003D003E" w:rsidP="006B1888">
            <w:pPr>
              <w:pStyle w:val="TableEntry"/>
            </w:pPr>
            <w:r w:rsidRPr="00621E63">
              <w:t>5</w:t>
            </w:r>
          </w:p>
        </w:tc>
        <w:tc>
          <w:tcPr>
            <w:tcW w:w="764" w:type="dxa"/>
            <w:shd w:val="clear" w:color="auto" w:fill="auto"/>
          </w:tcPr>
          <w:p w14:paraId="7BA03CA2" w14:textId="77777777" w:rsidR="00B11855" w:rsidRPr="00621E63" w:rsidRDefault="003D003E" w:rsidP="006B1888">
            <w:pPr>
              <w:pStyle w:val="TableEntry"/>
            </w:pPr>
            <w:r w:rsidRPr="00621E63">
              <w:t>250</w:t>
            </w:r>
          </w:p>
        </w:tc>
        <w:tc>
          <w:tcPr>
            <w:tcW w:w="760" w:type="dxa"/>
            <w:shd w:val="clear" w:color="auto" w:fill="auto"/>
          </w:tcPr>
          <w:p w14:paraId="4D4310A8" w14:textId="77777777" w:rsidR="00B11855" w:rsidRPr="00621E63" w:rsidRDefault="003D003E" w:rsidP="006B1888">
            <w:pPr>
              <w:pStyle w:val="TableEntry"/>
            </w:pPr>
            <w:r w:rsidRPr="00621E63">
              <w:t>CX</w:t>
            </w:r>
          </w:p>
        </w:tc>
        <w:tc>
          <w:tcPr>
            <w:tcW w:w="961" w:type="dxa"/>
            <w:shd w:val="clear" w:color="auto" w:fill="auto"/>
          </w:tcPr>
          <w:p w14:paraId="20E2D5F9" w14:textId="77777777" w:rsidR="00B11855" w:rsidRPr="00621E63" w:rsidRDefault="003D003E" w:rsidP="006B1888">
            <w:pPr>
              <w:pStyle w:val="TableEntry"/>
            </w:pPr>
            <w:r w:rsidRPr="00621E63">
              <w:t>X</w:t>
            </w:r>
          </w:p>
        </w:tc>
        <w:tc>
          <w:tcPr>
            <w:tcW w:w="919" w:type="dxa"/>
            <w:shd w:val="clear" w:color="auto" w:fill="auto"/>
          </w:tcPr>
          <w:p w14:paraId="39377C3C" w14:textId="77777777" w:rsidR="00B11855" w:rsidRPr="00621E63" w:rsidRDefault="003D003E" w:rsidP="006B1888">
            <w:pPr>
              <w:pStyle w:val="TableEntry"/>
            </w:pPr>
            <w:r w:rsidRPr="00621E63">
              <w:t>[0..0]</w:t>
            </w:r>
          </w:p>
        </w:tc>
        <w:tc>
          <w:tcPr>
            <w:tcW w:w="1258" w:type="dxa"/>
            <w:shd w:val="clear" w:color="auto" w:fill="auto"/>
          </w:tcPr>
          <w:p w14:paraId="20A5EE47" w14:textId="77777777" w:rsidR="00B11855" w:rsidRPr="00621E63" w:rsidRDefault="00B11855" w:rsidP="006B1888">
            <w:pPr>
              <w:pStyle w:val="TableEntry"/>
            </w:pPr>
          </w:p>
        </w:tc>
        <w:tc>
          <w:tcPr>
            <w:tcW w:w="2834" w:type="dxa"/>
            <w:shd w:val="clear" w:color="auto" w:fill="auto"/>
          </w:tcPr>
          <w:p w14:paraId="18B2E386" w14:textId="77777777" w:rsidR="00B11855" w:rsidRPr="00621E63" w:rsidRDefault="003D003E" w:rsidP="006B1888">
            <w:pPr>
              <w:pStyle w:val="TableEntry"/>
            </w:pPr>
            <w:r w:rsidRPr="00621E63">
              <w:t>Preadmit Number</w:t>
            </w:r>
          </w:p>
        </w:tc>
      </w:tr>
      <w:tr w:rsidR="00C40FD5" w:rsidRPr="00621E63" w14:paraId="2404C091" w14:textId="77777777" w:rsidTr="006C0E8E">
        <w:trPr>
          <w:cantSplit/>
          <w:jc w:val="center"/>
        </w:trPr>
        <w:tc>
          <w:tcPr>
            <w:tcW w:w="784" w:type="dxa"/>
            <w:shd w:val="clear" w:color="auto" w:fill="auto"/>
          </w:tcPr>
          <w:p w14:paraId="2AEF8294" w14:textId="77777777" w:rsidR="00B11855" w:rsidRPr="00621E63" w:rsidRDefault="003D003E" w:rsidP="006B1888">
            <w:pPr>
              <w:pStyle w:val="TableEntry"/>
            </w:pPr>
            <w:r w:rsidRPr="00621E63">
              <w:t>6</w:t>
            </w:r>
          </w:p>
        </w:tc>
        <w:tc>
          <w:tcPr>
            <w:tcW w:w="764" w:type="dxa"/>
            <w:shd w:val="clear" w:color="auto" w:fill="auto"/>
          </w:tcPr>
          <w:p w14:paraId="4171322B" w14:textId="77777777" w:rsidR="00B11855" w:rsidRPr="00621E63" w:rsidRDefault="003D003E" w:rsidP="006B1888">
            <w:pPr>
              <w:pStyle w:val="TableEntry"/>
            </w:pPr>
            <w:r w:rsidRPr="00621E63">
              <w:t>80</w:t>
            </w:r>
          </w:p>
        </w:tc>
        <w:tc>
          <w:tcPr>
            <w:tcW w:w="760" w:type="dxa"/>
            <w:shd w:val="clear" w:color="auto" w:fill="auto"/>
          </w:tcPr>
          <w:p w14:paraId="2E9E839F" w14:textId="77777777" w:rsidR="00B11855" w:rsidRPr="00621E63" w:rsidRDefault="003D003E" w:rsidP="006B1888">
            <w:pPr>
              <w:pStyle w:val="TableEntry"/>
            </w:pPr>
            <w:r w:rsidRPr="00621E63">
              <w:t>PL</w:t>
            </w:r>
          </w:p>
        </w:tc>
        <w:tc>
          <w:tcPr>
            <w:tcW w:w="961" w:type="dxa"/>
            <w:shd w:val="clear" w:color="auto" w:fill="auto"/>
          </w:tcPr>
          <w:p w14:paraId="122C4919" w14:textId="77777777" w:rsidR="00B11855" w:rsidRPr="00621E63" w:rsidRDefault="003D003E" w:rsidP="006B1888">
            <w:pPr>
              <w:pStyle w:val="TableEntry"/>
            </w:pPr>
            <w:r w:rsidRPr="00621E63">
              <w:t>X</w:t>
            </w:r>
          </w:p>
        </w:tc>
        <w:tc>
          <w:tcPr>
            <w:tcW w:w="919" w:type="dxa"/>
            <w:shd w:val="clear" w:color="auto" w:fill="auto"/>
          </w:tcPr>
          <w:p w14:paraId="47FD11DC" w14:textId="77777777" w:rsidR="00B11855" w:rsidRPr="00621E63" w:rsidRDefault="003D003E" w:rsidP="006B1888">
            <w:pPr>
              <w:pStyle w:val="TableEntry"/>
            </w:pPr>
            <w:r w:rsidRPr="00621E63">
              <w:t>[0..0]</w:t>
            </w:r>
          </w:p>
        </w:tc>
        <w:tc>
          <w:tcPr>
            <w:tcW w:w="1258" w:type="dxa"/>
            <w:shd w:val="clear" w:color="auto" w:fill="auto"/>
          </w:tcPr>
          <w:p w14:paraId="52A2ED3A" w14:textId="77777777" w:rsidR="00B11855" w:rsidRPr="00621E63" w:rsidRDefault="00B11855" w:rsidP="006B1888">
            <w:pPr>
              <w:pStyle w:val="TableEntry"/>
            </w:pPr>
          </w:p>
        </w:tc>
        <w:tc>
          <w:tcPr>
            <w:tcW w:w="2834" w:type="dxa"/>
            <w:shd w:val="clear" w:color="auto" w:fill="auto"/>
          </w:tcPr>
          <w:p w14:paraId="4F73AEC6" w14:textId="77777777" w:rsidR="00B11855" w:rsidRPr="00621E63" w:rsidRDefault="003D003E" w:rsidP="006B1888">
            <w:pPr>
              <w:pStyle w:val="TableEntry"/>
            </w:pPr>
            <w:r w:rsidRPr="00621E63">
              <w:t>Prior Patient Location</w:t>
            </w:r>
          </w:p>
        </w:tc>
      </w:tr>
      <w:tr w:rsidR="00C40FD5" w:rsidRPr="00621E63" w14:paraId="29B93A09" w14:textId="77777777" w:rsidTr="006C0E8E">
        <w:trPr>
          <w:cantSplit/>
          <w:jc w:val="center"/>
        </w:trPr>
        <w:tc>
          <w:tcPr>
            <w:tcW w:w="784" w:type="dxa"/>
            <w:shd w:val="clear" w:color="auto" w:fill="auto"/>
          </w:tcPr>
          <w:p w14:paraId="655C3DF6" w14:textId="77777777" w:rsidR="00B11855" w:rsidRPr="00621E63" w:rsidRDefault="003D003E" w:rsidP="006B1888">
            <w:pPr>
              <w:pStyle w:val="TableEntry"/>
            </w:pPr>
            <w:r w:rsidRPr="00621E63">
              <w:t>7</w:t>
            </w:r>
          </w:p>
        </w:tc>
        <w:tc>
          <w:tcPr>
            <w:tcW w:w="764" w:type="dxa"/>
            <w:shd w:val="clear" w:color="auto" w:fill="auto"/>
          </w:tcPr>
          <w:p w14:paraId="1EC1E48E" w14:textId="77777777" w:rsidR="00B11855" w:rsidRPr="00621E63" w:rsidRDefault="003D003E" w:rsidP="006B1888">
            <w:pPr>
              <w:pStyle w:val="TableEntry"/>
            </w:pPr>
            <w:r w:rsidRPr="00621E63">
              <w:t>250</w:t>
            </w:r>
          </w:p>
        </w:tc>
        <w:tc>
          <w:tcPr>
            <w:tcW w:w="760" w:type="dxa"/>
            <w:shd w:val="clear" w:color="auto" w:fill="auto"/>
          </w:tcPr>
          <w:p w14:paraId="0F69DB6E" w14:textId="77777777" w:rsidR="00B11855" w:rsidRPr="00621E63" w:rsidRDefault="003D003E" w:rsidP="006B1888">
            <w:pPr>
              <w:pStyle w:val="TableEntry"/>
            </w:pPr>
            <w:r w:rsidRPr="00621E63">
              <w:t>XCN</w:t>
            </w:r>
          </w:p>
        </w:tc>
        <w:tc>
          <w:tcPr>
            <w:tcW w:w="961" w:type="dxa"/>
            <w:shd w:val="clear" w:color="auto" w:fill="auto"/>
          </w:tcPr>
          <w:p w14:paraId="6B13B525" w14:textId="77777777" w:rsidR="00B11855" w:rsidRPr="00621E63" w:rsidRDefault="003D003E" w:rsidP="006B1888">
            <w:pPr>
              <w:pStyle w:val="TableEntry"/>
            </w:pPr>
            <w:r w:rsidRPr="00621E63">
              <w:t>X</w:t>
            </w:r>
          </w:p>
        </w:tc>
        <w:tc>
          <w:tcPr>
            <w:tcW w:w="919" w:type="dxa"/>
            <w:shd w:val="clear" w:color="auto" w:fill="auto"/>
          </w:tcPr>
          <w:p w14:paraId="6E193065" w14:textId="77777777" w:rsidR="00B11855" w:rsidRPr="00621E63" w:rsidRDefault="003D003E" w:rsidP="006B1888">
            <w:pPr>
              <w:pStyle w:val="TableEntry"/>
            </w:pPr>
            <w:r w:rsidRPr="00621E63">
              <w:t>[0..0]</w:t>
            </w:r>
          </w:p>
        </w:tc>
        <w:tc>
          <w:tcPr>
            <w:tcW w:w="1258" w:type="dxa"/>
            <w:shd w:val="clear" w:color="auto" w:fill="auto"/>
          </w:tcPr>
          <w:p w14:paraId="57627885" w14:textId="77777777" w:rsidR="00B11855" w:rsidRPr="00621E63" w:rsidRDefault="003D003E" w:rsidP="006B1888">
            <w:pPr>
              <w:pStyle w:val="TableEntry"/>
            </w:pPr>
            <w:r w:rsidRPr="00621E63">
              <w:t>0010</w:t>
            </w:r>
          </w:p>
        </w:tc>
        <w:tc>
          <w:tcPr>
            <w:tcW w:w="2834" w:type="dxa"/>
            <w:shd w:val="clear" w:color="auto" w:fill="auto"/>
          </w:tcPr>
          <w:p w14:paraId="77B65A75" w14:textId="77777777" w:rsidR="00B11855" w:rsidRPr="00621E63" w:rsidRDefault="003D003E" w:rsidP="006B1888">
            <w:pPr>
              <w:pStyle w:val="TableEntry"/>
            </w:pPr>
            <w:r w:rsidRPr="00621E63">
              <w:t>Attending Doctor</w:t>
            </w:r>
          </w:p>
        </w:tc>
      </w:tr>
      <w:tr w:rsidR="00C40FD5" w:rsidRPr="00621E63" w14:paraId="03D9ADED" w14:textId="77777777" w:rsidTr="006C0E8E">
        <w:trPr>
          <w:cantSplit/>
          <w:jc w:val="center"/>
        </w:trPr>
        <w:tc>
          <w:tcPr>
            <w:tcW w:w="784" w:type="dxa"/>
            <w:shd w:val="clear" w:color="auto" w:fill="auto"/>
          </w:tcPr>
          <w:p w14:paraId="41F424BD" w14:textId="77777777" w:rsidR="00B11855" w:rsidRPr="00621E63" w:rsidRDefault="003D003E" w:rsidP="006B1888">
            <w:pPr>
              <w:pStyle w:val="TableEntry"/>
            </w:pPr>
            <w:r w:rsidRPr="00621E63">
              <w:t>8</w:t>
            </w:r>
          </w:p>
        </w:tc>
        <w:tc>
          <w:tcPr>
            <w:tcW w:w="764" w:type="dxa"/>
            <w:shd w:val="clear" w:color="auto" w:fill="auto"/>
          </w:tcPr>
          <w:p w14:paraId="4E324CB6" w14:textId="77777777" w:rsidR="00B11855" w:rsidRPr="00621E63" w:rsidRDefault="003D003E" w:rsidP="006B1888">
            <w:pPr>
              <w:pStyle w:val="TableEntry"/>
            </w:pPr>
            <w:r w:rsidRPr="00621E63">
              <w:t>250</w:t>
            </w:r>
          </w:p>
        </w:tc>
        <w:tc>
          <w:tcPr>
            <w:tcW w:w="760" w:type="dxa"/>
            <w:shd w:val="clear" w:color="auto" w:fill="auto"/>
          </w:tcPr>
          <w:p w14:paraId="7AB5CB17" w14:textId="77777777" w:rsidR="00B11855" w:rsidRPr="00621E63" w:rsidRDefault="003D003E" w:rsidP="006B1888">
            <w:pPr>
              <w:pStyle w:val="TableEntry"/>
            </w:pPr>
            <w:r w:rsidRPr="00621E63">
              <w:t>XCN</w:t>
            </w:r>
          </w:p>
        </w:tc>
        <w:tc>
          <w:tcPr>
            <w:tcW w:w="961" w:type="dxa"/>
            <w:shd w:val="clear" w:color="auto" w:fill="auto"/>
          </w:tcPr>
          <w:p w14:paraId="2B3D1D8E" w14:textId="77777777" w:rsidR="00B11855" w:rsidRPr="00621E63" w:rsidRDefault="003D003E" w:rsidP="006B1888">
            <w:pPr>
              <w:pStyle w:val="TableEntry"/>
            </w:pPr>
            <w:r w:rsidRPr="00621E63">
              <w:t>X</w:t>
            </w:r>
          </w:p>
        </w:tc>
        <w:tc>
          <w:tcPr>
            <w:tcW w:w="919" w:type="dxa"/>
            <w:shd w:val="clear" w:color="auto" w:fill="auto"/>
          </w:tcPr>
          <w:p w14:paraId="62A38F26" w14:textId="77777777" w:rsidR="00B11855" w:rsidRPr="00621E63" w:rsidRDefault="003D003E" w:rsidP="006B1888">
            <w:pPr>
              <w:pStyle w:val="TableEntry"/>
            </w:pPr>
            <w:r w:rsidRPr="00621E63">
              <w:t>[0..0]</w:t>
            </w:r>
          </w:p>
        </w:tc>
        <w:tc>
          <w:tcPr>
            <w:tcW w:w="1258" w:type="dxa"/>
            <w:shd w:val="clear" w:color="auto" w:fill="auto"/>
          </w:tcPr>
          <w:p w14:paraId="37B79858" w14:textId="77777777" w:rsidR="00B11855" w:rsidRPr="00621E63" w:rsidRDefault="003D003E" w:rsidP="006B1888">
            <w:pPr>
              <w:pStyle w:val="TableEntry"/>
            </w:pPr>
            <w:r w:rsidRPr="00621E63">
              <w:t>0010</w:t>
            </w:r>
          </w:p>
        </w:tc>
        <w:tc>
          <w:tcPr>
            <w:tcW w:w="2834" w:type="dxa"/>
            <w:shd w:val="clear" w:color="auto" w:fill="auto"/>
          </w:tcPr>
          <w:p w14:paraId="195C4542" w14:textId="77777777" w:rsidR="00B11855" w:rsidRPr="00621E63" w:rsidRDefault="003D003E" w:rsidP="006B1888">
            <w:pPr>
              <w:pStyle w:val="TableEntry"/>
            </w:pPr>
            <w:r w:rsidRPr="00621E63">
              <w:t>Referring Doctor</w:t>
            </w:r>
          </w:p>
        </w:tc>
      </w:tr>
      <w:tr w:rsidR="00C40FD5" w:rsidRPr="00621E63" w14:paraId="1581F3FE" w14:textId="77777777" w:rsidTr="006C0E8E">
        <w:trPr>
          <w:cantSplit/>
          <w:jc w:val="center"/>
        </w:trPr>
        <w:tc>
          <w:tcPr>
            <w:tcW w:w="784" w:type="dxa"/>
            <w:shd w:val="clear" w:color="auto" w:fill="auto"/>
          </w:tcPr>
          <w:p w14:paraId="50F2125F" w14:textId="77777777" w:rsidR="00B11855" w:rsidRPr="00621E63" w:rsidRDefault="003D003E" w:rsidP="006B1888">
            <w:pPr>
              <w:pStyle w:val="TableEntry"/>
            </w:pPr>
            <w:r w:rsidRPr="00621E63">
              <w:t>9</w:t>
            </w:r>
          </w:p>
        </w:tc>
        <w:tc>
          <w:tcPr>
            <w:tcW w:w="764" w:type="dxa"/>
            <w:shd w:val="clear" w:color="auto" w:fill="auto"/>
          </w:tcPr>
          <w:p w14:paraId="71B7A5F8" w14:textId="77777777" w:rsidR="00B11855" w:rsidRPr="00621E63" w:rsidRDefault="003D003E" w:rsidP="006B1888">
            <w:pPr>
              <w:pStyle w:val="TableEntry"/>
            </w:pPr>
            <w:r w:rsidRPr="00621E63">
              <w:t>250</w:t>
            </w:r>
          </w:p>
        </w:tc>
        <w:tc>
          <w:tcPr>
            <w:tcW w:w="760" w:type="dxa"/>
            <w:shd w:val="clear" w:color="auto" w:fill="auto"/>
          </w:tcPr>
          <w:p w14:paraId="2D6704AB" w14:textId="77777777" w:rsidR="00B11855" w:rsidRPr="00621E63" w:rsidRDefault="003D003E" w:rsidP="006B1888">
            <w:pPr>
              <w:pStyle w:val="TableEntry"/>
            </w:pPr>
            <w:r w:rsidRPr="00621E63">
              <w:t>XCN</w:t>
            </w:r>
          </w:p>
        </w:tc>
        <w:tc>
          <w:tcPr>
            <w:tcW w:w="961" w:type="dxa"/>
            <w:shd w:val="clear" w:color="auto" w:fill="auto"/>
          </w:tcPr>
          <w:p w14:paraId="642AEB69" w14:textId="77777777" w:rsidR="00B11855" w:rsidRPr="00621E63" w:rsidRDefault="003D003E" w:rsidP="006B1888">
            <w:pPr>
              <w:pStyle w:val="TableEntry"/>
            </w:pPr>
            <w:r w:rsidRPr="00621E63">
              <w:t>X</w:t>
            </w:r>
          </w:p>
        </w:tc>
        <w:tc>
          <w:tcPr>
            <w:tcW w:w="919" w:type="dxa"/>
            <w:shd w:val="clear" w:color="auto" w:fill="auto"/>
          </w:tcPr>
          <w:p w14:paraId="5D960C6F" w14:textId="77777777" w:rsidR="00B11855" w:rsidRPr="00621E63" w:rsidRDefault="003D003E" w:rsidP="006B1888">
            <w:pPr>
              <w:pStyle w:val="TableEntry"/>
            </w:pPr>
            <w:r w:rsidRPr="00621E63">
              <w:t>[0..0]</w:t>
            </w:r>
          </w:p>
        </w:tc>
        <w:tc>
          <w:tcPr>
            <w:tcW w:w="1258" w:type="dxa"/>
            <w:shd w:val="clear" w:color="auto" w:fill="auto"/>
          </w:tcPr>
          <w:p w14:paraId="6067F0BD" w14:textId="77777777" w:rsidR="00B11855" w:rsidRPr="00621E63" w:rsidRDefault="003D003E" w:rsidP="006B1888">
            <w:pPr>
              <w:pStyle w:val="TableEntry"/>
            </w:pPr>
            <w:r w:rsidRPr="00621E63">
              <w:t>0010</w:t>
            </w:r>
          </w:p>
        </w:tc>
        <w:tc>
          <w:tcPr>
            <w:tcW w:w="2834" w:type="dxa"/>
            <w:shd w:val="clear" w:color="auto" w:fill="auto"/>
          </w:tcPr>
          <w:p w14:paraId="0E8B6A84" w14:textId="77777777" w:rsidR="00B11855" w:rsidRPr="00621E63" w:rsidRDefault="003D003E" w:rsidP="006B1888">
            <w:pPr>
              <w:pStyle w:val="TableEntry"/>
            </w:pPr>
            <w:r w:rsidRPr="00621E63">
              <w:t>Consulting Doctor</w:t>
            </w:r>
          </w:p>
        </w:tc>
      </w:tr>
      <w:tr w:rsidR="00C40FD5" w:rsidRPr="00621E63" w14:paraId="1224DC15" w14:textId="77777777" w:rsidTr="006C0E8E">
        <w:trPr>
          <w:cantSplit/>
          <w:jc w:val="center"/>
        </w:trPr>
        <w:tc>
          <w:tcPr>
            <w:tcW w:w="784" w:type="dxa"/>
            <w:shd w:val="clear" w:color="auto" w:fill="auto"/>
          </w:tcPr>
          <w:p w14:paraId="357A06EE" w14:textId="77777777" w:rsidR="00B11855" w:rsidRPr="00621E63" w:rsidRDefault="003D003E" w:rsidP="006B1888">
            <w:pPr>
              <w:pStyle w:val="TableEntry"/>
            </w:pPr>
            <w:r w:rsidRPr="00621E63">
              <w:t>10</w:t>
            </w:r>
          </w:p>
        </w:tc>
        <w:tc>
          <w:tcPr>
            <w:tcW w:w="764" w:type="dxa"/>
            <w:shd w:val="clear" w:color="auto" w:fill="auto"/>
          </w:tcPr>
          <w:p w14:paraId="2568A005" w14:textId="77777777" w:rsidR="00B11855" w:rsidRPr="00621E63" w:rsidRDefault="003D003E" w:rsidP="006B1888">
            <w:pPr>
              <w:pStyle w:val="TableEntry"/>
            </w:pPr>
            <w:r w:rsidRPr="00621E63">
              <w:t>3</w:t>
            </w:r>
          </w:p>
        </w:tc>
        <w:tc>
          <w:tcPr>
            <w:tcW w:w="760" w:type="dxa"/>
            <w:shd w:val="clear" w:color="auto" w:fill="auto"/>
          </w:tcPr>
          <w:p w14:paraId="39CFA533" w14:textId="77777777" w:rsidR="00B11855" w:rsidRPr="00621E63" w:rsidRDefault="003D003E" w:rsidP="006B1888">
            <w:pPr>
              <w:pStyle w:val="TableEntry"/>
            </w:pPr>
            <w:r w:rsidRPr="00621E63">
              <w:t>IS</w:t>
            </w:r>
          </w:p>
        </w:tc>
        <w:tc>
          <w:tcPr>
            <w:tcW w:w="961" w:type="dxa"/>
            <w:shd w:val="clear" w:color="auto" w:fill="auto"/>
          </w:tcPr>
          <w:p w14:paraId="6E017702" w14:textId="77777777" w:rsidR="00B11855" w:rsidRPr="00621E63" w:rsidRDefault="003D003E" w:rsidP="006B1888">
            <w:pPr>
              <w:pStyle w:val="TableEntry"/>
            </w:pPr>
            <w:r w:rsidRPr="00621E63">
              <w:t>X</w:t>
            </w:r>
          </w:p>
        </w:tc>
        <w:tc>
          <w:tcPr>
            <w:tcW w:w="919" w:type="dxa"/>
            <w:shd w:val="clear" w:color="auto" w:fill="auto"/>
          </w:tcPr>
          <w:p w14:paraId="493F6DA1" w14:textId="77777777" w:rsidR="00B11855" w:rsidRPr="00621E63" w:rsidRDefault="003D003E" w:rsidP="006B1888">
            <w:pPr>
              <w:pStyle w:val="TableEntry"/>
            </w:pPr>
            <w:r w:rsidRPr="00621E63">
              <w:t>[0..0]</w:t>
            </w:r>
          </w:p>
        </w:tc>
        <w:tc>
          <w:tcPr>
            <w:tcW w:w="1258" w:type="dxa"/>
            <w:shd w:val="clear" w:color="auto" w:fill="auto"/>
          </w:tcPr>
          <w:p w14:paraId="215D9487" w14:textId="77777777" w:rsidR="00B11855" w:rsidRPr="00621E63" w:rsidRDefault="003D003E" w:rsidP="006B1888">
            <w:pPr>
              <w:pStyle w:val="TableEntry"/>
            </w:pPr>
            <w:r w:rsidRPr="00621E63">
              <w:t>0069</w:t>
            </w:r>
          </w:p>
        </w:tc>
        <w:tc>
          <w:tcPr>
            <w:tcW w:w="2834" w:type="dxa"/>
            <w:shd w:val="clear" w:color="auto" w:fill="auto"/>
          </w:tcPr>
          <w:p w14:paraId="1E17CD1F" w14:textId="77777777" w:rsidR="00B11855" w:rsidRPr="00621E63" w:rsidRDefault="003D003E" w:rsidP="006B1888">
            <w:pPr>
              <w:pStyle w:val="TableEntry"/>
            </w:pPr>
            <w:r w:rsidRPr="00621E63">
              <w:t>Hospital Service</w:t>
            </w:r>
          </w:p>
        </w:tc>
      </w:tr>
      <w:tr w:rsidR="00C40FD5" w:rsidRPr="00621E63" w14:paraId="5B3F5497" w14:textId="77777777" w:rsidTr="006C0E8E">
        <w:trPr>
          <w:cantSplit/>
          <w:jc w:val="center"/>
        </w:trPr>
        <w:tc>
          <w:tcPr>
            <w:tcW w:w="784" w:type="dxa"/>
            <w:shd w:val="clear" w:color="auto" w:fill="auto"/>
          </w:tcPr>
          <w:p w14:paraId="2B1BBF7D" w14:textId="77777777" w:rsidR="00B11855" w:rsidRPr="00621E63" w:rsidRDefault="003D003E" w:rsidP="006B1888">
            <w:pPr>
              <w:pStyle w:val="TableEntry"/>
            </w:pPr>
            <w:r w:rsidRPr="00621E63">
              <w:t>11</w:t>
            </w:r>
          </w:p>
        </w:tc>
        <w:tc>
          <w:tcPr>
            <w:tcW w:w="764" w:type="dxa"/>
            <w:shd w:val="clear" w:color="auto" w:fill="auto"/>
          </w:tcPr>
          <w:p w14:paraId="628DD82E" w14:textId="77777777" w:rsidR="00B11855" w:rsidRPr="00621E63" w:rsidRDefault="003D003E" w:rsidP="006B1888">
            <w:pPr>
              <w:pStyle w:val="TableEntry"/>
            </w:pPr>
            <w:r w:rsidRPr="00621E63">
              <w:t>80</w:t>
            </w:r>
          </w:p>
        </w:tc>
        <w:tc>
          <w:tcPr>
            <w:tcW w:w="760" w:type="dxa"/>
            <w:shd w:val="clear" w:color="auto" w:fill="auto"/>
          </w:tcPr>
          <w:p w14:paraId="76AB3845" w14:textId="77777777" w:rsidR="00B11855" w:rsidRPr="00621E63" w:rsidRDefault="003D003E" w:rsidP="006B1888">
            <w:pPr>
              <w:pStyle w:val="TableEntry"/>
            </w:pPr>
            <w:r w:rsidRPr="00621E63">
              <w:t>PL</w:t>
            </w:r>
          </w:p>
        </w:tc>
        <w:tc>
          <w:tcPr>
            <w:tcW w:w="961" w:type="dxa"/>
            <w:shd w:val="clear" w:color="auto" w:fill="auto"/>
          </w:tcPr>
          <w:p w14:paraId="219AADEC" w14:textId="77777777" w:rsidR="00B11855" w:rsidRPr="00621E63" w:rsidRDefault="003D003E" w:rsidP="006B1888">
            <w:pPr>
              <w:pStyle w:val="TableEntry"/>
            </w:pPr>
            <w:r w:rsidRPr="00621E63">
              <w:t>X</w:t>
            </w:r>
          </w:p>
        </w:tc>
        <w:tc>
          <w:tcPr>
            <w:tcW w:w="919" w:type="dxa"/>
            <w:shd w:val="clear" w:color="auto" w:fill="auto"/>
          </w:tcPr>
          <w:p w14:paraId="460EFE24" w14:textId="77777777" w:rsidR="00B11855" w:rsidRPr="00621E63" w:rsidRDefault="003D003E" w:rsidP="006B1888">
            <w:pPr>
              <w:pStyle w:val="TableEntry"/>
            </w:pPr>
            <w:r w:rsidRPr="00621E63">
              <w:t>[0..0]</w:t>
            </w:r>
          </w:p>
        </w:tc>
        <w:tc>
          <w:tcPr>
            <w:tcW w:w="1258" w:type="dxa"/>
            <w:shd w:val="clear" w:color="auto" w:fill="auto"/>
          </w:tcPr>
          <w:p w14:paraId="483888E3" w14:textId="77777777" w:rsidR="00B11855" w:rsidRPr="00621E63" w:rsidRDefault="00B11855" w:rsidP="006B1888">
            <w:pPr>
              <w:pStyle w:val="TableEntry"/>
            </w:pPr>
          </w:p>
        </w:tc>
        <w:tc>
          <w:tcPr>
            <w:tcW w:w="2834" w:type="dxa"/>
            <w:shd w:val="clear" w:color="auto" w:fill="auto"/>
          </w:tcPr>
          <w:p w14:paraId="3BE85630" w14:textId="77777777" w:rsidR="00B11855" w:rsidRPr="00621E63" w:rsidRDefault="003D003E" w:rsidP="006B1888">
            <w:pPr>
              <w:pStyle w:val="TableEntry"/>
            </w:pPr>
            <w:r w:rsidRPr="00621E63">
              <w:t>Temporary Location</w:t>
            </w:r>
          </w:p>
        </w:tc>
      </w:tr>
      <w:tr w:rsidR="00C40FD5" w:rsidRPr="00621E63" w14:paraId="166CB771" w14:textId="77777777" w:rsidTr="006C0E8E">
        <w:trPr>
          <w:cantSplit/>
          <w:jc w:val="center"/>
        </w:trPr>
        <w:tc>
          <w:tcPr>
            <w:tcW w:w="784" w:type="dxa"/>
            <w:shd w:val="clear" w:color="auto" w:fill="auto"/>
          </w:tcPr>
          <w:p w14:paraId="279D06F0" w14:textId="77777777" w:rsidR="00B11855" w:rsidRPr="00621E63" w:rsidRDefault="003D003E" w:rsidP="006B1888">
            <w:pPr>
              <w:pStyle w:val="TableEntry"/>
            </w:pPr>
            <w:r w:rsidRPr="00621E63">
              <w:t>12</w:t>
            </w:r>
          </w:p>
        </w:tc>
        <w:tc>
          <w:tcPr>
            <w:tcW w:w="764" w:type="dxa"/>
            <w:shd w:val="clear" w:color="auto" w:fill="auto"/>
          </w:tcPr>
          <w:p w14:paraId="4E1FF61C" w14:textId="77777777" w:rsidR="00B11855" w:rsidRPr="00621E63" w:rsidRDefault="003D003E" w:rsidP="006B1888">
            <w:pPr>
              <w:pStyle w:val="TableEntry"/>
            </w:pPr>
            <w:r w:rsidRPr="00621E63">
              <w:t>2</w:t>
            </w:r>
          </w:p>
        </w:tc>
        <w:tc>
          <w:tcPr>
            <w:tcW w:w="760" w:type="dxa"/>
            <w:shd w:val="clear" w:color="auto" w:fill="auto"/>
          </w:tcPr>
          <w:p w14:paraId="3B31709B" w14:textId="77777777" w:rsidR="00B11855" w:rsidRPr="00621E63" w:rsidRDefault="003D003E" w:rsidP="006B1888">
            <w:pPr>
              <w:pStyle w:val="TableEntry"/>
            </w:pPr>
            <w:r w:rsidRPr="00621E63">
              <w:t>IS</w:t>
            </w:r>
          </w:p>
        </w:tc>
        <w:tc>
          <w:tcPr>
            <w:tcW w:w="961" w:type="dxa"/>
            <w:shd w:val="clear" w:color="auto" w:fill="auto"/>
          </w:tcPr>
          <w:p w14:paraId="72B9BB61" w14:textId="77777777" w:rsidR="00B11855" w:rsidRPr="00621E63" w:rsidRDefault="003D003E" w:rsidP="006B1888">
            <w:pPr>
              <w:pStyle w:val="TableEntry"/>
            </w:pPr>
            <w:r w:rsidRPr="00621E63">
              <w:t>X</w:t>
            </w:r>
          </w:p>
        </w:tc>
        <w:tc>
          <w:tcPr>
            <w:tcW w:w="919" w:type="dxa"/>
            <w:shd w:val="clear" w:color="auto" w:fill="auto"/>
          </w:tcPr>
          <w:p w14:paraId="5A56669B" w14:textId="77777777" w:rsidR="00B11855" w:rsidRPr="00621E63" w:rsidRDefault="003D003E" w:rsidP="006B1888">
            <w:pPr>
              <w:pStyle w:val="TableEntry"/>
            </w:pPr>
            <w:r w:rsidRPr="00621E63">
              <w:t>[0..0]</w:t>
            </w:r>
          </w:p>
        </w:tc>
        <w:tc>
          <w:tcPr>
            <w:tcW w:w="1258" w:type="dxa"/>
            <w:shd w:val="clear" w:color="auto" w:fill="auto"/>
          </w:tcPr>
          <w:p w14:paraId="3FAB3794" w14:textId="77777777" w:rsidR="00B11855" w:rsidRPr="00621E63" w:rsidRDefault="003D003E" w:rsidP="006B1888">
            <w:pPr>
              <w:pStyle w:val="TableEntry"/>
            </w:pPr>
            <w:r w:rsidRPr="00621E63">
              <w:t>0087</w:t>
            </w:r>
          </w:p>
        </w:tc>
        <w:tc>
          <w:tcPr>
            <w:tcW w:w="2834" w:type="dxa"/>
            <w:shd w:val="clear" w:color="auto" w:fill="auto"/>
          </w:tcPr>
          <w:p w14:paraId="267FF87E" w14:textId="77777777" w:rsidR="00B11855" w:rsidRPr="00621E63" w:rsidRDefault="003D003E" w:rsidP="006B1888">
            <w:pPr>
              <w:pStyle w:val="TableEntry"/>
            </w:pPr>
            <w:r w:rsidRPr="00621E63">
              <w:t>Preadmit Test Indicator</w:t>
            </w:r>
          </w:p>
        </w:tc>
      </w:tr>
      <w:tr w:rsidR="00C40FD5" w:rsidRPr="00621E63" w14:paraId="03B8A1F7" w14:textId="77777777" w:rsidTr="006C0E8E">
        <w:trPr>
          <w:cantSplit/>
          <w:jc w:val="center"/>
        </w:trPr>
        <w:tc>
          <w:tcPr>
            <w:tcW w:w="784" w:type="dxa"/>
            <w:shd w:val="clear" w:color="auto" w:fill="auto"/>
          </w:tcPr>
          <w:p w14:paraId="63C63055" w14:textId="77777777" w:rsidR="00B11855" w:rsidRPr="00621E63" w:rsidRDefault="003D003E" w:rsidP="006B1888">
            <w:pPr>
              <w:pStyle w:val="TableEntry"/>
            </w:pPr>
            <w:r w:rsidRPr="00621E63">
              <w:t>13</w:t>
            </w:r>
          </w:p>
        </w:tc>
        <w:tc>
          <w:tcPr>
            <w:tcW w:w="764" w:type="dxa"/>
            <w:shd w:val="clear" w:color="auto" w:fill="auto"/>
          </w:tcPr>
          <w:p w14:paraId="45391541" w14:textId="77777777" w:rsidR="00B11855" w:rsidRPr="00621E63" w:rsidRDefault="003D003E" w:rsidP="006B1888">
            <w:pPr>
              <w:pStyle w:val="TableEntry"/>
            </w:pPr>
            <w:r w:rsidRPr="00621E63">
              <w:t>2</w:t>
            </w:r>
          </w:p>
        </w:tc>
        <w:tc>
          <w:tcPr>
            <w:tcW w:w="760" w:type="dxa"/>
            <w:shd w:val="clear" w:color="auto" w:fill="auto"/>
          </w:tcPr>
          <w:p w14:paraId="39F1396D" w14:textId="77777777" w:rsidR="00B11855" w:rsidRPr="00621E63" w:rsidRDefault="003D003E" w:rsidP="006B1888">
            <w:pPr>
              <w:pStyle w:val="TableEntry"/>
            </w:pPr>
            <w:r w:rsidRPr="00621E63">
              <w:t>IS</w:t>
            </w:r>
          </w:p>
        </w:tc>
        <w:tc>
          <w:tcPr>
            <w:tcW w:w="961" w:type="dxa"/>
            <w:shd w:val="clear" w:color="auto" w:fill="auto"/>
          </w:tcPr>
          <w:p w14:paraId="7634EA21" w14:textId="77777777" w:rsidR="00B11855" w:rsidRPr="00621E63" w:rsidRDefault="003D003E" w:rsidP="006B1888">
            <w:pPr>
              <w:pStyle w:val="TableEntry"/>
            </w:pPr>
            <w:r w:rsidRPr="00621E63">
              <w:t>X</w:t>
            </w:r>
          </w:p>
        </w:tc>
        <w:tc>
          <w:tcPr>
            <w:tcW w:w="919" w:type="dxa"/>
            <w:shd w:val="clear" w:color="auto" w:fill="auto"/>
          </w:tcPr>
          <w:p w14:paraId="6706E487" w14:textId="77777777" w:rsidR="00B11855" w:rsidRPr="00621E63" w:rsidRDefault="003D003E" w:rsidP="006B1888">
            <w:pPr>
              <w:pStyle w:val="TableEntry"/>
            </w:pPr>
            <w:r w:rsidRPr="00621E63">
              <w:t>[0..0]</w:t>
            </w:r>
          </w:p>
        </w:tc>
        <w:tc>
          <w:tcPr>
            <w:tcW w:w="1258" w:type="dxa"/>
            <w:shd w:val="clear" w:color="auto" w:fill="auto"/>
          </w:tcPr>
          <w:p w14:paraId="0E7A08A8" w14:textId="77777777" w:rsidR="00B11855" w:rsidRPr="00621E63" w:rsidRDefault="003D003E" w:rsidP="006B1888">
            <w:pPr>
              <w:pStyle w:val="TableEntry"/>
            </w:pPr>
            <w:r w:rsidRPr="00621E63">
              <w:t>0092</w:t>
            </w:r>
          </w:p>
        </w:tc>
        <w:tc>
          <w:tcPr>
            <w:tcW w:w="2834" w:type="dxa"/>
            <w:shd w:val="clear" w:color="auto" w:fill="auto"/>
          </w:tcPr>
          <w:p w14:paraId="7AAAC0F0" w14:textId="77777777" w:rsidR="00B11855" w:rsidRPr="00621E63" w:rsidRDefault="003D003E" w:rsidP="006B1888">
            <w:pPr>
              <w:pStyle w:val="TableEntry"/>
            </w:pPr>
            <w:r w:rsidRPr="00621E63">
              <w:t>Re-admission Indicator</w:t>
            </w:r>
          </w:p>
        </w:tc>
      </w:tr>
      <w:tr w:rsidR="00C40FD5" w:rsidRPr="00621E63" w14:paraId="10FD6D10" w14:textId="77777777" w:rsidTr="006C0E8E">
        <w:trPr>
          <w:cantSplit/>
          <w:jc w:val="center"/>
        </w:trPr>
        <w:tc>
          <w:tcPr>
            <w:tcW w:w="784" w:type="dxa"/>
            <w:shd w:val="clear" w:color="auto" w:fill="auto"/>
          </w:tcPr>
          <w:p w14:paraId="5D2A2E10" w14:textId="77777777" w:rsidR="00B11855" w:rsidRPr="00621E63" w:rsidRDefault="003D003E" w:rsidP="006B1888">
            <w:pPr>
              <w:pStyle w:val="TableEntry"/>
            </w:pPr>
            <w:r w:rsidRPr="00621E63">
              <w:t>14</w:t>
            </w:r>
          </w:p>
        </w:tc>
        <w:tc>
          <w:tcPr>
            <w:tcW w:w="764" w:type="dxa"/>
            <w:shd w:val="clear" w:color="auto" w:fill="auto"/>
          </w:tcPr>
          <w:p w14:paraId="3635F188" w14:textId="77777777" w:rsidR="00B11855" w:rsidRPr="00621E63" w:rsidRDefault="003D003E" w:rsidP="006B1888">
            <w:pPr>
              <w:pStyle w:val="TableEntry"/>
            </w:pPr>
            <w:r w:rsidRPr="00621E63">
              <w:t>6</w:t>
            </w:r>
          </w:p>
        </w:tc>
        <w:tc>
          <w:tcPr>
            <w:tcW w:w="760" w:type="dxa"/>
            <w:shd w:val="clear" w:color="auto" w:fill="auto"/>
          </w:tcPr>
          <w:p w14:paraId="4E7FC074" w14:textId="77777777" w:rsidR="00B11855" w:rsidRPr="00621E63" w:rsidRDefault="003D003E" w:rsidP="006B1888">
            <w:pPr>
              <w:pStyle w:val="TableEntry"/>
            </w:pPr>
            <w:r w:rsidRPr="00621E63">
              <w:t>IS</w:t>
            </w:r>
          </w:p>
        </w:tc>
        <w:tc>
          <w:tcPr>
            <w:tcW w:w="961" w:type="dxa"/>
            <w:shd w:val="clear" w:color="auto" w:fill="auto"/>
          </w:tcPr>
          <w:p w14:paraId="1606F803" w14:textId="77777777" w:rsidR="00B11855" w:rsidRPr="00621E63" w:rsidRDefault="003D003E" w:rsidP="006B1888">
            <w:pPr>
              <w:pStyle w:val="TableEntry"/>
            </w:pPr>
            <w:r w:rsidRPr="00621E63">
              <w:t>X</w:t>
            </w:r>
          </w:p>
        </w:tc>
        <w:tc>
          <w:tcPr>
            <w:tcW w:w="919" w:type="dxa"/>
            <w:shd w:val="clear" w:color="auto" w:fill="auto"/>
          </w:tcPr>
          <w:p w14:paraId="246544B6" w14:textId="77777777" w:rsidR="00B11855" w:rsidRPr="00621E63" w:rsidRDefault="003D003E" w:rsidP="006B1888">
            <w:pPr>
              <w:pStyle w:val="TableEntry"/>
            </w:pPr>
            <w:r w:rsidRPr="00621E63">
              <w:t>[0..0]</w:t>
            </w:r>
          </w:p>
        </w:tc>
        <w:tc>
          <w:tcPr>
            <w:tcW w:w="1258" w:type="dxa"/>
            <w:shd w:val="clear" w:color="auto" w:fill="auto"/>
          </w:tcPr>
          <w:p w14:paraId="5C09C7BE" w14:textId="77777777" w:rsidR="00B11855" w:rsidRPr="00621E63" w:rsidRDefault="00660950" w:rsidP="006B1888">
            <w:pPr>
              <w:pStyle w:val="TableEntry"/>
            </w:pPr>
            <w:r w:rsidRPr="00621E63">
              <w:t>0007</w:t>
            </w:r>
          </w:p>
        </w:tc>
        <w:tc>
          <w:tcPr>
            <w:tcW w:w="2834" w:type="dxa"/>
            <w:shd w:val="clear" w:color="auto" w:fill="auto"/>
          </w:tcPr>
          <w:p w14:paraId="7E40A4C1" w14:textId="77777777" w:rsidR="00B11855" w:rsidRPr="00621E63" w:rsidRDefault="003D003E" w:rsidP="006B1888">
            <w:pPr>
              <w:pStyle w:val="TableEntry"/>
            </w:pPr>
            <w:r w:rsidRPr="00621E63">
              <w:t>Admit Source</w:t>
            </w:r>
          </w:p>
        </w:tc>
      </w:tr>
      <w:tr w:rsidR="00C40FD5" w:rsidRPr="00621E63" w14:paraId="14634EB1" w14:textId="77777777" w:rsidTr="006C0E8E">
        <w:trPr>
          <w:cantSplit/>
          <w:jc w:val="center"/>
        </w:trPr>
        <w:tc>
          <w:tcPr>
            <w:tcW w:w="784" w:type="dxa"/>
            <w:shd w:val="clear" w:color="auto" w:fill="auto"/>
          </w:tcPr>
          <w:p w14:paraId="654DB67B" w14:textId="77777777" w:rsidR="00B11855" w:rsidRPr="00621E63" w:rsidRDefault="003D003E" w:rsidP="006B1888">
            <w:pPr>
              <w:pStyle w:val="TableEntry"/>
            </w:pPr>
            <w:r w:rsidRPr="00621E63">
              <w:t>15</w:t>
            </w:r>
          </w:p>
        </w:tc>
        <w:tc>
          <w:tcPr>
            <w:tcW w:w="764" w:type="dxa"/>
            <w:shd w:val="clear" w:color="auto" w:fill="auto"/>
          </w:tcPr>
          <w:p w14:paraId="715E8B4F" w14:textId="77777777" w:rsidR="00B11855" w:rsidRPr="00621E63" w:rsidRDefault="003D003E" w:rsidP="006B1888">
            <w:pPr>
              <w:pStyle w:val="TableEntry"/>
            </w:pPr>
            <w:r w:rsidRPr="00621E63">
              <w:t>2</w:t>
            </w:r>
          </w:p>
        </w:tc>
        <w:tc>
          <w:tcPr>
            <w:tcW w:w="760" w:type="dxa"/>
            <w:shd w:val="clear" w:color="auto" w:fill="auto"/>
          </w:tcPr>
          <w:p w14:paraId="531354DA" w14:textId="77777777" w:rsidR="00B11855" w:rsidRPr="00621E63" w:rsidRDefault="003D003E" w:rsidP="006B1888">
            <w:pPr>
              <w:pStyle w:val="TableEntry"/>
            </w:pPr>
            <w:r w:rsidRPr="00621E63">
              <w:t>IS</w:t>
            </w:r>
          </w:p>
        </w:tc>
        <w:tc>
          <w:tcPr>
            <w:tcW w:w="961" w:type="dxa"/>
            <w:shd w:val="clear" w:color="auto" w:fill="auto"/>
          </w:tcPr>
          <w:p w14:paraId="27AB127A" w14:textId="77777777" w:rsidR="00B11855" w:rsidRPr="00621E63" w:rsidRDefault="003D003E" w:rsidP="006B1888">
            <w:pPr>
              <w:pStyle w:val="TableEntry"/>
            </w:pPr>
            <w:r w:rsidRPr="00621E63">
              <w:t>X</w:t>
            </w:r>
          </w:p>
        </w:tc>
        <w:tc>
          <w:tcPr>
            <w:tcW w:w="919" w:type="dxa"/>
            <w:shd w:val="clear" w:color="auto" w:fill="auto"/>
          </w:tcPr>
          <w:p w14:paraId="68F09FA5" w14:textId="77777777" w:rsidR="00B11855" w:rsidRPr="00621E63" w:rsidRDefault="003D003E" w:rsidP="006B1888">
            <w:pPr>
              <w:pStyle w:val="TableEntry"/>
            </w:pPr>
            <w:r w:rsidRPr="00621E63">
              <w:t>[0..0]</w:t>
            </w:r>
          </w:p>
        </w:tc>
        <w:tc>
          <w:tcPr>
            <w:tcW w:w="1258" w:type="dxa"/>
            <w:shd w:val="clear" w:color="auto" w:fill="auto"/>
          </w:tcPr>
          <w:p w14:paraId="72296829" w14:textId="77777777" w:rsidR="00B11855" w:rsidRPr="00621E63" w:rsidRDefault="00872BF9" w:rsidP="006B1888">
            <w:pPr>
              <w:pStyle w:val="TableEntry"/>
            </w:pPr>
            <w:r w:rsidRPr="00621E63">
              <w:t>0009</w:t>
            </w:r>
          </w:p>
        </w:tc>
        <w:tc>
          <w:tcPr>
            <w:tcW w:w="2834" w:type="dxa"/>
            <w:shd w:val="clear" w:color="auto" w:fill="auto"/>
          </w:tcPr>
          <w:p w14:paraId="398DEA53" w14:textId="77777777" w:rsidR="00B11855" w:rsidRPr="00621E63" w:rsidRDefault="003D003E" w:rsidP="006B1888">
            <w:pPr>
              <w:pStyle w:val="TableEntry"/>
            </w:pPr>
            <w:r w:rsidRPr="00621E63">
              <w:t>Ambulatory Status</w:t>
            </w:r>
          </w:p>
        </w:tc>
      </w:tr>
      <w:tr w:rsidR="00C40FD5" w:rsidRPr="00621E63" w14:paraId="7F89E389" w14:textId="77777777" w:rsidTr="006C0E8E">
        <w:trPr>
          <w:cantSplit/>
          <w:jc w:val="center"/>
        </w:trPr>
        <w:tc>
          <w:tcPr>
            <w:tcW w:w="784" w:type="dxa"/>
            <w:shd w:val="clear" w:color="auto" w:fill="auto"/>
          </w:tcPr>
          <w:p w14:paraId="40CE9C4A" w14:textId="77777777" w:rsidR="00B11855" w:rsidRPr="00621E63" w:rsidRDefault="003D003E" w:rsidP="006B1888">
            <w:pPr>
              <w:pStyle w:val="TableEntry"/>
            </w:pPr>
            <w:r w:rsidRPr="00621E63">
              <w:t>16</w:t>
            </w:r>
          </w:p>
        </w:tc>
        <w:tc>
          <w:tcPr>
            <w:tcW w:w="764" w:type="dxa"/>
            <w:shd w:val="clear" w:color="auto" w:fill="auto"/>
          </w:tcPr>
          <w:p w14:paraId="514EA15E" w14:textId="77777777" w:rsidR="00B11855" w:rsidRPr="00621E63" w:rsidRDefault="003D003E" w:rsidP="006B1888">
            <w:pPr>
              <w:pStyle w:val="TableEntry"/>
            </w:pPr>
            <w:r w:rsidRPr="00621E63">
              <w:t>2</w:t>
            </w:r>
          </w:p>
        </w:tc>
        <w:tc>
          <w:tcPr>
            <w:tcW w:w="760" w:type="dxa"/>
            <w:shd w:val="clear" w:color="auto" w:fill="auto"/>
          </w:tcPr>
          <w:p w14:paraId="50916EDC" w14:textId="77777777" w:rsidR="00B11855" w:rsidRPr="00621E63" w:rsidRDefault="003D003E" w:rsidP="006B1888">
            <w:pPr>
              <w:pStyle w:val="TableEntry"/>
            </w:pPr>
            <w:r w:rsidRPr="00621E63">
              <w:t>IS</w:t>
            </w:r>
          </w:p>
        </w:tc>
        <w:tc>
          <w:tcPr>
            <w:tcW w:w="961" w:type="dxa"/>
            <w:shd w:val="clear" w:color="auto" w:fill="auto"/>
          </w:tcPr>
          <w:p w14:paraId="7656D459" w14:textId="77777777" w:rsidR="00B11855" w:rsidRPr="00621E63" w:rsidRDefault="003D003E" w:rsidP="006B1888">
            <w:pPr>
              <w:pStyle w:val="TableEntry"/>
            </w:pPr>
            <w:r w:rsidRPr="00621E63">
              <w:t>X</w:t>
            </w:r>
          </w:p>
        </w:tc>
        <w:tc>
          <w:tcPr>
            <w:tcW w:w="919" w:type="dxa"/>
            <w:shd w:val="clear" w:color="auto" w:fill="auto"/>
          </w:tcPr>
          <w:p w14:paraId="7C1D3FC8" w14:textId="77777777" w:rsidR="00B11855" w:rsidRPr="00621E63" w:rsidRDefault="003D003E" w:rsidP="006B1888">
            <w:pPr>
              <w:pStyle w:val="TableEntry"/>
            </w:pPr>
            <w:r w:rsidRPr="00621E63">
              <w:t>[0..0]</w:t>
            </w:r>
          </w:p>
        </w:tc>
        <w:tc>
          <w:tcPr>
            <w:tcW w:w="1258" w:type="dxa"/>
            <w:shd w:val="clear" w:color="auto" w:fill="auto"/>
          </w:tcPr>
          <w:p w14:paraId="0924D9C4" w14:textId="77777777" w:rsidR="00B11855" w:rsidRPr="00621E63" w:rsidRDefault="003D003E" w:rsidP="006B1888">
            <w:pPr>
              <w:pStyle w:val="TableEntry"/>
            </w:pPr>
            <w:r w:rsidRPr="00621E63">
              <w:t>0099</w:t>
            </w:r>
          </w:p>
        </w:tc>
        <w:tc>
          <w:tcPr>
            <w:tcW w:w="2834" w:type="dxa"/>
            <w:shd w:val="clear" w:color="auto" w:fill="auto"/>
          </w:tcPr>
          <w:p w14:paraId="65C2DC4A" w14:textId="77777777" w:rsidR="00B11855" w:rsidRPr="00621E63" w:rsidRDefault="003D003E" w:rsidP="006B1888">
            <w:pPr>
              <w:pStyle w:val="TableEntry"/>
            </w:pPr>
            <w:r w:rsidRPr="00621E63">
              <w:t>VIP Indicator</w:t>
            </w:r>
          </w:p>
        </w:tc>
      </w:tr>
      <w:tr w:rsidR="00C40FD5" w:rsidRPr="00621E63" w14:paraId="3D68FC67" w14:textId="77777777" w:rsidTr="006C0E8E">
        <w:trPr>
          <w:cantSplit/>
          <w:jc w:val="center"/>
        </w:trPr>
        <w:tc>
          <w:tcPr>
            <w:tcW w:w="784" w:type="dxa"/>
            <w:shd w:val="clear" w:color="auto" w:fill="auto"/>
          </w:tcPr>
          <w:p w14:paraId="67EB0B1C" w14:textId="77777777" w:rsidR="00B11855" w:rsidRPr="00621E63" w:rsidRDefault="003D003E" w:rsidP="006B1888">
            <w:pPr>
              <w:pStyle w:val="TableEntry"/>
            </w:pPr>
            <w:r w:rsidRPr="00621E63">
              <w:t>17</w:t>
            </w:r>
          </w:p>
        </w:tc>
        <w:tc>
          <w:tcPr>
            <w:tcW w:w="764" w:type="dxa"/>
            <w:shd w:val="clear" w:color="auto" w:fill="auto"/>
          </w:tcPr>
          <w:p w14:paraId="3F161341" w14:textId="77777777" w:rsidR="00B11855" w:rsidRPr="00621E63" w:rsidRDefault="003D003E" w:rsidP="006B1888">
            <w:pPr>
              <w:pStyle w:val="TableEntry"/>
            </w:pPr>
            <w:r w:rsidRPr="00621E63">
              <w:t>250</w:t>
            </w:r>
          </w:p>
        </w:tc>
        <w:tc>
          <w:tcPr>
            <w:tcW w:w="760" w:type="dxa"/>
            <w:shd w:val="clear" w:color="auto" w:fill="auto"/>
          </w:tcPr>
          <w:p w14:paraId="4CED7589" w14:textId="77777777" w:rsidR="00B11855" w:rsidRPr="00621E63" w:rsidRDefault="003D003E" w:rsidP="006B1888">
            <w:pPr>
              <w:pStyle w:val="TableEntry"/>
            </w:pPr>
            <w:r w:rsidRPr="00621E63">
              <w:t>XCN</w:t>
            </w:r>
          </w:p>
        </w:tc>
        <w:tc>
          <w:tcPr>
            <w:tcW w:w="961" w:type="dxa"/>
            <w:shd w:val="clear" w:color="auto" w:fill="auto"/>
          </w:tcPr>
          <w:p w14:paraId="4CC2E934" w14:textId="77777777" w:rsidR="00B11855" w:rsidRPr="00621E63" w:rsidRDefault="003D003E" w:rsidP="006B1888">
            <w:pPr>
              <w:pStyle w:val="TableEntry"/>
            </w:pPr>
            <w:r w:rsidRPr="00621E63">
              <w:t>X</w:t>
            </w:r>
          </w:p>
        </w:tc>
        <w:tc>
          <w:tcPr>
            <w:tcW w:w="919" w:type="dxa"/>
            <w:shd w:val="clear" w:color="auto" w:fill="auto"/>
          </w:tcPr>
          <w:p w14:paraId="6C7940F6" w14:textId="77777777" w:rsidR="00B11855" w:rsidRPr="00621E63" w:rsidRDefault="003D003E" w:rsidP="006B1888">
            <w:pPr>
              <w:pStyle w:val="TableEntry"/>
            </w:pPr>
            <w:r w:rsidRPr="00621E63">
              <w:t>[0..0]</w:t>
            </w:r>
          </w:p>
        </w:tc>
        <w:tc>
          <w:tcPr>
            <w:tcW w:w="1258" w:type="dxa"/>
            <w:shd w:val="clear" w:color="auto" w:fill="auto"/>
          </w:tcPr>
          <w:p w14:paraId="02BE0BBE" w14:textId="77777777" w:rsidR="00B11855" w:rsidRPr="00621E63" w:rsidRDefault="003D003E" w:rsidP="006B1888">
            <w:pPr>
              <w:pStyle w:val="TableEntry"/>
            </w:pPr>
            <w:r w:rsidRPr="00621E63">
              <w:t>0010</w:t>
            </w:r>
          </w:p>
        </w:tc>
        <w:tc>
          <w:tcPr>
            <w:tcW w:w="2834" w:type="dxa"/>
            <w:shd w:val="clear" w:color="auto" w:fill="auto"/>
          </w:tcPr>
          <w:p w14:paraId="4FD51A91" w14:textId="77777777" w:rsidR="00B11855" w:rsidRPr="00621E63" w:rsidRDefault="003D003E" w:rsidP="006B1888">
            <w:pPr>
              <w:pStyle w:val="TableEntry"/>
            </w:pPr>
            <w:r w:rsidRPr="00621E63">
              <w:t>Admitting Doctor</w:t>
            </w:r>
          </w:p>
        </w:tc>
      </w:tr>
      <w:tr w:rsidR="00C40FD5" w:rsidRPr="00621E63" w14:paraId="4BF9FACB" w14:textId="77777777" w:rsidTr="006C0E8E">
        <w:trPr>
          <w:cantSplit/>
          <w:jc w:val="center"/>
        </w:trPr>
        <w:tc>
          <w:tcPr>
            <w:tcW w:w="784" w:type="dxa"/>
            <w:shd w:val="clear" w:color="auto" w:fill="auto"/>
          </w:tcPr>
          <w:p w14:paraId="7FA7D015" w14:textId="77777777" w:rsidR="00B11855" w:rsidRPr="00621E63" w:rsidRDefault="003D003E" w:rsidP="006B1888">
            <w:pPr>
              <w:pStyle w:val="TableEntry"/>
            </w:pPr>
            <w:r w:rsidRPr="00621E63">
              <w:t>18</w:t>
            </w:r>
          </w:p>
        </w:tc>
        <w:tc>
          <w:tcPr>
            <w:tcW w:w="764" w:type="dxa"/>
            <w:shd w:val="clear" w:color="auto" w:fill="auto"/>
          </w:tcPr>
          <w:p w14:paraId="63E6BF92" w14:textId="77777777" w:rsidR="00B11855" w:rsidRPr="00621E63" w:rsidRDefault="003D003E" w:rsidP="006B1888">
            <w:pPr>
              <w:pStyle w:val="TableEntry"/>
            </w:pPr>
            <w:r w:rsidRPr="00621E63">
              <w:t>2</w:t>
            </w:r>
          </w:p>
        </w:tc>
        <w:tc>
          <w:tcPr>
            <w:tcW w:w="760" w:type="dxa"/>
            <w:shd w:val="clear" w:color="auto" w:fill="auto"/>
          </w:tcPr>
          <w:p w14:paraId="26502D51" w14:textId="77777777" w:rsidR="00B11855" w:rsidRPr="00621E63" w:rsidRDefault="003D003E" w:rsidP="006B1888">
            <w:pPr>
              <w:pStyle w:val="TableEntry"/>
            </w:pPr>
            <w:r w:rsidRPr="00621E63">
              <w:t>IS</w:t>
            </w:r>
          </w:p>
        </w:tc>
        <w:tc>
          <w:tcPr>
            <w:tcW w:w="961" w:type="dxa"/>
            <w:shd w:val="clear" w:color="auto" w:fill="auto"/>
          </w:tcPr>
          <w:p w14:paraId="6CE737C4" w14:textId="77777777" w:rsidR="00B11855" w:rsidRPr="00621E63" w:rsidRDefault="003D003E" w:rsidP="006B1888">
            <w:pPr>
              <w:pStyle w:val="TableEntry"/>
            </w:pPr>
            <w:r w:rsidRPr="00621E63">
              <w:t>X</w:t>
            </w:r>
          </w:p>
        </w:tc>
        <w:tc>
          <w:tcPr>
            <w:tcW w:w="919" w:type="dxa"/>
            <w:shd w:val="clear" w:color="auto" w:fill="auto"/>
          </w:tcPr>
          <w:p w14:paraId="7D535502" w14:textId="77777777" w:rsidR="00B11855" w:rsidRPr="00621E63" w:rsidRDefault="003D003E" w:rsidP="006B1888">
            <w:pPr>
              <w:pStyle w:val="TableEntry"/>
            </w:pPr>
            <w:r w:rsidRPr="00621E63">
              <w:t>[0..0]</w:t>
            </w:r>
          </w:p>
        </w:tc>
        <w:tc>
          <w:tcPr>
            <w:tcW w:w="1258" w:type="dxa"/>
            <w:shd w:val="clear" w:color="auto" w:fill="auto"/>
          </w:tcPr>
          <w:p w14:paraId="00F122D8" w14:textId="77777777" w:rsidR="00B11855" w:rsidRPr="00621E63" w:rsidRDefault="003D003E" w:rsidP="006B1888">
            <w:pPr>
              <w:pStyle w:val="TableEntry"/>
            </w:pPr>
            <w:r w:rsidRPr="00621E63">
              <w:t>0018</w:t>
            </w:r>
          </w:p>
        </w:tc>
        <w:tc>
          <w:tcPr>
            <w:tcW w:w="2834" w:type="dxa"/>
            <w:shd w:val="clear" w:color="auto" w:fill="auto"/>
          </w:tcPr>
          <w:p w14:paraId="3DD26859" w14:textId="77777777" w:rsidR="00B11855" w:rsidRPr="00621E63" w:rsidRDefault="003D003E" w:rsidP="006B1888">
            <w:pPr>
              <w:pStyle w:val="TableEntry"/>
            </w:pPr>
            <w:r w:rsidRPr="00621E63">
              <w:t>Patient Type</w:t>
            </w:r>
          </w:p>
        </w:tc>
      </w:tr>
      <w:tr w:rsidR="00C40FD5" w:rsidRPr="00621E63" w14:paraId="6C059C20" w14:textId="77777777" w:rsidTr="006C0E8E">
        <w:trPr>
          <w:cantSplit/>
          <w:jc w:val="center"/>
        </w:trPr>
        <w:tc>
          <w:tcPr>
            <w:tcW w:w="784" w:type="dxa"/>
            <w:shd w:val="clear" w:color="auto" w:fill="auto"/>
          </w:tcPr>
          <w:p w14:paraId="50172898" w14:textId="77777777" w:rsidR="00B11855" w:rsidRPr="00621E63" w:rsidRDefault="003D003E" w:rsidP="006B1888">
            <w:pPr>
              <w:pStyle w:val="TableEntry"/>
            </w:pPr>
            <w:r w:rsidRPr="00621E63">
              <w:t>19</w:t>
            </w:r>
          </w:p>
        </w:tc>
        <w:tc>
          <w:tcPr>
            <w:tcW w:w="764" w:type="dxa"/>
            <w:shd w:val="clear" w:color="auto" w:fill="auto"/>
          </w:tcPr>
          <w:p w14:paraId="237D29CF" w14:textId="77777777" w:rsidR="00B11855" w:rsidRPr="00621E63" w:rsidRDefault="003D003E" w:rsidP="006B1888">
            <w:pPr>
              <w:pStyle w:val="TableEntry"/>
            </w:pPr>
            <w:r w:rsidRPr="00621E63">
              <w:t>250</w:t>
            </w:r>
          </w:p>
        </w:tc>
        <w:tc>
          <w:tcPr>
            <w:tcW w:w="760" w:type="dxa"/>
            <w:shd w:val="clear" w:color="auto" w:fill="auto"/>
          </w:tcPr>
          <w:p w14:paraId="13B9B4D5" w14:textId="77777777" w:rsidR="00B11855" w:rsidRPr="00621E63" w:rsidRDefault="003D003E" w:rsidP="006B1888">
            <w:pPr>
              <w:pStyle w:val="TableEntry"/>
            </w:pPr>
            <w:r w:rsidRPr="00621E63">
              <w:t>CX</w:t>
            </w:r>
          </w:p>
        </w:tc>
        <w:tc>
          <w:tcPr>
            <w:tcW w:w="961" w:type="dxa"/>
            <w:shd w:val="clear" w:color="auto" w:fill="auto"/>
          </w:tcPr>
          <w:p w14:paraId="565AFF8F" w14:textId="77777777" w:rsidR="00B11855" w:rsidRPr="00621E63" w:rsidRDefault="003D003E" w:rsidP="006B1888">
            <w:pPr>
              <w:pStyle w:val="TableEntry"/>
            </w:pPr>
            <w:r w:rsidRPr="00621E63">
              <w:t>RE</w:t>
            </w:r>
          </w:p>
        </w:tc>
        <w:tc>
          <w:tcPr>
            <w:tcW w:w="919" w:type="dxa"/>
            <w:shd w:val="clear" w:color="auto" w:fill="auto"/>
          </w:tcPr>
          <w:p w14:paraId="7C0AE2EB" w14:textId="77777777" w:rsidR="00B11855" w:rsidRPr="00621E63" w:rsidRDefault="003D003E" w:rsidP="006B1888">
            <w:pPr>
              <w:pStyle w:val="TableEntry"/>
            </w:pPr>
            <w:r w:rsidRPr="00621E63">
              <w:t>[0..1]</w:t>
            </w:r>
          </w:p>
        </w:tc>
        <w:tc>
          <w:tcPr>
            <w:tcW w:w="1258" w:type="dxa"/>
            <w:shd w:val="clear" w:color="auto" w:fill="auto"/>
          </w:tcPr>
          <w:p w14:paraId="48B046A2" w14:textId="77777777" w:rsidR="00B11855" w:rsidRPr="00621E63" w:rsidRDefault="00B11855" w:rsidP="006B1888">
            <w:pPr>
              <w:pStyle w:val="TableEntry"/>
            </w:pPr>
          </w:p>
        </w:tc>
        <w:tc>
          <w:tcPr>
            <w:tcW w:w="2834" w:type="dxa"/>
            <w:shd w:val="clear" w:color="auto" w:fill="auto"/>
          </w:tcPr>
          <w:p w14:paraId="2D929908" w14:textId="77777777" w:rsidR="00B11855" w:rsidRPr="00621E63" w:rsidRDefault="003D003E" w:rsidP="006B1888">
            <w:pPr>
              <w:pStyle w:val="TableEntry"/>
            </w:pPr>
            <w:r w:rsidRPr="00621E63">
              <w:t>Visit Number</w:t>
            </w:r>
          </w:p>
        </w:tc>
      </w:tr>
      <w:tr w:rsidR="00C40FD5" w:rsidRPr="00621E63" w14:paraId="52531303" w14:textId="77777777" w:rsidTr="006C0E8E">
        <w:trPr>
          <w:cantSplit/>
          <w:jc w:val="center"/>
        </w:trPr>
        <w:tc>
          <w:tcPr>
            <w:tcW w:w="784" w:type="dxa"/>
            <w:shd w:val="clear" w:color="auto" w:fill="auto"/>
          </w:tcPr>
          <w:p w14:paraId="2E4357C2" w14:textId="77777777" w:rsidR="00B11855" w:rsidRPr="00621E63" w:rsidRDefault="003D003E" w:rsidP="006B1888">
            <w:pPr>
              <w:pStyle w:val="TableEntry"/>
            </w:pPr>
            <w:r w:rsidRPr="00621E63">
              <w:t>20</w:t>
            </w:r>
          </w:p>
        </w:tc>
        <w:tc>
          <w:tcPr>
            <w:tcW w:w="764" w:type="dxa"/>
            <w:shd w:val="clear" w:color="auto" w:fill="auto"/>
          </w:tcPr>
          <w:p w14:paraId="688A891D" w14:textId="77777777" w:rsidR="00B11855" w:rsidRPr="00621E63" w:rsidRDefault="003D003E" w:rsidP="006B1888">
            <w:pPr>
              <w:pStyle w:val="TableEntry"/>
            </w:pPr>
            <w:r w:rsidRPr="00621E63">
              <w:t>50</w:t>
            </w:r>
          </w:p>
        </w:tc>
        <w:tc>
          <w:tcPr>
            <w:tcW w:w="760" w:type="dxa"/>
            <w:shd w:val="clear" w:color="auto" w:fill="auto"/>
          </w:tcPr>
          <w:p w14:paraId="25BAFCFF" w14:textId="77777777" w:rsidR="00B11855" w:rsidRPr="00621E63" w:rsidRDefault="003D003E" w:rsidP="006B1888">
            <w:pPr>
              <w:pStyle w:val="TableEntry"/>
            </w:pPr>
            <w:r w:rsidRPr="00621E63">
              <w:t>FC</w:t>
            </w:r>
          </w:p>
        </w:tc>
        <w:tc>
          <w:tcPr>
            <w:tcW w:w="961" w:type="dxa"/>
            <w:shd w:val="clear" w:color="auto" w:fill="auto"/>
          </w:tcPr>
          <w:p w14:paraId="118885DA" w14:textId="77777777" w:rsidR="00B11855" w:rsidRPr="00621E63" w:rsidRDefault="003D003E" w:rsidP="006B1888">
            <w:pPr>
              <w:pStyle w:val="TableEntry"/>
            </w:pPr>
            <w:r w:rsidRPr="00621E63">
              <w:t>X</w:t>
            </w:r>
          </w:p>
        </w:tc>
        <w:tc>
          <w:tcPr>
            <w:tcW w:w="919" w:type="dxa"/>
            <w:shd w:val="clear" w:color="auto" w:fill="auto"/>
          </w:tcPr>
          <w:p w14:paraId="3D83AD0D" w14:textId="77777777" w:rsidR="00B11855" w:rsidRPr="00621E63" w:rsidRDefault="003D003E" w:rsidP="006B1888">
            <w:pPr>
              <w:pStyle w:val="TableEntry"/>
            </w:pPr>
            <w:r w:rsidRPr="00621E63">
              <w:t>[0..0]</w:t>
            </w:r>
          </w:p>
        </w:tc>
        <w:tc>
          <w:tcPr>
            <w:tcW w:w="1258" w:type="dxa"/>
            <w:shd w:val="clear" w:color="auto" w:fill="auto"/>
          </w:tcPr>
          <w:p w14:paraId="7F928FAE" w14:textId="77777777" w:rsidR="00B11855" w:rsidRPr="00621E63" w:rsidRDefault="003D003E" w:rsidP="006B1888">
            <w:pPr>
              <w:pStyle w:val="TableEntry"/>
            </w:pPr>
            <w:r w:rsidRPr="00621E63">
              <w:t>0064</w:t>
            </w:r>
          </w:p>
        </w:tc>
        <w:tc>
          <w:tcPr>
            <w:tcW w:w="2834" w:type="dxa"/>
            <w:shd w:val="clear" w:color="auto" w:fill="auto"/>
          </w:tcPr>
          <w:p w14:paraId="349EFCC0" w14:textId="77777777" w:rsidR="00B11855" w:rsidRPr="00621E63" w:rsidRDefault="003D003E" w:rsidP="006B1888">
            <w:pPr>
              <w:pStyle w:val="TableEntry"/>
            </w:pPr>
            <w:r w:rsidRPr="00621E63">
              <w:t>Financial Class</w:t>
            </w:r>
          </w:p>
        </w:tc>
      </w:tr>
      <w:tr w:rsidR="00C40FD5" w:rsidRPr="00621E63" w14:paraId="1A9928B4" w14:textId="77777777" w:rsidTr="006C0E8E">
        <w:trPr>
          <w:cantSplit/>
          <w:jc w:val="center"/>
        </w:trPr>
        <w:tc>
          <w:tcPr>
            <w:tcW w:w="784" w:type="dxa"/>
            <w:shd w:val="clear" w:color="auto" w:fill="auto"/>
          </w:tcPr>
          <w:p w14:paraId="580D3BF2" w14:textId="77777777" w:rsidR="00B11855" w:rsidRPr="00621E63" w:rsidRDefault="003D003E" w:rsidP="006B1888">
            <w:pPr>
              <w:pStyle w:val="TableEntry"/>
            </w:pPr>
            <w:r w:rsidRPr="00621E63">
              <w:t>21</w:t>
            </w:r>
          </w:p>
        </w:tc>
        <w:tc>
          <w:tcPr>
            <w:tcW w:w="764" w:type="dxa"/>
            <w:shd w:val="clear" w:color="auto" w:fill="auto"/>
          </w:tcPr>
          <w:p w14:paraId="0EC1954C" w14:textId="77777777" w:rsidR="00B11855" w:rsidRPr="00621E63" w:rsidRDefault="003D003E" w:rsidP="006B1888">
            <w:pPr>
              <w:pStyle w:val="TableEntry"/>
            </w:pPr>
            <w:r w:rsidRPr="00621E63">
              <w:t>2</w:t>
            </w:r>
          </w:p>
        </w:tc>
        <w:tc>
          <w:tcPr>
            <w:tcW w:w="760" w:type="dxa"/>
            <w:shd w:val="clear" w:color="auto" w:fill="auto"/>
          </w:tcPr>
          <w:p w14:paraId="33894B0B" w14:textId="77777777" w:rsidR="00B11855" w:rsidRPr="00621E63" w:rsidRDefault="003D003E" w:rsidP="006B1888">
            <w:pPr>
              <w:pStyle w:val="TableEntry"/>
            </w:pPr>
            <w:r w:rsidRPr="00621E63">
              <w:t>IS</w:t>
            </w:r>
          </w:p>
        </w:tc>
        <w:tc>
          <w:tcPr>
            <w:tcW w:w="961" w:type="dxa"/>
            <w:shd w:val="clear" w:color="auto" w:fill="auto"/>
          </w:tcPr>
          <w:p w14:paraId="3510B4F2" w14:textId="77777777" w:rsidR="00B11855" w:rsidRPr="00621E63" w:rsidRDefault="003D003E" w:rsidP="006B1888">
            <w:pPr>
              <w:pStyle w:val="TableEntry"/>
            </w:pPr>
            <w:r w:rsidRPr="00621E63">
              <w:t>X</w:t>
            </w:r>
          </w:p>
        </w:tc>
        <w:tc>
          <w:tcPr>
            <w:tcW w:w="919" w:type="dxa"/>
            <w:shd w:val="clear" w:color="auto" w:fill="auto"/>
          </w:tcPr>
          <w:p w14:paraId="5CFA7A7C" w14:textId="77777777" w:rsidR="00B11855" w:rsidRPr="00621E63" w:rsidRDefault="003D003E" w:rsidP="006B1888">
            <w:pPr>
              <w:pStyle w:val="TableEntry"/>
            </w:pPr>
            <w:r w:rsidRPr="00621E63">
              <w:t>[0..0]</w:t>
            </w:r>
          </w:p>
        </w:tc>
        <w:tc>
          <w:tcPr>
            <w:tcW w:w="1258" w:type="dxa"/>
            <w:shd w:val="clear" w:color="auto" w:fill="auto"/>
          </w:tcPr>
          <w:p w14:paraId="1039C755" w14:textId="77777777" w:rsidR="00B11855" w:rsidRPr="00621E63" w:rsidRDefault="003D003E" w:rsidP="006B1888">
            <w:pPr>
              <w:pStyle w:val="TableEntry"/>
            </w:pPr>
            <w:r w:rsidRPr="00621E63">
              <w:t>0032</w:t>
            </w:r>
          </w:p>
        </w:tc>
        <w:tc>
          <w:tcPr>
            <w:tcW w:w="2834" w:type="dxa"/>
            <w:shd w:val="clear" w:color="auto" w:fill="auto"/>
          </w:tcPr>
          <w:p w14:paraId="13A0CB05" w14:textId="77777777" w:rsidR="00B11855" w:rsidRPr="00621E63" w:rsidRDefault="003D003E" w:rsidP="006B1888">
            <w:pPr>
              <w:pStyle w:val="TableEntry"/>
            </w:pPr>
            <w:r w:rsidRPr="00621E63">
              <w:t>Charge Price Indicator</w:t>
            </w:r>
          </w:p>
        </w:tc>
      </w:tr>
      <w:tr w:rsidR="00C40FD5" w:rsidRPr="00621E63" w14:paraId="088A12B7" w14:textId="77777777" w:rsidTr="006C0E8E">
        <w:trPr>
          <w:cantSplit/>
          <w:jc w:val="center"/>
        </w:trPr>
        <w:tc>
          <w:tcPr>
            <w:tcW w:w="784" w:type="dxa"/>
            <w:shd w:val="clear" w:color="auto" w:fill="auto"/>
          </w:tcPr>
          <w:p w14:paraId="00BB497A" w14:textId="77777777" w:rsidR="00B11855" w:rsidRPr="00621E63" w:rsidRDefault="003D003E" w:rsidP="006B1888">
            <w:pPr>
              <w:pStyle w:val="TableEntry"/>
            </w:pPr>
            <w:r w:rsidRPr="00621E63">
              <w:t>22</w:t>
            </w:r>
          </w:p>
        </w:tc>
        <w:tc>
          <w:tcPr>
            <w:tcW w:w="764" w:type="dxa"/>
            <w:shd w:val="clear" w:color="auto" w:fill="auto"/>
          </w:tcPr>
          <w:p w14:paraId="2BFE76C2" w14:textId="77777777" w:rsidR="00B11855" w:rsidRPr="00621E63" w:rsidRDefault="003D003E" w:rsidP="006B1888">
            <w:pPr>
              <w:pStyle w:val="TableEntry"/>
            </w:pPr>
            <w:r w:rsidRPr="00621E63">
              <w:t>2</w:t>
            </w:r>
          </w:p>
        </w:tc>
        <w:tc>
          <w:tcPr>
            <w:tcW w:w="760" w:type="dxa"/>
            <w:shd w:val="clear" w:color="auto" w:fill="auto"/>
          </w:tcPr>
          <w:p w14:paraId="5C1EB51C" w14:textId="77777777" w:rsidR="00B11855" w:rsidRPr="00621E63" w:rsidRDefault="003D003E" w:rsidP="006B1888">
            <w:pPr>
              <w:pStyle w:val="TableEntry"/>
            </w:pPr>
            <w:r w:rsidRPr="00621E63">
              <w:t>IS</w:t>
            </w:r>
          </w:p>
        </w:tc>
        <w:tc>
          <w:tcPr>
            <w:tcW w:w="961" w:type="dxa"/>
            <w:shd w:val="clear" w:color="auto" w:fill="auto"/>
          </w:tcPr>
          <w:p w14:paraId="2116E733" w14:textId="77777777" w:rsidR="00B11855" w:rsidRPr="00621E63" w:rsidRDefault="003D003E" w:rsidP="006B1888">
            <w:pPr>
              <w:pStyle w:val="TableEntry"/>
            </w:pPr>
            <w:r w:rsidRPr="00621E63">
              <w:t>X</w:t>
            </w:r>
          </w:p>
        </w:tc>
        <w:tc>
          <w:tcPr>
            <w:tcW w:w="919" w:type="dxa"/>
            <w:shd w:val="clear" w:color="auto" w:fill="auto"/>
          </w:tcPr>
          <w:p w14:paraId="06B0609B" w14:textId="77777777" w:rsidR="00B11855" w:rsidRPr="00621E63" w:rsidRDefault="003D003E" w:rsidP="006B1888">
            <w:pPr>
              <w:pStyle w:val="TableEntry"/>
            </w:pPr>
            <w:r w:rsidRPr="00621E63">
              <w:t>[0..0]</w:t>
            </w:r>
          </w:p>
        </w:tc>
        <w:tc>
          <w:tcPr>
            <w:tcW w:w="1258" w:type="dxa"/>
            <w:shd w:val="clear" w:color="auto" w:fill="auto"/>
          </w:tcPr>
          <w:p w14:paraId="3776BBF4" w14:textId="77777777" w:rsidR="00B11855" w:rsidRPr="00621E63" w:rsidRDefault="003D003E" w:rsidP="006B1888">
            <w:pPr>
              <w:pStyle w:val="TableEntry"/>
            </w:pPr>
            <w:r w:rsidRPr="00621E63">
              <w:t>0045</w:t>
            </w:r>
          </w:p>
        </w:tc>
        <w:tc>
          <w:tcPr>
            <w:tcW w:w="2834" w:type="dxa"/>
            <w:shd w:val="clear" w:color="auto" w:fill="auto"/>
          </w:tcPr>
          <w:p w14:paraId="61154878" w14:textId="77777777" w:rsidR="00B11855" w:rsidRPr="00621E63" w:rsidRDefault="003D003E" w:rsidP="006B1888">
            <w:pPr>
              <w:pStyle w:val="TableEntry"/>
            </w:pPr>
            <w:r w:rsidRPr="00621E63">
              <w:t>Courtesy Code</w:t>
            </w:r>
          </w:p>
        </w:tc>
      </w:tr>
      <w:tr w:rsidR="00C40FD5" w:rsidRPr="00621E63" w14:paraId="516D9FFF" w14:textId="77777777" w:rsidTr="006C0E8E">
        <w:trPr>
          <w:cantSplit/>
          <w:jc w:val="center"/>
        </w:trPr>
        <w:tc>
          <w:tcPr>
            <w:tcW w:w="784" w:type="dxa"/>
            <w:shd w:val="clear" w:color="auto" w:fill="auto"/>
          </w:tcPr>
          <w:p w14:paraId="33FCB845" w14:textId="77777777" w:rsidR="00B11855" w:rsidRPr="00621E63" w:rsidRDefault="003D003E" w:rsidP="006B1888">
            <w:pPr>
              <w:pStyle w:val="TableEntry"/>
            </w:pPr>
            <w:r w:rsidRPr="00621E63">
              <w:t>23</w:t>
            </w:r>
          </w:p>
        </w:tc>
        <w:tc>
          <w:tcPr>
            <w:tcW w:w="764" w:type="dxa"/>
            <w:shd w:val="clear" w:color="auto" w:fill="auto"/>
          </w:tcPr>
          <w:p w14:paraId="0135F4FB" w14:textId="77777777" w:rsidR="00B11855" w:rsidRPr="00621E63" w:rsidRDefault="003D003E" w:rsidP="006B1888">
            <w:pPr>
              <w:pStyle w:val="TableEntry"/>
            </w:pPr>
            <w:r w:rsidRPr="00621E63">
              <w:t>2</w:t>
            </w:r>
          </w:p>
        </w:tc>
        <w:tc>
          <w:tcPr>
            <w:tcW w:w="760" w:type="dxa"/>
            <w:shd w:val="clear" w:color="auto" w:fill="auto"/>
          </w:tcPr>
          <w:p w14:paraId="0E03E05B" w14:textId="77777777" w:rsidR="00B11855" w:rsidRPr="00621E63" w:rsidRDefault="003D003E" w:rsidP="006B1888">
            <w:pPr>
              <w:pStyle w:val="TableEntry"/>
            </w:pPr>
            <w:r w:rsidRPr="00621E63">
              <w:t>IS</w:t>
            </w:r>
          </w:p>
        </w:tc>
        <w:tc>
          <w:tcPr>
            <w:tcW w:w="961" w:type="dxa"/>
            <w:shd w:val="clear" w:color="auto" w:fill="auto"/>
          </w:tcPr>
          <w:p w14:paraId="45C2CC1D" w14:textId="77777777" w:rsidR="00B11855" w:rsidRPr="00621E63" w:rsidRDefault="003D003E" w:rsidP="006B1888">
            <w:pPr>
              <w:pStyle w:val="TableEntry"/>
            </w:pPr>
            <w:r w:rsidRPr="00621E63">
              <w:t>X</w:t>
            </w:r>
          </w:p>
        </w:tc>
        <w:tc>
          <w:tcPr>
            <w:tcW w:w="919" w:type="dxa"/>
            <w:shd w:val="clear" w:color="auto" w:fill="auto"/>
          </w:tcPr>
          <w:p w14:paraId="5D1D5DB2" w14:textId="77777777" w:rsidR="00B11855" w:rsidRPr="00621E63" w:rsidRDefault="003D003E" w:rsidP="006B1888">
            <w:pPr>
              <w:pStyle w:val="TableEntry"/>
            </w:pPr>
            <w:r w:rsidRPr="00621E63">
              <w:t>[0..0]</w:t>
            </w:r>
          </w:p>
        </w:tc>
        <w:tc>
          <w:tcPr>
            <w:tcW w:w="1258" w:type="dxa"/>
            <w:shd w:val="clear" w:color="auto" w:fill="auto"/>
          </w:tcPr>
          <w:p w14:paraId="4AA06010" w14:textId="77777777" w:rsidR="00B11855" w:rsidRPr="00621E63" w:rsidRDefault="003D003E" w:rsidP="006B1888">
            <w:pPr>
              <w:pStyle w:val="TableEntry"/>
            </w:pPr>
            <w:r w:rsidRPr="00621E63">
              <w:t>0046</w:t>
            </w:r>
          </w:p>
        </w:tc>
        <w:tc>
          <w:tcPr>
            <w:tcW w:w="2834" w:type="dxa"/>
            <w:shd w:val="clear" w:color="auto" w:fill="auto"/>
          </w:tcPr>
          <w:p w14:paraId="05921CF5" w14:textId="77777777" w:rsidR="00B11855" w:rsidRPr="00621E63" w:rsidRDefault="003D003E" w:rsidP="006B1888">
            <w:pPr>
              <w:pStyle w:val="TableEntry"/>
            </w:pPr>
            <w:r w:rsidRPr="00621E63">
              <w:t>Credit Rating</w:t>
            </w:r>
          </w:p>
        </w:tc>
      </w:tr>
      <w:tr w:rsidR="00C40FD5" w:rsidRPr="00621E63" w14:paraId="6D5FD095" w14:textId="77777777" w:rsidTr="006C0E8E">
        <w:trPr>
          <w:cantSplit/>
          <w:jc w:val="center"/>
        </w:trPr>
        <w:tc>
          <w:tcPr>
            <w:tcW w:w="784" w:type="dxa"/>
            <w:shd w:val="clear" w:color="auto" w:fill="auto"/>
          </w:tcPr>
          <w:p w14:paraId="759FCDEE" w14:textId="77777777" w:rsidR="00B11855" w:rsidRPr="00621E63" w:rsidRDefault="003D003E" w:rsidP="006B1888">
            <w:pPr>
              <w:pStyle w:val="TableEntry"/>
            </w:pPr>
            <w:r w:rsidRPr="00621E63">
              <w:t>24</w:t>
            </w:r>
          </w:p>
        </w:tc>
        <w:tc>
          <w:tcPr>
            <w:tcW w:w="764" w:type="dxa"/>
            <w:shd w:val="clear" w:color="auto" w:fill="auto"/>
          </w:tcPr>
          <w:p w14:paraId="0EAC0A91" w14:textId="77777777" w:rsidR="00B11855" w:rsidRPr="00621E63" w:rsidRDefault="003D003E" w:rsidP="006B1888">
            <w:pPr>
              <w:pStyle w:val="TableEntry"/>
            </w:pPr>
            <w:r w:rsidRPr="00621E63">
              <w:t>2</w:t>
            </w:r>
          </w:p>
        </w:tc>
        <w:tc>
          <w:tcPr>
            <w:tcW w:w="760" w:type="dxa"/>
            <w:shd w:val="clear" w:color="auto" w:fill="auto"/>
          </w:tcPr>
          <w:p w14:paraId="791E0DC0" w14:textId="77777777" w:rsidR="00B11855" w:rsidRPr="00621E63" w:rsidRDefault="003D003E" w:rsidP="006B1888">
            <w:pPr>
              <w:pStyle w:val="TableEntry"/>
            </w:pPr>
            <w:r w:rsidRPr="00621E63">
              <w:t>IS</w:t>
            </w:r>
          </w:p>
        </w:tc>
        <w:tc>
          <w:tcPr>
            <w:tcW w:w="961" w:type="dxa"/>
            <w:shd w:val="clear" w:color="auto" w:fill="auto"/>
          </w:tcPr>
          <w:p w14:paraId="11027DFB" w14:textId="77777777" w:rsidR="00B11855" w:rsidRPr="00621E63" w:rsidRDefault="003D003E" w:rsidP="006B1888">
            <w:pPr>
              <w:pStyle w:val="TableEntry"/>
            </w:pPr>
            <w:r w:rsidRPr="00621E63">
              <w:t>X</w:t>
            </w:r>
          </w:p>
        </w:tc>
        <w:tc>
          <w:tcPr>
            <w:tcW w:w="919" w:type="dxa"/>
            <w:shd w:val="clear" w:color="auto" w:fill="auto"/>
          </w:tcPr>
          <w:p w14:paraId="27A7CA25" w14:textId="77777777" w:rsidR="00B11855" w:rsidRPr="00621E63" w:rsidRDefault="003D003E" w:rsidP="006B1888">
            <w:pPr>
              <w:pStyle w:val="TableEntry"/>
            </w:pPr>
            <w:r w:rsidRPr="00621E63">
              <w:t>[0..0]</w:t>
            </w:r>
          </w:p>
        </w:tc>
        <w:tc>
          <w:tcPr>
            <w:tcW w:w="1258" w:type="dxa"/>
            <w:shd w:val="clear" w:color="auto" w:fill="auto"/>
          </w:tcPr>
          <w:p w14:paraId="6B02BD9D" w14:textId="77777777" w:rsidR="00B11855" w:rsidRPr="00621E63" w:rsidRDefault="003D003E" w:rsidP="006B1888">
            <w:pPr>
              <w:pStyle w:val="TableEntry"/>
            </w:pPr>
            <w:r w:rsidRPr="00621E63">
              <w:t>0044</w:t>
            </w:r>
          </w:p>
        </w:tc>
        <w:tc>
          <w:tcPr>
            <w:tcW w:w="2834" w:type="dxa"/>
            <w:shd w:val="clear" w:color="auto" w:fill="auto"/>
          </w:tcPr>
          <w:p w14:paraId="63311782" w14:textId="77777777" w:rsidR="00B11855" w:rsidRPr="00621E63" w:rsidRDefault="003D003E" w:rsidP="006B1888">
            <w:pPr>
              <w:pStyle w:val="TableEntry"/>
            </w:pPr>
            <w:r w:rsidRPr="00621E63">
              <w:t>Contract Code</w:t>
            </w:r>
          </w:p>
        </w:tc>
      </w:tr>
      <w:tr w:rsidR="00C40FD5" w:rsidRPr="00621E63" w14:paraId="650710AE" w14:textId="77777777" w:rsidTr="006C0E8E">
        <w:trPr>
          <w:cantSplit/>
          <w:jc w:val="center"/>
        </w:trPr>
        <w:tc>
          <w:tcPr>
            <w:tcW w:w="784" w:type="dxa"/>
            <w:shd w:val="clear" w:color="auto" w:fill="auto"/>
          </w:tcPr>
          <w:p w14:paraId="0FD1D5B9" w14:textId="77777777" w:rsidR="00B11855" w:rsidRPr="00621E63" w:rsidRDefault="003D003E" w:rsidP="006B1888">
            <w:pPr>
              <w:pStyle w:val="TableEntry"/>
            </w:pPr>
            <w:r w:rsidRPr="00621E63">
              <w:t>25</w:t>
            </w:r>
          </w:p>
        </w:tc>
        <w:tc>
          <w:tcPr>
            <w:tcW w:w="764" w:type="dxa"/>
            <w:shd w:val="clear" w:color="auto" w:fill="auto"/>
          </w:tcPr>
          <w:p w14:paraId="0000DBC6" w14:textId="77777777" w:rsidR="00B11855" w:rsidRPr="00621E63" w:rsidRDefault="003D003E" w:rsidP="006B1888">
            <w:pPr>
              <w:pStyle w:val="TableEntry"/>
            </w:pPr>
            <w:r w:rsidRPr="00621E63">
              <w:t>8</w:t>
            </w:r>
          </w:p>
        </w:tc>
        <w:tc>
          <w:tcPr>
            <w:tcW w:w="760" w:type="dxa"/>
            <w:shd w:val="clear" w:color="auto" w:fill="auto"/>
          </w:tcPr>
          <w:p w14:paraId="3BFBEBEF" w14:textId="77777777" w:rsidR="00B11855" w:rsidRPr="00621E63" w:rsidRDefault="003D003E" w:rsidP="006B1888">
            <w:pPr>
              <w:pStyle w:val="TableEntry"/>
            </w:pPr>
            <w:r w:rsidRPr="00621E63">
              <w:t>DT</w:t>
            </w:r>
          </w:p>
        </w:tc>
        <w:tc>
          <w:tcPr>
            <w:tcW w:w="961" w:type="dxa"/>
            <w:shd w:val="clear" w:color="auto" w:fill="auto"/>
          </w:tcPr>
          <w:p w14:paraId="4A9701B9" w14:textId="77777777" w:rsidR="00B11855" w:rsidRPr="00621E63" w:rsidRDefault="003D003E" w:rsidP="006B1888">
            <w:pPr>
              <w:pStyle w:val="TableEntry"/>
            </w:pPr>
            <w:r w:rsidRPr="00621E63">
              <w:t>X</w:t>
            </w:r>
          </w:p>
        </w:tc>
        <w:tc>
          <w:tcPr>
            <w:tcW w:w="919" w:type="dxa"/>
            <w:shd w:val="clear" w:color="auto" w:fill="auto"/>
          </w:tcPr>
          <w:p w14:paraId="1E29EBED" w14:textId="77777777" w:rsidR="00B11855" w:rsidRPr="00621E63" w:rsidRDefault="003D003E" w:rsidP="006B1888">
            <w:pPr>
              <w:pStyle w:val="TableEntry"/>
            </w:pPr>
            <w:r w:rsidRPr="00621E63">
              <w:t>[0..0]</w:t>
            </w:r>
          </w:p>
        </w:tc>
        <w:tc>
          <w:tcPr>
            <w:tcW w:w="1258" w:type="dxa"/>
            <w:shd w:val="clear" w:color="auto" w:fill="auto"/>
          </w:tcPr>
          <w:p w14:paraId="494CB525" w14:textId="77777777" w:rsidR="00B11855" w:rsidRPr="00621E63" w:rsidRDefault="00B11855" w:rsidP="006B1888">
            <w:pPr>
              <w:pStyle w:val="TableEntry"/>
            </w:pPr>
          </w:p>
        </w:tc>
        <w:tc>
          <w:tcPr>
            <w:tcW w:w="2834" w:type="dxa"/>
            <w:shd w:val="clear" w:color="auto" w:fill="auto"/>
          </w:tcPr>
          <w:p w14:paraId="1ECE2250" w14:textId="77777777" w:rsidR="00B11855" w:rsidRPr="00621E63" w:rsidRDefault="003D003E" w:rsidP="006B1888">
            <w:pPr>
              <w:pStyle w:val="TableEntry"/>
            </w:pPr>
            <w:r w:rsidRPr="00621E63">
              <w:t>Contract Effective Date</w:t>
            </w:r>
          </w:p>
        </w:tc>
      </w:tr>
      <w:tr w:rsidR="00C40FD5" w:rsidRPr="00621E63" w14:paraId="161B5082" w14:textId="77777777" w:rsidTr="006C0E8E">
        <w:trPr>
          <w:cantSplit/>
          <w:jc w:val="center"/>
        </w:trPr>
        <w:tc>
          <w:tcPr>
            <w:tcW w:w="784" w:type="dxa"/>
            <w:shd w:val="clear" w:color="auto" w:fill="auto"/>
          </w:tcPr>
          <w:p w14:paraId="5B17D733" w14:textId="77777777" w:rsidR="00B11855" w:rsidRPr="00621E63" w:rsidRDefault="003D003E" w:rsidP="006B1888">
            <w:pPr>
              <w:pStyle w:val="TableEntry"/>
            </w:pPr>
            <w:r w:rsidRPr="00621E63">
              <w:t>26</w:t>
            </w:r>
          </w:p>
        </w:tc>
        <w:tc>
          <w:tcPr>
            <w:tcW w:w="764" w:type="dxa"/>
            <w:shd w:val="clear" w:color="auto" w:fill="auto"/>
          </w:tcPr>
          <w:p w14:paraId="3CA7A043" w14:textId="77777777" w:rsidR="00B11855" w:rsidRPr="00621E63" w:rsidRDefault="003D003E" w:rsidP="006B1888">
            <w:pPr>
              <w:pStyle w:val="TableEntry"/>
            </w:pPr>
            <w:r w:rsidRPr="00621E63">
              <w:t>12</w:t>
            </w:r>
          </w:p>
        </w:tc>
        <w:tc>
          <w:tcPr>
            <w:tcW w:w="760" w:type="dxa"/>
            <w:shd w:val="clear" w:color="auto" w:fill="auto"/>
          </w:tcPr>
          <w:p w14:paraId="05BBF0ED" w14:textId="77777777" w:rsidR="00B11855" w:rsidRPr="00621E63" w:rsidRDefault="003D003E" w:rsidP="006B1888">
            <w:pPr>
              <w:pStyle w:val="TableEntry"/>
            </w:pPr>
            <w:r w:rsidRPr="00621E63">
              <w:t>NM</w:t>
            </w:r>
          </w:p>
        </w:tc>
        <w:tc>
          <w:tcPr>
            <w:tcW w:w="961" w:type="dxa"/>
            <w:shd w:val="clear" w:color="auto" w:fill="auto"/>
          </w:tcPr>
          <w:p w14:paraId="16166B9F" w14:textId="77777777" w:rsidR="00B11855" w:rsidRPr="00621E63" w:rsidRDefault="003D003E" w:rsidP="006B1888">
            <w:pPr>
              <w:pStyle w:val="TableEntry"/>
            </w:pPr>
            <w:r w:rsidRPr="00621E63">
              <w:t>X</w:t>
            </w:r>
          </w:p>
        </w:tc>
        <w:tc>
          <w:tcPr>
            <w:tcW w:w="919" w:type="dxa"/>
            <w:shd w:val="clear" w:color="auto" w:fill="auto"/>
          </w:tcPr>
          <w:p w14:paraId="752B7D16" w14:textId="77777777" w:rsidR="00B11855" w:rsidRPr="00621E63" w:rsidRDefault="003D003E" w:rsidP="006B1888">
            <w:pPr>
              <w:pStyle w:val="TableEntry"/>
            </w:pPr>
            <w:r w:rsidRPr="00621E63">
              <w:t>[0..0]</w:t>
            </w:r>
          </w:p>
        </w:tc>
        <w:tc>
          <w:tcPr>
            <w:tcW w:w="1258" w:type="dxa"/>
            <w:shd w:val="clear" w:color="auto" w:fill="auto"/>
          </w:tcPr>
          <w:p w14:paraId="206ABC64" w14:textId="77777777" w:rsidR="00B11855" w:rsidRPr="00621E63" w:rsidRDefault="00B11855" w:rsidP="006B1888">
            <w:pPr>
              <w:pStyle w:val="TableEntry"/>
            </w:pPr>
          </w:p>
        </w:tc>
        <w:tc>
          <w:tcPr>
            <w:tcW w:w="2834" w:type="dxa"/>
            <w:shd w:val="clear" w:color="auto" w:fill="auto"/>
          </w:tcPr>
          <w:p w14:paraId="39CA047F" w14:textId="77777777" w:rsidR="00B11855" w:rsidRPr="00621E63" w:rsidRDefault="003D003E" w:rsidP="006B1888">
            <w:pPr>
              <w:pStyle w:val="TableEntry"/>
            </w:pPr>
            <w:r w:rsidRPr="00621E63">
              <w:t>Contract Amount</w:t>
            </w:r>
          </w:p>
        </w:tc>
      </w:tr>
      <w:tr w:rsidR="00C40FD5" w:rsidRPr="00621E63" w14:paraId="0060EA90" w14:textId="77777777" w:rsidTr="006C0E8E">
        <w:trPr>
          <w:cantSplit/>
          <w:jc w:val="center"/>
        </w:trPr>
        <w:tc>
          <w:tcPr>
            <w:tcW w:w="784" w:type="dxa"/>
            <w:shd w:val="clear" w:color="auto" w:fill="auto"/>
          </w:tcPr>
          <w:p w14:paraId="30EC52EF" w14:textId="77777777" w:rsidR="00B11855" w:rsidRPr="00621E63" w:rsidRDefault="003D003E" w:rsidP="006B1888">
            <w:pPr>
              <w:pStyle w:val="TableEntry"/>
            </w:pPr>
            <w:r w:rsidRPr="00621E63">
              <w:t>27</w:t>
            </w:r>
          </w:p>
        </w:tc>
        <w:tc>
          <w:tcPr>
            <w:tcW w:w="764" w:type="dxa"/>
            <w:shd w:val="clear" w:color="auto" w:fill="auto"/>
          </w:tcPr>
          <w:p w14:paraId="75366E24" w14:textId="77777777" w:rsidR="00B11855" w:rsidRPr="00621E63" w:rsidRDefault="003D003E" w:rsidP="006B1888">
            <w:pPr>
              <w:pStyle w:val="TableEntry"/>
            </w:pPr>
            <w:r w:rsidRPr="00621E63">
              <w:t>3</w:t>
            </w:r>
          </w:p>
        </w:tc>
        <w:tc>
          <w:tcPr>
            <w:tcW w:w="760" w:type="dxa"/>
            <w:shd w:val="clear" w:color="auto" w:fill="auto"/>
          </w:tcPr>
          <w:p w14:paraId="442C5AAE" w14:textId="77777777" w:rsidR="00B11855" w:rsidRPr="00621E63" w:rsidRDefault="003D003E" w:rsidP="006B1888">
            <w:pPr>
              <w:pStyle w:val="TableEntry"/>
            </w:pPr>
            <w:r w:rsidRPr="00621E63">
              <w:t>NM</w:t>
            </w:r>
          </w:p>
        </w:tc>
        <w:tc>
          <w:tcPr>
            <w:tcW w:w="961" w:type="dxa"/>
            <w:shd w:val="clear" w:color="auto" w:fill="auto"/>
          </w:tcPr>
          <w:p w14:paraId="749FABEF" w14:textId="77777777" w:rsidR="00B11855" w:rsidRPr="00621E63" w:rsidRDefault="003D003E" w:rsidP="006B1888">
            <w:pPr>
              <w:pStyle w:val="TableEntry"/>
            </w:pPr>
            <w:r w:rsidRPr="00621E63">
              <w:t>X</w:t>
            </w:r>
          </w:p>
        </w:tc>
        <w:tc>
          <w:tcPr>
            <w:tcW w:w="919" w:type="dxa"/>
            <w:shd w:val="clear" w:color="auto" w:fill="auto"/>
          </w:tcPr>
          <w:p w14:paraId="2C93F127" w14:textId="77777777" w:rsidR="00B11855" w:rsidRPr="00621E63" w:rsidRDefault="003D003E" w:rsidP="006B1888">
            <w:pPr>
              <w:pStyle w:val="TableEntry"/>
            </w:pPr>
            <w:r w:rsidRPr="00621E63">
              <w:t>[0..0]</w:t>
            </w:r>
          </w:p>
        </w:tc>
        <w:tc>
          <w:tcPr>
            <w:tcW w:w="1258" w:type="dxa"/>
            <w:shd w:val="clear" w:color="auto" w:fill="auto"/>
          </w:tcPr>
          <w:p w14:paraId="42972C6D" w14:textId="77777777" w:rsidR="00B11855" w:rsidRPr="00621E63" w:rsidRDefault="00B11855" w:rsidP="006B1888">
            <w:pPr>
              <w:pStyle w:val="TableEntry"/>
            </w:pPr>
          </w:p>
        </w:tc>
        <w:tc>
          <w:tcPr>
            <w:tcW w:w="2834" w:type="dxa"/>
            <w:shd w:val="clear" w:color="auto" w:fill="auto"/>
          </w:tcPr>
          <w:p w14:paraId="3C902179" w14:textId="77777777" w:rsidR="00B11855" w:rsidRPr="00621E63" w:rsidRDefault="003D003E" w:rsidP="006B1888">
            <w:pPr>
              <w:pStyle w:val="TableEntry"/>
            </w:pPr>
            <w:r w:rsidRPr="00621E63">
              <w:t>Contract Period</w:t>
            </w:r>
          </w:p>
        </w:tc>
      </w:tr>
      <w:tr w:rsidR="00C40FD5" w:rsidRPr="00621E63" w14:paraId="74E0ABE8" w14:textId="77777777" w:rsidTr="006C0E8E">
        <w:trPr>
          <w:cantSplit/>
          <w:jc w:val="center"/>
        </w:trPr>
        <w:tc>
          <w:tcPr>
            <w:tcW w:w="784" w:type="dxa"/>
            <w:shd w:val="clear" w:color="auto" w:fill="auto"/>
          </w:tcPr>
          <w:p w14:paraId="2113545B" w14:textId="77777777" w:rsidR="00B11855" w:rsidRPr="00621E63" w:rsidRDefault="003D003E" w:rsidP="006B1888">
            <w:pPr>
              <w:pStyle w:val="TableEntry"/>
            </w:pPr>
            <w:r w:rsidRPr="00621E63">
              <w:t>28</w:t>
            </w:r>
          </w:p>
        </w:tc>
        <w:tc>
          <w:tcPr>
            <w:tcW w:w="764" w:type="dxa"/>
            <w:shd w:val="clear" w:color="auto" w:fill="auto"/>
          </w:tcPr>
          <w:p w14:paraId="7D97E9D1" w14:textId="77777777" w:rsidR="00B11855" w:rsidRPr="00621E63" w:rsidRDefault="003D003E" w:rsidP="006B1888">
            <w:pPr>
              <w:pStyle w:val="TableEntry"/>
            </w:pPr>
            <w:r w:rsidRPr="00621E63">
              <w:t>2</w:t>
            </w:r>
          </w:p>
        </w:tc>
        <w:tc>
          <w:tcPr>
            <w:tcW w:w="760" w:type="dxa"/>
            <w:shd w:val="clear" w:color="auto" w:fill="auto"/>
          </w:tcPr>
          <w:p w14:paraId="47F1FF72" w14:textId="77777777" w:rsidR="00B11855" w:rsidRPr="00621E63" w:rsidRDefault="003D003E" w:rsidP="006B1888">
            <w:pPr>
              <w:pStyle w:val="TableEntry"/>
            </w:pPr>
            <w:r w:rsidRPr="00621E63">
              <w:t>IS</w:t>
            </w:r>
          </w:p>
        </w:tc>
        <w:tc>
          <w:tcPr>
            <w:tcW w:w="961" w:type="dxa"/>
            <w:shd w:val="clear" w:color="auto" w:fill="auto"/>
          </w:tcPr>
          <w:p w14:paraId="29E19075" w14:textId="77777777" w:rsidR="00B11855" w:rsidRPr="00621E63" w:rsidRDefault="003D003E" w:rsidP="006B1888">
            <w:pPr>
              <w:pStyle w:val="TableEntry"/>
            </w:pPr>
            <w:r w:rsidRPr="00621E63">
              <w:t>X</w:t>
            </w:r>
          </w:p>
        </w:tc>
        <w:tc>
          <w:tcPr>
            <w:tcW w:w="919" w:type="dxa"/>
            <w:shd w:val="clear" w:color="auto" w:fill="auto"/>
          </w:tcPr>
          <w:p w14:paraId="4D6F9C63" w14:textId="77777777" w:rsidR="00B11855" w:rsidRPr="00621E63" w:rsidRDefault="003D003E" w:rsidP="006B1888">
            <w:pPr>
              <w:pStyle w:val="TableEntry"/>
            </w:pPr>
            <w:r w:rsidRPr="00621E63">
              <w:t>[0..0]</w:t>
            </w:r>
          </w:p>
        </w:tc>
        <w:tc>
          <w:tcPr>
            <w:tcW w:w="1258" w:type="dxa"/>
            <w:shd w:val="clear" w:color="auto" w:fill="auto"/>
          </w:tcPr>
          <w:p w14:paraId="4DCF7188" w14:textId="77777777" w:rsidR="00B11855" w:rsidRPr="00621E63" w:rsidRDefault="003D003E" w:rsidP="006B1888">
            <w:pPr>
              <w:pStyle w:val="TableEntry"/>
            </w:pPr>
            <w:r w:rsidRPr="00621E63">
              <w:t>0073</w:t>
            </w:r>
          </w:p>
        </w:tc>
        <w:tc>
          <w:tcPr>
            <w:tcW w:w="2834" w:type="dxa"/>
            <w:shd w:val="clear" w:color="auto" w:fill="auto"/>
          </w:tcPr>
          <w:p w14:paraId="2A435A01" w14:textId="77777777" w:rsidR="00B11855" w:rsidRPr="00621E63" w:rsidRDefault="003D003E" w:rsidP="006B1888">
            <w:pPr>
              <w:pStyle w:val="TableEntry"/>
            </w:pPr>
            <w:r w:rsidRPr="00621E63">
              <w:t>Interest Code</w:t>
            </w:r>
          </w:p>
        </w:tc>
      </w:tr>
      <w:tr w:rsidR="00C40FD5" w:rsidRPr="00621E63" w14:paraId="3D78D06B" w14:textId="77777777" w:rsidTr="006C0E8E">
        <w:trPr>
          <w:cantSplit/>
          <w:jc w:val="center"/>
        </w:trPr>
        <w:tc>
          <w:tcPr>
            <w:tcW w:w="784" w:type="dxa"/>
            <w:shd w:val="clear" w:color="auto" w:fill="auto"/>
          </w:tcPr>
          <w:p w14:paraId="6A2FD16C" w14:textId="77777777" w:rsidR="00B11855" w:rsidRPr="00621E63" w:rsidRDefault="003D003E" w:rsidP="006B1888">
            <w:pPr>
              <w:pStyle w:val="TableEntry"/>
            </w:pPr>
            <w:r w:rsidRPr="00621E63">
              <w:t>29</w:t>
            </w:r>
          </w:p>
        </w:tc>
        <w:tc>
          <w:tcPr>
            <w:tcW w:w="764" w:type="dxa"/>
            <w:shd w:val="clear" w:color="auto" w:fill="auto"/>
          </w:tcPr>
          <w:p w14:paraId="47821D09" w14:textId="77777777" w:rsidR="00B11855" w:rsidRPr="00621E63" w:rsidRDefault="003D003E" w:rsidP="006B1888">
            <w:pPr>
              <w:pStyle w:val="TableEntry"/>
            </w:pPr>
            <w:r w:rsidRPr="00621E63">
              <w:t>4</w:t>
            </w:r>
          </w:p>
        </w:tc>
        <w:tc>
          <w:tcPr>
            <w:tcW w:w="760" w:type="dxa"/>
            <w:shd w:val="clear" w:color="auto" w:fill="auto"/>
          </w:tcPr>
          <w:p w14:paraId="65A0C553" w14:textId="77777777" w:rsidR="00B11855" w:rsidRPr="00621E63" w:rsidRDefault="003D003E" w:rsidP="006B1888">
            <w:pPr>
              <w:pStyle w:val="TableEntry"/>
            </w:pPr>
            <w:r w:rsidRPr="00621E63">
              <w:t>IS</w:t>
            </w:r>
          </w:p>
        </w:tc>
        <w:tc>
          <w:tcPr>
            <w:tcW w:w="961" w:type="dxa"/>
            <w:shd w:val="clear" w:color="auto" w:fill="auto"/>
          </w:tcPr>
          <w:p w14:paraId="63BEDFEF" w14:textId="77777777" w:rsidR="00B11855" w:rsidRPr="00621E63" w:rsidRDefault="003D003E" w:rsidP="006B1888">
            <w:pPr>
              <w:pStyle w:val="TableEntry"/>
            </w:pPr>
            <w:r w:rsidRPr="00621E63">
              <w:t>X</w:t>
            </w:r>
          </w:p>
        </w:tc>
        <w:tc>
          <w:tcPr>
            <w:tcW w:w="919" w:type="dxa"/>
            <w:shd w:val="clear" w:color="auto" w:fill="auto"/>
          </w:tcPr>
          <w:p w14:paraId="2CA1CB69" w14:textId="77777777" w:rsidR="00B11855" w:rsidRPr="00621E63" w:rsidRDefault="003D003E" w:rsidP="006B1888">
            <w:pPr>
              <w:pStyle w:val="TableEntry"/>
            </w:pPr>
            <w:r w:rsidRPr="00621E63">
              <w:t>[0..0]</w:t>
            </w:r>
          </w:p>
        </w:tc>
        <w:tc>
          <w:tcPr>
            <w:tcW w:w="1258" w:type="dxa"/>
            <w:shd w:val="clear" w:color="auto" w:fill="auto"/>
          </w:tcPr>
          <w:p w14:paraId="56055116" w14:textId="77777777" w:rsidR="00B11855" w:rsidRPr="00621E63" w:rsidRDefault="003D003E" w:rsidP="006B1888">
            <w:pPr>
              <w:pStyle w:val="TableEntry"/>
            </w:pPr>
            <w:r w:rsidRPr="00621E63">
              <w:t>0110</w:t>
            </w:r>
          </w:p>
        </w:tc>
        <w:tc>
          <w:tcPr>
            <w:tcW w:w="2834" w:type="dxa"/>
            <w:shd w:val="clear" w:color="auto" w:fill="auto"/>
          </w:tcPr>
          <w:p w14:paraId="25049FF2" w14:textId="77777777" w:rsidR="00B11855" w:rsidRPr="00621E63" w:rsidRDefault="003D003E" w:rsidP="006B1888">
            <w:pPr>
              <w:pStyle w:val="TableEntry"/>
            </w:pPr>
            <w:r w:rsidRPr="00621E63">
              <w:t>Transfer to Bad Debt Code</w:t>
            </w:r>
          </w:p>
        </w:tc>
      </w:tr>
      <w:tr w:rsidR="00C40FD5" w:rsidRPr="00621E63" w14:paraId="5AFC9614" w14:textId="77777777" w:rsidTr="006C0E8E">
        <w:trPr>
          <w:cantSplit/>
          <w:jc w:val="center"/>
        </w:trPr>
        <w:tc>
          <w:tcPr>
            <w:tcW w:w="784" w:type="dxa"/>
            <w:shd w:val="clear" w:color="auto" w:fill="auto"/>
          </w:tcPr>
          <w:p w14:paraId="5EE079FA" w14:textId="77777777" w:rsidR="00B11855" w:rsidRPr="00621E63" w:rsidRDefault="003D003E" w:rsidP="006B1888">
            <w:pPr>
              <w:pStyle w:val="TableEntry"/>
            </w:pPr>
            <w:r w:rsidRPr="00621E63">
              <w:t>30</w:t>
            </w:r>
          </w:p>
        </w:tc>
        <w:tc>
          <w:tcPr>
            <w:tcW w:w="764" w:type="dxa"/>
            <w:shd w:val="clear" w:color="auto" w:fill="auto"/>
          </w:tcPr>
          <w:p w14:paraId="64B4553E" w14:textId="77777777" w:rsidR="00B11855" w:rsidRPr="00621E63" w:rsidRDefault="003D003E" w:rsidP="006B1888">
            <w:pPr>
              <w:pStyle w:val="TableEntry"/>
            </w:pPr>
            <w:r w:rsidRPr="00621E63">
              <w:t>8</w:t>
            </w:r>
          </w:p>
        </w:tc>
        <w:tc>
          <w:tcPr>
            <w:tcW w:w="760" w:type="dxa"/>
            <w:shd w:val="clear" w:color="auto" w:fill="auto"/>
          </w:tcPr>
          <w:p w14:paraId="75371B2A" w14:textId="77777777" w:rsidR="00B11855" w:rsidRPr="00621E63" w:rsidRDefault="003D003E" w:rsidP="006B1888">
            <w:pPr>
              <w:pStyle w:val="TableEntry"/>
            </w:pPr>
            <w:r w:rsidRPr="00621E63">
              <w:t>DT</w:t>
            </w:r>
          </w:p>
        </w:tc>
        <w:tc>
          <w:tcPr>
            <w:tcW w:w="961" w:type="dxa"/>
            <w:shd w:val="clear" w:color="auto" w:fill="auto"/>
          </w:tcPr>
          <w:p w14:paraId="5E1A0CD2" w14:textId="77777777" w:rsidR="00B11855" w:rsidRPr="00621E63" w:rsidRDefault="003D003E" w:rsidP="006B1888">
            <w:pPr>
              <w:pStyle w:val="TableEntry"/>
            </w:pPr>
            <w:r w:rsidRPr="00621E63">
              <w:t>X</w:t>
            </w:r>
          </w:p>
        </w:tc>
        <w:tc>
          <w:tcPr>
            <w:tcW w:w="919" w:type="dxa"/>
            <w:shd w:val="clear" w:color="auto" w:fill="auto"/>
          </w:tcPr>
          <w:p w14:paraId="286ACA27" w14:textId="77777777" w:rsidR="00B11855" w:rsidRPr="00621E63" w:rsidRDefault="003D003E" w:rsidP="006B1888">
            <w:pPr>
              <w:pStyle w:val="TableEntry"/>
            </w:pPr>
            <w:r w:rsidRPr="00621E63">
              <w:t>[0..0]</w:t>
            </w:r>
          </w:p>
        </w:tc>
        <w:tc>
          <w:tcPr>
            <w:tcW w:w="1258" w:type="dxa"/>
            <w:shd w:val="clear" w:color="auto" w:fill="auto"/>
          </w:tcPr>
          <w:p w14:paraId="23DA094B" w14:textId="77777777" w:rsidR="00B11855" w:rsidRPr="00621E63" w:rsidRDefault="00B11855" w:rsidP="006B1888">
            <w:pPr>
              <w:pStyle w:val="TableEntry"/>
            </w:pPr>
          </w:p>
        </w:tc>
        <w:tc>
          <w:tcPr>
            <w:tcW w:w="2834" w:type="dxa"/>
            <w:shd w:val="clear" w:color="auto" w:fill="auto"/>
          </w:tcPr>
          <w:p w14:paraId="7EA354E3" w14:textId="77777777" w:rsidR="00B11855" w:rsidRPr="00621E63" w:rsidRDefault="003D003E" w:rsidP="006B1888">
            <w:pPr>
              <w:pStyle w:val="TableEntry"/>
            </w:pPr>
            <w:r w:rsidRPr="00621E63">
              <w:t>Transfer to Bad Debt Date</w:t>
            </w:r>
          </w:p>
        </w:tc>
      </w:tr>
      <w:tr w:rsidR="00C40FD5" w:rsidRPr="00621E63" w14:paraId="11B407A1" w14:textId="77777777" w:rsidTr="006C0E8E">
        <w:trPr>
          <w:cantSplit/>
          <w:jc w:val="center"/>
        </w:trPr>
        <w:tc>
          <w:tcPr>
            <w:tcW w:w="784" w:type="dxa"/>
            <w:shd w:val="clear" w:color="auto" w:fill="auto"/>
          </w:tcPr>
          <w:p w14:paraId="271662CC" w14:textId="77777777" w:rsidR="00B11855" w:rsidRPr="00621E63" w:rsidRDefault="003D003E" w:rsidP="006B1888">
            <w:pPr>
              <w:pStyle w:val="TableEntry"/>
            </w:pPr>
            <w:r w:rsidRPr="00621E63">
              <w:t>31</w:t>
            </w:r>
          </w:p>
        </w:tc>
        <w:tc>
          <w:tcPr>
            <w:tcW w:w="764" w:type="dxa"/>
            <w:shd w:val="clear" w:color="auto" w:fill="auto"/>
          </w:tcPr>
          <w:p w14:paraId="20D8E44F" w14:textId="77777777" w:rsidR="00B11855" w:rsidRPr="00621E63" w:rsidRDefault="003D003E" w:rsidP="006B1888">
            <w:pPr>
              <w:pStyle w:val="TableEntry"/>
            </w:pPr>
            <w:r w:rsidRPr="00621E63">
              <w:t>10</w:t>
            </w:r>
          </w:p>
        </w:tc>
        <w:tc>
          <w:tcPr>
            <w:tcW w:w="760" w:type="dxa"/>
            <w:shd w:val="clear" w:color="auto" w:fill="auto"/>
          </w:tcPr>
          <w:p w14:paraId="3BBB6704" w14:textId="77777777" w:rsidR="00B11855" w:rsidRPr="00621E63" w:rsidRDefault="003D003E" w:rsidP="006B1888">
            <w:pPr>
              <w:pStyle w:val="TableEntry"/>
            </w:pPr>
            <w:r w:rsidRPr="00621E63">
              <w:t>IS</w:t>
            </w:r>
          </w:p>
        </w:tc>
        <w:tc>
          <w:tcPr>
            <w:tcW w:w="961" w:type="dxa"/>
            <w:shd w:val="clear" w:color="auto" w:fill="auto"/>
          </w:tcPr>
          <w:p w14:paraId="1F6BE6C3" w14:textId="77777777" w:rsidR="00B11855" w:rsidRPr="00621E63" w:rsidRDefault="003D003E" w:rsidP="006B1888">
            <w:pPr>
              <w:pStyle w:val="TableEntry"/>
            </w:pPr>
            <w:r w:rsidRPr="00621E63">
              <w:t>X</w:t>
            </w:r>
          </w:p>
        </w:tc>
        <w:tc>
          <w:tcPr>
            <w:tcW w:w="919" w:type="dxa"/>
            <w:shd w:val="clear" w:color="auto" w:fill="auto"/>
          </w:tcPr>
          <w:p w14:paraId="0980864F" w14:textId="77777777" w:rsidR="00B11855" w:rsidRPr="00621E63" w:rsidRDefault="003D003E" w:rsidP="006B1888">
            <w:pPr>
              <w:pStyle w:val="TableEntry"/>
            </w:pPr>
            <w:r w:rsidRPr="00621E63">
              <w:t>[0..0]</w:t>
            </w:r>
          </w:p>
        </w:tc>
        <w:tc>
          <w:tcPr>
            <w:tcW w:w="1258" w:type="dxa"/>
            <w:shd w:val="clear" w:color="auto" w:fill="auto"/>
          </w:tcPr>
          <w:p w14:paraId="22AD3268" w14:textId="77777777" w:rsidR="00B11855" w:rsidRPr="00621E63" w:rsidRDefault="003D003E" w:rsidP="006B1888">
            <w:pPr>
              <w:pStyle w:val="TableEntry"/>
            </w:pPr>
            <w:r w:rsidRPr="00621E63">
              <w:t>0021</w:t>
            </w:r>
          </w:p>
        </w:tc>
        <w:tc>
          <w:tcPr>
            <w:tcW w:w="2834" w:type="dxa"/>
            <w:shd w:val="clear" w:color="auto" w:fill="auto"/>
          </w:tcPr>
          <w:p w14:paraId="697391FA" w14:textId="77777777" w:rsidR="00B11855" w:rsidRPr="00621E63" w:rsidRDefault="003D003E" w:rsidP="006B1888">
            <w:pPr>
              <w:pStyle w:val="TableEntry"/>
            </w:pPr>
            <w:r w:rsidRPr="00621E63">
              <w:t>Bad Debt Agency Code</w:t>
            </w:r>
          </w:p>
        </w:tc>
      </w:tr>
      <w:tr w:rsidR="00C40FD5" w:rsidRPr="00621E63" w14:paraId="025A1AB4" w14:textId="77777777" w:rsidTr="006C0E8E">
        <w:trPr>
          <w:cantSplit/>
          <w:jc w:val="center"/>
        </w:trPr>
        <w:tc>
          <w:tcPr>
            <w:tcW w:w="784" w:type="dxa"/>
            <w:shd w:val="clear" w:color="auto" w:fill="auto"/>
          </w:tcPr>
          <w:p w14:paraId="42955CDE" w14:textId="77777777" w:rsidR="00B11855" w:rsidRPr="00621E63" w:rsidRDefault="003D003E" w:rsidP="006B1888">
            <w:pPr>
              <w:pStyle w:val="TableEntry"/>
            </w:pPr>
            <w:r w:rsidRPr="00621E63">
              <w:t>32</w:t>
            </w:r>
          </w:p>
        </w:tc>
        <w:tc>
          <w:tcPr>
            <w:tcW w:w="764" w:type="dxa"/>
            <w:shd w:val="clear" w:color="auto" w:fill="auto"/>
          </w:tcPr>
          <w:p w14:paraId="77187F05" w14:textId="77777777" w:rsidR="00B11855" w:rsidRPr="00621E63" w:rsidRDefault="003D003E" w:rsidP="006B1888">
            <w:pPr>
              <w:pStyle w:val="TableEntry"/>
            </w:pPr>
            <w:r w:rsidRPr="00621E63">
              <w:t>12</w:t>
            </w:r>
          </w:p>
        </w:tc>
        <w:tc>
          <w:tcPr>
            <w:tcW w:w="760" w:type="dxa"/>
            <w:shd w:val="clear" w:color="auto" w:fill="auto"/>
          </w:tcPr>
          <w:p w14:paraId="01CDE2DF" w14:textId="77777777" w:rsidR="00B11855" w:rsidRPr="00621E63" w:rsidRDefault="003D003E" w:rsidP="006B1888">
            <w:pPr>
              <w:pStyle w:val="TableEntry"/>
            </w:pPr>
            <w:r w:rsidRPr="00621E63">
              <w:t>NM</w:t>
            </w:r>
          </w:p>
        </w:tc>
        <w:tc>
          <w:tcPr>
            <w:tcW w:w="961" w:type="dxa"/>
            <w:shd w:val="clear" w:color="auto" w:fill="auto"/>
          </w:tcPr>
          <w:p w14:paraId="528548D2" w14:textId="77777777" w:rsidR="00B11855" w:rsidRPr="00621E63" w:rsidRDefault="003D003E" w:rsidP="006B1888">
            <w:pPr>
              <w:pStyle w:val="TableEntry"/>
            </w:pPr>
            <w:r w:rsidRPr="00621E63">
              <w:t>X</w:t>
            </w:r>
          </w:p>
        </w:tc>
        <w:tc>
          <w:tcPr>
            <w:tcW w:w="919" w:type="dxa"/>
            <w:shd w:val="clear" w:color="auto" w:fill="auto"/>
          </w:tcPr>
          <w:p w14:paraId="5E4788E4" w14:textId="77777777" w:rsidR="00B11855" w:rsidRPr="00621E63" w:rsidRDefault="003D003E" w:rsidP="006B1888">
            <w:pPr>
              <w:pStyle w:val="TableEntry"/>
            </w:pPr>
            <w:r w:rsidRPr="00621E63">
              <w:t>[0..0]</w:t>
            </w:r>
          </w:p>
        </w:tc>
        <w:tc>
          <w:tcPr>
            <w:tcW w:w="1258" w:type="dxa"/>
            <w:shd w:val="clear" w:color="auto" w:fill="auto"/>
          </w:tcPr>
          <w:p w14:paraId="795B732F" w14:textId="77777777" w:rsidR="00B11855" w:rsidRPr="00621E63" w:rsidRDefault="00B11855" w:rsidP="006B1888">
            <w:pPr>
              <w:pStyle w:val="TableEntry"/>
            </w:pPr>
          </w:p>
        </w:tc>
        <w:tc>
          <w:tcPr>
            <w:tcW w:w="2834" w:type="dxa"/>
            <w:shd w:val="clear" w:color="auto" w:fill="auto"/>
          </w:tcPr>
          <w:p w14:paraId="445EC28B" w14:textId="77777777" w:rsidR="00B11855" w:rsidRPr="00621E63" w:rsidRDefault="003D003E" w:rsidP="006B1888">
            <w:pPr>
              <w:pStyle w:val="TableEntry"/>
            </w:pPr>
            <w:r w:rsidRPr="00621E63">
              <w:t>Bad Debt Transfer Amount</w:t>
            </w:r>
          </w:p>
        </w:tc>
      </w:tr>
      <w:tr w:rsidR="00C40FD5" w:rsidRPr="00621E63" w14:paraId="6B438F95" w14:textId="77777777" w:rsidTr="006C0E8E">
        <w:trPr>
          <w:cantSplit/>
          <w:jc w:val="center"/>
        </w:trPr>
        <w:tc>
          <w:tcPr>
            <w:tcW w:w="784" w:type="dxa"/>
            <w:shd w:val="clear" w:color="auto" w:fill="auto"/>
          </w:tcPr>
          <w:p w14:paraId="55BF1473" w14:textId="77777777" w:rsidR="00B11855" w:rsidRPr="00621E63" w:rsidRDefault="003D003E" w:rsidP="006B1888">
            <w:pPr>
              <w:pStyle w:val="TableEntry"/>
            </w:pPr>
            <w:r w:rsidRPr="00621E63">
              <w:t>33</w:t>
            </w:r>
          </w:p>
        </w:tc>
        <w:tc>
          <w:tcPr>
            <w:tcW w:w="764" w:type="dxa"/>
            <w:shd w:val="clear" w:color="auto" w:fill="auto"/>
          </w:tcPr>
          <w:p w14:paraId="1E806E4D" w14:textId="77777777" w:rsidR="00B11855" w:rsidRPr="00621E63" w:rsidRDefault="003D003E" w:rsidP="006B1888">
            <w:pPr>
              <w:pStyle w:val="TableEntry"/>
            </w:pPr>
            <w:r w:rsidRPr="00621E63">
              <w:t>12</w:t>
            </w:r>
          </w:p>
        </w:tc>
        <w:tc>
          <w:tcPr>
            <w:tcW w:w="760" w:type="dxa"/>
            <w:shd w:val="clear" w:color="auto" w:fill="auto"/>
          </w:tcPr>
          <w:p w14:paraId="40144761" w14:textId="77777777" w:rsidR="00B11855" w:rsidRPr="00621E63" w:rsidRDefault="003D003E" w:rsidP="006B1888">
            <w:pPr>
              <w:pStyle w:val="TableEntry"/>
            </w:pPr>
            <w:r w:rsidRPr="00621E63">
              <w:t>NM</w:t>
            </w:r>
          </w:p>
        </w:tc>
        <w:tc>
          <w:tcPr>
            <w:tcW w:w="961" w:type="dxa"/>
            <w:shd w:val="clear" w:color="auto" w:fill="auto"/>
          </w:tcPr>
          <w:p w14:paraId="6503320C" w14:textId="77777777" w:rsidR="00B11855" w:rsidRPr="00621E63" w:rsidRDefault="003D003E" w:rsidP="006B1888">
            <w:pPr>
              <w:pStyle w:val="TableEntry"/>
            </w:pPr>
            <w:r w:rsidRPr="00621E63">
              <w:t>X</w:t>
            </w:r>
          </w:p>
        </w:tc>
        <w:tc>
          <w:tcPr>
            <w:tcW w:w="919" w:type="dxa"/>
            <w:shd w:val="clear" w:color="auto" w:fill="auto"/>
          </w:tcPr>
          <w:p w14:paraId="46A3E015" w14:textId="77777777" w:rsidR="00B11855" w:rsidRPr="00621E63" w:rsidRDefault="003D003E" w:rsidP="006B1888">
            <w:pPr>
              <w:pStyle w:val="TableEntry"/>
            </w:pPr>
            <w:r w:rsidRPr="00621E63">
              <w:t>[0..0]</w:t>
            </w:r>
          </w:p>
        </w:tc>
        <w:tc>
          <w:tcPr>
            <w:tcW w:w="1258" w:type="dxa"/>
            <w:shd w:val="clear" w:color="auto" w:fill="auto"/>
          </w:tcPr>
          <w:p w14:paraId="17D86AC9" w14:textId="77777777" w:rsidR="00B11855" w:rsidRPr="00621E63" w:rsidRDefault="00B11855" w:rsidP="006B1888">
            <w:pPr>
              <w:pStyle w:val="TableEntry"/>
            </w:pPr>
          </w:p>
        </w:tc>
        <w:tc>
          <w:tcPr>
            <w:tcW w:w="2834" w:type="dxa"/>
            <w:shd w:val="clear" w:color="auto" w:fill="auto"/>
          </w:tcPr>
          <w:p w14:paraId="64855CBC" w14:textId="77777777" w:rsidR="00B11855" w:rsidRPr="00621E63" w:rsidRDefault="003D003E" w:rsidP="006B1888">
            <w:pPr>
              <w:pStyle w:val="TableEntry"/>
            </w:pPr>
            <w:r w:rsidRPr="00621E63">
              <w:t>Bad Debt Recovery Amount</w:t>
            </w:r>
          </w:p>
        </w:tc>
      </w:tr>
      <w:tr w:rsidR="00C40FD5" w:rsidRPr="00621E63" w14:paraId="25E149E1" w14:textId="77777777" w:rsidTr="006C0E8E">
        <w:trPr>
          <w:cantSplit/>
          <w:jc w:val="center"/>
        </w:trPr>
        <w:tc>
          <w:tcPr>
            <w:tcW w:w="784" w:type="dxa"/>
            <w:shd w:val="clear" w:color="auto" w:fill="auto"/>
          </w:tcPr>
          <w:p w14:paraId="19E82790" w14:textId="77777777" w:rsidR="00B11855" w:rsidRPr="00621E63" w:rsidRDefault="003D003E" w:rsidP="006B1888">
            <w:pPr>
              <w:pStyle w:val="TableEntry"/>
            </w:pPr>
            <w:r w:rsidRPr="00621E63">
              <w:lastRenderedPageBreak/>
              <w:t>34</w:t>
            </w:r>
          </w:p>
        </w:tc>
        <w:tc>
          <w:tcPr>
            <w:tcW w:w="764" w:type="dxa"/>
            <w:shd w:val="clear" w:color="auto" w:fill="auto"/>
          </w:tcPr>
          <w:p w14:paraId="7A429075" w14:textId="77777777" w:rsidR="00B11855" w:rsidRPr="00621E63" w:rsidRDefault="003D003E" w:rsidP="006B1888">
            <w:pPr>
              <w:pStyle w:val="TableEntry"/>
            </w:pPr>
            <w:r w:rsidRPr="00621E63">
              <w:t>1</w:t>
            </w:r>
          </w:p>
        </w:tc>
        <w:tc>
          <w:tcPr>
            <w:tcW w:w="760" w:type="dxa"/>
            <w:shd w:val="clear" w:color="auto" w:fill="auto"/>
          </w:tcPr>
          <w:p w14:paraId="66ACCDD7" w14:textId="77777777" w:rsidR="00B11855" w:rsidRPr="00621E63" w:rsidRDefault="003D003E" w:rsidP="006B1888">
            <w:pPr>
              <w:pStyle w:val="TableEntry"/>
            </w:pPr>
            <w:r w:rsidRPr="00621E63">
              <w:t>IS</w:t>
            </w:r>
          </w:p>
        </w:tc>
        <w:tc>
          <w:tcPr>
            <w:tcW w:w="961" w:type="dxa"/>
            <w:shd w:val="clear" w:color="auto" w:fill="auto"/>
          </w:tcPr>
          <w:p w14:paraId="0E619C55" w14:textId="77777777" w:rsidR="00B11855" w:rsidRPr="00621E63" w:rsidRDefault="003D003E" w:rsidP="006B1888">
            <w:pPr>
              <w:pStyle w:val="TableEntry"/>
            </w:pPr>
            <w:r w:rsidRPr="00621E63">
              <w:t>X</w:t>
            </w:r>
          </w:p>
        </w:tc>
        <w:tc>
          <w:tcPr>
            <w:tcW w:w="919" w:type="dxa"/>
            <w:shd w:val="clear" w:color="auto" w:fill="auto"/>
          </w:tcPr>
          <w:p w14:paraId="51B71995" w14:textId="77777777" w:rsidR="00B11855" w:rsidRPr="00621E63" w:rsidRDefault="003D003E" w:rsidP="006B1888">
            <w:pPr>
              <w:pStyle w:val="TableEntry"/>
            </w:pPr>
            <w:r w:rsidRPr="00621E63">
              <w:t>[0..0]</w:t>
            </w:r>
          </w:p>
        </w:tc>
        <w:tc>
          <w:tcPr>
            <w:tcW w:w="1258" w:type="dxa"/>
            <w:shd w:val="clear" w:color="auto" w:fill="auto"/>
          </w:tcPr>
          <w:p w14:paraId="785D4583" w14:textId="77777777" w:rsidR="00B11855" w:rsidRPr="00621E63" w:rsidRDefault="003D003E" w:rsidP="006B1888">
            <w:pPr>
              <w:pStyle w:val="TableEntry"/>
            </w:pPr>
            <w:r w:rsidRPr="00621E63">
              <w:t>0111</w:t>
            </w:r>
          </w:p>
        </w:tc>
        <w:tc>
          <w:tcPr>
            <w:tcW w:w="2834" w:type="dxa"/>
            <w:shd w:val="clear" w:color="auto" w:fill="auto"/>
          </w:tcPr>
          <w:p w14:paraId="2D40B15F" w14:textId="77777777" w:rsidR="00B11855" w:rsidRPr="00621E63" w:rsidRDefault="003D003E" w:rsidP="006B1888">
            <w:pPr>
              <w:pStyle w:val="TableEntry"/>
            </w:pPr>
            <w:r w:rsidRPr="00621E63">
              <w:t>Delete Account Indicator</w:t>
            </w:r>
          </w:p>
        </w:tc>
      </w:tr>
      <w:tr w:rsidR="00C40FD5" w:rsidRPr="00621E63" w14:paraId="5E13D08B" w14:textId="77777777" w:rsidTr="006C0E8E">
        <w:trPr>
          <w:cantSplit/>
          <w:jc w:val="center"/>
        </w:trPr>
        <w:tc>
          <w:tcPr>
            <w:tcW w:w="784" w:type="dxa"/>
            <w:shd w:val="clear" w:color="auto" w:fill="auto"/>
          </w:tcPr>
          <w:p w14:paraId="4EDBF156" w14:textId="77777777" w:rsidR="00B11855" w:rsidRPr="00621E63" w:rsidRDefault="003D003E" w:rsidP="006B1888">
            <w:pPr>
              <w:pStyle w:val="TableEntry"/>
            </w:pPr>
            <w:r w:rsidRPr="00621E63">
              <w:t>35</w:t>
            </w:r>
          </w:p>
        </w:tc>
        <w:tc>
          <w:tcPr>
            <w:tcW w:w="764" w:type="dxa"/>
            <w:shd w:val="clear" w:color="auto" w:fill="auto"/>
          </w:tcPr>
          <w:p w14:paraId="66C65DB6" w14:textId="77777777" w:rsidR="00B11855" w:rsidRPr="00621E63" w:rsidRDefault="003D003E" w:rsidP="006B1888">
            <w:pPr>
              <w:pStyle w:val="TableEntry"/>
            </w:pPr>
            <w:r w:rsidRPr="00621E63">
              <w:t>8</w:t>
            </w:r>
          </w:p>
        </w:tc>
        <w:tc>
          <w:tcPr>
            <w:tcW w:w="760" w:type="dxa"/>
            <w:shd w:val="clear" w:color="auto" w:fill="auto"/>
          </w:tcPr>
          <w:p w14:paraId="6305F76A" w14:textId="77777777" w:rsidR="00B11855" w:rsidRPr="00621E63" w:rsidRDefault="003D003E" w:rsidP="006B1888">
            <w:pPr>
              <w:pStyle w:val="TableEntry"/>
            </w:pPr>
            <w:r w:rsidRPr="00621E63">
              <w:t>DT</w:t>
            </w:r>
          </w:p>
        </w:tc>
        <w:tc>
          <w:tcPr>
            <w:tcW w:w="961" w:type="dxa"/>
            <w:shd w:val="clear" w:color="auto" w:fill="auto"/>
          </w:tcPr>
          <w:p w14:paraId="76F197B6" w14:textId="77777777" w:rsidR="00B11855" w:rsidRPr="00621E63" w:rsidRDefault="003D003E" w:rsidP="006B1888">
            <w:pPr>
              <w:pStyle w:val="TableEntry"/>
            </w:pPr>
            <w:r w:rsidRPr="00621E63">
              <w:t>X</w:t>
            </w:r>
          </w:p>
        </w:tc>
        <w:tc>
          <w:tcPr>
            <w:tcW w:w="919" w:type="dxa"/>
            <w:shd w:val="clear" w:color="auto" w:fill="auto"/>
          </w:tcPr>
          <w:p w14:paraId="2D562B23" w14:textId="77777777" w:rsidR="00B11855" w:rsidRPr="00621E63" w:rsidRDefault="003D003E" w:rsidP="006B1888">
            <w:pPr>
              <w:pStyle w:val="TableEntry"/>
            </w:pPr>
            <w:r w:rsidRPr="00621E63">
              <w:t>[0..0]</w:t>
            </w:r>
          </w:p>
        </w:tc>
        <w:tc>
          <w:tcPr>
            <w:tcW w:w="1258" w:type="dxa"/>
            <w:shd w:val="clear" w:color="auto" w:fill="auto"/>
          </w:tcPr>
          <w:p w14:paraId="5DC1A7AB" w14:textId="77777777" w:rsidR="00B11855" w:rsidRPr="00621E63" w:rsidRDefault="00B11855" w:rsidP="006B1888">
            <w:pPr>
              <w:pStyle w:val="TableEntry"/>
            </w:pPr>
          </w:p>
        </w:tc>
        <w:tc>
          <w:tcPr>
            <w:tcW w:w="2834" w:type="dxa"/>
            <w:shd w:val="clear" w:color="auto" w:fill="auto"/>
          </w:tcPr>
          <w:p w14:paraId="694A2FAC" w14:textId="77777777" w:rsidR="00B11855" w:rsidRPr="00621E63" w:rsidRDefault="003D003E" w:rsidP="006B1888">
            <w:pPr>
              <w:pStyle w:val="TableEntry"/>
            </w:pPr>
            <w:r w:rsidRPr="00621E63">
              <w:t>Delete Account Date</w:t>
            </w:r>
          </w:p>
        </w:tc>
      </w:tr>
      <w:tr w:rsidR="00C40FD5" w:rsidRPr="00621E63" w14:paraId="3A1DA8C7" w14:textId="77777777" w:rsidTr="006C0E8E">
        <w:trPr>
          <w:cantSplit/>
          <w:jc w:val="center"/>
        </w:trPr>
        <w:tc>
          <w:tcPr>
            <w:tcW w:w="784" w:type="dxa"/>
            <w:shd w:val="clear" w:color="auto" w:fill="auto"/>
          </w:tcPr>
          <w:p w14:paraId="39345663" w14:textId="77777777" w:rsidR="00B11855" w:rsidRPr="00621E63" w:rsidRDefault="003D003E" w:rsidP="006B1888">
            <w:pPr>
              <w:pStyle w:val="TableEntry"/>
            </w:pPr>
            <w:r w:rsidRPr="00621E63">
              <w:t>36</w:t>
            </w:r>
          </w:p>
        </w:tc>
        <w:tc>
          <w:tcPr>
            <w:tcW w:w="764" w:type="dxa"/>
            <w:shd w:val="clear" w:color="auto" w:fill="auto"/>
          </w:tcPr>
          <w:p w14:paraId="27E2F167" w14:textId="77777777" w:rsidR="00B11855" w:rsidRPr="00621E63" w:rsidRDefault="003D003E" w:rsidP="006B1888">
            <w:pPr>
              <w:pStyle w:val="TableEntry"/>
            </w:pPr>
            <w:r w:rsidRPr="00621E63">
              <w:t>3</w:t>
            </w:r>
          </w:p>
        </w:tc>
        <w:tc>
          <w:tcPr>
            <w:tcW w:w="760" w:type="dxa"/>
            <w:shd w:val="clear" w:color="auto" w:fill="auto"/>
          </w:tcPr>
          <w:p w14:paraId="4853C34D" w14:textId="77777777" w:rsidR="00B11855" w:rsidRPr="00621E63" w:rsidRDefault="003D003E" w:rsidP="006B1888">
            <w:pPr>
              <w:pStyle w:val="TableEntry"/>
            </w:pPr>
            <w:r w:rsidRPr="00621E63">
              <w:t>IS</w:t>
            </w:r>
          </w:p>
        </w:tc>
        <w:tc>
          <w:tcPr>
            <w:tcW w:w="961" w:type="dxa"/>
            <w:shd w:val="clear" w:color="auto" w:fill="auto"/>
          </w:tcPr>
          <w:p w14:paraId="5078345E" w14:textId="77777777" w:rsidR="00B11855" w:rsidRPr="00621E63" w:rsidRDefault="003D003E" w:rsidP="006B1888">
            <w:pPr>
              <w:pStyle w:val="TableEntry"/>
            </w:pPr>
            <w:r w:rsidRPr="00621E63">
              <w:t>X</w:t>
            </w:r>
          </w:p>
        </w:tc>
        <w:tc>
          <w:tcPr>
            <w:tcW w:w="919" w:type="dxa"/>
            <w:shd w:val="clear" w:color="auto" w:fill="auto"/>
          </w:tcPr>
          <w:p w14:paraId="2E7DDA5C" w14:textId="77777777" w:rsidR="00B11855" w:rsidRPr="00621E63" w:rsidRDefault="003D003E" w:rsidP="006B1888">
            <w:pPr>
              <w:pStyle w:val="TableEntry"/>
            </w:pPr>
            <w:r w:rsidRPr="00621E63">
              <w:t>[0..0]</w:t>
            </w:r>
          </w:p>
        </w:tc>
        <w:tc>
          <w:tcPr>
            <w:tcW w:w="1258" w:type="dxa"/>
            <w:shd w:val="clear" w:color="auto" w:fill="auto"/>
          </w:tcPr>
          <w:p w14:paraId="2D2EB797" w14:textId="77777777" w:rsidR="00B11855" w:rsidRPr="00621E63" w:rsidRDefault="00B11855" w:rsidP="006B1888">
            <w:pPr>
              <w:pStyle w:val="TableEntry"/>
            </w:pPr>
          </w:p>
        </w:tc>
        <w:tc>
          <w:tcPr>
            <w:tcW w:w="2834" w:type="dxa"/>
            <w:shd w:val="clear" w:color="auto" w:fill="auto"/>
          </w:tcPr>
          <w:p w14:paraId="7445F039" w14:textId="77777777" w:rsidR="00B11855" w:rsidRPr="00621E63" w:rsidRDefault="003D003E" w:rsidP="006B1888">
            <w:pPr>
              <w:pStyle w:val="TableEntry"/>
            </w:pPr>
            <w:r w:rsidRPr="00621E63">
              <w:t>Discharge Disposition</w:t>
            </w:r>
          </w:p>
        </w:tc>
      </w:tr>
      <w:tr w:rsidR="00C40FD5" w:rsidRPr="00621E63" w14:paraId="7A90651A" w14:textId="77777777" w:rsidTr="006C0E8E">
        <w:trPr>
          <w:cantSplit/>
          <w:jc w:val="center"/>
        </w:trPr>
        <w:tc>
          <w:tcPr>
            <w:tcW w:w="784" w:type="dxa"/>
            <w:shd w:val="clear" w:color="auto" w:fill="auto"/>
          </w:tcPr>
          <w:p w14:paraId="1EE0ADB1" w14:textId="77777777" w:rsidR="00B11855" w:rsidRPr="00621E63" w:rsidRDefault="003D003E" w:rsidP="006B1888">
            <w:pPr>
              <w:pStyle w:val="TableEntry"/>
            </w:pPr>
            <w:r w:rsidRPr="00621E63">
              <w:t>37</w:t>
            </w:r>
          </w:p>
        </w:tc>
        <w:tc>
          <w:tcPr>
            <w:tcW w:w="764" w:type="dxa"/>
            <w:shd w:val="clear" w:color="auto" w:fill="auto"/>
          </w:tcPr>
          <w:p w14:paraId="2C741926" w14:textId="77777777" w:rsidR="00B11855" w:rsidRPr="00621E63" w:rsidRDefault="003D003E" w:rsidP="006B1888">
            <w:pPr>
              <w:pStyle w:val="TableEntry"/>
            </w:pPr>
            <w:r w:rsidRPr="00621E63">
              <w:t>47</w:t>
            </w:r>
          </w:p>
        </w:tc>
        <w:tc>
          <w:tcPr>
            <w:tcW w:w="760" w:type="dxa"/>
            <w:shd w:val="clear" w:color="auto" w:fill="auto"/>
          </w:tcPr>
          <w:p w14:paraId="7CF582F8" w14:textId="77777777" w:rsidR="00B11855" w:rsidRPr="00621E63" w:rsidRDefault="003D003E" w:rsidP="006B1888">
            <w:pPr>
              <w:pStyle w:val="TableEntry"/>
            </w:pPr>
            <w:r w:rsidRPr="00621E63">
              <w:t>DLD</w:t>
            </w:r>
          </w:p>
        </w:tc>
        <w:tc>
          <w:tcPr>
            <w:tcW w:w="961" w:type="dxa"/>
            <w:shd w:val="clear" w:color="auto" w:fill="auto"/>
          </w:tcPr>
          <w:p w14:paraId="71AE5ED3" w14:textId="77777777" w:rsidR="00B11855" w:rsidRPr="00621E63" w:rsidRDefault="003D003E" w:rsidP="006B1888">
            <w:pPr>
              <w:pStyle w:val="TableEntry"/>
            </w:pPr>
            <w:r w:rsidRPr="00621E63">
              <w:t>X</w:t>
            </w:r>
          </w:p>
        </w:tc>
        <w:tc>
          <w:tcPr>
            <w:tcW w:w="919" w:type="dxa"/>
            <w:shd w:val="clear" w:color="auto" w:fill="auto"/>
          </w:tcPr>
          <w:p w14:paraId="4978B2DF" w14:textId="77777777" w:rsidR="00B11855" w:rsidRPr="00621E63" w:rsidRDefault="003D003E" w:rsidP="006B1888">
            <w:pPr>
              <w:pStyle w:val="TableEntry"/>
            </w:pPr>
            <w:r w:rsidRPr="00621E63">
              <w:t>[0..0]</w:t>
            </w:r>
          </w:p>
        </w:tc>
        <w:tc>
          <w:tcPr>
            <w:tcW w:w="1258" w:type="dxa"/>
            <w:shd w:val="clear" w:color="auto" w:fill="auto"/>
          </w:tcPr>
          <w:p w14:paraId="3672F658" w14:textId="77777777" w:rsidR="00B11855" w:rsidRPr="00621E63" w:rsidRDefault="003D003E" w:rsidP="006B1888">
            <w:pPr>
              <w:pStyle w:val="TableEntry"/>
            </w:pPr>
            <w:r w:rsidRPr="00621E63">
              <w:t>0113</w:t>
            </w:r>
          </w:p>
        </w:tc>
        <w:tc>
          <w:tcPr>
            <w:tcW w:w="2834" w:type="dxa"/>
            <w:shd w:val="clear" w:color="auto" w:fill="auto"/>
          </w:tcPr>
          <w:p w14:paraId="736165EF" w14:textId="77777777" w:rsidR="00B11855" w:rsidRPr="00621E63" w:rsidRDefault="003D003E" w:rsidP="006B1888">
            <w:pPr>
              <w:pStyle w:val="TableEntry"/>
            </w:pPr>
            <w:r w:rsidRPr="00621E63">
              <w:t>Discharged to Location</w:t>
            </w:r>
          </w:p>
        </w:tc>
      </w:tr>
      <w:tr w:rsidR="00C40FD5" w:rsidRPr="00621E63" w14:paraId="082641D1" w14:textId="77777777" w:rsidTr="006C0E8E">
        <w:trPr>
          <w:cantSplit/>
          <w:jc w:val="center"/>
        </w:trPr>
        <w:tc>
          <w:tcPr>
            <w:tcW w:w="784" w:type="dxa"/>
            <w:shd w:val="clear" w:color="auto" w:fill="auto"/>
          </w:tcPr>
          <w:p w14:paraId="10838A36" w14:textId="77777777" w:rsidR="00B11855" w:rsidRPr="00621E63" w:rsidRDefault="003D003E" w:rsidP="006B1888">
            <w:pPr>
              <w:pStyle w:val="TableEntry"/>
            </w:pPr>
            <w:r w:rsidRPr="00621E63">
              <w:t>38</w:t>
            </w:r>
          </w:p>
        </w:tc>
        <w:tc>
          <w:tcPr>
            <w:tcW w:w="764" w:type="dxa"/>
            <w:shd w:val="clear" w:color="auto" w:fill="auto"/>
          </w:tcPr>
          <w:p w14:paraId="215A0586" w14:textId="77777777" w:rsidR="00B11855" w:rsidRPr="00621E63" w:rsidRDefault="003D003E" w:rsidP="006B1888">
            <w:pPr>
              <w:pStyle w:val="TableEntry"/>
            </w:pPr>
            <w:r w:rsidRPr="00621E63">
              <w:t>705</w:t>
            </w:r>
          </w:p>
        </w:tc>
        <w:tc>
          <w:tcPr>
            <w:tcW w:w="760" w:type="dxa"/>
            <w:shd w:val="clear" w:color="auto" w:fill="auto"/>
          </w:tcPr>
          <w:p w14:paraId="1592993C" w14:textId="77777777" w:rsidR="00B11855" w:rsidRPr="00621E63" w:rsidRDefault="00E86B15" w:rsidP="00E86B15">
            <w:pPr>
              <w:pStyle w:val="TableEntry"/>
            </w:pPr>
            <w:r w:rsidRPr="00621E63">
              <w:t>CWE</w:t>
            </w:r>
          </w:p>
        </w:tc>
        <w:tc>
          <w:tcPr>
            <w:tcW w:w="961" w:type="dxa"/>
            <w:shd w:val="clear" w:color="auto" w:fill="auto"/>
          </w:tcPr>
          <w:p w14:paraId="340D4513" w14:textId="77777777" w:rsidR="00B11855" w:rsidRPr="00621E63" w:rsidRDefault="003D003E" w:rsidP="006B1888">
            <w:pPr>
              <w:pStyle w:val="TableEntry"/>
            </w:pPr>
            <w:r w:rsidRPr="00621E63">
              <w:t>X</w:t>
            </w:r>
          </w:p>
        </w:tc>
        <w:tc>
          <w:tcPr>
            <w:tcW w:w="919" w:type="dxa"/>
            <w:shd w:val="clear" w:color="auto" w:fill="auto"/>
          </w:tcPr>
          <w:p w14:paraId="7C1FBF2B" w14:textId="77777777" w:rsidR="00B11855" w:rsidRPr="00621E63" w:rsidRDefault="003D003E" w:rsidP="006B1888">
            <w:pPr>
              <w:pStyle w:val="TableEntry"/>
            </w:pPr>
            <w:r w:rsidRPr="00621E63">
              <w:t>[0..0]</w:t>
            </w:r>
          </w:p>
        </w:tc>
        <w:tc>
          <w:tcPr>
            <w:tcW w:w="1258" w:type="dxa"/>
            <w:shd w:val="clear" w:color="auto" w:fill="auto"/>
          </w:tcPr>
          <w:p w14:paraId="68F5C995" w14:textId="77777777" w:rsidR="00B11855" w:rsidRPr="00621E63" w:rsidRDefault="003D003E" w:rsidP="006B1888">
            <w:pPr>
              <w:pStyle w:val="TableEntry"/>
            </w:pPr>
            <w:r w:rsidRPr="00621E63">
              <w:t>0114</w:t>
            </w:r>
          </w:p>
        </w:tc>
        <w:tc>
          <w:tcPr>
            <w:tcW w:w="2834" w:type="dxa"/>
            <w:shd w:val="clear" w:color="auto" w:fill="auto"/>
          </w:tcPr>
          <w:p w14:paraId="384347CC" w14:textId="77777777" w:rsidR="00B11855" w:rsidRPr="00621E63" w:rsidRDefault="003D003E" w:rsidP="006B1888">
            <w:pPr>
              <w:pStyle w:val="TableEntry"/>
            </w:pPr>
            <w:r w:rsidRPr="00621E63">
              <w:t>Diet Type</w:t>
            </w:r>
          </w:p>
        </w:tc>
      </w:tr>
      <w:tr w:rsidR="00C40FD5" w:rsidRPr="00621E63" w14:paraId="20898403" w14:textId="77777777" w:rsidTr="006C0E8E">
        <w:trPr>
          <w:cantSplit/>
          <w:jc w:val="center"/>
        </w:trPr>
        <w:tc>
          <w:tcPr>
            <w:tcW w:w="784" w:type="dxa"/>
            <w:shd w:val="clear" w:color="auto" w:fill="auto"/>
          </w:tcPr>
          <w:p w14:paraId="3EB7A733" w14:textId="77777777" w:rsidR="00B11855" w:rsidRPr="00621E63" w:rsidRDefault="003D003E" w:rsidP="006B1888">
            <w:pPr>
              <w:pStyle w:val="TableEntry"/>
            </w:pPr>
            <w:r w:rsidRPr="00621E63">
              <w:t>39</w:t>
            </w:r>
          </w:p>
        </w:tc>
        <w:tc>
          <w:tcPr>
            <w:tcW w:w="764" w:type="dxa"/>
            <w:shd w:val="clear" w:color="auto" w:fill="auto"/>
          </w:tcPr>
          <w:p w14:paraId="269612D1" w14:textId="77777777" w:rsidR="00B11855" w:rsidRPr="00621E63" w:rsidRDefault="003D003E" w:rsidP="006B1888">
            <w:pPr>
              <w:pStyle w:val="TableEntry"/>
            </w:pPr>
            <w:r w:rsidRPr="00621E63">
              <w:t>2</w:t>
            </w:r>
          </w:p>
        </w:tc>
        <w:tc>
          <w:tcPr>
            <w:tcW w:w="760" w:type="dxa"/>
            <w:shd w:val="clear" w:color="auto" w:fill="auto"/>
          </w:tcPr>
          <w:p w14:paraId="665C93BF" w14:textId="77777777" w:rsidR="00B11855" w:rsidRPr="00621E63" w:rsidRDefault="003D003E" w:rsidP="006B1888">
            <w:pPr>
              <w:pStyle w:val="TableEntry"/>
            </w:pPr>
            <w:r w:rsidRPr="00621E63">
              <w:t>IS</w:t>
            </w:r>
          </w:p>
        </w:tc>
        <w:tc>
          <w:tcPr>
            <w:tcW w:w="961" w:type="dxa"/>
            <w:shd w:val="clear" w:color="auto" w:fill="auto"/>
          </w:tcPr>
          <w:p w14:paraId="089CEC98" w14:textId="77777777" w:rsidR="00B11855" w:rsidRPr="00621E63" w:rsidRDefault="003D003E" w:rsidP="006B1888">
            <w:pPr>
              <w:pStyle w:val="TableEntry"/>
            </w:pPr>
            <w:r w:rsidRPr="00621E63">
              <w:t>X</w:t>
            </w:r>
          </w:p>
        </w:tc>
        <w:tc>
          <w:tcPr>
            <w:tcW w:w="919" w:type="dxa"/>
            <w:shd w:val="clear" w:color="auto" w:fill="auto"/>
          </w:tcPr>
          <w:p w14:paraId="072D2D68" w14:textId="77777777" w:rsidR="00B11855" w:rsidRPr="00621E63" w:rsidRDefault="003D003E" w:rsidP="006B1888">
            <w:pPr>
              <w:pStyle w:val="TableEntry"/>
            </w:pPr>
            <w:r w:rsidRPr="00621E63">
              <w:t>[0..0]</w:t>
            </w:r>
          </w:p>
        </w:tc>
        <w:tc>
          <w:tcPr>
            <w:tcW w:w="1258" w:type="dxa"/>
            <w:shd w:val="clear" w:color="auto" w:fill="auto"/>
          </w:tcPr>
          <w:p w14:paraId="6B33AC5F" w14:textId="77777777" w:rsidR="00B11855" w:rsidRPr="00621E63" w:rsidRDefault="003D003E" w:rsidP="006B1888">
            <w:pPr>
              <w:pStyle w:val="TableEntry"/>
            </w:pPr>
            <w:r w:rsidRPr="00621E63">
              <w:t>0115</w:t>
            </w:r>
          </w:p>
        </w:tc>
        <w:tc>
          <w:tcPr>
            <w:tcW w:w="2834" w:type="dxa"/>
            <w:shd w:val="clear" w:color="auto" w:fill="auto"/>
          </w:tcPr>
          <w:p w14:paraId="38689E31" w14:textId="77777777" w:rsidR="00B11855" w:rsidRPr="00621E63" w:rsidRDefault="003D003E" w:rsidP="006B1888">
            <w:pPr>
              <w:pStyle w:val="TableEntry"/>
            </w:pPr>
            <w:r w:rsidRPr="00621E63">
              <w:t>Servicing Facility</w:t>
            </w:r>
          </w:p>
        </w:tc>
      </w:tr>
      <w:tr w:rsidR="00C40FD5" w:rsidRPr="00621E63" w14:paraId="2EB80247" w14:textId="77777777" w:rsidTr="006C0E8E">
        <w:trPr>
          <w:cantSplit/>
          <w:jc w:val="center"/>
        </w:trPr>
        <w:tc>
          <w:tcPr>
            <w:tcW w:w="784" w:type="dxa"/>
            <w:shd w:val="clear" w:color="auto" w:fill="auto"/>
          </w:tcPr>
          <w:p w14:paraId="569A2222" w14:textId="77777777" w:rsidR="00B11855" w:rsidRPr="00621E63" w:rsidRDefault="003D003E" w:rsidP="006B1888">
            <w:pPr>
              <w:pStyle w:val="TableEntry"/>
            </w:pPr>
            <w:r w:rsidRPr="00621E63">
              <w:t>40</w:t>
            </w:r>
          </w:p>
        </w:tc>
        <w:tc>
          <w:tcPr>
            <w:tcW w:w="764" w:type="dxa"/>
            <w:shd w:val="clear" w:color="auto" w:fill="auto"/>
          </w:tcPr>
          <w:p w14:paraId="721C5148" w14:textId="77777777" w:rsidR="00B11855" w:rsidRPr="00621E63" w:rsidRDefault="003D003E" w:rsidP="006B1888">
            <w:pPr>
              <w:pStyle w:val="TableEntry"/>
            </w:pPr>
            <w:r w:rsidRPr="00621E63">
              <w:t>1</w:t>
            </w:r>
          </w:p>
        </w:tc>
        <w:tc>
          <w:tcPr>
            <w:tcW w:w="760" w:type="dxa"/>
            <w:shd w:val="clear" w:color="auto" w:fill="auto"/>
          </w:tcPr>
          <w:p w14:paraId="43673CAE" w14:textId="77777777" w:rsidR="00B11855" w:rsidRPr="00621E63" w:rsidRDefault="003D003E" w:rsidP="006B1888">
            <w:pPr>
              <w:pStyle w:val="TableEntry"/>
            </w:pPr>
            <w:r w:rsidRPr="00621E63">
              <w:t>IS</w:t>
            </w:r>
          </w:p>
        </w:tc>
        <w:tc>
          <w:tcPr>
            <w:tcW w:w="961" w:type="dxa"/>
            <w:shd w:val="clear" w:color="auto" w:fill="auto"/>
          </w:tcPr>
          <w:p w14:paraId="6A8FAD0F" w14:textId="77777777" w:rsidR="00B11855" w:rsidRPr="00621E63" w:rsidRDefault="003D003E" w:rsidP="006B1888">
            <w:pPr>
              <w:pStyle w:val="TableEntry"/>
            </w:pPr>
            <w:r w:rsidRPr="00621E63">
              <w:t>X</w:t>
            </w:r>
          </w:p>
        </w:tc>
        <w:tc>
          <w:tcPr>
            <w:tcW w:w="919" w:type="dxa"/>
            <w:shd w:val="clear" w:color="auto" w:fill="auto"/>
          </w:tcPr>
          <w:p w14:paraId="24EF0E17" w14:textId="77777777" w:rsidR="00B11855" w:rsidRPr="00621E63" w:rsidRDefault="003D003E" w:rsidP="006B1888">
            <w:pPr>
              <w:pStyle w:val="TableEntry"/>
            </w:pPr>
            <w:r w:rsidRPr="00621E63">
              <w:t>[0..0]</w:t>
            </w:r>
          </w:p>
        </w:tc>
        <w:tc>
          <w:tcPr>
            <w:tcW w:w="1258" w:type="dxa"/>
            <w:shd w:val="clear" w:color="auto" w:fill="auto"/>
          </w:tcPr>
          <w:p w14:paraId="01FC4294" w14:textId="77777777" w:rsidR="00B11855" w:rsidRPr="00621E63" w:rsidRDefault="00A4475D" w:rsidP="00863A9A">
            <w:pPr>
              <w:pStyle w:val="TableEntry"/>
            </w:pPr>
            <w:r w:rsidRPr="00621E63">
              <w:t>0116</w:t>
            </w:r>
          </w:p>
        </w:tc>
        <w:tc>
          <w:tcPr>
            <w:tcW w:w="2834" w:type="dxa"/>
            <w:shd w:val="clear" w:color="auto" w:fill="auto"/>
          </w:tcPr>
          <w:p w14:paraId="4592E069" w14:textId="77777777" w:rsidR="00B11855" w:rsidRPr="00621E63" w:rsidRDefault="003D003E" w:rsidP="006B1888">
            <w:pPr>
              <w:pStyle w:val="TableEntry"/>
            </w:pPr>
            <w:r w:rsidRPr="00621E63">
              <w:t>Bed Status</w:t>
            </w:r>
          </w:p>
        </w:tc>
      </w:tr>
      <w:tr w:rsidR="00C40FD5" w:rsidRPr="00621E63" w14:paraId="35D58584" w14:textId="77777777" w:rsidTr="006C0E8E">
        <w:trPr>
          <w:cantSplit/>
          <w:jc w:val="center"/>
        </w:trPr>
        <w:tc>
          <w:tcPr>
            <w:tcW w:w="784" w:type="dxa"/>
            <w:shd w:val="clear" w:color="auto" w:fill="auto"/>
          </w:tcPr>
          <w:p w14:paraId="643C1803" w14:textId="77777777" w:rsidR="00B11855" w:rsidRPr="00621E63" w:rsidRDefault="003D003E" w:rsidP="006B1888">
            <w:pPr>
              <w:pStyle w:val="TableEntry"/>
            </w:pPr>
            <w:r w:rsidRPr="00621E63">
              <w:t>41</w:t>
            </w:r>
          </w:p>
        </w:tc>
        <w:tc>
          <w:tcPr>
            <w:tcW w:w="764" w:type="dxa"/>
            <w:shd w:val="clear" w:color="auto" w:fill="auto"/>
          </w:tcPr>
          <w:p w14:paraId="70720A19" w14:textId="77777777" w:rsidR="00B11855" w:rsidRPr="00621E63" w:rsidRDefault="003D003E" w:rsidP="006B1888">
            <w:pPr>
              <w:pStyle w:val="TableEntry"/>
            </w:pPr>
            <w:r w:rsidRPr="00621E63">
              <w:t>2</w:t>
            </w:r>
          </w:p>
        </w:tc>
        <w:tc>
          <w:tcPr>
            <w:tcW w:w="760" w:type="dxa"/>
            <w:shd w:val="clear" w:color="auto" w:fill="auto"/>
          </w:tcPr>
          <w:p w14:paraId="61FA4735" w14:textId="77777777" w:rsidR="00B11855" w:rsidRPr="00621E63" w:rsidRDefault="003D003E" w:rsidP="006B1888">
            <w:pPr>
              <w:pStyle w:val="TableEntry"/>
            </w:pPr>
            <w:r w:rsidRPr="00621E63">
              <w:t>IS</w:t>
            </w:r>
          </w:p>
        </w:tc>
        <w:tc>
          <w:tcPr>
            <w:tcW w:w="961" w:type="dxa"/>
            <w:shd w:val="clear" w:color="auto" w:fill="auto"/>
          </w:tcPr>
          <w:p w14:paraId="598AAC45" w14:textId="77777777" w:rsidR="00B11855" w:rsidRPr="00621E63" w:rsidRDefault="003D003E" w:rsidP="006B1888">
            <w:pPr>
              <w:pStyle w:val="TableEntry"/>
            </w:pPr>
            <w:r w:rsidRPr="00621E63">
              <w:t>X</w:t>
            </w:r>
          </w:p>
        </w:tc>
        <w:tc>
          <w:tcPr>
            <w:tcW w:w="919" w:type="dxa"/>
            <w:shd w:val="clear" w:color="auto" w:fill="auto"/>
          </w:tcPr>
          <w:p w14:paraId="37FFC21C" w14:textId="77777777" w:rsidR="00B11855" w:rsidRPr="00621E63" w:rsidRDefault="003D003E" w:rsidP="006B1888">
            <w:pPr>
              <w:pStyle w:val="TableEntry"/>
            </w:pPr>
            <w:r w:rsidRPr="00621E63">
              <w:t>[0..0]</w:t>
            </w:r>
          </w:p>
        </w:tc>
        <w:tc>
          <w:tcPr>
            <w:tcW w:w="1258" w:type="dxa"/>
            <w:shd w:val="clear" w:color="auto" w:fill="auto"/>
          </w:tcPr>
          <w:p w14:paraId="69C68D5A" w14:textId="77777777" w:rsidR="00B11855" w:rsidRPr="00621E63" w:rsidRDefault="003D003E" w:rsidP="006B1888">
            <w:pPr>
              <w:pStyle w:val="TableEntry"/>
            </w:pPr>
            <w:r w:rsidRPr="00621E63">
              <w:t>0117</w:t>
            </w:r>
          </w:p>
        </w:tc>
        <w:tc>
          <w:tcPr>
            <w:tcW w:w="2834" w:type="dxa"/>
            <w:shd w:val="clear" w:color="auto" w:fill="auto"/>
          </w:tcPr>
          <w:p w14:paraId="0129A618" w14:textId="77777777" w:rsidR="00B11855" w:rsidRPr="00621E63" w:rsidRDefault="003D003E" w:rsidP="006B1888">
            <w:pPr>
              <w:pStyle w:val="TableEntry"/>
            </w:pPr>
            <w:r w:rsidRPr="00621E63">
              <w:t>Account Status</w:t>
            </w:r>
          </w:p>
        </w:tc>
      </w:tr>
      <w:tr w:rsidR="00C40FD5" w:rsidRPr="00621E63" w14:paraId="7EBFBC89" w14:textId="77777777" w:rsidTr="006C0E8E">
        <w:trPr>
          <w:cantSplit/>
          <w:jc w:val="center"/>
        </w:trPr>
        <w:tc>
          <w:tcPr>
            <w:tcW w:w="784" w:type="dxa"/>
            <w:shd w:val="clear" w:color="auto" w:fill="auto"/>
          </w:tcPr>
          <w:p w14:paraId="5B6FE588" w14:textId="77777777" w:rsidR="00B11855" w:rsidRPr="00621E63" w:rsidRDefault="003D003E" w:rsidP="006B1888">
            <w:pPr>
              <w:pStyle w:val="TableEntry"/>
            </w:pPr>
            <w:r w:rsidRPr="00621E63">
              <w:t>42</w:t>
            </w:r>
          </w:p>
        </w:tc>
        <w:tc>
          <w:tcPr>
            <w:tcW w:w="764" w:type="dxa"/>
            <w:shd w:val="clear" w:color="auto" w:fill="auto"/>
          </w:tcPr>
          <w:p w14:paraId="6EC569C5" w14:textId="77777777" w:rsidR="00B11855" w:rsidRPr="00621E63" w:rsidRDefault="003D003E" w:rsidP="006B1888">
            <w:pPr>
              <w:pStyle w:val="TableEntry"/>
            </w:pPr>
            <w:r w:rsidRPr="00621E63">
              <w:t>80</w:t>
            </w:r>
          </w:p>
        </w:tc>
        <w:tc>
          <w:tcPr>
            <w:tcW w:w="760" w:type="dxa"/>
            <w:shd w:val="clear" w:color="auto" w:fill="auto"/>
          </w:tcPr>
          <w:p w14:paraId="2677A2D4" w14:textId="77777777" w:rsidR="00B11855" w:rsidRPr="00621E63" w:rsidRDefault="003D003E" w:rsidP="006B1888">
            <w:pPr>
              <w:pStyle w:val="TableEntry"/>
            </w:pPr>
            <w:r w:rsidRPr="00621E63">
              <w:t>PL</w:t>
            </w:r>
          </w:p>
        </w:tc>
        <w:tc>
          <w:tcPr>
            <w:tcW w:w="961" w:type="dxa"/>
            <w:shd w:val="clear" w:color="auto" w:fill="auto"/>
          </w:tcPr>
          <w:p w14:paraId="56AE6705" w14:textId="77777777" w:rsidR="00B11855" w:rsidRPr="00621E63" w:rsidRDefault="003D003E" w:rsidP="006B1888">
            <w:pPr>
              <w:pStyle w:val="TableEntry"/>
            </w:pPr>
            <w:r w:rsidRPr="00621E63">
              <w:t>X</w:t>
            </w:r>
          </w:p>
        </w:tc>
        <w:tc>
          <w:tcPr>
            <w:tcW w:w="919" w:type="dxa"/>
            <w:shd w:val="clear" w:color="auto" w:fill="auto"/>
          </w:tcPr>
          <w:p w14:paraId="7BB31A02" w14:textId="77777777" w:rsidR="00B11855" w:rsidRPr="00621E63" w:rsidRDefault="003D003E" w:rsidP="006B1888">
            <w:pPr>
              <w:pStyle w:val="TableEntry"/>
            </w:pPr>
            <w:r w:rsidRPr="00621E63">
              <w:t>[0..0]</w:t>
            </w:r>
          </w:p>
        </w:tc>
        <w:tc>
          <w:tcPr>
            <w:tcW w:w="1258" w:type="dxa"/>
            <w:shd w:val="clear" w:color="auto" w:fill="auto"/>
          </w:tcPr>
          <w:p w14:paraId="20F9ADD9" w14:textId="77777777" w:rsidR="00B11855" w:rsidRPr="00621E63" w:rsidRDefault="00B11855" w:rsidP="006B1888">
            <w:pPr>
              <w:pStyle w:val="TableEntry"/>
            </w:pPr>
          </w:p>
        </w:tc>
        <w:tc>
          <w:tcPr>
            <w:tcW w:w="2834" w:type="dxa"/>
            <w:shd w:val="clear" w:color="auto" w:fill="auto"/>
          </w:tcPr>
          <w:p w14:paraId="258F1FB2" w14:textId="77777777" w:rsidR="00B11855" w:rsidRPr="00621E63" w:rsidRDefault="003D003E" w:rsidP="006B1888">
            <w:pPr>
              <w:pStyle w:val="TableEntry"/>
            </w:pPr>
            <w:r w:rsidRPr="00621E63">
              <w:t>Pending Location</w:t>
            </w:r>
          </w:p>
        </w:tc>
      </w:tr>
      <w:tr w:rsidR="00C40FD5" w:rsidRPr="00621E63" w14:paraId="27D3CBAF" w14:textId="77777777" w:rsidTr="006C0E8E">
        <w:trPr>
          <w:cantSplit/>
          <w:jc w:val="center"/>
        </w:trPr>
        <w:tc>
          <w:tcPr>
            <w:tcW w:w="784" w:type="dxa"/>
            <w:shd w:val="clear" w:color="auto" w:fill="auto"/>
          </w:tcPr>
          <w:p w14:paraId="1CB0E1E9" w14:textId="77777777" w:rsidR="00B11855" w:rsidRPr="00621E63" w:rsidRDefault="003D003E" w:rsidP="006B1888">
            <w:pPr>
              <w:pStyle w:val="TableEntry"/>
            </w:pPr>
            <w:r w:rsidRPr="00621E63">
              <w:t>43</w:t>
            </w:r>
          </w:p>
        </w:tc>
        <w:tc>
          <w:tcPr>
            <w:tcW w:w="764" w:type="dxa"/>
            <w:shd w:val="clear" w:color="auto" w:fill="auto"/>
          </w:tcPr>
          <w:p w14:paraId="48D77126" w14:textId="77777777" w:rsidR="00B11855" w:rsidRPr="00621E63" w:rsidRDefault="003D003E" w:rsidP="006B1888">
            <w:pPr>
              <w:pStyle w:val="TableEntry"/>
            </w:pPr>
            <w:r w:rsidRPr="00621E63">
              <w:t>80</w:t>
            </w:r>
          </w:p>
        </w:tc>
        <w:tc>
          <w:tcPr>
            <w:tcW w:w="760" w:type="dxa"/>
            <w:shd w:val="clear" w:color="auto" w:fill="auto"/>
          </w:tcPr>
          <w:p w14:paraId="0C1C9FEA" w14:textId="77777777" w:rsidR="00B11855" w:rsidRPr="00621E63" w:rsidRDefault="003D003E" w:rsidP="006B1888">
            <w:pPr>
              <w:pStyle w:val="TableEntry"/>
            </w:pPr>
            <w:r w:rsidRPr="00621E63">
              <w:t>PL</w:t>
            </w:r>
          </w:p>
        </w:tc>
        <w:tc>
          <w:tcPr>
            <w:tcW w:w="961" w:type="dxa"/>
            <w:shd w:val="clear" w:color="auto" w:fill="auto"/>
          </w:tcPr>
          <w:p w14:paraId="412F9712" w14:textId="77777777" w:rsidR="00B11855" w:rsidRPr="00621E63" w:rsidRDefault="003D003E" w:rsidP="006B1888">
            <w:pPr>
              <w:pStyle w:val="TableEntry"/>
            </w:pPr>
            <w:r w:rsidRPr="00621E63">
              <w:t>X</w:t>
            </w:r>
          </w:p>
        </w:tc>
        <w:tc>
          <w:tcPr>
            <w:tcW w:w="919" w:type="dxa"/>
            <w:shd w:val="clear" w:color="auto" w:fill="auto"/>
          </w:tcPr>
          <w:p w14:paraId="59C356D1" w14:textId="77777777" w:rsidR="00B11855" w:rsidRPr="00621E63" w:rsidRDefault="003D003E" w:rsidP="006B1888">
            <w:pPr>
              <w:pStyle w:val="TableEntry"/>
            </w:pPr>
            <w:r w:rsidRPr="00621E63">
              <w:t>[0..0]</w:t>
            </w:r>
          </w:p>
        </w:tc>
        <w:tc>
          <w:tcPr>
            <w:tcW w:w="1258" w:type="dxa"/>
            <w:shd w:val="clear" w:color="auto" w:fill="auto"/>
          </w:tcPr>
          <w:p w14:paraId="35E6827E" w14:textId="77777777" w:rsidR="00B11855" w:rsidRPr="00621E63" w:rsidRDefault="00B11855" w:rsidP="006B1888">
            <w:pPr>
              <w:pStyle w:val="TableEntry"/>
            </w:pPr>
          </w:p>
        </w:tc>
        <w:tc>
          <w:tcPr>
            <w:tcW w:w="2834" w:type="dxa"/>
            <w:shd w:val="clear" w:color="auto" w:fill="auto"/>
          </w:tcPr>
          <w:p w14:paraId="6728EB32" w14:textId="77777777" w:rsidR="00B11855" w:rsidRPr="00621E63" w:rsidRDefault="003D003E" w:rsidP="006B1888">
            <w:pPr>
              <w:pStyle w:val="TableEntry"/>
            </w:pPr>
            <w:r w:rsidRPr="00621E63">
              <w:t>Prior Temporary Location</w:t>
            </w:r>
          </w:p>
        </w:tc>
      </w:tr>
      <w:tr w:rsidR="00C40FD5" w:rsidRPr="00621E63" w14:paraId="06DEA4B5" w14:textId="77777777" w:rsidTr="006C0E8E">
        <w:trPr>
          <w:cantSplit/>
          <w:jc w:val="center"/>
        </w:trPr>
        <w:tc>
          <w:tcPr>
            <w:tcW w:w="784" w:type="dxa"/>
            <w:shd w:val="clear" w:color="auto" w:fill="auto"/>
          </w:tcPr>
          <w:p w14:paraId="0339CF58" w14:textId="77777777" w:rsidR="00B11855" w:rsidRPr="00621E63" w:rsidRDefault="003D003E" w:rsidP="006B1888">
            <w:pPr>
              <w:pStyle w:val="TableEntry"/>
            </w:pPr>
            <w:r w:rsidRPr="00621E63">
              <w:t>44</w:t>
            </w:r>
          </w:p>
        </w:tc>
        <w:tc>
          <w:tcPr>
            <w:tcW w:w="764" w:type="dxa"/>
            <w:shd w:val="clear" w:color="auto" w:fill="auto"/>
          </w:tcPr>
          <w:p w14:paraId="5BD4237B" w14:textId="77777777" w:rsidR="00B11855" w:rsidRPr="00621E63" w:rsidRDefault="003D003E" w:rsidP="006B1888">
            <w:pPr>
              <w:pStyle w:val="TableEntry"/>
            </w:pPr>
            <w:r w:rsidRPr="00621E63">
              <w:t>24</w:t>
            </w:r>
          </w:p>
        </w:tc>
        <w:tc>
          <w:tcPr>
            <w:tcW w:w="760" w:type="dxa"/>
            <w:shd w:val="clear" w:color="auto" w:fill="auto"/>
          </w:tcPr>
          <w:p w14:paraId="74620E95" w14:textId="77777777" w:rsidR="00B11855" w:rsidRPr="00621E63" w:rsidRDefault="003D003E" w:rsidP="006B1888">
            <w:pPr>
              <w:pStyle w:val="TableEntry"/>
            </w:pPr>
            <w:r w:rsidRPr="00621E63">
              <w:t>DTM</w:t>
            </w:r>
          </w:p>
        </w:tc>
        <w:tc>
          <w:tcPr>
            <w:tcW w:w="961" w:type="dxa"/>
            <w:shd w:val="clear" w:color="auto" w:fill="auto"/>
          </w:tcPr>
          <w:p w14:paraId="70D6665B" w14:textId="77777777" w:rsidR="00B11855" w:rsidRPr="00621E63" w:rsidRDefault="003D003E" w:rsidP="006B1888">
            <w:pPr>
              <w:pStyle w:val="TableEntry"/>
            </w:pPr>
            <w:r w:rsidRPr="00621E63">
              <w:t>RE</w:t>
            </w:r>
          </w:p>
        </w:tc>
        <w:tc>
          <w:tcPr>
            <w:tcW w:w="919" w:type="dxa"/>
            <w:shd w:val="clear" w:color="auto" w:fill="auto"/>
          </w:tcPr>
          <w:p w14:paraId="6C21B78D" w14:textId="77777777" w:rsidR="00B11855" w:rsidRPr="00621E63" w:rsidRDefault="003D003E" w:rsidP="006B1888">
            <w:pPr>
              <w:pStyle w:val="TableEntry"/>
            </w:pPr>
            <w:r w:rsidRPr="00621E63">
              <w:t>[0..1]</w:t>
            </w:r>
          </w:p>
        </w:tc>
        <w:tc>
          <w:tcPr>
            <w:tcW w:w="1258" w:type="dxa"/>
            <w:shd w:val="clear" w:color="auto" w:fill="auto"/>
          </w:tcPr>
          <w:p w14:paraId="648B9E39" w14:textId="77777777" w:rsidR="00B11855" w:rsidRPr="00621E63" w:rsidRDefault="00B11855" w:rsidP="006B1888">
            <w:pPr>
              <w:pStyle w:val="TableEntry"/>
            </w:pPr>
          </w:p>
        </w:tc>
        <w:tc>
          <w:tcPr>
            <w:tcW w:w="2834" w:type="dxa"/>
            <w:shd w:val="clear" w:color="auto" w:fill="auto"/>
          </w:tcPr>
          <w:p w14:paraId="5B41D03D" w14:textId="77777777" w:rsidR="00B11855" w:rsidRPr="00621E63" w:rsidRDefault="003D003E" w:rsidP="006B1888">
            <w:pPr>
              <w:pStyle w:val="TableEntry"/>
            </w:pPr>
            <w:r w:rsidRPr="00621E63">
              <w:t>Admit Date/Time</w:t>
            </w:r>
          </w:p>
        </w:tc>
      </w:tr>
      <w:tr w:rsidR="00C40FD5" w:rsidRPr="00621E63" w14:paraId="3461FE31" w14:textId="77777777" w:rsidTr="006C0E8E">
        <w:trPr>
          <w:cantSplit/>
          <w:jc w:val="center"/>
        </w:trPr>
        <w:tc>
          <w:tcPr>
            <w:tcW w:w="784" w:type="dxa"/>
            <w:shd w:val="clear" w:color="auto" w:fill="auto"/>
          </w:tcPr>
          <w:p w14:paraId="2661607D" w14:textId="77777777" w:rsidR="00B11855" w:rsidRPr="00621E63" w:rsidRDefault="003D003E" w:rsidP="006B1888">
            <w:pPr>
              <w:pStyle w:val="TableEntry"/>
            </w:pPr>
            <w:r w:rsidRPr="00621E63">
              <w:t>45</w:t>
            </w:r>
          </w:p>
        </w:tc>
        <w:tc>
          <w:tcPr>
            <w:tcW w:w="764" w:type="dxa"/>
            <w:shd w:val="clear" w:color="auto" w:fill="auto"/>
          </w:tcPr>
          <w:p w14:paraId="00BF5FC0" w14:textId="77777777" w:rsidR="00B11855" w:rsidRPr="00621E63" w:rsidRDefault="003D003E" w:rsidP="006B1888">
            <w:pPr>
              <w:pStyle w:val="TableEntry"/>
            </w:pPr>
            <w:r w:rsidRPr="00621E63">
              <w:t>24</w:t>
            </w:r>
          </w:p>
        </w:tc>
        <w:tc>
          <w:tcPr>
            <w:tcW w:w="760" w:type="dxa"/>
            <w:shd w:val="clear" w:color="auto" w:fill="auto"/>
          </w:tcPr>
          <w:p w14:paraId="48C8EF0A" w14:textId="77777777" w:rsidR="00B11855" w:rsidRPr="00621E63" w:rsidRDefault="003D003E" w:rsidP="006B1888">
            <w:pPr>
              <w:pStyle w:val="TableEntry"/>
            </w:pPr>
            <w:r w:rsidRPr="00621E63">
              <w:t>DTM</w:t>
            </w:r>
          </w:p>
        </w:tc>
        <w:tc>
          <w:tcPr>
            <w:tcW w:w="961" w:type="dxa"/>
            <w:shd w:val="clear" w:color="auto" w:fill="auto"/>
          </w:tcPr>
          <w:p w14:paraId="5F872581" w14:textId="77777777" w:rsidR="00B11855" w:rsidRPr="00621E63" w:rsidRDefault="003D003E" w:rsidP="006B1888">
            <w:pPr>
              <w:pStyle w:val="TableEntry"/>
            </w:pPr>
            <w:r w:rsidRPr="00621E63">
              <w:t>X</w:t>
            </w:r>
          </w:p>
        </w:tc>
        <w:tc>
          <w:tcPr>
            <w:tcW w:w="919" w:type="dxa"/>
            <w:shd w:val="clear" w:color="auto" w:fill="auto"/>
          </w:tcPr>
          <w:p w14:paraId="5EB6A71E" w14:textId="77777777" w:rsidR="00B11855" w:rsidRPr="00621E63" w:rsidRDefault="003D003E" w:rsidP="006B1888">
            <w:pPr>
              <w:pStyle w:val="TableEntry"/>
            </w:pPr>
            <w:r w:rsidRPr="00621E63">
              <w:t>[0..0]</w:t>
            </w:r>
          </w:p>
        </w:tc>
        <w:tc>
          <w:tcPr>
            <w:tcW w:w="1258" w:type="dxa"/>
            <w:shd w:val="clear" w:color="auto" w:fill="auto"/>
          </w:tcPr>
          <w:p w14:paraId="20362143" w14:textId="77777777" w:rsidR="00B11855" w:rsidRPr="00621E63" w:rsidRDefault="00B11855" w:rsidP="006B1888">
            <w:pPr>
              <w:pStyle w:val="TableEntry"/>
            </w:pPr>
          </w:p>
        </w:tc>
        <w:tc>
          <w:tcPr>
            <w:tcW w:w="2834" w:type="dxa"/>
            <w:shd w:val="clear" w:color="auto" w:fill="auto"/>
          </w:tcPr>
          <w:p w14:paraId="57A6C860" w14:textId="77777777" w:rsidR="00B11855" w:rsidRPr="00621E63" w:rsidRDefault="003D003E" w:rsidP="006B1888">
            <w:pPr>
              <w:pStyle w:val="TableEntry"/>
            </w:pPr>
            <w:r w:rsidRPr="00621E63">
              <w:t>Discharge Date/Time</w:t>
            </w:r>
          </w:p>
        </w:tc>
      </w:tr>
      <w:tr w:rsidR="00C40FD5" w:rsidRPr="00621E63" w14:paraId="009636C8" w14:textId="77777777" w:rsidTr="006C0E8E">
        <w:trPr>
          <w:cantSplit/>
          <w:jc w:val="center"/>
        </w:trPr>
        <w:tc>
          <w:tcPr>
            <w:tcW w:w="784" w:type="dxa"/>
            <w:shd w:val="clear" w:color="auto" w:fill="auto"/>
          </w:tcPr>
          <w:p w14:paraId="2E61662F" w14:textId="77777777" w:rsidR="00B11855" w:rsidRPr="00621E63" w:rsidRDefault="003D003E" w:rsidP="006B1888">
            <w:pPr>
              <w:pStyle w:val="TableEntry"/>
            </w:pPr>
            <w:r w:rsidRPr="00621E63">
              <w:t>46</w:t>
            </w:r>
          </w:p>
        </w:tc>
        <w:tc>
          <w:tcPr>
            <w:tcW w:w="764" w:type="dxa"/>
            <w:shd w:val="clear" w:color="auto" w:fill="auto"/>
          </w:tcPr>
          <w:p w14:paraId="6999DE61" w14:textId="77777777" w:rsidR="00B11855" w:rsidRPr="00621E63" w:rsidRDefault="003D003E" w:rsidP="006B1888">
            <w:pPr>
              <w:pStyle w:val="TableEntry"/>
            </w:pPr>
            <w:r w:rsidRPr="00621E63">
              <w:t>12</w:t>
            </w:r>
          </w:p>
        </w:tc>
        <w:tc>
          <w:tcPr>
            <w:tcW w:w="760" w:type="dxa"/>
            <w:shd w:val="clear" w:color="auto" w:fill="auto"/>
          </w:tcPr>
          <w:p w14:paraId="4EF5301D" w14:textId="77777777" w:rsidR="00B11855" w:rsidRPr="00621E63" w:rsidRDefault="003D003E" w:rsidP="006B1888">
            <w:pPr>
              <w:pStyle w:val="TableEntry"/>
            </w:pPr>
            <w:r w:rsidRPr="00621E63">
              <w:t>NM</w:t>
            </w:r>
          </w:p>
        </w:tc>
        <w:tc>
          <w:tcPr>
            <w:tcW w:w="961" w:type="dxa"/>
            <w:shd w:val="clear" w:color="auto" w:fill="auto"/>
          </w:tcPr>
          <w:p w14:paraId="2F43B28F" w14:textId="77777777" w:rsidR="00B11855" w:rsidRPr="00621E63" w:rsidRDefault="003D003E" w:rsidP="006B1888">
            <w:pPr>
              <w:pStyle w:val="TableEntry"/>
            </w:pPr>
            <w:r w:rsidRPr="00621E63">
              <w:t>X</w:t>
            </w:r>
          </w:p>
        </w:tc>
        <w:tc>
          <w:tcPr>
            <w:tcW w:w="919" w:type="dxa"/>
            <w:shd w:val="clear" w:color="auto" w:fill="auto"/>
          </w:tcPr>
          <w:p w14:paraId="5325F29D" w14:textId="77777777" w:rsidR="00B11855" w:rsidRPr="00621E63" w:rsidRDefault="003D003E" w:rsidP="006B1888">
            <w:pPr>
              <w:pStyle w:val="TableEntry"/>
            </w:pPr>
            <w:r w:rsidRPr="00621E63">
              <w:t>[0..0]</w:t>
            </w:r>
          </w:p>
        </w:tc>
        <w:tc>
          <w:tcPr>
            <w:tcW w:w="1258" w:type="dxa"/>
            <w:shd w:val="clear" w:color="auto" w:fill="auto"/>
          </w:tcPr>
          <w:p w14:paraId="71D942A1" w14:textId="77777777" w:rsidR="00B11855" w:rsidRPr="00621E63" w:rsidRDefault="00B11855" w:rsidP="006B1888">
            <w:pPr>
              <w:pStyle w:val="TableEntry"/>
            </w:pPr>
          </w:p>
        </w:tc>
        <w:tc>
          <w:tcPr>
            <w:tcW w:w="2834" w:type="dxa"/>
            <w:shd w:val="clear" w:color="auto" w:fill="auto"/>
          </w:tcPr>
          <w:p w14:paraId="36DE1346" w14:textId="77777777" w:rsidR="00B11855" w:rsidRPr="00621E63" w:rsidRDefault="003D003E" w:rsidP="006B1888">
            <w:pPr>
              <w:pStyle w:val="TableEntry"/>
            </w:pPr>
            <w:r w:rsidRPr="00621E63">
              <w:t>Current Patient Balance</w:t>
            </w:r>
          </w:p>
        </w:tc>
      </w:tr>
      <w:tr w:rsidR="00C40FD5" w:rsidRPr="00621E63" w14:paraId="7DB8FBCD" w14:textId="77777777" w:rsidTr="006C0E8E">
        <w:trPr>
          <w:cantSplit/>
          <w:jc w:val="center"/>
        </w:trPr>
        <w:tc>
          <w:tcPr>
            <w:tcW w:w="784" w:type="dxa"/>
            <w:shd w:val="clear" w:color="auto" w:fill="auto"/>
          </w:tcPr>
          <w:p w14:paraId="1DC03BAC" w14:textId="77777777" w:rsidR="00B11855" w:rsidRPr="00621E63" w:rsidRDefault="003D003E" w:rsidP="006B1888">
            <w:pPr>
              <w:pStyle w:val="TableEntry"/>
            </w:pPr>
            <w:r w:rsidRPr="00621E63">
              <w:t>47</w:t>
            </w:r>
          </w:p>
        </w:tc>
        <w:tc>
          <w:tcPr>
            <w:tcW w:w="764" w:type="dxa"/>
            <w:shd w:val="clear" w:color="auto" w:fill="auto"/>
          </w:tcPr>
          <w:p w14:paraId="72BE04FB" w14:textId="77777777" w:rsidR="00B11855" w:rsidRPr="00621E63" w:rsidRDefault="003D003E" w:rsidP="006B1888">
            <w:pPr>
              <w:pStyle w:val="TableEntry"/>
            </w:pPr>
            <w:r w:rsidRPr="00621E63">
              <w:t>12</w:t>
            </w:r>
          </w:p>
        </w:tc>
        <w:tc>
          <w:tcPr>
            <w:tcW w:w="760" w:type="dxa"/>
            <w:shd w:val="clear" w:color="auto" w:fill="auto"/>
          </w:tcPr>
          <w:p w14:paraId="7ED2122B" w14:textId="77777777" w:rsidR="00B11855" w:rsidRPr="00621E63" w:rsidRDefault="003D003E" w:rsidP="006B1888">
            <w:pPr>
              <w:pStyle w:val="TableEntry"/>
            </w:pPr>
            <w:r w:rsidRPr="00621E63">
              <w:t>NM</w:t>
            </w:r>
          </w:p>
        </w:tc>
        <w:tc>
          <w:tcPr>
            <w:tcW w:w="961" w:type="dxa"/>
            <w:shd w:val="clear" w:color="auto" w:fill="auto"/>
          </w:tcPr>
          <w:p w14:paraId="5C100351" w14:textId="77777777" w:rsidR="00B11855" w:rsidRPr="00621E63" w:rsidRDefault="003D003E" w:rsidP="006B1888">
            <w:pPr>
              <w:pStyle w:val="TableEntry"/>
            </w:pPr>
            <w:r w:rsidRPr="00621E63">
              <w:t>X</w:t>
            </w:r>
          </w:p>
        </w:tc>
        <w:tc>
          <w:tcPr>
            <w:tcW w:w="919" w:type="dxa"/>
            <w:shd w:val="clear" w:color="auto" w:fill="auto"/>
          </w:tcPr>
          <w:p w14:paraId="6D5C1277" w14:textId="77777777" w:rsidR="00B11855" w:rsidRPr="00621E63" w:rsidRDefault="003D003E" w:rsidP="006B1888">
            <w:pPr>
              <w:pStyle w:val="TableEntry"/>
            </w:pPr>
            <w:r w:rsidRPr="00621E63">
              <w:t>[0..0]</w:t>
            </w:r>
          </w:p>
        </w:tc>
        <w:tc>
          <w:tcPr>
            <w:tcW w:w="1258" w:type="dxa"/>
            <w:shd w:val="clear" w:color="auto" w:fill="auto"/>
          </w:tcPr>
          <w:p w14:paraId="003D497C" w14:textId="77777777" w:rsidR="00B11855" w:rsidRPr="00621E63" w:rsidRDefault="00B11855" w:rsidP="006B1888">
            <w:pPr>
              <w:pStyle w:val="TableEntry"/>
            </w:pPr>
          </w:p>
        </w:tc>
        <w:tc>
          <w:tcPr>
            <w:tcW w:w="2834" w:type="dxa"/>
            <w:shd w:val="clear" w:color="auto" w:fill="auto"/>
          </w:tcPr>
          <w:p w14:paraId="4A38BD0A" w14:textId="77777777" w:rsidR="00B11855" w:rsidRPr="00621E63" w:rsidRDefault="003D003E" w:rsidP="006B1888">
            <w:pPr>
              <w:pStyle w:val="TableEntry"/>
            </w:pPr>
            <w:r w:rsidRPr="00621E63">
              <w:t>Total Charges</w:t>
            </w:r>
          </w:p>
        </w:tc>
      </w:tr>
      <w:tr w:rsidR="00C40FD5" w:rsidRPr="00621E63" w14:paraId="6B16F7E8" w14:textId="77777777" w:rsidTr="006C0E8E">
        <w:trPr>
          <w:cantSplit/>
          <w:jc w:val="center"/>
        </w:trPr>
        <w:tc>
          <w:tcPr>
            <w:tcW w:w="784" w:type="dxa"/>
            <w:shd w:val="clear" w:color="auto" w:fill="auto"/>
          </w:tcPr>
          <w:p w14:paraId="3CA0E787" w14:textId="77777777" w:rsidR="00B11855" w:rsidRPr="00621E63" w:rsidRDefault="003D003E" w:rsidP="006B1888">
            <w:pPr>
              <w:pStyle w:val="TableEntry"/>
            </w:pPr>
            <w:r w:rsidRPr="00621E63">
              <w:t>48</w:t>
            </w:r>
          </w:p>
        </w:tc>
        <w:tc>
          <w:tcPr>
            <w:tcW w:w="764" w:type="dxa"/>
            <w:shd w:val="clear" w:color="auto" w:fill="auto"/>
          </w:tcPr>
          <w:p w14:paraId="03DEE9DB" w14:textId="77777777" w:rsidR="00B11855" w:rsidRPr="00621E63" w:rsidRDefault="003D003E" w:rsidP="006B1888">
            <w:pPr>
              <w:pStyle w:val="TableEntry"/>
            </w:pPr>
            <w:r w:rsidRPr="00621E63">
              <w:t>12</w:t>
            </w:r>
          </w:p>
        </w:tc>
        <w:tc>
          <w:tcPr>
            <w:tcW w:w="760" w:type="dxa"/>
            <w:shd w:val="clear" w:color="auto" w:fill="auto"/>
          </w:tcPr>
          <w:p w14:paraId="19BE38CC" w14:textId="77777777" w:rsidR="00B11855" w:rsidRPr="00621E63" w:rsidRDefault="003D003E" w:rsidP="006B1888">
            <w:pPr>
              <w:pStyle w:val="TableEntry"/>
            </w:pPr>
            <w:r w:rsidRPr="00621E63">
              <w:t>NM</w:t>
            </w:r>
          </w:p>
        </w:tc>
        <w:tc>
          <w:tcPr>
            <w:tcW w:w="961" w:type="dxa"/>
            <w:shd w:val="clear" w:color="auto" w:fill="auto"/>
          </w:tcPr>
          <w:p w14:paraId="3195B377" w14:textId="77777777" w:rsidR="00B11855" w:rsidRPr="00621E63" w:rsidRDefault="003D003E" w:rsidP="006B1888">
            <w:pPr>
              <w:pStyle w:val="TableEntry"/>
            </w:pPr>
            <w:r w:rsidRPr="00621E63">
              <w:t>X</w:t>
            </w:r>
          </w:p>
        </w:tc>
        <w:tc>
          <w:tcPr>
            <w:tcW w:w="919" w:type="dxa"/>
            <w:shd w:val="clear" w:color="auto" w:fill="auto"/>
          </w:tcPr>
          <w:p w14:paraId="5712AF66" w14:textId="77777777" w:rsidR="00B11855" w:rsidRPr="00621E63" w:rsidRDefault="003D003E" w:rsidP="006B1888">
            <w:pPr>
              <w:pStyle w:val="TableEntry"/>
            </w:pPr>
            <w:r w:rsidRPr="00621E63">
              <w:t>[0..0]</w:t>
            </w:r>
          </w:p>
        </w:tc>
        <w:tc>
          <w:tcPr>
            <w:tcW w:w="1258" w:type="dxa"/>
            <w:shd w:val="clear" w:color="auto" w:fill="auto"/>
          </w:tcPr>
          <w:p w14:paraId="02DFCDBA" w14:textId="77777777" w:rsidR="00B11855" w:rsidRPr="00621E63" w:rsidRDefault="00B11855" w:rsidP="006B1888">
            <w:pPr>
              <w:pStyle w:val="TableEntry"/>
            </w:pPr>
          </w:p>
        </w:tc>
        <w:tc>
          <w:tcPr>
            <w:tcW w:w="2834" w:type="dxa"/>
            <w:shd w:val="clear" w:color="auto" w:fill="auto"/>
          </w:tcPr>
          <w:p w14:paraId="5EE3FABC" w14:textId="77777777" w:rsidR="00B11855" w:rsidRPr="00621E63" w:rsidRDefault="003D003E" w:rsidP="006B1888">
            <w:pPr>
              <w:pStyle w:val="TableEntry"/>
            </w:pPr>
            <w:r w:rsidRPr="00621E63">
              <w:t>Total Adjustments</w:t>
            </w:r>
          </w:p>
        </w:tc>
      </w:tr>
      <w:tr w:rsidR="00C40FD5" w:rsidRPr="00621E63" w14:paraId="7E5BA10E" w14:textId="77777777" w:rsidTr="006C0E8E">
        <w:trPr>
          <w:cantSplit/>
          <w:jc w:val="center"/>
        </w:trPr>
        <w:tc>
          <w:tcPr>
            <w:tcW w:w="784" w:type="dxa"/>
            <w:shd w:val="clear" w:color="auto" w:fill="auto"/>
          </w:tcPr>
          <w:p w14:paraId="6B31688E" w14:textId="77777777" w:rsidR="00B11855" w:rsidRPr="00621E63" w:rsidRDefault="003D003E" w:rsidP="006B1888">
            <w:pPr>
              <w:pStyle w:val="TableEntry"/>
            </w:pPr>
            <w:r w:rsidRPr="00621E63">
              <w:t>49</w:t>
            </w:r>
          </w:p>
        </w:tc>
        <w:tc>
          <w:tcPr>
            <w:tcW w:w="764" w:type="dxa"/>
            <w:shd w:val="clear" w:color="auto" w:fill="auto"/>
          </w:tcPr>
          <w:p w14:paraId="6184F15E" w14:textId="77777777" w:rsidR="00B11855" w:rsidRPr="00621E63" w:rsidRDefault="003D003E" w:rsidP="006B1888">
            <w:pPr>
              <w:pStyle w:val="TableEntry"/>
            </w:pPr>
            <w:r w:rsidRPr="00621E63">
              <w:t>12</w:t>
            </w:r>
          </w:p>
        </w:tc>
        <w:tc>
          <w:tcPr>
            <w:tcW w:w="760" w:type="dxa"/>
            <w:shd w:val="clear" w:color="auto" w:fill="auto"/>
          </w:tcPr>
          <w:p w14:paraId="442C7EA3" w14:textId="77777777" w:rsidR="00B11855" w:rsidRPr="00621E63" w:rsidRDefault="003D003E" w:rsidP="006B1888">
            <w:pPr>
              <w:pStyle w:val="TableEntry"/>
            </w:pPr>
            <w:r w:rsidRPr="00621E63">
              <w:t>NM</w:t>
            </w:r>
          </w:p>
        </w:tc>
        <w:tc>
          <w:tcPr>
            <w:tcW w:w="961" w:type="dxa"/>
            <w:shd w:val="clear" w:color="auto" w:fill="auto"/>
          </w:tcPr>
          <w:p w14:paraId="7A0304BC" w14:textId="77777777" w:rsidR="00B11855" w:rsidRPr="00621E63" w:rsidRDefault="003D003E" w:rsidP="006B1888">
            <w:pPr>
              <w:pStyle w:val="TableEntry"/>
            </w:pPr>
            <w:r w:rsidRPr="00621E63">
              <w:t>X</w:t>
            </w:r>
          </w:p>
        </w:tc>
        <w:tc>
          <w:tcPr>
            <w:tcW w:w="919" w:type="dxa"/>
            <w:shd w:val="clear" w:color="auto" w:fill="auto"/>
          </w:tcPr>
          <w:p w14:paraId="60D9921C" w14:textId="77777777" w:rsidR="00B11855" w:rsidRPr="00621E63" w:rsidRDefault="003D003E" w:rsidP="006B1888">
            <w:pPr>
              <w:pStyle w:val="TableEntry"/>
            </w:pPr>
            <w:r w:rsidRPr="00621E63">
              <w:t>[0..0]</w:t>
            </w:r>
          </w:p>
        </w:tc>
        <w:tc>
          <w:tcPr>
            <w:tcW w:w="1258" w:type="dxa"/>
            <w:shd w:val="clear" w:color="auto" w:fill="auto"/>
          </w:tcPr>
          <w:p w14:paraId="15C73915" w14:textId="77777777" w:rsidR="00B11855" w:rsidRPr="00621E63" w:rsidRDefault="00B11855" w:rsidP="006B1888">
            <w:pPr>
              <w:pStyle w:val="TableEntry"/>
            </w:pPr>
          </w:p>
        </w:tc>
        <w:tc>
          <w:tcPr>
            <w:tcW w:w="2834" w:type="dxa"/>
            <w:shd w:val="clear" w:color="auto" w:fill="auto"/>
          </w:tcPr>
          <w:p w14:paraId="16E5863D" w14:textId="77777777" w:rsidR="00B11855" w:rsidRPr="00621E63" w:rsidRDefault="003D003E" w:rsidP="006B1888">
            <w:pPr>
              <w:pStyle w:val="TableEntry"/>
            </w:pPr>
            <w:r w:rsidRPr="00621E63">
              <w:t>Total Payments</w:t>
            </w:r>
          </w:p>
        </w:tc>
      </w:tr>
      <w:tr w:rsidR="00C40FD5" w:rsidRPr="00621E63" w14:paraId="25D6E1F1" w14:textId="77777777" w:rsidTr="006C0E8E">
        <w:trPr>
          <w:cantSplit/>
          <w:jc w:val="center"/>
        </w:trPr>
        <w:tc>
          <w:tcPr>
            <w:tcW w:w="784" w:type="dxa"/>
            <w:shd w:val="clear" w:color="auto" w:fill="auto"/>
          </w:tcPr>
          <w:p w14:paraId="1C3EA08E" w14:textId="77777777" w:rsidR="00B11855" w:rsidRPr="00621E63" w:rsidRDefault="003D003E" w:rsidP="006B1888">
            <w:pPr>
              <w:pStyle w:val="TableEntry"/>
            </w:pPr>
            <w:r w:rsidRPr="00621E63">
              <w:t>50</w:t>
            </w:r>
          </w:p>
        </w:tc>
        <w:tc>
          <w:tcPr>
            <w:tcW w:w="764" w:type="dxa"/>
            <w:shd w:val="clear" w:color="auto" w:fill="auto"/>
          </w:tcPr>
          <w:p w14:paraId="29A234D7" w14:textId="77777777" w:rsidR="00B11855" w:rsidRPr="00621E63" w:rsidRDefault="003D003E" w:rsidP="006B1888">
            <w:pPr>
              <w:pStyle w:val="TableEntry"/>
            </w:pPr>
            <w:r w:rsidRPr="00621E63">
              <w:t>250</w:t>
            </w:r>
          </w:p>
        </w:tc>
        <w:tc>
          <w:tcPr>
            <w:tcW w:w="760" w:type="dxa"/>
            <w:shd w:val="clear" w:color="auto" w:fill="auto"/>
          </w:tcPr>
          <w:p w14:paraId="4ED1D9FF" w14:textId="77777777" w:rsidR="00B11855" w:rsidRPr="00621E63" w:rsidRDefault="003D003E" w:rsidP="006B1888">
            <w:pPr>
              <w:pStyle w:val="TableEntry"/>
            </w:pPr>
            <w:r w:rsidRPr="00621E63">
              <w:t>CX</w:t>
            </w:r>
          </w:p>
        </w:tc>
        <w:tc>
          <w:tcPr>
            <w:tcW w:w="961" w:type="dxa"/>
            <w:shd w:val="clear" w:color="auto" w:fill="auto"/>
          </w:tcPr>
          <w:p w14:paraId="63A4E6D3" w14:textId="77777777" w:rsidR="00B11855" w:rsidRPr="00621E63" w:rsidRDefault="003D003E" w:rsidP="006B1888">
            <w:pPr>
              <w:pStyle w:val="TableEntry"/>
            </w:pPr>
            <w:r w:rsidRPr="00621E63">
              <w:t>X</w:t>
            </w:r>
          </w:p>
        </w:tc>
        <w:tc>
          <w:tcPr>
            <w:tcW w:w="919" w:type="dxa"/>
            <w:shd w:val="clear" w:color="auto" w:fill="auto"/>
          </w:tcPr>
          <w:p w14:paraId="483808AA" w14:textId="77777777" w:rsidR="00B11855" w:rsidRPr="00621E63" w:rsidRDefault="003D003E" w:rsidP="006B1888">
            <w:pPr>
              <w:pStyle w:val="TableEntry"/>
            </w:pPr>
            <w:r w:rsidRPr="00621E63">
              <w:t>[0..</w:t>
            </w:r>
            <w:r w:rsidR="00E86B15" w:rsidRPr="00621E63">
              <w:t>0</w:t>
            </w:r>
            <w:r w:rsidRPr="00621E63">
              <w:t>]</w:t>
            </w:r>
          </w:p>
        </w:tc>
        <w:tc>
          <w:tcPr>
            <w:tcW w:w="1258" w:type="dxa"/>
            <w:shd w:val="clear" w:color="auto" w:fill="auto"/>
          </w:tcPr>
          <w:p w14:paraId="28B13DB2" w14:textId="77777777" w:rsidR="00B11855" w:rsidRPr="00621E63" w:rsidRDefault="008E1C27" w:rsidP="006B1888">
            <w:pPr>
              <w:pStyle w:val="TableEntry"/>
            </w:pPr>
            <w:hyperlink r:id="rId61" w:history="1">
              <w:r w:rsidR="003D003E" w:rsidRPr="00621E63">
                <w:t>0203</w:t>
              </w:r>
            </w:hyperlink>
          </w:p>
        </w:tc>
        <w:tc>
          <w:tcPr>
            <w:tcW w:w="2834" w:type="dxa"/>
            <w:shd w:val="clear" w:color="auto" w:fill="auto"/>
          </w:tcPr>
          <w:p w14:paraId="3298AAA2" w14:textId="77777777" w:rsidR="00B11855" w:rsidRPr="00621E63" w:rsidRDefault="003D003E" w:rsidP="006B1888">
            <w:pPr>
              <w:pStyle w:val="TableEntry"/>
            </w:pPr>
            <w:r w:rsidRPr="00621E63">
              <w:t>Alternate Visit ID</w:t>
            </w:r>
          </w:p>
        </w:tc>
      </w:tr>
      <w:tr w:rsidR="00C40FD5" w:rsidRPr="00621E63" w14:paraId="53311C98" w14:textId="77777777" w:rsidTr="006C0E8E">
        <w:trPr>
          <w:cantSplit/>
          <w:jc w:val="center"/>
        </w:trPr>
        <w:tc>
          <w:tcPr>
            <w:tcW w:w="784" w:type="dxa"/>
            <w:shd w:val="clear" w:color="auto" w:fill="auto"/>
          </w:tcPr>
          <w:p w14:paraId="3FA6B344" w14:textId="77777777" w:rsidR="00B11855" w:rsidRPr="00621E63" w:rsidRDefault="003D003E" w:rsidP="006B1888">
            <w:pPr>
              <w:pStyle w:val="TableEntry"/>
            </w:pPr>
            <w:r w:rsidRPr="00621E63">
              <w:t>51</w:t>
            </w:r>
          </w:p>
        </w:tc>
        <w:tc>
          <w:tcPr>
            <w:tcW w:w="764" w:type="dxa"/>
            <w:shd w:val="clear" w:color="auto" w:fill="auto"/>
          </w:tcPr>
          <w:p w14:paraId="793813F0" w14:textId="77777777" w:rsidR="00B11855" w:rsidRPr="00621E63" w:rsidRDefault="003D003E" w:rsidP="006B1888">
            <w:pPr>
              <w:pStyle w:val="TableEntry"/>
            </w:pPr>
            <w:r w:rsidRPr="00621E63">
              <w:t>1</w:t>
            </w:r>
          </w:p>
        </w:tc>
        <w:tc>
          <w:tcPr>
            <w:tcW w:w="760" w:type="dxa"/>
            <w:shd w:val="clear" w:color="auto" w:fill="auto"/>
          </w:tcPr>
          <w:p w14:paraId="7761CF07" w14:textId="77777777" w:rsidR="00B11855" w:rsidRPr="00621E63" w:rsidRDefault="003D003E" w:rsidP="006B1888">
            <w:pPr>
              <w:pStyle w:val="TableEntry"/>
            </w:pPr>
            <w:r w:rsidRPr="00621E63">
              <w:t>IS</w:t>
            </w:r>
          </w:p>
        </w:tc>
        <w:tc>
          <w:tcPr>
            <w:tcW w:w="961" w:type="dxa"/>
            <w:shd w:val="clear" w:color="auto" w:fill="auto"/>
          </w:tcPr>
          <w:p w14:paraId="7E502EA8" w14:textId="77777777" w:rsidR="00B11855" w:rsidRPr="00621E63" w:rsidRDefault="003D003E" w:rsidP="006B1888">
            <w:pPr>
              <w:pStyle w:val="TableEntry"/>
            </w:pPr>
            <w:r w:rsidRPr="00621E63">
              <w:t>RE</w:t>
            </w:r>
          </w:p>
        </w:tc>
        <w:tc>
          <w:tcPr>
            <w:tcW w:w="919" w:type="dxa"/>
            <w:shd w:val="clear" w:color="auto" w:fill="auto"/>
          </w:tcPr>
          <w:p w14:paraId="651AF19E" w14:textId="77777777" w:rsidR="00B11855" w:rsidRPr="00621E63" w:rsidRDefault="003D003E" w:rsidP="006B1888">
            <w:pPr>
              <w:pStyle w:val="TableEntry"/>
            </w:pPr>
            <w:r w:rsidRPr="00621E63">
              <w:t>[0..1]</w:t>
            </w:r>
          </w:p>
        </w:tc>
        <w:tc>
          <w:tcPr>
            <w:tcW w:w="1258" w:type="dxa"/>
            <w:shd w:val="clear" w:color="auto" w:fill="auto"/>
          </w:tcPr>
          <w:p w14:paraId="55B42DB6" w14:textId="77777777" w:rsidR="00B11855" w:rsidRPr="00621E63" w:rsidRDefault="003D003E" w:rsidP="006B1888">
            <w:pPr>
              <w:pStyle w:val="TableEntry"/>
            </w:pPr>
            <w:r w:rsidRPr="00621E63">
              <w:t>0326</w:t>
            </w:r>
          </w:p>
        </w:tc>
        <w:tc>
          <w:tcPr>
            <w:tcW w:w="2834" w:type="dxa"/>
            <w:shd w:val="clear" w:color="auto" w:fill="auto"/>
          </w:tcPr>
          <w:p w14:paraId="7C4A8DDC" w14:textId="77777777" w:rsidR="00B11855" w:rsidRPr="00621E63" w:rsidRDefault="003D003E" w:rsidP="006B1888">
            <w:pPr>
              <w:pStyle w:val="TableEntry"/>
            </w:pPr>
            <w:r w:rsidRPr="00621E63">
              <w:t>Visit Indicator</w:t>
            </w:r>
          </w:p>
        </w:tc>
      </w:tr>
    </w:tbl>
    <w:p w14:paraId="1E22CDCF" w14:textId="77777777" w:rsidR="00B11855" w:rsidRPr="00621E63" w:rsidRDefault="00B11855" w:rsidP="0005027F">
      <w:pPr>
        <w:pStyle w:val="BodyText"/>
      </w:pPr>
    </w:p>
    <w:p w14:paraId="383E48D4" w14:textId="77777777" w:rsidR="00B11855" w:rsidRPr="00621E63" w:rsidRDefault="003D003E" w:rsidP="00CF5627">
      <w:pPr>
        <w:pStyle w:val="HL7Field"/>
        <w:keepNext w:val="0"/>
      </w:pPr>
      <w:r w:rsidRPr="00621E63">
        <w:t xml:space="preserve">PV1-2   Patient Class </w:t>
      </w:r>
    </w:p>
    <w:p w14:paraId="756716EB" w14:textId="351D68A3" w:rsidR="000166DD" w:rsidRPr="00621E63" w:rsidRDefault="003D003E" w:rsidP="00CF5627">
      <w:pPr>
        <w:pStyle w:val="HL7FieldIndent2"/>
        <w:rPr>
          <w:noProof w:val="0"/>
        </w:rPr>
      </w:pPr>
      <w:r w:rsidRPr="00621E63">
        <w:rPr>
          <w:noProof w:val="0"/>
        </w:rPr>
        <w:t>Definition: This field is used by systems to categorize patients by site. It does not have a consistent industry-wide definition. It is subject to site</w:t>
      </w:r>
      <w:r w:rsidR="00F76540" w:rsidRPr="00621E63">
        <w:rPr>
          <w:rFonts w:eastAsia="MS Mincho"/>
          <w:noProof w:val="0"/>
        </w:rPr>
        <w:t>-</w:t>
      </w:r>
      <w:r w:rsidRPr="00621E63">
        <w:rPr>
          <w:noProof w:val="0"/>
        </w:rPr>
        <w:t xml:space="preserve">specific variations. Refer to </w:t>
      </w:r>
      <w:r w:rsidR="00576EDB" w:rsidRPr="00621E63">
        <w:rPr>
          <w:noProof w:val="0"/>
        </w:rPr>
        <w:t>T</w:t>
      </w:r>
      <w:r w:rsidRPr="00621E63">
        <w:rPr>
          <w:noProof w:val="0"/>
        </w:rPr>
        <w:t xml:space="preserve">able B.6-2 </w:t>
      </w:r>
      <w:r w:rsidR="006D613E" w:rsidRPr="00621E63">
        <w:rPr>
          <w:noProof w:val="0"/>
        </w:rPr>
        <w:t>HL7</w:t>
      </w:r>
      <w:r w:rsidR="00995105" w:rsidRPr="00621E63">
        <w:rPr>
          <w:noProof w:val="0"/>
        </w:rPr>
        <w:t xml:space="preserve"> </w:t>
      </w:r>
      <w:r w:rsidRPr="00621E63">
        <w:rPr>
          <w:noProof w:val="0"/>
        </w:rPr>
        <w:t>User-defined Table 0004 - Patient Class for IHE PCD suggested values.</w:t>
      </w:r>
    </w:p>
    <w:p w14:paraId="0EE72AA3" w14:textId="4C72E6EA" w:rsidR="00B11855" w:rsidRPr="00621E63" w:rsidRDefault="003D003E" w:rsidP="00CF5627">
      <w:pPr>
        <w:pStyle w:val="TableTitle"/>
      </w:pPr>
      <w:r w:rsidRPr="00621E63">
        <w:t xml:space="preserve">Table B.6-2: </w:t>
      </w:r>
      <w:r w:rsidR="006D613E" w:rsidRPr="00621E63">
        <w:t>HL7</w:t>
      </w:r>
      <w:r w:rsidR="00995105" w:rsidRPr="00621E63">
        <w:t xml:space="preserve"> </w:t>
      </w:r>
      <w:r w:rsidRPr="00621E63">
        <w:t>User-defined Table 0004 - Patient Class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4"/>
        <w:gridCol w:w="1615"/>
        <w:gridCol w:w="1283"/>
      </w:tblGrid>
      <w:tr w:rsidR="00C40FD5" w:rsidRPr="00621E63" w14:paraId="5116AD0A" w14:textId="77777777" w:rsidTr="00EB7483">
        <w:trPr>
          <w:cantSplit/>
          <w:tblHeader/>
          <w:jc w:val="center"/>
        </w:trPr>
        <w:tc>
          <w:tcPr>
            <w:tcW w:w="0" w:type="auto"/>
            <w:shd w:val="clear" w:color="auto" w:fill="D9D9D9"/>
          </w:tcPr>
          <w:p w14:paraId="555B6D08" w14:textId="77777777" w:rsidR="00B11855" w:rsidRPr="00621E63" w:rsidRDefault="003D003E" w:rsidP="006B1888">
            <w:pPr>
              <w:pStyle w:val="TableEntryHeader"/>
            </w:pPr>
            <w:r w:rsidRPr="00621E63">
              <w:t>Value</w:t>
            </w:r>
          </w:p>
        </w:tc>
        <w:tc>
          <w:tcPr>
            <w:tcW w:w="0" w:type="auto"/>
            <w:shd w:val="clear" w:color="auto" w:fill="D9D9D9"/>
          </w:tcPr>
          <w:p w14:paraId="2F72A021" w14:textId="77777777" w:rsidR="00B11855" w:rsidRPr="00621E63" w:rsidRDefault="003D003E" w:rsidP="006B1888">
            <w:pPr>
              <w:pStyle w:val="TableEntryHeader"/>
            </w:pPr>
            <w:r w:rsidRPr="00621E63">
              <w:t>Description</w:t>
            </w:r>
          </w:p>
        </w:tc>
        <w:tc>
          <w:tcPr>
            <w:tcW w:w="0" w:type="auto"/>
            <w:shd w:val="clear" w:color="auto" w:fill="D9D9D9"/>
          </w:tcPr>
          <w:p w14:paraId="5B75CBC2" w14:textId="77777777" w:rsidR="00B11855" w:rsidRPr="00621E63" w:rsidRDefault="003D003E" w:rsidP="006B1888">
            <w:pPr>
              <w:pStyle w:val="TableEntryHeader"/>
            </w:pPr>
            <w:r w:rsidRPr="00621E63">
              <w:t>Comment</w:t>
            </w:r>
          </w:p>
        </w:tc>
      </w:tr>
      <w:tr w:rsidR="00B11855" w:rsidRPr="00621E63" w14:paraId="35D71C51" w14:textId="77777777" w:rsidTr="006C0E8E">
        <w:trPr>
          <w:cantSplit/>
          <w:jc w:val="center"/>
        </w:trPr>
        <w:tc>
          <w:tcPr>
            <w:tcW w:w="0" w:type="auto"/>
            <w:shd w:val="clear" w:color="auto" w:fill="auto"/>
          </w:tcPr>
          <w:p w14:paraId="6DF9311F" w14:textId="77777777" w:rsidR="00B11855" w:rsidRPr="00621E63" w:rsidRDefault="003D003E" w:rsidP="006B1888">
            <w:pPr>
              <w:pStyle w:val="TableEntry"/>
            </w:pPr>
            <w:r w:rsidRPr="00621E63">
              <w:t>E</w:t>
            </w:r>
          </w:p>
        </w:tc>
        <w:tc>
          <w:tcPr>
            <w:tcW w:w="0" w:type="auto"/>
            <w:shd w:val="clear" w:color="auto" w:fill="auto"/>
          </w:tcPr>
          <w:p w14:paraId="0BDE5FF6" w14:textId="77777777" w:rsidR="00B11855" w:rsidRPr="00621E63" w:rsidRDefault="003D003E" w:rsidP="006B1888">
            <w:pPr>
              <w:pStyle w:val="TableEntry"/>
            </w:pPr>
            <w:r w:rsidRPr="00621E63">
              <w:t>Emergency</w:t>
            </w:r>
          </w:p>
        </w:tc>
        <w:tc>
          <w:tcPr>
            <w:tcW w:w="0" w:type="auto"/>
            <w:shd w:val="clear" w:color="auto" w:fill="auto"/>
          </w:tcPr>
          <w:p w14:paraId="6D1410D8" w14:textId="77777777" w:rsidR="00B11855" w:rsidRPr="00621E63" w:rsidRDefault="00B11855" w:rsidP="006B1888">
            <w:pPr>
              <w:pStyle w:val="TableEntry"/>
            </w:pPr>
          </w:p>
        </w:tc>
      </w:tr>
      <w:tr w:rsidR="00B11855" w:rsidRPr="00621E63" w14:paraId="22F32020" w14:textId="77777777" w:rsidTr="006C0E8E">
        <w:trPr>
          <w:cantSplit/>
          <w:jc w:val="center"/>
        </w:trPr>
        <w:tc>
          <w:tcPr>
            <w:tcW w:w="0" w:type="auto"/>
            <w:shd w:val="clear" w:color="auto" w:fill="auto"/>
          </w:tcPr>
          <w:p w14:paraId="18660DFE" w14:textId="77777777" w:rsidR="00B11855" w:rsidRPr="00621E63" w:rsidRDefault="003D003E" w:rsidP="006B1888">
            <w:pPr>
              <w:pStyle w:val="TableEntry"/>
            </w:pPr>
            <w:r w:rsidRPr="00621E63">
              <w:t>I</w:t>
            </w:r>
          </w:p>
        </w:tc>
        <w:tc>
          <w:tcPr>
            <w:tcW w:w="0" w:type="auto"/>
            <w:shd w:val="clear" w:color="auto" w:fill="auto"/>
          </w:tcPr>
          <w:p w14:paraId="1E339674" w14:textId="77777777" w:rsidR="00B11855" w:rsidRPr="00621E63" w:rsidRDefault="003D003E" w:rsidP="006B1888">
            <w:pPr>
              <w:pStyle w:val="TableEntry"/>
            </w:pPr>
            <w:r w:rsidRPr="00621E63">
              <w:t>Inpatient</w:t>
            </w:r>
          </w:p>
        </w:tc>
        <w:tc>
          <w:tcPr>
            <w:tcW w:w="0" w:type="auto"/>
            <w:shd w:val="clear" w:color="auto" w:fill="auto"/>
          </w:tcPr>
          <w:p w14:paraId="3C1F9710" w14:textId="77777777" w:rsidR="00B11855" w:rsidRPr="00621E63" w:rsidRDefault="00B11855" w:rsidP="006B1888">
            <w:pPr>
              <w:pStyle w:val="TableEntry"/>
            </w:pPr>
          </w:p>
        </w:tc>
      </w:tr>
      <w:tr w:rsidR="00B11855" w:rsidRPr="00621E63" w14:paraId="2CC3ABFA" w14:textId="77777777" w:rsidTr="006C0E8E">
        <w:trPr>
          <w:cantSplit/>
          <w:jc w:val="center"/>
        </w:trPr>
        <w:tc>
          <w:tcPr>
            <w:tcW w:w="0" w:type="auto"/>
            <w:shd w:val="clear" w:color="auto" w:fill="auto"/>
          </w:tcPr>
          <w:p w14:paraId="642420E6" w14:textId="77777777" w:rsidR="00B11855" w:rsidRPr="00621E63" w:rsidRDefault="003D003E" w:rsidP="006B1888">
            <w:pPr>
              <w:pStyle w:val="TableEntry"/>
            </w:pPr>
            <w:r w:rsidRPr="00621E63">
              <w:t>O</w:t>
            </w:r>
          </w:p>
        </w:tc>
        <w:tc>
          <w:tcPr>
            <w:tcW w:w="0" w:type="auto"/>
            <w:shd w:val="clear" w:color="auto" w:fill="auto"/>
          </w:tcPr>
          <w:p w14:paraId="590EF703" w14:textId="77777777" w:rsidR="00B11855" w:rsidRPr="00621E63" w:rsidRDefault="003D003E" w:rsidP="006B1888">
            <w:pPr>
              <w:pStyle w:val="TableEntry"/>
            </w:pPr>
            <w:r w:rsidRPr="00621E63">
              <w:t>Outpatient</w:t>
            </w:r>
          </w:p>
        </w:tc>
        <w:tc>
          <w:tcPr>
            <w:tcW w:w="0" w:type="auto"/>
            <w:shd w:val="clear" w:color="auto" w:fill="auto"/>
          </w:tcPr>
          <w:p w14:paraId="2E2717AA" w14:textId="77777777" w:rsidR="00B11855" w:rsidRPr="00621E63" w:rsidRDefault="00B11855" w:rsidP="006B1888">
            <w:pPr>
              <w:pStyle w:val="TableEntry"/>
            </w:pPr>
          </w:p>
        </w:tc>
      </w:tr>
      <w:tr w:rsidR="00B11855" w:rsidRPr="00621E63" w14:paraId="76F7F6B1" w14:textId="77777777" w:rsidTr="006C0E8E">
        <w:trPr>
          <w:cantSplit/>
          <w:jc w:val="center"/>
        </w:trPr>
        <w:tc>
          <w:tcPr>
            <w:tcW w:w="0" w:type="auto"/>
            <w:shd w:val="clear" w:color="auto" w:fill="auto"/>
          </w:tcPr>
          <w:p w14:paraId="69A959C7" w14:textId="77777777" w:rsidR="00B11855" w:rsidRPr="00621E63" w:rsidRDefault="003D003E" w:rsidP="006B1888">
            <w:pPr>
              <w:pStyle w:val="TableEntry"/>
            </w:pPr>
            <w:r w:rsidRPr="00621E63">
              <w:t>P</w:t>
            </w:r>
          </w:p>
        </w:tc>
        <w:tc>
          <w:tcPr>
            <w:tcW w:w="0" w:type="auto"/>
            <w:shd w:val="clear" w:color="auto" w:fill="auto"/>
          </w:tcPr>
          <w:p w14:paraId="20E61DD5" w14:textId="77777777" w:rsidR="00B11855" w:rsidRPr="00621E63" w:rsidRDefault="003D003E" w:rsidP="006B1888">
            <w:pPr>
              <w:pStyle w:val="TableEntry"/>
            </w:pPr>
            <w:r w:rsidRPr="00621E63">
              <w:t>Preadmit</w:t>
            </w:r>
          </w:p>
        </w:tc>
        <w:tc>
          <w:tcPr>
            <w:tcW w:w="0" w:type="auto"/>
            <w:shd w:val="clear" w:color="auto" w:fill="auto"/>
          </w:tcPr>
          <w:p w14:paraId="3713357E" w14:textId="77777777" w:rsidR="00B11855" w:rsidRPr="00621E63" w:rsidRDefault="00B11855" w:rsidP="006B1888">
            <w:pPr>
              <w:pStyle w:val="TableEntry"/>
            </w:pPr>
          </w:p>
        </w:tc>
      </w:tr>
      <w:tr w:rsidR="00B11855" w:rsidRPr="00621E63" w14:paraId="0430A99E" w14:textId="77777777" w:rsidTr="006C0E8E">
        <w:trPr>
          <w:cantSplit/>
          <w:jc w:val="center"/>
        </w:trPr>
        <w:tc>
          <w:tcPr>
            <w:tcW w:w="0" w:type="auto"/>
            <w:shd w:val="clear" w:color="auto" w:fill="auto"/>
          </w:tcPr>
          <w:p w14:paraId="21BFCEED" w14:textId="77777777" w:rsidR="00B11855" w:rsidRPr="00621E63" w:rsidRDefault="003D003E" w:rsidP="006B1888">
            <w:pPr>
              <w:pStyle w:val="TableEntry"/>
            </w:pPr>
            <w:r w:rsidRPr="00621E63">
              <w:t>R</w:t>
            </w:r>
          </w:p>
        </w:tc>
        <w:tc>
          <w:tcPr>
            <w:tcW w:w="0" w:type="auto"/>
            <w:shd w:val="clear" w:color="auto" w:fill="auto"/>
          </w:tcPr>
          <w:p w14:paraId="56721FDB" w14:textId="77777777" w:rsidR="00B11855" w:rsidRPr="00621E63" w:rsidRDefault="003D003E" w:rsidP="006B1888">
            <w:pPr>
              <w:pStyle w:val="TableEntry"/>
            </w:pPr>
            <w:r w:rsidRPr="00621E63">
              <w:t>Recurring patient</w:t>
            </w:r>
          </w:p>
        </w:tc>
        <w:tc>
          <w:tcPr>
            <w:tcW w:w="0" w:type="auto"/>
            <w:shd w:val="clear" w:color="auto" w:fill="auto"/>
          </w:tcPr>
          <w:p w14:paraId="733CF284" w14:textId="77777777" w:rsidR="00B11855" w:rsidRPr="00621E63" w:rsidRDefault="00B11855" w:rsidP="006B1888">
            <w:pPr>
              <w:pStyle w:val="TableEntry"/>
            </w:pPr>
          </w:p>
        </w:tc>
      </w:tr>
      <w:tr w:rsidR="00B11855" w:rsidRPr="00621E63" w14:paraId="4C70417E" w14:textId="77777777" w:rsidTr="006C0E8E">
        <w:trPr>
          <w:cantSplit/>
          <w:jc w:val="center"/>
        </w:trPr>
        <w:tc>
          <w:tcPr>
            <w:tcW w:w="0" w:type="auto"/>
            <w:shd w:val="clear" w:color="auto" w:fill="auto"/>
          </w:tcPr>
          <w:p w14:paraId="59E7C905" w14:textId="77777777" w:rsidR="00B11855" w:rsidRPr="00621E63" w:rsidRDefault="003D003E" w:rsidP="006B1888">
            <w:pPr>
              <w:pStyle w:val="TableEntry"/>
            </w:pPr>
            <w:r w:rsidRPr="00621E63">
              <w:t>B</w:t>
            </w:r>
          </w:p>
        </w:tc>
        <w:tc>
          <w:tcPr>
            <w:tcW w:w="0" w:type="auto"/>
            <w:shd w:val="clear" w:color="auto" w:fill="auto"/>
          </w:tcPr>
          <w:p w14:paraId="2C17AE9E" w14:textId="77777777" w:rsidR="00B11855" w:rsidRPr="00621E63" w:rsidRDefault="003D003E" w:rsidP="006B1888">
            <w:pPr>
              <w:pStyle w:val="TableEntry"/>
            </w:pPr>
            <w:r w:rsidRPr="00621E63">
              <w:t>Obstetrics</w:t>
            </w:r>
          </w:p>
        </w:tc>
        <w:tc>
          <w:tcPr>
            <w:tcW w:w="0" w:type="auto"/>
            <w:shd w:val="clear" w:color="auto" w:fill="auto"/>
          </w:tcPr>
          <w:p w14:paraId="2392A929" w14:textId="77777777" w:rsidR="00B11855" w:rsidRPr="00621E63" w:rsidRDefault="00B11855" w:rsidP="006B1888">
            <w:pPr>
              <w:pStyle w:val="TableEntry"/>
            </w:pPr>
          </w:p>
        </w:tc>
      </w:tr>
      <w:tr w:rsidR="00B11855" w:rsidRPr="00621E63" w14:paraId="6095E78D" w14:textId="77777777" w:rsidTr="006C0E8E">
        <w:trPr>
          <w:cantSplit/>
          <w:jc w:val="center"/>
        </w:trPr>
        <w:tc>
          <w:tcPr>
            <w:tcW w:w="0" w:type="auto"/>
            <w:shd w:val="clear" w:color="auto" w:fill="auto"/>
          </w:tcPr>
          <w:p w14:paraId="098D5013" w14:textId="77777777" w:rsidR="00B11855" w:rsidRPr="00621E63" w:rsidRDefault="003D003E" w:rsidP="006B1888">
            <w:pPr>
              <w:pStyle w:val="TableEntry"/>
            </w:pPr>
            <w:r w:rsidRPr="00621E63">
              <w:t>U</w:t>
            </w:r>
          </w:p>
        </w:tc>
        <w:tc>
          <w:tcPr>
            <w:tcW w:w="0" w:type="auto"/>
            <w:shd w:val="clear" w:color="auto" w:fill="auto"/>
          </w:tcPr>
          <w:p w14:paraId="0D459F74" w14:textId="77777777" w:rsidR="00B11855" w:rsidRPr="00621E63" w:rsidRDefault="003D003E" w:rsidP="006B1888">
            <w:pPr>
              <w:pStyle w:val="TableEntry"/>
            </w:pPr>
            <w:r w:rsidRPr="00621E63">
              <w:t>Unknown</w:t>
            </w:r>
          </w:p>
        </w:tc>
        <w:tc>
          <w:tcPr>
            <w:tcW w:w="0" w:type="auto"/>
            <w:shd w:val="clear" w:color="auto" w:fill="auto"/>
          </w:tcPr>
          <w:p w14:paraId="4302E19C" w14:textId="77777777" w:rsidR="00B11855" w:rsidRPr="00621E63" w:rsidRDefault="00B11855" w:rsidP="006B1888">
            <w:pPr>
              <w:pStyle w:val="TableEntry"/>
            </w:pPr>
          </w:p>
        </w:tc>
      </w:tr>
    </w:tbl>
    <w:p w14:paraId="71E0E9CE" w14:textId="77777777" w:rsidR="00B11855" w:rsidRPr="00621E63" w:rsidRDefault="00B11855" w:rsidP="007936DE">
      <w:pPr>
        <w:pStyle w:val="BodyText"/>
      </w:pPr>
    </w:p>
    <w:p w14:paraId="5C767F04" w14:textId="77777777" w:rsidR="00B11855" w:rsidRPr="00621E63" w:rsidRDefault="003D003E" w:rsidP="001422D4">
      <w:pPr>
        <w:pStyle w:val="HL7Field"/>
      </w:pPr>
      <w:r w:rsidRPr="00621E63">
        <w:t>PV1-3   Assigned Location</w:t>
      </w:r>
    </w:p>
    <w:p w14:paraId="48F3ADF8" w14:textId="77777777" w:rsidR="00B11855" w:rsidRPr="00621E63" w:rsidRDefault="003D003E" w:rsidP="00DF61EC">
      <w:pPr>
        <w:pStyle w:val="HL7FieldIndent2"/>
        <w:rPr>
          <w:noProof w:val="0"/>
        </w:rPr>
      </w:pPr>
      <w:r w:rsidRPr="00621E63">
        <w:rPr>
          <w:noProof w:val="0"/>
        </w:rPr>
        <w:t>IHE PCD definition: This field contains the patient’s initial assigned location or the location to which the patient is being moved</w:t>
      </w:r>
      <w:r w:rsidR="002F3FF7" w:rsidRPr="00621E63">
        <w:rPr>
          <w:noProof w:val="0"/>
        </w:rPr>
        <w:t>, if known</w:t>
      </w:r>
      <w:r w:rsidRPr="00621E63">
        <w:rPr>
          <w:noProof w:val="0"/>
        </w:rPr>
        <w:t xml:space="preserve">. The first component may be the </w:t>
      </w:r>
      <w:r w:rsidRPr="00621E63">
        <w:rPr>
          <w:noProof w:val="0"/>
        </w:rPr>
        <w:lastRenderedPageBreak/>
        <w:t>nursing station for inpatient locations, or clinic or department, for locations other than inpatient.</w:t>
      </w:r>
    </w:p>
    <w:p w14:paraId="4765E40D" w14:textId="77777777" w:rsidR="00B11855" w:rsidRPr="00621E63" w:rsidRDefault="003D003E" w:rsidP="00DF61EC">
      <w:pPr>
        <w:pStyle w:val="HL7FieldIndent2"/>
        <w:rPr>
          <w:noProof w:val="0"/>
        </w:rPr>
      </w:pPr>
      <w:r w:rsidRPr="00621E63">
        <w:rPr>
          <w:noProof w:val="0"/>
        </w:rPr>
        <w:t>For IHE PCD usage</w:t>
      </w:r>
      <w:r w:rsidR="00B37DF5" w:rsidRPr="00621E63">
        <w:rPr>
          <w:noProof w:val="0"/>
        </w:rPr>
        <w:t>,</w:t>
      </w:r>
      <w:r w:rsidRPr="00621E63">
        <w:rPr>
          <w:noProof w:val="0"/>
        </w:rPr>
        <w:t xml:space="preserve"> see Appendix </w:t>
      </w:r>
      <w:r w:rsidR="00E86B15" w:rsidRPr="00621E63">
        <w:rPr>
          <w:noProof w:val="0"/>
        </w:rPr>
        <w:t xml:space="preserve">C.7 </w:t>
      </w:r>
      <w:r w:rsidRPr="00621E63">
        <w:rPr>
          <w:noProof w:val="0"/>
        </w:rPr>
        <w:t>PL Data Type.</w:t>
      </w:r>
    </w:p>
    <w:p w14:paraId="2AEAA236" w14:textId="77777777" w:rsidR="00B11855" w:rsidRPr="00621E63" w:rsidRDefault="003D003E" w:rsidP="001422D4">
      <w:pPr>
        <w:pStyle w:val="HL7Field"/>
      </w:pPr>
      <w:r w:rsidRPr="00621E63">
        <w:t>PV1-19   Visit Number</w:t>
      </w:r>
    </w:p>
    <w:p w14:paraId="065DC325" w14:textId="77777777" w:rsidR="00B11855" w:rsidRPr="00621E63" w:rsidRDefault="003D003E" w:rsidP="00DF61EC">
      <w:pPr>
        <w:pStyle w:val="HL7FieldIndent2"/>
        <w:rPr>
          <w:noProof w:val="0"/>
        </w:rPr>
      </w:pPr>
      <w:r w:rsidRPr="00621E63">
        <w:rPr>
          <w:noProof w:val="0"/>
        </w:rPr>
        <w:t xml:space="preserve">IHE PCD definition: This field contains the unique number assigned to each patient visit. </w:t>
      </w:r>
    </w:p>
    <w:p w14:paraId="56140788" w14:textId="77777777" w:rsidR="00B11855" w:rsidRPr="00621E63" w:rsidRDefault="003D003E" w:rsidP="00CF5627">
      <w:pPr>
        <w:pStyle w:val="HL7Field"/>
        <w:keepNext w:val="0"/>
      </w:pPr>
      <w:r w:rsidRPr="00621E63">
        <w:t>PV1-44   Admit Time / Date</w:t>
      </w:r>
    </w:p>
    <w:p w14:paraId="5971C2DF" w14:textId="6F118AFA" w:rsidR="00B11855" w:rsidRPr="00621E63" w:rsidRDefault="006D613E" w:rsidP="00DF61EC">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field contains the admit date/time. It is to be used if the event date/time is different than the admit date and time, i.e., a retroactive update. This field is also used to reflect the date/time of an outpatient/emergency patient registration. IHE PCD does not further constrain this field.</w:t>
      </w:r>
    </w:p>
    <w:p w14:paraId="7C4DD660" w14:textId="77777777" w:rsidR="00B11855" w:rsidRPr="00621E63" w:rsidRDefault="003D003E" w:rsidP="001422D4">
      <w:pPr>
        <w:pStyle w:val="HL7Field"/>
      </w:pPr>
      <w:r w:rsidRPr="00621E63">
        <w:t>PV1-51   Visit Indicator</w:t>
      </w:r>
    </w:p>
    <w:p w14:paraId="51261A42" w14:textId="0F0D8F36" w:rsidR="00B11855" w:rsidRPr="00621E63" w:rsidRDefault="006D613E" w:rsidP="00DF61EC">
      <w:pPr>
        <w:pStyle w:val="HL7FieldIndent2"/>
        <w:rPr>
          <w:noProof w:val="0"/>
        </w:rPr>
      </w:pPr>
      <w:r w:rsidRPr="00621E63">
        <w:rPr>
          <w:noProof w:val="0"/>
        </w:rPr>
        <w:t>HL7</w:t>
      </w:r>
      <w:r w:rsidR="00995105" w:rsidRPr="00621E63">
        <w:rPr>
          <w:noProof w:val="0"/>
        </w:rPr>
        <w:t xml:space="preserve"> </w:t>
      </w:r>
      <w:r w:rsidR="003D003E" w:rsidRPr="00621E63">
        <w:rPr>
          <w:noProof w:val="0"/>
        </w:rPr>
        <w:t xml:space="preserve">definition: This field specifies the level on which data are being sent. It is the indicator used to send data at two levels, visit and account. IHE PCD implementations shall send an ‘A’ or no value when the data in the message are at the account level, or ‘V’ to indicate that the data sent in the message are at the visit level. </w:t>
      </w:r>
    </w:p>
    <w:p w14:paraId="3DCA39B5" w14:textId="77777777" w:rsidR="00B11855" w:rsidRPr="00621E63" w:rsidRDefault="003D003E" w:rsidP="00DF61EC">
      <w:pPr>
        <w:pStyle w:val="HL7FieldIndent2"/>
        <w:rPr>
          <w:noProof w:val="0"/>
        </w:rPr>
      </w:pPr>
      <w:r w:rsidRPr="00621E63">
        <w:rPr>
          <w:noProof w:val="0"/>
        </w:rPr>
        <w:t>The value of this element affects the context of data sent in PV1, PV2 and any associated hierarchical segments (e.g., DB1, AL1, DG1, etc.).</w:t>
      </w:r>
    </w:p>
    <w:p w14:paraId="1214A588" w14:textId="081D940A" w:rsidR="00B11855" w:rsidRPr="00621E63" w:rsidRDefault="00564BEB" w:rsidP="00564BEB">
      <w:pPr>
        <w:pStyle w:val="Heading3"/>
        <w:numPr>
          <w:ilvl w:val="0"/>
          <w:numId w:val="0"/>
        </w:numPr>
        <w:rPr>
          <w:noProof w:val="0"/>
        </w:rPr>
        <w:pPrChange w:id="2311" w:author="Mary Jungers" w:date="2019-11-13T19:11:00Z">
          <w:pPr>
            <w:pStyle w:val="AppendixHeading3"/>
            <w:keepNext/>
          </w:pPr>
        </w:pPrChange>
      </w:pPr>
      <w:bookmarkStart w:id="2312" w:name="_Toc401769860"/>
      <w:bookmarkStart w:id="2313" w:name="_Toc24650512"/>
      <w:ins w:id="2314" w:author="Mary Jungers" w:date="2019-11-13T19:11:00Z">
        <w:r w:rsidRPr="00621E63">
          <w:rPr>
            <w:noProof w:val="0"/>
          </w:rPr>
          <w:t xml:space="preserve">B.6.1 </w:t>
        </w:r>
      </w:ins>
      <w:r w:rsidR="003D003E" w:rsidRPr="00621E63">
        <w:rPr>
          <w:noProof w:val="0"/>
        </w:rPr>
        <w:t xml:space="preserve">PV1 Patient Visit Segment in ACM Transaction </w:t>
      </w:r>
      <w:bookmarkEnd w:id="2312"/>
      <w:r w:rsidR="00647994" w:rsidRPr="00621E63">
        <w:rPr>
          <w:noProof w:val="0"/>
        </w:rPr>
        <w:t>PCD-04</w:t>
      </w:r>
      <w:bookmarkEnd w:id="2313"/>
    </w:p>
    <w:p w14:paraId="3D1EFE8A" w14:textId="0CECF0E9" w:rsidR="00B11855" w:rsidRPr="00621E63" w:rsidRDefault="003D003E" w:rsidP="0066360D">
      <w:pPr>
        <w:pStyle w:val="BodyText"/>
      </w:pPr>
      <w:r w:rsidRPr="00621E63">
        <w:t xml:space="preserve">This segment is used to identify a patient location associated with the alert. Real Time Location Services (RTLS) or GPS equipment or personnel location information is not passed in this segment. It is passed from the </w:t>
      </w:r>
      <w:r w:rsidR="009E2B46" w:rsidRPr="00621E63">
        <w:t>Alert Reporter</w:t>
      </w:r>
      <w:r w:rsidRPr="00621E63">
        <w:t xml:space="preserve"> to the </w:t>
      </w:r>
      <w:r w:rsidR="009E2B46" w:rsidRPr="00621E63">
        <w:t>Alert Manager</w:t>
      </w:r>
      <w:r w:rsidRPr="00621E63">
        <w:t xml:space="preserve"> via an OBX segment.</w:t>
      </w:r>
    </w:p>
    <w:p w14:paraId="6917CD72" w14:textId="77777777" w:rsidR="00B11855" w:rsidRPr="00621E63" w:rsidRDefault="003D003E" w:rsidP="0066360D">
      <w:pPr>
        <w:pStyle w:val="BodyText"/>
      </w:pPr>
      <w:r w:rsidRPr="00621E63">
        <w:t>If the Patient Identification (PID) segment is present in the alert data and it contains an identified patient as in ACM use case A2, use a more reliable source of current information, rather than this segment, where possible.</w:t>
      </w:r>
    </w:p>
    <w:p w14:paraId="51317C09" w14:textId="78E2DE27" w:rsidR="00B11855" w:rsidRPr="00621E63" w:rsidRDefault="003D003E" w:rsidP="00CF5627">
      <w:pPr>
        <w:pStyle w:val="TableTitle"/>
      </w:pPr>
      <w:r w:rsidRPr="00621E63">
        <w:t xml:space="preserve">Table B.6.1-1: </w:t>
      </w:r>
      <w:r w:rsidR="006D613E" w:rsidRPr="00621E63">
        <w:t>HL7</w:t>
      </w:r>
      <w:r w:rsidR="00995105" w:rsidRPr="00621E63">
        <w:t xml:space="preserve"> </w:t>
      </w:r>
      <w:r w:rsidRPr="00621E63">
        <w:t>Attribute Table – PV1 – Patient Visit</w:t>
      </w:r>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29"/>
        <w:gridCol w:w="696"/>
        <w:gridCol w:w="829"/>
        <w:gridCol w:w="842"/>
        <w:gridCol w:w="936"/>
        <w:gridCol w:w="3694"/>
      </w:tblGrid>
      <w:tr w:rsidR="00C40FD5" w:rsidRPr="00621E63" w14:paraId="33E06AD6" w14:textId="77777777" w:rsidTr="00A92110">
        <w:trPr>
          <w:cantSplit/>
          <w:jc w:val="center"/>
        </w:trPr>
        <w:tc>
          <w:tcPr>
            <w:tcW w:w="816" w:type="dxa"/>
            <w:shd w:val="clear" w:color="auto" w:fill="D9D9D9"/>
          </w:tcPr>
          <w:p w14:paraId="72703524" w14:textId="77777777" w:rsidR="00B11855" w:rsidRPr="00621E63" w:rsidRDefault="003D003E" w:rsidP="006B1888">
            <w:pPr>
              <w:pStyle w:val="TableEntryHeader"/>
            </w:pPr>
            <w:r w:rsidRPr="00621E63">
              <w:t>SEQ</w:t>
            </w:r>
          </w:p>
        </w:tc>
        <w:tc>
          <w:tcPr>
            <w:tcW w:w="829" w:type="dxa"/>
            <w:shd w:val="clear" w:color="auto" w:fill="D9D9D9"/>
          </w:tcPr>
          <w:p w14:paraId="55B3980B" w14:textId="77777777" w:rsidR="00B11855" w:rsidRPr="00621E63" w:rsidRDefault="003D003E" w:rsidP="006B1888">
            <w:pPr>
              <w:pStyle w:val="TableEntryHeader"/>
            </w:pPr>
            <w:r w:rsidRPr="00621E63">
              <w:t>LEN</w:t>
            </w:r>
          </w:p>
        </w:tc>
        <w:tc>
          <w:tcPr>
            <w:tcW w:w="696" w:type="dxa"/>
            <w:shd w:val="clear" w:color="auto" w:fill="D9D9D9"/>
          </w:tcPr>
          <w:p w14:paraId="65DCC279" w14:textId="77777777" w:rsidR="00B11855" w:rsidRPr="00621E63" w:rsidRDefault="003D003E" w:rsidP="006B1888">
            <w:pPr>
              <w:pStyle w:val="TableEntryHeader"/>
            </w:pPr>
            <w:r w:rsidRPr="00621E63">
              <w:t>DT</w:t>
            </w:r>
          </w:p>
        </w:tc>
        <w:tc>
          <w:tcPr>
            <w:tcW w:w="829" w:type="dxa"/>
            <w:shd w:val="clear" w:color="auto" w:fill="D9D9D9"/>
          </w:tcPr>
          <w:p w14:paraId="611D8C0C" w14:textId="77777777" w:rsidR="00B11855" w:rsidRPr="00621E63" w:rsidRDefault="003D003E" w:rsidP="006B1888">
            <w:pPr>
              <w:pStyle w:val="TableEntryHeader"/>
            </w:pPr>
            <w:r w:rsidRPr="00621E63">
              <w:t>OPT</w:t>
            </w:r>
          </w:p>
        </w:tc>
        <w:tc>
          <w:tcPr>
            <w:tcW w:w="842" w:type="dxa"/>
            <w:shd w:val="clear" w:color="auto" w:fill="D9D9D9"/>
          </w:tcPr>
          <w:p w14:paraId="45929E5F" w14:textId="77777777" w:rsidR="00B11855" w:rsidRPr="00621E63" w:rsidRDefault="003D003E" w:rsidP="006B1888">
            <w:pPr>
              <w:pStyle w:val="TableEntryHeader"/>
            </w:pPr>
            <w:r w:rsidRPr="00621E63">
              <w:t>RP/#</w:t>
            </w:r>
          </w:p>
        </w:tc>
        <w:tc>
          <w:tcPr>
            <w:tcW w:w="936" w:type="dxa"/>
            <w:shd w:val="clear" w:color="auto" w:fill="D9D9D9"/>
          </w:tcPr>
          <w:p w14:paraId="24D27F93" w14:textId="77777777" w:rsidR="00B11855" w:rsidRPr="00621E63" w:rsidRDefault="003D003E" w:rsidP="006B1888">
            <w:pPr>
              <w:pStyle w:val="TableEntryHeader"/>
            </w:pPr>
            <w:r w:rsidRPr="00621E63">
              <w:t>TBL#</w:t>
            </w:r>
          </w:p>
        </w:tc>
        <w:tc>
          <w:tcPr>
            <w:tcW w:w="3694" w:type="dxa"/>
            <w:shd w:val="clear" w:color="auto" w:fill="D9D9D9"/>
          </w:tcPr>
          <w:p w14:paraId="3A74F4CF" w14:textId="77777777" w:rsidR="00B11855" w:rsidRPr="00621E63" w:rsidRDefault="003D003E" w:rsidP="006B1888">
            <w:pPr>
              <w:pStyle w:val="TableEntryHeader"/>
            </w:pPr>
            <w:r w:rsidRPr="00621E63">
              <w:t>ELEMENT NAME</w:t>
            </w:r>
          </w:p>
        </w:tc>
      </w:tr>
      <w:tr w:rsidR="00C40FD5" w:rsidRPr="00621E63" w14:paraId="0411AD05" w14:textId="77777777" w:rsidTr="006C0E8E">
        <w:trPr>
          <w:cantSplit/>
          <w:jc w:val="center"/>
        </w:trPr>
        <w:tc>
          <w:tcPr>
            <w:tcW w:w="816" w:type="dxa"/>
            <w:shd w:val="clear" w:color="auto" w:fill="auto"/>
          </w:tcPr>
          <w:p w14:paraId="436F7214" w14:textId="77777777" w:rsidR="00B11855" w:rsidRPr="00621E63" w:rsidRDefault="003D003E" w:rsidP="00500C7F">
            <w:pPr>
              <w:pStyle w:val="TableEntry"/>
              <w:rPr>
                <w:b/>
                <w:bCs/>
              </w:rPr>
            </w:pPr>
            <w:r w:rsidRPr="00621E63">
              <w:rPr>
                <w:b/>
                <w:bCs/>
              </w:rPr>
              <w:t>3</w:t>
            </w:r>
          </w:p>
        </w:tc>
        <w:tc>
          <w:tcPr>
            <w:tcW w:w="829" w:type="dxa"/>
            <w:shd w:val="clear" w:color="auto" w:fill="auto"/>
          </w:tcPr>
          <w:p w14:paraId="2578370B" w14:textId="77777777" w:rsidR="00B11855" w:rsidRPr="00621E63" w:rsidRDefault="003D003E" w:rsidP="00500C7F">
            <w:pPr>
              <w:pStyle w:val="TableEntry"/>
              <w:rPr>
                <w:b/>
                <w:bCs/>
              </w:rPr>
            </w:pPr>
            <w:r w:rsidRPr="00621E63">
              <w:rPr>
                <w:b/>
                <w:bCs/>
              </w:rPr>
              <w:t>80</w:t>
            </w:r>
          </w:p>
        </w:tc>
        <w:tc>
          <w:tcPr>
            <w:tcW w:w="696" w:type="dxa"/>
            <w:shd w:val="clear" w:color="auto" w:fill="auto"/>
          </w:tcPr>
          <w:p w14:paraId="0FE4694E" w14:textId="77777777" w:rsidR="00B11855" w:rsidRPr="00621E63" w:rsidRDefault="003D003E" w:rsidP="00500C7F">
            <w:pPr>
              <w:pStyle w:val="TableEntry"/>
              <w:rPr>
                <w:b/>
                <w:bCs/>
              </w:rPr>
            </w:pPr>
            <w:r w:rsidRPr="00621E63">
              <w:rPr>
                <w:b/>
                <w:bCs/>
              </w:rPr>
              <w:t>PL</w:t>
            </w:r>
          </w:p>
        </w:tc>
        <w:tc>
          <w:tcPr>
            <w:tcW w:w="829" w:type="dxa"/>
            <w:shd w:val="clear" w:color="auto" w:fill="auto"/>
          </w:tcPr>
          <w:p w14:paraId="48A893AD" w14:textId="77777777" w:rsidR="00B11855" w:rsidRPr="00621E63" w:rsidRDefault="003D003E" w:rsidP="00500C7F">
            <w:pPr>
              <w:pStyle w:val="TableEntry"/>
              <w:rPr>
                <w:b/>
                <w:bCs/>
              </w:rPr>
            </w:pPr>
            <w:r w:rsidRPr="00621E63">
              <w:rPr>
                <w:b/>
                <w:bCs/>
              </w:rPr>
              <w:t>O</w:t>
            </w:r>
          </w:p>
        </w:tc>
        <w:tc>
          <w:tcPr>
            <w:tcW w:w="842" w:type="dxa"/>
            <w:shd w:val="clear" w:color="auto" w:fill="auto"/>
          </w:tcPr>
          <w:p w14:paraId="0636327C" w14:textId="77777777" w:rsidR="00B11855" w:rsidRPr="00621E63" w:rsidRDefault="00B11855" w:rsidP="00500C7F">
            <w:pPr>
              <w:pStyle w:val="TableEntry"/>
              <w:rPr>
                <w:b/>
                <w:bCs/>
              </w:rPr>
            </w:pPr>
          </w:p>
        </w:tc>
        <w:tc>
          <w:tcPr>
            <w:tcW w:w="936" w:type="dxa"/>
            <w:shd w:val="clear" w:color="auto" w:fill="auto"/>
          </w:tcPr>
          <w:p w14:paraId="683B8255" w14:textId="77777777" w:rsidR="00B11855" w:rsidRPr="00621E63" w:rsidRDefault="00B11855" w:rsidP="00500C7F">
            <w:pPr>
              <w:pStyle w:val="TableEntry"/>
              <w:rPr>
                <w:b/>
                <w:bCs/>
              </w:rPr>
            </w:pPr>
          </w:p>
        </w:tc>
        <w:tc>
          <w:tcPr>
            <w:tcW w:w="3694" w:type="dxa"/>
            <w:shd w:val="clear" w:color="auto" w:fill="auto"/>
          </w:tcPr>
          <w:p w14:paraId="4E03D510" w14:textId="77777777" w:rsidR="00B11855" w:rsidRPr="00621E63" w:rsidRDefault="003D003E" w:rsidP="00500C7F">
            <w:pPr>
              <w:pStyle w:val="TableEntry"/>
              <w:rPr>
                <w:b/>
                <w:bCs/>
              </w:rPr>
            </w:pPr>
            <w:r w:rsidRPr="00621E63">
              <w:rPr>
                <w:b/>
                <w:bCs/>
              </w:rPr>
              <w:t>Assigned Patient Location</w:t>
            </w:r>
          </w:p>
        </w:tc>
      </w:tr>
    </w:tbl>
    <w:p w14:paraId="3E423AF4" w14:textId="77777777" w:rsidR="00B11855" w:rsidRPr="00621E63" w:rsidRDefault="003D003E" w:rsidP="00CF5627">
      <w:pPr>
        <w:pStyle w:val="BodyText"/>
      </w:pPr>
      <w:r w:rsidRPr="00621E63">
        <w:rPr>
          <w:b/>
          <w:bCs/>
        </w:rPr>
        <w:t>PV1-3 Assigned Patient Location (PL)</w:t>
      </w:r>
    </w:p>
    <w:p w14:paraId="0DDC8852" w14:textId="77777777" w:rsidR="00B11855" w:rsidRPr="00621E63" w:rsidRDefault="003D003E" w:rsidP="00DF61EC">
      <w:pPr>
        <w:pStyle w:val="HL7FieldIndent2"/>
        <w:rPr>
          <w:noProof w:val="0"/>
        </w:rPr>
      </w:pPr>
      <w:r w:rsidRPr="00621E63">
        <w:rPr>
          <w:noProof w:val="0"/>
        </w:rPr>
        <w:t xml:space="preserve">This field contains the location associated with the alert. It is typically a location established by an external system such as ADT, as in the patient assigned bed location as used in association with a patient station of a nurse call system. This may not be the current location of the relevant patient. </w:t>
      </w:r>
    </w:p>
    <w:p w14:paraId="606677EC" w14:textId="569A91A5" w:rsidR="00B11855" w:rsidRPr="00621E63" w:rsidRDefault="00800492" w:rsidP="00800492">
      <w:pPr>
        <w:pStyle w:val="Heading2"/>
        <w:numPr>
          <w:ilvl w:val="0"/>
          <w:numId w:val="0"/>
        </w:numPr>
        <w:rPr>
          <w:noProof w:val="0"/>
        </w:rPr>
        <w:pPrChange w:id="2315" w:author="Mary Jungers" w:date="2019-11-13T18:59:00Z">
          <w:pPr>
            <w:pStyle w:val="AppendixHeading2"/>
          </w:pPr>
        </w:pPrChange>
      </w:pPr>
      <w:bookmarkStart w:id="2316" w:name="_Toc401769861"/>
      <w:bookmarkStart w:id="2317" w:name="_Toc24650513"/>
      <w:ins w:id="2318" w:author="Mary Jungers" w:date="2019-11-13T18:59:00Z">
        <w:r w:rsidRPr="00621E63">
          <w:rPr>
            <w:noProof w:val="0"/>
          </w:rPr>
          <w:t xml:space="preserve">B.7 </w:t>
        </w:r>
      </w:ins>
      <w:r w:rsidR="003D003E" w:rsidRPr="00621E63">
        <w:rPr>
          <w:noProof w:val="0"/>
        </w:rPr>
        <w:t>OBR – Observation Request segment</w:t>
      </w:r>
      <w:bookmarkEnd w:id="2316"/>
      <w:bookmarkEnd w:id="2317"/>
    </w:p>
    <w:p w14:paraId="5613732C" w14:textId="77777777" w:rsidR="00B11855" w:rsidRPr="00621E63" w:rsidRDefault="003D003E" w:rsidP="0066360D">
      <w:pPr>
        <w:pStyle w:val="BodyText"/>
      </w:pPr>
      <w:r w:rsidRPr="00621E63">
        <w:t xml:space="preserve">In the reporting of clinical data, the Observation Request Segment (OBR) serves as the 'report header' for the ORDER_OBSERVATION segment group, which in its simplest form is an OBR </w:t>
      </w:r>
      <w:r w:rsidRPr="00621E63">
        <w:lastRenderedPageBreak/>
        <w:t xml:space="preserve">segment followed by a set of OBX segments which represent observations associated with the 'order' represented by the OBR segment. It identifies the observation set represented by the following atomic observations. It includes the relevant ordering information when that applies and many of the attributes that apply to all of the following observations. </w:t>
      </w:r>
    </w:p>
    <w:p w14:paraId="4336420A" w14:textId="77777777" w:rsidR="00B11855" w:rsidRPr="00621E63" w:rsidRDefault="003D003E" w:rsidP="0066360D">
      <w:pPr>
        <w:pStyle w:val="BodyText"/>
      </w:pPr>
      <w:r w:rsidRPr="00621E63">
        <w:t>A Report Alert [PCD-04] transaction contains at most one alert indication.</w:t>
      </w:r>
    </w:p>
    <w:p w14:paraId="239CD218" w14:textId="44440624" w:rsidR="00B11855" w:rsidRPr="00621E63" w:rsidRDefault="003D003E" w:rsidP="00A01166">
      <w:pPr>
        <w:pStyle w:val="BodyText"/>
      </w:pPr>
      <w:r w:rsidRPr="00621E63">
        <w:t xml:space="preserve">The OBR segment is used to uniquely identify the alert indication and the descendent alert status update indications. </w:t>
      </w:r>
    </w:p>
    <w:p w14:paraId="5234B8A9" w14:textId="77777777" w:rsidR="00B11855" w:rsidRPr="00621E63" w:rsidRDefault="003D003E" w:rsidP="00CF5627">
      <w:pPr>
        <w:pStyle w:val="TableTitle"/>
      </w:pPr>
      <w:r w:rsidRPr="00621E63">
        <w:t>Table B.7</w:t>
      </w:r>
      <w:r w:rsidR="00D52943" w:rsidRPr="00621E63">
        <w:rPr>
          <w:rFonts w:eastAsia="MS Gothic"/>
        </w:rPr>
        <w:t>-</w:t>
      </w:r>
      <w:r w:rsidRPr="00621E63">
        <w:t>1: OBR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59"/>
        <w:gridCol w:w="990"/>
        <w:gridCol w:w="1196"/>
        <w:gridCol w:w="961"/>
        <w:gridCol w:w="872"/>
        <w:gridCol w:w="861"/>
        <w:gridCol w:w="2480"/>
      </w:tblGrid>
      <w:tr w:rsidR="00C40FD5" w:rsidRPr="00621E63" w14:paraId="0C2934D2" w14:textId="77777777" w:rsidTr="00C10546">
        <w:trPr>
          <w:cantSplit/>
          <w:tblHeader/>
          <w:jc w:val="center"/>
        </w:trPr>
        <w:tc>
          <w:tcPr>
            <w:tcW w:w="1059" w:type="dxa"/>
            <w:shd w:val="clear" w:color="auto" w:fill="D9D9D9"/>
          </w:tcPr>
          <w:p w14:paraId="4B9D1258" w14:textId="77777777" w:rsidR="00B11855" w:rsidRPr="00621E63" w:rsidRDefault="003D003E" w:rsidP="006B1888">
            <w:pPr>
              <w:pStyle w:val="TableEntryHeader"/>
            </w:pPr>
            <w:r w:rsidRPr="00621E63">
              <w:t>SEQ</w:t>
            </w:r>
          </w:p>
        </w:tc>
        <w:tc>
          <w:tcPr>
            <w:tcW w:w="990" w:type="dxa"/>
            <w:shd w:val="clear" w:color="auto" w:fill="D9D9D9"/>
          </w:tcPr>
          <w:p w14:paraId="63D5A9D6" w14:textId="77777777" w:rsidR="00B11855" w:rsidRPr="00621E63" w:rsidRDefault="003D003E" w:rsidP="006B1888">
            <w:pPr>
              <w:pStyle w:val="TableEntryHeader"/>
            </w:pPr>
            <w:r w:rsidRPr="00621E63">
              <w:t>LEN</w:t>
            </w:r>
          </w:p>
        </w:tc>
        <w:tc>
          <w:tcPr>
            <w:tcW w:w="1196" w:type="dxa"/>
            <w:shd w:val="clear" w:color="auto" w:fill="D9D9D9"/>
          </w:tcPr>
          <w:p w14:paraId="16E157DA" w14:textId="77777777" w:rsidR="00B11855" w:rsidRPr="00621E63" w:rsidRDefault="003D003E" w:rsidP="006B1888">
            <w:pPr>
              <w:pStyle w:val="TableEntryHeader"/>
            </w:pPr>
            <w:r w:rsidRPr="00621E63">
              <w:t>DT</w:t>
            </w:r>
          </w:p>
        </w:tc>
        <w:tc>
          <w:tcPr>
            <w:tcW w:w="0" w:type="auto"/>
            <w:shd w:val="clear" w:color="auto" w:fill="D9D9D9"/>
          </w:tcPr>
          <w:p w14:paraId="5DF40941" w14:textId="77777777" w:rsidR="00B11855" w:rsidRPr="00621E63" w:rsidRDefault="003D003E" w:rsidP="006B1888">
            <w:pPr>
              <w:pStyle w:val="TableEntryHeader"/>
            </w:pPr>
            <w:r w:rsidRPr="00621E63">
              <w:t>Usage</w:t>
            </w:r>
          </w:p>
        </w:tc>
        <w:tc>
          <w:tcPr>
            <w:tcW w:w="0" w:type="auto"/>
            <w:shd w:val="clear" w:color="auto" w:fill="D9D9D9"/>
          </w:tcPr>
          <w:p w14:paraId="7613F241" w14:textId="77777777" w:rsidR="00B11855" w:rsidRPr="00621E63" w:rsidRDefault="003D003E" w:rsidP="006B1888">
            <w:pPr>
              <w:pStyle w:val="TableEntryHeader"/>
            </w:pPr>
            <w:r w:rsidRPr="00621E63">
              <w:t>Card.</w:t>
            </w:r>
          </w:p>
        </w:tc>
        <w:tc>
          <w:tcPr>
            <w:tcW w:w="0" w:type="auto"/>
            <w:shd w:val="clear" w:color="auto" w:fill="D9D9D9"/>
          </w:tcPr>
          <w:p w14:paraId="76419A2D" w14:textId="77777777" w:rsidR="00B11855" w:rsidRPr="00621E63" w:rsidRDefault="003D003E" w:rsidP="006B1888">
            <w:pPr>
              <w:pStyle w:val="TableEntryHeader"/>
            </w:pPr>
            <w:r w:rsidRPr="00621E63">
              <w:t>TBL#</w:t>
            </w:r>
          </w:p>
        </w:tc>
        <w:tc>
          <w:tcPr>
            <w:tcW w:w="0" w:type="auto"/>
            <w:shd w:val="clear" w:color="auto" w:fill="D9D9D9"/>
          </w:tcPr>
          <w:p w14:paraId="4DC4A636" w14:textId="77777777" w:rsidR="00B11855" w:rsidRPr="00621E63" w:rsidRDefault="003D003E" w:rsidP="006B1888">
            <w:pPr>
              <w:pStyle w:val="TableEntryHeader"/>
            </w:pPr>
            <w:r w:rsidRPr="00621E63">
              <w:t>Element name</w:t>
            </w:r>
          </w:p>
        </w:tc>
      </w:tr>
      <w:tr w:rsidR="00C40FD5" w:rsidRPr="00621E63" w14:paraId="18ABEDB8" w14:textId="77777777" w:rsidTr="00C10546">
        <w:trPr>
          <w:cantSplit/>
          <w:jc w:val="center"/>
        </w:trPr>
        <w:tc>
          <w:tcPr>
            <w:tcW w:w="1059" w:type="dxa"/>
            <w:shd w:val="clear" w:color="auto" w:fill="auto"/>
          </w:tcPr>
          <w:p w14:paraId="23DC0F8B" w14:textId="77777777" w:rsidR="00B11855" w:rsidRPr="00621E63" w:rsidRDefault="003D003E" w:rsidP="006B1888">
            <w:pPr>
              <w:pStyle w:val="TableEntry"/>
            </w:pPr>
            <w:r w:rsidRPr="00621E63">
              <w:t>1</w:t>
            </w:r>
          </w:p>
        </w:tc>
        <w:tc>
          <w:tcPr>
            <w:tcW w:w="990" w:type="dxa"/>
            <w:shd w:val="clear" w:color="auto" w:fill="auto"/>
          </w:tcPr>
          <w:p w14:paraId="4C4D0443" w14:textId="77777777" w:rsidR="00B11855" w:rsidRPr="00621E63" w:rsidRDefault="003D003E" w:rsidP="006B1888">
            <w:pPr>
              <w:pStyle w:val="TableEntry"/>
            </w:pPr>
            <w:r w:rsidRPr="00621E63">
              <w:t>4</w:t>
            </w:r>
          </w:p>
        </w:tc>
        <w:tc>
          <w:tcPr>
            <w:tcW w:w="1196" w:type="dxa"/>
            <w:shd w:val="clear" w:color="auto" w:fill="auto"/>
          </w:tcPr>
          <w:p w14:paraId="41A96418" w14:textId="77777777" w:rsidR="00B11855" w:rsidRPr="00621E63" w:rsidRDefault="003D003E" w:rsidP="006B1888">
            <w:pPr>
              <w:pStyle w:val="TableEntry"/>
            </w:pPr>
            <w:r w:rsidRPr="00621E63">
              <w:t>SI</w:t>
            </w:r>
          </w:p>
        </w:tc>
        <w:tc>
          <w:tcPr>
            <w:tcW w:w="0" w:type="auto"/>
            <w:shd w:val="clear" w:color="auto" w:fill="auto"/>
          </w:tcPr>
          <w:p w14:paraId="1A71B9D3" w14:textId="77777777" w:rsidR="00B11855" w:rsidRPr="00621E63" w:rsidRDefault="003D003E" w:rsidP="006B1888">
            <w:pPr>
              <w:pStyle w:val="TableEntry"/>
            </w:pPr>
            <w:r w:rsidRPr="00621E63">
              <w:t>R</w:t>
            </w:r>
          </w:p>
        </w:tc>
        <w:tc>
          <w:tcPr>
            <w:tcW w:w="0" w:type="auto"/>
            <w:shd w:val="clear" w:color="auto" w:fill="auto"/>
          </w:tcPr>
          <w:p w14:paraId="17F2839C" w14:textId="77777777" w:rsidR="00B11855" w:rsidRPr="00621E63" w:rsidRDefault="003D003E" w:rsidP="006B1888">
            <w:pPr>
              <w:pStyle w:val="TableEntry"/>
            </w:pPr>
            <w:r w:rsidRPr="00621E63">
              <w:t>[1..1]</w:t>
            </w:r>
          </w:p>
        </w:tc>
        <w:tc>
          <w:tcPr>
            <w:tcW w:w="0" w:type="auto"/>
            <w:shd w:val="clear" w:color="auto" w:fill="auto"/>
          </w:tcPr>
          <w:p w14:paraId="4DAFB4BD" w14:textId="77777777" w:rsidR="00B11855" w:rsidRPr="00621E63" w:rsidRDefault="00B11855" w:rsidP="006B1888">
            <w:pPr>
              <w:pStyle w:val="TableEntry"/>
            </w:pPr>
          </w:p>
        </w:tc>
        <w:tc>
          <w:tcPr>
            <w:tcW w:w="0" w:type="auto"/>
            <w:shd w:val="clear" w:color="auto" w:fill="auto"/>
          </w:tcPr>
          <w:p w14:paraId="68B591EC" w14:textId="77777777" w:rsidR="00B11855" w:rsidRPr="00621E63" w:rsidRDefault="003D003E" w:rsidP="006B1888">
            <w:pPr>
              <w:pStyle w:val="TableEntry"/>
            </w:pPr>
            <w:r w:rsidRPr="00621E63">
              <w:t>Set ID OBR</w:t>
            </w:r>
          </w:p>
        </w:tc>
      </w:tr>
      <w:tr w:rsidR="00C40FD5" w:rsidRPr="00621E63" w14:paraId="5EAE6069" w14:textId="77777777" w:rsidTr="00C10546">
        <w:trPr>
          <w:cantSplit/>
          <w:jc w:val="center"/>
        </w:trPr>
        <w:tc>
          <w:tcPr>
            <w:tcW w:w="1059" w:type="dxa"/>
            <w:shd w:val="clear" w:color="auto" w:fill="auto"/>
          </w:tcPr>
          <w:p w14:paraId="16CB5D4D" w14:textId="77777777" w:rsidR="00B11855" w:rsidRPr="00621E63" w:rsidRDefault="003D003E" w:rsidP="006B1888">
            <w:pPr>
              <w:pStyle w:val="TableEntry"/>
            </w:pPr>
            <w:r w:rsidRPr="00621E63">
              <w:t>2</w:t>
            </w:r>
          </w:p>
        </w:tc>
        <w:tc>
          <w:tcPr>
            <w:tcW w:w="990" w:type="dxa"/>
            <w:shd w:val="clear" w:color="auto" w:fill="auto"/>
          </w:tcPr>
          <w:p w14:paraId="12C701F5" w14:textId="77777777" w:rsidR="00B11855" w:rsidRPr="00621E63" w:rsidRDefault="003D003E" w:rsidP="006B1888">
            <w:pPr>
              <w:pStyle w:val="TableEntry"/>
            </w:pPr>
            <w:r w:rsidRPr="00621E63">
              <w:t>427</w:t>
            </w:r>
          </w:p>
        </w:tc>
        <w:tc>
          <w:tcPr>
            <w:tcW w:w="1196" w:type="dxa"/>
            <w:shd w:val="clear" w:color="auto" w:fill="auto"/>
          </w:tcPr>
          <w:p w14:paraId="77A2C335" w14:textId="77777777" w:rsidR="00B11855" w:rsidRPr="00621E63" w:rsidRDefault="003D003E" w:rsidP="006B1888">
            <w:pPr>
              <w:pStyle w:val="TableEntry"/>
            </w:pPr>
            <w:r w:rsidRPr="00621E63">
              <w:t>EI</w:t>
            </w:r>
          </w:p>
        </w:tc>
        <w:tc>
          <w:tcPr>
            <w:tcW w:w="0" w:type="auto"/>
            <w:shd w:val="clear" w:color="auto" w:fill="auto"/>
          </w:tcPr>
          <w:p w14:paraId="3A27B2BA" w14:textId="77777777" w:rsidR="00B11855" w:rsidRPr="00621E63" w:rsidRDefault="003D003E" w:rsidP="006B1888">
            <w:pPr>
              <w:pStyle w:val="TableEntry"/>
            </w:pPr>
            <w:r w:rsidRPr="00621E63">
              <w:t>C</w:t>
            </w:r>
          </w:p>
        </w:tc>
        <w:tc>
          <w:tcPr>
            <w:tcW w:w="0" w:type="auto"/>
            <w:shd w:val="clear" w:color="auto" w:fill="auto"/>
          </w:tcPr>
          <w:p w14:paraId="200067C2" w14:textId="77777777" w:rsidR="00B11855" w:rsidRPr="00621E63" w:rsidRDefault="003D003E" w:rsidP="006B1888">
            <w:pPr>
              <w:pStyle w:val="TableEntry"/>
            </w:pPr>
            <w:r w:rsidRPr="00621E63">
              <w:t>[0..1]</w:t>
            </w:r>
          </w:p>
        </w:tc>
        <w:tc>
          <w:tcPr>
            <w:tcW w:w="0" w:type="auto"/>
            <w:shd w:val="clear" w:color="auto" w:fill="auto"/>
          </w:tcPr>
          <w:p w14:paraId="4A993D51" w14:textId="77777777" w:rsidR="00B11855" w:rsidRPr="00621E63" w:rsidRDefault="00B11855" w:rsidP="006B1888">
            <w:pPr>
              <w:pStyle w:val="TableEntry"/>
            </w:pPr>
          </w:p>
        </w:tc>
        <w:tc>
          <w:tcPr>
            <w:tcW w:w="0" w:type="auto"/>
            <w:shd w:val="clear" w:color="auto" w:fill="auto"/>
          </w:tcPr>
          <w:p w14:paraId="73D21CF9" w14:textId="77777777" w:rsidR="00B11855" w:rsidRPr="00621E63" w:rsidRDefault="003D003E" w:rsidP="006B1888">
            <w:pPr>
              <w:pStyle w:val="TableEntry"/>
            </w:pPr>
            <w:r w:rsidRPr="00621E63">
              <w:t>Placer Order Number</w:t>
            </w:r>
          </w:p>
        </w:tc>
      </w:tr>
      <w:tr w:rsidR="00C40FD5" w:rsidRPr="00621E63" w14:paraId="3607B2DA" w14:textId="77777777" w:rsidTr="00C10546">
        <w:trPr>
          <w:cantSplit/>
          <w:jc w:val="center"/>
        </w:trPr>
        <w:tc>
          <w:tcPr>
            <w:tcW w:w="1059" w:type="dxa"/>
            <w:shd w:val="clear" w:color="auto" w:fill="auto"/>
          </w:tcPr>
          <w:p w14:paraId="62B581F8" w14:textId="77777777" w:rsidR="00B11855" w:rsidRPr="00621E63" w:rsidRDefault="003D003E" w:rsidP="006B1888">
            <w:pPr>
              <w:pStyle w:val="TableEntry"/>
            </w:pPr>
            <w:r w:rsidRPr="00621E63">
              <w:t>3</w:t>
            </w:r>
          </w:p>
        </w:tc>
        <w:tc>
          <w:tcPr>
            <w:tcW w:w="990" w:type="dxa"/>
            <w:shd w:val="clear" w:color="auto" w:fill="auto"/>
          </w:tcPr>
          <w:p w14:paraId="68480186" w14:textId="77777777" w:rsidR="00B11855" w:rsidRPr="00621E63" w:rsidRDefault="003D003E" w:rsidP="006B1888">
            <w:pPr>
              <w:pStyle w:val="TableEntry"/>
            </w:pPr>
            <w:r w:rsidRPr="00621E63">
              <w:t>427</w:t>
            </w:r>
          </w:p>
        </w:tc>
        <w:tc>
          <w:tcPr>
            <w:tcW w:w="1196" w:type="dxa"/>
            <w:shd w:val="clear" w:color="auto" w:fill="auto"/>
          </w:tcPr>
          <w:p w14:paraId="2D6F6A3E" w14:textId="77777777" w:rsidR="00B11855" w:rsidRPr="00621E63" w:rsidRDefault="003D003E" w:rsidP="006B1888">
            <w:pPr>
              <w:pStyle w:val="TableEntry"/>
            </w:pPr>
            <w:r w:rsidRPr="00621E63">
              <w:t>EI</w:t>
            </w:r>
          </w:p>
        </w:tc>
        <w:tc>
          <w:tcPr>
            <w:tcW w:w="0" w:type="auto"/>
            <w:shd w:val="clear" w:color="auto" w:fill="auto"/>
          </w:tcPr>
          <w:p w14:paraId="264B89F7" w14:textId="77777777" w:rsidR="00B11855" w:rsidRPr="00621E63" w:rsidRDefault="003D003E" w:rsidP="006B1888">
            <w:pPr>
              <w:pStyle w:val="TableEntry"/>
            </w:pPr>
            <w:r w:rsidRPr="00621E63">
              <w:t>R</w:t>
            </w:r>
          </w:p>
        </w:tc>
        <w:tc>
          <w:tcPr>
            <w:tcW w:w="0" w:type="auto"/>
            <w:shd w:val="clear" w:color="auto" w:fill="auto"/>
          </w:tcPr>
          <w:p w14:paraId="3AF8A079" w14:textId="77777777" w:rsidR="00B11855" w:rsidRPr="00621E63" w:rsidRDefault="003D003E" w:rsidP="006B1888">
            <w:pPr>
              <w:pStyle w:val="TableEntry"/>
            </w:pPr>
            <w:r w:rsidRPr="00621E63">
              <w:t>[1..1]</w:t>
            </w:r>
          </w:p>
        </w:tc>
        <w:tc>
          <w:tcPr>
            <w:tcW w:w="0" w:type="auto"/>
            <w:shd w:val="clear" w:color="auto" w:fill="auto"/>
          </w:tcPr>
          <w:p w14:paraId="6F311054" w14:textId="77777777" w:rsidR="00B11855" w:rsidRPr="00621E63" w:rsidRDefault="00B11855" w:rsidP="006B1888">
            <w:pPr>
              <w:pStyle w:val="TableEntry"/>
            </w:pPr>
          </w:p>
        </w:tc>
        <w:tc>
          <w:tcPr>
            <w:tcW w:w="0" w:type="auto"/>
            <w:shd w:val="clear" w:color="auto" w:fill="auto"/>
          </w:tcPr>
          <w:p w14:paraId="484C6691" w14:textId="77777777" w:rsidR="00B11855" w:rsidRPr="00621E63" w:rsidRDefault="003D003E" w:rsidP="006B1888">
            <w:pPr>
              <w:pStyle w:val="TableEntry"/>
            </w:pPr>
            <w:r w:rsidRPr="00621E63">
              <w:t>Filler Order Number</w:t>
            </w:r>
          </w:p>
        </w:tc>
      </w:tr>
      <w:tr w:rsidR="00C40FD5" w:rsidRPr="00621E63" w14:paraId="14F7095F" w14:textId="77777777" w:rsidTr="00C10546">
        <w:trPr>
          <w:cantSplit/>
          <w:jc w:val="center"/>
        </w:trPr>
        <w:tc>
          <w:tcPr>
            <w:tcW w:w="1059" w:type="dxa"/>
            <w:shd w:val="clear" w:color="auto" w:fill="auto"/>
          </w:tcPr>
          <w:p w14:paraId="6065176E" w14:textId="77777777" w:rsidR="00B11855" w:rsidRPr="00621E63" w:rsidRDefault="003D003E" w:rsidP="006B1888">
            <w:pPr>
              <w:pStyle w:val="TableEntry"/>
            </w:pPr>
            <w:r w:rsidRPr="00621E63">
              <w:t>4</w:t>
            </w:r>
          </w:p>
        </w:tc>
        <w:tc>
          <w:tcPr>
            <w:tcW w:w="990" w:type="dxa"/>
            <w:shd w:val="clear" w:color="auto" w:fill="auto"/>
          </w:tcPr>
          <w:p w14:paraId="2140C6AE" w14:textId="77777777" w:rsidR="00B11855" w:rsidRPr="00621E63" w:rsidRDefault="003D003E" w:rsidP="006B1888">
            <w:pPr>
              <w:pStyle w:val="TableEntry"/>
            </w:pPr>
            <w:r w:rsidRPr="00621E63">
              <w:t>705</w:t>
            </w:r>
          </w:p>
        </w:tc>
        <w:tc>
          <w:tcPr>
            <w:tcW w:w="1196" w:type="dxa"/>
            <w:shd w:val="clear" w:color="auto" w:fill="auto"/>
          </w:tcPr>
          <w:p w14:paraId="4D12D462" w14:textId="77777777" w:rsidR="00B11855" w:rsidRPr="00621E63" w:rsidRDefault="003D003E" w:rsidP="006B1888">
            <w:pPr>
              <w:pStyle w:val="TableEntry"/>
            </w:pPr>
            <w:r w:rsidRPr="00621E63">
              <w:t>CWE</w:t>
            </w:r>
          </w:p>
        </w:tc>
        <w:tc>
          <w:tcPr>
            <w:tcW w:w="0" w:type="auto"/>
            <w:shd w:val="clear" w:color="auto" w:fill="auto"/>
          </w:tcPr>
          <w:p w14:paraId="666A7EE7" w14:textId="77777777" w:rsidR="00B11855" w:rsidRPr="00621E63" w:rsidRDefault="003D003E" w:rsidP="006B1888">
            <w:pPr>
              <w:pStyle w:val="TableEntry"/>
            </w:pPr>
            <w:r w:rsidRPr="00621E63">
              <w:t>R</w:t>
            </w:r>
          </w:p>
        </w:tc>
        <w:tc>
          <w:tcPr>
            <w:tcW w:w="0" w:type="auto"/>
            <w:shd w:val="clear" w:color="auto" w:fill="auto"/>
          </w:tcPr>
          <w:p w14:paraId="1E9352D0" w14:textId="77777777" w:rsidR="00B11855" w:rsidRPr="00621E63" w:rsidRDefault="003D003E" w:rsidP="006B1888">
            <w:pPr>
              <w:pStyle w:val="TableEntry"/>
            </w:pPr>
            <w:r w:rsidRPr="00621E63">
              <w:t>[1..1]</w:t>
            </w:r>
          </w:p>
        </w:tc>
        <w:tc>
          <w:tcPr>
            <w:tcW w:w="0" w:type="auto"/>
            <w:shd w:val="clear" w:color="auto" w:fill="auto"/>
          </w:tcPr>
          <w:p w14:paraId="14DCC8D0" w14:textId="77777777" w:rsidR="00B11855" w:rsidRPr="00621E63" w:rsidRDefault="00B11855" w:rsidP="006B1888">
            <w:pPr>
              <w:pStyle w:val="TableEntry"/>
            </w:pPr>
          </w:p>
        </w:tc>
        <w:tc>
          <w:tcPr>
            <w:tcW w:w="0" w:type="auto"/>
            <w:shd w:val="clear" w:color="auto" w:fill="auto"/>
          </w:tcPr>
          <w:p w14:paraId="75107F78" w14:textId="77777777" w:rsidR="00B11855" w:rsidRPr="00621E63" w:rsidRDefault="003D003E" w:rsidP="006B1888">
            <w:pPr>
              <w:pStyle w:val="TableEntry"/>
            </w:pPr>
            <w:r w:rsidRPr="00621E63">
              <w:t>Universal Service Identifier</w:t>
            </w:r>
          </w:p>
        </w:tc>
      </w:tr>
      <w:tr w:rsidR="00C40FD5" w:rsidRPr="00621E63" w14:paraId="2D0C3CF3" w14:textId="77777777" w:rsidTr="00C10546">
        <w:trPr>
          <w:cantSplit/>
          <w:jc w:val="center"/>
        </w:trPr>
        <w:tc>
          <w:tcPr>
            <w:tcW w:w="1059" w:type="dxa"/>
            <w:shd w:val="clear" w:color="auto" w:fill="auto"/>
          </w:tcPr>
          <w:p w14:paraId="642F2ED7" w14:textId="77777777" w:rsidR="00B11855" w:rsidRPr="00621E63" w:rsidRDefault="003D003E" w:rsidP="006B1888">
            <w:pPr>
              <w:pStyle w:val="TableEntry"/>
            </w:pPr>
            <w:r w:rsidRPr="00621E63">
              <w:t>5</w:t>
            </w:r>
          </w:p>
        </w:tc>
        <w:tc>
          <w:tcPr>
            <w:tcW w:w="990" w:type="dxa"/>
            <w:shd w:val="clear" w:color="auto" w:fill="auto"/>
          </w:tcPr>
          <w:p w14:paraId="0124EA31" w14:textId="77777777" w:rsidR="00B11855" w:rsidRPr="00621E63" w:rsidRDefault="003D003E" w:rsidP="006B1888">
            <w:pPr>
              <w:pStyle w:val="TableEntry"/>
            </w:pPr>
            <w:r w:rsidRPr="00621E63">
              <w:t>2</w:t>
            </w:r>
          </w:p>
        </w:tc>
        <w:tc>
          <w:tcPr>
            <w:tcW w:w="1196" w:type="dxa"/>
            <w:shd w:val="clear" w:color="auto" w:fill="auto"/>
          </w:tcPr>
          <w:p w14:paraId="0039057D" w14:textId="77777777" w:rsidR="00B11855" w:rsidRPr="00621E63" w:rsidRDefault="003D003E" w:rsidP="006B1888">
            <w:pPr>
              <w:pStyle w:val="TableEntry"/>
            </w:pPr>
            <w:r w:rsidRPr="00621E63">
              <w:t>ID</w:t>
            </w:r>
          </w:p>
        </w:tc>
        <w:tc>
          <w:tcPr>
            <w:tcW w:w="0" w:type="auto"/>
            <w:shd w:val="clear" w:color="auto" w:fill="auto"/>
          </w:tcPr>
          <w:p w14:paraId="26943BEB" w14:textId="77777777" w:rsidR="00B11855" w:rsidRPr="00621E63" w:rsidRDefault="003D003E" w:rsidP="006B1888">
            <w:pPr>
              <w:pStyle w:val="TableEntry"/>
            </w:pPr>
            <w:r w:rsidRPr="00621E63">
              <w:t>X</w:t>
            </w:r>
          </w:p>
        </w:tc>
        <w:tc>
          <w:tcPr>
            <w:tcW w:w="0" w:type="auto"/>
            <w:shd w:val="clear" w:color="auto" w:fill="auto"/>
          </w:tcPr>
          <w:p w14:paraId="1FCB6B7E" w14:textId="77777777" w:rsidR="00B11855" w:rsidRPr="00621E63" w:rsidRDefault="003D003E" w:rsidP="006B1888">
            <w:pPr>
              <w:pStyle w:val="TableEntry"/>
            </w:pPr>
            <w:r w:rsidRPr="00621E63">
              <w:t>[0..0]</w:t>
            </w:r>
          </w:p>
        </w:tc>
        <w:tc>
          <w:tcPr>
            <w:tcW w:w="0" w:type="auto"/>
            <w:shd w:val="clear" w:color="auto" w:fill="auto"/>
          </w:tcPr>
          <w:p w14:paraId="59E788EE" w14:textId="77777777" w:rsidR="00B11855" w:rsidRPr="00621E63" w:rsidRDefault="00B11855" w:rsidP="006B1888">
            <w:pPr>
              <w:pStyle w:val="TableEntry"/>
            </w:pPr>
          </w:p>
        </w:tc>
        <w:tc>
          <w:tcPr>
            <w:tcW w:w="0" w:type="auto"/>
            <w:shd w:val="clear" w:color="auto" w:fill="auto"/>
          </w:tcPr>
          <w:p w14:paraId="227CE93B" w14:textId="77777777" w:rsidR="00B11855" w:rsidRPr="00621E63" w:rsidRDefault="003D003E" w:rsidP="006B1888">
            <w:pPr>
              <w:pStyle w:val="TableEntry"/>
            </w:pPr>
            <w:r w:rsidRPr="00621E63">
              <w:t>Priority - OBR</w:t>
            </w:r>
          </w:p>
        </w:tc>
      </w:tr>
      <w:tr w:rsidR="00C40FD5" w:rsidRPr="00621E63" w14:paraId="068B3D65" w14:textId="77777777" w:rsidTr="00C10546">
        <w:trPr>
          <w:cantSplit/>
          <w:jc w:val="center"/>
        </w:trPr>
        <w:tc>
          <w:tcPr>
            <w:tcW w:w="1059" w:type="dxa"/>
            <w:shd w:val="clear" w:color="auto" w:fill="auto"/>
          </w:tcPr>
          <w:p w14:paraId="498AF8D0" w14:textId="77777777" w:rsidR="00B11855" w:rsidRPr="00621E63" w:rsidRDefault="003D003E" w:rsidP="006B1888">
            <w:pPr>
              <w:pStyle w:val="TableEntry"/>
            </w:pPr>
            <w:r w:rsidRPr="00621E63">
              <w:t>6</w:t>
            </w:r>
          </w:p>
        </w:tc>
        <w:tc>
          <w:tcPr>
            <w:tcW w:w="990" w:type="dxa"/>
            <w:shd w:val="clear" w:color="auto" w:fill="auto"/>
          </w:tcPr>
          <w:p w14:paraId="737828CA" w14:textId="77777777" w:rsidR="00B11855" w:rsidRPr="00621E63" w:rsidRDefault="003D003E" w:rsidP="006B1888">
            <w:pPr>
              <w:pStyle w:val="TableEntry"/>
            </w:pPr>
            <w:r w:rsidRPr="00621E63">
              <w:t>24</w:t>
            </w:r>
          </w:p>
        </w:tc>
        <w:tc>
          <w:tcPr>
            <w:tcW w:w="1196" w:type="dxa"/>
            <w:shd w:val="clear" w:color="auto" w:fill="auto"/>
          </w:tcPr>
          <w:p w14:paraId="63C1B66E" w14:textId="77777777" w:rsidR="00B11855" w:rsidRPr="00621E63" w:rsidRDefault="003D003E" w:rsidP="006B1888">
            <w:pPr>
              <w:pStyle w:val="TableEntry"/>
            </w:pPr>
            <w:r w:rsidRPr="00621E63">
              <w:t>DTM</w:t>
            </w:r>
          </w:p>
        </w:tc>
        <w:tc>
          <w:tcPr>
            <w:tcW w:w="0" w:type="auto"/>
            <w:shd w:val="clear" w:color="auto" w:fill="auto"/>
          </w:tcPr>
          <w:p w14:paraId="19808D47" w14:textId="77777777" w:rsidR="00B11855" w:rsidRPr="00621E63" w:rsidRDefault="003D003E" w:rsidP="006B1888">
            <w:pPr>
              <w:pStyle w:val="TableEntry"/>
            </w:pPr>
            <w:r w:rsidRPr="00621E63">
              <w:t>X</w:t>
            </w:r>
          </w:p>
        </w:tc>
        <w:tc>
          <w:tcPr>
            <w:tcW w:w="0" w:type="auto"/>
            <w:shd w:val="clear" w:color="auto" w:fill="auto"/>
          </w:tcPr>
          <w:p w14:paraId="73B8A52C" w14:textId="77777777" w:rsidR="00B11855" w:rsidRPr="00621E63" w:rsidRDefault="003D003E" w:rsidP="006B1888">
            <w:pPr>
              <w:pStyle w:val="TableEntry"/>
            </w:pPr>
            <w:r w:rsidRPr="00621E63">
              <w:t>[0..0]</w:t>
            </w:r>
          </w:p>
        </w:tc>
        <w:tc>
          <w:tcPr>
            <w:tcW w:w="0" w:type="auto"/>
            <w:shd w:val="clear" w:color="auto" w:fill="auto"/>
          </w:tcPr>
          <w:p w14:paraId="0DA574A9" w14:textId="77777777" w:rsidR="00B11855" w:rsidRPr="00621E63" w:rsidRDefault="00B11855" w:rsidP="006B1888">
            <w:pPr>
              <w:pStyle w:val="TableEntry"/>
            </w:pPr>
          </w:p>
        </w:tc>
        <w:tc>
          <w:tcPr>
            <w:tcW w:w="0" w:type="auto"/>
            <w:shd w:val="clear" w:color="auto" w:fill="auto"/>
          </w:tcPr>
          <w:p w14:paraId="1F792B9F" w14:textId="77777777" w:rsidR="00B11855" w:rsidRPr="00621E63" w:rsidRDefault="003D003E" w:rsidP="006B1888">
            <w:pPr>
              <w:pStyle w:val="TableEntry"/>
            </w:pPr>
            <w:r w:rsidRPr="00621E63">
              <w:t>Requested Date/Time</w:t>
            </w:r>
          </w:p>
        </w:tc>
      </w:tr>
      <w:tr w:rsidR="00C40FD5" w:rsidRPr="00621E63" w14:paraId="0A2D6810" w14:textId="77777777" w:rsidTr="00C10546">
        <w:trPr>
          <w:cantSplit/>
          <w:jc w:val="center"/>
        </w:trPr>
        <w:tc>
          <w:tcPr>
            <w:tcW w:w="1059" w:type="dxa"/>
            <w:shd w:val="clear" w:color="auto" w:fill="auto"/>
          </w:tcPr>
          <w:p w14:paraId="26BEFBDF" w14:textId="77777777" w:rsidR="00B11855" w:rsidRPr="00621E63" w:rsidRDefault="003D003E" w:rsidP="006B1888">
            <w:pPr>
              <w:pStyle w:val="TableEntry"/>
            </w:pPr>
            <w:r w:rsidRPr="00621E63">
              <w:t>7</w:t>
            </w:r>
          </w:p>
        </w:tc>
        <w:tc>
          <w:tcPr>
            <w:tcW w:w="990" w:type="dxa"/>
            <w:shd w:val="clear" w:color="auto" w:fill="auto"/>
          </w:tcPr>
          <w:p w14:paraId="07D16BFD" w14:textId="77777777" w:rsidR="00B11855" w:rsidRPr="00621E63" w:rsidRDefault="003D003E" w:rsidP="006B1888">
            <w:pPr>
              <w:pStyle w:val="TableEntry"/>
            </w:pPr>
            <w:r w:rsidRPr="00621E63">
              <w:t>24</w:t>
            </w:r>
          </w:p>
        </w:tc>
        <w:tc>
          <w:tcPr>
            <w:tcW w:w="1196" w:type="dxa"/>
            <w:shd w:val="clear" w:color="auto" w:fill="auto"/>
          </w:tcPr>
          <w:p w14:paraId="08287173" w14:textId="77777777" w:rsidR="00B11855" w:rsidRPr="00621E63" w:rsidRDefault="003D003E" w:rsidP="006B1888">
            <w:pPr>
              <w:pStyle w:val="TableEntry"/>
            </w:pPr>
            <w:r w:rsidRPr="00621E63">
              <w:t>DTM</w:t>
            </w:r>
          </w:p>
        </w:tc>
        <w:tc>
          <w:tcPr>
            <w:tcW w:w="0" w:type="auto"/>
            <w:shd w:val="clear" w:color="auto" w:fill="auto"/>
          </w:tcPr>
          <w:p w14:paraId="12950685" w14:textId="77777777" w:rsidR="00B11855" w:rsidRPr="00621E63" w:rsidRDefault="003D003E" w:rsidP="006B1888">
            <w:pPr>
              <w:pStyle w:val="TableEntry"/>
            </w:pPr>
            <w:r w:rsidRPr="00621E63">
              <w:t>RE</w:t>
            </w:r>
          </w:p>
        </w:tc>
        <w:tc>
          <w:tcPr>
            <w:tcW w:w="0" w:type="auto"/>
            <w:shd w:val="clear" w:color="auto" w:fill="auto"/>
          </w:tcPr>
          <w:p w14:paraId="7A27E990" w14:textId="77777777" w:rsidR="00B11855" w:rsidRPr="00621E63" w:rsidRDefault="003D003E" w:rsidP="006B1888">
            <w:pPr>
              <w:pStyle w:val="TableEntry"/>
            </w:pPr>
            <w:r w:rsidRPr="00621E63">
              <w:t>[0..1]</w:t>
            </w:r>
          </w:p>
        </w:tc>
        <w:tc>
          <w:tcPr>
            <w:tcW w:w="0" w:type="auto"/>
            <w:shd w:val="clear" w:color="auto" w:fill="auto"/>
          </w:tcPr>
          <w:p w14:paraId="683843ED" w14:textId="77777777" w:rsidR="00B11855" w:rsidRPr="00621E63" w:rsidRDefault="00B11855" w:rsidP="006B1888">
            <w:pPr>
              <w:pStyle w:val="TableEntry"/>
            </w:pPr>
          </w:p>
        </w:tc>
        <w:tc>
          <w:tcPr>
            <w:tcW w:w="0" w:type="auto"/>
            <w:shd w:val="clear" w:color="auto" w:fill="auto"/>
          </w:tcPr>
          <w:p w14:paraId="5192DCCC" w14:textId="77777777" w:rsidR="00B11855" w:rsidRPr="00621E63" w:rsidRDefault="003D003E" w:rsidP="006B1888">
            <w:pPr>
              <w:pStyle w:val="TableEntry"/>
            </w:pPr>
            <w:r w:rsidRPr="00621E63">
              <w:t>Observation Date/Time</w:t>
            </w:r>
          </w:p>
        </w:tc>
      </w:tr>
      <w:tr w:rsidR="00C40FD5" w:rsidRPr="00621E63" w14:paraId="7B8A84AB" w14:textId="77777777" w:rsidTr="00C10546">
        <w:trPr>
          <w:cantSplit/>
          <w:jc w:val="center"/>
        </w:trPr>
        <w:tc>
          <w:tcPr>
            <w:tcW w:w="1059" w:type="dxa"/>
            <w:shd w:val="clear" w:color="auto" w:fill="auto"/>
          </w:tcPr>
          <w:p w14:paraId="0AFDDB26" w14:textId="77777777" w:rsidR="00B11855" w:rsidRPr="00621E63" w:rsidRDefault="003D003E" w:rsidP="006B1888">
            <w:pPr>
              <w:pStyle w:val="TableEntry"/>
            </w:pPr>
            <w:r w:rsidRPr="00621E63">
              <w:t>8</w:t>
            </w:r>
          </w:p>
        </w:tc>
        <w:tc>
          <w:tcPr>
            <w:tcW w:w="990" w:type="dxa"/>
            <w:shd w:val="clear" w:color="auto" w:fill="auto"/>
          </w:tcPr>
          <w:p w14:paraId="47CCF029" w14:textId="77777777" w:rsidR="00B11855" w:rsidRPr="00621E63" w:rsidRDefault="003D003E" w:rsidP="006B1888">
            <w:pPr>
              <w:pStyle w:val="TableEntry"/>
            </w:pPr>
            <w:r w:rsidRPr="00621E63">
              <w:t>24</w:t>
            </w:r>
          </w:p>
        </w:tc>
        <w:tc>
          <w:tcPr>
            <w:tcW w:w="1196" w:type="dxa"/>
            <w:shd w:val="clear" w:color="auto" w:fill="auto"/>
          </w:tcPr>
          <w:p w14:paraId="1C2626F2" w14:textId="77777777" w:rsidR="00B11855" w:rsidRPr="00621E63" w:rsidRDefault="003D003E" w:rsidP="006B1888">
            <w:pPr>
              <w:pStyle w:val="TableEntry"/>
            </w:pPr>
            <w:r w:rsidRPr="00621E63">
              <w:t>DTM</w:t>
            </w:r>
          </w:p>
        </w:tc>
        <w:tc>
          <w:tcPr>
            <w:tcW w:w="0" w:type="auto"/>
            <w:shd w:val="clear" w:color="auto" w:fill="auto"/>
          </w:tcPr>
          <w:p w14:paraId="7EB0C16A" w14:textId="77777777" w:rsidR="00B11855" w:rsidRPr="00621E63" w:rsidRDefault="003D003E" w:rsidP="006B1888">
            <w:pPr>
              <w:pStyle w:val="TableEntry"/>
            </w:pPr>
            <w:r w:rsidRPr="00621E63">
              <w:t>RE</w:t>
            </w:r>
          </w:p>
        </w:tc>
        <w:tc>
          <w:tcPr>
            <w:tcW w:w="0" w:type="auto"/>
            <w:shd w:val="clear" w:color="auto" w:fill="auto"/>
          </w:tcPr>
          <w:p w14:paraId="5DF905DA" w14:textId="77777777" w:rsidR="00B11855" w:rsidRPr="00621E63" w:rsidRDefault="003D003E" w:rsidP="006B1888">
            <w:pPr>
              <w:pStyle w:val="TableEntry"/>
            </w:pPr>
            <w:r w:rsidRPr="00621E63">
              <w:t>[0..1]</w:t>
            </w:r>
          </w:p>
        </w:tc>
        <w:tc>
          <w:tcPr>
            <w:tcW w:w="0" w:type="auto"/>
            <w:shd w:val="clear" w:color="auto" w:fill="auto"/>
          </w:tcPr>
          <w:p w14:paraId="35627043" w14:textId="77777777" w:rsidR="00B11855" w:rsidRPr="00621E63" w:rsidRDefault="00B11855" w:rsidP="006B1888">
            <w:pPr>
              <w:pStyle w:val="TableEntry"/>
            </w:pPr>
          </w:p>
        </w:tc>
        <w:tc>
          <w:tcPr>
            <w:tcW w:w="0" w:type="auto"/>
            <w:shd w:val="clear" w:color="auto" w:fill="auto"/>
          </w:tcPr>
          <w:p w14:paraId="1C797BAE" w14:textId="77777777" w:rsidR="00B11855" w:rsidRPr="00621E63" w:rsidRDefault="003D003E" w:rsidP="006B1888">
            <w:pPr>
              <w:pStyle w:val="TableEntry"/>
            </w:pPr>
            <w:r w:rsidRPr="00621E63">
              <w:t>Observation End Date / Time</w:t>
            </w:r>
          </w:p>
        </w:tc>
      </w:tr>
      <w:tr w:rsidR="00C40FD5" w:rsidRPr="00621E63" w14:paraId="3999FEBA" w14:textId="77777777" w:rsidTr="00C10546">
        <w:trPr>
          <w:cantSplit/>
          <w:jc w:val="center"/>
        </w:trPr>
        <w:tc>
          <w:tcPr>
            <w:tcW w:w="1059" w:type="dxa"/>
            <w:shd w:val="clear" w:color="auto" w:fill="auto"/>
          </w:tcPr>
          <w:p w14:paraId="0C1098BF" w14:textId="77777777" w:rsidR="00B11855" w:rsidRPr="00621E63" w:rsidRDefault="003D003E" w:rsidP="006B1888">
            <w:pPr>
              <w:pStyle w:val="TableEntry"/>
            </w:pPr>
            <w:r w:rsidRPr="00621E63">
              <w:t>9</w:t>
            </w:r>
          </w:p>
        </w:tc>
        <w:tc>
          <w:tcPr>
            <w:tcW w:w="990" w:type="dxa"/>
            <w:shd w:val="clear" w:color="auto" w:fill="auto"/>
          </w:tcPr>
          <w:p w14:paraId="73C09E57" w14:textId="77777777" w:rsidR="00B11855" w:rsidRPr="00621E63" w:rsidRDefault="003D003E" w:rsidP="006B1888">
            <w:pPr>
              <w:pStyle w:val="TableEntry"/>
            </w:pPr>
            <w:r w:rsidRPr="00621E63">
              <w:t>722</w:t>
            </w:r>
          </w:p>
        </w:tc>
        <w:tc>
          <w:tcPr>
            <w:tcW w:w="1196" w:type="dxa"/>
            <w:shd w:val="clear" w:color="auto" w:fill="auto"/>
          </w:tcPr>
          <w:p w14:paraId="3F877055" w14:textId="77777777" w:rsidR="00B11855" w:rsidRPr="00621E63" w:rsidRDefault="003D003E" w:rsidP="006B1888">
            <w:pPr>
              <w:pStyle w:val="TableEntry"/>
            </w:pPr>
            <w:r w:rsidRPr="00621E63">
              <w:t>CQ</w:t>
            </w:r>
          </w:p>
        </w:tc>
        <w:tc>
          <w:tcPr>
            <w:tcW w:w="0" w:type="auto"/>
            <w:shd w:val="clear" w:color="auto" w:fill="auto"/>
          </w:tcPr>
          <w:p w14:paraId="49ED491E" w14:textId="77777777" w:rsidR="00B11855" w:rsidRPr="00621E63" w:rsidRDefault="003D003E" w:rsidP="006B1888">
            <w:pPr>
              <w:pStyle w:val="TableEntry"/>
            </w:pPr>
            <w:r w:rsidRPr="00621E63">
              <w:t>X</w:t>
            </w:r>
          </w:p>
        </w:tc>
        <w:tc>
          <w:tcPr>
            <w:tcW w:w="0" w:type="auto"/>
            <w:shd w:val="clear" w:color="auto" w:fill="auto"/>
          </w:tcPr>
          <w:p w14:paraId="2F1ACE61" w14:textId="77777777" w:rsidR="00B11855" w:rsidRPr="00621E63" w:rsidRDefault="003D003E" w:rsidP="006B1888">
            <w:pPr>
              <w:pStyle w:val="TableEntry"/>
            </w:pPr>
            <w:r w:rsidRPr="00621E63">
              <w:t>[0..0]</w:t>
            </w:r>
          </w:p>
        </w:tc>
        <w:tc>
          <w:tcPr>
            <w:tcW w:w="0" w:type="auto"/>
            <w:shd w:val="clear" w:color="auto" w:fill="auto"/>
          </w:tcPr>
          <w:p w14:paraId="326C27D8" w14:textId="77777777" w:rsidR="00B11855" w:rsidRPr="00621E63" w:rsidRDefault="00B11855" w:rsidP="006B1888">
            <w:pPr>
              <w:pStyle w:val="TableEntry"/>
            </w:pPr>
          </w:p>
        </w:tc>
        <w:tc>
          <w:tcPr>
            <w:tcW w:w="0" w:type="auto"/>
            <w:shd w:val="clear" w:color="auto" w:fill="auto"/>
          </w:tcPr>
          <w:p w14:paraId="7A4163AE" w14:textId="77777777" w:rsidR="00B11855" w:rsidRPr="00621E63" w:rsidRDefault="003D003E" w:rsidP="006B1888">
            <w:pPr>
              <w:pStyle w:val="TableEntry"/>
            </w:pPr>
            <w:r w:rsidRPr="00621E63">
              <w:t>Collection Volume</w:t>
            </w:r>
          </w:p>
        </w:tc>
      </w:tr>
      <w:tr w:rsidR="00C40FD5" w:rsidRPr="00621E63" w14:paraId="0EA33CEC" w14:textId="77777777" w:rsidTr="00C10546">
        <w:trPr>
          <w:cantSplit/>
          <w:jc w:val="center"/>
        </w:trPr>
        <w:tc>
          <w:tcPr>
            <w:tcW w:w="1059" w:type="dxa"/>
            <w:shd w:val="clear" w:color="auto" w:fill="auto"/>
          </w:tcPr>
          <w:p w14:paraId="63CDEA6D" w14:textId="77777777" w:rsidR="00B11855" w:rsidRPr="00621E63" w:rsidRDefault="003D003E" w:rsidP="006B1888">
            <w:pPr>
              <w:pStyle w:val="TableEntry"/>
            </w:pPr>
            <w:r w:rsidRPr="00621E63">
              <w:t>10</w:t>
            </w:r>
          </w:p>
        </w:tc>
        <w:tc>
          <w:tcPr>
            <w:tcW w:w="990" w:type="dxa"/>
            <w:shd w:val="clear" w:color="auto" w:fill="auto"/>
          </w:tcPr>
          <w:p w14:paraId="6DA75506" w14:textId="77777777" w:rsidR="00B11855" w:rsidRPr="00621E63" w:rsidRDefault="003D003E" w:rsidP="006B1888">
            <w:pPr>
              <w:pStyle w:val="TableEntry"/>
            </w:pPr>
            <w:r w:rsidRPr="00621E63">
              <w:t>3220</w:t>
            </w:r>
          </w:p>
        </w:tc>
        <w:tc>
          <w:tcPr>
            <w:tcW w:w="1196" w:type="dxa"/>
            <w:shd w:val="clear" w:color="auto" w:fill="auto"/>
          </w:tcPr>
          <w:p w14:paraId="4775C9EE" w14:textId="77777777" w:rsidR="00B11855" w:rsidRPr="00621E63" w:rsidRDefault="003D003E" w:rsidP="006B1888">
            <w:pPr>
              <w:pStyle w:val="TableEntry"/>
            </w:pPr>
            <w:r w:rsidRPr="00621E63">
              <w:t>XCN</w:t>
            </w:r>
          </w:p>
        </w:tc>
        <w:tc>
          <w:tcPr>
            <w:tcW w:w="0" w:type="auto"/>
            <w:shd w:val="clear" w:color="auto" w:fill="auto"/>
          </w:tcPr>
          <w:p w14:paraId="0CD087F4" w14:textId="77777777" w:rsidR="00B11855" w:rsidRPr="00621E63" w:rsidRDefault="003D003E" w:rsidP="006B1888">
            <w:pPr>
              <w:pStyle w:val="TableEntry"/>
            </w:pPr>
            <w:r w:rsidRPr="00621E63">
              <w:t>R2</w:t>
            </w:r>
          </w:p>
        </w:tc>
        <w:tc>
          <w:tcPr>
            <w:tcW w:w="0" w:type="auto"/>
            <w:shd w:val="clear" w:color="auto" w:fill="auto"/>
          </w:tcPr>
          <w:p w14:paraId="36FC62F9" w14:textId="77777777" w:rsidR="00B11855" w:rsidRPr="00621E63" w:rsidRDefault="003D003E" w:rsidP="006B1888">
            <w:pPr>
              <w:pStyle w:val="TableEntry"/>
            </w:pPr>
            <w:r w:rsidRPr="00621E63">
              <w:t>[0..1]</w:t>
            </w:r>
          </w:p>
        </w:tc>
        <w:tc>
          <w:tcPr>
            <w:tcW w:w="0" w:type="auto"/>
            <w:shd w:val="clear" w:color="auto" w:fill="auto"/>
          </w:tcPr>
          <w:p w14:paraId="0B6DC14D" w14:textId="77777777" w:rsidR="00B11855" w:rsidRPr="00621E63" w:rsidRDefault="00B11855" w:rsidP="006B1888">
            <w:pPr>
              <w:pStyle w:val="TableEntry"/>
            </w:pPr>
          </w:p>
        </w:tc>
        <w:tc>
          <w:tcPr>
            <w:tcW w:w="0" w:type="auto"/>
            <w:shd w:val="clear" w:color="auto" w:fill="auto"/>
          </w:tcPr>
          <w:p w14:paraId="0C9D6E75" w14:textId="77777777" w:rsidR="00B11855" w:rsidRPr="00621E63" w:rsidRDefault="003D003E" w:rsidP="006B1888">
            <w:pPr>
              <w:pStyle w:val="TableEntry"/>
            </w:pPr>
            <w:r w:rsidRPr="00621E63">
              <w:t>Collection Identifier</w:t>
            </w:r>
          </w:p>
        </w:tc>
      </w:tr>
    </w:tbl>
    <w:p w14:paraId="36EF2900" w14:textId="77777777" w:rsidR="00800492" w:rsidRPr="00621E63" w:rsidRDefault="00800492" w:rsidP="00800492">
      <w:pPr>
        <w:pStyle w:val="BodyText"/>
        <w:rPr>
          <w:ins w:id="2319" w:author="Mary Jungers" w:date="2019-11-13T18:59:00Z"/>
        </w:rPr>
        <w:pPrChange w:id="2320" w:author="Mary Jungers" w:date="2019-11-13T19:00:00Z">
          <w:pPr>
            <w:pStyle w:val="HL7Field"/>
          </w:pPr>
        </w:pPrChange>
      </w:pPr>
    </w:p>
    <w:p w14:paraId="654A7DFC" w14:textId="1FD7DABC" w:rsidR="00B11855" w:rsidRPr="00621E63" w:rsidRDefault="003D003E" w:rsidP="001422D4">
      <w:pPr>
        <w:pStyle w:val="HL7Field"/>
      </w:pPr>
      <w:r w:rsidRPr="00621E63">
        <w:t>OBR-1   Set ID OBR</w:t>
      </w:r>
    </w:p>
    <w:p w14:paraId="75D00B1A" w14:textId="77777777" w:rsidR="00B11855" w:rsidRPr="00621E63" w:rsidRDefault="003D003E" w:rsidP="00A01166">
      <w:pPr>
        <w:pStyle w:val="HL7FieldIndent2"/>
        <w:rPr>
          <w:noProof w:val="0"/>
        </w:rPr>
      </w:pPr>
      <w:r w:rsidRPr="00621E63">
        <w:rPr>
          <w:noProof w:val="0"/>
        </w:rPr>
        <w:t>Definition: For the first order transmitted in each message, the sequence number shall be 1; for the second order, it shall be 2; and so on.</w:t>
      </w:r>
    </w:p>
    <w:p w14:paraId="4946ED7D" w14:textId="77777777" w:rsidR="00B11855" w:rsidRPr="00621E63" w:rsidRDefault="003D003E" w:rsidP="001422D4">
      <w:pPr>
        <w:pStyle w:val="HL7Field"/>
      </w:pPr>
      <w:r w:rsidRPr="00621E63">
        <w:t>OBR-2   Placer Order Number</w:t>
      </w:r>
    </w:p>
    <w:p w14:paraId="4111B6CB" w14:textId="77777777" w:rsidR="00B11855" w:rsidRPr="00621E63" w:rsidRDefault="003D003E" w:rsidP="00A01166">
      <w:pPr>
        <w:pStyle w:val="HL7FieldIndent2"/>
        <w:rPr>
          <w:noProof w:val="0"/>
        </w:rPr>
      </w:pPr>
      <w:r w:rsidRPr="00621E63">
        <w:rPr>
          <w:noProof w:val="0"/>
        </w:rPr>
        <w:t xml:space="preserve">Definition: This field has the Entity Identifier data type. The first component (EI-1, Entity Identifier) is a string that identifies an individual order (e.g., OBR). It is assigned by the placer (ordering application). It identifies an order uniquely among all orders from a particular ordering application. The second through fourth components contain the application ID of the placing application in the same form as the HD data type. The second component, Namespace ID, is a user-defined coded value that will be uniquely associated with an application. A given institution or group of intercommunicating institutions should establish a unique list of applications that may be potential placers and fillers and assign unique application IDs. The components are separated by component delimiters. </w:t>
      </w:r>
    </w:p>
    <w:p w14:paraId="5F9E502D" w14:textId="77777777" w:rsidR="00B11855" w:rsidRPr="00621E63" w:rsidRDefault="003D003E" w:rsidP="00A01166">
      <w:pPr>
        <w:pStyle w:val="HL7FieldIndent2"/>
        <w:rPr>
          <w:noProof w:val="0"/>
        </w:rPr>
      </w:pPr>
      <w:r w:rsidRPr="00621E63">
        <w:rPr>
          <w:noProof w:val="0"/>
        </w:rPr>
        <w:t xml:space="preserve">This field is conditionally required as described in HL7, where the placer id may be sent in either the ORC or the OBR segment. If the observation is in response to an order, then the ordering application’s placer number and naming system should be returned here. If there is no placer number, for example in a "standing" order that is documented as a </w:t>
      </w:r>
      <w:r w:rsidRPr="00621E63">
        <w:rPr>
          <w:noProof w:val="0"/>
        </w:rPr>
        <w:lastRenderedPageBreak/>
        <w:t xml:space="preserve">hospital specific protocol, then the Device Observation Reporter may assign one and send it here as specified in HL7. </w:t>
      </w:r>
    </w:p>
    <w:p w14:paraId="5776C4A9" w14:textId="77777777" w:rsidR="00B11855" w:rsidRPr="00621E63" w:rsidRDefault="003D003E" w:rsidP="00A01166">
      <w:pPr>
        <w:pStyle w:val="HL7FieldIndent2"/>
        <w:rPr>
          <w:noProof w:val="0"/>
        </w:rPr>
      </w:pPr>
      <w:r w:rsidRPr="00621E63">
        <w:rPr>
          <w:noProof w:val="0"/>
        </w:rPr>
        <w:t>The PCD TF requires at a minimum that Entity Identifier (EI-1) and Namespace ID (EI-2) be valued and recommends that the Namespace Id (EI-2) shall refer to the locally unique application identifier assigned to the Device Observation Reporter application implementing IHE PCD actors which fill the role of an ordering application such as the DOR. In order to avoid conflicting Ids in any context, it is desirable, though not required, that the assigning application be identified according to a Universal ID system by giving a value for Universal ID (EI-3) and Universal ID type (EI-4). If EI-3 and EI-4 are valued, then EI-2 (Namespace ID) is not required.</w:t>
      </w:r>
    </w:p>
    <w:p w14:paraId="026359F8" w14:textId="77777777" w:rsidR="00B11855" w:rsidRPr="00621E63" w:rsidRDefault="003D003E" w:rsidP="00A01166">
      <w:pPr>
        <w:pStyle w:val="HL7FieldIndent2"/>
        <w:rPr>
          <w:noProof w:val="0"/>
        </w:rPr>
      </w:pPr>
      <w:r w:rsidRPr="00621E63">
        <w:rPr>
          <w:noProof w:val="0"/>
        </w:rPr>
        <w:t xml:space="preserve">See Appendix </w:t>
      </w:r>
      <w:r w:rsidR="00E7383E" w:rsidRPr="00621E63">
        <w:rPr>
          <w:noProof w:val="0"/>
        </w:rPr>
        <w:t>C.5 EI</w:t>
      </w:r>
      <w:r w:rsidRPr="00621E63">
        <w:rPr>
          <w:noProof w:val="0"/>
        </w:rPr>
        <w:t xml:space="preserve"> Data Type for further information. </w:t>
      </w:r>
    </w:p>
    <w:p w14:paraId="387F3904" w14:textId="32717142" w:rsidR="00B11855" w:rsidRPr="00621E63" w:rsidRDefault="003D003E" w:rsidP="00A01166">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7.4.1.2 for details. The PCD TF does not further constrain this field.</w:t>
      </w:r>
    </w:p>
    <w:p w14:paraId="03BB1198" w14:textId="77777777" w:rsidR="00B11855" w:rsidRPr="00621E63" w:rsidRDefault="003D003E" w:rsidP="001422D4">
      <w:pPr>
        <w:pStyle w:val="HL7Field"/>
      </w:pPr>
      <w:r w:rsidRPr="00621E63">
        <w:t>OBR-3   Filler Order Number</w:t>
      </w:r>
    </w:p>
    <w:p w14:paraId="3A9EB51B" w14:textId="77777777" w:rsidR="00B11855" w:rsidRPr="00621E63" w:rsidRDefault="003D003E" w:rsidP="00A01166">
      <w:pPr>
        <w:pStyle w:val="HL7FieldIndent2"/>
        <w:rPr>
          <w:noProof w:val="0"/>
        </w:rPr>
      </w:pPr>
      <w:r w:rsidRPr="00621E63">
        <w:rPr>
          <w:noProof w:val="0"/>
        </w:rPr>
        <w:t>Definition: This field is the order number associated with the filling application. This is a permanent identifier for an order and its associated observations. It is a special case of the Entity Identifier data type. The first component (EI-1, Entity Identifier) is a string that identifies an order detail segment (e.g., OBR). It is assigned by the order filler (receiving) application. This string must uniquely identify the order (as specified in the order detail segment) from other orders in a particular filling application (e.g., patient monitoring gateway). This uniqueness must persist over time. The second through fourth components contain the filler application ID, in the form of the HD data type. The second component (Namespace ID, EI-2) is a user-defined coded value that uniquely defines the application from other applications on the network. The Namespace ID of the filler order number always identifies the actual filler of an order.</w:t>
      </w:r>
    </w:p>
    <w:p w14:paraId="7596B22F" w14:textId="77777777" w:rsidR="00B11855" w:rsidRPr="00621E63" w:rsidRDefault="003D003E" w:rsidP="00A01166">
      <w:pPr>
        <w:pStyle w:val="HL7FieldIndent2"/>
        <w:rPr>
          <w:noProof w:val="0"/>
        </w:rPr>
      </w:pPr>
      <w:r w:rsidRPr="00621E63">
        <w:rPr>
          <w:noProof w:val="0"/>
        </w:rPr>
        <w:t>The PCD TF requires that the Universal ID (EI-3) be valued with a Unique ID for the application identifier assigned to the application implementing IHE actors supporting the role of an order filler such as the DOR (Device Observation Reporter). The Universal ID Type (EI-4) shall be valued with the appropriate type notation corresponding to the Unique ID. The preferred Universal ID type for IHE PCD is the EUI-64 code. The Universal ID type (EI-4) is then "EUI-64". In cases where an EUI-64 is not available, less preferred Universal IDs for the application may be used as detailed in Appendix C.5 EI Data Type. For compatibility with older receiving systems, the PCD TF recommends that the Entity Identifier (EI-1) be valued with a duplicate of the Universal ID as in EI-3. The Namespace ID (EI-2) is not required but for backward compatibility may be valued with a "legacy" locally unique identifier for the filler application.</w:t>
      </w:r>
    </w:p>
    <w:p w14:paraId="313EAC10" w14:textId="6D9156C1" w:rsidR="00B11855" w:rsidRPr="00621E63" w:rsidRDefault="003D003E" w:rsidP="00A01166">
      <w:pPr>
        <w:pStyle w:val="HL7FieldIndent2"/>
        <w:rPr>
          <w:noProof w:val="0"/>
        </w:rPr>
      </w:pPr>
      <w:r w:rsidRPr="00621E63">
        <w:rPr>
          <w:noProof w:val="0"/>
        </w:rPr>
        <w:t xml:space="preserve">In the transactions of the Alert Communication Management Profile </w:t>
      </w:r>
      <w:r w:rsidR="00CB13DC">
        <w:rPr>
          <w:noProof w:val="0"/>
        </w:rPr>
        <w:t>(</w:t>
      </w:r>
      <w:r w:rsidR="00647994" w:rsidRPr="00621E63">
        <w:rPr>
          <w:noProof w:val="0"/>
        </w:rPr>
        <w:t>[</w:t>
      </w:r>
      <w:r w:rsidRPr="00621E63">
        <w:rPr>
          <w:noProof w:val="0"/>
        </w:rPr>
        <w:t>PCD-04</w:t>
      </w:r>
      <w:r w:rsidR="00647994" w:rsidRPr="00621E63">
        <w:rPr>
          <w:noProof w:val="0"/>
        </w:rPr>
        <w:t>]</w:t>
      </w:r>
      <w:r w:rsidRPr="00621E63">
        <w:rPr>
          <w:noProof w:val="0"/>
        </w:rPr>
        <w:t xml:space="preserve">, </w:t>
      </w:r>
      <w:r w:rsidR="00647994" w:rsidRPr="00621E63">
        <w:rPr>
          <w:noProof w:val="0"/>
        </w:rPr>
        <w:t>[</w:t>
      </w:r>
      <w:r w:rsidRPr="00621E63">
        <w:rPr>
          <w:noProof w:val="0"/>
        </w:rPr>
        <w:t>PCD-06</w:t>
      </w:r>
      <w:r w:rsidR="00647994" w:rsidRPr="00621E63">
        <w:rPr>
          <w:noProof w:val="0"/>
        </w:rPr>
        <w:t>]</w:t>
      </w:r>
      <w:r w:rsidRPr="00621E63">
        <w:rPr>
          <w:noProof w:val="0"/>
        </w:rPr>
        <w:t xml:space="preserve">, </w:t>
      </w:r>
      <w:r w:rsidR="00647994" w:rsidRPr="00621E63">
        <w:rPr>
          <w:noProof w:val="0"/>
        </w:rPr>
        <w:t>[</w:t>
      </w:r>
      <w:r w:rsidRPr="00621E63">
        <w:rPr>
          <w:noProof w:val="0"/>
        </w:rPr>
        <w:t>PCD-07</w:t>
      </w:r>
      <w:r w:rsidR="00647994" w:rsidRPr="00621E63">
        <w:rPr>
          <w:noProof w:val="0"/>
        </w:rPr>
        <w:t>]</w:t>
      </w:r>
      <w:r w:rsidRPr="00621E63">
        <w:rPr>
          <w:noProof w:val="0"/>
        </w:rPr>
        <w:t>), this field serves as the unique identifier for status updates to an alert indication identified in OBR-29 Parent</w:t>
      </w:r>
      <w:r w:rsidR="00CA3A2C" w:rsidRPr="00621E63">
        <w:rPr>
          <w:noProof w:val="0"/>
        </w:rPr>
        <w:t xml:space="preserve">. </w:t>
      </w:r>
      <w:r w:rsidRPr="00621E63">
        <w:rPr>
          <w:noProof w:val="0"/>
        </w:rPr>
        <w:t>This value is assigned by the Alert Source and is used by system actors to associate updates to a particular alert identified in OBR-29 Parent</w:t>
      </w:r>
      <w:r w:rsidR="00CA3A2C" w:rsidRPr="00621E63">
        <w:rPr>
          <w:noProof w:val="0"/>
        </w:rPr>
        <w:t xml:space="preserve">. </w:t>
      </w:r>
      <w:r w:rsidR="00744F22" w:rsidRPr="00621E63">
        <w:rPr>
          <w:noProof w:val="0"/>
        </w:rPr>
        <w:t xml:space="preserve">For the initial indication message of an alert OBR-29 Parent is required to be </w:t>
      </w:r>
      <w:r w:rsidR="00744F22" w:rsidRPr="00621E63">
        <w:rPr>
          <w:noProof w:val="0"/>
        </w:rPr>
        <w:lastRenderedPageBreak/>
        <w:t>empty</w:t>
      </w:r>
      <w:r w:rsidR="000A363B" w:rsidRPr="00621E63">
        <w:rPr>
          <w:noProof w:val="0"/>
        </w:rPr>
        <w:t xml:space="preserve"> in order to indicate that it is the initial indication for that alert</w:t>
      </w:r>
      <w:r w:rsidR="002E782A" w:rsidRPr="00621E63">
        <w:rPr>
          <w:noProof w:val="0"/>
        </w:rPr>
        <w:t xml:space="preserve">. </w:t>
      </w:r>
      <w:r w:rsidR="00744F22" w:rsidRPr="00621E63">
        <w:rPr>
          <w:noProof w:val="0"/>
        </w:rPr>
        <w:t xml:space="preserve">For all subsequent indications </w:t>
      </w:r>
      <w:r w:rsidR="000A363B" w:rsidRPr="00621E63">
        <w:rPr>
          <w:noProof w:val="0"/>
        </w:rPr>
        <w:t>related to</w:t>
      </w:r>
      <w:r w:rsidR="00744F22" w:rsidRPr="00621E63">
        <w:rPr>
          <w:noProof w:val="0"/>
        </w:rPr>
        <w:t xml:space="preserve"> the same alert OBR-3 Filler Order Number identifies the unique </w:t>
      </w:r>
      <w:r w:rsidR="000A363B" w:rsidRPr="00621E63">
        <w:rPr>
          <w:noProof w:val="0"/>
        </w:rPr>
        <w:t>indication and OBR-29 P</w:t>
      </w:r>
      <w:r w:rsidR="00744F22" w:rsidRPr="00621E63">
        <w:rPr>
          <w:noProof w:val="0"/>
        </w:rPr>
        <w:t xml:space="preserve">arent contains the value </w:t>
      </w:r>
      <w:r w:rsidR="000A363B" w:rsidRPr="00621E63">
        <w:rPr>
          <w:noProof w:val="0"/>
        </w:rPr>
        <w:t>from OBR-3 Filler Order Nu</w:t>
      </w:r>
      <w:r w:rsidR="00744F22" w:rsidRPr="00621E63">
        <w:rPr>
          <w:noProof w:val="0"/>
        </w:rPr>
        <w:t xml:space="preserve">mber </w:t>
      </w:r>
      <w:r w:rsidR="000A363B" w:rsidRPr="00621E63">
        <w:rPr>
          <w:noProof w:val="0"/>
        </w:rPr>
        <w:t>of</w:t>
      </w:r>
      <w:r w:rsidR="00744F22" w:rsidRPr="00621E63">
        <w:rPr>
          <w:noProof w:val="0"/>
        </w:rPr>
        <w:t xml:space="preserve"> the initial alert indicati</w:t>
      </w:r>
      <w:r w:rsidR="000A363B" w:rsidRPr="00621E63">
        <w:rPr>
          <w:noProof w:val="0"/>
        </w:rPr>
        <w:t>on</w:t>
      </w:r>
      <w:r w:rsidR="002E782A" w:rsidRPr="00621E63">
        <w:rPr>
          <w:noProof w:val="0"/>
        </w:rPr>
        <w:t xml:space="preserve">. </w:t>
      </w:r>
      <w:r w:rsidR="000A363B" w:rsidRPr="00621E63">
        <w:rPr>
          <w:noProof w:val="0"/>
        </w:rPr>
        <w:t>This permits the Alert Man</w:t>
      </w:r>
      <w:r w:rsidR="00744F22" w:rsidRPr="00621E63">
        <w:rPr>
          <w:noProof w:val="0"/>
        </w:rPr>
        <w:t>ager (AM) and Alert Consumer (AC</w:t>
      </w:r>
      <w:r w:rsidR="00403636" w:rsidRPr="00621E63">
        <w:rPr>
          <w:noProof w:val="0"/>
        </w:rPr>
        <w:t>ON</w:t>
      </w:r>
      <w:r w:rsidR="00744F22" w:rsidRPr="00621E63">
        <w:rPr>
          <w:noProof w:val="0"/>
        </w:rPr>
        <w:t>)</w:t>
      </w:r>
      <w:r w:rsidR="008E18BD" w:rsidRPr="00621E63">
        <w:rPr>
          <w:noProof w:val="0"/>
        </w:rPr>
        <w:t xml:space="preserve"> </w:t>
      </w:r>
      <w:r w:rsidR="00257A60" w:rsidRPr="00621E63">
        <w:rPr>
          <w:noProof w:val="0"/>
        </w:rPr>
        <w:t>A</w:t>
      </w:r>
      <w:r w:rsidR="008E18BD" w:rsidRPr="00621E63">
        <w:rPr>
          <w:noProof w:val="0"/>
        </w:rPr>
        <w:t>ctors to associate</w:t>
      </w:r>
      <w:r w:rsidR="00744F22" w:rsidRPr="00621E63">
        <w:rPr>
          <w:noProof w:val="0"/>
        </w:rPr>
        <w:t xml:space="preserve"> all subsequent indications</w:t>
      </w:r>
      <w:r w:rsidR="000A363B" w:rsidRPr="00621E63">
        <w:rPr>
          <w:noProof w:val="0"/>
        </w:rPr>
        <w:t>, such alert phase updates,</w:t>
      </w:r>
      <w:r w:rsidR="00744F22" w:rsidRPr="00621E63">
        <w:rPr>
          <w:noProof w:val="0"/>
        </w:rPr>
        <w:t xml:space="preserve"> </w:t>
      </w:r>
      <w:r w:rsidR="000A363B" w:rsidRPr="00621E63">
        <w:rPr>
          <w:noProof w:val="0"/>
        </w:rPr>
        <w:t>with</w:t>
      </w:r>
      <w:r w:rsidR="00744F22" w:rsidRPr="00621E63">
        <w:rPr>
          <w:noProof w:val="0"/>
        </w:rPr>
        <w:t xml:space="preserve"> the original alert. </w:t>
      </w:r>
    </w:p>
    <w:p w14:paraId="4C5BA65F" w14:textId="77777777" w:rsidR="00B11855" w:rsidRPr="00621E63" w:rsidRDefault="003D003E" w:rsidP="001422D4">
      <w:pPr>
        <w:pStyle w:val="HL7Field"/>
      </w:pPr>
      <w:r w:rsidRPr="00621E63">
        <w:t>OBR-4   Universal Service ID</w:t>
      </w:r>
    </w:p>
    <w:p w14:paraId="730A6C11" w14:textId="7CFB8598" w:rsidR="00B11855" w:rsidRPr="00621E63" w:rsidRDefault="003D003E" w:rsidP="00A01166">
      <w:pPr>
        <w:pStyle w:val="HL7FieldIndent2"/>
        <w:rPr>
          <w:noProof w:val="0"/>
        </w:rPr>
      </w:pPr>
      <w:r w:rsidRPr="00621E63">
        <w:rPr>
          <w:noProof w:val="0"/>
        </w:rPr>
        <w:t xml:space="preserve">Definition: This field shall contain the identifier code for the requested observation/test/battery. This can refer to specific existing orders, or nonspecific “standing” orders. “Universal” procedure codes from a code set recognized by </w:t>
      </w:r>
      <w:r w:rsidR="006D613E" w:rsidRPr="00621E63">
        <w:rPr>
          <w:noProof w:val="0"/>
        </w:rPr>
        <w:t>HL7</w:t>
      </w:r>
      <w:r w:rsidR="00995105" w:rsidRPr="00621E63">
        <w:rPr>
          <w:noProof w:val="0"/>
        </w:rPr>
        <w:t xml:space="preserve"> </w:t>
      </w:r>
      <w:r w:rsidRPr="00621E63">
        <w:rPr>
          <w:noProof w:val="0"/>
        </w:rPr>
        <w:t>should be used when available. Locally defined codes may be used by agreement where standardized codes are not available.</w:t>
      </w:r>
      <w:r w:rsidR="00FB22C3" w:rsidRPr="00621E63">
        <w:rPr>
          <w:noProof w:val="0"/>
        </w:rPr>
        <w:t xml:space="preserve"> Check descriptions of particular PCD transactions for other requirements or recommendations.</w:t>
      </w:r>
    </w:p>
    <w:p w14:paraId="71E0B50B" w14:textId="77777777" w:rsidR="00B11855" w:rsidRPr="00621E63" w:rsidRDefault="003D003E" w:rsidP="00A01166">
      <w:pPr>
        <w:pStyle w:val="HL7FieldIndent2"/>
        <w:rPr>
          <w:noProof w:val="0"/>
        </w:rPr>
      </w:pPr>
      <w:r w:rsidRPr="00621E63">
        <w:rPr>
          <w:noProof w:val="0"/>
        </w:rPr>
        <w:t>When reporting events related to "standing" orders, as is common in patient monitoring, these codes may describe a generic service, for example:</w:t>
      </w:r>
    </w:p>
    <w:p w14:paraId="548E645A" w14:textId="584117F8" w:rsidR="00B11855" w:rsidRPr="00621E63" w:rsidRDefault="003D003E" w:rsidP="00A01166">
      <w:pPr>
        <w:pStyle w:val="HL7FieldIndent2"/>
        <w:rPr>
          <w:noProof w:val="0"/>
        </w:rPr>
      </w:pPr>
      <w:r w:rsidRPr="00621E63">
        <w:rPr>
          <w:noProof w:val="0"/>
        </w:rPr>
        <w:t>Examples of SNOMED CT (</w:t>
      </w:r>
      <w:r w:rsidR="006D613E" w:rsidRPr="00621E63">
        <w:rPr>
          <w:noProof w:val="0"/>
        </w:rPr>
        <w:t>HL7</w:t>
      </w:r>
      <w:r w:rsidR="00995105" w:rsidRPr="00621E63">
        <w:rPr>
          <w:noProof w:val="0"/>
        </w:rPr>
        <w:t xml:space="preserve"> </w:t>
      </w:r>
      <w:r w:rsidRPr="00621E63">
        <w:rPr>
          <w:noProof w:val="0"/>
        </w:rPr>
        <w:t>Universal ID Type SCT) terms appropriate for use in this field:</w:t>
      </w:r>
    </w:p>
    <w:p w14:paraId="75ACA62F" w14:textId="77777777" w:rsidR="00A01166" w:rsidRPr="00621E63" w:rsidRDefault="00A01166" w:rsidP="00A01166">
      <w:pPr>
        <w:pStyle w:val="HL7FieldIndent2"/>
        <w:rPr>
          <w:noProof w:val="0"/>
        </w:rPr>
      </w:pPr>
    </w:p>
    <w:p w14:paraId="7B7062F0" w14:textId="77777777" w:rsidR="00B11855" w:rsidRPr="00621E63" w:rsidRDefault="003D003E" w:rsidP="00A01166">
      <w:pPr>
        <w:pStyle w:val="ExampleValue"/>
        <w:rPr>
          <w:noProof w:val="0"/>
        </w:rPr>
      </w:pPr>
      <w:r w:rsidRPr="00621E63">
        <w:rPr>
          <w:noProof w:val="0"/>
        </w:rPr>
        <w:t>266706003^Continuous ECG monitoring^SCT</w:t>
      </w:r>
    </w:p>
    <w:p w14:paraId="219099C9" w14:textId="77777777" w:rsidR="00B11855" w:rsidRPr="00621E63" w:rsidRDefault="003D003E" w:rsidP="00A01166">
      <w:pPr>
        <w:pStyle w:val="ExampleValue"/>
        <w:rPr>
          <w:noProof w:val="0"/>
        </w:rPr>
      </w:pPr>
      <w:r w:rsidRPr="00621E63">
        <w:rPr>
          <w:noProof w:val="0"/>
        </w:rPr>
        <w:t>359772000^glucose monitoring at home^SCT</w:t>
      </w:r>
    </w:p>
    <w:p w14:paraId="43686C97" w14:textId="77777777" w:rsidR="00B11855" w:rsidRPr="00621E63" w:rsidRDefault="003D003E" w:rsidP="00A01166">
      <w:pPr>
        <w:pStyle w:val="ExampleValue"/>
        <w:rPr>
          <w:noProof w:val="0"/>
        </w:rPr>
      </w:pPr>
      <w:r w:rsidRPr="00621E63">
        <w:rPr>
          <w:noProof w:val="0"/>
        </w:rPr>
        <w:t>182777000^monitoring of patient ^SCT</w:t>
      </w:r>
    </w:p>
    <w:p w14:paraId="181ABC04" w14:textId="77777777" w:rsidR="00B11855" w:rsidRPr="00621E63" w:rsidRDefault="003D003E" w:rsidP="00A01166">
      <w:pPr>
        <w:pStyle w:val="HL7FieldIndent2"/>
        <w:rPr>
          <w:noProof w:val="0"/>
        </w:rPr>
      </w:pPr>
      <w:r w:rsidRPr="00621E63">
        <w:rPr>
          <w:noProof w:val="0"/>
        </w:rPr>
        <w:t>In some contexts, the service identifier used in this field may usefully contain information on which the receiving system can base decisions about further processing for the message, including not processing the message if the content is not wanted (e.g., waveform information that the receiving system is not able to use).</w:t>
      </w:r>
    </w:p>
    <w:p w14:paraId="54ABB327" w14:textId="77777777" w:rsidR="00B11855" w:rsidRPr="00621E63" w:rsidRDefault="003D003E" w:rsidP="00A01166">
      <w:pPr>
        <w:pStyle w:val="HL7FieldIndent2"/>
        <w:rPr>
          <w:noProof w:val="0"/>
        </w:rPr>
      </w:pPr>
      <w:r w:rsidRPr="00621E63">
        <w:rPr>
          <w:noProof w:val="0"/>
        </w:rPr>
        <w:t>Local codes are permissible if no appropriate SNOMED CT term can be used, but users of this Technical Framework who encounter a situation where a new type of service related to patient care devices is identified should submit a description of the service to the PCD Technical Committee so that provisional codes can be defined, and permanent codes requested from an appropriate standards development organization.</w:t>
      </w:r>
    </w:p>
    <w:p w14:paraId="5A04C6DE" w14:textId="77777777" w:rsidR="00B11855" w:rsidRPr="00621E63" w:rsidRDefault="003D003E" w:rsidP="00A01166">
      <w:pPr>
        <w:pStyle w:val="HL7FieldIndent2"/>
        <w:rPr>
          <w:noProof w:val="0"/>
        </w:rPr>
      </w:pPr>
      <w:r w:rsidRPr="00621E63">
        <w:rPr>
          <w:noProof w:val="0"/>
        </w:rPr>
        <w:t>An accepted "legacy" usage is for OBR-4 to contain an EUI-64 identification for the sending system. This was required in previous versions of this Technical Framework. This is acceptable as a local code for a "service" that consists of sending the PCD data that the particular system is configured to send and which is understood by the receiving system, by local agreement.</w:t>
      </w:r>
    </w:p>
    <w:p w14:paraId="044E1B7A" w14:textId="2DCC5E36" w:rsidR="00B11855" w:rsidRPr="00621E63" w:rsidRDefault="003D003E" w:rsidP="00A01166">
      <w:pPr>
        <w:pStyle w:val="HL7FieldIndent2"/>
        <w:rPr>
          <w:noProof w:val="0"/>
        </w:rPr>
      </w:pPr>
      <w:r w:rsidRPr="00621E63">
        <w:rPr>
          <w:noProof w:val="0"/>
        </w:rPr>
        <w:t xml:space="preserve">In communications related to infusion orders, the “service” identified </w:t>
      </w:r>
      <w:r w:rsidR="00A01166" w:rsidRPr="00621E63">
        <w:rPr>
          <w:noProof w:val="0"/>
        </w:rPr>
        <w:t>in OBR-4</w:t>
      </w:r>
      <w:r w:rsidRPr="00621E63">
        <w:rPr>
          <w:noProof w:val="0"/>
        </w:rPr>
        <w:t xml:space="preserve"> is the substance to be administered: when a device generates a </w:t>
      </w:r>
      <w:r w:rsidR="00647994" w:rsidRPr="00621E63">
        <w:rPr>
          <w:noProof w:val="0"/>
        </w:rPr>
        <w:t>PCD-01</w:t>
      </w:r>
      <w:r w:rsidRPr="00621E63">
        <w:rPr>
          <w:noProof w:val="0"/>
        </w:rPr>
        <w:t xml:space="preserve"> message as a result of a </w:t>
      </w:r>
      <w:r w:rsidR="00647994" w:rsidRPr="00621E63">
        <w:rPr>
          <w:noProof w:val="0"/>
        </w:rPr>
        <w:t>PCD-03</w:t>
      </w:r>
      <w:r w:rsidRPr="00621E63">
        <w:rPr>
          <w:noProof w:val="0"/>
        </w:rPr>
        <w:t xml:space="preserve"> request/order, then the requested Give Code from that order should be reflected back in the OBR-4 field. The sender may use an equivalent code for the same requested item. The sender may not use a code that equates to a different item than what was requested. When the </w:t>
      </w:r>
      <w:r w:rsidR="00647994" w:rsidRPr="00621E63">
        <w:rPr>
          <w:noProof w:val="0"/>
        </w:rPr>
        <w:t>[PCD-01]</w:t>
      </w:r>
      <w:r w:rsidRPr="00621E63">
        <w:rPr>
          <w:noProof w:val="0"/>
        </w:rPr>
        <w:t xml:space="preserve"> is not related to a </w:t>
      </w:r>
      <w:r w:rsidR="00647994" w:rsidRPr="00621E63">
        <w:rPr>
          <w:noProof w:val="0"/>
        </w:rPr>
        <w:t>[PCD-03]</w:t>
      </w:r>
      <w:r w:rsidRPr="00621E63">
        <w:rPr>
          <w:noProof w:val="0"/>
        </w:rPr>
        <w:t xml:space="preserve"> order, this code should reflect </w:t>
      </w:r>
      <w:r w:rsidRPr="00621E63">
        <w:rPr>
          <w:noProof w:val="0"/>
        </w:rPr>
        <w:lastRenderedPageBreak/>
        <w:t xml:space="preserve">the service being rendered for the patient (i.e., the medication), when known. If a medication has been selected on the pump, the value of the code will relate to the medication as it is defined in the pump’s drug library. As long as the pump drug library is in synch with the receiving system, the value will match the receiving system’s code for the substance being administered. If no medication has been selected on the pump, this field can be populated with a local “unknown medication” identifier and description. Alternatively, “999999” can be used as the identifier and “Medication Unknown” can be used as the description. </w:t>
      </w:r>
    </w:p>
    <w:p w14:paraId="4380CF38" w14:textId="77777777" w:rsidR="00B11855" w:rsidRPr="00621E63" w:rsidRDefault="003D003E" w:rsidP="00A01166">
      <w:pPr>
        <w:pStyle w:val="HL7FieldIndent2"/>
        <w:rPr>
          <w:noProof w:val="0"/>
        </w:rPr>
      </w:pPr>
      <w:r w:rsidRPr="00621E63">
        <w:rPr>
          <w:noProof w:val="0"/>
        </w:rPr>
        <w:t>In the transactions of the Alert Communication Management Profile, this field contains the identifier code for the packaged message content type, such as ALARM, WAVEFORM, EVENT, PROCEDURE, TREND, etc.</w:t>
      </w:r>
    </w:p>
    <w:p w14:paraId="3F9A5E27" w14:textId="544179C2" w:rsidR="00B11855" w:rsidRPr="00621E63" w:rsidRDefault="003D003E" w:rsidP="00A01166">
      <w:pPr>
        <w:pStyle w:val="HL7FieldIndent2"/>
        <w:rPr>
          <w:noProof w:val="0"/>
        </w:rPr>
      </w:pPr>
      <w:r w:rsidRPr="00621E63">
        <w:rPr>
          <w:noProof w:val="0"/>
        </w:rPr>
        <w:t xml:space="preserve">See Appendix A ISO/IEEE 11073 Mapping to </w:t>
      </w:r>
      <w:r w:rsidR="006D613E" w:rsidRPr="00621E63">
        <w:rPr>
          <w:noProof w:val="0"/>
        </w:rPr>
        <w:t>HL7</w:t>
      </w:r>
      <w:r w:rsidR="00995105" w:rsidRPr="00621E63">
        <w:rPr>
          <w:noProof w:val="0"/>
        </w:rPr>
        <w:t xml:space="preserve"> </w:t>
      </w:r>
      <w:r w:rsidRPr="00621E63">
        <w:rPr>
          <w:noProof w:val="0"/>
        </w:rPr>
        <w:t>for further details.</w:t>
      </w:r>
    </w:p>
    <w:p w14:paraId="201ACA99" w14:textId="6EE8DA32" w:rsidR="00B11855" w:rsidRPr="00621E63" w:rsidRDefault="003D003E" w:rsidP="00A01166">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7.4.1.4 for details related to OBR-4</w:t>
      </w:r>
    </w:p>
    <w:p w14:paraId="3EDB0D8C" w14:textId="77777777" w:rsidR="00B11855" w:rsidRPr="00621E63" w:rsidRDefault="003D003E" w:rsidP="001422D4">
      <w:pPr>
        <w:pStyle w:val="HL7Field"/>
      </w:pPr>
      <w:r w:rsidRPr="00621E63">
        <w:t>OBR-7   Observation Date/Time</w:t>
      </w:r>
    </w:p>
    <w:p w14:paraId="74A39603" w14:textId="5B435006" w:rsidR="00B11855" w:rsidRPr="00621E63" w:rsidRDefault="003D003E" w:rsidP="006B1888">
      <w:pPr>
        <w:pStyle w:val="HL7FieldIndent2"/>
        <w:rPr>
          <w:noProof w:val="0"/>
        </w:rPr>
      </w:pPr>
      <w:r w:rsidRPr="00621E63">
        <w:rPr>
          <w:noProof w:val="0"/>
        </w:rPr>
        <w:t>Specifies the time point or start of time interval for all OBX segments within the scope of this OBR segment, that is, OBX segments that are part of the ORDER_OBSERVATION segment group, that do not specify an overriding time point in OBX-14. (The presence of an overriding time point in OBX-14 signals an episodic measurement such as noninvasive blood pressure. The absence of an overriding time point in OBX-14 implies that this is an instance of a periodically sampled observation with a time stamp given by OBR-7. This distinction can also be made explicit</w:t>
      </w:r>
      <w:r w:rsidR="00703D8F" w:rsidRPr="00621E63">
        <w:rPr>
          <w:noProof w:val="0"/>
        </w:rPr>
        <w:t>ly in OBX-17 Observation Method</w:t>
      </w:r>
      <w:r w:rsidR="004824A8" w:rsidRPr="00621E63">
        <w:rPr>
          <w:noProof w:val="0"/>
        </w:rPr>
        <w:t xml:space="preserve"> (see entry for that field, below)</w:t>
      </w:r>
      <w:r w:rsidRPr="00621E63">
        <w:rPr>
          <w:noProof w:val="0"/>
        </w:rPr>
        <w:t>.</w:t>
      </w:r>
      <w:r w:rsidR="004824A8" w:rsidRPr="00621E63">
        <w:rPr>
          <w:noProof w:val="0"/>
        </w:rPr>
        <w:t xml:space="preserve"> See also Appendix </w:t>
      </w:r>
      <w:r w:rsidR="00E51575" w:rsidRPr="00621E63">
        <w:rPr>
          <w:noProof w:val="0"/>
        </w:rPr>
        <w:t xml:space="preserve">B.8.7 </w:t>
      </w:r>
      <w:r w:rsidR="004824A8" w:rsidRPr="00621E63">
        <w:rPr>
          <w:noProof w:val="0"/>
        </w:rPr>
        <w:t>for a discussion of general considerations concerning time stamps in IHE PCD messages</w:t>
      </w:r>
      <w:r w:rsidR="009753FB" w:rsidRPr="00621E63">
        <w:rPr>
          <w:noProof w:val="0"/>
        </w:rPr>
        <w:t>, and Appendix C.4 for details on the time zone offset in the DTM data type in IHE PCD Technical Framework</w:t>
      </w:r>
      <w:r w:rsidR="004824A8" w:rsidRPr="00621E63">
        <w:rPr>
          <w:noProof w:val="0"/>
        </w:rPr>
        <w:t>.</w:t>
      </w:r>
    </w:p>
    <w:p w14:paraId="42BEEF58" w14:textId="77777777" w:rsidR="00B11855" w:rsidRPr="00621E63" w:rsidRDefault="003D003E" w:rsidP="001422D4">
      <w:pPr>
        <w:pStyle w:val="HL7Field"/>
      </w:pPr>
      <w:r w:rsidRPr="00621E63">
        <w:t>OBR-8   Observation End Date/Time</w:t>
      </w:r>
    </w:p>
    <w:p w14:paraId="31F0DF5B" w14:textId="77777777" w:rsidR="00B11855" w:rsidRPr="00621E63" w:rsidRDefault="003D003E" w:rsidP="00A01166">
      <w:pPr>
        <w:pStyle w:val="HL7FieldIndent2"/>
        <w:rPr>
          <w:noProof w:val="0"/>
        </w:rPr>
      </w:pPr>
      <w:r w:rsidRPr="00621E63">
        <w:rPr>
          <w:noProof w:val="0"/>
        </w:rPr>
        <w:t xml:space="preserve">If OBR-8 is not specified, OBR-7 specifies the </w:t>
      </w:r>
      <w:r w:rsidRPr="00621E63">
        <w:rPr>
          <w:rStyle w:val="Emphasis"/>
          <w:noProof w:val="0"/>
        </w:rPr>
        <w:t>default time point</w:t>
      </w:r>
      <w:r w:rsidRPr="00621E63">
        <w:rPr>
          <w:noProof w:val="0"/>
        </w:rPr>
        <w:t xml:space="preserve"> for all OBX segments within its scope that do not specify an overriding time point in OBX-14.</w:t>
      </w:r>
      <w:r w:rsidR="004824A8" w:rsidRPr="00621E63">
        <w:rPr>
          <w:noProof w:val="0"/>
        </w:rPr>
        <w:t xml:space="preserve"> See also Appendix </w:t>
      </w:r>
      <w:r w:rsidR="00E51575" w:rsidRPr="00621E63">
        <w:rPr>
          <w:noProof w:val="0"/>
        </w:rPr>
        <w:t xml:space="preserve">B.8.7 </w:t>
      </w:r>
      <w:r w:rsidR="004824A8" w:rsidRPr="00621E63">
        <w:rPr>
          <w:noProof w:val="0"/>
        </w:rPr>
        <w:t>for a discussion of general considerations concerning time stamps in IHE PCD messages.</w:t>
      </w:r>
    </w:p>
    <w:p w14:paraId="00B57E7A" w14:textId="77777777" w:rsidR="00B11855" w:rsidRPr="00621E63" w:rsidRDefault="003D003E" w:rsidP="00A01166">
      <w:pPr>
        <w:pStyle w:val="HL7FieldIndent2"/>
        <w:rPr>
          <w:noProof w:val="0"/>
        </w:rPr>
      </w:pPr>
      <w:r w:rsidRPr="00621E63">
        <w:rPr>
          <w:noProof w:val="0"/>
        </w:rPr>
        <w:t xml:space="preserve">If OBR-7 and OBR-8 are both specified, OBR-7 specifies the mathematically ‘closed’ interval boundary at the start of the time interval and OBR-8 specifies the mathematically ‘open’ end of the time interval. The interval [OBR-7, OBR-8) serves as the </w:t>
      </w:r>
      <w:r w:rsidRPr="00621E63">
        <w:rPr>
          <w:rStyle w:val="Emphasis"/>
          <w:noProof w:val="0"/>
        </w:rPr>
        <w:t>default time interval</w:t>
      </w:r>
      <w:r w:rsidRPr="00621E63">
        <w:rPr>
          <w:noProof w:val="0"/>
        </w:rPr>
        <w:t xml:space="preserve"> for all OBX segments within its scope that do not specify an overriding time point in OBX-14.</w:t>
      </w:r>
    </w:p>
    <w:p w14:paraId="4DC1CEAF" w14:textId="77777777" w:rsidR="00B11855" w:rsidRPr="00621E63" w:rsidRDefault="003D003E" w:rsidP="00A01166">
      <w:pPr>
        <w:pStyle w:val="HL7FieldIndent2"/>
        <w:rPr>
          <w:noProof w:val="0"/>
        </w:rPr>
      </w:pPr>
      <w:r w:rsidRPr="00621E63">
        <w:rPr>
          <w:noProof w:val="0"/>
        </w:rPr>
        <w:t>A single-valued OBX-5 is assumed to occur at time OBR</w:t>
      </w:r>
      <w:r w:rsidR="00F76540" w:rsidRPr="00621E63">
        <w:rPr>
          <w:rFonts w:eastAsia="MS Mincho"/>
          <w:noProof w:val="0"/>
        </w:rPr>
        <w:t>-</w:t>
      </w:r>
      <w:r w:rsidRPr="00621E63">
        <w:rPr>
          <w:noProof w:val="0"/>
        </w:rPr>
        <w:t xml:space="preserve">7 by default, and a multi-valued OBX-5 containing </w:t>
      </w:r>
      <w:r w:rsidRPr="00621E63">
        <w:rPr>
          <w:rStyle w:val="Emphasis"/>
          <w:noProof w:val="0"/>
        </w:rPr>
        <w:t>N</w:t>
      </w:r>
      <w:r w:rsidRPr="00621E63">
        <w:rPr>
          <w:noProof w:val="0"/>
        </w:rPr>
        <w:t xml:space="preserve"> values is assumed to be divided into </w:t>
      </w:r>
      <w:r w:rsidRPr="00621E63">
        <w:rPr>
          <w:rStyle w:val="Emphasis"/>
          <w:noProof w:val="0"/>
        </w:rPr>
        <w:t>N</w:t>
      </w:r>
      <w:r w:rsidRPr="00621E63">
        <w:rPr>
          <w:noProof w:val="0"/>
        </w:rPr>
        <w:t xml:space="preserve"> equal time sub-intervals, with the </w:t>
      </w:r>
      <w:r w:rsidRPr="00621E63">
        <w:rPr>
          <w:rStyle w:val="Emphasis"/>
          <w:noProof w:val="0"/>
        </w:rPr>
        <w:t>Nth</w:t>
      </w:r>
      <w:r w:rsidRPr="00621E63">
        <w:rPr>
          <w:noProof w:val="0"/>
        </w:rPr>
        <w:t xml:space="preserve"> value occurring at the beginning of each time sub-interval.</w:t>
      </w:r>
    </w:p>
    <w:p w14:paraId="1F22EA8A" w14:textId="76079E61" w:rsidR="00B11855" w:rsidRPr="00621E63" w:rsidRDefault="003D003E" w:rsidP="00C94C3F">
      <w:pPr>
        <w:pStyle w:val="HL7FieldIndent2"/>
        <w:rPr>
          <w:noProof w:val="0"/>
        </w:rPr>
      </w:pPr>
      <w:r w:rsidRPr="00621E63">
        <w:rPr>
          <w:noProof w:val="0"/>
        </w:rPr>
        <w:t xml:space="preserve">The default time interval [OBR-7, OBR-8) is equivalent the </w:t>
      </w:r>
      <w:r w:rsidR="006D613E" w:rsidRPr="00621E63">
        <w:rPr>
          <w:noProof w:val="0"/>
        </w:rPr>
        <w:t>HL7</w:t>
      </w:r>
      <w:r w:rsidR="00995105" w:rsidRPr="00621E63">
        <w:rPr>
          <w:noProof w:val="0"/>
        </w:rPr>
        <w:t xml:space="preserve"> </w:t>
      </w:r>
      <w:r w:rsidRPr="00621E63">
        <w:rPr>
          <w:noProof w:val="0"/>
        </w:rPr>
        <w:t>V3 representation where inclusive="true" specifies a ‘closed’ boundary and inclusive="false" specifies an ‘open’ boundary for the ten second interval shown below.</w:t>
      </w:r>
    </w:p>
    <w:p w14:paraId="198C82B5" w14:textId="77777777" w:rsidR="00A01166" w:rsidRPr="00621E63" w:rsidRDefault="00A01166" w:rsidP="00C94C3F">
      <w:pPr>
        <w:pStyle w:val="HL7FieldIndent2"/>
        <w:rPr>
          <w:noProof w:val="0"/>
        </w:rPr>
      </w:pPr>
    </w:p>
    <w:p w14:paraId="3E7F13AD" w14:textId="77777777" w:rsidR="00B11855" w:rsidRPr="00621E63" w:rsidRDefault="003D003E" w:rsidP="00A01166">
      <w:pPr>
        <w:pStyle w:val="ExampleValue"/>
        <w:rPr>
          <w:noProof w:val="0"/>
        </w:rPr>
      </w:pPr>
      <w:r w:rsidRPr="00621E63">
        <w:rPr>
          <w:noProof w:val="0"/>
        </w:rPr>
        <w:t xml:space="preserve">    &lt;effectiveTime&gt;</w:t>
      </w:r>
    </w:p>
    <w:p w14:paraId="2C2296FC" w14:textId="383E08A8" w:rsidR="00B11855" w:rsidRPr="00621E63" w:rsidRDefault="003D003E" w:rsidP="00A01166">
      <w:pPr>
        <w:pStyle w:val="ExampleValue"/>
        <w:rPr>
          <w:noProof w:val="0"/>
        </w:rPr>
      </w:pPr>
      <w:r w:rsidRPr="00621E63">
        <w:rPr>
          <w:noProof w:val="0"/>
        </w:rPr>
        <w:t xml:space="preserve">       &lt;low value="20100101091820.000</w:t>
      </w:r>
      <w:r w:rsidR="009753FB" w:rsidRPr="00621E63">
        <w:rPr>
          <w:noProof w:val="0"/>
        </w:rPr>
        <w:t>+0000</w:t>
      </w:r>
      <w:r w:rsidRPr="00621E63">
        <w:rPr>
          <w:noProof w:val="0"/>
        </w:rPr>
        <w:t>" inclusive="true" /&gt;</w:t>
      </w:r>
    </w:p>
    <w:p w14:paraId="460711CC" w14:textId="54AFA4ED" w:rsidR="00B11855" w:rsidRPr="00621E63" w:rsidRDefault="003D003E" w:rsidP="00A01166">
      <w:pPr>
        <w:pStyle w:val="ExampleValue"/>
        <w:rPr>
          <w:noProof w:val="0"/>
        </w:rPr>
      </w:pPr>
      <w:r w:rsidRPr="00621E63">
        <w:rPr>
          <w:noProof w:val="0"/>
        </w:rPr>
        <w:t xml:space="preserve">       &lt;high value="20100101091830.000</w:t>
      </w:r>
      <w:r w:rsidR="009753FB" w:rsidRPr="00621E63">
        <w:rPr>
          <w:noProof w:val="0"/>
        </w:rPr>
        <w:t>+0000</w:t>
      </w:r>
      <w:r w:rsidRPr="00621E63">
        <w:rPr>
          <w:noProof w:val="0"/>
        </w:rPr>
        <w:t>" inclusive="false" /&gt;</w:t>
      </w:r>
    </w:p>
    <w:p w14:paraId="18428731" w14:textId="77777777" w:rsidR="00B11855" w:rsidRPr="00621E63" w:rsidRDefault="003D003E" w:rsidP="00A01166">
      <w:pPr>
        <w:pStyle w:val="ExampleValue"/>
        <w:rPr>
          <w:noProof w:val="0"/>
        </w:rPr>
      </w:pPr>
      <w:r w:rsidRPr="00621E63">
        <w:rPr>
          <w:noProof w:val="0"/>
        </w:rPr>
        <w:t xml:space="preserve">    &lt;/effectiveTime&gt;</w:t>
      </w:r>
    </w:p>
    <w:p w14:paraId="4B493299" w14:textId="77777777" w:rsidR="00B11855" w:rsidRPr="00621E63" w:rsidRDefault="00B11855" w:rsidP="00A01166">
      <w:pPr>
        <w:pStyle w:val="BodyText"/>
      </w:pPr>
    </w:p>
    <w:p w14:paraId="52270294" w14:textId="77777777" w:rsidR="00B11855" w:rsidRPr="00621E63" w:rsidRDefault="003D003E" w:rsidP="00CF5627">
      <w:pPr>
        <w:pStyle w:val="BodyText"/>
      </w:pPr>
      <w:r w:rsidRPr="00621E63">
        <w:rPr>
          <w:b/>
          <w:bCs/>
        </w:rPr>
        <w:t>OBR-10 Collector Identifier</w:t>
      </w:r>
    </w:p>
    <w:p w14:paraId="3D9AD04B" w14:textId="1D53F6F0" w:rsidR="00B11855" w:rsidRPr="00621E63" w:rsidRDefault="003D003E" w:rsidP="00A01166">
      <w:pPr>
        <w:pStyle w:val="HL7FieldIndent2"/>
        <w:rPr>
          <w:noProof w:val="0"/>
        </w:rPr>
      </w:pPr>
      <w:r w:rsidRPr="00621E63">
        <w:rPr>
          <w:noProof w:val="0"/>
        </w:rPr>
        <w:t xml:space="preserve">When a specimen is required for the study, this field is available to identify the person, department, or facility that collected the specimen. Refer to the </w:t>
      </w:r>
      <w:r w:rsidR="006D613E" w:rsidRPr="00621E63">
        <w:rPr>
          <w:noProof w:val="0"/>
        </w:rPr>
        <w:t>HL7</w:t>
      </w:r>
      <w:r w:rsidR="00995105" w:rsidRPr="00621E63">
        <w:rPr>
          <w:noProof w:val="0"/>
        </w:rPr>
        <w:t xml:space="preserve"> </w:t>
      </w:r>
      <w:r w:rsidRPr="00621E63">
        <w:rPr>
          <w:noProof w:val="0"/>
        </w:rPr>
        <w:t>v2.6 specification for details of the XCN data type. IHE PCD does not further constrain this field.</w:t>
      </w:r>
    </w:p>
    <w:p w14:paraId="77358FA1" w14:textId="77777777" w:rsidR="00B11855" w:rsidRPr="00621E63" w:rsidRDefault="003D003E" w:rsidP="00CF5627">
      <w:pPr>
        <w:pStyle w:val="BodyText"/>
      </w:pPr>
      <w:r w:rsidRPr="00621E63">
        <w:rPr>
          <w:b/>
          <w:bCs/>
        </w:rPr>
        <w:t>OBR-17 Order Callback Phone Number (XTN) 00250</w:t>
      </w:r>
    </w:p>
    <w:p w14:paraId="5CD41124" w14:textId="77777777" w:rsidR="00B11855" w:rsidRPr="00621E63" w:rsidRDefault="003D003E" w:rsidP="00A01166">
      <w:pPr>
        <w:pStyle w:val="HL7FieldIndent2"/>
        <w:rPr>
          <w:noProof w:val="0"/>
        </w:rPr>
      </w:pPr>
      <w:r w:rsidRPr="00621E63">
        <w:rPr>
          <w:noProof w:val="0"/>
        </w:rPr>
        <w:t>This field is the telephone number for reporting a status or a result using the standard format with extension and/or beeper number when applicable</w:t>
      </w:r>
      <w:r w:rsidR="00CA3A2C" w:rsidRPr="00621E63">
        <w:rPr>
          <w:noProof w:val="0"/>
        </w:rPr>
        <w:t xml:space="preserve">. </w:t>
      </w:r>
      <w:r w:rsidRPr="00621E63">
        <w:rPr>
          <w:noProof w:val="0"/>
        </w:rPr>
        <w:t>This can be used to pass the nurse call system patient station telephony call back information to the caregiver</w:t>
      </w:r>
      <w:r w:rsidR="00CA3A2C" w:rsidRPr="00621E63">
        <w:rPr>
          <w:noProof w:val="0"/>
        </w:rPr>
        <w:t xml:space="preserve">. </w:t>
      </w:r>
      <w:r w:rsidRPr="00621E63">
        <w:rPr>
          <w:noProof w:val="0"/>
        </w:rPr>
        <w:t>If the structure of the telephony dial string is not known then the call back number should be in the Unformatted Telephone number (ST) component of the field.</w:t>
      </w:r>
    </w:p>
    <w:p w14:paraId="4EA28372" w14:textId="77777777" w:rsidR="00B11855" w:rsidRPr="00621E63" w:rsidRDefault="003D003E" w:rsidP="00CF5627">
      <w:pPr>
        <w:pStyle w:val="BodyText"/>
      </w:pPr>
      <w:r w:rsidRPr="00621E63">
        <w:rPr>
          <w:b/>
          <w:bCs/>
        </w:rPr>
        <w:t>OBR-28 Result Copies To (XCN) 00260</w:t>
      </w:r>
    </w:p>
    <w:p w14:paraId="4B997F6F" w14:textId="42553689" w:rsidR="00B11855" w:rsidRPr="00621E63" w:rsidRDefault="003D003E" w:rsidP="00A01166">
      <w:pPr>
        <w:pStyle w:val="HL7FieldIndent2"/>
        <w:rPr>
          <w:noProof w:val="0"/>
        </w:rPr>
      </w:pPr>
      <w:r w:rsidRPr="00621E63">
        <w:rPr>
          <w:noProof w:val="0"/>
        </w:rPr>
        <w:t xml:space="preserve">This field should not be used in Report Alert [PCD-04] transactions to indicate PIN/Carrier or other recipients for alert </w:t>
      </w:r>
      <w:r w:rsidR="002A42F5" w:rsidRPr="00621E63">
        <w:rPr>
          <w:noProof w:val="0"/>
        </w:rPr>
        <w:t>dissemination</w:t>
      </w:r>
      <w:r w:rsidR="00CA3A2C" w:rsidRPr="00621E63">
        <w:rPr>
          <w:noProof w:val="0"/>
        </w:rPr>
        <w:t xml:space="preserve">. </w:t>
      </w:r>
      <w:r w:rsidR="00403636" w:rsidRPr="00621E63">
        <w:rPr>
          <w:noProof w:val="0"/>
        </w:rPr>
        <w:t>Instead,</w:t>
      </w:r>
      <w:r w:rsidR="002A42F5" w:rsidRPr="00621E63">
        <w:rPr>
          <w:noProof w:val="0"/>
        </w:rPr>
        <w:t xml:space="preserve"> the </w:t>
      </w:r>
      <w:r w:rsidRPr="00621E63">
        <w:rPr>
          <w:noProof w:val="0"/>
        </w:rPr>
        <w:t>Participant Information (PRT) segment</w:t>
      </w:r>
      <w:r w:rsidR="002A42F5" w:rsidRPr="00621E63">
        <w:rPr>
          <w:noProof w:val="0"/>
        </w:rPr>
        <w:t xml:space="preserve"> introduced in </w:t>
      </w:r>
      <w:r w:rsidR="006D613E" w:rsidRPr="00621E63">
        <w:rPr>
          <w:noProof w:val="0"/>
        </w:rPr>
        <w:t>HL7</w:t>
      </w:r>
      <w:r w:rsidR="00995105" w:rsidRPr="00621E63">
        <w:rPr>
          <w:noProof w:val="0"/>
        </w:rPr>
        <w:t xml:space="preserve"> </w:t>
      </w:r>
      <w:r w:rsidR="002A42F5" w:rsidRPr="00621E63">
        <w:rPr>
          <w:noProof w:val="0"/>
        </w:rPr>
        <w:t>v. 2.7 may be used in accordance with its definition in the base standard</w:t>
      </w:r>
      <w:r w:rsidRPr="00621E63">
        <w:rPr>
          <w:noProof w:val="0"/>
        </w:rPr>
        <w:t>.</w:t>
      </w:r>
    </w:p>
    <w:p w14:paraId="5ABAA90D" w14:textId="77777777" w:rsidR="00B11855" w:rsidRPr="00621E63" w:rsidRDefault="003D003E" w:rsidP="00CF5627">
      <w:pPr>
        <w:pStyle w:val="BodyText"/>
      </w:pPr>
      <w:r w:rsidRPr="00621E63">
        <w:rPr>
          <w:b/>
          <w:bCs/>
        </w:rPr>
        <w:t>OBR-29 Parent (EIP) 00261</w:t>
      </w:r>
    </w:p>
    <w:p w14:paraId="45F44EDC" w14:textId="77777777" w:rsidR="00B11855" w:rsidRPr="00621E63" w:rsidRDefault="003D003E" w:rsidP="00A92110">
      <w:pPr>
        <w:pStyle w:val="HL7FieldIndent2"/>
        <w:rPr>
          <w:noProof w:val="0"/>
        </w:rPr>
      </w:pPr>
      <w:r w:rsidRPr="00621E63">
        <w:rPr>
          <w:noProof w:val="0"/>
        </w:rPr>
        <w:t>This field serves as the unique identifier for the alert indication</w:t>
      </w:r>
      <w:r w:rsidR="00FB22C3" w:rsidRPr="00621E63">
        <w:rPr>
          <w:noProof w:val="0"/>
        </w:rPr>
        <w:t xml:space="preserve"> in ACM transactions</w:t>
      </w:r>
      <w:r w:rsidR="00CA3A2C" w:rsidRPr="00621E63">
        <w:rPr>
          <w:noProof w:val="0"/>
        </w:rPr>
        <w:t xml:space="preserve">. </w:t>
      </w:r>
      <w:r w:rsidRPr="00621E63">
        <w:rPr>
          <w:noProof w:val="0"/>
        </w:rPr>
        <w:t>It is assigned by the Alert Source and is used by system actors to associate all messages from all actors that pertain to a particular alert throughout the history of the alert. So the same value of OBR-29 will be sent by the Alert Source in the messages concerning the start, end, continuation of the alert, and will also be used in status messages from other actors concerning that alert. It may consist of a unique identifier of the device such as an EUI-64 and a serial number or time stamp for the alert, but other forms that are unique among alerts sourced by a particular Alert Reporter are acceptable. An order number sourced by the filling application may be used in the case of an order (Pharmacy or Laboratory) and in this case must also serve to uniquely identify the related alert events</w:t>
      </w:r>
      <w:r w:rsidR="00CA3A2C" w:rsidRPr="00621E63">
        <w:rPr>
          <w:noProof w:val="0"/>
        </w:rPr>
        <w:t xml:space="preserve">. </w:t>
      </w:r>
      <w:r w:rsidRPr="00621E63">
        <w:rPr>
          <w:noProof w:val="0"/>
        </w:rPr>
        <w:t>For identification of status updates to an alert indication see OBR-3 Filler order Number.</w:t>
      </w:r>
    </w:p>
    <w:p w14:paraId="4882206B" w14:textId="0D54CA9B" w:rsidR="00B11855" w:rsidRPr="00621E63" w:rsidRDefault="00800492" w:rsidP="00800492">
      <w:pPr>
        <w:pStyle w:val="Heading3"/>
        <w:numPr>
          <w:ilvl w:val="0"/>
          <w:numId w:val="0"/>
        </w:numPr>
        <w:rPr>
          <w:noProof w:val="0"/>
        </w:rPr>
        <w:pPrChange w:id="2321" w:author="Mary Jungers" w:date="2019-11-13T19:00:00Z">
          <w:pPr>
            <w:pStyle w:val="AppendixHeading3"/>
          </w:pPr>
        </w:pPrChange>
      </w:pPr>
      <w:bookmarkStart w:id="2322" w:name="_Toc401769862"/>
      <w:bookmarkStart w:id="2323" w:name="_Toc24650514"/>
      <w:ins w:id="2324" w:author="Mary Jungers" w:date="2019-11-13T19:00:00Z">
        <w:r w:rsidRPr="00621E63">
          <w:rPr>
            <w:noProof w:val="0"/>
          </w:rPr>
          <w:t xml:space="preserve">B.7.1 </w:t>
        </w:r>
      </w:ins>
      <w:r w:rsidR="003D003E" w:rsidRPr="00621E63">
        <w:rPr>
          <w:noProof w:val="0"/>
        </w:rPr>
        <w:t xml:space="preserve">OBR Observation Request Segment in ACM Transaction </w:t>
      </w:r>
      <w:r w:rsidR="00425190" w:rsidRPr="00621E63">
        <w:rPr>
          <w:noProof w:val="0"/>
        </w:rPr>
        <w:t>[</w:t>
      </w:r>
      <w:bookmarkEnd w:id="2322"/>
      <w:r w:rsidR="00647994" w:rsidRPr="00621E63">
        <w:rPr>
          <w:noProof w:val="0"/>
        </w:rPr>
        <w:t>PCD-04</w:t>
      </w:r>
      <w:r w:rsidR="00425190" w:rsidRPr="00621E63">
        <w:rPr>
          <w:noProof w:val="0"/>
        </w:rPr>
        <w:t>]</w:t>
      </w:r>
      <w:bookmarkEnd w:id="2323"/>
    </w:p>
    <w:p w14:paraId="43228230" w14:textId="77777777" w:rsidR="00B11855" w:rsidRPr="00621E63" w:rsidRDefault="003D003E" w:rsidP="00A01166">
      <w:pPr>
        <w:pStyle w:val="BodyText"/>
      </w:pPr>
      <w:r w:rsidRPr="00621E63">
        <w:t>A Report Alert [PCD-04] transaction contains at most one alert indication.</w:t>
      </w:r>
    </w:p>
    <w:p w14:paraId="1DE932B2" w14:textId="77777777" w:rsidR="00285EFB" w:rsidRPr="00621E63" w:rsidRDefault="00285EFB" w:rsidP="00A01166">
      <w:pPr>
        <w:pStyle w:val="BodyText"/>
      </w:pPr>
      <w:r w:rsidRPr="00621E63">
        <w:t>Additional OBR/OBX segment groupings may appear in the Report Alert [PCD-04] transaction as the inclusion of a Waveform Content Module (WCM) to communicate waveform evidentiary data</w:t>
      </w:r>
      <w:r w:rsidR="002E782A" w:rsidRPr="00621E63">
        <w:t xml:space="preserve">. </w:t>
      </w:r>
      <w:r w:rsidRPr="00621E63">
        <w:t>See the Waveform Content Module (WCM) document for segment and field details.</w:t>
      </w:r>
    </w:p>
    <w:p w14:paraId="65725BB3" w14:textId="00AC6428" w:rsidR="000166DD" w:rsidRPr="00621E63" w:rsidRDefault="003D003E" w:rsidP="00A01166">
      <w:pPr>
        <w:pStyle w:val="BodyText"/>
      </w:pPr>
      <w:r w:rsidRPr="00621E63">
        <w:lastRenderedPageBreak/>
        <w:t xml:space="preserve">The OBR segment is used to uniquely identify the alert indication and the descendent alert status update indications. </w:t>
      </w:r>
    </w:p>
    <w:p w14:paraId="6F34CB26" w14:textId="5A19EEF9" w:rsidR="00B11855" w:rsidRPr="00621E63" w:rsidRDefault="003D003E" w:rsidP="00CF5627">
      <w:pPr>
        <w:pStyle w:val="TableTitle"/>
      </w:pPr>
      <w:r w:rsidRPr="00621E63">
        <w:t xml:space="preserve">Table B.7.1-1: </w:t>
      </w:r>
      <w:r w:rsidR="006D613E" w:rsidRPr="00621E63">
        <w:t>HL7</w:t>
      </w:r>
      <w:r w:rsidR="00995105" w:rsidRPr="00621E63">
        <w:t xml:space="preserve"> </w:t>
      </w:r>
      <w:r w:rsidRPr="00621E63">
        <w:t>Attribute Table – OBR – Observation Result</w:t>
      </w:r>
    </w:p>
    <w:tbl>
      <w:tblPr>
        <w:tblW w:w="8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5"/>
        <w:gridCol w:w="827"/>
        <w:gridCol w:w="760"/>
        <w:gridCol w:w="828"/>
        <w:gridCol w:w="841"/>
        <w:gridCol w:w="934"/>
        <w:gridCol w:w="3640"/>
      </w:tblGrid>
      <w:tr w:rsidR="00C40FD5" w:rsidRPr="00621E63" w14:paraId="7E10550E" w14:textId="77777777" w:rsidTr="00EB7483">
        <w:trPr>
          <w:cantSplit/>
          <w:tblHeader/>
          <w:jc w:val="center"/>
        </w:trPr>
        <w:tc>
          <w:tcPr>
            <w:tcW w:w="815" w:type="dxa"/>
            <w:shd w:val="clear" w:color="auto" w:fill="D9D9D9"/>
          </w:tcPr>
          <w:p w14:paraId="57626AF0" w14:textId="77777777" w:rsidR="00B11855" w:rsidRPr="00621E63" w:rsidRDefault="003D003E" w:rsidP="006B1888">
            <w:pPr>
              <w:pStyle w:val="TableEntryHeader"/>
            </w:pPr>
            <w:r w:rsidRPr="00621E63">
              <w:t>SEQ</w:t>
            </w:r>
          </w:p>
        </w:tc>
        <w:tc>
          <w:tcPr>
            <w:tcW w:w="827" w:type="dxa"/>
            <w:shd w:val="clear" w:color="auto" w:fill="D9D9D9"/>
          </w:tcPr>
          <w:p w14:paraId="75AD5605" w14:textId="77777777" w:rsidR="00B11855" w:rsidRPr="00621E63" w:rsidRDefault="003D003E" w:rsidP="006B1888">
            <w:pPr>
              <w:pStyle w:val="TableEntryHeader"/>
            </w:pPr>
            <w:r w:rsidRPr="00621E63">
              <w:t>LEN</w:t>
            </w:r>
          </w:p>
        </w:tc>
        <w:tc>
          <w:tcPr>
            <w:tcW w:w="760" w:type="dxa"/>
            <w:shd w:val="clear" w:color="auto" w:fill="D9D9D9"/>
          </w:tcPr>
          <w:p w14:paraId="15CA000B" w14:textId="77777777" w:rsidR="00B11855" w:rsidRPr="00621E63" w:rsidRDefault="003D003E" w:rsidP="006B1888">
            <w:pPr>
              <w:pStyle w:val="TableEntryHeader"/>
            </w:pPr>
            <w:r w:rsidRPr="00621E63">
              <w:t>DT</w:t>
            </w:r>
          </w:p>
        </w:tc>
        <w:tc>
          <w:tcPr>
            <w:tcW w:w="828" w:type="dxa"/>
            <w:shd w:val="clear" w:color="auto" w:fill="D9D9D9"/>
          </w:tcPr>
          <w:p w14:paraId="01707427" w14:textId="77777777" w:rsidR="00B11855" w:rsidRPr="00621E63" w:rsidRDefault="003D003E" w:rsidP="006B1888">
            <w:pPr>
              <w:pStyle w:val="TableEntryHeader"/>
            </w:pPr>
            <w:r w:rsidRPr="00621E63">
              <w:t>OPT</w:t>
            </w:r>
          </w:p>
        </w:tc>
        <w:tc>
          <w:tcPr>
            <w:tcW w:w="841" w:type="dxa"/>
            <w:shd w:val="clear" w:color="auto" w:fill="D9D9D9"/>
          </w:tcPr>
          <w:p w14:paraId="52249A97" w14:textId="77777777" w:rsidR="00B11855" w:rsidRPr="00621E63" w:rsidRDefault="003D003E" w:rsidP="006B1888">
            <w:pPr>
              <w:pStyle w:val="TableEntryHeader"/>
            </w:pPr>
            <w:r w:rsidRPr="00621E63">
              <w:t>RP/#</w:t>
            </w:r>
          </w:p>
        </w:tc>
        <w:tc>
          <w:tcPr>
            <w:tcW w:w="934" w:type="dxa"/>
            <w:shd w:val="clear" w:color="auto" w:fill="D9D9D9"/>
          </w:tcPr>
          <w:p w14:paraId="614B62F4" w14:textId="77777777" w:rsidR="00B11855" w:rsidRPr="00621E63" w:rsidRDefault="003D003E" w:rsidP="006B1888">
            <w:pPr>
              <w:pStyle w:val="TableEntryHeader"/>
            </w:pPr>
            <w:r w:rsidRPr="00621E63">
              <w:t>TBL#</w:t>
            </w:r>
          </w:p>
        </w:tc>
        <w:tc>
          <w:tcPr>
            <w:tcW w:w="3640" w:type="dxa"/>
            <w:shd w:val="clear" w:color="auto" w:fill="D9D9D9"/>
          </w:tcPr>
          <w:p w14:paraId="2420169D" w14:textId="77777777" w:rsidR="00B11855" w:rsidRPr="00621E63" w:rsidRDefault="003D003E" w:rsidP="006B1888">
            <w:pPr>
              <w:pStyle w:val="TableEntryHeader"/>
            </w:pPr>
            <w:r w:rsidRPr="00621E63">
              <w:t>ELEMENT NAME</w:t>
            </w:r>
          </w:p>
        </w:tc>
      </w:tr>
      <w:tr w:rsidR="00C40FD5" w:rsidRPr="00621E63" w14:paraId="25D177D0" w14:textId="77777777" w:rsidTr="006C0E8E">
        <w:trPr>
          <w:cantSplit/>
          <w:jc w:val="center"/>
        </w:trPr>
        <w:tc>
          <w:tcPr>
            <w:tcW w:w="815" w:type="dxa"/>
            <w:shd w:val="clear" w:color="auto" w:fill="auto"/>
          </w:tcPr>
          <w:p w14:paraId="539BF9FD" w14:textId="77777777" w:rsidR="00B11855" w:rsidRPr="00621E63" w:rsidRDefault="003D003E" w:rsidP="006B1888">
            <w:pPr>
              <w:pStyle w:val="TableEntry"/>
            </w:pPr>
            <w:r w:rsidRPr="00621E63">
              <w:t>2</w:t>
            </w:r>
          </w:p>
        </w:tc>
        <w:tc>
          <w:tcPr>
            <w:tcW w:w="827" w:type="dxa"/>
            <w:shd w:val="clear" w:color="auto" w:fill="auto"/>
          </w:tcPr>
          <w:p w14:paraId="21D23B26" w14:textId="77777777" w:rsidR="00B11855" w:rsidRPr="00621E63" w:rsidRDefault="003D003E" w:rsidP="006B1888">
            <w:pPr>
              <w:pStyle w:val="TableEntry"/>
            </w:pPr>
            <w:r w:rsidRPr="00621E63">
              <w:t>22</w:t>
            </w:r>
          </w:p>
        </w:tc>
        <w:tc>
          <w:tcPr>
            <w:tcW w:w="760" w:type="dxa"/>
            <w:shd w:val="clear" w:color="auto" w:fill="auto"/>
          </w:tcPr>
          <w:p w14:paraId="1933EB49" w14:textId="77777777" w:rsidR="00B11855" w:rsidRPr="00621E63" w:rsidRDefault="003D003E" w:rsidP="006B1888">
            <w:pPr>
              <w:pStyle w:val="TableEntry"/>
            </w:pPr>
            <w:r w:rsidRPr="00621E63">
              <w:t>EI</w:t>
            </w:r>
          </w:p>
        </w:tc>
        <w:tc>
          <w:tcPr>
            <w:tcW w:w="828" w:type="dxa"/>
            <w:shd w:val="clear" w:color="auto" w:fill="auto"/>
          </w:tcPr>
          <w:p w14:paraId="77D6181F" w14:textId="77777777" w:rsidR="00B11855" w:rsidRPr="00621E63" w:rsidRDefault="003D003E" w:rsidP="006B1888">
            <w:pPr>
              <w:pStyle w:val="TableEntry"/>
            </w:pPr>
            <w:r w:rsidRPr="00621E63">
              <w:t>O</w:t>
            </w:r>
          </w:p>
        </w:tc>
        <w:tc>
          <w:tcPr>
            <w:tcW w:w="841" w:type="dxa"/>
            <w:shd w:val="clear" w:color="auto" w:fill="auto"/>
          </w:tcPr>
          <w:p w14:paraId="6B685DD6" w14:textId="77777777" w:rsidR="00B11855" w:rsidRPr="00621E63" w:rsidRDefault="00B11855" w:rsidP="006B1888">
            <w:pPr>
              <w:pStyle w:val="TableEntry"/>
            </w:pPr>
          </w:p>
        </w:tc>
        <w:tc>
          <w:tcPr>
            <w:tcW w:w="934" w:type="dxa"/>
            <w:shd w:val="clear" w:color="auto" w:fill="auto"/>
          </w:tcPr>
          <w:p w14:paraId="1DE4CF42" w14:textId="77777777" w:rsidR="00B11855" w:rsidRPr="00621E63" w:rsidRDefault="00B11855" w:rsidP="006B1888">
            <w:pPr>
              <w:pStyle w:val="TableEntry"/>
            </w:pPr>
          </w:p>
        </w:tc>
        <w:tc>
          <w:tcPr>
            <w:tcW w:w="3640" w:type="dxa"/>
            <w:shd w:val="clear" w:color="auto" w:fill="auto"/>
          </w:tcPr>
          <w:p w14:paraId="6DEFDBD5" w14:textId="77777777" w:rsidR="00B11855" w:rsidRPr="00621E63" w:rsidRDefault="003D003E" w:rsidP="006B1888">
            <w:pPr>
              <w:pStyle w:val="TableEntry"/>
            </w:pPr>
            <w:r w:rsidRPr="00621E63">
              <w:t>Placer Order Number</w:t>
            </w:r>
          </w:p>
        </w:tc>
      </w:tr>
      <w:tr w:rsidR="00C40FD5" w:rsidRPr="00621E63" w14:paraId="2EC8A72A" w14:textId="77777777" w:rsidTr="006C0E8E">
        <w:trPr>
          <w:cantSplit/>
          <w:jc w:val="center"/>
        </w:trPr>
        <w:tc>
          <w:tcPr>
            <w:tcW w:w="815" w:type="dxa"/>
            <w:shd w:val="clear" w:color="auto" w:fill="auto"/>
          </w:tcPr>
          <w:p w14:paraId="6FEE1CBC" w14:textId="77777777" w:rsidR="00B11855" w:rsidRPr="00621E63" w:rsidRDefault="003D003E" w:rsidP="006B1888">
            <w:pPr>
              <w:pStyle w:val="TableEntry"/>
            </w:pPr>
            <w:r w:rsidRPr="00621E63">
              <w:t>3</w:t>
            </w:r>
          </w:p>
        </w:tc>
        <w:tc>
          <w:tcPr>
            <w:tcW w:w="827" w:type="dxa"/>
            <w:shd w:val="clear" w:color="auto" w:fill="auto"/>
          </w:tcPr>
          <w:p w14:paraId="1CD13EA7" w14:textId="77777777" w:rsidR="00B11855" w:rsidRPr="00621E63" w:rsidRDefault="003D003E" w:rsidP="006B1888">
            <w:pPr>
              <w:pStyle w:val="TableEntry"/>
            </w:pPr>
            <w:r w:rsidRPr="00621E63">
              <w:t>22</w:t>
            </w:r>
          </w:p>
        </w:tc>
        <w:tc>
          <w:tcPr>
            <w:tcW w:w="760" w:type="dxa"/>
            <w:shd w:val="clear" w:color="auto" w:fill="auto"/>
          </w:tcPr>
          <w:p w14:paraId="225D44F1" w14:textId="77777777" w:rsidR="00B11855" w:rsidRPr="00621E63" w:rsidRDefault="003D003E" w:rsidP="006B1888">
            <w:pPr>
              <w:pStyle w:val="TableEntry"/>
            </w:pPr>
            <w:r w:rsidRPr="00621E63">
              <w:t>EI</w:t>
            </w:r>
          </w:p>
        </w:tc>
        <w:tc>
          <w:tcPr>
            <w:tcW w:w="828" w:type="dxa"/>
            <w:shd w:val="clear" w:color="auto" w:fill="auto"/>
          </w:tcPr>
          <w:p w14:paraId="6F2A94D5" w14:textId="77777777" w:rsidR="00B11855" w:rsidRPr="00621E63" w:rsidRDefault="003D003E" w:rsidP="006B1888">
            <w:pPr>
              <w:pStyle w:val="TableEntry"/>
            </w:pPr>
            <w:r w:rsidRPr="00621E63">
              <w:t>R</w:t>
            </w:r>
          </w:p>
        </w:tc>
        <w:tc>
          <w:tcPr>
            <w:tcW w:w="841" w:type="dxa"/>
            <w:shd w:val="clear" w:color="auto" w:fill="auto"/>
          </w:tcPr>
          <w:p w14:paraId="4F9CB3ED" w14:textId="77777777" w:rsidR="00B11855" w:rsidRPr="00621E63" w:rsidRDefault="00B11855" w:rsidP="006B1888">
            <w:pPr>
              <w:pStyle w:val="TableEntry"/>
            </w:pPr>
          </w:p>
        </w:tc>
        <w:tc>
          <w:tcPr>
            <w:tcW w:w="934" w:type="dxa"/>
            <w:shd w:val="clear" w:color="auto" w:fill="auto"/>
          </w:tcPr>
          <w:p w14:paraId="49AF7160" w14:textId="77777777" w:rsidR="00B11855" w:rsidRPr="00621E63" w:rsidRDefault="00B11855" w:rsidP="006B1888">
            <w:pPr>
              <w:pStyle w:val="TableEntry"/>
            </w:pPr>
          </w:p>
        </w:tc>
        <w:tc>
          <w:tcPr>
            <w:tcW w:w="3640" w:type="dxa"/>
            <w:shd w:val="clear" w:color="auto" w:fill="auto"/>
          </w:tcPr>
          <w:p w14:paraId="6A9D4764" w14:textId="77777777" w:rsidR="00B11855" w:rsidRPr="00621E63" w:rsidRDefault="003D003E" w:rsidP="006B1888">
            <w:pPr>
              <w:pStyle w:val="TableEntry"/>
            </w:pPr>
            <w:r w:rsidRPr="00621E63">
              <w:t>Filler Order Number</w:t>
            </w:r>
          </w:p>
        </w:tc>
      </w:tr>
      <w:tr w:rsidR="00C40FD5" w:rsidRPr="00621E63" w14:paraId="7C2F384A" w14:textId="77777777" w:rsidTr="006C0E8E">
        <w:trPr>
          <w:cantSplit/>
          <w:jc w:val="center"/>
        </w:trPr>
        <w:tc>
          <w:tcPr>
            <w:tcW w:w="815" w:type="dxa"/>
            <w:shd w:val="clear" w:color="auto" w:fill="auto"/>
          </w:tcPr>
          <w:p w14:paraId="62C1B5F2" w14:textId="77777777" w:rsidR="00B11855" w:rsidRPr="00621E63" w:rsidRDefault="003D003E" w:rsidP="006B1888">
            <w:pPr>
              <w:pStyle w:val="TableEntry"/>
            </w:pPr>
            <w:r w:rsidRPr="00621E63">
              <w:t>4</w:t>
            </w:r>
          </w:p>
        </w:tc>
        <w:tc>
          <w:tcPr>
            <w:tcW w:w="827" w:type="dxa"/>
            <w:shd w:val="clear" w:color="auto" w:fill="auto"/>
          </w:tcPr>
          <w:p w14:paraId="3C6DEDE4" w14:textId="77777777" w:rsidR="00B11855" w:rsidRPr="00621E63" w:rsidRDefault="003D003E" w:rsidP="006B1888">
            <w:pPr>
              <w:pStyle w:val="TableEntry"/>
            </w:pPr>
            <w:r w:rsidRPr="00621E63">
              <w:t>705</w:t>
            </w:r>
          </w:p>
        </w:tc>
        <w:tc>
          <w:tcPr>
            <w:tcW w:w="760" w:type="dxa"/>
            <w:shd w:val="clear" w:color="auto" w:fill="auto"/>
          </w:tcPr>
          <w:p w14:paraId="604C09A9" w14:textId="77777777" w:rsidR="00B11855" w:rsidRPr="00621E63" w:rsidRDefault="003D003E" w:rsidP="006B1888">
            <w:pPr>
              <w:pStyle w:val="TableEntry"/>
            </w:pPr>
            <w:r w:rsidRPr="00621E63">
              <w:t>CWE</w:t>
            </w:r>
          </w:p>
        </w:tc>
        <w:tc>
          <w:tcPr>
            <w:tcW w:w="828" w:type="dxa"/>
            <w:shd w:val="clear" w:color="auto" w:fill="auto"/>
          </w:tcPr>
          <w:p w14:paraId="601B7D52" w14:textId="77777777" w:rsidR="00B11855" w:rsidRPr="00621E63" w:rsidRDefault="003D003E" w:rsidP="006B1888">
            <w:pPr>
              <w:pStyle w:val="TableEntry"/>
            </w:pPr>
            <w:r w:rsidRPr="00621E63">
              <w:t>R</w:t>
            </w:r>
          </w:p>
        </w:tc>
        <w:tc>
          <w:tcPr>
            <w:tcW w:w="841" w:type="dxa"/>
            <w:shd w:val="clear" w:color="auto" w:fill="auto"/>
          </w:tcPr>
          <w:p w14:paraId="19A3A655" w14:textId="77777777" w:rsidR="00B11855" w:rsidRPr="00621E63" w:rsidRDefault="00B11855" w:rsidP="006B1888">
            <w:pPr>
              <w:pStyle w:val="TableEntry"/>
            </w:pPr>
          </w:p>
        </w:tc>
        <w:tc>
          <w:tcPr>
            <w:tcW w:w="934" w:type="dxa"/>
            <w:shd w:val="clear" w:color="auto" w:fill="auto"/>
          </w:tcPr>
          <w:p w14:paraId="3630C1CD" w14:textId="77777777" w:rsidR="00B11855" w:rsidRPr="00621E63" w:rsidRDefault="00B11855" w:rsidP="006B1888">
            <w:pPr>
              <w:pStyle w:val="TableEntry"/>
            </w:pPr>
          </w:p>
        </w:tc>
        <w:tc>
          <w:tcPr>
            <w:tcW w:w="3640" w:type="dxa"/>
            <w:shd w:val="clear" w:color="auto" w:fill="auto"/>
          </w:tcPr>
          <w:p w14:paraId="0787B4C9" w14:textId="77777777" w:rsidR="00B11855" w:rsidRPr="00621E63" w:rsidRDefault="003D003E" w:rsidP="006B1888">
            <w:pPr>
              <w:pStyle w:val="TableEntry"/>
            </w:pPr>
            <w:r w:rsidRPr="00621E63">
              <w:t>Universal Service Identifier</w:t>
            </w:r>
          </w:p>
        </w:tc>
      </w:tr>
      <w:tr w:rsidR="00C40FD5" w:rsidRPr="00621E63" w14:paraId="6FBD3DC0" w14:textId="77777777" w:rsidTr="006C0E8E">
        <w:trPr>
          <w:cantSplit/>
          <w:jc w:val="center"/>
        </w:trPr>
        <w:tc>
          <w:tcPr>
            <w:tcW w:w="815" w:type="dxa"/>
            <w:shd w:val="clear" w:color="auto" w:fill="auto"/>
          </w:tcPr>
          <w:p w14:paraId="3A8F74B5" w14:textId="77777777" w:rsidR="00B11855" w:rsidRPr="00621E63" w:rsidRDefault="003D003E" w:rsidP="006B1888">
            <w:pPr>
              <w:pStyle w:val="TableEntry"/>
            </w:pPr>
            <w:r w:rsidRPr="00621E63">
              <w:t>7</w:t>
            </w:r>
          </w:p>
        </w:tc>
        <w:tc>
          <w:tcPr>
            <w:tcW w:w="827" w:type="dxa"/>
            <w:shd w:val="clear" w:color="auto" w:fill="auto"/>
          </w:tcPr>
          <w:p w14:paraId="2C7D071E" w14:textId="77777777" w:rsidR="00B11855" w:rsidRPr="00621E63" w:rsidRDefault="003D003E" w:rsidP="006B1888">
            <w:pPr>
              <w:pStyle w:val="TableEntry"/>
            </w:pPr>
            <w:r w:rsidRPr="00621E63">
              <w:t>24</w:t>
            </w:r>
          </w:p>
        </w:tc>
        <w:tc>
          <w:tcPr>
            <w:tcW w:w="760" w:type="dxa"/>
            <w:shd w:val="clear" w:color="auto" w:fill="auto"/>
          </w:tcPr>
          <w:p w14:paraId="5386C8B0" w14:textId="77777777" w:rsidR="00B11855" w:rsidRPr="00621E63" w:rsidRDefault="003D003E" w:rsidP="006B1888">
            <w:pPr>
              <w:pStyle w:val="TableEntry"/>
            </w:pPr>
            <w:r w:rsidRPr="00621E63">
              <w:t>DTM</w:t>
            </w:r>
          </w:p>
        </w:tc>
        <w:tc>
          <w:tcPr>
            <w:tcW w:w="828" w:type="dxa"/>
            <w:shd w:val="clear" w:color="auto" w:fill="auto"/>
          </w:tcPr>
          <w:p w14:paraId="74CDEA04" w14:textId="77777777" w:rsidR="00B11855" w:rsidRPr="00621E63" w:rsidRDefault="003D003E" w:rsidP="006B1888">
            <w:pPr>
              <w:pStyle w:val="TableEntry"/>
            </w:pPr>
            <w:r w:rsidRPr="00621E63">
              <w:t>RE</w:t>
            </w:r>
          </w:p>
        </w:tc>
        <w:tc>
          <w:tcPr>
            <w:tcW w:w="841" w:type="dxa"/>
            <w:shd w:val="clear" w:color="auto" w:fill="auto"/>
          </w:tcPr>
          <w:p w14:paraId="1A9792BE" w14:textId="77777777" w:rsidR="00B11855" w:rsidRPr="00621E63" w:rsidRDefault="00B11855" w:rsidP="006B1888">
            <w:pPr>
              <w:pStyle w:val="TableEntry"/>
            </w:pPr>
          </w:p>
        </w:tc>
        <w:tc>
          <w:tcPr>
            <w:tcW w:w="934" w:type="dxa"/>
            <w:shd w:val="clear" w:color="auto" w:fill="auto"/>
          </w:tcPr>
          <w:p w14:paraId="43E53D18" w14:textId="77777777" w:rsidR="00B11855" w:rsidRPr="00621E63" w:rsidRDefault="00B11855" w:rsidP="006B1888">
            <w:pPr>
              <w:pStyle w:val="TableEntry"/>
            </w:pPr>
          </w:p>
        </w:tc>
        <w:tc>
          <w:tcPr>
            <w:tcW w:w="3640" w:type="dxa"/>
            <w:shd w:val="clear" w:color="auto" w:fill="auto"/>
          </w:tcPr>
          <w:p w14:paraId="4C6592CA" w14:textId="77777777" w:rsidR="00B11855" w:rsidRPr="00621E63" w:rsidRDefault="003D003E" w:rsidP="006B1888">
            <w:pPr>
              <w:pStyle w:val="TableEntry"/>
            </w:pPr>
            <w:r w:rsidRPr="00621E63">
              <w:t>Observation Date/Time</w:t>
            </w:r>
          </w:p>
        </w:tc>
      </w:tr>
      <w:tr w:rsidR="00C40FD5" w:rsidRPr="00621E63" w14:paraId="21550E15" w14:textId="77777777" w:rsidTr="006C0E8E">
        <w:trPr>
          <w:cantSplit/>
          <w:jc w:val="center"/>
        </w:trPr>
        <w:tc>
          <w:tcPr>
            <w:tcW w:w="815" w:type="dxa"/>
            <w:shd w:val="clear" w:color="auto" w:fill="auto"/>
          </w:tcPr>
          <w:p w14:paraId="49F6DDF1" w14:textId="77777777" w:rsidR="00B11855" w:rsidRPr="00621E63" w:rsidRDefault="003D003E" w:rsidP="006B1888">
            <w:pPr>
              <w:pStyle w:val="TableEntry"/>
            </w:pPr>
            <w:r w:rsidRPr="00621E63">
              <w:t>16</w:t>
            </w:r>
          </w:p>
        </w:tc>
        <w:tc>
          <w:tcPr>
            <w:tcW w:w="827" w:type="dxa"/>
            <w:shd w:val="clear" w:color="auto" w:fill="auto"/>
          </w:tcPr>
          <w:p w14:paraId="1EAD55AC" w14:textId="77777777" w:rsidR="00B11855" w:rsidRPr="00621E63" w:rsidRDefault="003D003E" w:rsidP="006B1888">
            <w:pPr>
              <w:pStyle w:val="TableEntry"/>
            </w:pPr>
            <w:r w:rsidRPr="00621E63">
              <w:t>3220</w:t>
            </w:r>
          </w:p>
        </w:tc>
        <w:tc>
          <w:tcPr>
            <w:tcW w:w="760" w:type="dxa"/>
            <w:shd w:val="clear" w:color="auto" w:fill="auto"/>
          </w:tcPr>
          <w:p w14:paraId="7ABC6945" w14:textId="77777777" w:rsidR="00B11855" w:rsidRPr="00621E63" w:rsidRDefault="003D003E" w:rsidP="006B1888">
            <w:pPr>
              <w:pStyle w:val="TableEntry"/>
            </w:pPr>
            <w:r w:rsidRPr="00621E63">
              <w:t>XCN</w:t>
            </w:r>
          </w:p>
        </w:tc>
        <w:tc>
          <w:tcPr>
            <w:tcW w:w="828" w:type="dxa"/>
            <w:shd w:val="clear" w:color="auto" w:fill="auto"/>
          </w:tcPr>
          <w:p w14:paraId="291F6857" w14:textId="77777777" w:rsidR="00B11855" w:rsidRPr="00621E63" w:rsidRDefault="003D003E" w:rsidP="006B1888">
            <w:pPr>
              <w:pStyle w:val="TableEntry"/>
            </w:pPr>
            <w:r w:rsidRPr="00621E63">
              <w:t>O</w:t>
            </w:r>
          </w:p>
        </w:tc>
        <w:tc>
          <w:tcPr>
            <w:tcW w:w="841" w:type="dxa"/>
            <w:shd w:val="clear" w:color="auto" w:fill="auto"/>
          </w:tcPr>
          <w:p w14:paraId="34F29737" w14:textId="77777777" w:rsidR="00B11855" w:rsidRPr="00621E63" w:rsidRDefault="003D003E" w:rsidP="006B1888">
            <w:pPr>
              <w:pStyle w:val="TableEntry"/>
            </w:pPr>
            <w:r w:rsidRPr="00621E63">
              <w:t>Y</w:t>
            </w:r>
          </w:p>
        </w:tc>
        <w:tc>
          <w:tcPr>
            <w:tcW w:w="934" w:type="dxa"/>
            <w:shd w:val="clear" w:color="auto" w:fill="auto"/>
          </w:tcPr>
          <w:p w14:paraId="599FE901" w14:textId="77777777" w:rsidR="00B11855" w:rsidRPr="00621E63" w:rsidRDefault="00B11855" w:rsidP="006B1888">
            <w:pPr>
              <w:pStyle w:val="TableEntry"/>
            </w:pPr>
          </w:p>
        </w:tc>
        <w:tc>
          <w:tcPr>
            <w:tcW w:w="3640" w:type="dxa"/>
            <w:shd w:val="clear" w:color="auto" w:fill="auto"/>
          </w:tcPr>
          <w:p w14:paraId="66BAA4E7" w14:textId="77777777" w:rsidR="00B11855" w:rsidRPr="00621E63" w:rsidRDefault="003D003E" w:rsidP="006B1888">
            <w:pPr>
              <w:pStyle w:val="TableEntry"/>
            </w:pPr>
            <w:r w:rsidRPr="00621E63">
              <w:t>Ordering Provider</w:t>
            </w:r>
          </w:p>
        </w:tc>
      </w:tr>
      <w:tr w:rsidR="00C40FD5" w:rsidRPr="00621E63" w14:paraId="2E24AD2B" w14:textId="77777777" w:rsidTr="006C0E8E">
        <w:trPr>
          <w:cantSplit/>
          <w:jc w:val="center"/>
        </w:trPr>
        <w:tc>
          <w:tcPr>
            <w:tcW w:w="815" w:type="dxa"/>
            <w:shd w:val="clear" w:color="auto" w:fill="auto"/>
          </w:tcPr>
          <w:p w14:paraId="5709FF23" w14:textId="77777777" w:rsidR="00B11855" w:rsidRPr="00621E63" w:rsidRDefault="003D003E" w:rsidP="006B1888">
            <w:pPr>
              <w:pStyle w:val="TableEntry"/>
            </w:pPr>
            <w:r w:rsidRPr="00621E63">
              <w:t>17</w:t>
            </w:r>
          </w:p>
        </w:tc>
        <w:tc>
          <w:tcPr>
            <w:tcW w:w="827" w:type="dxa"/>
            <w:shd w:val="clear" w:color="auto" w:fill="auto"/>
          </w:tcPr>
          <w:p w14:paraId="358DD4CE" w14:textId="77777777" w:rsidR="00B11855" w:rsidRPr="00621E63" w:rsidRDefault="003D003E" w:rsidP="006B1888">
            <w:pPr>
              <w:pStyle w:val="TableEntry"/>
            </w:pPr>
            <w:r w:rsidRPr="00621E63">
              <w:t>250</w:t>
            </w:r>
          </w:p>
        </w:tc>
        <w:tc>
          <w:tcPr>
            <w:tcW w:w="760" w:type="dxa"/>
            <w:shd w:val="clear" w:color="auto" w:fill="auto"/>
          </w:tcPr>
          <w:p w14:paraId="1D29BCAD" w14:textId="77777777" w:rsidR="00B11855" w:rsidRPr="00621E63" w:rsidRDefault="003D003E" w:rsidP="006B1888">
            <w:pPr>
              <w:pStyle w:val="TableEntry"/>
            </w:pPr>
            <w:r w:rsidRPr="00621E63">
              <w:t>XTN</w:t>
            </w:r>
          </w:p>
        </w:tc>
        <w:tc>
          <w:tcPr>
            <w:tcW w:w="828" w:type="dxa"/>
            <w:shd w:val="clear" w:color="auto" w:fill="auto"/>
          </w:tcPr>
          <w:p w14:paraId="65380A84" w14:textId="77777777" w:rsidR="00B11855" w:rsidRPr="00621E63" w:rsidRDefault="003D003E" w:rsidP="006B1888">
            <w:pPr>
              <w:pStyle w:val="TableEntry"/>
            </w:pPr>
            <w:r w:rsidRPr="00621E63">
              <w:t>O</w:t>
            </w:r>
          </w:p>
        </w:tc>
        <w:tc>
          <w:tcPr>
            <w:tcW w:w="841" w:type="dxa"/>
            <w:shd w:val="clear" w:color="auto" w:fill="auto"/>
          </w:tcPr>
          <w:p w14:paraId="31F869B5" w14:textId="77777777" w:rsidR="00B11855" w:rsidRPr="00621E63" w:rsidRDefault="003D003E" w:rsidP="006B1888">
            <w:pPr>
              <w:pStyle w:val="TableEntry"/>
            </w:pPr>
            <w:r w:rsidRPr="00621E63">
              <w:t>Y/2</w:t>
            </w:r>
          </w:p>
        </w:tc>
        <w:tc>
          <w:tcPr>
            <w:tcW w:w="934" w:type="dxa"/>
            <w:shd w:val="clear" w:color="auto" w:fill="auto"/>
          </w:tcPr>
          <w:p w14:paraId="21FC12FB" w14:textId="77777777" w:rsidR="00B11855" w:rsidRPr="00621E63" w:rsidRDefault="00B11855" w:rsidP="006B1888">
            <w:pPr>
              <w:pStyle w:val="TableEntry"/>
            </w:pPr>
          </w:p>
        </w:tc>
        <w:tc>
          <w:tcPr>
            <w:tcW w:w="3640" w:type="dxa"/>
            <w:shd w:val="clear" w:color="auto" w:fill="auto"/>
          </w:tcPr>
          <w:p w14:paraId="5E70F2EF" w14:textId="77777777" w:rsidR="00B11855" w:rsidRPr="00621E63" w:rsidRDefault="003D003E" w:rsidP="006B1888">
            <w:pPr>
              <w:pStyle w:val="TableEntry"/>
            </w:pPr>
            <w:r w:rsidRPr="00621E63">
              <w:t>Order Callback Phone Number</w:t>
            </w:r>
          </w:p>
        </w:tc>
      </w:tr>
      <w:tr w:rsidR="00C40FD5" w:rsidRPr="00621E63" w14:paraId="343F3B3B" w14:textId="77777777" w:rsidTr="006C0E8E">
        <w:trPr>
          <w:cantSplit/>
          <w:jc w:val="center"/>
        </w:trPr>
        <w:tc>
          <w:tcPr>
            <w:tcW w:w="815" w:type="dxa"/>
            <w:shd w:val="clear" w:color="auto" w:fill="auto"/>
          </w:tcPr>
          <w:p w14:paraId="50140524" w14:textId="77777777" w:rsidR="00B11855" w:rsidRPr="00621E63" w:rsidRDefault="003D003E" w:rsidP="006B1888">
            <w:pPr>
              <w:pStyle w:val="TableEntry"/>
            </w:pPr>
            <w:r w:rsidRPr="00621E63">
              <w:t>28</w:t>
            </w:r>
          </w:p>
        </w:tc>
        <w:tc>
          <w:tcPr>
            <w:tcW w:w="827" w:type="dxa"/>
            <w:shd w:val="clear" w:color="auto" w:fill="auto"/>
          </w:tcPr>
          <w:p w14:paraId="2B160A99" w14:textId="77777777" w:rsidR="00B11855" w:rsidRPr="00621E63" w:rsidRDefault="003D003E" w:rsidP="006B1888">
            <w:pPr>
              <w:pStyle w:val="TableEntry"/>
            </w:pPr>
            <w:r w:rsidRPr="00621E63">
              <w:t>3220</w:t>
            </w:r>
          </w:p>
        </w:tc>
        <w:tc>
          <w:tcPr>
            <w:tcW w:w="760" w:type="dxa"/>
            <w:shd w:val="clear" w:color="auto" w:fill="auto"/>
          </w:tcPr>
          <w:p w14:paraId="07A1653B" w14:textId="77777777" w:rsidR="00B11855" w:rsidRPr="00621E63" w:rsidRDefault="003D003E" w:rsidP="006B1888">
            <w:pPr>
              <w:pStyle w:val="TableEntry"/>
            </w:pPr>
            <w:r w:rsidRPr="00621E63">
              <w:t>XCN</w:t>
            </w:r>
          </w:p>
        </w:tc>
        <w:tc>
          <w:tcPr>
            <w:tcW w:w="828" w:type="dxa"/>
            <w:shd w:val="clear" w:color="auto" w:fill="auto"/>
          </w:tcPr>
          <w:p w14:paraId="55B52D26" w14:textId="77777777" w:rsidR="00B11855" w:rsidRPr="00621E63" w:rsidRDefault="003D003E" w:rsidP="006B1888">
            <w:pPr>
              <w:pStyle w:val="TableEntry"/>
            </w:pPr>
            <w:r w:rsidRPr="00621E63">
              <w:t>O</w:t>
            </w:r>
          </w:p>
        </w:tc>
        <w:tc>
          <w:tcPr>
            <w:tcW w:w="841" w:type="dxa"/>
            <w:shd w:val="clear" w:color="auto" w:fill="auto"/>
          </w:tcPr>
          <w:p w14:paraId="2291E4CC" w14:textId="77777777" w:rsidR="00B11855" w:rsidRPr="00621E63" w:rsidRDefault="003D003E" w:rsidP="006B1888">
            <w:pPr>
              <w:pStyle w:val="TableEntry"/>
            </w:pPr>
            <w:r w:rsidRPr="00621E63">
              <w:t>Y</w:t>
            </w:r>
          </w:p>
        </w:tc>
        <w:tc>
          <w:tcPr>
            <w:tcW w:w="934" w:type="dxa"/>
            <w:shd w:val="clear" w:color="auto" w:fill="auto"/>
          </w:tcPr>
          <w:p w14:paraId="52031F5B" w14:textId="77777777" w:rsidR="00B11855" w:rsidRPr="00621E63" w:rsidRDefault="00B11855" w:rsidP="006B1888">
            <w:pPr>
              <w:pStyle w:val="TableEntry"/>
            </w:pPr>
          </w:p>
        </w:tc>
        <w:tc>
          <w:tcPr>
            <w:tcW w:w="3640" w:type="dxa"/>
            <w:shd w:val="clear" w:color="auto" w:fill="auto"/>
          </w:tcPr>
          <w:p w14:paraId="5CD6B734" w14:textId="77777777" w:rsidR="00B11855" w:rsidRPr="00621E63" w:rsidRDefault="003D003E" w:rsidP="006B1888">
            <w:pPr>
              <w:pStyle w:val="TableEntry"/>
            </w:pPr>
            <w:r w:rsidRPr="00621E63">
              <w:t>Result Copies To</w:t>
            </w:r>
          </w:p>
        </w:tc>
      </w:tr>
      <w:tr w:rsidR="00C40FD5" w:rsidRPr="00621E63" w14:paraId="26B3F0D6" w14:textId="77777777" w:rsidTr="006C0E8E">
        <w:trPr>
          <w:cantSplit/>
          <w:jc w:val="center"/>
        </w:trPr>
        <w:tc>
          <w:tcPr>
            <w:tcW w:w="815" w:type="dxa"/>
            <w:shd w:val="clear" w:color="auto" w:fill="auto"/>
          </w:tcPr>
          <w:p w14:paraId="78D00B24" w14:textId="77777777" w:rsidR="00B11855" w:rsidRPr="00621E63" w:rsidRDefault="003D003E" w:rsidP="006B1888">
            <w:pPr>
              <w:pStyle w:val="TableEntry"/>
            </w:pPr>
            <w:r w:rsidRPr="00621E63">
              <w:t>29</w:t>
            </w:r>
          </w:p>
        </w:tc>
        <w:tc>
          <w:tcPr>
            <w:tcW w:w="827" w:type="dxa"/>
            <w:shd w:val="clear" w:color="auto" w:fill="auto"/>
          </w:tcPr>
          <w:p w14:paraId="60485392" w14:textId="77777777" w:rsidR="00B11855" w:rsidRPr="00621E63" w:rsidRDefault="003D003E" w:rsidP="006B1888">
            <w:pPr>
              <w:pStyle w:val="TableEntry"/>
            </w:pPr>
            <w:r w:rsidRPr="00621E63">
              <w:t>855</w:t>
            </w:r>
          </w:p>
        </w:tc>
        <w:tc>
          <w:tcPr>
            <w:tcW w:w="760" w:type="dxa"/>
            <w:shd w:val="clear" w:color="auto" w:fill="auto"/>
          </w:tcPr>
          <w:p w14:paraId="51BAECAB" w14:textId="77777777" w:rsidR="00B11855" w:rsidRPr="00621E63" w:rsidRDefault="003D003E" w:rsidP="006B1888">
            <w:pPr>
              <w:pStyle w:val="TableEntry"/>
            </w:pPr>
            <w:r w:rsidRPr="00621E63">
              <w:t>EIP</w:t>
            </w:r>
          </w:p>
        </w:tc>
        <w:tc>
          <w:tcPr>
            <w:tcW w:w="828" w:type="dxa"/>
            <w:shd w:val="clear" w:color="auto" w:fill="auto"/>
          </w:tcPr>
          <w:p w14:paraId="0B1633CA" w14:textId="77777777" w:rsidR="00B11855" w:rsidRPr="00621E63" w:rsidRDefault="003D003E" w:rsidP="006B1888">
            <w:pPr>
              <w:pStyle w:val="TableEntry"/>
            </w:pPr>
            <w:r w:rsidRPr="00621E63">
              <w:t>R</w:t>
            </w:r>
          </w:p>
        </w:tc>
        <w:tc>
          <w:tcPr>
            <w:tcW w:w="841" w:type="dxa"/>
            <w:shd w:val="clear" w:color="auto" w:fill="auto"/>
          </w:tcPr>
          <w:p w14:paraId="6DCD93C9" w14:textId="77777777" w:rsidR="00B11855" w:rsidRPr="00621E63" w:rsidRDefault="00B11855" w:rsidP="006B1888">
            <w:pPr>
              <w:pStyle w:val="TableEntry"/>
            </w:pPr>
          </w:p>
        </w:tc>
        <w:tc>
          <w:tcPr>
            <w:tcW w:w="934" w:type="dxa"/>
            <w:shd w:val="clear" w:color="auto" w:fill="auto"/>
          </w:tcPr>
          <w:p w14:paraId="02AB8A32" w14:textId="77777777" w:rsidR="00B11855" w:rsidRPr="00621E63" w:rsidRDefault="00B11855" w:rsidP="006B1888">
            <w:pPr>
              <w:pStyle w:val="TableEntry"/>
            </w:pPr>
          </w:p>
        </w:tc>
        <w:tc>
          <w:tcPr>
            <w:tcW w:w="3640" w:type="dxa"/>
            <w:shd w:val="clear" w:color="auto" w:fill="auto"/>
          </w:tcPr>
          <w:p w14:paraId="09E16387" w14:textId="77777777" w:rsidR="00B11855" w:rsidRPr="00621E63" w:rsidRDefault="003D003E" w:rsidP="006B1888">
            <w:pPr>
              <w:pStyle w:val="TableEntry"/>
            </w:pPr>
            <w:r w:rsidRPr="00621E63">
              <w:t>Parent</w:t>
            </w:r>
          </w:p>
        </w:tc>
      </w:tr>
    </w:tbl>
    <w:p w14:paraId="602B1474" w14:textId="77777777" w:rsidR="00B11855" w:rsidRPr="00621E63" w:rsidRDefault="00B11855" w:rsidP="006B1888">
      <w:pPr>
        <w:pStyle w:val="BodyText"/>
      </w:pPr>
    </w:p>
    <w:p w14:paraId="6FBC851C" w14:textId="77777777" w:rsidR="00B11855" w:rsidRPr="00621E63" w:rsidRDefault="003D003E" w:rsidP="00CF5627">
      <w:pPr>
        <w:pStyle w:val="HL7Field"/>
      </w:pPr>
      <w:r w:rsidRPr="00621E63">
        <w:t>OBR-2 Placer Order Number (EI) 00216</w:t>
      </w:r>
    </w:p>
    <w:p w14:paraId="2E4B78F6" w14:textId="77777777" w:rsidR="00B11855" w:rsidRPr="00621E63" w:rsidRDefault="003D003E" w:rsidP="00DF5B7A">
      <w:pPr>
        <w:pStyle w:val="HL7FieldIndent2"/>
        <w:rPr>
          <w:noProof w:val="0"/>
        </w:rPr>
      </w:pPr>
      <w:r w:rsidRPr="00621E63">
        <w:rPr>
          <w:noProof w:val="0"/>
        </w:rPr>
        <w:t>This field identifies an individual order (e.g., OBR) and is the same as ORC-2.</w:t>
      </w:r>
    </w:p>
    <w:p w14:paraId="206C3D86" w14:textId="77777777" w:rsidR="00B11855" w:rsidRPr="00621E63" w:rsidRDefault="003D003E" w:rsidP="00CF5627">
      <w:pPr>
        <w:pStyle w:val="HL7Field"/>
      </w:pPr>
      <w:r w:rsidRPr="00621E63">
        <w:t>OBR-3 Filler Order Number (EI) 00217</w:t>
      </w:r>
    </w:p>
    <w:p w14:paraId="73811472" w14:textId="77777777" w:rsidR="00B11855" w:rsidRPr="00621E63" w:rsidRDefault="003D003E" w:rsidP="00DF5B7A">
      <w:pPr>
        <w:pStyle w:val="HL7FieldIndent2"/>
        <w:rPr>
          <w:noProof w:val="0"/>
        </w:rPr>
      </w:pPr>
      <w:r w:rsidRPr="00621E63">
        <w:rPr>
          <w:noProof w:val="0"/>
        </w:rPr>
        <w:t xml:space="preserve">This field serves as the unique identifier for status updates to an alert indication identified in OBR-29 Parent. This value is assigned by the Alert Source and is used by system actors to associate updates to a particular alert identified in OBR-29 Parent. </w:t>
      </w:r>
    </w:p>
    <w:p w14:paraId="39FA404B" w14:textId="77777777" w:rsidR="00B11855" w:rsidRPr="00621E63" w:rsidRDefault="003D003E" w:rsidP="00CF5627">
      <w:pPr>
        <w:pStyle w:val="HL7Field"/>
      </w:pPr>
      <w:r w:rsidRPr="00621E63">
        <w:t>OBR-4 Universal Service Identifier (CWE) 00238</w:t>
      </w:r>
    </w:p>
    <w:p w14:paraId="50813FDB" w14:textId="77777777" w:rsidR="00424AE4" w:rsidRPr="00621E63" w:rsidRDefault="003D003E" w:rsidP="00DF5B7A">
      <w:pPr>
        <w:pStyle w:val="HL7FieldIndent2"/>
        <w:rPr>
          <w:noProof w:val="0"/>
        </w:rPr>
      </w:pPr>
      <w:r w:rsidRPr="00621E63">
        <w:rPr>
          <w:noProof w:val="0"/>
        </w:rPr>
        <w:t xml:space="preserve">This field contains the identification of the packaged message content, </w:t>
      </w:r>
    </w:p>
    <w:p w14:paraId="097BA0C2" w14:textId="77777777" w:rsidR="00B11855" w:rsidRPr="00621E63" w:rsidRDefault="009A5E2F" w:rsidP="0034367E">
      <w:pPr>
        <w:pStyle w:val="HL7FieldIndent2"/>
        <w:rPr>
          <w:noProof w:val="0"/>
        </w:rPr>
      </w:pPr>
      <w:r w:rsidRPr="00621E63">
        <w:rPr>
          <w:noProof w:val="0"/>
        </w:rPr>
        <w:t>196616^MDC_EVT_ALARM^MDC</w:t>
      </w:r>
    </w:p>
    <w:p w14:paraId="66D2F10A" w14:textId="77777777" w:rsidR="008E18BD" w:rsidRPr="00621E63" w:rsidRDefault="008E18BD" w:rsidP="0034367E">
      <w:pPr>
        <w:pStyle w:val="HL7FieldIndent2"/>
        <w:rPr>
          <w:noProof w:val="0"/>
        </w:rPr>
      </w:pPr>
      <w:r w:rsidRPr="00621E63">
        <w:rPr>
          <w:noProof w:val="0"/>
        </w:rPr>
        <w:t>The original value of ALARM^ALARM is deprecated in favor of the assigned code.</w:t>
      </w:r>
    </w:p>
    <w:p w14:paraId="4576002C" w14:textId="77777777" w:rsidR="00B11855" w:rsidRPr="00621E63" w:rsidRDefault="003D003E" w:rsidP="00CF5627">
      <w:pPr>
        <w:pStyle w:val="HL7Field"/>
      </w:pPr>
      <w:r w:rsidRPr="00621E63">
        <w:t>OBR-7 Observation Date/Time (DTM) 00241</w:t>
      </w:r>
    </w:p>
    <w:p w14:paraId="5AF17545" w14:textId="77777777" w:rsidR="00B11855" w:rsidRPr="00621E63" w:rsidRDefault="003D003E" w:rsidP="00DF5B7A">
      <w:pPr>
        <w:pStyle w:val="HL7FieldIndent2"/>
        <w:rPr>
          <w:noProof w:val="0"/>
        </w:rPr>
      </w:pPr>
      <w:r w:rsidRPr="00621E63">
        <w:rPr>
          <w:noProof w:val="0"/>
        </w:rPr>
        <w:t>This field identifies the point in time at which the Alert Reporter committed itself to packaging up the Report Alert transaction information to be sent to the Alert Manager. The alert date and time for initial indications, updates, and endings shall be in the OBX-14 Observation</w:t>
      </w:r>
      <w:r w:rsidR="009C3179" w:rsidRPr="00621E63">
        <w:rPr>
          <w:noProof w:val="0"/>
        </w:rPr>
        <w:t xml:space="preserve"> </w:t>
      </w:r>
      <w:r w:rsidRPr="00621E63">
        <w:rPr>
          <w:noProof w:val="0"/>
        </w:rPr>
        <w:t xml:space="preserve">Date/Time field of the OBX segment associated with </w:t>
      </w:r>
      <w:r w:rsidR="00DA360B" w:rsidRPr="00621E63">
        <w:rPr>
          <w:noProof w:val="0"/>
        </w:rPr>
        <w:t xml:space="preserve">the </w:t>
      </w:r>
      <w:r w:rsidRPr="00621E63">
        <w:rPr>
          <w:noProof w:val="0"/>
        </w:rPr>
        <w:t>Event Identification</w:t>
      </w:r>
      <w:r w:rsidR="00DA360B" w:rsidRPr="00621E63">
        <w:rPr>
          <w:noProof w:val="0"/>
        </w:rPr>
        <w:t xml:space="preserve"> </w:t>
      </w:r>
      <w:r w:rsidR="00693DA1" w:rsidRPr="00621E63">
        <w:rPr>
          <w:noProof w:val="0"/>
        </w:rPr>
        <w:t>observation</w:t>
      </w:r>
      <w:r w:rsidRPr="00621E63">
        <w:rPr>
          <w:noProof w:val="0"/>
        </w:rPr>
        <w:t>. OBR-8 Observation End Date/Time is not used to indicate the end of an alert since the Alert Report transaction itself is a point in time with zero duration.</w:t>
      </w:r>
    </w:p>
    <w:p w14:paraId="7C2CB75F" w14:textId="77777777" w:rsidR="00B11855" w:rsidRPr="00621E63" w:rsidRDefault="003D003E" w:rsidP="00CF5627">
      <w:pPr>
        <w:pStyle w:val="HL7Field"/>
      </w:pPr>
      <w:r w:rsidRPr="00621E63">
        <w:t>OBR-17 Order Callback Phone Number (XTN) 00250</w:t>
      </w:r>
    </w:p>
    <w:p w14:paraId="5A83B983" w14:textId="77777777" w:rsidR="00B11855" w:rsidRPr="00621E63" w:rsidRDefault="003D003E" w:rsidP="00DF5B7A">
      <w:pPr>
        <w:pStyle w:val="HL7FieldIndent2"/>
        <w:rPr>
          <w:noProof w:val="0"/>
        </w:rPr>
      </w:pPr>
      <w:r w:rsidRPr="00621E63">
        <w:rPr>
          <w:noProof w:val="0"/>
        </w:rPr>
        <w:t>This field is the telephone number for reporting a status or a result using the standard format with extension and/or beeper number when applicable. This can be used to pass the nurse call system patient station telephony call back information to the caregiver. If the structure of the telephony dial string is not known then the call back number should be in the Unformatted Telephone number (ST) component of the field.</w:t>
      </w:r>
    </w:p>
    <w:p w14:paraId="0A70B621" w14:textId="77777777" w:rsidR="00B11855" w:rsidRPr="00621E63" w:rsidRDefault="003D003E" w:rsidP="00CF5627">
      <w:pPr>
        <w:pStyle w:val="HL7Field"/>
        <w:keepNext w:val="0"/>
      </w:pPr>
      <w:r w:rsidRPr="00621E63">
        <w:lastRenderedPageBreak/>
        <w:t>OBR-28 Result Copies To (XCN) 00260</w:t>
      </w:r>
    </w:p>
    <w:p w14:paraId="2107B3CE" w14:textId="77777777" w:rsidR="00B11855" w:rsidRPr="00621E63" w:rsidRDefault="003D003E" w:rsidP="00DF5B7A">
      <w:pPr>
        <w:pStyle w:val="HL7FieldIndent2"/>
        <w:rPr>
          <w:noProof w:val="0"/>
        </w:rPr>
      </w:pPr>
      <w:r w:rsidRPr="00621E63">
        <w:rPr>
          <w:noProof w:val="0"/>
        </w:rPr>
        <w:t>This field should not be used in Report Alert [PCD-04] transactions to indicate PIN/Carrier or other recipients for alert dissemination. Instead use the Participant Information (PRT) segment.</w:t>
      </w:r>
    </w:p>
    <w:p w14:paraId="3F89B8EF" w14:textId="77777777" w:rsidR="00B11855" w:rsidRPr="00621E63" w:rsidRDefault="003D003E" w:rsidP="00CF5627">
      <w:pPr>
        <w:pStyle w:val="HL7Field"/>
      </w:pPr>
      <w:r w:rsidRPr="00621E63">
        <w:t>OBR-29 Parent (EIP) 00261</w:t>
      </w:r>
    </w:p>
    <w:p w14:paraId="21886D29" w14:textId="6DC503B0" w:rsidR="00B11855" w:rsidRPr="00621E63" w:rsidRDefault="003D003E" w:rsidP="001501FA">
      <w:pPr>
        <w:pStyle w:val="HL7FieldIndent2"/>
        <w:rPr>
          <w:noProof w:val="0"/>
        </w:rPr>
      </w:pPr>
      <w:r w:rsidRPr="00621E63">
        <w:rPr>
          <w:noProof w:val="0"/>
        </w:rPr>
        <w:t>This field serves as the unique identifier for the alert indication. It is assigned by the Alert Source and is used by system actors to associate all messages from all actors that pertain to a particular alert throughout the history of the alert. So the same value of OBR-29 will be sent by the Alert Source in the messages concerning the start, end, continuation of the alert, and will also be used in status messages from other actors concerning that alert. It may consist of a unique identifier of the device such as an EUI-64 and a serial number or time stamp for the alert, but other forms that are unique among alerts sourced by a particular Alert Reporter are acceptable. An order number sourced by the filling application may be used in the case of an order (Pharmacy or Laboratory) and in this case must also serve to uniquely identify the related alerts. For identification of status updates to an alert indication</w:t>
      </w:r>
      <w:r w:rsidR="00403636" w:rsidRPr="00621E63">
        <w:rPr>
          <w:noProof w:val="0"/>
        </w:rPr>
        <w:t>,</w:t>
      </w:r>
      <w:r w:rsidRPr="00621E63">
        <w:rPr>
          <w:noProof w:val="0"/>
        </w:rPr>
        <w:t xml:space="preserve"> see OBR-3 Filler order Number.</w:t>
      </w:r>
    </w:p>
    <w:p w14:paraId="09D08A8D" w14:textId="0982C75F" w:rsidR="00A22356" w:rsidRPr="00621E63" w:rsidRDefault="00A22356" w:rsidP="00C10546">
      <w:pPr>
        <w:pStyle w:val="Heading4"/>
        <w:numPr>
          <w:ilvl w:val="0"/>
          <w:numId w:val="0"/>
        </w:numPr>
        <w:rPr>
          <w:noProof w:val="0"/>
        </w:rPr>
      </w:pPr>
      <w:bookmarkStart w:id="2325" w:name="_Toc24650515"/>
      <w:r w:rsidRPr="00621E63">
        <w:rPr>
          <w:noProof w:val="0"/>
        </w:rPr>
        <w:t xml:space="preserve">B.7.1.1 PRT Participation Information Segment in ACM Transaction </w:t>
      </w:r>
      <w:r w:rsidR="00647994" w:rsidRPr="00621E63">
        <w:rPr>
          <w:noProof w:val="0"/>
        </w:rPr>
        <w:t>[PCD-04]</w:t>
      </w:r>
      <w:bookmarkEnd w:id="2325"/>
    </w:p>
    <w:p w14:paraId="205FEFBB" w14:textId="4539ECB2" w:rsidR="00A22356" w:rsidRPr="00621E63" w:rsidRDefault="00A22356" w:rsidP="00FA17C2">
      <w:pPr>
        <w:pStyle w:val="HL7FieldIndent2"/>
        <w:rPr>
          <w:noProof w:val="0"/>
        </w:rPr>
      </w:pPr>
      <w:r w:rsidRPr="00621E63">
        <w:rPr>
          <w:noProof w:val="0"/>
        </w:rPr>
        <w:t>A Report Alert [PCD-04] transaction can optionally contain multiple occurrences of the Participation Information (PRT) segment to indicate additional alert notification recipients in addition to any alert notification recipients identified internally by the Alert Manager (AM)</w:t>
      </w:r>
      <w:r w:rsidR="002E782A" w:rsidRPr="00621E63">
        <w:rPr>
          <w:noProof w:val="0"/>
        </w:rPr>
        <w:t xml:space="preserve">. </w:t>
      </w:r>
      <w:r w:rsidRPr="00621E63">
        <w:rPr>
          <w:noProof w:val="0"/>
        </w:rPr>
        <w:t xml:space="preserve">Use of the PRT segment is an extraction from </w:t>
      </w:r>
      <w:r w:rsidR="006D613E" w:rsidRPr="00621E63">
        <w:rPr>
          <w:noProof w:val="0"/>
        </w:rPr>
        <w:t>HL7</w:t>
      </w:r>
      <w:r w:rsidR="00995105" w:rsidRPr="00621E63">
        <w:rPr>
          <w:noProof w:val="0"/>
        </w:rPr>
        <w:t xml:space="preserve"> </w:t>
      </w:r>
      <w:r w:rsidRPr="00621E63">
        <w:rPr>
          <w:noProof w:val="0"/>
        </w:rPr>
        <w:t>v2.8</w:t>
      </w:r>
      <w:r w:rsidR="002E782A" w:rsidRPr="00621E63">
        <w:rPr>
          <w:noProof w:val="0"/>
        </w:rPr>
        <w:t xml:space="preserve">. </w:t>
      </w:r>
      <w:r w:rsidRPr="00621E63">
        <w:rPr>
          <w:noProof w:val="0"/>
        </w:rPr>
        <w:t xml:space="preserve">However, segment optionality and repeat indications are specific to the </w:t>
      </w:r>
      <w:r w:rsidR="00647994" w:rsidRPr="00621E63">
        <w:rPr>
          <w:noProof w:val="0"/>
        </w:rPr>
        <w:t>PCD-04</w:t>
      </w:r>
      <w:r w:rsidRPr="00621E63">
        <w:rPr>
          <w:noProof w:val="0"/>
        </w:rPr>
        <w:t xml:space="preserve"> message</w:t>
      </w:r>
      <w:r w:rsidR="002E782A" w:rsidRPr="00621E63">
        <w:rPr>
          <w:noProof w:val="0"/>
        </w:rPr>
        <w:t xml:space="preserve">. </w:t>
      </w:r>
      <w:r w:rsidRPr="00621E63">
        <w:rPr>
          <w:noProof w:val="0"/>
        </w:rPr>
        <w:t>There is one recipient per PRT segment occurrence</w:t>
      </w:r>
      <w:r w:rsidR="002E782A" w:rsidRPr="00621E63">
        <w:rPr>
          <w:noProof w:val="0"/>
        </w:rPr>
        <w:t xml:space="preserve">. </w:t>
      </w:r>
      <w:r w:rsidRPr="00621E63">
        <w:rPr>
          <w:noProof w:val="0"/>
        </w:rPr>
        <w:t xml:space="preserve">The group of PRT segments optionally identifying the additional recipients is in the </w:t>
      </w:r>
      <w:r w:rsidR="00647994" w:rsidRPr="00621E63">
        <w:rPr>
          <w:noProof w:val="0"/>
        </w:rPr>
        <w:t>PCD-04</w:t>
      </w:r>
      <w:r w:rsidRPr="00621E63">
        <w:rPr>
          <w:noProof w:val="0"/>
        </w:rPr>
        <w:t xml:space="preserve"> message after the OBR segment identifying the alert and before any OBX observation segments associated with the alert.</w:t>
      </w:r>
    </w:p>
    <w:p w14:paraId="1B7CAEBB" w14:textId="09C78CA3" w:rsidR="00A22356" w:rsidRPr="00621E63" w:rsidRDefault="00A22356" w:rsidP="008E18BD">
      <w:pPr>
        <w:pStyle w:val="HL7FieldIndent2"/>
        <w:rPr>
          <w:noProof w:val="0"/>
        </w:rPr>
      </w:pPr>
      <w:r w:rsidRPr="00621E63">
        <w:rPr>
          <w:noProof w:val="0"/>
        </w:rPr>
        <w:t>The content of a PRT segment shall resolve to an unambiguous single recipient, be it an identified person in PRT-5 or a communication endpoint device destination identified by its telecommunication address in PRT-15</w:t>
      </w:r>
      <w:r w:rsidR="002E782A" w:rsidRPr="00621E63">
        <w:rPr>
          <w:noProof w:val="0"/>
        </w:rPr>
        <w:t xml:space="preserve">. </w:t>
      </w:r>
      <w:r w:rsidRPr="00621E63">
        <w:rPr>
          <w:noProof w:val="0"/>
        </w:rPr>
        <w:t xml:space="preserve">If both PRT-5 and PRT-15 are populated the </w:t>
      </w:r>
      <w:r w:rsidR="009E2B46" w:rsidRPr="00621E63">
        <w:rPr>
          <w:noProof w:val="0"/>
        </w:rPr>
        <w:t>Alert Manager</w:t>
      </w:r>
      <w:r w:rsidRPr="00621E63">
        <w:rPr>
          <w:noProof w:val="0"/>
        </w:rPr>
        <w:t xml:space="preserve"> may send the alert notification to additional endpoint communication devices associated with the person identified in PRT-5.</w:t>
      </w:r>
    </w:p>
    <w:p w14:paraId="7798C23C" w14:textId="476AFD24" w:rsidR="00A22356" w:rsidRPr="00621E63" w:rsidRDefault="00A22356" w:rsidP="00CF5627">
      <w:pPr>
        <w:pStyle w:val="TableTitle"/>
      </w:pPr>
      <w:r w:rsidRPr="00621E63">
        <w:t>Table B.7.1.1-</w:t>
      </w:r>
      <w:r w:rsidR="00C136DC" w:rsidRPr="00621E63">
        <w:t>1</w:t>
      </w:r>
      <w:r w:rsidRPr="00621E63">
        <w:t xml:space="preserve">: </w:t>
      </w:r>
      <w:r w:rsidR="006D613E" w:rsidRPr="00621E63">
        <w:t>HL7</w:t>
      </w:r>
      <w:r w:rsidR="00995105" w:rsidRPr="00621E63">
        <w:t xml:space="preserve"> </w:t>
      </w:r>
      <w:r w:rsidRPr="00621E63">
        <w:t>Attribute Table – PRT – Participation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797"/>
        <w:gridCol w:w="760"/>
        <w:gridCol w:w="772"/>
        <w:gridCol w:w="805"/>
        <w:gridCol w:w="921"/>
        <w:gridCol w:w="3578"/>
      </w:tblGrid>
      <w:tr w:rsidR="00A22356" w:rsidRPr="00621E63" w14:paraId="615F4A2C" w14:textId="77777777" w:rsidTr="00C10546">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3A607E85" w14:textId="77777777" w:rsidR="00A22356" w:rsidRPr="00621E63" w:rsidRDefault="00A22356" w:rsidP="001A673A">
            <w:pPr>
              <w:pStyle w:val="TableEntryHeader"/>
            </w:pPr>
            <w:r w:rsidRPr="00621E63">
              <w:t>SEQ</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E27E93" w14:textId="77777777" w:rsidR="00A22356" w:rsidRPr="00621E63" w:rsidRDefault="00A22356" w:rsidP="001A673A">
            <w:pPr>
              <w:pStyle w:val="TableEntryHeader"/>
            </w:pPr>
            <w:r w:rsidRPr="00621E63">
              <w:t>LEN</w:t>
            </w:r>
          </w:p>
        </w:tc>
        <w:tc>
          <w:tcPr>
            <w:tcW w:w="7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1E811A" w14:textId="77777777" w:rsidR="00A22356" w:rsidRPr="00621E63" w:rsidRDefault="00A22356" w:rsidP="001A673A">
            <w:pPr>
              <w:pStyle w:val="TableEntryHeader"/>
            </w:pPr>
            <w:r w:rsidRPr="00621E63">
              <w:t>DT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3B4BA906" w14:textId="77777777" w:rsidR="00A22356" w:rsidRPr="00621E63" w:rsidRDefault="00A22356" w:rsidP="001A673A">
            <w:pPr>
              <w:pStyle w:val="TableEntryHeader"/>
            </w:pPr>
            <w:r w:rsidRPr="00621E63">
              <w:t>OPT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60A01834" w14:textId="77777777" w:rsidR="00A22356" w:rsidRPr="00621E63" w:rsidRDefault="00A22356" w:rsidP="001A673A">
            <w:pPr>
              <w:pStyle w:val="TableEntryHeader"/>
            </w:pPr>
            <w:r w:rsidRPr="00621E63">
              <w:t>RP/#</w:t>
            </w:r>
          </w:p>
        </w:tc>
        <w:tc>
          <w:tcPr>
            <w:tcW w:w="92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8CD789A" w14:textId="77777777" w:rsidR="00A22356" w:rsidRPr="00621E63" w:rsidRDefault="00A22356" w:rsidP="001A673A">
            <w:pPr>
              <w:pStyle w:val="TableEntryHeader"/>
            </w:pPr>
            <w:r w:rsidRPr="00621E63">
              <w:t>TBL#</w:t>
            </w:r>
          </w:p>
        </w:tc>
        <w:tc>
          <w:tcPr>
            <w:tcW w:w="357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D98937E" w14:textId="77777777" w:rsidR="00A22356" w:rsidRPr="00621E63" w:rsidRDefault="00A22356" w:rsidP="001A673A">
            <w:pPr>
              <w:pStyle w:val="TableEntryHeader"/>
            </w:pPr>
            <w:r w:rsidRPr="00621E63">
              <w:t>ELEMENT NAME</w:t>
            </w:r>
          </w:p>
        </w:tc>
      </w:tr>
      <w:tr w:rsidR="00A22356" w:rsidRPr="00621E63" w14:paraId="74990D3A"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FAD6E80" w14:textId="77777777" w:rsidR="00A22356" w:rsidRPr="00621E63" w:rsidRDefault="00A22356" w:rsidP="00CF5627">
            <w:pPr>
              <w:pStyle w:val="TableEntry"/>
            </w:pPr>
            <w:r w:rsidRPr="00621E63">
              <w:t>1</w:t>
            </w:r>
          </w:p>
        </w:tc>
        <w:tc>
          <w:tcPr>
            <w:tcW w:w="797" w:type="dxa"/>
            <w:tcBorders>
              <w:top w:val="single" w:sz="4" w:space="0" w:color="auto"/>
              <w:left w:val="single" w:sz="4" w:space="0" w:color="auto"/>
              <w:bottom w:val="single" w:sz="4" w:space="0" w:color="auto"/>
              <w:right w:val="single" w:sz="4" w:space="0" w:color="auto"/>
            </w:tcBorders>
            <w:vAlign w:val="center"/>
            <w:hideMark/>
          </w:tcPr>
          <w:p w14:paraId="5B74E948" w14:textId="77777777" w:rsidR="00A22356" w:rsidRPr="00621E63" w:rsidRDefault="00A22356" w:rsidP="00CF5627">
            <w:pPr>
              <w:pStyle w:val="TableEntry"/>
            </w:pPr>
            <w:r w:rsidRPr="00621E63">
              <w:t>1..4</w:t>
            </w:r>
          </w:p>
        </w:tc>
        <w:tc>
          <w:tcPr>
            <w:tcW w:w="760" w:type="dxa"/>
            <w:tcBorders>
              <w:top w:val="single" w:sz="4" w:space="0" w:color="auto"/>
              <w:left w:val="single" w:sz="4" w:space="0" w:color="auto"/>
              <w:bottom w:val="single" w:sz="4" w:space="0" w:color="auto"/>
              <w:right w:val="single" w:sz="4" w:space="0" w:color="auto"/>
            </w:tcBorders>
            <w:vAlign w:val="center"/>
            <w:hideMark/>
          </w:tcPr>
          <w:p w14:paraId="2F26659F" w14:textId="77777777" w:rsidR="00A22356" w:rsidRPr="00621E63" w:rsidRDefault="00A22356" w:rsidP="00CF5627">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6F153EE7" w14:textId="77777777" w:rsidR="00A22356" w:rsidRPr="00621E63" w:rsidRDefault="00A22356" w:rsidP="00CF5627">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1D1B2253"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5008E1D"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158BEB5" w14:textId="77777777" w:rsidR="00A22356" w:rsidRPr="00621E63" w:rsidRDefault="00A22356" w:rsidP="00CF5627">
            <w:pPr>
              <w:pStyle w:val="TableEntry"/>
            </w:pPr>
            <w:r w:rsidRPr="00621E63">
              <w:t>Participation Instance ID</w:t>
            </w:r>
          </w:p>
        </w:tc>
      </w:tr>
      <w:tr w:rsidR="00A22356" w:rsidRPr="00621E63" w14:paraId="35F66F2C"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E9D646E" w14:textId="77777777" w:rsidR="00A22356" w:rsidRPr="00621E63" w:rsidRDefault="00A22356" w:rsidP="00CF5627">
            <w:pPr>
              <w:pStyle w:val="TableEntry"/>
            </w:pPr>
            <w:r w:rsidRPr="00621E63">
              <w:t>2</w:t>
            </w:r>
          </w:p>
        </w:tc>
        <w:tc>
          <w:tcPr>
            <w:tcW w:w="797" w:type="dxa"/>
            <w:tcBorders>
              <w:top w:val="single" w:sz="4" w:space="0" w:color="auto"/>
              <w:left w:val="single" w:sz="4" w:space="0" w:color="auto"/>
              <w:bottom w:val="single" w:sz="4" w:space="0" w:color="auto"/>
              <w:right w:val="single" w:sz="4" w:space="0" w:color="auto"/>
            </w:tcBorders>
            <w:vAlign w:val="center"/>
            <w:hideMark/>
          </w:tcPr>
          <w:p w14:paraId="67229B43" w14:textId="77777777" w:rsidR="00A22356" w:rsidRPr="00621E63" w:rsidRDefault="00A22356" w:rsidP="00CF5627">
            <w:pPr>
              <w:pStyle w:val="TableEntry"/>
            </w:pPr>
            <w:r w:rsidRPr="00621E63">
              <w:t>2..2</w:t>
            </w:r>
          </w:p>
        </w:tc>
        <w:tc>
          <w:tcPr>
            <w:tcW w:w="760" w:type="dxa"/>
            <w:tcBorders>
              <w:top w:val="single" w:sz="4" w:space="0" w:color="auto"/>
              <w:left w:val="single" w:sz="4" w:space="0" w:color="auto"/>
              <w:bottom w:val="single" w:sz="4" w:space="0" w:color="auto"/>
              <w:right w:val="single" w:sz="4" w:space="0" w:color="auto"/>
            </w:tcBorders>
            <w:vAlign w:val="center"/>
            <w:hideMark/>
          </w:tcPr>
          <w:p w14:paraId="35AB483C" w14:textId="77777777" w:rsidR="00A22356" w:rsidRPr="00621E63" w:rsidRDefault="00A22356" w:rsidP="00CF5627">
            <w:pPr>
              <w:pStyle w:val="TableEntry"/>
            </w:pPr>
            <w:r w:rsidRPr="00621E63">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06FEF90C" w14:textId="77777777" w:rsidR="00A22356" w:rsidRPr="00621E63" w:rsidRDefault="00A22356" w:rsidP="00CF5627">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7EA4ED44"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182F347B" w14:textId="77777777" w:rsidR="00A22356" w:rsidRPr="00621E63" w:rsidRDefault="00A22356" w:rsidP="00CF5627">
            <w:pPr>
              <w:pStyle w:val="TableEntry"/>
            </w:pPr>
            <w:r w:rsidRPr="00621E63">
              <w:t>0287</w:t>
            </w:r>
          </w:p>
        </w:tc>
        <w:tc>
          <w:tcPr>
            <w:tcW w:w="3578" w:type="dxa"/>
            <w:tcBorders>
              <w:top w:val="single" w:sz="4" w:space="0" w:color="auto"/>
              <w:left w:val="single" w:sz="4" w:space="0" w:color="auto"/>
              <w:bottom w:val="single" w:sz="4" w:space="0" w:color="auto"/>
              <w:right w:val="single" w:sz="4" w:space="0" w:color="auto"/>
            </w:tcBorders>
            <w:vAlign w:val="center"/>
            <w:hideMark/>
          </w:tcPr>
          <w:p w14:paraId="65FD0003" w14:textId="77777777" w:rsidR="00A22356" w:rsidRPr="00621E63" w:rsidRDefault="00A22356" w:rsidP="00CF5627">
            <w:pPr>
              <w:pStyle w:val="TableEntry"/>
            </w:pPr>
            <w:r w:rsidRPr="00621E63">
              <w:t>Action Code</w:t>
            </w:r>
          </w:p>
        </w:tc>
      </w:tr>
      <w:tr w:rsidR="00A22356" w:rsidRPr="00621E63" w14:paraId="45C84331"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A13BD08" w14:textId="77777777" w:rsidR="00A22356" w:rsidRPr="00621E63" w:rsidRDefault="00A22356" w:rsidP="00CF5627">
            <w:pPr>
              <w:pStyle w:val="TableEntry"/>
            </w:pPr>
            <w:r w:rsidRPr="00621E63">
              <w:t>3</w:t>
            </w:r>
          </w:p>
        </w:tc>
        <w:tc>
          <w:tcPr>
            <w:tcW w:w="797" w:type="dxa"/>
            <w:tcBorders>
              <w:top w:val="single" w:sz="4" w:space="0" w:color="auto"/>
              <w:left w:val="single" w:sz="4" w:space="0" w:color="auto"/>
              <w:bottom w:val="single" w:sz="4" w:space="0" w:color="auto"/>
              <w:right w:val="single" w:sz="4" w:space="0" w:color="auto"/>
            </w:tcBorders>
            <w:vAlign w:val="center"/>
          </w:tcPr>
          <w:p w14:paraId="7247B1C5"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37BD8EA"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013D56B6"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29344575"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55595BF7"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029FC7D" w14:textId="77777777" w:rsidR="00A22356" w:rsidRPr="00621E63" w:rsidRDefault="00A22356" w:rsidP="00CF5627">
            <w:pPr>
              <w:pStyle w:val="TableEntry"/>
            </w:pPr>
            <w:r w:rsidRPr="00621E63">
              <w:t>Action Reason</w:t>
            </w:r>
          </w:p>
        </w:tc>
      </w:tr>
      <w:tr w:rsidR="00A22356" w:rsidRPr="00621E63" w14:paraId="18985018"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EC68B57" w14:textId="77777777" w:rsidR="00A22356" w:rsidRPr="00621E63" w:rsidRDefault="00A22356" w:rsidP="00CF5627">
            <w:pPr>
              <w:pStyle w:val="TableEntry"/>
            </w:pPr>
            <w:r w:rsidRPr="00621E63">
              <w:t>4</w:t>
            </w:r>
          </w:p>
        </w:tc>
        <w:tc>
          <w:tcPr>
            <w:tcW w:w="797" w:type="dxa"/>
            <w:tcBorders>
              <w:top w:val="single" w:sz="4" w:space="0" w:color="auto"/>
              <w:left w:val="single" w:sz="4" w:space="0" w:color="auto"/>
              <w:bottom w:val="single" w:sz="4" w:space="0" w:color="auto"/>
              <w:right w:val="single" w:sz="4" w:space="0" w:color="auto"/>
            </w:tcBorders>
            <w:vAlign w:val="center"/>
          </w:tcPr>
          <w:p w14:paraId="11DC4899"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AD9CDB4" w14:textId="77777777" w:rsidR="00A22356" w:rsidRPr="00621E63" w:rsidRDefault="00A22356" w:rsidP="00CF5627">
            <w:pPr>
              <w:pStyle w:val="TableEntry"/>
            </w:pPr>
            <w:r w:rsidRPr="00621E63">
              <w:t>CEW</w:t>
            </w:r>
          </w:p>
        </w:tc>
        <w:tc>
          <w:tcPr>
            <w:tcW w:w="0" w:type="auto"/>
            <w:tcBorders>
              <w:top w:val="single" w:sz="4" w:space="0" w:color="auto"/>
              <w:left w:val="single" w:sz="4" w:space="0" w:color="auto"/>
              <w:bottom w:val="single" w:sz="4" w:space="0" w:color="auto"/>
              <w:right w:val="single" w:sz="4" w:space="0" w:color="auto"/>
            </w:tcBorders>
            <w:vAlign w:val="center"/>
            <w:hideMark/>
          </w:tcPr>
          <w:p w14:paraId="20B54E1B" w14:textId="77777777" w:rsidR="00A22356" w:rsidRPr="00621E63" w:rsidRDefault="00A22356" w:rsidP="00CF5627">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668221DF"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295A4D77" w14:textId="77777777" w:rsidR="00A22356" w:rsidRPr="00621E63" w:rsidRDefault="00A22356" w:rsidP="00CF5627">
            <w:pPr>
              <w:pStyle w:val="TableEntry"/>
            </w:pPr>
            <w:r w:rsidRPr="00621E63">
              <w:t>0912</w:t>
            </w:r>
          </w:p>
        </w:tc>
        <w:tc>
          <w:tcPr>
            <w:tcW w:w="3578" w:type="dxa"/>
            <w:tcBorders>
              <w:top w:val="single" w:sz="4" w:space="0" w:color="auto"/>
              <w:left w:val="single" w:sz="4" w:space="0" w:color="auto"/>
              <w:bottom w:val="single" w:sz="4" w:space="0" w:color="auto"/>
              <w:right w:val="single" w:sz="4" w:space="0" w:color="auto"/>
            </w:tcBorders>
            <w:vAlign w:val="center"/>
            <w:hideMark/>
          </w:tcPr>
          <w:p w14:paraId="085AA5D3" w14:textId="77777777" w:rsidR="00A22356" w:rsidRPr="00621E63" w:rsidRDefault="00A22356" w:rsidP="00CF5627">
            <w:pPr>
              <w:pStyle w:val="TableEntry"/>
            </w:pPr>
            <w:r w:rsidRPr="00621E63">
              <w:t>Participation</w:t>
            </w:r>
          </w:p>
        </w:tc>
      </w:tr>
      <w:tr w:rsidR="00A22356" w:rsidRPr="00621E63" w14:paraId="18F78919"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645644A" w14:textId="77777777" w:rsidR="00A22356" w:rsidRPr="00621E63" w:rsidRDefault="00A22356" w:rsidP="00CF5627">
            <w:pPr>
              <w:pStyle w:val="TableEntry"/>
            </w:pPr>
            <w:r w:rsidRPr="00621E63">
              <w:t>5</w:t>
            </w:r>
          </w:p>
        </w:tc>
        <w:tc>
          <w:tcPr>
            <w:tcW w:w="797" w:type="dxa"/>
            <w:tcBorders>
              <w:top w:val="single" w:sz="4" w:space="0" w:color="auto"/>
              <w:left w:val="single" w:sz="4" w:space="0" w:color="auto"/>
              <w:bottom w:val="single" w:sz="4" w:space="0" w:color="auto"/>
              <w:right w:val="single" w:sz="4" w:space="0" w:color="auto"/>
            </w:tcBorders>
            <w:vAlign w:val="center"/>
          </w:tcPr>
          <w:p w14:paraId="4F252DDE"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605D8652" w14:textId="77777777" w:rsidR="00A22356" w:rsidRPr="00621E63" w:rsidRDefault="00A22356" w:rsidP="00CF5627">
            <w:pPr>
              <w:pStyle w:val="TableEntry"/>
            </w:pPr>
            <w:r w:rsidRPr="00621E63">
              <w:t>XCN</w:t>
            </w:r>
          </w:p>
        </w:tc>
        <w:tc>
          <w:tcPr>
            <w:tcW w:w="0" w:type="auto"/>
            <w:tcBorders>
              <w:top w:val="single" w:sz="4" w:space="0" w:color="auto"/>
              <w:left w:val="single" w:sz="4" w:space="0" w:color="auto"/>
              <w:bottom w:val="single" w:sz="4" w:space="0" w:color="auto"/>
              <w:right w:val="single" w:sz="4" w:space="0" w:color="auto"/>
            </w:tcBorders>
            <w:vAlign w:val="center"/>
            <w:hideMark/>
          </w:tcPr>
          <w:p w14:paraId="7EF6EE79" w14:textId="77777777" w:rsidR="00A22356" w:rsidRPr="00621E63" w:rsidRDefault="00A22356" w:rsidP="00CF5627">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62278D5E"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2674144"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E3F99AE" w14:textId="77777777" w:rsidR="00A22356" w:rsidRPr="00621E63" w:rsidRDefault="00A22356" w:rsidP="00CF5627">
            <w:pPr>
              <w:pStyle w:val="TableEntry"/>
            </w:pPr>
            <w:r w:rsidRPr="00621E63">
              <w:t>Participation Person</w:t>
            </w:r>
          </w:p>
        </w:tc>
      </w:tr>
      <w:tr w:rsidR="00A22356" w:rsidRPr="00621E63" w14:paraId="04C06BE4"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B53324F" w14:textId="77777777" w:rsidR="00A22356" w:rsidRPr="00621E63" w:rsidRDefault="00A22356" w:rsidP="00CF5627">
            <w:pPr>
              <w:pStyle w:val="TableEntry"/>
            </w:pPr>
            <w:r w:rsidRPr="00621E63">
              <w:t>6</w:t>
            </w:r>
          </w:p>
        </w:tc>
        <w:tc>
          <w:tcPr>
            <w:tcW w:w="797" w:type="dxa"/>
            <w:tcBorders>
              <w:top w:val="single" w:sz="4" w:space="0" w:color="auto"/>
              <w:left w:val="single" w:sz="4" w:space="0" w:color="auto"/>
              <w:bottom w:val="single" w:sz="4" w:space="0" w:color="auto"/>
              <w:right w:val="single" w:sz="4" w:space="0" w:color="auto"/>
            </w:tcBorders>
            <w:vAlign w:val="center"/>
          </w:tcPr>
          <w:p w14:paraId="71BE03AC"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19FCACF"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0A341B47"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0C072F7D"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0AB586D6"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1026A99" w14:textId="77777777" w:rsidR="00A22356" w:rsidRPr="00621E63" w:rsidRDefault="00A22356" w:rsidP="00CF5627">
            <w:pPr>
              <w:pStyle w:val="TableEntry"/>
            </w:pPr>
            <w:r w:rsidRPr="00621E63">
              <w:t>Participation Person Provider Type</w:t>
            </w:r>
          </w:p>
        </w:tc>
      </w:tr>
      <w:tr w:rsidR="00A22356" w:rsidRPr="00621E63" w14:paraId="557A6903"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4F7CA7D" w14:textId="77777777" w:rsidR="00A22356" w:rsidRPr="00621E63" w:rsidRDefault="00A22356" w:rsidP="00CF5627">
            <w:pPr>
              <w:pStyle w:val="TableEntry"/>
            </w:pPr>
            <w:r w:rsidRPr="00621E63">
              <w:t>7</w:t>
            </w:r>
          </w:p>
        </w:tc>
        <w:tc>
          <w:tcPr>
            <w:tcW w:w="797" w:type="dxa"/>
            <w:tcBorders>
              <w:top w:val="single" w:sz="4" w:space="0" w:color="auto"/>
              <w:left w:val="single" w:sz="4" w:space="0" w:color="auto"/>
              <w:bottom w:val="single" w:sz="4" w:space="0" w:color="auto"/>
              <w:right w:val="single" w:sz="4" w:space="0" w:color="auto"/>
            </w:tcBorders>
            <w:vAlign w:val="center"/>
          </w:tcPr>
          <w:p w14:paraId="11201440"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6B591E0"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AA01CF"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6B144E52"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050D7DC1" w14:textId="77777777" w:rsidR="00A22356" w:rsidRPr="00621E63" w:rsidRDefault="00A22356" w:rsidP="00CF5627">
            <w:pPr>
              <w:pStyle w:val="TableEntry"/>
            </w:pPr>
            <w:r w:rsidRPr="00621E63">
              <w:t>0406</w:t>
            </w:r>
          </w:p>
        </w:tc>
        <w:tc>
          <w:tcPr>
            <w:tcW w:w="3578" w:type="dxa"/>
            <w:tcBorders>
              <w:top w:val="single" w:sz="4" w:space="0" w:color="auto"/>
              <w:left w:val="single" w:sz="4" w:space="0" w:color="auto"/>
              <w:bottom w:val="single" w:sz="4" w:space="0" w:color="auto"/>
              <w:right w:val="single" w:sz="4" w:space="0" w:color="auto"/>
            </w:tcBorders>
            <w:vAlign w:val="center"/>
            <w:hideMark/>
          </w:tcPr>
          <w:p w14:paraId="719E0032" w14:textId="77777777" w:rsidR="00A22356" w:rsidRPr="00621E63" w:rsidRDefault="00A22356" w:rsidP="00CF5627">
            <w:pPr>
              <w:pStyle w:val="TableEntry"/>
            </w:pPr>
            <w:r w:rsidRPr="00621E63">
              <w:t>Participation Orga</w:t>
            </w:r>
            <w:r w:rsidR="009C3179" w:rsidRPr="00621E63">
              <w:t>ni</w:t>
            </w:r>
            <w:r w:rsidRPr="00621E63">
              <w:t>zation Unit Type</w:t>
            </w:r>
          </w:p>
        </w:tc>
      </w:tr>
      <w:tr w:rsidR="00A22356" w:rsidRPr="00621E63" w14:paraId="52151301"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41B72D4" w14:textId="77777777" w:rsidR="00A22356" w:rsidRPr="00621E63" w:rsidRDefault="00A22356" w:rsidP="00CF5627">
            <w:pPr>
              <w:pStyle w:val="TableEntry"/>
            </w:pPr>
            <w:r w:rsidRPr="00621E63">
              <w:lastRenderedPageBreak/>
              <w:t>8</w:t>
            </w:r>
          </w:p>
        </w:tc>
        <w:tc>
          <w:tcPr>
            <w:tcW w:w="797" w:type="dxa"/>
            <w:tcBorders>
              <w:top w:val="single" w:sz="4" w:space="0" w:color="auto"/>
              <w:left w:val="single" w:sz="4" w:space="0" w:color="auto"/>
              <w:bottom w:val="single" w:sz="4" w:space="0" w:color="auto"/>
              <w:right w:val="single" w:sz="4" w:space="0" w:color="auto"/>
            </w:tcBorders>
            <w:vAlign w:val="center"/>
          </w:tcPr>
          <w:p w14:paraId="3C110795"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45CAD6D" w14:textId="77777777" w:rsidR="00A22356" w:rsidRPr="00621E63" w:rsidRDefault="00A22356" w:rsidP="00CF5627">
            <w:pPr>
              <w:pStyle w:val="TableEntry"/>
            </w:pPr>
            <w:r w:rsidRPr="00621E63">
              <w:t>XON</w:t>
            </w:r>
          </w:p>
        </w:tc>
        <w:tc>
          <w:tcPr>
            <w:tcW w:w="0" w:type="auto"/>
            <w:tcBorders>
              <w:top w:val="single" w:sz="4" w:space="0" w:color="auto"/>
              <w:left w:val="single" w:sz="4" w:space="0" w:color="auto"/>
              <w:bottom w:val="single" w:sz="4" w:space="0" w:color="auto"/>
              <w:right w:val="single" w:sz="4" w:space="0" w:color="auto"/>
            </w:tcBorders>
            <w:vAlign w:val="center"/>
            <w:hideMark/>
          </w:tcPr>
          <w:p w14:paraId="227627AF"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9DD2C6F"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4FE5938"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CB18A57" w14:textId="77777777" w:rsidR="00A22356" w:rsidRPr="00621E63" w:rsidRDefault="00A22356" w:rsidP="00CF5627">
            <w:pPr>
              <w:pStyle w:val="TableEntry"/>
            </w:pPr>
            <w:r w:rsidRPr="00621E63">
              <w:t>Participation Organization</w:t>
            </w:r>
          </w:p>
        </w:tc>
      </w:tr>
      <w:tr w:rsidR="00A22356" w:rsidRPr="00621E63" w14:paraId="362BDA9A"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D8700AE" w14:textId="77777777" w:rsidR="00A22356" w:rsidRPr="00621E63" w:rsidRDefault="00A22356" w:rsidP="00CF5627">
            <w:pPr>
              <w:pStyle w:val="TableEntry"/>
            </w:pPr>
            <w:r w:rsidRPr="00621E63">
              <w:t>9</w:t>
            </w:r>
          </w:p>
        </w:tc>
        <w:tc>
          <w:tcPr>
            <w:tcW w:w="797" w:type="dxa"/>
            <w:tcBorders>
              <w:top w:val="single" w:sz="4" w:space="0" w:color="auto"/>
              <w:left w:val="single" w:sz="4" w:space="0" w:color="auto"/>
              <w:bottom w:val="single" w:sz="4" w:space="0" w:color="auto"/>
              <w:right w:val="single" w:sz="4" w:space="0" w:color="auto"/>
            </w:tcBorders>
            <w:vAlign w:val="center"/>
          </w:tcPr>
          <w:p w14:paraId="0F31DB98"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6C21B88" w14:textId="77777777" w:rsidR="00A22356" w:rsidRPr="00621E63" w:rsidRDefault="00A22356" w:rsidP="00CF5627">
            <w:pPr>
              <w:pStyle w:val="TableEntry"/>
            </w:pPr>
            <w:r w:rsidRPr="00621E63">
              <w:t>PL</w:t>
            </w:r>
          </w:p>
        </w:tc>
        <w:tc>
          <w:tcPr>
            <w:tcW w:w="0" w:type="auto"/>
            <w:tcBorders>
              <w:top w:val="single" w:sz="4" w:space="0" w:color="auto"/>
              <w:left w:val="single" w:sz="4" w:space="0" w:color="auto"/>
              <w:bottom w:val="single" w:sz="4" w:space="0" w:color="auto"/>
              <w:right w:val="single" w:sz="4" w:space="0" w:color="auto"/>
            </w:tcBorders>
            <w:vAlign w:val="center"/>
            <w:hideMark/>
          </w:tcPr>
          <w:p w14:paraId="5FA6E48E"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09B059D"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76330C55"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F6D10D7" w14:textId="77777777" w:rsidR="00A22356" w:rsidRPr="00621E63" w:rsidRDefault="00A22356" w:rsidP="00CF5627">
            <w:pPr>
              <w:pStyle w:val="TableEntry"/>
            </w:pPr>
            <w:r w:rsidRPr="00621E63">
              <w:t>Participation Location</w:t>
            </w:r>
          </w:p>
        </w:tc>
      </w:tr>
      <w:tr w:rsidR="00A22356" w:rsidRPr="00621E63" w14:paraId="112665A3"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B6E1F42" w14:textId="77777777" w:rsidR="00A22356" w:rsidRPr="00621E63" w:rsidRDefault="00A22356" w:rsidP="00CF5627">
            <w:pPr>
              <w:pStyle w:val="TableEntry"/>
            </w:pPr>
            <w:r w:rsidRPr="00621E63">
              <w:t>10</w:t>
            </w:r>
          </w:p>
        </w:tc>
        <w:tc>
          <w:tcPr>
            <w:tcW w:w="797" w:type="dxa"/>
            <w:tcBorders>
              <w:top w:val="single" w:sz="4" w:space="0" w:color="auto"/>
              <w:left w:val="single" w:sz="4" w:space="0" w:color="auto"/>
              <w:bottom w:val="single" w:sz="4" w:space="0" w:color="auto"/>
              <w:right w:val="single" w:sz="4" w:space="0" w:color="auto"/>
            </w:tcBorders>
            <w:vAlign w:val="center"/>
          </w:tcPr>
          <w:p w14:paraId="5AB21498"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CCD0174" w14:textId="77777777" w:rsidR="00A22356" w:rsidRPr="00621E63" w:rsidRDefault="00A22356" w:rsidP="00CF5627">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5FBDB11B"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0B403D4A"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A7C099D"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3899BAF" w14:textId="77777777" w:rsidR="00A22356" w:rsidRPr="00621E63" w:rsidRDefault="00A22356" w:rsidP="00CF5627">
            <w:pPr>
              <w:pStyle w:val="TableEntry"/>
            </w:pPr>
            <w:r w:rsidRPr="00621E63">
              <w:t>Participation Device</w:t>
            </w:r>
          </w:p>
        </w:tc>
      </w:tr>
      <w:tr w:rsidR="00A22356" w:rsidRPr="00621E63" w14:paraId="3EACB265"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915E89F" w14:textId="77777777" w:rsidR="00A22356" w:rsidRPr="00621E63" w:rsidRDefault="00A22356" w:rsidP="00CF5627">
            <w:pPr>
              <w:pStyle w:val="TableEntry"/>
            </w:pPr>
            <w:r w:rsidRPr="00621E63">
              <w:t>11</w:t>
            </w:r>
          </w:p>
        </w:tc>
        <w:tc>
          <w:tcPr>
            <w:tcW w:w="797" w:type="dxa"/>
            <w:tcBorders>
              <w:top w:val="single" w:sz="4" w:space="0" w:color="auto"/>
              <w:left w:val="single" w:sz="4" w:space="0" w:color="auto"/>
              <w:bottom w:val="single" w:sz="4" w:space="0" w:color="auto"/>
              <w:right w:val="single" w:sz="4" w:space="0" w:color="auto"/>
            </w:tcBorders>
            <w:vAlign w:val="center"/>
          </w:tcPr>
          <w:p w14:paraId="2889DD67"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BFF7064" w14:textId="77777777" w:rsidR="00A22356" w:rsidRPr="00621E63" w:rsidRDefault="00A22356" w:rsidP="00CF5627">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21877A1B"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6564261D"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4E170B3D"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51701CB" w14:textId="77777777" w:rsidR="00A22356" w:rsidRPr="00621E63" w:rsidRDefault="00A22356" w:rsidP="00CF5627">
            <w:pPr>
              <w:pStyle w:val="TableEntry"/>
            </w:pPr>
            <w:r w:rsidRPr="00621E63">
              <w:t>Participation Begin Date/Time (arrival Time)</w:t>
            </w:r>
          </w:p>
        </w:tc>
      </w:tr>
      <w:tr w:rsidR="00A22356" w:rsidRPr="00621E63" w14:paraId="39682241"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244AAE1" w14:textId="77777777" w:rsidR="00A22356" w:rsidRPr="00621E63" w:rsidRDefault="00A22356" w:rsidP="00CF5627">
            <w:pPr>
              <w:pStyle w:val="TableEntry"/>
            </w:pPr>
            <w:r w:rsidRPr="00621E63">
              <w:t>12</w:t>
            </w:r>
          </w:p>
        </w:tc>
        <w:tc>
          <w:tcPr>
            <w:tcW w:w="797" w:type="dxa"/>
            <w:tcBorders>
              <w:top w:val="single" w:sz="4" w:space="0" w:color="auto"/>
              <w:left w:val="single" w:sz="4" w:space="0" w:color="auto"/>
              <w:bottom w:val="single" w:sz="4" w:space="0" w:color="auto"/>
              <w:right w:val="single" w:sz="4" w:space="0" w:color="auto"/>
            </w:tcBorders>
            <w:vAlign w:val="center"/>
          </w:tcPr>
          <w:p w14:paraId="1F5C3994"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019B351" w14:textId="77777777" w:rsidR="00A22356" w:rsidRPr="00621E63" w:rsidRDefault="00A22356" w:rsidP="00CF5627">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6500FF05"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72443F6D"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3F4225EB"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7B582CF" w14:textId="77777777" w:rsidR="00A22356" w:rsidRPr="00621E63" w:rsidRDefault="00A22356" w:rsidP="00CF5627">
            <w:pPr>
              <w:pStyle w:val="TableEntry"/>
            </w:pPr>
            <w:r w:rsidRPr="00621E63">
              <w:t>Participation End Date/Time (departure time)</w:t>
            </w:r>
          </w:p>
        </w:tc>
      </w:tr>
      <w:tr w:rsidR="00A22356" w:rsidRPr="00621E63" w14:paraId="0357FD55"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AF6F665" w14:textId="77777777" w:rsidR="00A22356" w:rsidRPr="00621E63" w:rsidRDefault="00A22356" w:rsidP="00CF5627">
            <w:pPr>
              <w:pStyle w:val="TableEntry"/>
            </w:pPr>
            <w:r w:rsidRPr="00621E63">
              <w:t>13</w:t>
            </w:r>
          </w:p>
        </w:tc>
        <w:tc>
          <w:tcPr>
            <w:tcW w:w="797" w:type="dxa"/>
            <w:tcBorders>
              <w:top w:val="single" w:sz="4" w:space="0" w:color="auto"/>
              <w:left w:val="single" w:sz="4" w:space="0" w:color="auto"/>
              <w:bottom w:val="single" w:sz="4" w:space="0" w:color="auto"/>
              <w:right w:val="single" w:sz="4" w:space="0" w:color="auto"/>
            </w:tcBorders>
            <w:vAlign w:val="center"/>
          </w:tcPr>
          <w:p w14:paraId="1F577847"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9AE11BC"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25EB4040"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4D0CA0E7"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7885ACF5"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3B493A8D" w14:textId="77777777" w:rsidR="00A22356" w:rsidRPr="00621E63" w:rsidRDefault="00A22356" w:rsidP="00CF5627">
            <w:pPr>
              <w:pStyle w:val="TableEntry"/>
            </w:pPr>
            <w:r w:rsidRPr="00621E63">
              <w:t xml:space="preserve">Participation </w:t>
            </w:r>
            <w:r w:rsidR="009C3179" w:rsidRPr="00621E63">
              <w:t>Qualitative</w:t>
            </w:r>
            <w:r w:rsidRPr="00621E63">
              <w:t xml:space="preserve"> Duration</w:t>
            </w:r>
          </w:p>
        </w:tc>
      </w:tr>
      <w:tr w:rsidR="00A22356" w:rsidRPr="00621E63" w14:paraId="6D91FFDC"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19E4BA4" w14:textId="77777777" w:rsidR="00A22356" w:rsidRPr="00621E63" w:rsidRDefault="00A22356" w:rsidP="00CF5627">
            <w:pPr>
              <w:pStyle w:val="TableEntry"/>
            </w:pPr>
            <w:r w:rsidRPr="00621E63">
              <w:t>14</w:t>
            </w:r>
          </w:p>
        </w:tc>
        <w:tc>
          <w:tcPr>
            <w:tcW w:w="797" w:type="dxa"/>
            <w:tcBorders>
              <w:top w:val="single" w:sz="4" w:space="0" w:color="auto"/>
              <w:left w:val="single" w:sz="4" w:space="0" w:color="auto"/>
              <w:bottom w:val="single" w:sz="4" w:space="0" w:color="auto"/>
              <w:right w:val="single" w:sz="4" w:space="0" w:color="auto"/>
            </w:tcBorders>
            <w:vAlign w:val="center"/>
          </w:tcPr>
          <w:p w14:paraId="10C8C166"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0B03256" w14:textId="77777777" w:rsidR="00A22356" w:rsidRPr="00621E63" w:rsidRDefault="00A22356" w:rsidP="00CF5627">
            <w:pPr>
              <w:pStyle w:val="TableEntry"/>
            </w:pPr>
            <w:r w:rsidRPr="00621E63">
              <w:t>XAD</w:t>
            </w:r>
          </w:p>
        </w:tc>
        <w:tc>
          <w:tcPr>
            <w:tcW w:w="0" w:type="auto"/>
            <w:tcBorders>
              <w:top w:val="single" w:sz="4" w:space="0" w:color="auto"/>
              <w:left w:val="single" w:sz="4" w:space="0" w:color="auto"/>
              <w:bottom w:val="single" w:sz="4" w:space="0" w:color="auto"/>
              <w:right w:val="single" w:sz="4" w:space="0" w:color="auto"/>
            </w:tcBorders>
            <w:vAlign w:val="center"/>
            <w:hideMark/>
          </w:tcPr>
          <w:p w14:paraId="0287BD46"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C74EA78"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1C53B9E0"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530E7B03" w14:textId="77777777" w:rsidR="00A22356" w:rsidRPr="00621E63" w:rsidRDefault="00A22356" w:rsidP="00CF5627">
            <w:pPr>
              <w:pStyle w:val="TableEntry"/>
            </w:pPr>
            <w:r w:rsidRPr="00621E63">
              <w:t>Participation Address</w:t>
            </w:r>
          </w:p>
        </w:tc>
      </w:tr>
      <w:tr w:rsidR="00A22356" w:rsidRPr="00621E63" w14:paraId="04AE6609"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511944F" w14:textId="77777777" w:rsidR="00A22356" w:rsidRPr="00621E63" w:rsidRDefault="00A22356" w:rsidP="00CF5627">
            <w:pPr>
              <w:pStyle w:val="TableEntry"/>
            </w:pPr>
            <w:r w:rsidRPr="00621E63">
              <w:t>15</w:t>
            </w:r>
          </w:p>
        </w:tc>
        <w:tc>
          <w:tcPr>
            <w:tcW w:w="797" w:type="dxa"/>
            <w:tcBorders>
              <w:top w:val="single" w:sz="4" w:space="0" w:color="auto"/>
              <w:left w:val="single" w:sz="4" w:space="0" w:color="auto"/>
              <w:bottom w:val="single" w:sz="4" w:space="0" w:color="auto"/>
              <w:right w:val="single" w:sz="4" w:space="0" w:color="auto"/>
            </w:tcBorders>
            <w:vAlign w:val="center"/>
          </w:tcPr>
          <w:p w14:paraId="5E735810"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A0654F4" w14:textId="77777777" w:rsidR="00A22356" w:rsidRPr="00621E63" w:rsidRDefault="00A22356" w:rsidP="00CF5627">
            <w:pPr>
              <w:pStyle w:val="TableEntry"/>
            </w:pPr>
            <w:r w:rsidRPr="00621E63">
              <w:t>XTN</w:t>
            </w:r>
          </w:p>
        </w:tc>
        <w:tc>
          <w:tcPr>
            <w:tcW w:w="0" w:type="auto"/>
            <w:tcBorders>
              <w:top w:val="single" w:sz="4" w:space="0" w:color="auto"/>
              <w:left w:val="single" w:sz="4" w:space="0" w:color="auto"/>
              <w:bottom w:val="single" w:sz="4" w:space="0" w:color="auto"/>
              <w:right w:val="single" w:sz="4" w:space="0" w:color="auto"/>
            </w:tcBorders>
            <w:vAlign w:val="center"/>
            <w:hideMark/>
          </w:tcPr>
          <w:p w14:paraId="2FF5C0C6" w14:textId="77777777" w:rsidR="00A22356" w:rsidRPr="00621E63" w:rsidRDefault="00A22356" w:rsidP="00CF5627">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01F14540"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1FFA4925"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5FD4E051" w14:textId="77777777" w:rsidR="00A22356" w:rsidRPr="00621E63" w:rsidRDefault="00A22356" w:rsidP="00CF5627">
            <w:pPr>
              <w:pStyle w:val="TableEntry"/>
            </w:pPr>
            <w:r w:rsidRPr="00621E63">
              <w:t>Participation Telecommunication Address</w:t>
            </w:r>
          </w:p>
        </w:tc>
      </w:tr>
    </w:tbl>
    <w:p w14:paraId="318D1C3F" w14:textId="77777777" w:rsidR="00A22356" w:rsidRPr="00621E63" w:rsidRDefault="00A22356" w:rsidP="002E6C5E">
      <w:pPr>
        <w:pStyle w:val="BodyText"/>
      </w:pPr>
    </w:p>
    <w:p w14:paraId="0D81607A" w14:textId="77777777" w:rsidR="00A22356" w:rsidRPr="00621E63" w:rsidRDefault="00A22356" w:rsidP="00CF5627">
      <w:pPr>
        <w:pStyle w:val="HL7Field"/>
      </w:pPr>
      <w:r w:rsidRPr="00621E63">
        <w:t>PRT-1 Participation Instance ID (EI) 02379</w:t>
      </w:r>
    </w:p>
    <w:p w14:paraId="375ED5A7" w14:textId="77777777" w:rsidR="00A22356" w:rsidRPr="00621E63" w:rsidRDefault="00A22356" w:rsidP="00C10546">
      <w:pPr>
        <w:pStyle w:val="HL7FieldIndent2"/>
        <w:rPr>
          <w:noProof w:val="0"/>
        </w:rPr>
      </w:pPr>
      <w:r w:rsidRPr="00621E63">
        <w:rPr>
          <w:noProof w:val="0"/>
        </w:rPr>
        <w:t>This field contains a unique identifier of the specific participation record.</w:t>
      </w:r>
    </w:p>
    <w:p w14:paraId="4C373D63" w14:textId="77777777" w:rsidR="00A22356" w:rsidRPr="00621E63" w:rsidRDefault="00A22356" w:rsidP="00CF5627">
      <w:pPr>
        <w:pStyle w:val="HL7Field"/>
      </w:pPr>
      <w:r w:rsidRPr="00621E63">
        <w:t>PRT-2 Action Code (ID) 00816</w:t>
      </w:r>
    </w:p>
    <w:p w14:paraId="7E3AD102" w14:textId="5A3A316B"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shall contain the value AD indicating Add.</w:t>
      </w:r>
    </w:p>
    <w:p w14:paraId="317135F5" w14:textId="77777777" w:rsidR="00A22356" w:rsidRPr="00621E63" w:rsidRDefault="00A22356" w:rsidP="00CF5627">
      <w:pPr>
        <w:pStyle w:val="HL7Field"/>
      </w:pPr>
      <w:r w:rsidRPr="00621E63">
        <w:t>PRT-3 Action Reason (CWE) 02380</w:t>
      </w:r>
    </w:p>
    <w:p w14:paraId="5F2FD823" w14:textId="0586C97D"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p>
    <w:p w14:paraId="49839247" w14:textId="77777777" w:rsidR="00A22356" w:rsidRPr="00621E63" w:rsidRDefault="00A22356" w:rsidP="00CF5627">
      <w:pPr>
        <w:pStyle w:val="HL7Field"/>
      </w:pPr>
      <w:r w:rsidRPr="00621E63">
        <w:t>PRT-4 Participation (CWE) 02381</w:t>
      </w:r>
    </w:p>
    <w:p w14:paraId="578F8648" w14:textId="71B62B28" w:rsidR="00A22356" w:rsidRPr="00621E63" w:rsidRDefault="00A22356" w:rsidP="00C10546">
      <w:pPr>
        <w:pStyle w:val="HL7FieldIndent2"/>
        <w:rPr>
          <w:noProof w:val="0"/>
        </w:rPr>
      </w:pPr>
      <w:r w:rsidRPr="00621E63">
        <w:rPr>
          <w:noProof w:val="0"/>
        </w:rPr>
        <w:t xml:space="preserve">For </w:t>
      </w:r>
      <w:r w:rsidR="00647994" w:rsidRPr="00621E63">
        <w:rPr>
          <w:noProof w:val="0"/>
        </w:rPr>
        <w:t>[PCD-04]</w:t>
      </w:r>
      <w:r w:rsidRPr="00621E63">
        <w:rPr>
          <w:noProof w:val="0"/>
        </w:rPr>
        <w:t xml:space="preserve"> this field shall contain </w:t>
      </w:r>
      <w:r w:rsidR="009E2B46" w:rsidRPr="00621E63">
        <w:rPr>
          <w:noProof w:val="0"/>
        </w:rPr>
        <w:t>Alert Reporter</w:t>
      </w:r>
      <w:r w:rsidRPr="00621E63">
        <w:rPr>
          <w:noProof w:val="0"/>
        </w:rPr>
        <w:t xml:space="preserve"> indicating Alert Recipient</w:t>
      </w:r>
      <w:r w:rsidR="002E782A" w:rsidRPr="00621E63">
        <w:rPr>
          <w:noProof w:val="0"/>
        </w:rPr>
        <w:t xml:space="preserve">. </w:t>
      </w:r>
      <w:r w:rsidRPr="00621E63">
        <w:rPr>
          <w:noProof w:val="0"/>
        </w:rPr>
        <w:t xml:space="preserve">This is an addition to </w:t>
      </w:r>
      <w:r w:rsidR="006D613E" w:rsidRPr="00621E63">
        <w:rPr>
          <w:noProof w:val="0"/>
        </w:rPr>
        <w:t>HL7</w:t>
      </w:r>
      <w:r w:rsidR="00995105" w:rsidRPr="00621E63">
        <w:rPr>
          <w:noProof w:val="0"/>
        </w:rPr>
        <w:t xml:space="preserve"> </w:t>
      </w:r>
      <w:r w:rsidRPr="00621E63">
        <w:rPr>
          <w:noProof w:val="0"/>
        </w:rPr>
        <w:t xml:space="preserve">v2.8 Table 0912 specifically for the </w:t>
      </w:r>
      <w:r w:rsidR="00647994" w:rsidRPr="00621E63">
        <w:rPr>
          <w:noProof w:val="0"/>
        </w:rPr>
        <w:t>PCD-04</w:t>
      </w:r>
      <w:r w:rsidRPr="00621E63">
        <w:rPr>
          <w:noProof w:val="0"/>
        </w:rPr>
        <w:t xml:space="preserve"> message such that PRT segment occurrences identifying alert recipients can be unambiguously identified for processing, independent of unrelated to alert processing PRT segments containing RCT (indicating Result Copies To).</w:t>
      </w:r>
    </w:p>
    <w:p w14:paraId="381F65DA" w14:textId="77777777" w:rsidR="00A22356" w:rsidRPr="00621E63" w:rsidRDefault="00A22356" w:rsidP="00CF5627">
      <w:pPr>
        <w:pStyle w:val="HL7Field"/>
        <w:keepNext w:val="0"/>
      </w:pPr>
      <w:r w:rsidRPr="00621E63">
        <w:t>PRT-5 Participation Person (XCN) 02382</w:t>
      </w:r>
    </w:p>
    <w:p w14:paraId="2793330A" w14:textId="765B5459" w:rsidR="00A22356" w:rsidRPr="00621E63" w:rsidRDefault="00A22356" w:rsidP="00C10546">
      <w:pPr>
        <w:pStyle w:val="HL7FieldIndent2"/>
        <w:rPr>
          <w:noProof w:val="0"/>
        </w:rPr>
      </w:pPr>
      <w:r w:rsidRPr="00621E63">
        <w:rPr>
          <w:noProof w:val="0"/>
        </w:rPr>
        <w:t>This is the identification of the person that is the recipient of the alert notification</w:t>
      </w:r>
      <w:r w:rsidR="002E782A" w:rsidRPr="00621E63">
        <w:rPr>
          <w:noProof w:val="0"/>
        </w:rPr>
        <w:t xml:space="preserve">. </w:t>
      </w:r>
      <w:r w:rsidRPr="00621E63">
        <w:rPr>
          <w:noProof w:val="0"/>
        </w:rPr>
        <w:t xml:space="preserve">If this field is populated it shall unambiguously resolve to one person. If this field is populated and PRT-15 is not populated it presumes the </w:t>
      </w:r>
      <w:r w:rsidR="009E2B46" w:rsidRPr="00621E63">
        <w:rPr>
          <w:noProof w:val="0"/>
        </w:rPr>
        <w:t>Alert Manager</w:t>
      </w:r>
      <w:r w:rsidRPr="00621E63">
        <w:rPr>
          <w:noProof w:val="0"/>
        </w:rPr>
        <w:t xml:space="preserve"> will internally resolve the person to their currently assigned endpoint communication device or devices.</w:t>
      </w:r>
    </w:p>
    <w:p w14:paraId="5519CE1D" w14:textId="77777777" w:rsidR="00A22356" w:rsidRPr="00621E63" w:rsidRDefault="00A22356" w:rsidP="00CF5627">
      <w:pPr>
        <w:pStyle w:val="HL7Field"/>
      </w:pPr>
      <w:r w:rsidRPr="00621E63">
        <w:t>PRT-6 Participation Person Provider Type (CWE) 02383</w:t>
      </w:r>
    </w:p>
    <w:p w14:paraId="5A051350" w14:textId="1DDD6338"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p>
    <w:p w14:paraId="0FC2C9AB" w14:textId="77777777" w:rsidR="00A22356" w:rsidRPr="00621E63" w:rsidRDefault="00A22356" w:rsidP="00CF5627">
      <w:pPr>
        <w:pStyle w:val="HL7Field"/>
      </w:pPr>
      <w:r w:rsidRPr="00621E63">
        <w:t>PRT-7 Participation Organization Unit Type (CWE) 02384</w:t>
      </w:r>
    </w:p>
    <w:p w14:paraId="3EBF6449" w14:textId="51343063"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r w:rsidR="008E18BD" w:rsidRPr="00621E63">
        <w:rPr>
          <w:noProof w:val="0"/>
        </w:rPr>
        <w:t>.</w:t>
      </w:r>
    </w:p>
    <w:p w14:paraId="4F772314" w14:textId="77777777" w:rsidR="00A22356" w:rsidRPr="00621E63" w:rsidRDefault="00A22356" w:rsidP="00CF5627">
      <w:pPr>
        <w:pStyle w:val="HL7Field"/>
      </w:pPr>
      <w:r w:rsidRPr="00621E63">
        <w:t>PRT-8 Participation Organization (XON) 02385</w:t>
      </w:r>
    </w:p>
    <w:p w14:paraId="288998F3" w14:textId="5A312606"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p>
    <w:p w14:paraId="41BD5E38" w14:textId="77777777" w:rsidR="00A22356" w:rsidRPr="00621E63" w:rsidRDefault="00A22356" w:rsidP="00CF5627">
      <w:pPr>
        <w:pStyle w:val="HL7Field"/>
        <w:keepNext w:val="0"/>
      </w:pPr>
      <w:r w:rsidRPr="00621E63">
        <w:t>PRT-9 Participation Location (PL) 02386</w:t>
      </w:r>
    </w:p>
    <w:p w14:paraId="18D4702D" w14:textId="2A8C88C6" w:rsidR="00A22356" w:rsidRPr="00621E63" w:rsidRDefault="00A22356" w:rsidP="00C10546">
      <w:pPr>
        <w:pStyle w:val="HL7FieldIndent2"/>
        <w:rPr>
          <w:noProof w:val="0"/>
        </w:rPr>
      </w:pPr>
      <w:r w:rsidRPr="00621E63">
        <w:rPr>
          <w:noProof w:val="0"/>
        </w:rPr>
        <w:lastRenderedPageBreak/>
        <w:t xml:space="preserve">For the </w:t>
      </w:r>
      <w:r w:rsidR="00647994" w:rsidRPr="00621E63">
        <w:rPr>
          <w:noProof w:val="0"/>
        </w:rPr>
        <w:t>PCD-04</w:t>
      </w:r>
      <w:r w:rsidRPr="00621E63">
        <w:rPr>
          <w:noProof w:val="0"/>
        </w:rPr>
        <w:t xml:space="preserve"> message this field is not used.</w:t>
      </w:r>
    </w:p>
    <w:p w14:paraId="28E01C0E" w14:textId="77777777" w:rsidR="00A22356" w:rsidRPr="00621E63" w:rsidRDefault="00A22356" w:rsidP="00CF5627">
      <w:pPr>
        <w:pStyle w:val="HL7Field"/>
      </w:pPr>
      <w:r w:rsidRPr="00621E63">
        <w:t>PRT-10 Participation Device (EI) 02348</w:t>
      </w:r>
    </w:p>
    <w:p w14:paraId="38A11748" w14:textId="6C67F08A"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170708F7" w14:textId="77777777" w:rsidR="00A22356" w:rsidRPr="00621E63" w:rsidRDefault="00A22356" w:rsidP="00CF5627">
      <w:pPr>
        <w:pStyle w:val="HL7Field"/>
        <w:keepNext w:val="0"/>
      </w:pPr>
      <w:r w:rsidRPr="00621E63">
        <w:t>PRT-11 Participation Begin Date/Time (DTM) 02387</w:t>
      </w:r>
    </w:p>
    <w:p w14:paraId="03EF9D1D" w14:textId="6A83CB73"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1A6B098D" w14:textId="77777777" w:rsidR="00A22356" w:rsidRPr="00621E63" w:rsidRDefault="00A22356" w:rsidP="00CF5627">
      <w:pPr>
        <w:pStyle w:val="HL7Field"/>
      </w:pPr>
      <w:r w:rsidRPr="00621E63">
        <w:t>PRT-12 Participation End Date/Time (DTM) 02388</w:t>
      </w:r>
    </w:p>
    <w:p w14:paraId="175A198D" w14:textId="5D20FB94"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7692F9F4" w14:textId="77777777" w:rsidR="00A22356" w:rsidRPr="00621E63" w:rsidRDefault="00A22356" w:rsidP="00CF5627">
      <w:pPr>
        <w:pStyle w:val="HL7Field"/>
      </w:pPr>
      <w:r w:rsidRPr="00621E63">
        <w:t>PRT-13 Participation Qualitative Duration (CWE) 02389</w:t>
      </w:r>
    </w:p>
    <w:p w14:paraId="7F8C0DA2" w14:textId="55603FD2"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3AF3F3C4" w14:textId="77777777" w:rsidR="00A22356" w:rsidRPr="00621E63" w:rsidRDefault="00A22356" w:rsidP="00CF5627">
      <w:pPr>
        <w:pStyle w:val="HL7Field"/>
      </w:pPr>
      <w:r w:rsidRPr="00621E63">
        <w:t>PRT-14 Participation Address (XAD) 02390</w:t>
      </w:r>
    </w:p>
    <w:p w14:paraId="3BDB800B" w14:textId="687D3A12"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6ECBF7AA" w14:textId="77777777" w:rsidR="00A22356" w:rsidRPr="00621E63" w:rsidRDefault="00A22356" w:rsidP="00CF5627">
      <w:pPr>
        <w:pStyle w:val="HL7Field"/>
      </w:pPr>
      <w:r w:rsidRPr="00621E63">
        <w:t>PRT-15 Participation Telecommunication Address (XTN) 02391</w:t>
      </w:r>
    </w:p>
    <w:p w14:paraId="21E93483" w14:textId="13D0FCA3" w:rsidR="00A22356" w:rsidRPr="00621E63" w:rsidRDefault="00A22356" w:rsidP="00C10546">
      <w:pPr>
        <w:pStyle w:val="HL7FieldIndent2"/>
        <w:rPr>
          <w:noProof w:val="0"/>
        </w:rPr>
      </w:pPr>
      <w:r w:rsidRPr="00621E63">
        <w:rPr>
          <w:noProof w:val="0"/>
        </w:rPr>
        <w:t>This field optionally contains the telecommunication identification of the alert notification recipient’s telecommunication device (phone #, carrier and PIN, etc.)</w:t>
      </w:r>
      <w:r w:rsidR="002E782A" w:rsidRPr="00621E63">
        <w:rPr>
          <w:noProof w:val="0"/>
        </w:rPr>
        <w:t xml:space="preserve">. </w:t>
      </w:r>
      <w:r w:rsidRPr="00621E63">
        <w:rPr>
          <w:noProof w:val="0"/>
        </w:rPr>
        <w:t>If this field is populated it shall unambiguously resolve to one endpoint communication device</w:t>
      </w:r>
      <w:r w:rsidR="002E782A" w:rsidRPr="00621E63">
        <w:rPr>
          <w:noProof w:val="0"/>
        </w:rPr>
        <w:t xml:space="preserve">. </w:t>
      </w:r>
      <w:r w:rsidRPr="00621E63">
        <w:rPr>
          <w:noProof w:val="0"/>
        </w:rPr>
        <w:t>If this field is not populated then PRT-5 Participation Person shall be populated and it is presume</w:t>
      </w:r>
      <w:r w:rsidR="00772E92" w:rsidRPr="00621E63">
        <w:rPr>
          <w:noProof w:val="0"/>
        </w:rPr>
        <w:t>d</w:t>
      </w:r>
      <w:r w:rsidRPr="00621E63">
        <w:rPr>
          <w:noProof w:val="0"/>
        </w:rPr>
        <w:t xml:space="preserve"> the </w:t>
      </w:r>
      <w:r w:rsidR="009E2B46" w:rsidRPr="00621E63">
        <w:rPr>
          <w:noProof w:val="0"/>
        </w:rPr>
        <w:t>Alert Manager</w:t>
      </w:r>
      <w:r w:rsidRPr="00621E63">
        <w:rPr>
          <w:noProof w:val="0"/>
        </w:rPr>
        <w:t xml:space="preserve"> will internally resolve the person to their currently assigned endpoint communication device or devices.</w:t>
      </w:r>
    </w:p>
    <w:p w14:paraId="0A9053E5" w14:textId="49C542C0" w:rsidR="00B11855" w:rsidRPr="00621E63" w:rsidRDefault="00A22356" w:rsidP="00A17802">
      <w:pPr>
        <w:pStyle w:val="HL7FieldIndent2"/>
        <w:rPr>
          <w:noProof w:val="0"/>
        </w:rPr>
      </w:pPr>
      <w:r w:rsidRPr="00621E63">
        <w:rPr>
          <w:noProof w:val="0"/>
        </w:rPr>
        <w:t>If the field value represents a telecommunications carrier identification and PIN reference</w:t>
      </w:r>
      <w:r w:rsidR="0028379E" w:rsidRPr="00621E63">
        <w:rPr>
          <w:noProof w:val="0"/>
        </w:rPr>
        <w:t>,</w:t>
      </w:r>
      <w:r w:rsidRPr="00621E63">
        <w:rPr>
          <w:noProof w:val="0"/>
        </w:rPr>
        <w:t xml:space="preserve"> the carrier identification string goes in the fourth component Communication Address and the PIN string goes in the seventh component Local Number</w:t>
      </w:r>
      <w:r w:rsidR="002E782A" w:rsidRPr="00621E63">
        <w:rPr>
          <w:noProof w:val="0"/>
        </w:rPr>
        <w:t xml:space="preserve">. </w:t>
      </w:r>
      <w:r w:rsidRPr="00621E63">
        <w:rPr>
          <w:noProof w:val="0"/>
        </w:rPr>
        <w:t xml:space="preserve">If the field value represents a telephony dial string it can either be split into its XTN data type components or it can be a dial string in the </w:t>
      </w:r>
      <w:r w:rsidR="009C3179" w:rsidRPr="00621E63">
        <w:rPr>
          <w:noProof w:val="0"/>
        </w:rPr>
        <w:t>twelfth</w:t>
      </w:r>
      <w:r w:rsidRPr="00621E63">
        <w:rPr>
          <w:noProof w:val="0"/>
        </w:rPr>
        <w:t xml:space="preserve"> component Unformatted Telephone number.</w:t>
      </w:r>
    </w:p>
    <w:p w14:paraId="5DEF248C" w14:textId="7717D848" w:rsidR="00B11855" w:rsidRPr="00621E63" w:rsidRDefault="00800492" w:rsidP="00800492">
      <w:pPr>
        <w:pStyle w:val="Heading2"/>
        <w:numPr>
          <w:ilvl w:val="0"/>
          <w:numId w:val="0"/>
        </w:numPr>
        <w:rPr>
          <w:noProof w:val="0"/>
        </w:rPr>
        <w:pPrChange w:id="2326" w:author="Mary Jungers" w:date="2019-11-13T19:00:00Z">
          <w:pPr>
            <w:pStyle w:val="AppendixHeading2"/>
          </w:pPr>
        </w:pPrChange>
      </w:pPr>
      <w:bookmarkStart w:id="2327" w:name="_Toc401769866"/>
      <w:bookmarkStart w:id="2328" w:name="_Toc24650516"/>
      <w:ins w:id="2329" w:author="Mary Jungers" w:date="2019-11-13T19:00:00Z">
        <w:r w:rsidRPr="00621E63">
          <w:rPr>
            <w:noProof w:val="0"/>
          </w:rPr>
          <w:t xml:space="preserve">B.8 </w:t>
        </w:r>
      </w:ins>
      <w:r w:rsidR="003D003E" w:rsidRPr="00621E63">
        <w:rPr>
          <w:noProof w:val="0"/>
        </w:rPr>
        <w:t xml:space="preserve">OBX </w:t>
      </w:r>
      <w:r w:rsidR="00D52943" w:rsidRPr="00621E63">
        <w:rPr>
          <w:rFonts w:eastAsia="MS Gothic"/>
          <w:noProof w:val="0"/>
        </w:rPr>
        <w:t>-</w:t>
      </w:r>
      <w:r w:rsidR="00D52943" w:rsidRPr="00621E63">
        <w:rPr>
          <w:noProof w:val="0"/>
        </w:rPr>
        <w:t xml:space="preserve"> </w:t>
      </w:r>
      <w:r w:rsidR="003D003E" w:rsidRPr="00621E63">
        <w:rPr>
          <w:noProof w:val="0"/>
        </w:rPr>
        <w:t>Observation/Result segment</w:t>
      </w:r>
      <w:bookmarkEnd w:id="2327"/>
      <w:bookmarkEnd w:id="2328"/>
    </w:p>
    <w:p w14:paraId="3A59FD14" w14:textId="5EF6BC24" w:rsidR="00B11855" w:rsidRPr="00621E63" w:rsidRDefault="003D003E" w:rsidP="0012636E">
      <w:pPr>
        <w:pStyle w:val="BodyText"/>
      </w:pPr>
      <w:r w:rsidRPr="00621E63">
        <w:t xml:space="preserve">Refer to </w:t>
      </w:r>
      <w:r w:rsidR="006D613E" w:rsidRPr="00621E63">
        <w:t>HL7</w:t>
      </w:r>
      <w:r w:rsidR="00995105" w:rsidRPr="00621E63">
        <w:t xml:space="preserve"> </w:t>
      </w:r>
      <w:r w:rsidRPr="00621E63">
        <w:t xml:space="preserve">v2.6: Section 7.4.2 </w:t>
      </w:r>
    </w:p>
    <w:p w14:paraId="294EC986" w14:textId="2729BC20" w:rsidR="00B11855" w:rsidRPr="00621E63" w:rsidRDefault="003D003E" w:rsidP="0012636E">
      <w:pPr>
        <w:pStyle w:val="BodyText"/>
      </w:pPr>
      <w:r w:rsidRPr="00621E63">
        <w:t xml:space="preserve">The </w:t>
      </w:r>
      <w:r w:rsidR="006D613E" w:rsidRPr="00621E63">
        <w:t>HL7</w:t>
      </w:r>
      <w:r w:rsidR="00995105" w:rsidRPr="00621E63">
        <w:t xml:space="preserve"> </w:t>
      </w:r>
      <w:r w:rsidRPr="00621E63">
        <w:t xml:space="preserve">OBX segment is used to transmit a single observation or observation fragment. For special considerations concerning OBX field usage in </w:t>
      </w:r>
      <w:r w:rsidR="00647994" w:rsidRPr="00621E63">
        <w:t>[PCD-03]</w:t>
      </w:r>
      <w:r w:rsidRPr="00621E63">
        <w:t xml:space="preserve"> transactions, see </w:t>
      </w:r>
      <w:r w:rsidR="00EE799D" w:rsidRPr="00621E63">
        <w:t>Section</w:t>
      </w:r>
      <w:r w:rsidRPr="00621E63">
        <w:t xml:space="preserve"> 3.3.4.4.</w:t>
      </w:r>
      <w:r w:rsidR="00E86B15" w:rsidRPr="00621E63">
        <w:t>8</w:t>
      </w:r>
      <w:r w:rsidRPr="00621E63">
        <w:t>.</w:t>
      </w:r>
    </w:p>
    <w:p w14:paraId="6858D63F" w14:textId="1DC62B2E" w:rsidR="00C15551" w:rsidRPr="00621E63" w:rsidRDefault="003D003E" w:rsidP="0012636E">
      <w:pPr>
        <w:pStyle w:val="BodyText"/>
      </w:pPr>
      <w:r w:rsidRPr="00621E63">
        <w:t xml:space="preserve">It is important to note that the values used for the OBX fields depend upon whether the OBX is being used to provide information about the device(s) from which measurements are derived or to provide information related to the measurement metrics and related information. </w:t>
      </w:r>
      <w:r w:rsidR="00A32D52" w:rsidRPr="00621E63">
        <w:t>T</w:t>
      </w:r>
      <w:r w:rsidRPr="00621E63">
        <w:t>he IHE PCD TF defines the appropriate coding for usage in a device related or metric related context. Each OBX shall be coded for a specific context – device related or metric related.</w:t>
      </w:r>
    </w:p>
    <w:p w14:paraId="33202234" w14:textId="77777777" w:rsidR="00B11855" w:rsidRPr="00621E63" w:rsidRDefault="003D003E" w:rsidP="00CF5627">
      <w:pPr>
        <w:pStyle w:val="TableTitle"/>
      </w:pPr>
      <w:r w:rsidRPr="00621E63">
        <w:lastRenderedPageBreak/>
        <w:t>Table B.8</w:t>
      </w:r>
      <w:r w:rsidR="00D52943" w:rsidRPr="00621E63">
        <w:rPr>
          <w:rFonts w:eastAsia="MS Gothic"/>
        </w:rPr>
        <w:t>-</w:t>
      </w:r>
      <w:r w:rsidRPr="00621E63">
        <w:t>1: OBX segment</w:t>
      </w:r>
    </w:p>
    <w:tbl>
      <w:tblPr>
        <w:tblW w:w="87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08"/>
        <w:gridCol w:w="783"/>
        <w:gridCol w:w="834"/>
        <w:gridCol w:w="1187"/>
        <w:gridCol w:w="985"/>
        <w:gridCol w:w="884"/>
        <w:gridCol w:w="2753"/>
      </w:tblGrid>
      <w:tr w:rsidR="00C40FD5" w:rsidRPr="00621E63" w14:paraId="3D47F168" w14:textId="77777777" w:rsidTr="00A92110">
        <w:trPr>
          <w:cantSplit/>
          <w:tblHeader/>
          <w:jc w:val="center"/>
        </w:trPr>
        <w:tc>
          <w:tcPr>
            <w:tcW w:w="1308" w:type="dxa"/>
            <w:shd w:val="clear" w:color="auto" w:fill="D9D9D9"/>
          </w:tcPr>
          <w:p w14:paraId="72CCED45" w14:textId="77777777" w:rsidR="00B11855" w:rsidRPr="00621E63" w:rsidRDefault="003D003E" w:rsidP="004824A8">
            <w:pPr>
              <w:pStyle w:val="TableEntryHeader"/>
              <w:keepLines/>
            </w:pPr>
            <w:r w:rsidRPr="00621E63">
              <w:t>SEQ</w:t>
            </w:r>
          </w:p>
        </w:tc>
        <w:tc>
          <w:tcPr>
            <w:tcW w:w="783" w:type="dxa"/>
            <w:shd w:val="clear" w:color="auto" w:fill="D9D9D9"/>
          </w:tcPr>
          <w:p w14:paraId="3AB75BBD" w14:textId="77777777" w:rsidR="00B11855" w:rsidRPr="00621E63" w:rsidRDefault="003D003E" w:rsidP="004824A8">
            <w:pPr>
              <w:pStyle w:val="TableEntryHeader"/>
              <w:keepLines/>
            </w:pPr>
            <w:r w:rsidRPr="00621E63">
              <w:t>LEN</w:t>
            </w:r>
          </w:p>
        </w:tc>
        <w:tc>
          <w:tcPr>
            <w:tcW w:w="834" w:type="dxa"/>
            <w:shd w:val="clear" w:color="auto" w:fill="D9D9D9"/>
          </w:tcPr>
          <w:p w14:paraId="27473C40" w14:textId="77777777" w:rsidR="00B11855" w:rsidRPr="00621E63" w:rsidRDefault="003D003E" w:rsidP="004824A8">
            <w:pPr>
              <w:pStyle w:val="TableEntryHeader"/>
              <w:keepLines/>
            </w:pPr>
            <w:r w:rsidRPr="00621E63">
              <w:t>DT</w:t>
            </w:r>
          </w:p>
        </w:tc>
        <w:tc>
          <w:tcPr>
            <w:tcW w:w="1187" w:type="dxa"/>
            <w:shd w:val="clear" w:color="auto" w:fill="D9D9D9"/>
          </w:tcPr>
          <w:p w14:paraId="72DF2DE0" w14:textId="77777777" w:rsidR="00B11855" w:rsidRPr="00621E63" w:rsidRDefault="003D003E" w:rsidP="004824A8">
            <w:pPr>
              <w:pStyle w:val="TableEntryHeader"/>
              <w:keepLines/>
            </w:pPr>
            <w:r w:rsidRPr="00621E63">
              <w:t>Usage</w:t>
            </w:r>
          </w:p>
        </w:tc>
        <w:tc>
          <w:tcPr>
            <w:tcW w:w="985" w:type="dxa"/>
            <w:shd w:val="clear" w:color="auto" w:fill="D9D9D9"/>
          </w:tcPr>
          <w:p w14:paraId="76EFE747" w14:textId="77777777" w:rsidR="00B11855" w:rsidRPr="00621E63" w:rsidRDefault="003D003E" w:rsidP="004824A8">
            <w:pPr>
              <w:pStyle w:val="TableEntryHeader"/>
              <w:keepLines/>
            </w:pPr>
            <w:r w:rsidRPr="00621E63">
              <w:t>Card.</w:t>
            </w:r>
          </w:p>
        </w:tc>
        <w:tc>
          <w:tcPr>
            <w:tcW w:w="884" w:type="dxa"/>
            <w:shd w:val="clear" w:color="auto" w:fill="D9D9D9"/>
          </w:tcPr>
          <w:p w14:paraId="6C888733" w14:textId="77777777" w:rsidR="00B11855" w:rsidRPr="00621E63" w:rsidRDefault="003D003E" w:rsidP="004824A8">
            <w:pPr>
              <w:pStyle w:val="TableEntryHeader"/>
              <w:keepLines/>
            </w:pPr>
            <w:r w:rsidRPr="00621E63">
              <w:t>TBL#</w:t>
            </w:r>
          </w:p>
        </w:tc>
        <w:tc>
          <w:tcPr>
            <w:tcW w:w="2753" w:type="dxa"/>
            <w:shd w:val="clear" w:color="auto" w:fill="D9D9D9"/>
          </w:tcPr>
          <w:p w14:paraId="4CB7ABD5" w14:textId="77777777" w:rsidR="00B11855" w:rsidRPr="00621E63" w:rsidRDefault="003D003E" w:rsidP="004824A8">
            <w:pPr>
              <w:pStyle w:val="TableEntryHeader"/>
              <w:keepLines/>
            </w:pPr>
            <w:r w:rsidRPr="00621E63">
              <w:t>Element name</w:t>
            </w:r>
          </w:p>
        </w:tc>
      </w:tr>
      <w:tr w:rsidR="00C40FD5" w:rsidRPr="00621E63" w14:paraId="00269387" w14:textId="77777777" w:rsidTr="00A92110">
        <w:trPr>
          <w:cantSplit/>
          <w:jc w:val="center"/>
        </w:trPr>
        <w:tc>
          <w:tcPr>
            <w:tcW w:w="1308" w:type="dxa"/>
            <w:shd w:val="clear" w:color="auto" w:fill="auto"/>
          </w:tcPr>
          <w:p w14:paraId="0C04F342" w14:textId="77777777" w:rsidR="00B11855" w:rsidRPr="00621E63" w:rsidRDefault="003D003E" w:rsidP="004824A8">
            <w:pPr>
              <w:pStyle w:val="TableEntry"/>
              <w:keepNext/>
              <w:keepLines/>
            </w:pPr>
            <w:r w:rsidRPr="00621E63">
              <w:t>1</w:t>
            </w:r>
          </w:p>
        </w:tc>
        <w:tc>
          <w:tcPr>
            <w:tcW w:w="783" w:type="dxa"/>
            <w:shd w:val="clear" w:color="auto" w:fill="auto"/>
          </w:tcPr>
          <w:p w14:paraId="34F4E19A" w14:textId="77777777" w:rsidR="00B11855" w:rsidRPr="00621E63" w:rsidRDefault="003D003E" w:rsidP="004824A8">
            <w:pPr>
              <w:pStyle w:val="TableEntry"/>
              <w:keepNext/>
              <w:keepLines/>
            </w:pPr>
            <w:r w:rsidRPr="00621E63">
              <w:t>4</w:t>
            </w:r>
          </w:p>
        </w:tc>
        <w:tc>
          <w:tcPr>
            <w:tcW w:w="834" w:type="dxa"/>
            <w:shd w:val="clear" w:color="auto" w:fill="auto"/>
          </w:tcPr>
          <w:p w14:paraId="317F9462" w14:textId="77777777" w:rsidR="00B11855" w:rsidRPr="00621E63" w:rsidRDefault="003D003E" w:rsidP="004824A8">
            <w:pPr>
              <w:pStyle w:val="TableEntry"/>
              <w:keepNext/>
              <w:keepLines/>
            </w:pPr>
            <w:r w:rsidRPr="00621E63">
              <w:t>SI</w:t>
            </w:r>
          </w:p>
        </w:tc>
        <w:tc>
          <w:tcPr>
            <w:tcW w:w="1187" w:type="dxa"/>
            <w:shd w:val="clear" w:color="auto" w:fill="auto"/>
          </w:tcPr>
          <w:p w14:paraId="066C395D" w14:textId="77777777" w:rsidR="00B11855" w:rsidRPr="00621E63" w:rsidRDefault="003D003E" w:rsidP="004824A8">
            <w:pPr>
              <w:pStyle w:val="TableEntry"/>
              <w:keepNext/>
              <w:keepLines/>
            </w:pPr>
            <w:r w:rsidRPr="00621E63">
              <w:t>R</w:t>
            </w:r>
          </w:p>
        </w:tc>
        <w:tc>
          <w:tcPr>
            <w:tcW w:w="985" w:type="dxa"/>
            <w:shd w:val="clear" w:color="auto" w:fill="auto"/>
          </w:tcPr>
          <w:p w14:paraId="00E15C63" w14:textId="77777777" w:rsidR="00B11855" w:rsidRPr="00621E63" w:rsidRDefault="003D003E" w:rsidP="004824A8">
            <w:pPr>
              <w:pStyle w:val="TableEntry"/>
              <w:keepNext/>
              <w:keepLines/>
            </w:pPr>
            <w:r w:rsidRPr="00621E63">
              <w:t>[1..1]</w:t>
            </w:r>
          </w:p>
        </w:tc>
        <w:tc>
          <w:tcPr>
            <w:tcW w:w="884" w:type="dxa"/>
            <w:shd w:val="clear" w:color="auto" w:fill="auto"/>
          </w:tcPr>
          <w:p w14:paraId="60A1ECE6" w14:textId="77777777" w:rsidR="00B11855" w:rsidRPr="00621E63" w:rsidRDefault="00B11855" w:rsidP="004824A8">
            <w:pPr>
              <w:pStyle w:val="TableEntry"/>
              <w:keepNext/>
              <w:keepLines/>
            </w:pPr>
          </w:p>
        </w:tc>
        <w:tc>
          <w:tcPr>
            <w:tcW w:w="2753" w:type="dxa"/>
            <w:shd w:val="clear" w:color="auto" w:fill="auto"/>
          </w:tcPr>
          <w:p w14:paraId="3F0A1078" w14:textId="77777777" w:rsidR="00B11855" w:rsidRPr="00621E63" w:rsidRDefault="003D003E" w:rsidP="004824A8">
            <w:pPr>
              <w:pStyle w:val="TableEntry"/>
              <w:keepNext/>
              <w:keepLines/>
            </w:pPr>
            <w:r w:rsidRPr="00621E63">
              <w:t>Set ID – OBX</w:t>
            </w:r>
          </w:p>
        </w:tc>
      </w:tr>
      <w:tr w:rsidR="00C40FD5" w:rsidRPr="00621E63" w14:paraId="62EE1805" w14:textId="77777777" w:rsidTr="00A92110">
        <w:trPr>
          <w:cantSplit/>
          <w:jc w:val="center"/>
        </w:trPr>
        <w:tc>
          <w:tcPr>
            <w:tcW w:w="1308" w:type="dxa"/>
            <w:shd w:val="clear" w:color="auto" w:fill="auto"/>
          </w:tcPr>
          <w:p w14:paraId="62F663E7" w14:textId="77777777" w:rsidR="00B11855" w:rsidRPr="00621E63" w:rsidRDefault="003D003E" w:rsidP="004824A8">
            <w:pPr>
              <w:pStyle w:val="TableEntry"/>
              <w:keepNext/>
              <w:keepLines/>
            </w:pPr>
            <w:r w:rsidRPr="00621E63">
              <w:t>2</w:t>
            </w:r>
          </w:p>
        </w:tc>
        <w:tc>
          <w:tcPr>
            <w:tcW w:w="783" w:type="dxa"/>
            <w:shd w:val="clear" w:color="auto" w:fill="auto"/>
          </w:tcPr>
          <w:p w14:paraId="21638829" w14:textId="77777777" w:rsidR="00B11855" w:rsidRPr="00621E63" w:rsidRDefault="003D003E" w:rsidP="004824A8">
            <w:pPr>
              <w:pStyle w:val="TableEntry"/>
              <w:keepNext/>
              <w:keepLines/>
            </w:pPr>
            <w:r w:rsidRPr="00621E63">
              <w:t>3</w:t>
            </w:r>
          </w:p>
        </w:tc>
        <w:tc>
          <w:tcPr>
            <w:tcW w:w="834" w:type="dxa"/>
            <w:shd w:val="clear" w:color="auto" w:fill="auto"/>
          </w:tcPr>
          <w:p w14:paraId="026B5CB2" w14:textId="77777777" w:rsidR="00B11855" w:rsidRPr="00621E63" w:rsidRDefault="003D003E" w:rsidP="004824A8">
            <w:pPr>
              <w:pStyle w:val="TableEntry"/>
              <w:keepNext/>
              <w:keepLines/>
            </w:pPr>
            <w:r w:rsidRPr="00621E63">
              <w:t>ID</w:t>
            </w:r>
          </w:p>
        </w:tc>
        <w:tc>
          <w:tcPr>
            <w:tcW w:w="1187" w:type="dxa"/>
            <w:shd w:val="clear" w:color="auto" w:fill="auto"/>
          </w:tcPr>
          <w:p w14:paraId="6BCFDD4C" w14:textId="77777777" w:rsidR="00B11855" w:rsidRPr="00621E63" w:rsidRDefault="003D003E" w:rsidP="004824A8">
            <w:pPr>
              <w:pStyle w:val="TableEntry"/>
              <w:keepNext/>
              <w:keepLines/>
            </w:pPr>
            <w:r w:rsidRPr="00621E63">
              <w:t>C</w:t>
            </w:r>
          </w:p>
        </w:tc>
        <w:tc>
          <w:tcPr>
            <w:tcW w:w="985" w:type="dxa"/>
            <w:shd w:val="clear" w:color="auto" w:fill="auto"/>
          </w:tcPr>
          <w:p w14:paraId="20699524" w14:textId="77777777" w:rsidR="00B11855" w:rsidRPr="00621E63" w:rsidRDefault="003D003E" w:rsidP="004824A8">
            <w:pPr>
              <w:pStyle w:val="TableEntry"/>
              <w:keepNext/>
              <w:keepLines/>
            </w:pPr>
            <w:r w:rsidRPr="00621E63">
              <w:t>[0..1]</w:t>
            </w:r>
          </w:p>
        </w:tc>
        <w:tc>
          <w:tcPr>
            <w:tcW w:w="884" w:type="dxa"/>
            <w:shd w:val="clear" w:color="auto" w:fill="auto"/>
          </w:tcPr>
          <w:p w14:paraId="0D8B391C" w14:textId="77777777" w:rsidR="00B11855" w:rsidRPr="00621E63" w:rsidRDefault="003D003E" w:rsidP="004824A8">
            <w:pPr>
              <w:pStyle w:val="TableEntry"/>
              <w:keepNext/>
              <w:keepLines/>
            </w:pPr>
            <w:r w:rsidRPr="00621E63">
              <w:t>0125</w:t>
            </w:r>
          </w:p>
        </w:tc>
        <w:tc>
          <w:tcPr>
            <w:tcW w:w="2753" w:type="dxa"/>
            <w:shd w:val="clear" w:color="auto" w:fill="auto"/>
          </w:tcPr>
          <w:p w14:paraId="311A8F09" w14:textId="77777777" w:rsidR="00B11855" w:rsidRPr="00621E63" w:rsidRDefault="003D003E" w:rsidP="004824A8">
            <w:pPr>
              <w:pStyle w:val="TableEntry"/>
              <w:keepNext/>
              <w:keepLines/>
            </w:pPr>
            <w:r w:rsidRPr="00621E63">
              <w:t>Value Type</w:t>
            </w:r>
          </w:p>
        </w:tc>
      </w:tr>
      <w:tr w:rsidR="00C40FD5" w:rsidRPr="00621E63" w14:paraId="557B9A0A" w14:textId="77777777" w:rsidTr="00A92110">
        <w:trPr>
          <w:cantSplit/>
          <w:jc w:val="center"/>
        </w:trPr>
        <w:tc>
          <w:tcPr>
            <w:tcW w:w="1308" w:type="dxa"/>
            <w:shd w:val="clear" w:color="auto" w:fill="auto"/>
          </w:tcPr>
          <w:p w14:paraId="631C6A28" w14:textId="77777777" w:rsidR="00B11855" w:rsidRPr="00621E63" w:rsidRDefault="003D003E" w:rsidP="004824A8">
            <w:pPr>
              <w:pStyle w:val="TableEntry"/>
              <w:keepNext/>
              <w:keepLines/>
            </w:pPr>
            <w:r w:rsidRPr="00621E63">
              <w:t>3</w:t>
            </w:r>
          </w:p>
        </w:tc>
        <w:tc>
          <w:tcPr>
            <w:tcW w:w="783" w:type="dxa"/>
            <w:shd w:val="clear" w:color="auto" w:fill="auto"/>
          </w:tcPr>
          <w:p w14:paraId="5421616A" w14:textId="77777777" w:rsidR="00B11855" w:rsidRPr="00621E63" w:rsidRDefault="003D003E" w:rsidP="004824A8">
            <w:pPr>
              <w:pStyle w:val="TableEntry"/>
              <w:keepNext/>
              <w:keepLines/>
            </w:pPr>
            <w:r w:rsidRPr="00621E63">
              <w:t>705</w:t>
            </w:r>
          </w:p>
        </w:tc>
        <w:tc>
          <w:tcPr>
            <w:tcW w:w="834" w:type="dxa"/>
            <w:shd w:val="clear" w:color="auto" w:fill="auto"/>
          </w:tcPr>
          <w:p w14:paraId="1FA2F407" w14:textId="77777777" w:rsidR="00B11855" w:rsidRPr="00621E63" w:rsidRDefault="003D003E" w:rsidP="004824A8">
            <w:pPr>
              <w:pStyle w:val="TableEntry"/>
              <w:keepNext/>
              <w:keepLines/>
            </w:pPr>
            <w:r w:rsidRPr="00621E63">
              <w:t>CWE</w:t>
            </w:r>
          </w:p>
        </w:tc>
        <w:tc>
          <w:tcPr>
            <w:tcW w:w="1187" w:type="dxa"/>
            <w:shd w:val="clear" w:color="auto" w:fill="auto"/>
          </w:tcPr>
          <w:p w14:paraId="49788630" w14:textId="77777777" w:rsidR="00B11855" w:rsidRPr="00621E63" w:rsidRDefault="003D003E" w:rsidP="004824A8">
            <w:pPr>
              <w:pStyle w:val="TableEntry"/>
              <w:keepNext/>
              <w:keepLines/>
            </w:pPr>
            <w:r w:rsidRPr="00621E63">
              <w:t>R</w:t>
            </w:r>
          </w:p>
        </w:tc>
        <w:tc>
          <w:tcPr>
            <w:tcW w:w="985" w:type="dxa"/>
            <w:shd w:val="clear" w:color="auto" w:fill="auto"/>
          </w:tcPr>
          <w:p w14:paraId="2FC0AA84" w14:textId="77777777" w:rsidR="00B11855" w:rsidRPr="00621E63" w:rsidRDefault="003D003E" w:rsidP="004824A8">
            <w:pPr>
              <w:pStyle w:val="TableEntry"/>
              <w:keepNext/>
              <w:keepLines/>
            </w:pPr>
            <w:r w:rsidRPr="00621E63">
              <w:t>[1..1]</w:t>
            </w:r>
          </w:p>
        </w:tc>
        <w:tc>
          <w:tcPr>
            <w:tcW w:w="884" w:type="dxa"/>
            <w:shd w:val="clear" w:color="auto" w:fill="auto"/>
          </w:tcPr>
          <w:p w14:paraId="0D5A63F2" w14:textId="77777777" w:rsidR="00B11855" w:rsidRPr="00621E63" w:rsidRDefault="00B11855" w:rsidP="004824A8">
            <w:pPr>
              <w:pStyle w:val="TableEntry"/>
              <w:keepNext/>
              <w:keepLines/>
            </w:pPr>
          </w:p>
        </w:tc>
        <w:tc>
          <w:tcPr>
            <w:tcW w:w="2753" w:type="dxa"/>
            <w:shd w:val="clear" w:color="auto" w:fill="auto"/>
          </w:tcPr>
          <w:p w14:paraId="5FB8F428" w14:textId="77777777" w:rsidR="00B11855" w:rsidRPr="00621E63" w:rsidRDefault="003D003E" w:rsidP="004824A8">
            <w:pPr>
              <w:pStyle w:val="TableEntry"/>
              <w:keepNext/>
              <w:keepLines/>
            </w:pPr>
            <w:r w:rsidRPr="00621E63">
              <w:t>Observation Identifier</w:t>
            </w:r>
          </w:p>
        </w:tc>
      </w:tr>
      <w:tr w:rsidR="00C40FD5" w:rsidRPr="00621E63" w14:paraId="30874C49" w14:textId="77777777" w:rsidTr="00A92110">
        <w:trPr>
          <w:cantSplit/>
          <w:jc w:val="center"/>
        </w:trPr>
        <w:tc>
          <w:tcPr>
            <w:tcW w:w="1308" w:type="dxa"/>
            <w:shd w:val="clear" w:color="auto" w:fill="auto"/>
          </w:tcPr>
          <w:p w14:paraId="01D166FA" w14:textId="77777777" w:rsidR="00B11855" w:rsidRPr="00621E63" w:rsidRDefault="003D003E" w:rsidP="004824A8">
            <w:pPr>
              <w:pStyle w:val="TableEntry"/>
              <w:keepNext/>
              <w:keepLines/>
            </w:pPr>
            <w:r w:rsidRPr="00621E63">
              <w:t>4</w:t>
            </w:r>
          </w:p>
        </w:tc>
        <w:tc>
          <w:tcPr>
            <w:tcW w:w="783" w:type="dxa"/>
            <w:shd w:val="clear" w:color="auto" w:fill="auto"/>
          </w:tcPr>
          <w:p w14:paraId="5968232A" w14:textId="77777777" w:rsidR="00B11855" w:rsidRPr="00621E63" w:rsidRDefault="003D003E" w:rsidP="004824A8">
            <w:pPr>
              <w:pStyle w:val="TableEntry"/>
              <w:keepNext/>
              <w:keepLines/>
            </w:pPr>
            <w:r w:rsidRPr="00621E63">
              <w:t>20</w:t>
            </w:r>
          </w:p>
        </w:tc>
        <w:tc>
          <w:tcPr>
            <w:tcW w:w="834" w:type="dxa"/>
            <w:shd w:val="clear" w:color="auto" w:fill="auto"/>
          </w:tcPr>
          <w:p w14:paraId="0B19F1C2" w14:textId="77777777" w:rsidR="00B11855" w:rsidRPr="00621E63" w:rsidRDefault="003D003E" w:rsidP="004824A8">
            <w:pPr>
              <w:pStyle w:val="TableEntry"/>
              <w:keepNext/>
              <w:keepLines/>
            </w:pPr>
            <w:r w:rsidRPr="00621E63">
              <w:t>ST</w:t>
            </w:r>
          </w:p>
        </w:tc>
        <w:tc>
          <w:tcPr>
            <w:tcW w:w="1187" w:type="dxa"/>
            <w:shd w:val="clear" w:color="auto" w:fill="auto"/>
          </w:tcPr>
          <w:p w14:paraId="7D5C4E61" w14:textId="77777777" w:rsidR="00B11855" w:rsidRPr="00621E63" w:rsidRDefault="003D003E" w:rsidP="004824A8">
            <w:pPr>
              <w:pStyle w:val="TableEntry"/>
              <w:keepNext/>
              <w:keepLines/>
            </w:pPr>
            <w:r w:rsidRPr="00621E63">
              <w:t>R</w:t>
            </w:r>
          </w:p>
        </w:tc>
        <w:tc>
          <w:tcPr>
            <w:tcW w:w="985" w:type="dxa"/>
            <w:shd w:val="clear" w:color="auto" w:fill="auto"/>
          </w:tcPr>
          <w:p w14:paraId="5937D433" w14:textId="77777777" w:rsidR="00B11855" w:rsidRPr="00621E63" w:rsidRDefault="003D003E" w:rsidP="004824A8">
            <w:pPr>
              <w:pStyle w:val="TableEntry"/>
              <w:keepNext/>
              <w:keepLines/>
            </w:pPr>
            <w:r w:rsidRPr="00621E63">
              <w:t>[1..1]</w:t>
            </w:r>
          </w:p>
        </w:tc>
        <w:tc>
          <w:tcPr>
            <w:tcW w:w="884" w:type="dxa"/>
            <w:shd w:val="clear" w:color="auto" w:fill="auto"/>
          </w:tcPr>
          <w:p w14:paraId="4DD49732" w14:textId="77777777" w:rsidR="00B11855" w:rsidRPr="00621E63" w:rsidRDefault="00B11855" w:rsidP="004824A8">
            <w:pPr>
              <w:pStyle w:val="TableEntry"/>
              <w:keepNext/>
              <w:keepLines/>
            </w:pPr>
          </w:p>
        </w:tc>
        <w:tc>
          <w:tcPr>
            <w:tcW w:w="2753" w:type="dxa"/>
            <w:shd w:val="clear" w:color="auto" w:fill="auto"/>
          </w:tcPr>
          <w:p w14:paraId="6FB93DDD" w14:textId="77777777" w:rsidR="00B11855" w:rsidRPr="00621E63" w:rsidRDefault="003D003E" w:rsidP="004824A8">
            <w:pPr>
              <w:pStyle w:val="TableEntry"/>
              <w:keepNext/>
              <w:keepLines/>
            </w:pPr>
            <w:r w:rsidRPr="00621E63">
              <w:t>Observation Sub-ID</w:t>
            </w:r>
          </w:p>
        </w:tc>
      </w:tr>
      <w:tr w:rsidR="00C40FD5" w:rsidRPr="00621E63" w14:paraId="359F4E75" w14:textId="77777777" w:rsidTr="00A92110">
        <w:trPr>
          <w:cantSplit/>
          <w:jc w:val="center"/>
        </w:trPr>
        <w:tc>
          <w:tcPr>
            <w:tcW w:w="1308" w:type="dxa"/>
            <w:shd w:val="clear" w:color="auto" w:fill="auto"/>
          </w:tcPr>
          <w:p w14:paraId="51864FE1" w14:textId="77777777" w:rsidR="00B11855" w:rsidRPr="00621E63" w:rsidRDefault="003D003E" w:rsidP="004824A8">
            <w:pPr>
              <w:pStyle w:val="TableEntry"/>
              <w:keepNext/>
              <w:keepLines/>
            </w:pPr>
            <w:r w:rsidRPr="00621E63">
              <w:t>5</w:t>
            </w:r>
          </w:p>
        </w:tc>
        <w:tc>
          <w:tcPr>
            <w:tcW w:w="783" w:type="dxa"/>
            <w:shd w:val="clear" w:color="auto" w:fill="auto"/>
          </w:tcPr>
          <w:p w14:paraId="28B34FE5" w14:textId="77777777" w:rsidR="00B11855" w:rsidRPr="00621E63" w:rsidRDefault="003D003E" w:rsidP="004824A8">
            <w:pPr>
              <w:pStyle w:val="TableEntry"/>
              <w:keepNext/>
              <w:keepLines/>
            </w:pPr>
            <w:r w:rsidRPr="00621E63">
              <w:t>99999</w:t>
            </w:r>
          </w:p>
        </w:tc>
        <w:tc>
          <w:tcPr>
            <w:tcW w:w="834" w:type="dxa"/>
            <w:shd w:val="clear" w:color="auto" w:fill="auto"/>
          </w:tcPr>
          <w:p w14:paraId="020CBFEA" w14:textId="77777777" w:rsidR="00B11855" w:rsidRPr="00621E63" w:rsidRDefault="003D003E" w:rsidP="004824A8">
            <w:pPr>
              <w:pStyle w:val="TableEntry"/>
              <w:keepNext/>
              <w:keepLines/>
            </w:pPr>
            <w:r w:rsidRPr="00621E63">
              <w:t>Varies</w:t>
            </w:r>
          </w:p>
        </w:tc>
        <w:tc>
          <w:tcPr>
            <w:tcW w:w="1187" w:type="dxa"/>
            <w:shd w:val="clear" w:color="auto" w:fill="auto"/>
          </w:tcPr>
          <w:p w14:paraId="3E2B1E91" w14:textId="77777777" w:rsidR="00B11855" w:rsidRPr="00621E63" w:rsidRDefault="003D003E" w:rsidP="004824A8">
            <w:pPr>
              <w:pStyle w:val="TableEntry"/>
              <w:keepNext/>
              <w:keepLines/>
            </w:pPr>
            <w:r w:rsidRPr="00621E63">
              <w:t>C</w:t>
            </w:r>
          </w:p>
        </w:tc>
        <w:tc>
          <w:tcPr>
            <w:tcW w:w="985" w:type="dxa"/>
            <w:shd w:val="clear" w:color="auto" w:fill="auto"/>
          </w:tcPr>
          <w:p w14:paraId="1740811D" w14:textId="77777777" w:rsidR="00B11855" w:rsidRPr="00621E63" w:rsidRDefault="003D003E" w:rsidP="004824A8">
            <w:pPr>
              <w:pStyle w:val="TableEntry"/>
              <w:keepNext/>
              <w:keepLines/>
            </w:pPr>
            <w:r w:rsidRPr="00621E63">
              <w:t>[0..1]</w:t>
            </w:r>
          </w:p>
        </w:tc>
        <w:tc>
          <w:tcPr>
            <w:tcW w:w="884" w:type="dxa"/>
            <w:shd w:val="clear" w:color="auto" w:fill="auto"/>
          </w:tcPr>
          <w:p w14:paraId="20A5F740" w14:textId="77777777" w:rsidR="00B11855" w:rsidRPr="00621E63" w:rsidRDefault="00B11855" w:rsidP="004824A8">
            <w:pPr>
              <w:pStyle w:val="TableEntry"/>
              <w:keepNext/>
              <w:keepLines/>
            </w:pPr>
          </w:p>
        </w:tc>
        <w:tc>
          <w:tcPr>
            <w:tcW w:w="2753" w:type="dxa"/>
            <w:shd w:val="clear" w:color="auto" w:fill="auto"/>
          </w:tcPr>
          <w:p w14:paraId="1A0B1131" w14:textId="77777777" w:rsidR="00B11855" w:rsidRPr="00621E63" w:rsidRDefault="003D003E" w:rsidP="004824A8">
            <w:pPr>
              <w:pStyle w:val="TableEntry"/>
              <w:keepNext/>
              <w:keepLines/>
            </w:pPr>
            <w:r w:rsidRPr="00621E63">
              <w:t>Observation Value</w:t>
            </w:r>
          </w:p>
        </w:tc>
      </w:tr>
      <w:tr w:rsidR="00C40FD5" w:rsidRPr="00621E63" w14:paraId="305178E3" w14:textId="77777777" w:rsidTr="00A92110">
        <w:trPr>
          <w:cantSplit/>
          <w:jc w:val="center"/>
        </w:trPr>
        <w:tc>
          <w:tcPr>
            <w:tcW w:w="1308" w:type="dxa"/>
            <w:shd w:val="clear" w:color="auto" w:fill="auto"/>
          </w:tcPr>
          <w:p w14:paraId="3B91A72F" w14:textId="77777777" w:rsidR="00B11855" w:rsidRPr="00621E63" w:rsidRDefault="003D003E" w:rsidP="004824A8">
            <w:pPr>
              <w:pStyle w:val="TableEntry"/>
              <w:keepNext/>
              <w:keepLines/>
            </w:pPr>
            <w:r w:rsidRPr="00621E63">
              <w:t>6</w:t>
            </w:r>
          </w:p>
        </w:tc>
        <w:tc>
          <w:tcPr>
            <w:tcW w:w="783" w:type="dxa"/>
            <w:shd w:val="clear" w:color="auto" w:fill="auto"/>
          </w:tcPr>
          <w:p w14:paraId="5DC79741" w14:textId="77777777" w:rsidR="00B11855" w:rsidRPr="00621E63" w:rsidRDefault="003D003E" w:rsidP="004824A8">
            <w:pPr>
              <w:pStyle w:val="TableEntry"/>
              <w:keepNext/>
              <w:keepLines/>
            </w:pPr>
            <w:r w:rsidRPr="00621E63">
              <w:t>705</w:t>
            </w:r>
          </w:p>
        </w:tc>
        <w:tc>
          <w:tcPr>
            <w:tcW w:w="834" w:type="dxa"/>
            <w:shd w:val="clear" w:color="auto" w:fill="auto"/>
          </w:tcPr>
          <w:p w14:paraId="4D028901" w14:textId="77777777" w:rsidR="00B11855" w:rsidRPr="00621E63" w:rsidRDefault="003D003E" w:rsidP="004824A8">
            <w:pPr>
              <w:pStyle w:val="TableEntry"/>
              <w:keepNext/>
              <w:keepLines/>
            </w:pPr>
            <w:r w:rsidRPr="00621E63">
              <w:t>CWE</w:t>
            </w:r>
          </w:p>
        </w:tc>
        <w:tc>
          <w:tcPr>
            <w:tcW w:w="1187" w:type="dxa"/>
            <w:shd w:val="clear" w:color="auto" w:fill="auto"/>
          </w:tcPr>
          <w:p w14:paraId="754ED6E2" w14:textId="77777777" w:rsidR="00B11855" w:rsidRPr="00621E63" w:rsidRDefault="003D003E" w:rsidP="004824A8">
            <w:pPr>
              <w:pStyle w:val="TableEntry"/>
              <w:keepNext/>
              <w:keepLines/>
            </w:pPr>
            <w:r w:rsidRPr="00621E63">
              <w:t>C</w:t>
            </w:r>
          </w:p>
        </w:tc>
        <w:tc>
          <w:tcPr>
            <w:tcW w:w="985" w:type="dxa"/>
            <w:shd w:val="clear" w:color="auto" w:fill="auto"/>
          </w:tcPr>
          <w:p w14:paraId="6C968F0A" w14:textId="77777777" w:rsidR="00B11855" w:rsidRPr="00621E63" w:rsidRDefault="003D003E" w:rsidP="004824A8">
            <w:pPr>
              <w:pStyle w:val="TableEntry"/>
              <w:keepNext/>
              <w:keepLines/>
            </w:pPr>
            <w:r w:rsidRPr="00621E63">
              <w:t>[0..1]</w:t>
            </w:r>
          </w:p>
        </w:tc>
        <w:tc>
          <w:tcPr>
            <w:tcW w:w="884" w:type="dxa"/>
            <w:shd w:val="clear" w:color="auto" w:fill="auto"/>
          </w:tcPr>
          <w:p w14:paraId="66FA650C" w14:textId="77777777" w:rsidR="00B11855" w:rsidRPr="00621E63" w:rsidRDefault="00B11855" w:rsidP="004824A8">
            <w:pPr>
              <w:pStyle w:val="TableEntry"/>
              <w:keepNext/>
              <w:keepLines/>
            </w:pPr>
          </w:p>
        </w:tc>
        <w:tc>
          <w:tcPr>
            <w:tcW w:w="2753" w:type="dxa"/>
            <w:shd w:val="clear" w:color="auto" w:fill="auto"/>
          </w:tcPr>
          <w:p w14:paraId="2F036549" w14:textId="77777777" w:rsidR="00B11855" w:rsidRPr="00621E63" w:rsidRDefault="003D003E" w:rsidP="004824A8">
            <w:pPr>
              <w:pStyle w:val="TableEntry"/>
              <w:keepNext/>
              <w:keepLines/>
            </w:pPr>
            <w:r w:rsidRPr="00621E63">
              <w:t>Units</w:t>
            </w:r>
          </w:p>
        </w:tc>
      </w:tr>
      <w:tr w:rsidR="00C40FD5" w:rsidRPr="00621E63" w14:paraId="2930C4F7" w14:textId="77777777" w:rsidTr="00A92110">
        <w:trPr>
          <w:cantSplit/>
          <w:jc w:val="center"/>
        </w:trPr>
        <w:tc>
          <w:tcPr>
            <w:tcW w:w="1308" w:type="dxa"/>
            <w:shd w:val="clear" w:color="auto" w:fill="auto"/>
          </w:tcPr>
          <w:p w14:paraId="40976E5D" w14:textId="77777777" w:rsidR="00B11855" w:rsidRPr="00621E63" w:rsidRDefault="003D003E" w:rsidP="004824A8">
            <w:pPr>
              <w:pStyle w:val="TableEntry"/>
              <w:keepNext/>
              <w:keepLines/>
            </w:pPr>
            <w:r w:rsidRPr="00621E63">
              <w:t>7</w:t>
            </w:r>
          </w:p>
        </w:tc>
        <w:tc>
          <w:tcPr>
            <w:tcW w:w="783" w:type="dxa"/>
            <w:shd w:val="clear" w:color="auto" w:fill="auto"/>
          </w:tcPr>
          <w:p w14:paraId="0C71ADB8" w14:textId="77777777" w:rsidR="00B11855" w:rsidRPr="00621E63" w:rsidRDefault="003D003E" w:rsidP="004824A8">
            <w:pPr>
              <w:pStyle w:val="TableEntry"/>
              <w:keepNext/>
              <w:keepLines/>
            </w:pPr>
            <w:r w:rsidRPr="00621E63">
              <w:t xml:space="preserve"> 60</w:t>
            </w:r>
          </w:p>
        </w:tc>
        <w:tc>
          <w:tcPr>
            <w:tcW w:w="834" w:type="dxa"/>
            <w:shd w:val="clear" w:color="auto" w:fill="auto"/>
          </w:tcPr>
          <w:p w14:paraId="00222DB6" w14:textId="77777777" w:rsidR="00B11855" w:rsidRPr="00621E63" w:rsidRDefault="003D003E" w:rsidP="004824A8">
            <w:pPr>
              <w:pStyle w:val="TableEntry"/>
              <w:keepNext/>
              <w:keepLines/>
            </w:pPr>
            <w:r w:rsidRPr="00621E63">
              <w:t>ST</w:t>
            </w:r>
          </w:p>
        </w:tc>
        <w:tc>
          <w:tcPr>
            <w:tcW w:w="1187" w:type="dxa"/>
            <w:shd w:val="clear" w:color="auto" w:fill="auto"/>
          </w:tcPr>
          <w:p w14:paraId="3A4045A2" w14:textId="77777777" w:rsidR="00B11855" w:rsidRPr="00621E63" w:rsidRDefault="003D003E" w:rsidP="004824A8">
            <w:pPr>
              <w:pStyle w:val="TableEntry"/>
              <w:keepNext/>
              <w:keepLines/>
            </w:pPr>
            <w:r w:rsidRPr="00621E63">
              <w:t>CE</w:t>
            </w:r>
          </w:p>
        </w:tc>
        <w:tc>
          <w:tcPr>
            <w:tcW w:w="985" w:type="dxa"/>
            <w:shd w:val="clear" w:color="auto" w:fill="auto"/>
          </w:tcPr>
          <w:p w14:paraId="4EBC1944" w14:textId="77777777" w:rsidR="00B11855" w:rsidRPr="00621E63" w:rsidRDefault="003D003E" w:rsidP="004824A8">
            <w:pPr>
              <w:pStyle w:val="TableEntry"/>
              <w:keepNext/>
              <w:keepLines/>
            </w:pPr>
            <w:r w:rsidRPr="00621E63">
              <w:t>[0..1]</w:t>
            </w:r>
          </w:p>
        </w:tc>
        <w:tc>
          <w:tcPr>
            <w:tcW w:w="884" w:type="dxa"/>
            <w:shd w:val="clear" w:color="auto" w:fill="auto"/>
          </w:tcPr>
          <w:p w14:paraId="21221D85" w14:textId="77777777" w:rsidR="00B11855" w:rsidRPr="00621E63" w:rsidRDefault="00B11855" w:rsidP="004824A8">
            <w:pPr>
              <w:pStyle w:val="TableEntry"/>
              <w:keepNext/>
              <w:keepLines/>
            </w:pPr>
          </w:p>
        </w:tc>
        <w:tc>
          <w:tcPr>
            <w:tcW w:w="2753" w:type="dxa"/>
            <w:shd w:val="clear" w:color="auto" w:fill="auto"/>
          </w:tcPr>
          <w:p w14:paraId="34D34CA9" w14:textId="77777777" w:rsidR="00B11855" w:rsidRPr="00621E63" w:rsidRDefault="003D003E" w:rsidP="004824A8">
            <w:pPr>
              <w:pStyle w:val="TableEntry"/>
              <w:keepNext/>
              <w:keepLines/>
            </w:pPr>
            <w:r w:rsidRPr="00621E63">
              <w:t>References Range</w:t>
            </w:r>
          </w:p>
        </w:tc>
      </w:tr>
      <w:tr w:rsidR="00C40FD5" w:rsidRPr="00621E63" w14:paraId="5351A00D" w14:textId="77777777" w:rsidTr="00A92110">
        <w:trPr>
          <w:cantSplit/>
          <w:jc w:val="center"/>
        </w:trPr>
        <w:tc>
          <w:tcPr>
            <w:tcW w:w="1308" w:type="dxa"/>
            <w:shd w:val="clear" w:color="auto" w:fill="auto"/>
          </w:tcPr>
          <w:p w14:paraId="4F00FBD7" w14:textId="77777777" w:rsidR="00B11855" w:rsidRPr="00621E63" w:rsidRDefault="003D003E" w:rsidP="004824A8">
            <w:pPr>
              <w:pStyle w:val="TableEntry"/>
              <w:keepNext/>
              <w:keepLines/>
            </w:pPr>
            <w:r w:rsidRPr="00621E63">
              <w:t>8</w:t>
            </w:r>
          </w:p>
        </w:tc>
        <w:tc>
          <w:tcPr>
            <w:tcW w:w="783" w:type="dxa"/>
            <w:shd w:val="clear" w:color="auto" w:fill="auto"/>
          </w:tcPr>
          <w:p w14:paraId="73CA4536" w14:textId="77777777" w:rsidR="00B11855" w:rsidRPr="00621E63" w:rsidRDefault="003D003E" w:rsidP="004824A8">
            <w:pPr>
              <w:pStyle w:val="TableEntry"/>
              <w:keepNext/>
              <w:keepLines/>
            </w:pPr>
            <w:r w:rsidRPr="00621E63">
              <w:t>5</w:t>
            </w:r>
          </w:p>
        </w:tc>
        <w:tc>
          <w:tcPr>
            <w:tcW w:w="834" w:type="dxa"/>
            <w:shd w:val="clear" w:color="auto" w:fill="auto"/>
          </w:tcPr>
          <w:p w14:paraId="31CE2E37" w14:textId="77777777" w:rsidR="00B11855" w:rsidRPr="00621E63" w:rsidRDefault="003D003E" w:rsidP="004824A8">
            <w:pPr>
              <w:pStyle w:val="TableEntry"/>
              <w:keepNext/>
              <w:keepLines/>
            </w:pPr>
            <w:r w:rsidRPr="00621E63">
              <w:t>IS</w:t>
            </w:r>
          </w:p>
        </w:tc>
        <w:tc>
          <w:tcPr>
            <w:tcW w:w="1187" w:type="dxa"/>
            <w:shd w:val="clear" w:color="auto" w:fill="auto"/>
          </w:tcPr>
          <w:p w14:paraId="4DCFC8B9" w14:textId="77777777" w:rsidR="00B11855" w:rsidRPr="00621E63" w:rsidRDefault="003D003E" w:rsidP="004824A8">
            <w:pPr>
              <w:pStyle w:val="TableEntry"/>
              <w:keepNext/>
              <w:keepLines/>
            </w:pPr>
            <w:r w:rsidRPr="00621E63">
              <w:t>CE</w:t>
            </w:r>
          </w:p>
        </w:tc>
        <w:tc>
          <w:tcPr>
            <w:tcW w:w="985" w:type="dxa"/>
            <w:shd w:val="clear" w:color="auto" w:fill="auto"/>
          </w:tcPr>
          <w:p w14:paraId="37544BC2" w14:textId="77777777" w:rsidR="00B11855" w:rsidRPr="00621E63" w:rsidRDefault="003D003E" w:rsidP="004824A8">
            <w:pPr>
              <w:pStyle w:val="TableEntry"/>
              <w:keepNext/>
              <w:keepLines/>
            </w:pPr>
            <w:r w:rsidRPr="00621E63">
              <w:t>[0..1]</w:t>
            </w:r>
          </w:p>
        </w:tc>
        <w:tc>
          <w:tcPr>
            <w:tcW w:w="884" w:type="dxa"/>
            <w:shd w:val="clear" w:color="auto" w:fill="auto"/>
          </w:tcPr>
          <w:p w14:paraId="37EB1031" w14:textId="77777777" w:rsidR="00B11855" w:rsidRPr="00621E63" w:rsidRDefault="003D003E" w:rsidP="004824A8">
            <w:pPr>
              <w:pStyle w:val="TableEntry"/>
              <w:keepNext/>
              <w:keepLines/>
            </w:pPr>
            <w:r w:rsidRPr="00621E63">
              <w:t>0078</w:t>
            </w:r>
          </w:p>
        </w:tc>
        <w:tc>
          <w:tcPr>
            <w:tcW w:w="2753" w:type="dxa"/>
            <w:shd w:val="clear" w:color="auto" w:fill="auto"/>
          </w:tcPr>
          <w:p w14:paraId="4FD902EA" w14:textId="77777777" w:rsidR="00B11855" w:rsidRPr="00621E63" w:rsidRDefault="003D003E" w:rsidP="004824A8">
            <w:pPr>
              <w:pStyle w:val="TableEntry"/>
              <w:keepNext/>
              <w:keepLines/>
            </w:pPr>
            <w:r w:rsidRPr="00621E63">
              <w:t>Abnormal Flags</w:t>
            </w:r>
          </w:p>
        </w:tc>
      </w:tr>
      <w:tr w:rsidR="00C40FD5" w:rsidRPr="00621E63" w14:paraId="7F1E188E" w14:textId="77777777" w:rsidTr="00A92110">
        <w:trPr>
          <w:cantSplit/>
          <w:jc w:val="center"/>
        </w:trPr>
        <w:tc>
          <w:tcPr>
            <w:tcW w:w="1308" w:type="dxa"/>
            <w:shd w:val="clear" w:color="auto" w:fill="auto"/>
          </w:tcPr>
          <w:p w14:paraId="7D75F2C7" w14:textId="77777777" w:rsidR="00B11855" w:rsidRPr="00621E63" w:rsidRDefault="003D003E" w:rsidP="004824A8">
            <w:pPr>
              <w:pStyle w:val="TableEntry"/>
              <w:keepNext/>
              <w:keepLines/>
            </w:pPr>
            <w:r w:rsidRPr="00621E63">
              <w:t>9</w:t>
            </w:r>
          </w:p>
        </w:tc>
        <w:tc>
          <w:tcPr>
            <w:tcW w:w="783" w:type="dxa"/>
            <w:shd w:val="clear" w:color="auto" w:fill="auto"/>
          </w:tcPr>
          <w:p w14:paraId="30EFB740" w14:textId="77777777" w:rsidR="00B11855" w:rsidRPr="00621E63" w:rsidRDefault="003D003E" w:rsidP="004824A8">
            <w:pPr>
              <w:pStyle w:val="TableEntry"/>
              <w:keepNext/>
              <w:keepLines/>
            </w:pPr>
            <w:r w:rsidRPr="00621E63">
              <w:t>5</w:t>
            </w:r>
          </w:p>
        </w:tc>
        <w:tc>
          <w:tcPr>
            <w:tcW w:w="834" w:type="dxa"/>
            <w:shd w:val="clear" w:color="auto" w:fill="auto"/>
          </w:tcPr>
          <w:p w14:paraId="7755EEEF" w14:textId="77777777" w:rsidR="00B11855" w:rsidRPr="00621E63" w:rsidRDefault="003D003E" w:rsidP="004824A8">
            <w:pPr>
              <w:pStyle w:val="TableEntry"/>
              <w:keepNext/>
              <w:keepLines/>
            </w:pPr>
            <w:r w:rsidRPr="00621E63">
              <w:t>NM</w:t>
            </w:r>
          </w:p>
        </w:tc>
        <w:tc>
          <w:tcPr>
            <w:tcW w:w="1187" w:type="dxa"/>
            <w:shd w:val="clear" w:color="auto" w:fill="auto"/>
          </w:tcPr>
          <w:p w14:paraId="36BC3B1D" w14:textId="77777777" w:rsidR="00B11855" w:rsidRPr="00621E63" w:rsidRDefault="003D003E" w:rsidP="004824A8">
            <w:pPr>
              <w:pStyle w:val="TableEntry"/>
              <w:keepNext/>
              <w:keepLines/>
            </w:pPr>
            <w:r w:rsidRPr="00621E63">
              <w:t>X</w:t>
            </w:r>
          </w:p>
        </w:tc>
        <w:tc>
          <w:tcPr>
            <w:tcW w:w="985" w:type="dxa"/>
            <w:shd w:val="clear" w:color="auto" w:fill="auto"/>
          </w:tcPr>
          <w:p w14:paraId="6E349DC6" w14:textId="77777777" w:rsidR="00B11855" w:rsidRPr="00621E63" w:rsidRDefault="003D003E" w:rsidP="004824A8">
            <w:pPr>
              <w:pStyle w:val="TableEntry"/>
              <w:keepNext/>
              <w:keepLines/>
            </w:pPr>
            <w:r w:rsidRPr="00621E63">
              <w:t>[0..0]</w:t>
            </w:r>
          </w:p>
        </w:tc>
        <w:tc>
          <w:tcPr>
            <w:tcW w:w="884" w:type="dxa"/>
            <w:shd w:val="clear" w:color="auto" w:fill="auto"/>
          </w:tcPr>
          <w:p w14:paraId="7395B7C0" w14:textId="77777777" w:rsidR="00B11855" w:rsidRPr="00621E63" w:rsidRDefault="00B11855" w:rsidP="004824A8">
            <w:pPr>
              <w:pStyle w:val="TableEntry"/>
              <w:keepNext/>
              <w:keepLines/>
            </w:pPr>
          </w:p>
        </w:tc>
        <w:tc>
          <w:tcPr>
            <w:tcW w:w="2753" w:type="dxa"/>
            <w:shd w:val="clear" w:color="auto" w:fill="auto"/>
          </w:tcPr>
          <w:p w14:paraId="51B746A5" w14:textId="77777777" w:rsidR="00B11855" w:rsidRPr="00621E63" w:rsidRDefault="003D003E" w:rsidP="004824A8">
            <w:pPr>
              <w:pStyle w:val="TableEntry"/>
              <w:keepNext/>
              <w:keepLines/>
            </w:pPr>
            <w:r w:rsidRPr="00621E63">
              <w:t>Probability</w:t>
            </w:r>
          </w:p>
        </w:tc>
      </w:tr>
      <w:tr w:rsidR="00C40FD5" w:rsidRPr="00621E63" w14:paraId="79AEB4CA" w14:textId="77777777" w:rsidTr="00A92110">
        <w:trPr>
          <w:cantSplit/>
          <w:jc w:val="center"/>
        </w:trPr>
        <w:tc>
          <w:tcPr>
            <w:tcW w:w="1308" w:type="dxa"/>
            <w:shd w:val="clear" w:color="auto" w:fill="auto"/>
          </w:tcPr>
          <w:p w14:paraId="40A10003" w14:textId="77777777" w:rsidR="00B11855" w:rsidRPr="00621E63" w:rsidRDefault="003D003E" w:rsidP="004824A8">
            <w:pPr>
              <w:pStyle w:val="TableEntry"/>
              <w:keepNext/>
              <w:keepLines/>
            </w:pPr>
            <w:r w:rsidRPr="00621E63">
              <w:t>10</w:t>
            </w:r>
          </w:p>
        </w:tc>
        <w:tc>
          <w:tcPr>
            <w:tcW w:w="783" w:type="dxa"/>
            <w:shd w:val="clear" w:color="auto" w:fill="auto"/>
          </w:tcPr>
          <w:p w14:paraId="7B8A59D0" w14:textId="77777777" w:rsidR="00B11855" w:rsidRPr="00621E63" w:rsidRDefault="003D003E" w:rsidP="004824A8">
            <w:pPr>
              <w:pStyle w:val="TableEntry"/>
              <w:keepNext/>
              <w:keepLines/>
            </w:pPr>
            <w:r w:rsidRPr="00621E63">
              <w:t>2</w:t>
            </w:r>
          </w:p>
        </w:tc>
        <w:tc>
          <w:tcPr>
            <w:tcW w:w="834" w:type="dxa"/>
            <w:shd w:val="clear" w:color="auto" w:fill="auto"/>
          </w:tcPr>
          <w:p w14:paraId="05A481E5" w14:textId="77777777" w:rsidR="00B11855" w:rsidRPr="00621E63" w:rsidRDefault="003D003E" w:rsidP="004824A8">
            <w:pPr>
              <w:pStyle w:val="TableEntry"/>
              <w:keepNext/>
              <w:keepLines/>
            </w:pPr>
            <w:r w:rsidRPr="00621E63">
              <w:t>ID</w:t>
            </w:r>
          </w:p>
        </w:tc>
        <w:tc>
          <w:tcPr>
            <w:tcW w:w="1187" w:type="dxa"/>
            <w:shd w:val="clear" w:color="auto" w:fill="auto"/>
          </w:tcPr>
          <w:p w14:paraId="1317CF17" w14:textId="77777777" w:rsidR="00B11855" w:rsidRPr="00621E63" w:rsidRDefault="003D003E" w:rsidP="004824A8">
            <w:pPr>
              <w:pStyle w:val="TableEntry"/>
              <w:keepNext/>
              <w:keepLines/>
            </w:pPr>
            <w:r w:rsidRPr="00621E63">
              <w:t>CE</w:t>
            </w:r>
          </w:p>
        </w:tc>
        <w:tc>
          <w:tcPr>
            <w:tcW w:w="985" w:type="dxa"/>
            <w:shd w:val="clear" w:color="auto" w:fill="auto"/>
          </w:tcPr>
          <w:p w14:paraId="13704EDE" w14:textId="77777777" w:rsidR="00B11855" w:rsidRPr="00621E63" w:rsidRDefault="003D003E" w:rsidP="004824A8">
            <w:pPr>
              <w:pStyle w:val="TableEntry"/>
              <w:keepNext/>
              <w:keepLines/>
            </w:pPr>
            <w:r w:rsidRPr="00621E63">
              <w:t>[0..1]</w:t>
            </w:r>
          </w:p>
        </w:tc>
        <w:tc>
          <w:tcPr>
            <w:tcW w:w="884" w:type="dxa"/>
            <w:shd w:val="clear" w:color="auto" w:fill="auto"/>
          </w:tcPr>
          <w:p w14:paraId="568E6640" w14:textId="77777777" w:rsidR="00B11855" w:rsidRPr="00621E63" w:rsidRDefault="003D003E" w:rsidP="004824A8">
            <w:pPr>
              <w:pStyle w:val="TableEntry"/>
              <w:keepNext/>
              <w:keepLines/>
            </w:pPr>
            <w:r w:rsidRPr="00621E63">
              <w:t>0080</w:t>
            </w:r>
          </w:p>
        </w:tc>
        <w:tc>
          <w:tcPr>
            <w:tcW w:w="2753" w:type="dxa"/>
            <w:shd w:val="clear" w:color="auto" w:fill="auto"/>
          </w:tcPr>
          <w:p w14:paraId="2FF589A8" w14:textId="77777777" w:rsidR="00B11855" w:rsidRPr="00621E63" w:rsidRDefault="003D003E" w:rsidP="004824A8">
            <w:pPr>
              <w:pStyle w:val="TableEntry"/>
              <w:keepNext/>
              <w:keepLines/>
            </w:pPr>
            <w:r w:rsidRPr="00621E63">
              <w:t>Nature of Abnormal Test</w:t>
            </w:r>
          </w:p>
        </w:tc>
      </w:tr>
      <w:tr w:rsidR="00C40FD5" w:rsidRPr="00621E63" w14:paraId="7C5BA28B" w14:textId="77777777" w:rsidTr="00A92110">
        <w:trPr>
          <w:cantSplit/>
          <w:jc w:val="center"/>
        </w:trPr>
        <w:tc>
          <w:tcPr>
            <w:tcW w:w="1308" w:type="dxa"/>
            <w:shd w:val="clear" w:color="auto" w:fill="auto"/>
          </w:tcPr>
          <w:p w14:paraId="3E5AA384" w14:textId="77777777" w:rsidR="00B11855" w:rsidRPr="00621E63" w:rsidRDefault="003D003E" w:rsidP="004824A8">
            <w:pPr>
              <w:pStyle w:val="TableEntry"/>
              <w:keepNext/>
              <w:keepLines/>
            </w:pPr>
            <w:r w:rsidRPr="00621E63">
              <w:t>11</w:t>
            </w:r>
          </w:p>
        </w:tc>
        <w:tc>
          <w:tcPr>
            <w:tcW w:w="783" w:type="dxa"/>
            <w:shd w:val="clear" w:color="auto" w:fill="auto"/>
          </w:tcPr>
          <w:p w14:paraId="363FDBCA" w14:textId="77777777" w:rsidR="00B11855" w:rsidRPr="00621E63" w:rsidRDefault="003D003E" w:rsidP="004824A8">
            <w:pPr>
              <w:pStyle w:val="TableEntry"/>
              <w:keepNext/>
              <w:keepLines/>
            </w:pPr>
            <w:r w:rsidRPr="00621E63">
              <w:t>1</w:t>
            </w:r>
          </w:p>
        </w:tc>
        <w:tc>
          <w:tcPr>
            <w:tcW w:w="834" w:type="dxa"/>
            <w:shd w:val="clear" w:color="auto" w:fill="auto"/>
          </w:tcPr>
          <w:p w14:paraId="4ADFB03F" w14:textId="77777777" w:rsidR="00B11855" w:rsidRPr="00621E63" w:rsidRDefault="003D003E" w:rsidP="004824A8">
            <w:pPr>
              <w:pStyle w:val="TableEntry"/>
              <w:keepNext/>
              <w:keepLines/>
            </w:pPr>
            <w:r w:rsidRPr="00621E63">
              <w:t>ID</w:t>
            </w:r>
          </w:p>
        </w:tc>
        <w:tc>
          <w:tcPr>
            <w:tcW w:w="1187" w:type="dxa"/>
            <w:shd w:val="clear" w:color="auto" w:fill="auto"/>
          </w:tcPr>
          <w:p w14:paraId="02792EE4" w14:textId="77777777" w:rsidR="00B11855" w:rsidRPr="00621E63" w:rsidRDefault="003D003E" w:rsidP="004824A8">
            <w:pPr>
              <w:pStyle w:val="TableEntry"/>
              <w:keepNext/>
              <w:keepLines/>
            </w:pPr>
            <w:r w:rsidRPr="00621E63">
              <w:t>R</w:t>
            </w:r>
          </w:p>
        </w:tc>
        <w:tc>
          <w:tcPr>
            <w:tcW w:w="985" w:type="dxa"/>
            <w:shd w:val="clear" w:color="auto" w:fill="auto"/>
          </w:tcPr>
          <w:p w14:paraId="7E0897AC" w14:textId="77777777" w:rsidR="00B11855" w:rsidRPr="00621E63" w:rsidRDefault="003D003E" w:rsidP="004824A8">
            <w:pPr>
              <w:pStyle w:val="TableEntry"/>
              <w:keepNext/>
              <w:keepLines/>
            </w:pPr>
            <w:r w:rsidRPr="00621E63">
              <w:t>[1..1]</w:t>
            </w:r>
          </w:p>
        </w:tc>
        <w:tc>
          <w:tcPr>
            <w:tcW w:w="884" w:type="dxa"/>
            <w:shd w:val="clear" w:color="auto" w:fill="auto"/>
          </w:tcPr>
          <w:p w14:paraId="2AAFA031" w14:textId="77777777" w:rsidR="00B11855" w:rsidRPr="00621E63" w:rsidRDefault="003D003E" w:rsidP="004824A8">
            <w:pPr>
              <w:pStyle w:val="TableEntry"/>
              <w:keepNext/>
              <w:keepLines/>
            </w:pPr>
            <w:r w:rsidRPr="00621E63">
              <w:t>0085</w:t>
            </w:r>
          </w:p>
        </w:tc>
        <w:tc>
          <w:tcPr>
            <w:tcW w:w="2753" w:type="dxa"/>
            <w:shd w:val="clear" w:color="auto" w:fill="auto"/>
          </w:tcPr>
          <w:p w14:paraId="2EA14833" w14:textId="77777777" w:rsidR="00B11855" w:rsidRPr="00621E63" w:rsidRDefault="003D003E" w:rsidP="004824A8">
            <w:pPr>
              <w:pStyle w:val="TableEntry"/>
              <w:keepNext/>
              <w:keepLines/>
            </w:pPr>
            <w:r w:rsidRPr="00621E63">
              <w:t>Observation Result Status</w:t>
            </w:r>
          </w:p>
        </w:tc>
      </w:tr>
      <w:tr w:rsidR="00C40FD5" w:rsidRPr="00621E63" w14:paraId="514EAE02" w14:textId="77777777" w:rsidTr="00A92110">
        <w:trPr>
          <w:cantSplit/>
          <w:jc w:val="center"/>
        </w:trPr>
        <w:tc>
          <w:tcPr>
            <w:tcW w:w="1308" w:type="dxa"/>
            <w:shd w:val="clear" w:color="auto" w:fill="auto"/>
          </w:tcPr>
          <w:p w14:paraId="62779C6A" w14:textId="77777777" w:rsidR="00B11855" w:rsidRPr="00621E63" w:rsidRDefault="003D003E" w:rsidP="004824A8">
            <w:pPr>
              <w:pStyle w:val="TableEntry"/>
              <w:keepNext/>
              <w:keepLines/>
            </w:pPr>
            <w:r w:rsidRPr="00621E63">
              <w:t>12</w:t>
            </w:r>
          </w:p>
        </w:tc>
        <w:tc>
          <w:tcPr>
            <w:tcW w:w="783" w:type="dxa"/>
            <w:shd w:val="clear" w:color="auto" w:fill="auto"/>
          </w:tcPr>
          <w:p w14:paraId="21B87A55" w14:textId="77777777" w:rsidR="00B11855" w:rsidRPr="00621E63" w:rsidRDefault="003D003E" w:rsidP="004824A8">
            <w:pPr>
              <w:pStyle w:val="TableEntry"/>
              <w:keepNext/>
              <w:keepLines/>
            </w:pPr>
            <w:r w:rsidRPr="00621E63">
              <w:t>24</w:t>
            </w:r>
          </w:p>
        </w:tc>
        <w:tc>
          <w:tcPr>
            <w:tcW w:w="834" w:type="dxa"/>
            <w:shd w:val="clear" w:color="auto" w:fill="auto"/>
          </w:tcPr>
          <w:p w14:paraId="3D39D0F7" w14:textId="77777777" w:rsidR="00B11855" w:rsidRPr="00621E63" w:rsidRDefault="003D003E" w:rsidP="004824A8">
            <w:pPr>
              <w:pStyle w:val="TableEntry"/>
              <w:keepNext/>
              <w:keepLines/>
            </w:pPr>
            <w:r w:rsidRPr="00621E63">
              <w:t>DTM</w:t>
            </w:r>
          </w:p>
        </w:tc>
        <w:tc>
          <w:tcPr>
            <w:tcW w:w="1187" w:type="dxa"/>
            <w:shd w:val="clear" w:color="auto" w:fill="auto"/>
          </w:tcPr>
          <w:p w14:paraId="6E127582" w14:textId="77777777" w:rsidR="00B11855" w:rsidRPr="00621E63" w:rsidRDefault="003D003E" w:rsidP="004824A8">
            <w:pPr>
              <w:pStyle w:val="TableEntry"/>
              <w:keepNext/>
              <w:keepLines/>
            </w:pPr>
            <w:r w:rsidRPr="00621E63">
              <w:t>X</w:t>
            </w:r>
          </w:p>
        </w:tc>
        <w:tc>
          <w:tcPr>
            <w:tcW w:w="985" w:type="dxa"/>
            <w:shd w:val="clear" w:color="auto" w:fill="auto"/>
          </w:tcPr>
          <w:p w14:paraId="5532FE00" w14:textId="77777777" w:rsidR="00B11855" w:rsidRPr="00621E63" w:rsidRDefault="003D003E" w:rsidP="004824A8">
            <w:pPr>
              <w:pStyle w:val="TableEntry"/>
              <w:keepNext/>
              <w:keepLines/>
            </w:pPr>
            <w:r w:rsidRPr="00621E63">
              <w:t>[0..0]</w:t>
            </w:r>
          </w:p>
        </w:tc>
        <w:tc>
          <w:tcPr>
            <w:tcW w:w="884" w:type="dxa"/>
            <w:shd w:val="clear" w:color="auto" w:fill="auto"/>
          </w:tcPr>
          <w:p w14:paraId="204736EB" w14:textId="77777777" w:rsidR="00B11855" w:rsidRPr="00621E63" w:rsidRDefault="00B11855" w:rsidP="004824A8">
            <w:pPr>
              <w:pStyle w:val="TableEntry"/>
              <w:keepNext/>
              <w:keepLines/>
            </w:pPr>
          </w:p>
        </w:tc>
        <w:tc>
          <w:tcPr>
            <w:tcW w:w="2753" w:type="dxa"/>
            <w:shd w:val="clear" w:color="auto" w:fill="auto"/>
          </w:tcPr>
          <w:p w14:paraId="6712A4F1" w14:textId="77777777" w:rsidR="00B11855" w:rsidRPr="00621E63" w:rsidRDefault="003D003E" w:rsidP="004824A8">
            <w:pPr>
              <w:pStyle w:val="TableEntry"/>
              <w:keepNext/>
              <w:keepLines/>
            </w:pPr>
            <w:r w:rsidRPr="00621E63">
              <w:t>Effective Date of Reference Range</w:t>
            </w:r>
          </w:p>
        </w:tc>
      </w:tr>
      <w:tr w:rsidR="00C40FD5" w:rsidRPr="00621E63" w14:paraId="5F7784E9" w14:textId="77777777" w:rsidTr="00A92110">
        <w:trPr>
          <w:cantSplit/>
          <w:jc w:val="center"/>
        </w:trPr>
        <w:tc>
          <w:tcPr>
            <w:tcW w:w="1308" w:type="dxa"/>
            <w:shd w:val="clear" w:color="auto" w:fill="auto"/>
          </w:tcPr>
          <w:p w14:paraId="52765140" w14:textId="77777777" w:rsidR="00B11855" w:rsidRPr="00621E63" w:rsidRDefault="003D003E" w:rsidP="004824A8">
            <w:pPr>
              <w:pStyle w:val="TableEntry"/>
              <w:keepNext/>
              <w:keepLines/>
            </w:pPr>
            <w:r w:rsidRPr="00621E63">
              <w:t>13</w:t>
            </w:r>
          </w:p>
        </w:tc>
        <w:tc>
          <w:tcPr>
            <w:tcW w:w="783" w:type="dxa"/>
            <w:shd w:val="clear" w:color="auto" w:fill="auto"/>
          </w:tcPr>
          <w:p w14:paraId="2017EBE1" w14:textId="77777777" w:rsidR="00B11855" w:rsidRPr="00621E63" w:rsidRDefault="003D003E" w:rsidP="004824A8">
            <w:pPr>
              <w:pStyle w:val="TableEntry"/>
              <w:keepNext/>
              <w:keepLines/>
            </w:pPr>
            <w:r w:rsidRPr="00621E63">
              <w:t>20</w:t>
            </w:r>
          </w:p>
        </w:tc>
        <w:tc>
          <w:tcPr>
            <w:tcW w:w="834" w:type="dxa"/>
            <w:shd w:val="clear" w:color="auto" w:fill="auto"/>
          </w:tcPr>
          <w:p w14:paraId="50C0D23B" w14:textId="77777777" w:rsidR="00B11855" w:rsidRPr="00621E63" w:rsidRDefault="003D003E" w:rsidP="004824A8">
            <w:pPr>
              <w:pStyle w:val="TableEntry"/>
              <w:keepNext/>
              <w:keepLines/>
            </w:pPr>
            <w:r w:rsidRPr="00621E63">
              <w:t>ST</w:t>
            </w:r>
          </w:p>
        </w:tc>
        <w:tc>
          <w:tcPr>
            <w:tcW w:w="1187" w:type="dxa"/>
            <w:shd w:val="clear" w:color="auto" w:fill="auto"/>
          </w:tcPr>
          <w:p w14:paraId="104E03D1" w14:textId="77777777" w:rsidR="00B11855" w:rsidRPr="00621E63" w:rsidRDefault="003D003E" w:rsidP="004824A8">
            <w:pPr>
              <w:pStyle w:val="TableEntry"/>
              <w:keepNext/>
              <w:keepLines/>
            </w:pPr>
            <w:r w:rsidRPr="00621E63">
              <w:t>X</w:t>
            </w:r>
          </w:p>
        </w:tc>
        <w:tc>
          <w:tcPr>
            <w:tcW w:w="985" w:type="dxa"/>
            <w:shd w:val="clear" w:color="auto" w:fill="auto"/>
          </w:tcPr>
          <w:p w14:paraId="1BF52F5C" w14:textId="77777777" w:rsidR="00B11855" w:rsidRPr="00621E63" w:rsidRDefault="003D003E" w:rsidP="004824A8">
            <w:pPr>
              <w:pStyle w:val="TableEntry"/>
              <w:keepNext/>
              <w:keepLines/>
            </w:pPr>
            <w:r w:rsidRPr="00621E63">
              <w:t>[0..0]</w:t>
            </w:r>
          </w:p>
        </w:tc>
        <w:tc>
          <w:tcPr>
            <w:tcW w:w="884" w:type="dxa"/>
            <w:shd w:val="clear" w:color="auto" w:fill="auto"/>
          </w:tcPr>
          <w:p w14:paraId="2826AC5F" w14:textId="77777777" w:rsidR="00B11855" w:rsidRPr="00621E63" w:rsidRDefault="00B11855" w:rsidP="004824A8">
            <w:pPr>
              <w:pStyle w:val="TableEntry"/>
              <w:keepNext/>
              <w:keepLines/>
            </w:pPr>
          </w:p>
        </w:tc>
        <w:tc>
          <w:tcPr>
            <w:tcW w:w="2753" w:type="dxa"/>
            <w:shd w:val="clear" w:color="auto" w:fill="auto"/>
          </w:tcPr>
          <w:p w14:paraId="6EAF8B15" w14:textId="77777777" w:rsidR="00B11855" w:rsidRPr="00621E63" w:rsidRDefault="003D003E" w:rsidP="004824A8">
            <w:pPr>
              <w:pStyle w:val="TableEntry"/>
              <w:keepNext/>
              <w:keepLines/>
            </w:pPr>
            <w:r w:rsidRPr="00621E63">
              <w:t>User Defined Access Checks</w:t>
            </w:r>
          </w:p>
        </w:tc>
      </w:tr>
      <w:tr w:rsidR="00C40FD5" w:rsidRPr="00621E63" w14:paraId="4B7C0DD6" w14:textId="77777777" w:rsidTr="00A92110">
        <w:trPr>
          <w:cantSplit/>
          <w:jc w:val="center"/>
        </w:trPr>
        <w:tc>
          <w:tcPr>
            <w:tcW w:w="1308" w:type="dxa"/>
            <w:shd w:val="clear" w:color="auto" w:fill="auto"/>
          </w:tcPr>
          <w:p w14:paraId="0732C839" w14:textId="77777777" w:rsidR="00B11855" w:rsidRPr="00621E63" w:rsidRDefault="003D003E" w:rsidP="004824A8">
            <w:pPr>
              <w:pStyle w:val="TableEntry"/>
              <w:keepNext/>
              <w:keepLines/>
            </w:pPr>
            <w:r w:rsidRPr="00621E63">
              <w:t>14</w:t>
            </w:r>
          </w:p>
        </w:tc>
        <w:tc>
          <w:tcPr>
            <w:tcW w:w="783" w:type="dxa"/>
            <w:shd w:val="clear" w:color="auto" w:fill="auto"/>
          </w:tcPr>
          <w:p w14:paraId="4237E38F" w14:textId="77777777" w:rsidR="00B11855" w:rsidRPr="00621E63" w:rsidRDefault="003D003E" w:rsidP="004824A8">
            <w:pPr>
              <w:pStyle w:val="TableEntry"/>
              <w:keepNext/>
              <w:keepLines/>
            </w:pPr>
            <w:r w:rsidRPr="00621E63">
              <w:t>24</w:t>
            </w:r>
          </w:p>
        </w:tc>
        <w:tc>
          <w:tcPr>
            <w:tcW w:w="834" w:type="dxa"/>
            <w:shd w:val="clear" w:color="auto" w:fill="auto"/>
          </w:tcPr>
          <w:p w14:paraId="7521CF45" w14:textId="77777777" w:rsidR="00B11855" w:rsidRPr="00621E63" w:rsidRDefault="003D003E" w:rsidP="004824A8">
            <w:pPr>
              <w:pStyle w:val="TableEntry"/>
              <w:keepNext/>
              <w:keepLines/>
            </w:pPr>
            <w:r w:rsidRPr="00621E63">
              <w:t>DTM</w:t>
            </w:r>
          </w:p>
        </w:tc>
        <w:tc>
          <w:tcPr>
            <w:tcW w:w="1187" w:type="dxa"/>
            <w:shd w:val="clear" w:color="auto" w:fill="auto"/>
          </w:tcPr>
          <w:p w14:paraId="2D19809B" w14:textId="77777777" w:rsidR="00B11855" w:rsidRPr="00621E63" w:rsidRDefault="003D003E" w:rsidP="004824A8">
            <w:pPr>
              <w:pStyle w:val="TableEntry"/>
              <w:keepNext/>
              <w:keepLines/>
            </w:pPr>
            <w:r w:rsidRPr="00621E63">
              <w:t>RE</w:t>
            </w:r>
          </w:p>
        </w:tc>
        <w:tc>
          <w:tcPr>
            <w:tcW w:w="985" w:type="dxa"/>
            <w:shd w:val="clear" w:color="auto" w:fill="auto"/>
          </w:tcPr>
          <w:p w14:paraId="46677B92" w14:textId="77777777" w:rsidR="00B11855" w:rsidRPr="00621E63" w:rsidRDefault="003D003E" w:rsidP="004824A8">
            <w:pPr>
              <w:pStyle w:val="TableEntry"/>
              <w:keepNext/>
              <w:keepLines/>
            </w:pPr>
            <w:r w:rsidRPr="00621E63">
              <w:t>[0..1]</w:t>
            </w:r>
          </w:p>
        </w:tc>
        <w:tc>
          <w:tcPr>
            <w:tcW w:w="884" w:type="dxa"/>
            <w:shd w:val="clear" w:color="auto" w:fill="auto"/>
          </w:tcPr>
          <w:p w14:paraId="0AFC71E6" w14:textId="77777777" w:rsidR="00B11855" w:rsidRPr="00621E63" w:rsidRDefault="00B11855" w:rsidP="004824A8">
            <w:pPr>
              <w:pStyle w:val="TableEntry"/>
              <w:keepNext/>
              <w:keepLines/>
            </w:pPr>
          </w:p>
        </w:tc>
        <w:tc>
          <w:tcPr>
            <w:tcW w:w="2753" w:type="dxa"/>
            <w:shd w:val="clear" w:color="auto" w:fill="auto"/>
          </w:tcPr>
          <w:p w14:paraId="11AA4093" w14:textId="77777777" w:rsidR="00B11855" w:rsidRPr="00621E63" w:rsidRDefault="003D003E" w:rsidP="004824A8">
            <w:pPr>
              <w:pStyle w:val="TableEntry"/>
              <w:keepNext/>
              <w:keepLines/>
            </w:pPr>
            <w:r w:rsidRPr="00621E63">
              <w:t>Date/Time of the Observation</w:t>
            </w:r>
          </w:p>
        </w:tc>
      </w:tr>
      <w:tr w:rsidR="00C40FD5" w:rsidRPr="00621E63" w14:paraId="1E860498" w14:textId="77777777" w:rsidTr="00A92110">
        <w:trPr>
          <w:cantSplit/>
          <w:jc w:val="center"/>
        </w:trPr>
        <w:tc>
          <w:tcPr>
            <w:tcW w:w="1308" w:type="dxa"/>
            <w:shd w:val="clear" w:color="auto" w:fill="auto"/>
          </w:tcPr>
          <w:p w14:paraId="712B9AB0" w14:textId="77777777" w:rsidR="00B11855" w:rsidRPr="00621E63" w:rsidRDefault="003D003E" w:rsidP="004824A8">
            <w:pPr>
              <w:pStyle w:val="TableEntry"/>
              <w:keepNext/>
              <w:keepLines/>
            </w:pPr>
            <w:r w:rsidRPr="00621E63">
              <w:t>15</w:t>
            </w:r>
          </w:p>
        </w:tc>
        <w:tc>
          <w:tcPr>
            <w:tcW w:w="783" w:type="dxa"/>
            <w:shd w:val="clear" w:color="auto" w:fill="auto"/>
          </w:tcPr>
          <w:p w14:paraId="30DA4ADF" w14:textId="77777777" w:rsidR="00B11855" w:rsidRPr="00621E63" w:rsidRDefault="003D003E" w:rsidP="004824A8">
            <w:pPr>
              <w:pStyle w:val="TableEntry"/>
              <w:keepNext/>
              <w:keepLines/>
            </w:pPr>
            <w:r w:rsidRPr="00621E63">
              <w:t>705</w:t>
            </w:r>
          </w:p>
        </w:tc>
        <w:tc>
          <w:tcPr>
            <w:tcW w:w="834" w:type="dxa"/>
            <w:shd w:val="clear" w:color="auto" w:fill="auto"/>
          </w:tcPr>
          <w:p w14:paraId="41772D72" w14:textId="77777777" w:rsidR="00B11855" w:rsidRPr="00621E63" w:rsidRDefault="003D003E" w:rsidP="004824A8">
            <w:pPr>
              <w:pStyle w:val="TableEntry"/>
              <w:keepNext/>
              <w:keepLines/>
            </w:pPr>
            <w:r w:rsidRPr="00621E63">
              <w:t>CWE</w:t>
            </w:r>
          </w:p>
        </w:tc>
        <w:tc>
          <w:tcPr>
            <w:tcW w:w="1187" w:type="dxa"/>
            <w:shd w:val="clear" w:color="auto" w:fill="auto"/>
          </w:tcPr>
          <w:p w14:paraId="14173F7D" w14:textId="77777777" w:rsidR="00B11855" w:rsidRPr="00621E63" w:rsidRDefault="003D003E" w:rsidP="004824A8">
            <w:pPr>
              <w:pStyle w:val="TableEntry"/>
              <w:keepNext/>
              <w:keepLines/>
            </w:pPr>
            <w:r w:rsidRPr="00621E63">
              <w:t>RE</w:t>
            </w:r>
          </w:p>
        </w:tc>
        <w:tc>
          <w:tcPr>
            <w:tcW w:w="985" w:type="dxa"/>
            <w:shd w:val="clear" w:color="auto" w:fill="auto"/>
          </w:tcPr>
          <w:p w14:paraId="5AEB666A" w14:textId="77777777" w:rsidR="00B11855" w:rsidRPr="00621E63" w:rsidRDefault="003D003E" w:rsidP="004824A8">
            <w:pPr>
              <w:pStyle w:val="TableEntry"/>
              <w:keepNext/>
              <w:keepLines/>
            </w:pPr>
            <w:r w:rsidRPr="00621E63">
              <w:t>[0..1]</w:t>
            </w:r>
          </w:p>
        </w:tc>
        <w:tc>
          <w:tcPr>
            <w:tcW w:w="884" w:type="dxa"/>
            <w:shd w:val="clear" w:color="auto" w:fill="auto"/>
          </w:tcPr>
          <w:p w14:paraId="13C4DFB4" w14:textId="77777777" w:rsidR="00B11855" w:rsidRPr="00621E63" w:rsidRDefault="00B11855" w:rsidP="004824A8">
            <w:pPr>
              <w:pStyle w:val="TableEntry"/>
              <w:keepNext/>
              <w:keepLines/>
            </w:pPr>
          </w:p>
        </w:tc>
        <w:tc>
          <w:tcPr>
            <w:tcW w:w="2753" w:type="dxa"/>
            <w:shd w:val="clear" w:color="auto" w:fill="auto"/>
          </w:tcPr>
          <w:p w14:paraId="02C6C526" w14:textId="77777777" w:rsidR="00B11855" w:rsidRPr="00621E63" w:rsidRDefault="003D003E" w:rsidP="004824A8">
            <w:pPr>
              <w:pStyle w:val="TableEntry"/>
              <w:keepNext/>
              <w:keepLines/>
            </w:pPr>
            <w:r w:rsidRPr="00621E63">
              <w:t>Producer's ID</w:t>
            </w:r>
          </w:p>
        </w:tc>
      </w:tr>
      <w:tr w:rsidR="00C40FD5" w:rsidRPr="00621E63" w14:paraId="499D9AB6" w14:textId="77777777" w:rsidTr="00A92110">
        <w:trPr>
          <w:cantSplit/>
          <w:jc w:val="center"/>
        </w:trPr>
        <w:tc>
          <w:tcPr>
            <w:tcW w:w="1308" w:type="dxa"/>
            <w:shd w:val="clear" w:color="auto" w:fill="auto"/>
          </w:tcPr>
          <w:p w14:paraId="166B0122" w14:textId="77777777" w:rsidR="00B11855" w:rsidRPr="00621E63" w:rsidRDefault="003D003E" w:rsidP="004824A8">
            <w:pPr>
              <w:pStyle w:val="TableEntry"/>
              <w:keepNext/>
              <w:keepLines/>
            </w:pPr>
            <w:r w:rsidRPr="00621E63">
              <w:t>16</w:t>
            </w:r>
          </w:p>
        </w:tc>
        <w:tc>
          <w:tcPr>
            <w:tcW w:w="783" w:type="dxa"/>
            <w:shd w:val="clear" w:color="auto" w:fill="auto"/>
          </w:tcPr>
          <w:p w14:paraId="22172B87" w14:textId="77777777" w:rsidR="00B11855" w:rsidRPr="00621E63" w:rsidRDefault="003D003E" w:rsidP="004824A8">
            <w:pPr>
              <w:pStyle w:val="TableEntry"/>
              <w:keepNext/>
              <w:keepLines/>
            </w:pPr>
            <w:r w:rsidRPr="00621E63">
              <w:t>3220</w:t>
            </w:r>
          </w:p>
        </w:tc>
        <w:tc>
          <w:tcPr>
            <w:tcW w:w="834" w:type="dxa"/>
            <w:shd w:val="clear" w:color="auto" w:fill="auto"/>
          </w:tcPr>
          <w:p w14:paraId="6DED9A07" w14:textId="77777777" w:rsidR="00B11855" w:rsidRPr="00621E63" w:rsidRDefault="003D003E" w:rsidP="004824A8">
            <w:pPr>
              <w:pStyle w:val="TableEntry"/>
              <w:keepNext/>
              <w:keepLines/>
            </w:pPr>
            <w:r w:rsidRPr="00621E63">
              <w:t>XCN</w:t>
            </w:r>
          </w:p>
        </w:tc>
        <w:tc>
          <w:tcPr>
            <w:tcW w:w="1187" w:type="dxa"/>
            <w:shd w:val="clear" w:color="auto" w:fill="auto"/>
          </w:tcPr>
          <w:p w14:paraId="4F3B0364" w14:textId="77777777" w:rsidR="00B11855" w:rsidRPr="00621E63" w:rsidRDefault="003D003E" w:rsidP="004824A8">
            <w:pPr>
              <w:pStyle w:val="TableEntry"/>
              <w:keepNext/>
              <w:keepLines/>
            </w:pPr>
            <w:r w:rsidRPr="00621E63">
              <w:t>RE</w:t>
            </w:r>
          </w:p>
        </w:tc>
        <w:tc>
          <w:tcPr>
            <w:tcW w:w="985" w:type="dxa"/>
            <w:shd w:val="clear" w:color="auto" w:fill="auto"/>
          </w:tcPr>
          <w:p w14:paraId="25FDEF1E" w14:textId="77777777" w:rsidR="00B11855" w:rsidRPr="00621E63" w:rsidRDefault="003D003E" w:rsidP="004824A8">
            <w:pPr>
              <w:pStyle w:val="TableEntry"/>
              <w:keepNext/>
              <w:keepLines/>
            </w:pPr>
            <w:r w:rsidRPr="00621E63">
              <w:t>[0..1]</w:t>
            </w:r>
          </w:p>
        </w:tc>
        <w:tc>
          <w:tcPr>
            <w:tcW w:w="884" w:type="dxa"/>
            <w:shd w:val="clear" w:color="auto" w:fill="auto"/>
          </w:tcPr>
          <w:p w14:paraId="19CB18EF" w14:textId="77777777" w:rsidR="00B11855" w:rsidRPr="00621E63" w:rsidRDefault="00B11855" w:rsidP="004824A8">
            <w:pPr>
              <w:pStyle w:val="TableEntry"/>
              <w:keepNext/>
              <w:keepLines/>
            </w:pPr>
          </w:p>
        </w:tc>
        <w:tc>
          <w:tcPr>
            <w:tcW w:w="2753" w:type="dxa"/>
            <w:shd w:val="clear" w:color="auto" w:fill="auto"/>
          </w:tcPr>
          <w:p w14:paraId="1F8843CC" w14:textId="77777777" w:rsidR="00B11855" w:rsidRPr="00621E63" w:rsidRDefault="003D003E" w:rsidP="004824A8">
            <w:pPr>
              <w:pStyle w:val="TableEntry"/>
              <w:keepNext/>
              <w:keepLines/>
            </w:pPr>
            <w:r w:rsidRPr="00621E63">
              <w:t>Responsible Observer</w:t>
            </w:r>
          </w:p>
        </w:tc>
      </w:tr>
      <w:tr w:rsidR="00C40FD5" w:rsidRPr="00621E63" w14:paraId="528A08F7" w14:textId="77777777" w:rsidTr="00A92110">
        <w:trPr>
          <w:cantSplit/>
          <w:jc w:val="center"/>
        </w:trPr>
        <w:tc>
          <w:tcPr>
            <w:tcW w:w="1308" w:type="dxa"/>
            <w:shd w:val="clear" w:color="auto" w:fill="auto"/>
          </w:tcPr>
          <w:p w14:paraId="3E451B66" w14:textId="77777777" w:rsidR="00B11855" w:rsidRPr="00621E63" w:rsidRDefault="003D003E" w:rsidP="004824A8">
            <w:pPr>
              <w:pStyle w:val="TableEntry"/>
              <w:keepNext/>
              <w:keepLines/>
            </w:pPr>
            <w:r w:rsidRPr="00621E63">
              <w:t>17</w:t>
            </w:r>
          </w:p>
        </w:tc>
        <w:tc>
          <w:tcPr>
            <w:tcW w:w="783" w:type="dxa"/>
            <w:shd w:val="clear" w:color="auto" w:fill="auto"/>
          </w:tcPr>
          <w:p w14:paraId="7C38E561" w14:textId="77777777" w:rsidR="00B11855" w:rsidRPr="00621E63" w:rsidRDefault="003D003E" w:rsidP="004824A8">
            <w:pPr>
              <w:pStyle w:val="TableEntry"/>
              <w:keepNext/>
              <w:keepLines/>
            </w:pPr>
            <w:r w:rsidRPr="00621E63">
              <w:t>705</w:t>
            </w:r>
          </w:p>
        </w:tc>
        <w:tc>
          <w:tcPr>
            <w:tcW w:w="834" w:type="dxa"/>
            <w:shd w:val="clear" w:color="auto" w:fill="auto"/>
          </w:tcPr>
          <w:p w14:paraId="2DC4A576" w14:textId="77777777" w:rsidR="00B11855" w:rsidRPr="00621E63" w:rsidRDefault="003D003E" w:rsidP="004824A8">
            <w:pPr>
              <w:pStyle w:val="TableEntry"/>
              <w:keepNext/>
              <w:keepLines/>
            </w:pPr>
            <w:r w:rsidRPr="00621E63">
              <w:t>CWE</w:t>
            </w:r>
          </w:p>
        </w:tc>
        <w:tc>
          <w:tcPr>
            <w:tcW w:w="1187" w:type="dxa"/>
            <w:shd w:val="clear" w:color="auto" w:fill="auto"/>
          </w:tcPr>
          <w:p w14:paraId="6C0C7702" w14:textId="77777777" w:rsidR="00B11855" w:rsidRPr="00621E63" w:rsidRDefault="003D003E" w:rsidP="004824A8">
            <w:pPr>
              <w:pStyle w:val="TableEntry"/>
              <w:keepNext/>
              <w:keepLines/>
            </w:pPr>
            <w:r w:rsidRPr="00621E63">
              <w:t>RE</w:t>
            </w:r>
          </w:p>
        </w:tc>
        <w:tc>
          <w:tcPr>
            <w:tcW w:w="985" w:type="dxa"/>
            <w:shd w:val="clear" w:color="auto" w:fill="auto"/>
          </w:tcPr>
          <w:p w14:paraId="353E6B15" w14:textId="77777777" w:rsidR="00B11855" w:rsidRPr="00621E63" w:rsidRDefault="003D003E" w:rsidP="004824A8">
            <w:pPr>
              <w:pStyle w:val="TableEntry"/>
              <w:keepNext/>
              <w:keepLines/>
            </w:pPr>
            <w:r w:rsidRPr="00621E63">
              <w:t>[0..n]</w:t>
            </w:r>
          </w:p>
        </w:tc>
        <w:tc>
          <w:tcPr>
            <w:tcW w:w="884" w:type="dxa"/>
            <w:shd w:val="clear" w:color="auto" w:fill="auto"/>
          </w:tcPr>
          <w:p w14:paraId="369ED913" w14:textId="77777777" w:rsidR="00B11855" w:rsidRPr="00621E63" w:rsidRDefault="00B11855" w:rsidP="004824A8">
            <w:pPr>
              <w:pStyle w:val="TableEntry"/>
              <w:keepNext/>
              <w:keepLines/>
            </w:pPr>
          </w:p>
        </w:tc>
        <w:tc>
          <w:tcPr>
            <w:tcW w:w="2753" w:type="dxa"/>
            <w:shd w:val="clear" w:color="auto" w:fill="auto"/>
          </w:tcPr>
          <w:p w14:paraId="06FA7C95" w14:textId="77777777" w:rsidR="00B11855" w:rsidRPr="00621E63" w:rsidRDefault="003D003E" w:rsidP="004824A8">
            <w:pPr>
              <w:pStyle w:val="TableEntry"/>
              <w:keepNext/>
              <w:keepLines/>
            </w:pPr>
            <w:r w:rsidRPr="00621E63">
              <w:t>Observation Method</w:t>
            </w:r>
          </w:p>
        </w:tc>
      </w:tr>
      <w:tr w:rsidR="00C40FD5" w:rsidRPr="00621E63" w14:paraId="69C7699C" w14:textId="77777777" w:rsidTr="00A92110">
        <w:trPr>
          <w:cantSplit/>
          <w:jc w:val="center"/>
        </w:trPr>
        <w:tc>
          <w:tcPr>
            <w:tcW w:w="1308" w:type="dxa"/>
            <w:shd w:val="clear" w:color="auto" w:fill="auto"/>
          </w:tcPr>
          <w:p w14:paraId="1486C559" w14:textId="77777777" w:rsidR="00B11855" w:rsidRPr="00621E63" w:rsidRDefault="003D003E" w:rsidP="004824A8">
            <w:pPr>
              <w:pStyle w:val="TableEntry"/>
              <w:keepNext/>
              <w:keepLines/>
            </w:pPr>
            <w:r w:rsidRPr="00621E63">
              <w:t>18</w:t>
            </w:r>
          </w:p>
        </w:tc>
        <w:tc>
          <w:tcPr>
            <w:tcW w:w="783" w:type="dxa"/>
            <w:shd w:val="clear" w:color="auto" w:fill="auto"/>
          </w:tcPr>
          <w:p w14:paraId="114DA41A" w14:textId="77777777" w:rsidR="00B11855" w:rsidRPr="00621E63" w:rsidRDefault="003D003E" w:rsidP="004824A8">
            <w:pPr>
              <w:pStyle w:val="TableEntry"/>
              <w:keepNext/>
              <w:keepLines/>
            </w:pPr>
            <w:r w:rsidRPr="00621E63">
              <w:t>427</w:t>
            </w:r>
          </w:p>
        </w:tc>
        <w:tc>
          <w:tcPr>
            <w:tcW w:w="834" w:type="dxa"/>
            <w:shd w:val="clear" w:color="auto" w:fill="auto"/>
          </w:tcPr>
          <w:p w14:paraId="6A9D38D5" w14:textId="77777777" w:rsidR="00B11855" w:rsidRPr="00621E63" w:rsidRDefault="003D003E" w:rsidP="004824A8">
            <w:pPr>
              <w:pStyle w:val="TableEntry"/>
              <w:keepNext/>
              <w:keepLines/>
            </w:pPr>
            <w:r w:rsidRPr="00621E63">
              <w:t>EI</w:t>
            </w:r>
          </w:p>
        </w:tc>
        <w:tc>
          <w:tcPr>
            <w:tcW w:w="1187" w:type="dxa"/>
            <w:shd w:val="clear" w:color="auto" w:fill="auto"/>
          </w:tcPr>
          <w:p w14:paraId="2C9A36D8" w14:textId="77777777" w:rsidR="00B11855" w:rsidRPr="00621E63" w:rsidRDefault="003D003E" w:rsidP="004824A8">
            <w:pPr>
              <w:pStyle w:val="TableEntry"/>
              <w:keepNext/>
              <w:keepLines/>
            </w:pPr>
            <w:r w:rsidRPr="00621E63">
              <w:t>RE</w:t>
            </w:r>
          </w:p>
        </w:tc>
        <w:tc>
          <w:tcPr>
            <w:tcW w:w="985" w:type="dxa"/>
            <w:shd w:val="clear" w:color="auto" w:fill="auto"/>
          </w:tcPr>
          <w:p w14:paraId="3336D2CA" w14:textId="77777777" w:rsidR="00B11855" w:rsidRPr="00621E63" w:rsidRDefault="003D003E" w:rsidP="004824A8">
            <w:pPr>
              <w:pStyle w:val="TableEntry"/>
              <w:keepNext/>
              <w:keepLines/>
            </w:pPr>
            <w:r w:rsidRPr="00621E63">
              <w:t>[0..1]</w:t>
            </w:r>
          </w:p>
        </w:tc>
        <w:tc>
          <w:tcPr>
            <w:tcW w:w="884" w:type="dxa"/>
            <w:shd w:val="clear" w:color="auto" w:fill="auto"/>
          </w:tcPr>
          <w:p w14:paraId="59414C73" w14:textId="77777777" w:rsidR="00B11855" w:rsidRPr="00621E63" w:rsidRDefault="00B11855" w:rsidP="004824A8">
            <w:pPr>
              <w:pStyle w:val="TableEntry"/>
              <w:keepNext/>
              <w:keepLines/>
            </w:pPr>
          </w:p>
        </w:tc>
        <w:tc>
          <w:tcPr>
            <w:tcW w:w="2753" w:type="dxa"/>
            <w:shd w:val="clear" w:color="auto" w:fill="auto"/>
          </w:tcPr>
          <w:p w14:paraId="391EB30A" w14:textId="77777777" w:rsidR="00B11855" w:rsidRPr="00621E63" w:rsidRDefault="003D003E" w:rsidP="004824A8">
            <w:pPr>
              <w:pStyle w:val="TableEntry"/>
              <w:keepNext/>
              <w:keepLines/>
            </w:pPr>
            <w:r w:rsidRPr="00621E63">
              <w:t>Equipment Instance Identifier</w:t>
            </w:r>
          </w:p>
        </w:tc>
      </w:tr>
      <w:tr w:rsidR="00C40FD5" w:rsidRPr="00621E63" w14:paraId="0DE07EFE" w14:textId="77777777" w:rsidTr="00A92110">
        <w:trPr>
          <w:cantSplit/>
          <w:jc w:val="center"/>
        </w:trPr>
        <w:tc>
          <w:tcPr>
            <w:tcW w:w="1308" w:type="dxa"/>
            <w:shd w:val="clear" w:color="auto" w:fill="auto"/>
          </w:tcPr>
          <w:p w14:paraId="222B83DA" w14:textId="77777777" w:rsidR="00B11855" w:rsidRPr="00621E63" w:rsidRDefault="003D003E" w:rsidP="004824A8">
            <w:pPr>
              <w:pStyle w:val="TableEntry"/>
              <w:keepNext/>
              <w:keepLines/>
            </w:pPr>
            <w:r w:rsidRPr="00621E63">
              <w:t>19</w:t>
            </w:r>
          </w:p>
        </w:tc>
        <w:tc>
          <w:tcPr>
            <w:tcW w:w="783" w:type="dxa"/>
            <w:shd w:val="clear" w:color="auto" w:fill="auto"/>
          </w:tcPr>
          <w:p w14:paraId="7A6E1789" w14:textId="77777777" w:rsidR="00B11855" w:rsidRPr="00621E63" w:rsidRDefault="003D003E" w:rsidP="004824A8">
            <w:pPr>
              <w:pStyle w:val="TableEntry"/>
              <w:keepNext/>
              <w:keepLines/>
            </w:pPr>
            <w:r w:rsidRPr="00621E63">
              <w:t>24</w:t>
            </w:r>
          </w:p>
        </w:tc>
        <w:tc>
          <w:tcPr>
            <w:tcW w:w="834" w:type="dxa"/>
            <w:shd w:val="clear" w:color="auto" w:fill="auto"/>
          </w:tcPr>
          <w:p w14:paraId="6C89DEB3" w14:textId="77777777" w:rsidR="00B11855" w:rsidRPr="00621E63" w:rsidRDefault="003D003E" w:rsidP="004824A8">
            <w:pPr>
              <w:pStyle w:val="TableEntry"/>
              <w:keepNext/>
              <w:keepLines/>
            </w:pPr>
            <w:r w:rsidRPr="00621E63">
              <w:t>DTM</w:t>
            </w:r>
          </w:p>
        </w:tc>
        <w:tc>
          <w:tcPr>
            <w:tcW w:w="1187" w:type="dxa"/>
            <w:shd w:val="clear" w:color="auto" w:fill="auto"/>
          </w:tcPr>
          <w:p w14:paraId="003163A8" w14:textId="77777777" w:rsidR="00B11855" w:rsidRPr="00621E63" w:rsidRDefault="003D003E" w:rsidP="004824A8">
            <w:pPr>
              <w:pStyle w:val="TableEntry"/>
              <w:keepNext/>
              <w:keepLines/>
            </w:pPr>
            <w:r w:rsidRPr="00621E63">
              <w:t>CE</w:t>
            </w:r>
          </w:p>
        </w:tc>
        <w:tc>
          <w:tcPr>
            <w:tcW w:w="985" w:type="dxa"/>
            <w:shd w:val="clear" w:color="auto" w:fill="auto"/>
          </w:tcPr>
          <w:p w14:paraId="01C8C36E" w14:textId="77777777" w:rsidR="00B11855" w:rsidRPr="00621E63" w:rsidRDefault="003D003E" w:rsidP="004824A8">
            <w:pPr>
              <w:pStyle w:val="TableEntry"/>
              <w:keepNext/>
              <w:keepLines/>
            </w:pPr>
            <w:r w:rsidRPr="00621E63">
              <w:t>[0..1]</w:t>
            </w:r>
          </w:p>
        </w:tc>
        <w:tc>
          <w:tcPr>
            <w:tcW w:w="884" w:type="dxa"/>
            <w:shd w:val="clear" w:color="auto" w:fill="auto"/>
          </w:tcPr>
          <w:p w14:paraId="0DFE0A90" w14:textId="77777777" w:rsidR="00B11855" w:rsidRPr="00621E63" w:rsidRDefault="00B11855" w:rsidP="004824A8">
            <w:pPr>
              <w:pStyle w:val="TableEntry"/>
              <w:keepNext/>
              <w:keepLines/>
            </w:pPr>
          </w:p>
        </w:tc>
        <w:tc>
          <w:tcPr>
            <w:tcW w:w="2753" w:type="dxa"/>
            <w:shd w:val="clear" w:color="auto" w:fill="auto"/>
          </w:tcPr>
          <w:p w14:paraId="65E7EF9E" w14:textId="77777777" w:rsidR="00B11855" w:rsidRPr="00621E63" w:rsidRDefault="003D003E" w:rsidP="004824A8">
            <w:pPr>
              <w:pStyle w:val="TableEntry"/>
              <w:keepNext/>
              <w:keepLines/>
            </w:pPr>
            <w:r w:rsidRPr="00621E63">
              <w:t>Date/Time of the Analysis</w:t>
            </w:r>
          </w:p>
        </w:tc>
      </w:tr>
      <w:tr w:rsidR="00C40FD5" w:rsidRPr="00621E63" w14:paraId="475E74CF" w14:textId="77777777" w:rsidTr="00A92110">
        <w:trPr>
          <w:cantSplit/>
          <w:jc w:val="center"/>
        </w:trPr>
        <w:tc>
          <w:tcPr>
            <w:tcW w:w="1308" w:type="dxa"/>
            <w:shd w:val="clear" w:color="auto" w:fill="auto"/>
          </w:tcPr>
          <w:p w14:paraId="7874985B" w14:textId="77777777" w:rsidR="00B11855" w:rsidRPr="00621E63" w:rsidRDefault="003D003E" w:rsidP="00506FBD">
            <w:pPr>
              <w:pStyle w:val="TableEntry"/>
            </w:pPr>
            <w:r w:rsidRPr="00621E63">
              <w:t>20</w:t>
            </w:r>
          </w:p>
        </w:tc>
        <w:tc>
          <w:tcPr>
            <w:tcW w:w="783" w:type="dxa"/>
            <w:shd w:val="clear" w:color="auto" w:fill="auto"/>
          </w:tcPr>
          <w:p w14:paraId="2C05E334" w14:textId="77777777" w:rsidR="00B11855" w:rsidRPr="00621E63" w:rsidRDefault="003D003E" w:rsidP="00506FBD">
            <w:pPr>
              <w:pStyle w:val="TableEntry"/>
            </w:pPr>
            <w:r w:rsidRPr="00621E63">
              <w:t>705</w:t>
            </w:r>
          </w:p>
        </w:tc>
        <w:tc>
          <w:tcPr>
            <w:tcW w:w="834" w:type="dxa"/>
            <w:shd w:val="clear" w:color="auto" w:fill="auto"/>
          </w:tcPr>
          <w:p w14:paraId="78EA1D60" w14:textId="77777777" w:rsidR="00B11855" w:rsidRPr="00621E63" w:rsidRDefault="003D003E" w:rsidP="00506FBD">
            <w:pPr>
              <w:pStyle w:val="TableEntry"/>
            </w:pPr>
            <w:r w:rsidRPr="00621E63">
              <w:t>CWE</w:t>
            </w:r>
          </w:p>
        </w:tc>
        <w:tc>
          <w:tcPr>
            <w:tcW w:w="1187" w:type="dxa"/>
            <w:shd w:val="clear" w:color="auto" w:fill="auto"/>
          </w:tcPr>
          <w:p w14:paraId="4875E3C3" w14:textId="77777777" w:rsidR="00B11855" w:rsidRPr="00621E63" w:rsidRDefault="003D003E" w:rsidP="00506FBD">
            <w:pPr>
              <w:pStyle w:val="TableEntry"/>
            </w:pPr>
            <w:r w:rsidRPr="00621E63">
              <w:t>RE</w:t>
            </w:r>
          </w:p>
        </w:tc>
        <w:tc>
          <w:tcPr>
            <w:tcW w:w="985" w:type="dxa"/>
            <w:shd w:val="clear" w:color="auto" w:fill="auto"/>
          </w:tcPr>
          <w:p w14:paraId="6DAF7B4A" w14:textId="77777777" w:rsidR="00B11855" w:rsidRPr="00621E63" w:rsidRDefault="003D003E" w:rsidP="00506FBD">
            <w:pPr>
              <w:pStyle w:val="TableEntry"/>
            </w:pPr>
            <w:r w:rsidRPr="00621E63">
              <w:t>[0..*]</w:t>
            </w:r>
          </w:p>
        </w:tc>
        <w:tc>
          <w:tcPr>
            <w:tcW w:w="884" w:type="dxa"/>
            <w:shd w:val="clear" w:color="auto" w:fill="auto"/>
          </w:tcPr>
          <w:p w14:paraId="0019C2B8" w14:textId="77777777" w:rsidR="00B11855" w:rsidRPr="00621E63" w:rsidRDefault="003D003E" w:rsidP="00506FBD">
            <w:pPr>
              <w:pStyle w:val="TableEntry"/>
            </w:pPr>
            <w:r w:rsidRPr="00621E63">
              <w:t>0163</w:t>
            </w:r>
          </w:p>
        </w:tc>
        <w:tc>
          <w:tcPr>
            <w:tcW w:w="2753" w:type="dxa"/>
            <w:shd w:val="clear" w:color="auto" w:fill="auto"/>
          </w:tcPr>
          <w:p w14:paraId="774FB1A1" w14:textId="77777777" w:rsidR="00B11855" w:rsidRPr="00621E63" w:rsidRDefault="003D003E" w:rsidP="00506FBD">
            <w:pPr>
              <w:pStyle w:val="TableEntry"/>
            </w:pPr>
            <w:r w:rsidRPr="00621E63">
              <w:t>Observation Site</w:t>
            </w:r>
          </w:p>
        </w:tc>
      </w:tr>
    </w:tbl>
    <w:p w14:paraId="0DB4127A" w14:textId="77777777" w:rsidR="00C156EC" w:rsidRPr="00621E63" w:rsidRDefault="00C156EC" w:rsidP="00A92110">
      <w:pPr>
        <w:pStyle w:val="BodyText"/>
      </w:pPr>
    </w:p>
    <w:p w14:paraId="50358DAA" w14:textId="77777777" w:rsidR="00B11855" w:rsidRPr="00621E63" w:rsidRDefault="003D003E" w:rsidP="001422D4">
      <w:pPr>
        <w:pStyle w:val="HL7Field"/>
      </w:pPr>
      <w:r w:rsidRPr="00621E63">
        <w:t>OBX-1   Set ID - OBX</w:t>
      </w:r>
    </w:p>
    <w:p w14:paraId="31888734" w14:textId="77777777" w:rsidR="00B11855" w:rsidRPr="00621E63" w:rsidRDefault="003D003E" w:rsidP="00506FBD">
      <w:pPr>
        <w:pStyle w:val="HL7FieldIndent2"/>
        <w:rPr>
          <w:noProof w:val="0"/>
        </w:rPr>
      </w:pPr>
      <w:r w:rsidRPr="00621E63">
        <w:rPr>
          <w:noProof w:val="0"/>
        </w:rPr>
        <w:t xml:space="preserve">This field contains the sequence number of the OBX in this message; i.e., </w:t>
      </w:r>
      <w:r w:rsidR="00DF4204" w:rsidRPr="00621E63">
        <w:rPr>
          <w:noProof w:val="0"/>
        </w:rPr>
        <w:t xml:space="preserve">1st OBX Set ID = 1, 2nd OBX set </w:t>
      </w:r>
      <w:r w:rsidRPr="00621E63">
        <w:rPr>
          <w:noProof w:val="0"/>
        </w:rPr>
        <w:t>ID = 2, etc., regardless of whether the OBX refers to a device or a metric value.</w:t>
      </w:r>
    </w:p>
    <w:p w14:paraId="5DB7A490" w14:textId="77777777" w:rsidR="00B11855" w:rsidRPr="00621E63" w:rsidRDefault="003D003E" w:rsidP="001422D4">
      <w:pPr>
        <w:pStyle w:val="HL7Field"/>
      </w:pPr>
      <w:r w:rsidRPr="00621E63">
        <w:t>OBX-2   Value Type</w:t>
      </w:r>
    </w:p>
    <w:p w14:paraId="69311DDF" w14:textId="77777777" w:rsidR="00B11855" w:rsidRPr="00621E63" w:rsidRDefault="003D003E" w:rsidP="00506FBD">
      <w:pPr>
        <w:pStyle w:val="HL7FieldIndent2"/>
        <w:rPr>
          <w:noProof w:val="0"/>
        </w:rPr>
      </w:pPr>
      <w:r w:rsidRPr="00621E63">
        <w:rPr>
          <w:noProof w:val="0"/>
        </w:rPr>
        <w:t>Condition Predicate: must be valued if the value of OBX-11 is not X.</w:t>
      </w:r>
    </w:p>
    <w:p w14:paraId="1C53F3FE" w14:textId="4A92D501" w:rsidR="00B11855" w:rsidRPr="00621E63" w:rsidRDefault="002F745D" w:rsidP="002F745D">
      <w:pPr>
        <w:pStyle w:val="HL7FieldIndent2"/>
        <w:rPr>
          <w:noProof w:val="0"/>
        </w:rPr>
      </w:pPr>
      <w:r w:rsidRPr="00621E63">
        <w:rPr>
          <w:noProof w:val="0"/>
        </w:rPr>
        <w:t xml:space="preserve">The Value Type field shall be filled according to </w:t>
      </w:r>
      <w:r w:rsidR="006D613E" w:rsidRPr="00621E63">
        <w:rPr>
          <w:noProof w:val="0"/>
        </w:rPr>
        <w:t>HL7</w:t>
      </w:r>
      <w:r w:rsidR="00995105" w:rsidRPr="00621E63">
        <w:rPr>
          <w:noProof w:val="0"/>
        </w:rPr>
        <w:t xml:space="preserve"> </w:t>
      </w:r>
      <w:r w:rsidRPr="00621E63">
        <w:rPr>
          <w:noProof w:val="0"/>
        </w:rPr>
        <w:t xml:space="preserve">Version 2.6 standard (table 0125). For example, if the result is "&gt;300" the Value Type "SN" (Structured Numeric) SHALL be used instead of the "ST" (String) value type that was used in previous versions of HL7. For example, if reporting a displayed I:E ratio of 1:2, the Value Type "SN" (Structured Numeric) MAY be used in lieu of the "NM" (Numeric) datatype, </w:t>
      </w:r>
      <w:r w:rsidR="00576EDB" w:rsidRPr="00621E63">
        <w:rPr>
          <w:noProof w:val="0"/>
        </w:rPr>
        <w:t xml:space="preserve">e.g., </w:t>
      </w:r>
      <w:r w:rsidRPr="00621E63">
        <w:rPr>
          <w:noProof w:val="0"/>
        </w:rPr>
        <w:t xml:space="preserve">|^1^:^2|, to express the ratio in a clinically familiar format (the "ST" value type SHALL NOT be used in this case). See the details and the examples in the </w:t>
      </w:r>
      <w:r w:rsidR="006D613E" w:rsidRPr="00621E63">
        <w:rPr>
          <w:noProof w:val="0"/>
        </w:rPr>
        <w:t>HL7</w:t>
      </w:r>
      <w:r w:rsidR="00995105" w:rsidRPr="00621E63">
        <w:rPr>
          <w:noProof w:val="0"/>
        </w:rPr>
        <w:t xml:space="preserve"> </w:t>
      </w:r>
      <w:r w:rsidRPr="00621E63">
        <w:rPr>
          <w:noProof w:val="0"/>
        </w:rPr>
        <w:t>V2.6 (7.4.2). For an observation that consists of a time measurement (e.g., bleeding time) the TM Value Type is preferred to NM but this is not made mandatory</w:t>
      </w:r>
      <w:r w:rsidR="002E782A" w:rsidRPr="00621E63">
        <w:rPr>
          <w:noProof w:val="0"/>
        </w:rPr>
        <w:t xml:space="preserve">. </w:t>
      </w:r>
    </w:p>
    <w:p w14:paraId="5BC4140A" w14:textId="77777777" w:rsidR="00B11855" w:rsidRPr="00621E63" w:rsidRDefault="003D003E" w:rsidP="00506FBD">
      <w:pPr>
        <w:pStyle w:val="HL7FieldIndent2"/>
        <w:rPr>
          <w:noProof w:val="0"/>
        </w:rPr>
      </w:pPr>
      <w:r w:rsidRPr="00621E63">
        <w:rPr>
          <w:noProof w:val="0"/>
        </w:rPr>
        <w:lastRenderedPageBreak/>
        <w:t>Refer to TF-3 for details of the data types used in the mappings.</w:t>
      </w:r>
    </w:p>
    <w:p w14:paraId="0C41A964" w14:textId="77777777" w:rsidR="00B11855" w:rsidRPr="00621E63" w:rsidRDefault="003D003E" w:rsidP="001422D4">
      <w:pPr>
        <w:pStyle w:val="HL7Field"/>
      </w:pPr>
      <w:r w:rsidRPr="00621E63">
        <w:t>OBX-3   Observation Identifier</w:t>
      </w:r>
    </w:p>
    <w:p w14:paraId="4E0C0811" w14:textId="56735801" w:rsidR="00B11855" w:rsidRPr="00621E63" w:rsidRDefault="003D003E" w:rsidP="00506FBD">
      <w:pPr>
        <w:pStyle w:val="HL7FieldIndent2"/>
        <w:rPr>
          <w:noProof w:val="0"/>
        </w:rPr>
      </w:pPr>
      <w:r w:rsidRPr="00621E63">
        <w:rPr>
          <w:noProof w:val="0"/>
        </w:rPr>
        <w:t>Identifies the type of device providing the related values. This is required if structured device (and if relevant, subdevice) identification is provided in the message. For the P</w:t>
      </w:r>
      <w:r w:rsidR="00190A56" w:rsidRPr="00621E63">
        <w:rPr>
          <w:noProof w:val="0"/>
        </w:rPr>
        <w:t>CD</w:t>
      </w:r>
      <w:r w:rsidRPr="00621E63">
        <w:rPr>
          <w:noProof w:val="0"/>
        </w:rPr>
        <w:t xml:space="preserve"> TF, this shall be used for all devices capable of providing structured device information. For the IHE PCD transactions, implementations shall use the terms defined in the current version of the Harmonized Rosetta Terminology (Volume 3 of the Technical Framework contains further details and references on the Rosetta Terminology Mapping as well as important information on system responsibilities regarding terminology). The Rosetta codes are based on terms from the ISO/IEEE 11073 Nomenclature where available, and where the Nomenclature does not currently contain a matching term, gives provisional vendor-neutral terms to be submitted to the IEEE 11073 Upper Layers Committee as suggestions for adoption into the Nomenclature. If term cannot be found in this way and a matching term is available in LOINC, then the next preference is to use the LOINC term. If LOINC also does not support a term then SNOMED CT or another coding scheme recognized by the </w:t>
      </w:r>
      <w:r w:rsidR="006D613E" w:rsidRPr="00621E63">
        <w:rPr>
          <w:noProof w:val="0"/>
        </w:rPr>
        <w:t>HL7</w:t>
      </w:r>
      <w:r w:rsidR="00995105" w:rsidRPr="00621E63">
        <w:rPr>
          <w:noProof w:val="0"/>
        </w:rPr>
        <w:t xml:space="preserve"> </w:t>
      </w:r>
      <w:r w:rsidRPr="00621E63">
        <w:rPr>
          <w:noProof w:val="0"/>
        </w:rPr>
        <w:t>standard takes precedence if a matching term is available. In the cases where such resources are not explicitly identified by standards, implementations may, by local arrangement, utilize any resource (including proprietary or local) to achieve compatibility among the systems involved, provided also that any licensing/copyright requirements are satisfied</w:t>
      </w:r>
    </w:p>
    <w:p w14:paraId="3E9E4A7E" w14:textId="77777777" w:rsidR="00B11855" w:rsidRPr="00621E63" w:rsidRDefault="003D003E" w:rsidP="00506FBD">
      <w:pPr>
        <w:pStyle w:val="HL7FieldIndent2"/>
        <w:rPr>
          <w:noProof w:val="0"/>
        </w:rPr>
      </w:pPr>
      <w:r w:rsidRPr="00621E63">
        <w:rPr>
          <w:noProof w:val="0"/>
        </w:rPr>
        <w:t xml:space="preserve">In the case where the nomenclature term does not convey the distinction between an observation measurement and a setting for a quantity that may be either, see OBX-17 Observation Method for a way of encoding the distinction. </w:t>
      </w:r>
    </w:p>
    <w:p w14:paraId="599CA734" w14:textId="77777777" w:rsidR="00B11855" w:rsidRPr="00621E63" w:rsidRDefault="003D003E" w:rsidP="00506FBD">
      <w:pPr>
        <w:pStyle w:val="HL7FieldIndent2"/>
        <w:rPr>
          <w:noProof w:val="0"/>
        </w:rPr>
      </w:pPr>
      <w:r w:rsidRPr="00621E63">
        <w:rPr>
          <w:noProof w:val="0"/>
        </w:rPr>
        <w:t>In the case where the nomenclature item does not distinguish between a manually initiated (episodic) measurement and one that is automatically initiated on a schedule (periodic measurement), the OBX-17 Observation Method may also be used to add this information.</w:t>
      </w:r>
    </w:p>
    <w:p w14:paraId="69C75127" w14:textId="77777777" w:rsidR="00B11855" w:rsidRPr="00621E63" w:rsidRDefault="003D003E" w:rsidP="00CF5627">
      <w:pPr>
        <w:pStyle w:val="HL7Field"/>
        <w:keepNext w:val="0"/>
      </w:pPr>
      <w:r w:rsidRPr="00621E63">
        <w:t>OBX-4   Observation Sub-ID</w:t>
      </w:r>
    </w:p>
    <w:p w14:paraId="1E812827" w14:textId="0722ED92" w:rsidR="0065066B" w:rsidRPr="00621E63" w:rsidRDefault="003D003E" w:rsidP="00506FBD">
      <w:pPr>
        <w:pStyle w:val="HL7FieldIndent2"/>
        <w:rPr>
          <w:noProof w:val="0"/>
        </w:rPr>
      </w:pPr>
      <w:r w:rsidRPr="00621E63">
        <w:rPr>
          <w:noProof w:val="0"/>
        </w:rPr>
        <w:t>This field shall be used to distinguish between multiple OBX segments and represent the hierarchical (containment) relations among the segments. It does so by providing an unambiguous mapping from observation contained in the OBX segment to the IEEE 11073 containment tree for the Medical Device System sourcing the observation (</w:t>
      </w:r>
      <w:r w:rsidR="00B63979" w:rsidRPr="00621E63">
        <w:rPr>
          <w:noProof w:val="0"/>
        </w:rPr>
        <w:t>s</w:t>
      </w:r>
      <w:r w:rsidRPr="00621E63">
        <w:rPr>
          <w:noProof w:val="0"/>
        </w:rPr>
        <w:t xml:space="preserve">ee Appendix A Mapping ISO/IEEE 11073 Domain Information Model to HL7). </w:t>
      </w:r>
    </w:p>
    <w:p w14:paraId="5BEE119F" w14:textId="397FE664" w:rsidR="00DC78FE" w:rsidRPr="00621E63" w:rsidRDefault="00800492" w:rsidP="00800492">
      <w:pPr>
        <w:pStyle w:val="Heading3"/>
        <w:numPr>
          <w:ilvl w:val="0"/>
          <w:numId w:val="0"/>
        </w:numPr>
        <w:rPr>
          <w:noProof w:val="0"/>
        </w:rPr>
        <w:pPrChange w:id="2330" w:author="Mary Jungers" w:date="2019-11-13T19:01:00Z">
          <w:pPr>
            <w:pStyle w:val="AppendixHeading3"/>
          </w:pPr>
        </w:pPrChange>
      </w:pPr>
      <w:bookmarkStart w:id="2331" w:name="_Toc24650517"/>
      <w:ins w:id="2332" w:author="Mary Jungers" w:date="2019-11-13T19:01:00Z">
        <w:r w:rsidRPr="00621E63">
          <w:rPr>
            <w:noProof w:val="0"/>
          </w:rPr>
          <w:t xml:space="preserve">B.8.1 </w:t>
        </w:r>
      </w:ins>
      <w:r w:rsidR="00DC78FE" w:rsidRPr="00621E63">
        <w:rPr>
          <w:noProof w:val="0"/>
        </w:rPr>
        <w:t>OBX-4 in a 'flattened' representation of a device</w:t>
      </w:r>
      <w:bookmarkEnd w:id="2331"/>
    </w:p>
    <w:p w14:paraId="5726D61B" w14:textId="025BB545" w:rsidR="00892C12" w:rsidRPr="00621E63" w:rsidRDefault="0065066B" w:rsidP="00506FBD">
      <w:pPr>
        <w:pStyle w:val="HL7FieldIndent2"/>
        <w:rPr>
          <w:noProof w:val="0"/>
        </w:rPr>
      </w:pPr>
      <w:r w:rsidRPr="00621E63">
        <w:rPr>
          <w:noProof w:val="0"/>
        </w:rPr>
        <w:t xml:space="preserve">A 'map' of the hierarchical structure of the device representation, </w:t>
      </w:r>
      <w:r w:rsidR="00A80B91" w:rsidRPr="00621E63">
        <w:rPr>
          <w:noProof w:val="0"/>
        </w:rPr>
        <w:t>in other words</w:t>
      </w:r>
      <w:r w:rsidRPr="00621E63">
        <w:rPr>
          <w:noProof w:val="0"/>
        </w:rPr>
        <w:t xml:space="preserve"> the device</w:t>
      </w:r>
      <w:r w:rsidR="00A80B91" w:rsidRPr="00621E63">
        <w:rPr>
          <w:noProof w:val="0"/>
        </w:rPr>
        <w:t>'s containment tree can be co</w:t>
      </w:r>
      <w:r w:rsidRPr="00621E63">
        <w:rPr>
          <w:noProof w:val="0"/>
        </w:rPr>
        <w:t xml:space="preserve">nstructed from the set of OBX-4 values in a full observation report </w:t>
      </w:r>
      <w:r w:rsidR="00A80B91" w:rsidRPr="00621E63">
        <w:rPr>
          <w:noProof w:val="0"/>
        </w:rPr>
        <w:t>of all metrics the device produces.</w:t>
      </w:r>
      <w:r w:rsidRPr="00621E63">
        <w:rPr>
          <w:noProof w:val="0"/>
        </w:rPr>
        <w:t xml:space="preserve"> The highest (most inclusive) hierarchical level </w:t>
      </w:r>
      <w:r w:rsidR="00A80B91" w:rsidRPr="00621E63">
        <w:rPr>
          <w:noProof w:val="0"/>
        </w:rPr>
        <w:t xml:space="preserve">is the Medical Device System (MDS), representing the whole device. In the simplest, "flattened", representation of a device, it is the only level that is present. In the flattened representation, no Virtual Medical Devices (VMD) and no channels are </w:t>
      </w:r>
      <w:r w:rsidR="00A80B91" w:rsidRPr="00621E63">
        <w:rPr>
          <w:noProof w:val="0"/>
        </w:rPr>
        <w:lastRenderedPageBreak/>
        <w:t>identified in the hierarchy. Every metric is treated as contained only by the MDS</w:t>
      </w:r>
      <w:r w:rsidR="006F7F52" w:rsidRPr="00621E63">
        <w:rPr>
          <w:noProof w:val="0"/>
        </w:rPr>
        <w:t>, and it has an O</w:t>
      </w:r>
      <w:r w:rsidR="00A80B91" w:rsidRPr="00621E63">
        <w:rPr>
          <w:noProof w:val="0"/>
        </w:rPr>
        <w:t>BX-4 value of</w:t>
      </w:r>
      <w:r w:rsidR="006F7F52" w:rsidRPr="00621E63">
        <w:rPr>
          <w:noProof w:val="0"/>
        </w:rPr>
        <w:t xml:space="preserve"> &lt;n&gt;.</w:t>
      </w:r>
      <w:r w:rsidR="00A80B91" w:rsidRPr="00621E63">
        <w:rPr>
          <w:noProof w:val="0"/>
        </w:rPr>
        <w:t>0.0.</w:t>
      </w:r>
      <w:r w:rsidR="006F7F52" w:rsidRPr="00621E63">
        <w:rPr>
          <w:noProof w:val="0"/>
        </w:rPr>
        <w:t>&lt;m&gt;, where</w:t>
      </w:r>
      <w:r w:rsidR="00892C12" w:rsidRPr="00621E63">
        <w:rPr>
          <w:noProof w:val="0"/>
        </w:rPr>
        <w:t xml:space="preserve"> &lt;</w:t>
      </w:r>
      <w:r w:rsidR="00DD3513" w:rsidRPr="00621E63">
        <w:rPr>
          <w:noProof w:val="0"/>
        </w:rPr>
        <w:t>n</w:t>
      </w:r>
      <w:r w:rsidR="00892C12" w:rsidRPr="00621E63">
        <w:rPr>
          <w:noProof w:val="0"/>
        </w:rPr>
        <w:t xml:space="preserve">&gt; is the unsigned number chosen to identify the MDS (for simplicity, our examples will use 1 to identify the </w:t>
      </w:r>
      <w:r w:rsidR="0028379E" w:rsidRPr="00621E63">
        <w:rPr>
          <w:noProof w:val="0"/>
        </w:rPr>
        <w:t>first or</w:t>
      </w:r>
      <w:r w:rsidR="00892C12" w:rsidRPr="00621E63">
        <w:rPr>
          <w:noProof w:val="0"/>
        </w:rPr>
        <w:t xml:space="preserve"> sole MDS</w:t>
      </w:r>
      <w:r w:rsidR="00DD3513" w:rsidRPr="00621E63">
        <w:rPr>
          <w:noProof w:val="0"/>
        </w:rPr>
        <w:t>, but other numbers may be applied</w:t>
      </w:r>
      <w:r w:rsidR="00892C12" w:rsidRPr="00621E63">
        <w:rPr>
          <w:noProof w:val="0"/>
        </w:rPr>
        <w:t>), and</w:t>
      </w:r>
      <w:r w:rsidR="006F7F52" w:rsidRPr="00621E63">
        <w:rPr>
          <w:noProof w:val="0"/>
        </w:rPr>
        <w:t xml:space="preserve"> the </w:t>
      </w:r>
      <w:r w:rsidR="00892C12" w:rsidRPr="00621E63">
        <w:rPr>
          <w:noProof w:val="0"/>
        </w:rPr>
        <w:t>unsigned number</w:t>
      </w:r>
      <w:r w:rsidR="006F7F52" w:rsidRPr="00621E63">
        <w:rPr>
          <w:noProof w:val="0"/>
        </w:rPr>
        <w:t xml:space="preserve"> &lt;</w:t>
      </w:r>
      <w:r w:rsidR="00DD3513" w:rsidRPr="00621E63">
        <w:rPr>
          <w:noProof w:val="0"/>
        </w:rPr>
        <w:t>m</w:t>
      </w:r>
      <w:r w:rsidR="006F7F52" w:rsidRPr="00621E63">
        <w:rPr>
          <w:noProof w:val="0"/>
        </w:rPr>
        <w:t>&gt;</w:t>
      </w:r>
      <w:r w:rsidR="00892C12" w:rsidRPr="00621E63">
        <w:rPr>
          <w:noProof w:val="0"/>
        </w:rPr>
        <w:t>identifies the particular metric, and must be different for each metric</w:t>
      </w:r>
      <w:r w:rsidR="00A80B91" w:rsidRPr="00621E63">
        <w:rPr>
          <w:noProof w:val="0"/>
        </w:rPr>
        <w:t xml:space="preserve">. </w:t>
      </w:r>
      <w:r w:rsidR="00DC78FE" w:rsidRPr="00621E63">
        <w:rPr>
          <w:noProof w:val="0"/>
        </w:rPr>
        <w:t>The flattened representation has only one device-related OBX segment, the one representing the MDS.</w:t>
      </w:r>
    </w:p>
    <w:p w14:paraId="07F09F61" w14:textId="7787F16F" w:rsidR="00DC78FE" w:rsidRPr="00621E63" w:rsidRDefault="00800492" w:rsidP="00800492">
      <w:pPr>
        <w:pStyle w:val="Heading3"/>
        <w:numPr>
          <w:ilvl w:val="0"/>
          <w:numId w:val="0"/>
        </w:numPr>
        <w:rPr>
          <w:noProof w:val="0"/>
        </w:rPr>
        <w:pPrChange w:id="2333" w:author="Mary Jungers" w:date="2019-11-13T19:01:00Z">
          <w:pPr>
            <w:pStyle w:val="AppendixHeading3"/>
          </w:pPr>
        </w:pPrChange>
      </w:pPr>
      <w:bookmarkStart w:id="2334" w:name="_Toc24650518"/>
      <w:ins w:id="2335" w:author="Mary Jungers" w:date="2019-11-13T19:01:00Z">
        <w:r w:rsidRPr="00621E63">
          <w:rPr>
            <w:noProof w:val="0"/>
          </w:rPr>
          <w:t xml:space="preserve">B.8.2 </w:t>
        </w:r>
      </w:ins>
      <w:r w:rsidR="00DC78FE" w:rsidRPr="00621E63">
        <w:rPr>
          <w:noProof w:val="0"/>
        </w:rPr>
        <w:t>OBX-4 in a hierarchical representation of a device</w:t>
      </w:r>
      <w:bookmarkEnd w:id="2334"/>
    </w:p>
    <w:p w14:paraId="351F1059" w14:textId="77777777" w:rsidR="00DD3513" w:rsidRPr="00621E63" w:rsidRDefault="009629BD" w:rsidP="00C10546">
      <w:pPr>
        <w:pStyle w:val="BodyText"/>
      </w:pPr>
      <w:r w:rsidRPr="00621E63">
        <w:t xml:space="preserve">Examples of the </w:t>
      </w:r>
      <w:r w:rsidR="00892C12" w:rsidRPr="00621E63">
        <w:t>disadvantages of the flattened representation are that</w:t>
      </w:r>
      <w:r w:rsidR="00DD3513" w:rsidRPr="00621E63">
        <w:t>:</w:t>
      </w:r>
    </w:p>
    <w:p w14:paraId="03C30472" w14:textId="77777777" w:rsidR="009629BD" w:rsidRPr="00621E63" w:rsidRDefault="00DD3513" w:rsidP="00C10546">
      <w:pPr>
        <w:pStyle w:val="BodyText"/>
      </w:pPr>
      <w:r w:rsidRPr="00621E63">
        <w:t>I</w:t>
      </w:r>
      <w:r w:rsidR="00892C12" w:rsidRPr="00621E63">
        <w:t xml:space="preserve">t doesn't allow making the </w:t>
      </w:r>
      <w:r w:rsidR="00DC78FE" w:rsidRPr="00621E63">
        <w:t xml:space="preserve">sometimes </w:t>
      </w:r>
      <w:r w:rsidR="00892C12" w:rsidRPr="00621E63">
        <w:t>vital distinction between channels in an infusion pump</w:t>
      </w:r>
      <w:r w:rsidR="009629BD" w:rsidRPr="00621E63">
        <w:t>.</w:t>
      </w:r>
    </w:p>
    <w:p w14:paraId="6B8E4248" w14:textId="77777777" w:rsidR="009629BD" w:rsidRPr="00621E63" w:rsidRDefault="009629BD" w:rsidP="00C10546">
      <w:pPr>
        <w:pStyle w:val="ListBullet2"/>
      </w:pPr>
      <w:r w:rsidRPr="00621E63">
        <w:t>I</w:t>
      </w:r>
      <w:r w:rsidR="002E102A" w:rsidRPr="00621E63">
        <w:t>t</w:t>
      </w:r>
      <w:r w:rsidRPr="00621E63">
        <w:t xml:space="preserve"> doesn't allow distinguishing two measurements with the same OBX-3 Observation Identifier coming from the same MDS, which is possible in a complex monitoring situation, so that one of them is typically dropped.</w:t>
      </w:r>
    </w:p>
    <w:p w14:paraId="4B91BF30" w14:textId="77777777" w:rsidR="007436FF" w:rsidRPr="00621E63" w:rsidRDefault="009629BD" w:rsidP="00C10546">
      <w:pPr>
        <w:pStyle w:val="ListBullet2"/>
      </w:pPr>
      <w:r w:rsidRPr="00621E63">
        <w:t>I</w:t>
      </w:r>
      <w:r w:rsidR="007436FF" w:rsidRPr="00621E63">
        <w:t xml:space="preserve">t doesn't allow for the </w:t>
      </w:r>
      <w:r w:rsidRPr="00621E63">
        <w:t xml:space="preserve">logical </w:t>
      </w:r>
      <w:r w:rsidR="007436FF" w:rsidRPr="00621E63">
        <w:t xml:space="preserve">representation </w:t>
      </w:r>
      <w:r w:rsidR="002E102A" w:rsidRPr="00621E63">
        <w:t>of</w:t>
      </w:r>
      <w:r w:rsidRPr="00621E63">
        <w:t xml:space="preserve"> </w:t>
      </w:r>
      <w:r w:rsidR="007436FF" w:rsidRPr="00621E63">
        <w:t xml:space="preserve">VMDs </w:t>
      </w:r>
      <w:r w:rsidRPr="00621E63">
        <w:t xml:space="preserve">for a </w:t>
      </w:r>
      <w:r w:rsidR="00DD3513" w:rsidRPr="00621E63">
        <w:t xml:space="preserve">subsystem module of a </w:t>
      </w:r>
      <w:r w:rsidR="007436FF" w:rsidRPr="00621E63">
        <w:t>modular device</w:t>
      </w:r>
      <w:r w:rsidRPr="00621E63">
        <w:t>,</w:t>
      </w:r>
      <w:r w:rsidR="007436FF" w:rsidRPr="00621E63">
        <w:t xml:space="preserve"> which in turn allows for the traceability of a measure</w:t>
      </w:r>
      <w:r w:rsidRPr="00621E63">
        <w:t>ment to a particular module. It also allows</w:t>
      </w:r>
      <w:r w:rsidR="00DD3513" w:rsidRPr="00621E63">
        <w:t xml:space="preserve"> </w:t>
      </w:r>
      <w:r w:rsidR="007436FF" w:rsidRPr="00621E63">
        <w:t xml:space="preserve">giving information about the module itself such as its </w:t>
      </w:r>
      <w:r w:rsidRPr="00621E63">
        <w:t>serial number</w:t>
      </w:r>
      <w:r w:rsidR="007436FF" w:rsidRPr="00621E63">
        <w:t xml:space="preserve">. </w:t>
      </w:r>
    </w:p>
    <w:p w14:paraId="3160782B" w14:textId="77777777" w:rsidR="0065066B" w:rsidRPr="00621E63" w:rsidRDefault="00A80B91" w:rsidP="00C10546">
      <w:pPr>
        <w:pStyle w:val="BodyText"/>
      </w:pPr>
      <w:r w:rsidRPr="00621E63">
        <w:t>In a full hierarchical representation</w:t>
      </w:r>
      <w:r w:rsidR="007436FF" w:rsidRPr="00621E63">
        <w:t xml:space="preserve"> these </w:t>
      </w:r>
      <w:r w:rsidR="00DD3513" w:rsidRPr="00621E63">
        <w:t>limitations are removed</w:t>
      </w:r>
      <w:r w:rsidR="007436FF" w:rsidRPr="00621E63">
        <w:t xml:space="preserve"> because</w:t>
      </w:r>
      <w:r w:rsidRPr="00621E63">
        <w:t xml:space="preserve"> the metrics are represented as belonging </w:t>
      </w:r>
      <w:r w:rsidR="00DD3513" w:rsidRPr="00621E63">
        <w:t xml:space="preserve">not only to a particular MDS, but also </w:t>
      </w:r>
      <w:r w:rsidRPr="00621E63">
        <w:t>to a particular VMD, and, when desired, as belonging to a particular channel</w:t>
      </w:r>
      <w:r w:rsidR="009629BD" w:rsidRPr="00621E63">
        <w:t>, and each one of higher-level entities has a device-related OBX segment identifying it, which can be correlated with the OBX-4 values in the OBX segments of the metrics it produces.</w:t>
      </w:r>
    </w:p>
    <w:p w14:paraId="5CEEDA64" w14:textId="77777777" w:rsidR="0065066B" w:rsidRPr="00621E63" w:rsidRDefault="0065066B" w:rsidP="00C10546">
      <w:pPr>
        <w:pStyle w:val="BodyText"/>
      </w:pPr>
      <w:r w:rsidRPr="00621E63">
        <w:t xml:space="preserve">The implementer of a Device Observation Reporter may choose the hierarchical representation for a particular device, </w:t>
      </w:r>
      <w:r w:rsidR="00A86910" w:rsidRPr="00621E63">
        <w:t xml:space="preserve">simplifying to a flattened representation if it meets the needs of the use case. </w:t>
      </w:r>
      <w:r w:rsidR="00F47093" w:rsidRPr="00621E63">
        <w:t>When</w:t>
      </w:r>
      <w:r w:rsidRPr="00621E63">
        <w:t xml:space="preserve"> a content model is specified for the class of device in Volume 3 of the IHE PCD Technical Framework, the model should be used as the basis for the representation.</w:t>
      </w:r>
    </w:p>
    <w:p w14:paraId="523D2730" w14:textId="0F4C07E9" w:rsidR="00DC78FE" w:rsidRPr="00621E63" w:rsidRDefault="00800492" w:rsidP="00800492">
      <w:pPr>
        <w:pStyle w:val="Heading3"/>
        <w:numPr>
          <w:ilvl w:val="0"/>
          <w:numId w:val="0"/>
        </w:numPr>
        <w:rPr>
          <w:noProof w:val="0"/>
        </w:rPr>
        <w:pPrChange w:id="2336" w:author="Mary Jungers" w:date="2019-11-13T19:01:00Z">
          <w:pPr>
            <w:pStyle w:val="AppendixHeading3"/>
          </w:pPr>
        </w:pPrChange>
      </w:pPr>
      <w:bookmarkStart w:id="2337" w:name="_Toc24650519"/>
      <w:ins w:id="2338" w:author="Mary Jungers" w:date="2019-11-13T19:01:00Z">
        <w:r w:rsidRPr="00621E63">
          <w:rPr>
            <w:noProof w:val="0"/>
          </w:rPr>
          <w:t xml:space="preserve">B.8.3 </w:t>
        </w:r>
      </w:ins>
      <w:r w:rsidR="00DC78FE" w:rsidRPr="00621E63">
        <w:rPr>
          <w:noProof w:val="0"/>
        </w:rPr>
        <w:t xml:space="preserve">'Device-related' and 'metric-related' OBX segments </w:t>
      </w:r>
      <w:r w:rsidR="00761B9B" w:rsidRPr="00621E63">
        <w:rPr>
          <w:noProof w:val="0"/>
        </w:rPr>
        <w:t xml:space="preserve">in hierarchy </w:t>
      </w:r>
      <w:r w:rsidR="00DC78FE" w:rsidRPr="00621E63">
        <w:rPr>
          <w:noProof w:val="0"/>
        </w:rPr>
        <w:t>are tied together by their OBX-4 values</w:t>
      </w:r>
      <w:bookmarkEnd w:id="2337"/>
    </w:p>
    <w:p w14:paraId="0F1535C1" w14:textId="1345C866" w:rsidR="00B15BAF" w:rsidRPr="00621E63" w:rsidRDefault="007436FF" w:rsidP="00C10546">
      <w:pPr>
        <w:pStyle w:val="BodyText"/>
      </w:pPr>
      <w:r w:rsidRPr="00621E63">
        <w:t>The MDS, and any VMD and channels included in the models, shall each be represented by a 'device-related' OBX which gives in OBX-3 the MDC code for the kind of MDS, VMD, or channel that it is.</w:t>
      </w:r>
      <w:r w:rsidR="00DF4204" w:rsidRPr="00621E63">
        <w:t xml:space="preserve"> </w:t>
      </w:r>
      <w:r w:rsidRPr="00621E63">
        <w:t>The set of device-related OBX segments</w:t>
      </w:r>
      <w:r w:rsidR="003D003E" w:rsidRPr="00621E63">
        <w:t xml:space="preserve"> </w:t>
      </w:r>
      <w:r w:rsidR="00B40084" w:rsidRPr="00621E63">
        <w:t>show the hierarchical structure or containment tree of the device</w:t>
      </w:r>
      <w:r w:rsidR="003D003E" w:rsidRPr="00621E63">
        <w:t>. For metric related data</w:t>
      </w:r>
      <w:r w:rsidR="0028379E" w:rsidRPr="00621E63">
        <w:t>,</w:t>
      </w:r>
      <w:r w:rsidR="003D003E" w:rsidRPr="00621E63">
        <w:t xml:space="preserve"> this field is used</w:t>
      </w:r>
      <w:r w:rsidR="00B40084" w:rsidRPr="00621E63">
        <w:t xml:space="preserve"> to associate metrics to MDS and potentially VMD and channel</w:t>
      </w:r>
      <w:r w:rsidR="003D003E" w:rsidRPr="00621E63">
        <w:t xml:space="preserve"> hierarchically, and to each other. The dotted notation provided for in </w:t>
      </w:r>
      <w:r w:rsidR="006D613E" w:rsidRPr="00621E63">
        <w:t>HL7</w:t>
      </w:r>
      <w:r w:rsidR="00995105" w:rsidRPr="00621E63">
        <w:t xml:space="preserve"> </w:t>
      </w:r>
      <w:r w:rsidR="003D003E" w:rsidRPr="00621E63">
        <w:t xml:space="preserve">Ch7, 7.4.2.4, Fig 4 shall be used as follows: &lt;MDS&gt;.&lt;VMD&gt;.&lt;Channel&gt;.&lt;Metric&gt; [.FACET [.SUBFACET]], where the optional facet and subfacet entries are used only when specified for a particular profile, and distinguish multiple information items related to the same metric according to a specific scheme documented with the particular profile. </w:t>
      </w:r>
    </w:p>
    <w:p w14:paraId="3BBBF45F" w14:textId="77777777" w:rsidR="00B11855" w:rsidRPr="00621E63" w:rsidRDefault="003D003E" w:rsidP="00C10546">
      <w:pPr>
        <w:pStyle w:val="BodyText"/>
      </w:pPr>
      <w:r w:rsidRPr="00621E63">
        <w:t xml:space="preserve">For device related </w:t>
      </w:r>
      <w:r w:rsidR="00B15BAF" w:rsidRPr="00621E63">
        <w:t>OBX segments</w:t>
      </w:r>
      <w:r w:rsidRPr="00621E63">
        <w:t xml:space="preserve"> that convey information about hierarchical levels higher than METRIC (that is, information about an MDS, VMD, or Channel), the entries in the dotted </w:t>
      </w:r>
      <w:r w:rsidRPr="00621E63">
        <w:lastRenderedPageBreak/>
        <w:t xml:space="preserve">notation concerning the lower dot-levels (that is, VMD, Channel or metric levels for an MDS, channel and METRIC for a VMD, and so forth) have no meaning and this should be signified by </w:t>
      </w:r>
      <w:r w:rsidR="004C60BF" w:rsidRPr="00621E63">
        <w:t>setting</w:t>
      </w:r>
      <w:r w:rsidR="00A4475D" w:rsidRPr="00621E63">
        <w:t xml:space="preserve"> them to zero. </w:t>
      </w:r>
      <w:r w:rsidRPr="00621E63">
        <w:t xml:space="preserve">So, for information relating to the first MDS, OBX-4 should be 1.0.0.0. Receiving systems shall recognize from such trailing zeros in OBX-4 </w:t>
      </w:r>
      <w:r w:rsidR="00CE6ED0" w:rsidRPr="00621E63">
        <w:t>that</w:t>
      </w:r>
      <w:r w:rsidRPr="00621E63">
        <w:t xml:space="preserve"> the </w:t>
      </w:r>
      <w:r w:rsidR="00CE6ED0" w:rsidRPr="00621E63">
        <w:t xml:space="preserve">segment is device-related and the </w:t>
      </w:r>
      <w:r w:rsidRPr="00621E63">
        <w:t>information applies to an MDS, VMD, or channel rather than a metric.</w:t>
      </w:r>
    </w:p>
    <w:p w14:paraId="349AB063" w14:textId="77777777" w:rsidR="00B11855" w:rsidRPr="00621E63" w:rsidRDefault="003D003E" w:rsidP="00C10546">
      <w:pPr>
        <w:pStyle w:val="BodyText"/>
      </w:pPr>
      <w:r w:rsidRPr="00621E63">
        <w:t>This scheme allows the VMD, CHAN, METRIC and FACET information to be associated with ‘ancestor’ information higher up in the observation hierarchy. This is especially critical for devices like infusion pumps that have multiple channels with the same METRIC level identifiers. The scheme uses simple dotted decimal numeric identifiers where each number is a nonnegative integer. These must create unique n-tuples for each OBX. (That is, each OBX in a set grouped within the scope of an OBR segment must have a distinct value of OBX-4).</w:t>
      </w:r>
    </w:p>
    <w:p w14:paraId="2D6D9192" w14:textId="22040577" w:rsidR="003962DD" w:rsidRPr="00621E63" w:rsidRDefault="003962DD" w:rsidP="00C10546">
      <w:pPr>
        <w:pStyle w:val="BodyText"/>
      </w:pPr>
      <w:r w:rsidRPr="00621E63">
        <w:t>The OBX-4 Sub-ID is not normative for a given metric (identified in OBX-3)</w:t>
      </w:r>
      <w:r w:rsidR="00CA3A2C" w:rsidRPr="00621E63">
        <w:t xml:space="preserve">. </w:t>
      </w:r>
      <w:r w:rsidRPr="00621E63">
        <w:t xml:space="preserve">For example, an OBX-4 of 1.2.3.4 is not fixed to “heart rate.” If a parameter is included in multiple places within a containment (i.e., OBX-3 has the same value), the OBX-4 Sub-ID </w:t>
      </w:r>
      <w:r w:rsidR="00B15BAF" w:rsidRPr="00621E63">
        <w:t xml:space="preserve">for each place </w:t>
      </w:r>
      <w:r w:rsidRPr="00621E63">
        <w:t>will be unique</w:t>
      </w:r>
      <w:r w:rsidR="00CE6ED0" w:rsidRPr="00621E63">
        <w:t xml:space="preserve">, </w:t>
      </w:r>
      <w:r w:rsidR="00DF4204" w:rsidRPr="00621E63">
        <w:t>distinguishing</w:t>
      </w:r>
      <w:r w:rsidRPr="00621E63">
        <w:t xml:space="preserve"> each instance</w:t>
      </w:r>
      <w:r w:rsidR="00CA3A2C" w:rsidRPr="00621E63">
        <w:t xml:space="preserve">. </w:t>
      </w:r>
      <w:r w:rsidRPr="00621E63">
        <w:t>Different systems may generate different OBX-4 identifiers for the same metric – the only requirement is that the OBX-4 uniquely identifies each instance of a metric within a containment</w:t>
      </w:r>
      <w:r w:rsidR="00CA3A2C" w:rsidRPr="00621E63">
        <w:t xml:space="preserve">. </w:t>
      </w:r>
    </w:p>
    <w:p w14:paraId="5F764C14" w14:textId="77777777" w:rsidR="00B11855" w:rsidRPr="00621E63" w:rsidRDefault="00B15BAF" w:rsidP="00C10546">
      <w:pPr>
        <w:pStyle w:val="BodyText"/>
      </w:pPr>
      <w:r w:rsidRPr="00621E63">
        <w:t>In the OBX-4 field of a metric OBX, t</w:t>
      </w:r>
      <w:r w:rsidR="003D003E" w:rsidRPr="00621E63">
        <w:t>he special value ‘0’ implies an ‘anonymous’ placeholder for the corresponding position in the containment hierarchy</w:t>
      </w:r>
      <w:r w:rsidRPr="00621E63">
        <w:t>. This would be used for</w:t>
      </w:r>
      <w:r w:rsidR="003D003E" w:rsidRPr="00621E63">
        <w:t xml:space="preserve"> an unspecified VMD and/or CHAN</w:t>
      </w:r>
      <w:r w:rsidRPr="00621E63">
        <w:t xml:space="preserve"> (but note that </w:t>
      </w:r>
      <w:r w:rsidR="003D003E" w:rsidRPr="00621E63">
        <w:t xml:space="preserve">when the '0' is part of a sequence of trailing '0' entries signifying that the dotted notation identifies data related to an MDS, VMD, or channel rather than a metric </w:t>
      </w:r>
      <w:r w:rsidRPr="00621E63">
        <w:t>as described above</w:t>
      </w:r>
      <w:r w:rsidR="003D003E" w:rsidRPr="00621E63">
        <w:t>).</w:t>
      </w:r>
    </w:p>
    <w:p w14:paraId="58518464" w14:textId="77777777" w:rsidR="00B11855" w:rsidRPr="00621E63" w:rsidRDefault="003D003E" w:rsidP="00C10546">
      <w:pPr>
        <w:pStyle w:val="BodyText"/>
      </w:pPr>
      <w:r w:rsidRPr="00621E63">
        <w:t xml:space="preserve">IEEE 11073-20601 for Personal Health Devices </w:t>
      </w:r>
      <w:r w:rsidR="00C93762" w:rsidRPr="00621E63">
        <w:t xml:space="preserve">uses a 'flattened' device representation and thus </w:t>
      </w:r>
      <w:r w:rsidRPr="00621E63">
        <w:t>does not use the VMD</w:t>
      </w:r>
      <w:r w:rsidR="00C93762" w:rsidRPr="00621E63">
        <w:t xml:space="preserve"> or CHAN levels, </w:t>
      </w:r>
      <w:r w:rsidR="00B15BAF" w:rsidRPr="00621E63">
        <w:t xml:space="preserve">so these levels will be '0', consistent with the rule just given. For example, an OBX-4 value of </w:t>
      </w:r>
      <w:r w:rsidR="00C93762" w:rsidRPr="00621E63">
        <w:t>1.0.0.1 c</w:t>
      </w:r>
      <w:r w:rsidRPr="00621E63">
        <w:t>ould be used</w:t>
      </w:r>
      <w:r w:rsidR="00C93762" w:rsidRPr="00621E63">
        <w:t xml:space="preserve">, </w:t>
      </w:r>
      <w:r w:rsidRPr="00621E63">
        <w:t>for the observation hierarchy MDC_DEV_SPEC_PROFILE_ PULS_OX</w:t>
      </w:r>
      <w:r w:rsidR="00B15BAF" w:rsidRPr="00621E63">
        <w:t>IM/&lt;no VMD&gt;/&lt;No channel&gt;/</w:t>
      </w:r>
      <w:r w:rsidRPr="00621E63">
        <w:t>MDC_PULS_OXIM_PULS_RATE.</w:t>
      </w:r>
    </w:p>
    <w:p w14:paraId="4A50C419" w14:textId="77777777" w:rsidR="00B11855" w:rsidRPr="00621E63" w:rsidRDefault="003D003E" w:rsidP="00C10546">
      <w:pPr>
        <w:pStyle w:val="BodyText"/>
      </w:pPr>
      <w:r w:rsidRPr="00621E63">
        <w:t>The values of the 'dotted notations' of the OBX segments associated with a particular OBR (forming an ORDER_OBSERVATION segment group) establish a nested hierarchical arrangement representing the containment of lower-level within higher-level construc</w:t>
      </w:r>
      <w:r w:rsidR="00DF4204" w:rsidRPr="00621E63">
        <w:t>ts (for example, all metric OBX</w:t>
      </w:r>
      <w:r w:rsidRPr="00621E63">
        <w:t>s with a dotted notation beginning with '1.2' belong to the second VMD of the first MDS). This is exploited to support a form of inheritance for time stamps (see Section B.7.2 Time Stamps and Time Synchronization) so that, for example, a time stamp given in OBX-14 at the channel level applies to all metrics contained within that channel unless overridden by a time stamp in OBX-14 in the metric itself.</w:t>
      </w:r>
    </w:p>
    <w:p w14:paraId="177FCFC5" w14:textId="77777777" w:rsidR="00CE6ED0" w:rsidRPr="00621E63" w:rsidRDefault="00761B9B" w:rsidP="00C10546">
      <w:pPr>
        <w:pStyle w:val="BodyText"/>
      </w:pPr>
      <w:r w:rsidRPr="00621E63">
        <w:rPr>
          <w:b/>
        </w:rPr>
        <w:t>Expected future usage, not supported in current version of the Technical Framework</w:t>
      </w:r>
      <w:r w:rsidRPr="00621E63">
        <w:t xml:space="preserve">: </w:t>
      </w:r>
      <w:r w:rsidR="00CE6ED0" w:rsidRPr="00621E63">
        <w:t xml:space="preserve">If it is desired to add OBX segments giving values for attributes of an MDS, VMD, or channel, that is, information about the MDS, VMD or channel itself rather than a contained metric (for example, the battery state of a portable monitor which applies to the whole device rather than to a particular metric, or the off-on state of a module corresponding to a VMD), the OBX segments giving the information should immediately follow the relevant 'device-related' OBX segment, and should have as its OBX-4 value the OBX-4 value of the relevant MDS, VMD, or channel, </w:t>
      </w:r>
      <w:r w:rsidR="00CE6ED0" w:rsidRPr="00621E63">
        <w:lastRenderedPageBreak/>
        <w:t>followed by</w:t>
      </w:r>
      <w:r w:rsidR="00DF4204" w:rsidRPr="00621E63">
        <w:t xml:space="preserve"> </w:t>
      </w:r>
      <w:r w:rsidR="00CE6ED0" w:rsidRPr="00621E63">
        <w:t>a non-zero facet number</w:t>
      </w:r>
      <w:r w:rsidR="00C93762" w:rsidRPr="00621E63">
        <w:t>. Multiple attributes of this kind shall have distinct facet numbers.</w:t>
      </w:r>
    </w:p>
    <w:p w14:paraId="1D52867F" w14:textId="794662BE" w:rsidR="00A34843" w:rsidRPr="00621E63" w:rsidRDefault="00800492" w:rsidP="00800492">
      <w:pPr>
        <w:pStyle w:val="Heading3"/>
        <w:numPr>
          <w:ilvl w:val="0"/>
          <w:numId w:val="0"/>
        </w:numPr>
        <w:rPr>
          <w:noProof w:val="0"/>
        </w:rPr>
        <w:pPrChange w:id="2339" w:author="Mary Jungers" w:date="2019-11-13T19:01:00Z">
          <w:pPr>
            <w:pStyle w:val="AppendixHeading3"/>
          </w:pPr>
        </w:pPrChange>
      </w:pPr>
      <w:bookmarkStart w:id="2340" w:name="_Toc24650520"/>
      <w:ins w:id="2341" w:author="Mary Jungers" w:date="2019-11-13T19:01:00Z">
        <w:r w:rsidRPr="00621E63">
          <w:rPr>
            <w:noProof w:val="0"/>
          </w:rPr>
          <w:t xml:space="preserve">B.8.4 </w:t>
        </w:r>
      </w:ins>
      <w:r w:rsidR="00A34843" w:rsidRPr="00621E63">
        <w:rPr>
          <w:noProof w:val="0"/>
        </w:rPr>
        <w:t>Dictionary ordering of 'device-related' and 'metric-related' OBX segments</w:t>
      </w:r>
      <w:bookmarkEnd w:id="2340"/>
    </w:p>
    <w:p w14:paraId="01FE6605" w14:textId="77777777" w:rsidR="00B11855" w:rsidRPr="00621E63" w:rsidRDefault="003D003E" w:rsidP="00C10546">
      <w:pPr>
        <w:pStyle w:val="BodyText"/>
      </w:pPr>
      <w:r w:rsidRPr="00621E63">
        <w:t>To facilitate processing and use of this containment hierarchy, OBX segments should be arranged in "dictionary order" of dotted notations</w:t>
      </w:r>
      <w:r w:rsidR="00A34843" w:rsidRPr="00621E63">
        <w:t xml:space="preserve">. This implies that, although numbers assigned to MDS, VMD, and channels need not constrained to start at one and step upward by one (although for simplicity the examples in this document will </w:t>
      </w:r>
      <w:r w:rsidR="007A6B87" w:rsidRPr="00621E63">
        <w:t xml:space="preserve">usually </w:t>
      </w:r>
      <w:r w:rsidR="00A34843" w:rsidRPr="00621E63">
        <w:t>do so)</w:t>
      </w:r>
      <w:r w:rsidRPr="00621E63">
        <w:t xml:space="preserve">, </w:t>
      </w:r>
      <w:r w:rsidR="00A34843" w:rsidRPr="00621E63">
        <w:t>the magnitude of the numbers are significant as they will be used as the basis of sorting. Dict</w:t>
      </w:r>
      <w:r w:rsidR="00C93762" w:rsidRPr="00621E63">
        <w:t>i</w:t>
      </w:r>
      <w:r w:rsidR="00A34843" w:rsidRPr="00621E63">
        <w:t>onary order means</w:t>
      </w:r>
      <w:r w:rsidRPr="00621E63">
        <w:t xml:space="preserve"> for example that all metrics belonging to the second channel should appear together in order of their metric-level element of the dotted notation (x.y.2.1, x.y.2.2, etc.) after any metrics belonging to the first channel (x.y.1.z) and before any metrics belonging to the third channel (x.y.3.z). Similarly, all OBX segments belonging to the </w:t>
      </w:r>
      <w:r w:rsidR="00A4475D" w:rsidRPr="00621E63">
        <w:t xml:space="preserve">first </w:t>
      </w:r>
      <w:r w:rsidRPr="00621E63">
        <w:t xml:space="preserve">VMD should be placed before those belonging to the second, and so </w:t>
      </w:r>
      <w:r w:rsidR="007A6B87" w:rsidRPr="00621E63">
        <w:t>on</w:t>
      </w:r>
      <w:r w:rsidRPr="00621E63">
        <w:t xml:space="preserve">. This scheme may be used for '0' values in any position simply by inserting them in the sort order before '1' values (simple numeric sort within dot position). Note that this is not a simple string sort, because of the possibility that the numbers in a particular level may be more than a single digit long (e.g., 1.11.2.3). </w:t>
      </w:r>
    </w:p>
    <w:p w14:paraId="179C83EB" w14:textId="77777777" w:rsidR="00B11855" w:rsidRPr="00621E63" w:rsidRDefault="003D003E" w:rsidP="00C10546">
      <w:pPr>
        <w:pStyle w:val="BodyText"/>
      </w:pPr>
      <w:r w:rsidRPr="00621E63">
        <w:t>This ‘dictionary order’ should also be applied to device-related as well as to metric OBX segments: all MDS device-related segments for the first device should precede all VMD device-related segments for the first VMD of the first device, which in turn should precede any channel device-related segment(s) for the first channel, if any, of the first device (recall that channels are optional), and any channel segments should precede all the metric OBX segments of the first VMD and channel of the first device. The order goes to the second channel of the first VMD if any, and so on until the contents of all the channels of the first VMD have been given, then device-related segments for the second VMD, and so on in a similar fashion. (</w:t>
      </w:r>
      <w:r w:rsidR="007A6B87" w:rsidRPr="00621E63">
        <w:t xml:space="preserve">In programming terms, this is </w:t>
      </w:r>
      <w:r w:rsidRPr="00621E63">
        <w:t>a depth-first traversal of the 11073 “containment tree” of the objects in the device).</w:t>
      </w:r>
    </w:p>
    <w:p w14:paraId="6A7D8764" w14:textId="77777777" w:rsidR="002F16E3" w:rsidRPr="00621E63" w:rsidRDefault="002F16E3" w:rsidP="00C10546">
      <w:pPr>
        <w:pStyle w:val="BodyText"/>
      </w:pPr>
      <w:r w:rsidRPr="00621E63">
        <w:t>The following illustration shows the OBX-4 values in a legal "dictionary order" message. It is merely one illustration and not normative. For example, the numbers don't need to start at one and increase by one at each level. The aspects that are required are:</w:t>
      </w:r>
    </w:p>
    <w:p w14:paraId="6CC000EF" w14:textId="77777777" w:rsidR="00E13F58" w:rsidRPr="00621E63" w:rsidRDefault="00E13F58" w:rsidP="00BD161D">
      <w:pPr>
        <w:pStyle w:val="ListNumber2"/>
        <w:numPr>
          <w:ilvl w:val="0"/>
          <w:numId w:val="20"/>
        </w:numPr>
      </w:pPr>
      <w:r w:rsidRPr="00621E63">
        <w:t>Each OBX segment has a distinct OBX-4 value</w:t>
      </w:r>
      <w:r w:rsidR="00CB0A15" w:rsidRPr="00621E63">
        <w:t xml:space="preserve"> and no</w:t>
      </w:r>
      <w:r w:rsidR="00F47093" w:rsidRPr="00621E63">
        <w:t xml:space="preserve"> device or metric OBX segment is repeated</w:t>
      </w:r>
      <w:r w:rsidR="00CB0A15" w:rsidRPr="00621E63">
        <w:t xml:space="preserve"> within an ORDER_OBSERVATION segment group (that is, under one OBR segment)</w:t>
      </w:r>
      <w:r w:rsidRPr="00621E63">
        <w:t>.</w:t>
      </w:r>
    </w:p>
    <w:p w14:paraId="1CF0C976" w14:textId="77777777" w:rsidR="00CB0A15" w:rsidRPr="00621E63" w:rsidRDefault="00CB0A15" w:rsidP="00C10546">
      <w:pPr>
        <w:pStyle w:val="ListNumber2"/>
      </w:pPr>
      <w:r w:rsidRPr="00621E63">
        <w:t xml:space="preserve">A distinct value for an OBX-4 component of an OBX-4 value implies that the corresponding element (MDS, VMD, Channel, Metric) is distinct, and the same value of a component always implies the same corresponding </w:t>
      </w:r>
      <w:r w:rsidR="00F47093" w:rsidRPr="00621E63">
        <w:t>entity</w:t>
      </w:r>
      <w:r w:rsidRPr="00621E63">
        <w:t xml:space="preserve"> in all OBX segments.</w:t>
      </w:r>
    </w:p>
    <w:p w14:paraId="5C6D786D" w14:textId="77777777" w:rsidR="002F16E3" w:rsidRPr="00621E63" w:rsidRDefault="002F16E3" w:rsidP="00C10546">
      <w:pPr>
        <w:pStyle w:val="ListNumber2"/>
      </w:pPr>
      <w:r w:rsidRPr="00621E63">
        <w:t xml:space="preserve">The </w:t>
      </w:r>
      <w:r w:rsidR="00E13F58" w:rsidRPr="00621E63">
        <w:t xml:space="preserve">sequences of MDS, VMD, Channel, and Metric </w:t>
      </w:r>
      <w:r w:rsidRPr="00621E63">
        <w:t>numbers</w:t>
      </w:r>
      <w:r w:rsidR="00E13F58" w:rsidRPr="00621E63">
        <w:t xml:space="preserve"> in the OBX-4 value</w:t>
      </w:r>
      <w:r w:rsidRPr="00621E63">
        <w:t xml:space="preserve"> </w:t>
      </w:r>
      <w:r w:rsidR="00E13F58" w:rsidRPr="00621E63">
        <w:t>shall</w:t>
      </w:r>
      <w:r w:rsidRPr="00621E63">
        <w:t xml:space="preserve"> be in dictionary (lexicographic) order</w:t>
      </w:r>
      <w:r w:rsidR="00E13F58" w:rsidRPr="00621E63">
        <w:t xml:space="preserve"> following the usual mathematical definition (see, for example, </w:t>
      </w:r>
      <w:hyperlink r:id="rId62" w:history="1">
        <w:r w:rsidR="00E13F58" w:rsidRPr="00621E63">
          <w:rPr>
            <w:rStyle w:val="Hyperlink"/>
          </w:rPr>
          <w:t>https://en.wikipedia.org/wiki/Lexicographical_order</w:t>
        </w:r>
      </w:hyperlink>
      <w:r w:rsidR="00E13F58" w:rsidRPr="00621E63">
        <w:t>)</w:t>
      </w:r>
      <w:r w:rsidRPr="00621E63">
        <w:t>.</w:t>
      </w:r>
      <w:r w:rsidR="00D639E4" w:rsidRPr="00621E63">
        <w:t xml:space="preserve"> An acceptable variation is to include all device-related OBX segments with their OBX-4 values in dictionary order, followed by all metric OBX segments in lexicographic order – this also </w:t>
      </w:r>
      <w:r w:rsidR="00585576" w:rsidRPr="00621E63">
        <w:t>achieves</w:t>
      </w:r>
      <w:r w:rsidR="00D639E4" w:rsidRPr="00621E63">
        <w:t xml:space="preserve"> the design goal of having all references from metric OBX segments to device-related segments be references to information sent earlier in the data stream.</w:t>
      </w:r>
    </w:p>
    <w:p w14:paraId="3664F80A" w14:textId="0F527DAD" w:rsidR="00CB0A15" w:rsidRPr="00621E63" w:rsidRDefault="00E13F58" w:rsidP="00CF5627">
      <w:pPr>
        <w:pStyle w:val="ListNumber2"/>
      </w:pPr>
      <w:r w:rsidRPr="00621E63">
        <w:lastRenderedPageBreak/>
        <w:t xml:space="preserve">If follows from </w:t>
      </w:r>
      <w:r w:rsidR="002E102A" w:rsidRPr="00621E63">
        <w:t>this</w:t>
      </w:r>
      <w:r w:rsidRPr="00621E63">
        <w:t xml:space="preserve"> and the structure and rules already given for OBX-4 components, that t</w:t>
      </w:r>
      <w:r w:rsidR="002F16E3" w:rsidRPr="00621E63">
        <w:t>he metric OBX segments follow their corresponding device-related OBX segments.</w:t>
      </w:r>
    </w:p>
    <w:p w14:paraId="5A8C6EA0" w14:textId="77777777" w:rsidR="007A6B87" w:rsidRPr="00621E63" w:rsidRDefault="005741A0" w:rsidP="00CF5627">
      <w:pPr>
        <w:pStyle w:val="TableTitle"/>
      </w:pPr>
      <w:r w:rsidRPr="00621E63">
        <w:t>"Dictionary order" illustration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6"/>
        <w:gridCol w:w="7296"/>
      </w:tblGrid>
      <w:tr w:rsidR="005741A0" w:rsidRPr="00621E63" w14:paraId="08F91343" w14:textId="77777777" w:rsidTr="00C10546">
        <w:tc>
          <w:tcPr>
            <w:tcW w:w="1980" w:type="dxa"/>
            <w:shd w:val="clear" w:color="auto" w:fill="D9D9D9"/>
          </w:tcPr>
          <w:p w14:paraId="587CC58B" w14:textId="77777777" w:rsidR="005741A0" w:rsidRPr="00621E63" w:rsidRDefault="005741A0" w:rsidP="00C10546">
            <w:pPr>
              <w:pStyle w:val="TableEntryHeader"/>
            </w:pPr>
            <w:r w:rsidRPr="00621E63">
              <w:t>OBX-4 value</w:t>
            </w:r>
          </w:p>
        </w:tc>
        <w:tc>
          <w:tcPr>
            <w:tcW w:w="7488" w:type="dxa"/>
            <w:shd w:val="clear" w:color="auto" w:fill="D9D9D9"/>
          </w:tcPr>
          <w:p w14:paraId="45B34208" w14:textId="77777777" w:rsidR="005741A0" w:rsidRPr="00621E63" w:rsidRDefault="005741A0" w:rsidP="00C10546">
            <w:pPr>
              <w:pStyle w:val="TableEntryHeader"/>
            </w:pPr>
            <w:r w:rsidRPr="00621E63">
              <w:t>Comment</w:t>
            </w:r>
          </w:p>
        </w:tc>
      </w:tr>
      <w:tr w:rsidR="005741A0" w:rsidRPr="00621E63" w14:paraId="3A84E731" w14:textId="77777777" w:rsidTr="00C10546">
        <w:tc>
          <w:tcPr>
            <w:tcW w:w="1980" w:type="dxa"/>
            <w:shd w:val="clear" w:color="auto" w:fill="auto"/>
          </w:tcPr>
          <w:p w14:paraId="5664A976" w14:textId="77777777" w:rsidR="005741A0" w:rsidRPr="00621E63" w:rsidRDefault="005741A0" w:rsidP="00C10546">
            <w:pPr>
              <w:pStyle w:val="TableEntry"/>
            </w:pPr>
            <w:r w:rsidRPr="00621E63">
              <w:t>1.0.0.0</w:t>
            </w:r>
          </w:p>
        </w:tc>
        <w:tc>
          <w:tcPr>
            <w:tcW w:w="7488" w:type="dxa"/>
            <w:shd w:val="clear" w:color="auto" w:fill="auto"/>
          </w:tcPr>
          <w:p w14:paraId="6EC5EF94" w14:textId="77777777" w:rsidR="005741A0" w:rsidRPr="00621E63" w:rsidRDefault="005741A0" w:rsidP="00C10546">
            <w:pPr>
              <w:pStyle w:val="TableEntry"/>
            </w:pPr>
            <w:r w:rsidRPr="00621E63">
              <w:t>MDS 'device-related' OBX</w:t>
            </w:r>
          </w:p>
        </w:tc>
      </w:tr>
      <w:tr w:rsidR="005741A0" w:rsidRPr="00621E63" w14:paraId="4FAAA495" w14:textId="77777777" w:rsidTr="00C10546">
        <w:tc>
          <w:tcPr>
            <w:tcW w:w="1980" w:type="dxa"/>
            <w:shd w:val="clear" w:color="auto" w:fill="auto"/>
          </w:tcPr>
          <w:p w14:paraId="17A62855" w14:textId="77777777" w:rsidR="005741A0" w:rsidRPr="00621E63" w:rsidRDefault="005741A0" w:rsidP="00C10546">
            <w:pPr>
              <w:pStyle w:val="TableEntry"/>
            </w:pPr>
            <w:r w:rsidRPr="00621E63">
              <w:t>1.1.0.0</w:t>
            </w:r>
          </w:p>
        </w:tc>
        <w:tc>
          <w:tcPr>
            <w:tcW w:w="7488" w:type="dxa"/>
            <w:shd w:val="clear" w:color="auto" w:fill="auto"/>
          </w:tcPr>
          <w:p w14:paraId="5C65FD13" w14:textId="77777777" w:rsidR="005741A0" w:rsidRPr="00621E63" w:rsidRDefault="005741A0" w:rsidP="00C10546">
            <w:pPr>
              <w:pStyle w:val="TableEntry"/>
            </w:pPr>
            <w:r w:rsidRPr="00621E63">
              <w:t>VMD 1 within MDS 1 'device-related' OBX</w:t>
            </w:r>
          </w:p>
        </w:tc>
      </w:tr>
      <w:tr w:rsidR="005741A0" w:rsidRPr="00621E63" w14:paraId="78F5AE3C" w14:textId="77777777" w:rsidTr="00C10546">
        <w:tc>
          <w:tcPr>
            <w:tcW w:w="1980" w:type="dxa"/>
            <w:shd w:val="clear" w:color="auto" w:fill="auto"/>
          </w:tcPr>
          <w:p w14:paraId="6078CA6F" w14:textId="77777777" w:rsidR="005741A0" w:rsidRPr="00621E63" w:rsidRDefault="005741A0" w:rsidP="00C10546">
            <w:pPr>
              <w:pStyle w:val="TableEntry"/>
            </w:pPr>
            <w:r w:rsidRPr="00621E63">
              <w:t>1.1.1.0</w:t>
            </w:r>
          </w:p>
        </w:tc>
        <w:tc>
          <w:tcPr>
            <w:tcW w:w="7488" w:type="dxa"/>
            <w:shd w:val="clear" w:color="auto" w:fill="auto"/>
          </w:tcPr>
          <w:p w14:paraId="14FAEA28" w14:textId="77777777" w:rsidR="005741A0" w:rsidRPr="00621E63" w:rsidRDefault="005741A0" w:rsidP="00C10546">
            <w:pPr>
              <w:pStyle w:val="TableEntry"/>
            </w:pPr>
            <w:r w:rsidRPr="00621E63">
              <w:t>Channel 1 within VMD 1 within MDS 1 'device-related' OBX</w:t>
            </w:r>
          </w:p>
        </w:tc>
      </w:tr>
      <w:tr w:rsidR="005741A0" w:rsidRPr="00621E63" w14:paraId="1F500FE6" w14:textId="77777777" w:rsidTr="00C10546">
        <w:tc>
          <w:tcPr>
            <w:tcW w:w="1980" w:type="dxa"/>
            <w:shd w:val="clear" w:color="auto" w:fill="auto"/>
          </w:tcPr>
          <w:p w14:paraId="042A2C5C" w14:textId="77777777" w:rsidR="005741A0" w:rsidRPr="00621E63" w:rsidRDefault="005741A0" w:rsidP="00C10546">
            <w:pPr>
              <w:pStyle w:val="TableEntry"/>
            </w:pPr>
            <w:r w:rsidRPr="00621E63">
              <w:t>1.1.1.1</w:t>
            </w:r>
          </w:p>
        </w:tc>
        <w:tc>
          <w:tcPr>
            <w:tcW w:w="7488" w:type="dxa"/>
            <w:shd w:val="clear" w:color="auto" w:fill="auto"/>
          </w:tcPr>
          <w:p w14:paraId="60F482F0" w14:textId="77777777" w:rsidR="005741A0" w:rsidRPr="00621E63" w:rsidRDefault="005741A0" w:rsidP="00C10546">
            <w:pPr>
              <w:pStyle w:val="TableEntry"/>
            </w:pPr>
            <w:r w:rsidRPr="00621E63">
              <w:t>Metric 1 within Channel 1 within VMD 1 within MDS 1 metric OBX</w:t>
            </w:r>
          </w:p>
        </w:tc>
      </w:tr>
      <w:tr w:rsidR="005741A0" w:rsidRPr="00621E63" w14:paraId="3C8047EB" w14:textId="77777777" w:rsidTr="00C10546">
        <w:tc>
          <w:tcPr>
            <w:tcW w:w="1980" w:type="dxa"/>
            <w:shd w:val="clear" w:color="auto" w:fill="auto"/>
          </w:tcPr>
          <w:p w14:paraId="5D7EB4CF" w14:textId="77777777" w:rsidR="005741A0" w:rsidRPr="00621E63" w:rsidRDefault="005741A0" w:rsidP="00C10546">
            <w:pPr>
              <w:pStyle w:val="TableEntry"/>
            </w:pPr>
            <w:r w:rsidRPr="00621E63">
              <w:t>1.1.1.2</w:t>
            </w:r>
          </w:p>
        </w:tc>
        <w:tc>
          <w:tcPr>
            <w:tcW w:w="7488" w:type="dxa"/>
            <w:shd w:val="clear" w:color="auto" w:fill="auto"/>
          </w:tcPr>
          <w:p w14:paraId="60EB4343" w14:textId="77777777" w:rsidR="005741A0" w:rsidRPr="00621E63" w:rsidRDefault="005741A0" w:rsidP="00C10546">
            <w:pPr>
              <w:pStyle w:val="TableEntry"/>
            </w:pPr>
            <w:r w:rsidRPr="00621E63">
              <w:t>Metric 2 within Channel 1 within VMD 1 within MDS 1 metric OBX</w:t>
            </w:r>
          </w:p>
        </w:tc>
      </w:tr>
      <w:tr w:rsidR="005741A0" w:rsidRPr="00621E63" w14:paraId="528195F8" w14:textId="77777777" w:rsidTr="00C10546">
        <w:tc>
          <w:tcPr>
            <w:tcW w:w="1980" w:type="dxa"/>
            <w:shd w:val="clear" w:color="auto" w:fill="auto"/>
          </w:tcPr>
          <w:p w14:paraId="2053CF66" w14:textId="77777777" w:rsidR="005741A0" w:rsidRPr="00621E63" w:rsidRDefault="005741A0" w:rsidP="00C10546">
            <w:pPr>
              <w:pStyle w:val="TableEntry"/>
            </w:pPr>
            <w:r w:rsidRPr="00621E63">
              <w:t>1.1.2.0</w:t>
            </w:r>
          </w:p>
        </w:tc>
        <w:tc>
          <w:tcPr>
            <w:tcW w:w="7488" w:type="dxa"/>
            <w:shd w:val="clear" w:color="auto" w:fill="auto"/>
          </w:tcPr>
          <w:p w14:paraId="4A484B67" w14:textId="77777777" w:rsidR="005741A0" w:rsidRPr="00621E63" w:rsidRDefault="005741A0" w:rsidP="00C10546">
            <w:pPr>
              <w:pStyle w:val="TableEntry"/>
            </w:pPr>
            <w:r w:rsidRPr="00621E63">
              <w:t>Channel 2 within VMD 1 within MDS 1 'device-related' OBX</w:t>
            </w:r>
          </w:p>
        </w:tc>
      </w:tr>
      <w:tr w:rsidR="005741A0" w:rsidRPr="00621E63" w14:paraId="671BC9FE" w14:textId="77777777" w:rsidTr="00C10546">
        <w:tc>
          <w:tcPr>
            <w:tcW w:w="1980" w:type="dxa"/>
            <w:shd w:val="clear" w:color="auto" w:fill="auto"/>
          </w:tcPr>
          <w:p w14:paraId="506325FB" w14:textId="77777777" w:rsidR="005741A0" w:rsidRPr="00621E63" w:rsidRDefault="005741A0" w:rsidP="00C10546">
            <w:pPr>
              <w:pStyle w:val="TableEntry"/>
            </w:pPr>
            <w:r w:rsidRPr="00621E63">
              <w:t>1.1.</w:t>
            </w:r>
            <w:r w:rsidR="00E13F58" w:rsidRPr="00621E63">
              <w:t>2</w:t>
            </w:r>
            <w:r w:rsidRPr="00621E63">
              <w:t>.1</w:t>
            </w:r>
          </w:p>
        </w:tc>
        <w:tc>
          <w:tcPr>
            <w:tcW w:w="7488" w:type="dxa"/>
            <w:shd w:val="clear" w:color="auto" w:fill="auto"/>
          </w:tcPr>
          <w:p w14:paraId="06B4F4B0" w14:textId="77777777" w:rsidR="005741A0" w:rsidRPr="00621E63" w:rsidRDefault="005741A0" w:rsidP="00C10546">
            <w:pPr>
              <w:pStyle w:val="TableEntry"/>
            </w:pPr>
            <w:r w:rsidRPr="00621E63">
              <w:t>Metric 1 within Channel 2 within VMD 1 within MDS 1 metric OBX</w:t>
            </w:r>
          </w:p>
        </w:tc>
      </w:tr>
      <w:tr w:rsidR="005741A0" w:rsidRPr="00621E63" w14:paraId="574E52F5" w14:textId="77777777" w:rsidTr="00C10546">
        <w:tc>
          <w:tcPr>
            <w:tcW w:w="1980" w:type="dxa"/>
            <w:shd w:val="clear" w:color="auto" w:fill="auto"/>
          </w:tcPr>
          <w:p w14:paraId="30210F1C" w14:textId="77777777" w:rsidR="005741A0" w:rsidRPr="00621E63" w:rsidRDefault="005741A0" w:rsidP="00C10546">
            <w:pPr>
              <w:pStyle w:val="TableEntry"/>
            </w:pPr>
            <w:r w:rsidRPr="00621E63">
              <w:t>1.2.0.0</w:t>
            </w:r>
          </w:p>
        </w:tc>
        <w:tc>
          <w:tcPr>
            <w:tcW w:w="7488" w:type="dxa"/>
            <w:shd w:val="clear" w:color="auto" w:fill="auto"/>
          </w:tcPr>
          <w:p w14:paraId="7F4D65FB" w14:textId="77777777" w:rsidR="005741A0" w:rsidRPr="00621E63" w:rsidRDefault="005741A0" w:rsidP="00C10546">
            <w:pPr>
              <w:pStyle w:val="TableEntry"/>
            </w:pPr>
            <w:r w:rsidRPr="00621E63">
              <w:t>VMD 2 within MDS 1 'device-related' OBX</w:t>
            </w:r>
          </w:p>
        </w:tc>
      </w:tr>
      <w:tr w:rsidR="005741A0" w:rsidRPr="00621E63" w14:paraId="40BA380D" w14:textId="77777777" w:rsidTr="00C10546">
        <w:tc>
          <w:tcPr>
            <w:tcW w:w="1980" w:type="dxa"/>
            <w:shd w:val="clear" w:color="auto" w:fill="auto"/>
          </w:tcPr>
          <w:p w14:paraId="72D155BF" w14:textId="77777777" w:rsidR="005741A0" w:rsidRPr="00621E63" w:rsidRDefault="005741A0" w:rsidP="00C10546">
            <w:pPr>
              <w:pStyle w:val="TableEntry"/>
            </w:pPr>
            <w:r w:rsidRPr="00621E63">
              <w:t>1.</w:t>
            </w:r>
            <w:r w:rsidR="00E13F58" w:rsidRPr="00621E63">
              <w:t>2</w:t>
            </w:r>
            <w:r w:rsidRPr="00621E63">
              <w:t>.0.1</w:t>
            </w:r>
          </w:p>
        </w:tc>
        <w:tc>
          <w:tcPr>
            <w:tcW w:w="7488" w:type="dxa"/>
            <w:shd w:val="clear" w:color="auto" w:fill="auto"/>
          </w:tcPr>
          <w:p w14:paraId="63D36AEF" w14:textId="77777777" w:rsidR="005741A0" w:rsidRPr="00621E63" w:rsidRDefault="005741A0" w:rsidP="00C10546">
            <w:pPr>
              <w:pStyle w:val="TableEntry"/>
            </w:pPr>
            <w:r w:rsidRPr="00621E63">
              <w:t>Metric 1 within VMD 2 within MDS 1 metric OBX (Note: this VMD has no channels, so channel entry in OBX-4 is zero</w:t>
            </w:r>
            <w:r w:rsidR="00D639E4" w:rsidRPr="00621E63">
              <w:t xml:space="preserve"> and no device-related OBX segment for channel is included</w:t>
            </w:r>
            <w:r w:rsidRPr="00621E63">
              <w:t>)</w:t>
            </w:r>
          </w:p>
        </w:tc>
      </w:tr>
      <w:tr w:rsidR="005741A0" w:rsidRPr="00621E63" w14:paraId="4A2289BE" w14:textId="77777777" w:rsidTr="00C10546">
        <w:tc>
          <w:tcPr>
            <w:tcW w:w="1980" w:type="dxa"/>
            <w:shd w:val="clear" w:color="auto" w:fill="auto"/>
          </w:tcPr>
          <w:p w14:paraId="430533C6" w14:textId="77777777" w:rsidR="005741A0" w:rsidRPr="00621E63" w:rsidRDefault="005741A0" w:rsidP="00C10546">
            <w:pPr>
              <w:pStyle w:val="TableEntry"/>
            </w:pPr>
            <w:r w:rsidRPr="00621E63">
              <w:t>2.0.0.0</w:t>
            </w:r>
          </w:p>
        </w:tc>
        <w:tc>
          <w:tcPr>
            <w:tcW w:w="7488" w:type="dxa"/>
            <w:shd w:val="clear" w:color="auto" w:fill="auto"/>
          </w:tcPr>
          <w:p w14:paraId="399FFFBB" w14:textId="77777777" w:rsidR="005741A0" w:rsidRPr="00621E63" w:rsidRDefault="005741A0" w:rsidP="00C10546">
            <w:pPr>
              <w:pStyle w:val="TableEntry"/>
            </w:pPr>
            <w:r w:rsidRPr="00621E63">
              <w:t>MDS 2 'device-related' OBX</w:t>
            </w:r>
          </w:p>
        </w:tc>
      </w:tr>
      <w:tr w:rsidR="002F16E3" w:rsidRPr="00621E63" w14:paraId="02EF9C54" w14:textId="77777777" w:rsidTr="00C10546">
        <w:tc>
          <w:tcPr>
            <w:tcW w:w="1980" w:type="dxa"/>
            <w:shd w:val="clear" w:color="auto" w:fill="auto"/>
          </w:tcPr>
          <w:p w14:paraId="2A0B0B93" w14:textId="77777777" w:rsidR="002F16E3" w:rsidRPr="00621E63" w:rsidRDefault="002F16E3" w:rsidP="00C10546">
            <w:pPr>
              <w:pStyle w:val="TableEntry"/>
            </w:pPr>
          </w:p>
        </w:tc>
        <w:tc>
          <w:tcPr>
            <w:tcW w:w="7488" w:type="dxa"/>
            <w:shd w:val="clear" w:color="auto" w:fill="auto"/>
          </w:tcPr>
          <w:p w14:paraId="04C7E02C" w14:textId="77777777" w:rsidR="002F16E3" w:rsidRPr="00621E63" w:rsidRDefault="002F16E3" w:rsidP="00C10546">
            <w:pPr>
              <w:pStyle w:val="TableEntry"/>
            </w:pPr>
            <w:r w:rsidRPr="00621E63">
              <w:t>(and so on)</w:t>
            </w:r>
          </w:p>
        </w:tc>
      </w:tr>
    </w:tbl>
    <w:p w14:paraId="3D4CF9AA" w14:textId="77777777" w:rsidR="005741A0" w:rsidRPr="00621E63" w:rsidRDefault="005741A0" w:rsidP="0034511D">
      <w:pPr>
        <w:pStyle w:val="BodyText"/>
      </w:pPr>
    </w:p>
    <w:p w14:paraId="4D12BC9C" w14:textId="5E6350ED" w:rsidR="00B11855" w:rsidRPr="00621E63" w:rsidRDefault="00800492" w:rsidP="00800492">
      <w:pPr>
        <w:pStyle w:val="Heading3"/>
        <w:numPr>
          <w:ilvl w:val="0"/>
          <w:numId w:val="0"/>
        </w:numPr>
        <w:rPr>
          <w:noProof w:val="0"/>
        </w:rPr>
        <w:pPrChange w:id="2342" w:author="Mary Jungers" w:date="2019-11-13T19:02:00Z">
          <w:pPr>
            <w:pStyle w:val="AppendixHeading3"/>
          </w:pPr>
        </w:pPrChange>
      </w:pPr>
      <w:bookmarkStart w:id="2343" w:name="_Toc401769867"/>
      <w:bookmarkStart w:id="2344" w:name="_Toc24650521"/>
      <w:ins w:id="2345" w:author="Mary Jungers" w:date="2019-11-13T19:02:00Z">
        <w:r w:rsidRPr="00621E63">
          <w:rPr>
            <w:noProof w:val="0"/>
          </w:rPr>
          <w:t xml:space="preserve">B.8.5 </w:t>
        </w:r>
      </w:ins>
      <w:r w:rsidR="00995849" w:rsidRPr="00621E63">
        <w:rPr>
          <w:noProof w:val="0"/>
        </w:rPr>
        <w:t>O</w:t>
      </w:r>
      <w:r w:rsidR="003D003E" w:rsidRPr="00621E63">
        <w:rPr>
          <w:noProof w:val="0"/>
        </w:rPr>
        <w:t>BX-4 Sub-id in Alert Communication Management transactions (</w:t>
      </w:r>
      <w:r w:rsidR="00647994" w:rsidRPr="00621E63">
        <w:rPr>
          <w:noProof w:val="0"/>
        </w:rPr>
        <w:t>[</w:t>
      </w:r>
      <w:r w:rsidR="003D003E" w:rsidRPr="00621E63">
        <w:rPr>
          <w:noProof w:val="0"/>
        </w:rPr>
        <w:t>PCD-04</w:t>
      </w:r>
      <w:r w:rsidR="00647994" w:rsidRPr="00621E63">
        <w:rPr>
          <w:noProof w:val="0"/>
        </w:rPr>
        <w:t>]</w:t>
      </w:r>
      <w:r w:rsidR="003D003E" w:rsidRPr="00621E63">
        <w:rPr>
          <w:noProof w:val="0"/>
        </w:rPr>
        <w:t xml:space="preserve">, </w:t>
      </w:r>
      <w:r w:rsidR="00647994" w:rsidRPr="00621E63">
        <w:rPr>
          <w:noProof w:val="0"/>
        </w:rPr>
        <w:t>[</w:t>
      </w:r>
      <w:r w:rsidR="003D003E" w:rsidRPr="00621E63">
        <w:rPr>
          <w:noProof w:val="0"/>
        </w:rPr>
        <w:t>PCD-06</w:t>
      </w:r>
      <w:r w:rsidR="00647994" w:rsidRPr="00621E63">
        <w:rPr>
          <w:noProof w:val="0"/>
        </w:rPr>
        <w:t>]</w:t>
      </w:r>
      <w:r w:rsidR="003D003E" w:rsidRPr="00621E63">
        <w:rPr>
          <w:noProof w:val="0"/>
        </w:rPr>
        <w:t xml:space="preserve">, </w:t>
      </w:r>
      <w:r w:rsidR="00647994" w:rsidRPr="00621E63">
        <w:rPr>
          <w:noProof w:val="0"/>
        </w:rPr>
        <w:t>[</w:t>
      </w:r>
      <w:r w:rsidR="003D003E" w:rsidRPr="00621E63">
        <w:rPr>
          <w:noProof w:val="0"/>
        </w:rPr>
        <w:t>PCD-07</w:t>
      </w:r>
      <w:r w:rsidR="00647994" w:rsidRPr="00621E63">
        <w:rPr>
          <w:noProof w:val="0"/>
        </w:rPr>
        <w:t>]</w:t>
      </w:r>
      <w:r w:rsidR="003D003E" w:rsidRPr="00621E63">
        <w:rPr>
          <w:noProof w:val="0"/>
        </w:rPr>
        <w:t>)</w:t>
      </w:r>
      <w:bookmarkEnd w:id="2343"/>
      <w:bookmarkEnd w:id="2344"/>
    </w:p>
    <w:p w14:paraId="62DA92F2" w14:textId="77777777" w:rsidR="00B11855" w:rsidRPr="00621E63" w:rsidRDefault="003D003E" w:rsidP="00116FF2">
      <w:pPr>
        <w:pStyle w:val="BodyText"/>
      </w:pPr>
      <w:r w:rsidRPr="00621E63">
        <w:t>The 11073 MDS indication is in the OBX-5 Observation Value field of the observation segment occurrence whose OBX-4 Sub-ID field dot notation element 1 maps to the 11073 MDS value.</w:t>
      </w:r>
    </w:p>
    <w:p w14:paraId="76444BCA" w14:textId="77777777" w:rsidR="00B11855" w:rsidRPr="00621E63" w:rsidRDefault="003D003E" w:rsidP="00116FF2">
      <w:pPr>
        <w:pStyle w:val="BodyText"/>
      </w:pPr>
      <w:r w:rsidRPr="00621E63">
        <w:t>The 11073 VMD indication is in the OBX-5 Observation Value field of the observation segment occurrence whose OBX-4 Sub-ID field dot notation element 2 maps to the 11073 VMD value.</w:t>
      </w:r>
    </w:p>
    <w:p w14:paraId="351C8A95" w14:textId="77777777" w:rsidR="00B11855" w:rsidRPr="00621E63" w:rsidRDefault="003D003E" w:rsidP="00116FF2">
      <w:pPr>
        <w:pStyle w:val="BodyText"/>
      </w:pPr>
      <w:r w:rsidRPr="00621E63">
        <w:t>The 11073 CHANNEL indication is in the OBX-5 Observation Value field of the observation segment occurrence whose OBX-4 Sub-ID field dot notation element 3 maps to the 11073 CHANNEL value.</w:t>
      </w:r>
    </w:p>
    <w:p w14:paraId="22FD35E5" w14:textId="77777777" w:rsidR="00B11855" w:rsidRPr="00621E63" w:rsidRDefault="003D003E" w:rsidP="00116FF2">
      <w:pPr>
        <w:pStyle w:val="BodyText"/>
      </w:pPr>
      <w:r w:rsidRPr="00621E63">
        <w:t>The 11073 NU indication is in the OBX-5 Observation Value field of the observation segment occurrence whose OBX-4 Sub-ID field dot notation element 4 (METRIC) maps to the 11073 NU value.</w:t>
      </w:r>
    </w:p>
    <w:p w14:paraId="67095BC5" w14:textId="531B26CA" w:rsidR="00744F22" w:rsidRPr="00621E63" w:rsidRDefault="003D003E" w:rsidP="00116FF2">
      <w:pPr>
        <w:pStyle w:val="BodyText"/>
      </w:pPr>
      <w:r w:rsidRPr="00621E63">
        <w:t xml:space="preserve">In the Alert Communications Management </w:t>
      </w:r>
      <w:r w:rsidR="00CA3A2C" w:rsidRPr="00621E63">
        <w:t>Profile</w:t>
      </w:r>
      <w:r w:rsidRPr="00621E63">
        <w:t xml:space="preserve">, a fifth element, &lt;FACET&gt;, </w:t>
      </w:r>
      <w:r w:rsidR="00693DA1" w:rsidRPr="00621E63">
        <w:t xml:space="preserve">was originally </w:t>
      </w:r>
      <w:r w:rsidRPr="00621E63">
        <w:t xml:space="preserve">added to distinguish the additional </w:t>
      </w:r>
      <w:r w:rsidR="00DA360B" w:rsidRPr="00621E63">
        <w:t>attributes</w:t>
      </w:r>
      <w:r w:rsidRPr="00621E63">
        <w:t xml:space="preserve"> of an alert, such as Alert State, Phase, Inactivation State, and Evidentiary Data</w:t>
      </w:r>
      <w:del w:id="2346" w:author="Mary Jungers" w:date="2019-11-14T13:59:00Z">
        <w:r w:rsidRPr="00621E63" w:rsidDel="00221B4F">
          <w:delText>,</w:delText>
        </w:r>
      </w:del>
      <w:r w:rsidRPr="00621E63">
        <w:t xml:space="preserve"> that must be conveyed in associated additional OBX segments beyond the first</w:t>
      </w:r>
      <w:r w:rsidR="00CA3A2C" w:rsidRPr="00621E63">
        <w:t xml:space="preserve">. </w:t>
      </w:r>
      <w:r w:rsidRPr="00621E63">
        <w:t>They shall be in Facet value sequential ascending order.</w:t>
      </w:r>
    </w:p>
    <w:p w14:paraId="6D127CA4" w14:textId="77777777" w:rsidR="00B11855" w:rsidRPr="00621E63" w:rsidRDefault="00693DA1" w:rsidP="00116FF2">
      <w:pPr>
        <w:pStyle w:val="BodyText"/>
      </w:pPr>
      <w:r w:rsidRPr="00621E63">
        <w:t xml:space="preserve">As of IEEE 11073-10101a the ACM </w:t>
      </w:r>
      <w:r w:rsidR="00FF5580" w:rsidRPr="00621E63">
        <w:t>Profile</w:t>
      </w:r>
      <w:r w:rsidRPr="00621E63">
        <w:t xml:space="preserve"> now has official MDC codes and REFIDs for </w:t>
      </w:r>
      <w:r w:rsidR="00744F22" w:rsidRPr="00621E63">
        <w:t xml:space="preserve">the </w:t>
      </w:r>
      <w:r w:rsidRPr="00621E63">
        <w:t>alert basic containment observations</w:t>
      </w:r>
      <w:r w:rsidR="002E782A" w:rsidRPr="00621E63">
        <w:t xml:space="preserve">. </w:t>
      </w:r>
      <w:r w:rsidRPr="00621E63">
        <w:t>Use of these official values is required</w:t>
      </w:r>
      <w:r w:rsidR="00744F22" w:rsidRPr="00621E63">
        <w:t xml:space="preserve"> for implementations going forward</w:t>
      </w:r>
      <w:r w:rsidR="002E782A" w:rsidRPr="00621E63">
        <w:t xml:space="preserve">. </w:t>
      </w:r>
      <w:r w:rsidRPr="00621E63">
        <w:t>Use of &lt;FACET&gt; is retained for backward compatibility</w:t>
      </w:r>
      <w:r w:rsidR="00744F22" w:rsidRPr="00621E63">
        <w:t xml:space="preserve"> for existing implementations</w:t>
      </w:r>
      <w:r w:rsidRPr="00621E63">
        <w:t>.</w:t>
      </w:r>
    </w:p>
    <w:p w14:paraId="794484E1" w14:textId="5C7D5278" w:rsidR="00B11855" w:rsidRPr="00621E63" w:rsidRDefault="003D003E" w:rsidP="00116FF2">
      <w:pPr>
        <w:pStyle w:val="BodyText"/>
      </w:pPr>
      <w:r w:rsidRPr="00621E63">
        <w:lastRenderedPageBreak/>
        <w:t xml:space="preserve">The FACET </w:t>
      </w:r>
      <w:r w:rsidR="00DA360B" w:rsidRPr="00621E63">
        <w:t>are identified</w:t>
      </w:r>
      <w:r w:rsidRPr="00621E63">
        <w:t xml:space="preserve"> </w:t>
      </w:r>
      <w:r w:rsidR="00E86B15" w:rsidRPr="00621E63">
        <w:t xml:space="preserve">by </w:t>
      </w:r>
      <w:r w:rsidRPr="00621E63">
        <w:t>their associated OBX-3 Observation Identifier</w:t>
      </w:r>
      <w:r w:rsidR="00CA3A2C" w:rsidRPr="00621E63">
        <w:t xml:space="preserve">. </w:t>
      </w:r>
      <w:r w:rsidRPr="00621E63">
        <w:t xml:space="preserve">Refer to the OBX-3 Value column in </w:t>
      </w:r>
      <w:r w:rsidR="00CA3A2C" w:rsidRPr="00621E63">
        <w:t>Table</w:t>
      </w:r>
      <w:r w:rsidRPr="00621E63">
        <w:t xml:space="preserve"> </w:t>
      </w:r>
      <w:r w:rsidR="00470496" w:rsidRPr="00621E63">
        <w:t>B.8.</w:t>
      </w:r>
      <w:r w:rsidR="00C136DC" w:rsidRPr="00621E63">
        <w:t>5</w:t>
      </w:r>
      <w:r w:rsidR="00470496" w:rsidRPr="00621E63">
        <w:t>-1</w:t>
      </w:r>
      <w:r w:rsidR="00E86B15" w:rsidRPr="00621E63">
        <w:t xml:space="preserve"> </w:t>
      </w:r>
      <w:r w:rsidRPr="00621E63">
        <w:t>for the value of OBX-3</w:t>
      </w:r>
      <w:r w:rsidR="00CA3A2C" w:rsidRPr="00621E63">
        <w:t xml:space="preserve">. </w:t>
      </w:r>
      <w:r w:rsidRPr="00621E63">
        <w:t>For identification of physiological (numeric) alarms versus technical (non-numeric) alarms refer to the value of OBX-8 Abnormal Flags for the Event Identification Facet</w:t>
      </w:r>
      <w:r w:rsidR="00CA3A2C" w:rsidRPr="00621E63">
        <w:t xml:space="preserve">. </w:t>
      </w:r>
    </w:p>
    <w:p w14:paraId="29EC8818" w14:textId="77777777" w:rsidR="00FE1495" w:rsidRPr="00621E63" w:rsidRDefault="00FE1495" w:rsidP="00116FF2">
      <w:pPr>
        <w:pStyle w:val="BodyText"/>
      </w:pPr>
    </w:p>
    <w:p w14:paraId="30262A3C" w14:textId="77777777" w:rsidR="00B11855" w:rsidRPr="00621E63" w:rsidRDefault="003D003E" w:rsidP="00CF5627">
      <w:pPr>
        <w:pStyle w:val="TableTitle"/>
      </w:pPr>
      <w:r w:rsidRPr="00621E63">
        <w:lastRenderedPageBreak/>
        <w:t xml:space="preserve">Table </w:t>
      </w:r>
      <w:r w:rsidR="00470496" w:rsidRPr="00621E63">
        <w:t>B.8.</w:t>
      </w:r>
      <w:r w:rsidR="00C136DC" w:rsidRPr="00621E63">
        <w:t>5</w:t>
      </w:r>
      <w:r w:rsidR="00470496" w:rsidRPr="00621E63">
        <w:t>-1</w:t>
      </w:r>
      <w:r w:rsidRPr="00621E63">
        <w:t>: Observation Sub-ID Facets</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3"/>
        <w:gridCol w:w="2070"/>
        <w:gridCol w:w="4500"/>
        <w:gridCol w:w="2103"/>
      </w:tblGrid>
      <w:tr w:rsidR="00C40FD5" w:rsidRPr="00621E63" w14:paraId="6B4AC452" w14:textId="77777777" w:rsidTr="00CF5627">
        <w:trPr>
          <w:tblHeader/>
          <w:jc w:val="center"/>
        </w:trPr>
        <w:tc>
          <w:tcPr>
            <w:tcW w:w="933" w:type="dxa"/>
            <w:shd w:val="clear" w:color="auto" w:fill="D9D9D9"/>
          </w:tcPr>
          <w:p w14:paraId="432F0196" w14:textId="77777777" w:rsidR="00B11855" w:rsidRPr="00621E63" w:rsidRDefault="00F7428B" w:rsidP="004824A8">
            <w:pPr>
              <w:pStyle w:val="TableEntryHeader"/>
            </w:pPr>
            <w:r w:rsidRPr="00621E63">
              <w:t>Facet</w:t>
            </w:r>
            <w:r w:rsidR="003D003E" w:rsidRPr="00621E63">
              <w:t xml:space="preserve"> value</w:t>
            </w:r>
          </w:p>
        </w:tc>
        <w:tc>
          <w:tcPr>
            <w:tcW w:w="2070" w:type="dxa"/>
            <w:shd w:val="clear" w:color="auto" w:fill="D9D9D9"/>
          </w:tcPr>
          <w:p w14:paraId="7D5C9D66" w14:textId="77777777" w:rsidR="00B11855" w:rsidRPr="00621E63" w:rsidRDefault="003D003E" w:rsidP="004824A8">
            <w:pPr>
              <w:pStyle w:val="TableEntryHeader"/>
            </w:pPr>
            <w:r w:rsidRPr="00621E63">
              <w:t>Facet name</w:t>
            </w:r>
          </w:p>
        </w:tc>
        <w:tc>
          <w:tcPr>
            <w:tcW w:w="4500" w:type="dxa"/>
            <w:shd w:val="clear" w:color="auto" w:fill="D9D9D9"/>
          </w:tcPr>
          <w:p w14:paraId="650F3DF3" w14:textId="77777777" w:rsidR="00B11855" w:rsidRPr="00621E63" w:rsidRDefault="003D003E" w:rsidP="004824A8">
            <w:pPr>
              <w:pStyle w:val="TableEntryHeader"/>
            </w:pPr>
            <w:r w:rsidRPr="00621E63">
              <w:t>OBX-3 Value</w:t>
            </w:r>
          </w:p>
        </w:tc>
        <w:tc>
          <w:tcPr>
            <w:tcW w:w="2103" w:type="dxa"/>
            <w:shd w:val="clear" w:color="auto" w:fill="D9D9D9"/>
          </w:tcPr>
          <w:p w14:paraId="14C882B3" w14:textId="77777777" w:rsidR="00B11855" w:rsidRPr="00621E63" w:rsidRDefault="003D003E" w:rsidP="004824A8">
            <w:pPr>
              <w:pStyle w:val="TableEntryHeader"/>
            </w:pPr>
            <w:r w:rsidRPr="00621E63">
              <w:t>Comments</w:t>
            </w:r>
          </w:p>
        </w:tc>
      </w:tr>
      <w:tr w:rsidR="00B11855" w:rsidRPr="00621E63" w14:paraId="1F488CDD" w14:textId="77777777" w:rsidTr="00CF5627">
        <w:trPr>
          <w:jc w:val="center"/>
        </w:trPr>
        <w:tc>
          <w:tcPr>
            <w:tcW w:w="933" w:type="dxa"/>
            <w:shd w:val="clear" w:color="auto" w:fill="auto"/>
          </w:tcPr>
          <w:p w14:paraId="2E5A7FF1" w14:textId="77777777" w:rsidR="00B11855" w:rsidRPr="00621E63" w:rsidRDefault="003D003E" w:rsidP="004824A8">
            <w:pPr>
              <w:pStyle w:val="TableEntry"/>
              <w:keepNext/>
            </w:pPr>
            <w:r w:rsidRPr="00621E63">
              <w:t>1</w:t>
            </w:r>
          </w:p>
        </w:tc>
        <w:tc>
          <w:tcPr>
            <w:tcW w:w="2070" w:type="dxa"/>
            <w:shd w:val="clear" w:color="auto" w:fill="auto"/>
          </w:tcPr>
          <w:p w14:paraId="60EB07A8" w14:textId="77777777" w:rsidR="00B11855" w:rsidRPr="00621E63" w:rsidRDefault="003D003E" w:rsidP="004824A8">
            <w:pPr>
              <w:pStyle w:val="TableEntry"/>
              <w:keepNext/>
            </w:pPr>
            <w:r w:rsidRPr="00621E63">
              <w:t>Event identification</w:t>
            </w:r>
          </w:p>
        </w:tc>
        <w:tc>
          <w:tcPr>
            <w:tcW w:w="4500" w:type="dxa"/>
            <w:shd w:val="clear" w:color="auto" w:fill="auto"/>
          </w:tcPr>
          <w:p w14:paraId="3391A055" w14:textId="6C2F364F" w:rsidR="00B11855" w:rsidRPr="00621E63" w:rsidRDefault="00AC7B6C" w:rsidP="004824A8">
            <w:pPr>
              <w:pStyle w:val="TableEntry"/>
              <w:keepNext/>
            </w:pPr>
            <w:r w:rsidRPr="00621E63">
              <w:t>In the case of physiologic alarm, type of alerts this is the associated MDC value for the alert</w:t>
            </w:r>
            <w:r w:rsidR="009424A7" w:rsidRPr="00621E63">
              <w:t xml:space="preserve">. </w:t>
            </w:r>
            <w:r w:rsidRPr="00621E63">
              <w:t>In the case of technical alarm type alerts and advisory type alerts this is 196616^MDC_EVT_ALARM^MDC and OBX-5 contains the specific identification of the alert.</w:t>
            </w:r>
          </w:p>
        </w:tc>
        <w:tc>
          <w:tcPr>
            <w:tcW w:w="2103" w:type="dxa"/>
            <w:shd w:val="clear" w:color="auto" w:fill="auto"/>
          </w:tcPr>
          <w:p w14:paraId="74C0B0B9" w14:textId="77777777" w:rsidR="00B11855" w:rsidRPr="00621E63" w:rsidRDefault="003D003E" w:rsidP="004824A8">
            <w:pPr>
              <w:pStyle w:val="TableEntry"/>
              <w:keepNext/>
            </w:pPr>
            <w:r w:rsidRPr="00621E63">
              <w:t>This facet specifies the MDC event code for the alert</w:t>
            </w:r>
          </w:p>
        </w:tc>
      </w:tr>
      <w:tr w:rsidR="00B11855" w:rsidRPr="00621E63" w14:paraId="4B780298" w14:textId="77777777" w:rsidTr="00CF5627">
        <w:trPr>
          <w:jc w:val="center"/>
        </w:trPr>
        <w:tc>
          <w:tcPr>
            <w:tcW w:w="933" w:type="dxa"/>
            <w:shd w:val="clear" w:color="auto" w:fill="auto"/>
          </w:tcPr>
          <w:p w14:paraId="3D50C43D" w14:textId="77777777" w:rsidR="00B11855" w:rsidRPr="00621E63" w:rsidRDefault="003D003E" w:rsidP="004824A8">
            <w:pPr>
              <w:pStyle w:val="TableEntry"/>
              <w:keepNext/>
            </w:pPr>
            <w:r w:rsidRPr="00621E63">
              <w:t>2</w:t>
            </w:r>
          </w:p>
        </w:tc>
        <w:tc>
          <w:tcPr>
            <w:tcW w:w="2070" w:type="dxa"/>
            <w:shd w:val="clear" w:color="auto" w:fill="auto"/>
          </w:tcPr>
          <w:p w14:paraId="5E853CB6" w14:textId="77777777" w:rsidR="00B11855" w:rsidRPr="00621E63" w:rsidRDefault="003D003E" w:rsidP="004824A8">
            <w:pPr>
              <w:pStyle w:val="TableEntry"/>
              <w:keepNext/>
            </w:pPr>
            <w:r w:rsidRPr="00621E63">
              <w:t>Source identification</w:t>
            </w:r>
          </w:p>
        </w:tc>
        <w:tc>
          <w:tcPr>
            <w:tcW w:w="4500" w:type="dxa"/>
            <w:shd w:val="clear" w:color="auto" w:fill="auto"/>
          </w:tcPr>
          <w:p w14:paraId="3877092E" w14:textId="368F4808" w:rsidR="00B11855" w:rsidRPr="00621E63" w:rsidRDefault="003D003E" w:rsidP="004824A8">
            <w:pPr>
              <w:pStyle w:val="TableEntry"/>
              <w:keepNext/>
            </w:pPr>
            <w:r w:rsidRPr="00621E63">
              <w:t xml:space="preserve">For numeric alarms = MDC nomenclature for the source of the alarm, for technical alarms = </w:t>
            </w:r>
            <w:r w:rsidR="00BA5119" w:rsidRPr="00621E63">
              <w:t>68480</w:t>
            </w:r>
            <w:r w:rsidRPr="00621E63">
              <w:t>^MDC_ATTR_ALERT_SOURCE^MDC</w:t>
            </w:r>
          </w:p>
        </w:tc>
        <w:tc>
          <w:tcPr>
            <w:tcW w:w="2103" w:type="dxa"/>
            <w:shd w:val="clear" w:color="auto" w:fill="auto"/>
          </w:tcPr>
          <w:p w14:paraId="49A7F53D" w14:textId="77777777" w:rsidR="00B11855" w:rsidRPr="00621E63" w:rsidRDefault="003D003E" w:rsidP="004824A8">
            <w:pPr>
              <w:pStyle w:val="TableEntry"/>
              <w:keepNext/>
            </w:pPr>
            <w:r w:rsidRPr="00621E63">
              <w:t>Identifies the physiological measurement or technical source responsible for the alert.</w:t>
            </w:r>
          </w:p>
        </w:tc>
      </w:tr>
      <w:tr w:rsidR="00B11855" w:rsidRPr="00621E63" w14:paraId="3FE39384" w14:textId="77777777" w:rsidTr="00CF5627">
        <w:trPr>
          <w:jc w:val="center"/>
        </w:trPr>
        <w:tc>
          <w:tcPr>
            <w:tcW w:w="933" w:type="dxa"/>
            <w:shd w:val="clear" w:color="auto" w:fill="auto"/>
          </w:tcPr>
          <w:p w14:paraId="56086E77" w14:textId="77777777" w:rsidR="00B11855" w:rsidRPr="00621E63" w:rsidRDefault="003D003E" w:rsidP="004824A8">
            <w:pPr>
              <w:pStyle w:val="TableEntry"/>
              <w:keepNext/>
            </w:pPr>
            <w:r w:rsidRPr="00621E63">
              <w:t>3</w:t>
            </w:r>
          </w:p>
        </w:tc>
        <w:tc>
          <w:tcPr>
            <w:tcW w:w="2070" w:type="dxa"/>
            <w:shd w:val="clear" w:color="auto" w:fill="auto"/>
          </w:tcPr>
          <w:p w14:paraId="1C829EA1" w14:textId="77777777" w:rsidR="00B11855" w:rsidRPr="00621E63" w:rsidRDefault="003D003E" w:rsidP="004824A8">
            <w:pPr>
              <w:pStyle w:val="TableEntry"/>
              <w:keepNext/>
            </w:pPr>
            <w:r w:rsidRPr="00621E63">
              <w:t>Event phase</w:t>
            </w:r>
          </w:p>
        </w:tc>
        <w:tc>
          <w:tcPr>
            <w:tcW w:w="4500" w:type="dxa"/>
            <w:shd w:val="clear" w:color="auto" w:fill="auto"/>
          </w:tcPr>
          <w:p w14:paraId="5A0C4055" w14:textId="31CB1F2B" w:rsidR="00B11855" w:rsidRPr="00621E63" w:rsidRDefault="00EF5BD8" w:rsidP="004824A8">
            <w:pPr>
              <w:pStyle w:val="TableEntry"/>
              <w:keepNext/>
            </w:pPr>
            <w:r w:rsidRPr="00621E63">
              <w:t>68481</w:t>
            </w:r>
            <w:r w:rsidR="003D003E" w:rsidRPr="00621E63">
              <w:t>^MDC_ATTR_EVENT_PHASE^MDC</w:t>
            </w:r>
          </w:p>
        </w:tc>
        <w:tc>
          <w:tcPr>
            <w:tcW w:w="2103" w:type="dxa"/>
            <w:shd w:val="clear" w:color="auto" w:fill="auto"/>
          </w:tcPr>
          <w:p w14:paraId="230CDF69" w14:textId="77777777" w:rsidR="00B11855" w:rsidRPr="00621E63" w:rsidRDefault="003D003E" w:rsidP="004824A8">
            <w:pPr>
              <w:pStyle w:val="TableEntry"/>
              <w:keepNext/>
            </w:pPr>
            <w:r w:rsidRPr="00621E63">
              <w:t>Whether the stimulus for the message is the beginning, end, or some other state or state transition of the alert.</w:t>
            </w:r>
          </w:p>
        </w:tc>
      </w:tr>
      <w:tr w:rsidR="00B11855" w:rsidRPr="00621E63" w14:paraId="075AED95" w14:textId="77777777" w:rsidTr="00CF5627">
        <w:trPr>
          <w:jc w:val="center"/>
        </w:trPr>
        <w:tc>
          <w:tcPr>
            <w:tcW w:w="933" w:type="dxa"/>
            <w:shd w:val="clear" w:color="auto" w:fill="auto"/>
          </w:tcPr>
          <w:p w14:paraId="189EF6AA" w14:textId="77777777" w:rsidR="00B11855" w:rsidRPr="00621E63" w:rsidRDefault="003D003E" w:rsidP="004824A8">
            <w:pPr>
              <w:pStyle w:val="TableEntry"/>
              <w:keepNext/>
            </w:pPr>
            <w:r w:rsidRPr="00621E63">
              <w:t>4</w:t>
            </w:r>
          </w:p>
        </w:tc>
        <w:tc>
          <w:tcPr>
            <w:tcW w:w="2070" w:type="dxa"/>
            <w:shd w:val="clear" w:color="auto" w:fill="auto"/>
          </w:tcPr>
          <w:p w14:paraId="256984B7" w14:textId="77777777" w:rsidR="00B11855" w:rsidRPr="00621E63" w:rsidRDefault="003D003E" w:rsidP="004824A8">
            <w:pPr>
              <w:pStyle w:val="TableEntry"/>
              <w:keepNext/>
            </w:pPr>
            <w:r w:rsidRPr="00621E63">
              <w:t>Alert state</w:t>
            </w:r>
          </w:p>
        </w:tc>
        <w:tc>
          <w:tcPr>
            <w:tcW w:w="4500" w:type="dxa"/>
            <w:shd w:val="clear" w:color="auto" w:fill="auto"/>
          </w:tcPr>
          <w:p w14:paraId="5C1539B8" w14:textId="58777A4E" w:rsidR="00B11855" w:rsidRPr="00621E63" w:rsidRDefault="004B004B" w:rsidP="004824A8">
            <w:pPr>
              <w:pStyle w:val="TableEntry"/>
              <w:keepNext/>
            </w:pPr>
            <w:r w:rsidRPr="00621E63">
              <w:t>68482</w:t>
            </w:r>
            <w:r w:rsidR="003D003E" w:rsidRPr="00621E63">
              <w:t>^MDC_ATTR_ALARM_STATE^MDC</w:t>
            </w:r>
          </w:p>
        </w:tc>
        <w:tc>
          <w:tcPr>
            <w:tcW w:w="2103" w:type="dxa"/>
            <w:shd w:val="clear" w:color="auto" w:fill="auto"/>
          </w:tcPr>
          <w:p w14:paraId="35542E7F" w14:textId="77777777" w:rsidR="00B11855" w:rsidRPr="00621E63" w:rsidRDefault="003D003E" w:rsidP="004824A8">
            <w:pPr>
              <w:pStyle w:val="TableEntry"/>
              <w:keepNext/>
            </w:pPr>
            <w:r w:rsidRPr="00621E63">
              <w:t>Indicates the state of the underlying alert condition at the patient care device:</w:t>
            </w:r>
          </w:p>
          <w:p w14:paraId="79889221" w14:textId="77777777" w:rsidR="00B11855" w:rsidRPr="00621E63" w:rsidRDefault="003D003E" w:rsidP="004824A8">
            <w:pPr>
              <w:pStyle w:val="TableEntry"/>
              <w:keepNext/>
            </w:pPr>
            <w:r w:rsidRPr="00621E63">
              <w:t>inactive |</w:t>
            </w:r>
            <w:r w:rsidRPr="00621E63">
              <w:br/>
              <w:t>active |</w:t>
            </w:r>
            <w:r w:rsidRPr="00621E63">
              <w:br/>
              <w:t>latched (no longer active but persisted to allow caregivers to be notified of transient but significant events)</w:t>
            </w:r>
          </w:p>
        </w:tc>
      </w:tr>
      <w:tr w:rsidR="00B11855" w:rsidRPr="00621E63" w14:paraId="3234739D" w14:textId="77777777" w:rsidTr="00CF5627">
        <w:trPr>
          <w:jc w:val="center"/>
        </w:trPr>
        <w:tc>
          <w:tcPr>
            <w:tcW w:w="933" w:type="dxa"/>
            <w:shd w:val="clear" w:color="auto" w:fill="auto"/>
          </w:tcPr>
          <w:p w14:paraId="46592EB1" w14:textId="77777777" w:rsidR="00B11855" w:rsidRPr="00621E63" w:rsidRDefault="003D003E" w:rsidP="004824A8">
            <w:pPr>
              <w:pStyle w:val="TableEntry"/>
              <w:keepNext/>
            </w:pPr>
            <w:r w:rsidRPr="00621E63">
              <w:t>5</w:t>
            </w:r>
          </w:p>
        </w:tc>
        <w:tc>
          <w:tcPr>
            <w:tcW w:w="2070" w:type="dxa"/>
            <w:shd w:val="clear" w:color="auto" w:fill="auto"/>
          </w:tcPr>
          <w:p w14:paraId="666113AA" w14:textId="77777777" w:rsidR="00B11855" w:rsidRPr="00621E63" w:rsidRDefault="003D003E" w:rsidP="004824A8">
            <w:pPr>
              <w:pStyle w:val="TableEntry"/>
              <w:keepNext/>
            </w:pPr>
            <w:r w:rsidRPr="00621E63">
              <w:t>Inactivation State</w:t>
            </w:r>
          </w:p>
        </w:tc>
        <w:tc>
          <w:tcPr>
            <w:tcW w:w="4500" w:type="dxa"/>
            <w:shd w:val="clear" w:color="auto" w:fill="auto"/>
          </w:tcPr>
          <w:p w14:paraId="353C5905" w14:textId="7A9BD953" w:rsidR="00B11855" w:rsidRPr="00621E63" w:rsidRDefault="004B004B" w:rsidP="004824A8">
            <w:pPr>
              <w:pStyle w:val="TableEntry"/>
              <w:keepNext/>
            </w:pPr>
            <w:r w:rsidRPr="00621E63">
              <w:t>68483</w:t>
            </w:r>
            <w:r w:rsidR="003D003E" w:rsidRPr="00621E63">
              <w:t>^MDC_ATTR_ALARM_INACTIVATION_STATE^MDC</w:t>
            </w:r>
          </w:p>
        </w:tc>
        <w:tc>
          <w:tcPr>
            <w:tcW w:w="2103" w:type="dxa"/>
            <w:shd w:val="clear" w:color="auto" w:fill="auto"/>
          </w:tcPr>
          <w:p w14:paraId="672FDCBF" w14:textId="77777777" w:rsidR="00B11855" w:rsidRPr="00621E63" w:rsidRDefault="003D003E" w:rsidP="004824A8">
            <w:pPr>
              <w:pStyle w:val="TableEntry"/>
              <w:keepNext/>
            </w:pPr>
            <w:r w:rsidRPr="00621E63">
              <w:t>Indicates whether visual or aural indications at the patient care device are inactivated.</w:t>
            </w:r>
          </w:p>
        </w:tc>
      </w:tr>
      <w:tr w:rsidR="00B11855" w:rsidRPr="00621E63" w14:paraId="27299ECE" w14:textId="77777777" w:rsidTr="00CF5627">
        <w:trPr>
          <w:jc w:val="center"/>
        </w:trPr>
        <w:tc>
          <w:tcPr>
            <w:tcW w:w="933" w:type="dxa"/>
            <w:shd w:val="clear" w:color="auto" w:fill="auto"/>
          </w:tcPr>
          <w:p w14:paraId="21441AEA" w14:textId="77777777" w:rsidR="00B11855" w:rsidRPr="00621E63" w:rsidRDefault="003D003E" w:rsidP="004824A8">
            <w:pPr>
              <w:pStyle w:val="TableEntry"/>
              <w:keepNext/>
            </w:pPr>
            <w:r w:rsidRPr="00621E63">
              <w:t>6</w:t>
            </w:r>
          </w:p>
        </w:tc>
        <w:tc>
          <w:tcPr>
            <w:tcW w:w="2070" w:type="dxa"/>
            <w:shd w:val="clear" w:color="auto" w:fill="auto"/>
          </w:tcPr>
          <w:p w14:paraId="4CC9446B" w14:textId="77777777" w:rsidR="00B11855" w:rsidRPr="00621E63" w:rsidRDefault="003D003E" w:rsidP="004824A8">
            <w:pPr>
              <w:pStyle w:val="TableEntry"/>
              <w:keepNext/>
            </w:pPr>
            <w:r w:rsidRPr="00621E63">
              <w:t>Alarm Priority*</w:t>
            </w:r>
          </w:p>
        </w:tc>
        <w:tc>
          <w:tcPr>
            <w:tcW w:w="4500" w:type="dxa"/>
            <w:shd w:val="clear" w:color="auto" w:fill="auto"/>
          </w:tcPr>
          <w:p w14:paraId="6052ACAA" w14:textId="47ED40EF" w:rsidR="00B11855" w:rsidRPr="00621E63" w:rsidRDefault="004B004B" w:rsidP="004824A8">
            <w:pPr>
              <w:pStyle w:val="TableEntry"/>
              <w:keepNext/>
            </w:pPr>
            <w:r w:rsidRPr="00621E63">
              <w:t>68484</w:t>
            </w:r>
            <w:r w:rsidR="003D003E" w:rsidRPr="00621E63">
              <w:t>^MDC_ATTR_ALARM_PRIORITY^MDC</w:t>
            </w:r>
          </w:p>
        </w:tc>
        <w:tc>
          <w:tcPr>
            <w:tcW w:w="2103" w:type="dxa"/>
            <w:shd w:val="clear" w:color="auto" w:fill="auto"/>
          </w:tcPr>
          <w:p w14:paraId="5EB6CFE5" w14:textId="77777777" w:rsidR="00B11855" w:rsidRPr="00621E63" w:rsidRDefault="00DA360B" w:rsidP="004824A8">
            <w:pPr>
              <w:pStyle w:val="TableEntry"/>
              <w:keepNext/>
            </w:pPr>
            <w:r w:rsidRPr="00621E63">
              <w:t xml:space="preserve">Shall be a </w:t>
            </w:r>
            <w:r w:rsidR="003D003E" w:rsidRPr="00621E63">
              <w:t>separate OBX segment occurrence if not a component OBX-8 Abnormal Flags:</w:t>
            </w:r>
          </w:p>
          <w:p w14:paraId="265271BD" w14:textId="77777777" w:rsidR="00B11855" w:rsidRPr="00621E63" w:rsidRDefault="003D003E" w:rsidP="004824A8">
            <w:pPr>
              <w:pStyle w:val="TableEntry"/>
              <w:keepNext/>
            </w:pPr>
            <w:r w:rsidRPr="00621E63">
              <w:t xml:space="preserve">This specifies the alarm priority, with possible values of </w:t>
            </w:r>
          </w:p>
          <w:p w14:paraId="43E22891" w14:textId="77777777" w:rsidR="00B11855" w:rsidRPr="00621E63" w:rsidRDefault="003D003E" w:rsidP="004824A8">
            <w:pPr>
              <w:pStyle w:val="TableEntry"/>
              <w:keepNext/>
            </w:pPr>
            <w:r w:rsidRPr="00621E63">
              <w:t>PN = not indicated</w:t>
            </w:r>
          </w:p>
          <w:p w14:paraId="563B1266" w14:textId="77777777" w:rsidR="00B11855" w:rsidRPr="00621E63" w:rsidRDefault="003D003E" w:rsidP="004824A8">
            <w:pPr>
              <w:pStyle w:val="TableEntry"/>
              <w:keepNext/>
            </w:pPr>
            <w:r w:rsidRPr="00621E63">
              <w:t>PL = Low</w:t>
            </w:r>
          </w:p>
          <w:p w14:paraId="333DB716" w14:textId="77777777" w:rsidR="00B11855" w:rsidRPr="00621E63" w:rsidRDefault="003D003E" w:rsidP="004824A8">
            <w:pPr>
              <w:pStyle w:val="TableEntry"/>
              <w:keepNext/>
            </w:pPr>
            <w:r w:rsidRPr="00621E63">
              <w:t>PM = Medium</w:t>
            </w:r>
          </w:p>
          <w:p w14:paraId="61A58D46" w14:textId="77777777" w:rsidR="00B11855" w:rsidRPr="00621E63" w:rsidRDefault="003D003E" w:rsidP="004824A8">
            <w:pPr>
              <w:pStyle w:val="TableEntry"/>
              <w:keepNext/>
            </w:pPr>
            <w:r w:rsidRPr="00621E63">
              <w:t>PH = High</w:t>
            </w:r>
          </w:p>
        </w:tc>
      </w:tr>
      <w:tr w:rsidR="00B11855" w:rsidRPr="00621E63" w14:paraId="7B748CC4" w14:textId="77777777" w:rsidTr="00CF5627">
        <w:trPr>
          <w:jc w:val="center"/>
        </w:trPr>
        <w:tc>
          <w:tcPr>
            <w:tcW w:w="933" w:type="dxa"/>
            <w:shd w:val="clear" w:color="auto" w:fill="auto"/>
          </w:tcPr>
          <w:p w14:paraId="02BE1FA7" w14:textId="77777777" w:rsidR="00B11855" w:rsidRPr="00621E63" w:rsidRDefault="003D003E" w:rsidP="00A92110">
            <w:pPr>
              <w:pStyle w:val="TableEntry"/>
            </w:pPr>
            <w:r w:rsidRPr="00621E63">
              <w:t>7</w:t>
            </w:r>
          </w:p>
        </w:tc>
        <w:tc>
          <w:tcPr>
            <w:tcW w:w="2070" w:type="dxa"/>
            <w:shd w:val="clear" w:color="auto" w:fill="auto"/>
          </w:tcPr>
          <w:p w14:paraId="52D102D6" w14:textId="77777777" w:rsidR="00B11855" w:rsidRPr="00621E63" w:rsidRDefault="003D003E" w:rsidP="00A92110">
            <w:pPr>
              <w:pStyle w:val="TableEntry"/>
            </w:pPr>
            <w:r w:rsidRPr="00621E63">
              <w:t>Alert Type*</w:t>
            </w:r>
          </w:p>
        </w:tc>
        <w:tc>
          <w:tcPr>
            <w:tcW w:w="4500" w:type="dxa"/>
            <w:shd w:val="clear" w:color="auto" w:fill="auto"/>
          </w:tcPr>
          <w:p w14:paraId="3766BC4A" w14:textId="73E0ED5C" w:rsidR="00B11855" w:rsidRPr="00621E63" w:rsidRDefault="00742243" w:rsidP="00A92110">
            <w:pPr>
              <w:pStyle w:val="TableEntry"/>
            </w:pPr>
            <w:r w:rsidRPr="00621E63">
              <w:t>68485</w:t>
            </w:r>
            <w:r w:rsidR="003D003E" w:rsidRPr="00621E63">
              <w:t>^MDC_ATTR_ALERT_TYPE^MDC</w:t>
            </w:r>
          </w:p>
        </w:tc>
        <w:tc>
          <w:tcPr>
            <w:tcW w:w="2103" w:type="dxa"/>
            <w:shd w:val="clear" w:color="auto" w:fill="auto"/>
          </w:tcPr>
          <w:p w14:paraId="7B52269D" w14:textId="77777777" w:rsidR="00B11855" w:rsidRPr="00621E63" w:rsidRDefault="007C0ACA" w:rsidP="00A92110">
            <w:pPr>
              <w:pStyle w:val="TableEntry"/>
            </w:pPr>
            <w:r w:rsidRPr="00621E63">
              <w:t xml:space="preserve">Shall be a </w:t>
            </w:r>
            <w:r w:rsidR="003D003E" w:rsidRPr="00621E63">
              <w:t>separate OBX segment occurrence if not a component of OBX-8 Abnormal Flags:  This specifies the alert type, with possible values of</w:t>
            </w:r>
          </w:p>
          <w:p w14:paraId="19A05D08" w14:textId="77777777" w:rsidR="00B11855" w:rsidRPr="00621E63" w:rsidRDefault="003D003E" w:rsidP="00A92110">
            <w:pPr>
              <w:pStyle w:val="TableEntry"/>
            </w:pPr>
            <w:r w:rsidRPr="00621E63">
              <w:lastRenderedPageBreak/>
              <w:t>SP = Alert is Alarm – Physiological</w:t>
            </w:r>
          </w:p>
          <w:p w14:paraId="381DC975" w14:textId="77777777" w:rsidR="00B11855" w:rsidRPr="00621E63" w:rsidRDefault="003D003E" w:rsidP="00A92110">
            <w:pPr>
              <w:pStyle w:val="TableEntry"/>
            </w:pPr>
            <w:r w:rsidRPr="00621E63">
              <w:t>ST = Alert is Alarm – Technical</w:t>
            </w:r>
          </w:p>
          <w:p w14:paraId="69C66744" w14:textId="77777777" w:rsidR="00B11855" w:rsidRPr="00621E63" w:rsidRDefault="003D003E" w:rsidP="00A92110">
            <w:pPr>
              <w:pStyle w:val="TableEntry"/>
            </w:pPr>
            <w:r w:rsidRPr="00621E63">
              <w:t>SA = Alert is Advisory</w:t>
            </w:r>
          </w:p>
        </w:tc>
      </w:tr>
    </w:tbl>
    <w:p w14:paraId="41493F14" w14:textId="29C5A7F7" w:rsidR="00B11855" w:rsidRPr="00621E63" w:rsidRDefault="003D003E" w:rsidP="00116FF2">
      <w:pPr>
        <w:pStyle w:val="Note"/>
      </w:pPr>
      <w:r w:rsidRPr="00621E63">
        <w:lastRenderedPageBreak/>
        <w:t>*Alarm Priority and Alert Type inclusion location is either-or</w:t>
      </w:r>
      <w:r w:rsidR="00CA3A2C" w:rsidRPr="00621E63">
        <w:t xml:space="preserve">. </w:t>
      </w:r>
      <w:r w:rsidRPr="00621E63">
        <w:t>Either both are indicated in components of the same OBX-8 Abnormal Flags field of the OBX segment occurrence associated with the alert indication or both as separate OBX segment occurrences, one for MDC_ATTR_ALERT_TYPE and one for MDC_ATTR_ALARM_PRIORITY</w:t>
      </w:r>
      <w:r w:rsidR="00CA3A2C" w:rsidRPr="00621E63">
        <w:t xml:space="preserve">. </w:t>
      </w:r>
      <w:r w:rsidRPr="00621E63">
        <w:t>The OBX-8 components approach is deprecated</w:t>
      </w:r>
      <w:r w:rsidR="00CA3A2C" w:rsidRPr="00621E63">
        <w:t xml:space="preserve">. </w:t>
      </w:r>
      <w:r w:rsidRPr="00621E63">
        <w:t>All new implementations are to use the separate OBX segments approach</w:t>
      </w:r>
      <w:r w:rsidR="00CA3A2C" w:rsidRPr="00621E63">
        <w:t xml:space="preserve">. </w:t>
      </w:r>
      <w:r w:rsidRPr="00621E63">
        <w:t xml:space="preserve">The </w:t>
      </w:r>
      <w:r w:rsidR="00DA0123" w:rsidRPr="00621E63">
        <w:t>effectivity</w:t>
      </w:r>
      <w:r w:rsidRPr="00621E63">
        <w:t xml:space="preserve"> is such that the </w:t>
      </w:r>
      <w:r w:rsidR="009E2B46" w:rsidRPr="00621E63">
        <w:t>Alert Manager</w:t>
      </w:r>
      <w:r w:rsidRPr="00621E63">
        <w:t xml:space="preserve"> shall implement the new approach in addition to the original approach</w:t>
      </w:r>
      <w:r w:rsidR="00CA3A2C" w:rsidRPr="00621E63">
        <w:t xml:space="preserve">. </w:t>
      </w:r>
      <w:r w:rsidRPr="00621E63">
        <w:t>The new approach takes precedent over the original approach</w:t>
      </w:r>
      <w:r w:rsidR="00CA3A2C" w:rsidRPr="00621E63">
        <w:t xml:space="preserve">. </w:t>
      </w:r>
      <w:r w:rsidRPr="00621E63">
        <w:t xml:space="preserve">If both approaches are </w:t>
      </w:r>
      <w:r w:rsidR="0028379E" w:rsidRPr="00621E63">
        <w:t>present,</w:t>
      </w:r>
      <w:r w:rsidRPr="00621E63">
        <w:t xml:space="preserve"> the </w:t>
      </w:r>
      <w:r w:rsidR="009E2B46" w:rsidRPr="00621E63">
        <w:t>Alert Manager</w:t>
      </w:r>
      <w:r w:rsidRPr="00621E63">
        <w:t xml:space="preserve"> shall ignore the original approach.</w:t>
      </w:r>
    </w:p>
    <w:p w14:paraId="2B180199" w14:textId="3BC6038E" w:rsidR="00AC7B6C" w:rsidRPr="00621E63" w:rsidRDefault="00AC7B6C" w:rsidP="00CF5627">
      <w:pPr>
        <w:pStyle w:val="TableTitle"/>
      </w:pPr>
      <w:r w:rsidRPr="00621E63">
        <w:t>Table B.8.5-2: Report Alert PCD-04 Facet Usage by Alert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7"/>
        <w:gridCol w:w="1483"/>
        <w:gridCol w:w="1283"/>
        <w:gridCol w:w="1216"/>
      </w:tblGrid>
      <w:tr w:rsidR="00AC7B6C" w:rsidRPr="00621E63" w14:paraId="21C81F74" w14:textId="77777777" w:rsidTr="00CF5627">
        <w:trPr>
          <w:trHeight w:val="485"/>
          <w:jc w:val="center"/>
        </w:trPr>
        <w:tc>
          <w:tcPr>
            <w:tcW w:w="2177" w:type="dxa"/>
            <w:vMerge w:val="restart"/>
            <w:shd w:val="clear" w:color="auto" w:fill="D9D9D9" w:themeFill="background1" w:themeFillShade="D9"/>
            <w:vAlign w:val="center"/>
            <w:hideMark/>
          </w:tcPr>
          <w:p w14:paraId="530203AD" w14:textId="77777777" w:rsidR="00AC7B6C" w:rsidRPr="00621E63" w:rsidRDefault="00AC7B6C" w:rsidP="00CF5627">
            <w:pPr>
              <w:pStyle w:val="TableEntryHeader"/>
            </w:pPr>
            <w:r w:rsidRPr="00621E63">
              <w:t>Facet Name</w:t>
            </w:r>
          </w:p>
        </w:tc>
        <w:tc>
          <w:tcPr>
            <w:tcW w:w="3815" w:type="dxa"/>
            <w:gridSpan w:val="3"/>
            <w:shd w:val="clear" w:color="auto" w:fill="D9D9D9" w:themeFill="background1" w:themeFillShade="D9"/>
            <w:vAlign w:val="center"/>
            <w:hideMark/>
          </w:tcPr>
          <w:p w14:paraId="0F53ED6D" w14:textId="77777777" w:rsidR="00AC7B6C" w:rsidRPr="00621E63" w:rsidRDefault="00AC7B6C" w:rsidP="00CF5627">
            <w:pPr>
              <w:pStyle w:val="TableEntryHeader"/>
            </w:pPr>
            <w:r w:rsidRPr="00621E63">
              <w:t>Facet Usage by Alert Type</w:t>
            </w:r>
          </w:p>
        </w:tc>
      </w:tr>
      <w:tr w:rsidR="00AC7B6C" w:rsidRPr="00621E63" w14:paraId="333A31A8" w14:textId="77777777" w:rsidTr="00CF5627">
        <w:trPr>
          <w:jc w:val="center"/>
        </w:trPr>
        <w:tc>
          <w:tcPr>
            <w:tcW w:w="0" w:type="auto"/>
            <w:vMerge/>
            <w:shd w:val="clear" w:color="auto" w:fill="D9D9D9" w:themeFill="background1" w:themeFillShade="D9"/>
            <w:vAlign w:val="center"/>
            <w:hideMark/>
          </w:tcPr>
          <w:p w14:paraId="156B691A" w14:textId="77777777" w:rsidR="00AC7B6C" w:rsidRPr="00621E63" w:rsidRDefault="00AC7B6C" w:rsidP="00CF5627">
            <w:pPr>
              <w:pStyle w:val="TableEntryHeader"/>
            </w:pPr>
          </w:p>
        </w:tc>
        <w:tc>
          <w:tcPr>
            <w:tcW w:w="1390" w:type="dxa"/>
            <w:shd w:val="clear" w:color="auto" w:fill="D9D9D9" w:themeFill="background1" w:themeFillShade="D9"/>
            <w:vAlign w:val="center"/>
            <w:hideMark/>
          </w:tcPr>
          <w:p w14:paraId="54ABDA9E" w14:textId="77777777" w:rsidR="00AC7B6C" w:rsidRPr="00621E63" w:rsidRDefault="00AC7B6C" w:rsidP="00CF5627">
            <w:pPr>
              <w:pStyle w:val="TableEntryHeader"/>
            </w:pPr>
            <w:r w:rsidRPr="00621E63">
              <w:t>Alarm</w:t>
            </w:r>
          </w:p>
          <w:p w14:paraId="5FEEC6DF" w14:textId="77777777" w:rsidR="00AC7B6C" w:rsidRPr="00621E63" w:rsidRDefault="00AC7B6C" w:rsidP="00CF5627">
            <w:pPr>
              <w:pStyle w:val="TableEntryHeader"/>
            </w:pPr>
            <w:r w:rsidRPr="00621E63">
              <w:t>Physiologic</w:t>
            </w:r>
          </w:p>
        </w:tc>
        <w:tc>
          <w:tcPr>
            <w:tcW w:w="1243" w:type="dxa"/>
            <w:shd w:val="clear" w:color="auto" w:fill="D9D9D9" w:themeFill="background1" w:themeFillShade="D9"/>
            <w:vAlign w:val="center"/>
            <w:hideMark/>
          </w:tcPr>
          <w:p w14:paraId="6650534B" w14:textId="77777777" w:rsidR="00AC7B6C" w:rsidRPr="00621E63" w:rsidRDefault="00AC7B6C" w:rsidP="00CF5627">
            <w:pPr>
              <w:pStyle w:val="TableEntryHeader"/>
            </w:pPr>
            <w:r w:rsidRPr="00621E63">
              <w:t>Alarm</w:t>
            </w:r>
          </w:p>
          <w:p w14:paraId="32984EDF" w14:textId="77777777" w:rsidR="00AC7B6C" w:rsidRPr="00621E63" w:rsidRDefault="00AC7B6C" w:rsidP="00CF5627">
            <w:pPr>
              <w:pStyle w:val="TableEntryHeader"/>
            </w:pPr>
            <w:r w:rsidRPr="00621E63">
              <w:t>Technical</w:t>
            </w:r>
          </w:p>
        </w:tc>
        <w:tc>
          <w:tcPr>
            <w:tcW w:w="1182" w:type="dxa"/>
            <w:shd w:val="clear" w:color="auto" w:fill="D9D9D9" w:themeFill="background1" w:themeFillShade="D9"/>
            <w:vAlign w:val="center"/>
            <w:hideMark/>
          </w:tcPr>
          <w:p w14:paraId="181686B3" w14:textId="77777777" w:rsidR="00AC7B6C" w:rsidRPr="00621E63" w:rsidRDefault="00AC7B6C" w:rsidP="00CF5627">
            <w:pPr>
              <w:pStyle w:val="TableEntryHeader"/>
            </w:pPr>
            <w:r w:rsidRPr="00621E63">
              <w:t>Advisory</w:t>
            </w:r>
          </w:p>
        </w:tc>
      </w:tr>
      <w:tr w:rsidR="00AC7B6C" w:rsidRPr="00621E63" w14:paraId="3A4D5DFD" w14:textId="77777777" w:rsidTr="00CF5627">
        <w:trPr>
          <w:jc w:val="center"/>
        </w:trPr>
        <w:tc>
          <w:tcPr>
            <w:tcW w:w="2177" w:type="dxa"/>
            <w:vAlign w:val="center"/>
            <w:hideMark/>
          </w:tcPr>
          <w:p w14:paraId="5A8FCF73" w14:textId="77777777" w:rsidR="00AC7B6C" w:rsidRPr="00621E63" w:rsidRDefault="00AC7B6C" w:rsidP="00CF5627">
            <w:pPr>
              <w:pStyle w:val="TableEntry"/>
            </w:pPr>
            <w:r w:rsidRPr="00621E63">
              <w:t>Event Identification</w:t>
            </w:r>
          </w:p>
        </w:tc>
        <w:tc>
          <w:tcPr>
            <w:tcW w:w="1390" w:type="dxa"/>
            <w:vAlign w:val="center"/>
            <w:hideMark/>
          </w:tcPr>
          <w:p w14:paraId="5A164B50" w14:textId="77777777" w:rsidR="00AC7B6C" w:rsidRPr="00621E63" w:rsidRDefault="00AC7B6C" w:rsidP="00CF5627">
            <w:pPr>
              <w:pStyle w:val="TableEntry"/>
            </w:pPr>
            <w:r w:rsidRPr="00621E63">
              <w:t>R</w:t>
            </w:r>
          </w:p>
        </w:tc>
        <w:tc>
          <w:tcPr>
            <w:tcW w:w="1243" w:type="dxa"/>
            <w:vAlign w:val="center"/>
            <w:hideMark/>
          </w:tcPr>
          <w:p w14:paraId="2454226B" w14:textId="77777777" w:rsidR="00AC7B6C" w:rsidRPr="00621E63" w:rsidRDefault="00AC7B6C" w:rsidP="00CF5627">
            <w:pPr>
              <w:pStyle w:val="TableEntry"/>
            </w:pPr>
            <w:r w:rsidRPr="00621E63">
              <w:t>R</w:t>
            </w:r>
          </w:p>
        </w:tc>
        <w:tc>
          <w:tcPr>
            <w:tcW w:w="1182" w:type="dxa"/>
            <w:vAlign w:val="center"/>
            <w:hideMark/>
          </w:tcPr>
          <w:p w14:paraId="4AB91AFE" w14:textId="77777777" w:rsidR="00AC7B6C" w:rsidRPr="00621E63" w:rsidRDefault="00AC7B6C" w:rsidP="00CF5627">
            <w:pPr>
              <w:pStyle w:val="TableEntry"/>
            </w:pPr>
            <w:r w:rsidRPr="00621E63">
              <w:t>R</w:t>
            </w:r>
          </w:p>
        </w:tc>
      </w:tr>
      <w:tr w:rsidR="00AC7B6C" w:rsidRPr="00621E63" w14:paraId="31521084" w14:textId="77777777" w:rsidTr="00CF5627">
        <w:trPr>
          <w:jc w:val="center"/>
        </w:trPr>
        <w:tc>
          <w:tcPr>
            <w:tcW w:w="2177" w:type="dxa"/>
            <w:vAlign w:val="center"/>
            <w:hideMark/>
          </w:tcPr>
          <w:p w14:paraId="451B72F9" w14:textId="77777777" w:rsidR="00AC7B6C" w:rsidRPr="00621E63" w:rsidRDefault="00AC7B6C" w:rsidP="00CF5627">
            <w:pPr>
              <w:pStyle w:val="TableEntry"/>
            </w:pPr>
            <w:r w:rsidRPr="00621E63">
              <w:t>Source Identification</w:t>
            </w:r>
          </w:p>
        </w:tc>
        <w:tc>
          <w:tcPr>
            <w:tcW w:w="1390" w:type="dxa"/>
            <w:vAlign w:val="center"/>
            <w:hideMark/>
          </w:tcPr>
          <w:p w14:paraId="49169FE9" w14:textId="77777777" w:rsidR="00AC7B6C" w:rsidRPr="00621E63" w:rsidRDefault="00AC7B6C" w:rsidP="00CF5627">
            <w:pPr>
              <w:pStyle w:val="TableEntry"/>
            </w:pPr>
            <w:r w:rsidRPr="00621E63">
              <w:t>R</w:t>
            </w:r>
          </w:p>
        </w:tc>
        <w:tc>
          <w:tcPr>
            <w:tcW w:w="1243" w:type="dxa"/>
            <w:vAlign w:val="center"/>
            <w:hideMark/>
          </w:tcPr>
          <w:p w14:paraId="0401853D" w14:textId="77777777" w:rsidR="00AC7B6C" w:rsidRPr="00621E63" w:rsidRDefault="00AC7B6C" w:rsidP="00CF5627">
            <w:pPr>
              <w:pStyle w:val="TableEntry"/>
            </w:pPr>
            <w:r w:rsidRPr="00621E63">
              <w:t>R</w:t>
            </w:r>
          </w:p>
        </w:tc>
        <w:tc>
          <w:tcPr>
            <w:tcW w:w="1182" w:type="dxa"/>
            <w:vAlign w:val="center"/>
            <w:hideMark/>
          </w:tcPr>
          <w:p w14:paraId="49613599" w14:textId="77777777" w:rsidR="00AC7B6C" w:rsidRPr="00621E63" w:rsidRDefault="00AC7B6C" w:rsidP="00CF5627">
            <w:pPr>
              <w:pStyle w:val="TableEntry"/>
            </w:pPr>
            <w:r w:rsidRPr="00621E63">
              <w:t>R</w:t>
            </w:r>
          </w:p>
        </w:tc>
      </w:tr>
      <w:tr w:rsidR="00AC7B6C" w:rsidRPr="00621E63" w14:paraId="75094AE2" w14:textId="77777777" w:rsidTr="00CF5627">
        <w:trPr>
          <w:jc w:val="center"/>
        </w:trPr>
        <w:tc>
          <w:tcPr>
            <w:tcW w:w="2177" w:type="dxa"/>
            <w:vAlign w:val="center"/>
            <w:hideMark/>
          </w:tcPr>
          <w:p w14:paraId="34505AF1" w14:textId="77777777" w:rsidR="00AC7B6C" w:rsidRPr="00621E63" w:rsidRDefault="00AC7B6C" w:rsidP="00CF5627">
            <w:pPr>
              <w:pStyle w:val="TableEntry"/>
            </w:pPr>
            <w:r w:rsidRPr="00621E63">
              <w:t>Event Phase</w:t>
            </w:r>
          </w:p>
        </w:tc>
        <w:tc>
          <w:tcPr>
            <w:tcW w:w="1390" w:type="dxa"/>
            <w:vAlign w:val="center"/>
            <w:hideMark/>
          </w:tcPr>
          <w:p w14:paraId="09BD91DE" w14:textId="77777777" w:rsidR="00AC7B6C" w:rsidRPr="00621E63" w:rsidRDefault="00AC7B6C" w:rsidP="00CF5627">
            <w:pPr>
              <w:pStyle w:val="TableEntry"/>
            </w:pPr>
            <w:r w:rsidRPr="00621E63">
              <w:t>R</w:t>
            </w:r>
          </w:p>
        </w:tc>
        <w:tc>
          <w:tcPr>
            <w:tcW w:w="1243" w:type="dxa"/>
            <w:vAlign w:val="center"/>
            <w:hideMark/>
          </w:tcPr>
          <w:p w14:paraId="48919B9C" w14:textId="77777777" w:rsidR="00AC7B6C" w:rsidRPr="00621E63" w:rsidRDefault="00AC7B6C" w:rsidP="00CF5627">
            <w:pPr>
              <w:pStyle w:val="TableEntry"/>
            </w:pPr>
            <w:r w:rsidRPr="00621E63">
              <w:t>R</w:t>
            </w:r>
          </w:p>
        </w:tc>
        <w:tc>
          <w:tcPr>
            <w:tcW w:w="1182" w:type="dxa"/>
            <w:vAlign w:val="center"/>
            <w:hideMark/>
          </w:tcPr>
          <w:p w14:paraId="150B7EB9" w14:textId="77777777" w:rsidR="00AC7B6C" w:rsidRPr="00621E63" w:rsidRDefault="00AC7B6C" w:rsidP="00CF5627">
            <w:pPr>
              <w:pStyle w:val="TableEntry"/>
            </w:pPr>
            <w:r w:rsidRPr="00621E63">
              <w:t>R</w:t>
            </w:r>
          </w:p>
        </w:tc>
      </w:tr>
      <w:tr w:rsidR="00AC7B6C" w:rsidRPr="00621E63" w14:paraId="3814EC37" w14:textId="77777777" w:rsidTr="00CF5627">
        <w:trPr>
          <w:jc w:val="center"/>
        </w:trPr>
        <w:tc>
          <w:tcPr>
            <w:tcW w:w="2177" w:type="dxa"/>
            <w:vAlign w:val="center"/>
            <w:hideMark/>
          </w:tcPr>
          <w:p w14:paraId="008AAB7A" w14:textId="77777777" w:rsidR="00AC7B6C" w:rsidRPr="00621E63" w:rsidRDefault="00AC7B6C" w:rsidP="00CF5627">
            <w:pPr>
              <w:pStyle w:val="TableEntry"/>
            </w:pPr>
            <w:r w:rsidRPr="00621E63">
              <w:t>Alert State</w:t>
            </w:r>
          </w:p>
        </w:tc>
        <w:tc>
          <w:tcPr>
            <w:tcW w:w="1390" w:type="dxa"/>
            <w:vAlign w:val="center"/>
            <w:hideMark/>
          </w:tcPr>
          <w:p w14:paraId="62E12609" w14:textId="77777777" w:rsidR="00AC7B6C" w:rsidRPr="00621E63" w:rsidRDefault="00AC7B6C" w:rsidP="00CF5627">
            <w:pPr>
              <w:pStyle w:val="TableEntry"/>
            </w:pPr>
            <w:r w:rsidRPr="00621E63">
              <w:t>R</w:t>
            </w:r>
          </w:p>
        </w:tc>
        <w:tc>
          <w:tcPr>
            <w:tcW w:w="1243" w:type="dxa"/>
            <w:vAlign w:val="center"/>
            <w:hideMark/>
          </w:tcPr>
          <w:p w14:paraId="727D0261" w14:textId="77777777" w:rsidR="00AC7B6C" w:rsidRPr="00621E63" w:rsidRDefault="00AC7B6C" w:rsidP="00CF5627">
            <w:pPr>
              <w:pStyle w:val="TableEntry"/>
            </w:pPr>
            <w:r w:rsidRPr="00621E63">
              <w:t>R</w:t>
            </w:r>
          </w:p>
        </w:tc>
        <w:tc>
          <w:tcPr>
            <w:tcW w:w="1182" w:type="dxa"/>
            <w:vAlign w:val="center"/>
            <w:hideMark/>
          </w:tcPr>
          <w:p w14:paraId="40D14A1C" w14:textId="77777777" w:rsidR="00AC7B6C" w:rsidRPr="00621E63" w:rsidRDefault="00AC7B6C" w:rsidP="00CF5627">
            <w:pPr>
              <w:pStyle w:val="TableEntry"/>
            </w:pPr>
            <w:r w:rsidRPr="00621E63">
              <w:t>R</w:t>
            </w:r>
          </w:p>
        </w:tc>
      </w:tr>
      <w:tr w:rsidR="00AC7B6C" w:rsidRPr="00621E63" w14:paraId="66FA3C06" w14:textId="77777777" w:rsidTr="00CF5627">
        <w:trPr>
          <w:jc w:val="center"/>
        </w:trPr>
        <w:tc>
          <w:tcPr>
            <w:tcW w:w="2177" w:type="dxa"/>
            <w:vAlign w:val="center"/>
            <w:hideMark/>
          </w:tcPr>
          <w:p w14:paraId="15B6BDDE" w14:textId="77777777" w:rsidR="00AC7B6C" w:rsidRPr="00621E63" w:rsidRDefault="00AC7B6C" w:rsidP="00CF5627">
            <w:pPr>
              <w:pStyle w:val="TableEntry"/>
            </w:pPr>
            <w:r w:rsidRPr="00621E63">
              <w:t>Inactivation State</w:t>
            </w:r>
          </w:p>
        </w:tc>
        <w:tc>
          <w:tcPr>
            <w:tcW w:w="1390" w:type="dxa"/>
            <w:vAlign w:val="center"/>
            <w:hideMark/>
          </w:tcPr>
          <w:p w14:paraId="1E9EB6DB" w14:textId="77777777" w:rsidR="00AC7B6C" w:rsidRPr="00621E63" w:rsidRDefault="00AC7B6C" w:rsidP="00CF5627">
            <w:pPr>
              <w:pStyle w:val="TableEntry"/>
            </w:pPr>
            <w:r w:rsidRPr="00621E63">
              <w:t>R</w:t>
            </w:r>
          </w:p>
        </w:tc>
        <w:tc>
          <w:tcPr>
            <w:tcW w:w="1243" w:type="dxa"/>
            <w:vAlign w:val="center"/>
            <w:hideMark/>
          </w:tcPr>
          <w:p w14:paraId="49D9B4CB" w14:textId="77777777" w:rsidR="00AC7B6C" w:rsidRPr="00621E63" w:rsidRDefault="00AC7B6C" w:rsidP="00CF5627">
            <w:pPr>
              <w:pStyle w:val="TableEntry"/>
            </w:pPr>
            <w:r w:rsidRPr="00621E63">
              <w:t>R</w:t>
            </w:r>
          </w:p>
        </w:tc>
        <w:tc>
          <w:tcPr>
            <w:tcW w:w="1182" w:type="dxa"/>
            <w:vAlign w:val="center"/>
            <w:hideMark/>
          </w:tcPr>
          <w:p w14:paraId="3FF9A34B" w14:textId="77777777" w:rsidR="00AC7B6C" w:rsidRPr="00621E63" w:rsidRDefault="00AC7B6C" w:rsidP="00CF5627">
            <w:pPr>
              <w:pStyle w:val="TableEntry"/>
            </w:pPr>
            <w:r w:rsidRPr="00621E63">
              <w:t>R</w:t>
            </w:r>
          </w:p>
        </w:tc>
      </w:tr>
      <w:tr w:rsidR="00AC7B6C" w:rsidRPr="00621E63" w14:paraId="051D6AEC" w14:textId="77777777" w:rsidTr="00CF5627">
        <w:trPr>
          <w:jc w:val="center"/>
        </w:trPr>
        <w:tc>
          <w:tcPr>
            <w:tcW w:w="2177" w:type="dxa"/>
            <w:vAlign w:val="center"/>
            <w:hideMark/>
          </w:tcPr>
          <w:p w14:paraId="28DDB2D5" w14:textId="77777777" w:rsidR="00AC7B6C" w:rsidRPr="00621E63" w:rsidRDefault="00AC7B6C" w:rsidP="00CF5627">
            <w:pPr>
              <w:pStyle w:val="TableEntry"/>
            </w:pPr>
            <w:r w:rsidRPr="00621E63">
              <w:t>Alarm Priority*</w:t>
            </w:r>
          </w:p>
        </w:tc>
        <w:tc>
          <w:tcPr>
            <w:tcW w:w="1390" w:type="dxa"/>
            <w:vAlign w:val="center"/>
            <w:hideMark/>
          </w:tcPr>
          <w:p w14:paraId="5C226A7F" w14:textId="77777777" w:rsidR="00AC7B6C" w:rsidRPr="00621E63" w:rsidRDefault="00AC7B6C" w:rsidP="00CF5627">
            <w:pPr>
              <w:pStyle w:val="TableEntry"/>
            </w:pPr>
            <w:r w:rsidRPr="00621E63">
              <w:t>R</w:t>
            </w:r>
          </w:p>
        </w:tc>
        <w:tc>
          <w:tcPr>
            <w:tcW w:w="1243" w:type="dxa"/>
            <w:vAlign w:val="center"/>
            <w:hideMark/>
          </w:tcPr>
          <w:p w14:paraId="2F5C712A" w14:textId="77777777" w:rsidR="00AC7B6C" w:rsidRPr="00621E63" w:rsidRDefault="00AC7B6C" w:rsidP="00CF5627">
            <w:pPr>
              <w:pStyle w:val="TableEntry"/>
            </w:pPr>
            <w:r w:rsidRPr="00621E63">
              <w:t>R</w:t>
            </w:r>
          </w:p>
        </w:tc>
        <w:tc>
          <w:tcPr>
            <w:tcW w:w="1182" w:type="dxa"/>
            <w:vAlign w:val="center"/>
            <w:hideMark/>
          </w:tcPr>
          <w:p w14:paraId="086E28BC" w14:textId="77777777" w:rsidR="00AC7B6C" w:rsidRPr="00621E63" w:rsidRDefault="00AC7B6C" w:rsidP="00CF5627">
            <w:pPr>
              <w:pStyle w:val="TableEntry"/>
            </w:pPr>
            <w:r w:rsidRPr="00621E63">
              <w:t>R</w:t>
            </w:r>
          </w:p>
        </w:tc>
      </w:tr>
      <w:tr w:rsidR="00AC7B6C" w:rsidRPr="00621E63" w14:paraId="61256961" w14:textId="77777777" w:rsidTr="00CF5627">
        <w:trPr>
          <w:jc w:val="center"/>
        </w:trPr>
        <w:tc>
          <w:tcPr>
            <w:tcW w:w="2177" w:type="dxa"/>
            <w:vAlign w:val="center"/>
            <w:hideMark/>
          </w:tcPr>
          <w:p w14:paraId="549BA32B" w14:textId="77777777" w:rsidR="00AC7B6C" w:rsidRPr="00621E63" w:rsidRDefault="00AC7B6C" w:rsidP="00CF5627">
            <w:pPr>
              <w:pStyle w:val="TableEntry"/>
            </w:pPr>
            <w:r w:rsidRPr="00621E63">
              <w:t>Alert Type*</w:t>
            </w:r>
          </w:p>
        </w:tc>
        <w:tc>
          <w:tcPr>
            <w:tcW w:w="1390" w:type="dxa"/>
            <w:vAlign w:val="center"/>
            <w:hideMark/>
          </w:tcPr>
          <w:p w14:paraId="71CF94BD" w14:textId="77777777" w:rsidR="00AC7B6C" w:rsidRPr="00621E63" w:rsidRDefault="00AC7B6C" w:rsidP="00CF5627">
            <w:pPr>
              <w:pStyle w:val="TableEntry"/>
            </w:pPr>
            <w:r w:rsidRPr="00621E63">
              <w:t>R</w:t>
            </w:r>
          </w:p>
        </w:tc>
        <w:tc>
          <w:tcPr>
            <w:tcW w:w="1243" w:type="dxa"/>
            <w:vAlign w:val="center"/>
            <w:hideMark/>
          </w:tcPr>
          <w:p w14:paraId="438A1AFC" w14:textId="77777777" w:rsidR="00AC7B6C" w:rsidRPr="00621E63" w:rsidRDefault="00AC7B6C" w:rsidP="00CF5627">
            <w:pPr>
              <w:pStyle w:val="TableEntry"/>
            </w:pPr>
            <w:r w:rsidRPr="00621E63">
              <w:t>R</w:t>
            </w:r>
          </w:p>
        </w:tc>
        <w:tc>
          <w:tcPr>
            <w:tcW w:w="1182" w:type="dxa"/>
            <w:vAlign w:val="center"/>
            <w:hideMark/>
          </w:tcPr>
          <w:p w14:paraId="243A06D9" w14:textId="77777777" w:rsidR="00AC7B6C" w:rsidRPr="00621E63" w:rsidRDefault="00AC7B6C" w:rsidP="00CF5627">
            <w:pPr>
              <w:pStyle w:val="TableEntry"/>
            </w:pPr>
            <w:r w:rsidRPr="00621E63">
              <w:t>R</w:t>
            </w:r>
          </w:p>
        </w:tc>
      </w:tr>
    </w:tbl>
    <w:p w14:paraId="73489111" w14:textId="77777777" w:rsidR="00AC7B6C" w:rsidRPr="00621E63" w:rsidRDefault="00AC7B6C" w:rsidP="00AC7B6C">
      <w:pPr>
        <w:pStyle w:val="BodyText"/>
        <w:keepNext/>
        <w:keepLines/>
      </w:pPr>
      <w:r w:rsidRPr="00621E63">
        <w:t>Where O = optional and R = required.</w:t>
      </w:r>
    </w:p>
    <w:p w14:paraId="664433C5" w14:textId="41F2296B" w:rsidR="00AC7B6C" w:rsidRPr="00621E63" w:rsidRDefault="00AC7B6C" w:rsidP="00AC7B6C">
      <w:pPr>
        <w:pStyle w:val="BodyText"/>
        <w:rPr>
          <w:rStyle w:val="Strong"/>
          <w:b w:val="0"/>
          <w:bCs w:val="0"/>
        </w:rPr>
      </w:pPr>
      <w:r w:rsidRPr="00621E63">
        <w:t>*Originally contained in OBX-8 Abnormal Flags, implementations going forward should include as separate OBX segments.</w:t>
      </w:r>
    </w:p>
    <w:p w14:paraId="15EF2920" w14:textId="36833F52" w:rsidR="00AC7B6C" w:rsidRPr="00621E63" w:rsidRDefault="00AC7B6C" w:rsidP="002E102A">
      <w:pPr>
        <w:pStyle w:val="BodyText"/>
        <w:rPr>
          <w:rStyle w:val="Strong"/>
          <w:b w:val="0"/>
          <w:bCs w:val="0"/>
        </w:rPr>
      </w:pPr>
      <w:r w:rsidRPr="00621E63">
        <w:rPr>
          <w:rStyle w:val="Strong"/>
          <w:b w:val="0"/>
          <w:bCs w:val="0"/>
        </w:rPr>
        <w:t xml:space="preserve">The following table maps ISO 60601-1-8 alarm signal states to IHE ACM </w:t>
      </w:r>
      <w:r w:rsidR="00647994" w:rsidRPr="00621E63">
        <w:rPr>
          <w:rStyle w:val="Strong"/>
          <w:b w:val="0"/>
          <w:bCs w:val="0"/>
        </w:rPr>
        <w:t>PCD-04</w:t>
      </w:r>
      <w:r w:rsidRPr="00621E63">
        <w:rPr>
          <w:rStyle w:val="Strong"/>
          <w:b w:val="0"/>
          <w:bCs w:val="0"/>
        </w:rPr>
        <w:t xml:space="preserve"> attributes and values.</w:t>
      </w:r>
    </w:p>
    <w:p w14:paraId="54585C9D" w14:textId="6420F35F" w:rsidR="00AC7B6C" w:rsidRPr="00621E63" w:rsidRDefault="00AC7B6C" w:rsidP="00CF5627">
      <w:pPr>
        <w:pStyle w:val="TableTitle"/>
      </w:pPr>
      <w:r w:rsidRPr="00621E63">
        <w:t xml:space="preserve">Table B.8.5-3: ISO 60601-1-8 Alarm condition and alarm signal states mapping to IHE ACM </w:t>
      </w:r>
      <w:r w:rsidR="00647994" w:rsidRPr="00621E63">
        <w:t>PCD-04</w:t>
      </w:r>
      <w:r w:rsidRPr="00621E63">
        <w:t xml:space="preserve"> attributes</w:t>
      </w:r>
    </w:p>
    <w:tbl>
      <w:tblPr>
        <w:tblStyle w:val="TableGrid"/>
        <w:tblW w:w="9288" w:type="dxa"/>
        <w:tblLayout w:type="fixed"/>
        <w:tblLook w:val="04A0" w:firstRow="1" w:lastRow="0" w:firstColumn="1" w:lastColumn="0" w:noHBand="0" w:noVBand="1"/>
      </w:tblPr>
      <w:tblGrid>
        <w:gridCol w:w="1709"/>
        <w:gridCol w:w="1660"/>
        <w:gridCol w:w="5919"/>
      </w:tblGrid>
      <w:tr w:rsidR="00AC7B6C" w:rsidRPr="00621E63" w14:paraId="52D024AD" w14:textId="77777777" w:rsidTr="00CF5627">
        <w:trPr>
          <w:cantSplit/>
          <w:tblHeader/>
        </w:trPr>
        <w:tc>
          <w:tcPr>
            <w:tcW w:w="1709" w:type="dxa"/>
            <w:shd w:val="clear" w:color="auto" w:fill="D9D9D9" w:themeFill="background1" w:themeFillShade="D9"/>
          </w:tcPr>
          <w:p w14:paraId="04F24425" w14:textId="77777777" w:rsidR="00AC7B6C" w:rsidRPr="00621E63" w:rsidRDefault="00AC7B6C" w:rsidP="00CF5627">
            <w:pPr>
              <w:pStyle w:val="TableEntryHeader"/>
            </w:pPr>
            <w:r w:rsidRPr="00621E63">
              <w:t>ISO 60601-1-8</w:t>
            </w:r>
          </w:p>
        </w:tc>
        <w:tc>
          <w:tcPr>
            <w:tcW w:w="1660" w:type="dxa"/>
            <w:shd w:val="clear" w:color="auto" w:fill="D9D9D9" w:themeFill="background1" w:themeFillShade="D9"/>
          </w:tcPr>
          <w:p w14:paraId="5D2CE7C0" w14:textId="77777777" w:rsidR="00AC7B6C" w:rsidRPr="00621E63" w:rsidRDefault="00AC7B6C" w:rsidP="00CF5627">
            <w:pPr>
              <w:pStyle w:val="TableEntryHeader"/>
            </w:pPr>
            <w:r w:rsidRPr="00621E63">
              <w:t>ISO Value</w:t>
            </w:r>
          </w:p>
        </w:tc>
        <w:tc>
          <w:tcPr>
            <w:tcW w:w="5919" w:type="dxa"/>
            <w:shd w:val="clear" w:color="auto" w:fill="D9D9D9" w:themeFill="background1" w:themeFillShade="D9"/>
          </w:tcPr>
          <w:p w14:paraId="1EC3A651" w14:textId="5F256165" w:rsidR="00AC7B6C" w:rsidRPr="00621E63" w:rsidRDefault="00AC7B6C" w:rsidP="00CF5627">
            <w:pPr>
              <w:pStyle w:val="TableEntryHeader"/>
            </w:pPr>
            <w:r w:rsidRPr="00621E63">
              <w:t xml:space="preserve">IHE ACM </w:t>
            </w:r>
            <w:r w:rsidR="00647994" w:rsidRPr="00621E63">
              <w:t>PCD-04</w:t>
            </w:r>
            <w:r w:rsidRPr="00621E63">
              <w:t xml:space="preserve"> IEEE 11073-10101a attribute and value</w:t>
            </w:r>
          </w:p>
        </w:tc>
      </w:tr>
      <w:tr w:rsidR="00AC7B6C" w:rsidRPr="00621E63" w14:paraId="1F98DA2F" w14:textId="77777777" w:rsidTr="00CF5627">
        <w:trPr>
          <w:cantSplit/>
        </w:trPr>
        <w:tc>
          <w:tcPr>
            <w:tcW w:w="1709" w:type="dxa"/>
          </w:tcPr>
          <w:p w14:paraId="161BE3FB" w14:textId="77777777" w:rsidR="00AC7B6C" w:rsidRPr="00621E63" w:rsidRDefault="00AC7B6C" w:rsidP="00CF5627">
            <w:pPr>
              <w:pStyle w:val="TableEntry"/>
              <w:rPr>
                <w:b/>
              </w:rPr>
            </w:pPr>
            <w:r w:rsidRPr="00621E63">
              <w:rPr>
                <w:b/>
              </w:rPr>
              <w:t>Alarm Condition State</w:t>
            </w:r>
          </w:p>
        </w:tc>
        <w:tc>
          <w:tcPr>
            <w:tcW w:w="1660" w:type="dxa"/>
          </w:tcPr>
          <w:p w14:paraId="4705D393" w14:textId="77777777" w:rsidR="00AC7B6C" w:rsidRPr="00621E63" w:rsidRDefault="00AC7B6C" w:rsidP="00CF5627">
            <w:pPr>
              <w:pStyle w:val="TableEntry"/>
              <w:rPr>
                <w:b/>
              </w:rPr>
            </w:pPr>
          </w:p>
        </w:tc>
        <w:tc>
          <w:tcPr>
            <w:tcW w:w="5919" w:type="dxa"/>
          </w:tcPr>
          <w:p w14:paraId="45927B81" w14:textId="77777777" w:rsidR="00AC7B6C" w:rsidRPr="00621E63" w:rsidRDefault="00AC7B6C" w:rsidP="00CF5627">
            <w:pPr>
              <w:pStyle w:val="TableEntry"/>
              <w:rPr>
                <w:b/>
              </w:rPr>
            </w:pPr>
            <w:r w:rsidRPr="00621E63">
              <w:rPr>
                <w:b/>
              </w:rPr>
              <w:t>68482^MDC_ATTR_ALARM_STATE^MDC (multiple is ok)</w:t>
            </w:r>
          </w:p>
        </w:tc>
      </w:tr>
      <w:tr w:rsidR="00AC7B6C" w:rsidRPr="00621E63" w14:paraId="264D304F" w14:textId="77777777" w:rsidTr="00CF5627">
        <w:trPr>
          <w:cantSplit/>
        </w:trPr>
        <w:tc>
          <w:tcPr>
            <w:tcW w:w="1709" w:type="dxa"/>
          </w:tcPr>
          <w:p w14:paraId="45F6FA24" w14:textId="77777777" w:rsidR="00AC7B6C" w:rsidRPr="00621E63" w:rsidRDefault="00AC7B6C" w:rsidP="00CF5627">
            <w:pPr>
              <w:pStyle w:val="TableEntry"/>
            </w:pPr>
          </w:p>
        </w:tc>
        <w:tc>
          <w:tcPr>
            <w:tcW w:w="1660" w:type="dxa"/>
          </w:tcPr>
          <w:p w14:paraId="2EE71258" w14:textId="77777777" w:rsidR="00AC7B6C" w:rsidRPr="00621E63" w:rsidRDefault="00AC7B6C" w:rsidP="00CF5627">
            <w:pPr>
              <w:pStyle w:val="TableEntry"/>
            </w:pPr>
            <w:r w:rsidRPr="00621E63">
              <w:t>Off</w:t>
            </w:r>
          </w:p>
        </w:tc>
        <w:tc>
          <w:tcPr>
            <w:tcW w:w="5919" w:type="dxa"/>
          </w:tcPr>
          <w:p w14:paraId="71B77695" w14:textId="77777777" w:rsidR="00AC7B6C" w:rsidRPr="00621E63" w:rsidRDefault="00AC7B6C" w:rsidP="00CF5627">
            <w:pPr>
              <w:pStyle w:val="TableEntry"/>
            </w:pPr>
            <w:r w:rsidRPr="00621E63">
              <w:t>(off – need to CP ACM/PCD TF to add value)</w:t>
            </w:r>
          </w:p>
        </w:tc>
      </w:tr>
      <w:tr w:rsidR="00AC7B6C" w:rsidRPr="00621E63" w14:paraId="2EC3E235" w14:textId="77777777" w:rsidTr="00CF5627">
        <w:trPr>
          <w:cantSplit/>
        </w:trPr>
        <w:tc>
          <w:tcPr>
            <w:tcW w:w="1709" w:type="dxa"/>
          </w:tcPr>
          <w:p w14:paraId="7A431C0A" w14:textId="77777777" w:rsidR="00AC7B6C" w:rsidRPr="00621E63" w:rsidRDefault="00AC7B6C" w:rsidP="00CF5627">
            <w:pPr>
              <w:pStyle w:val="TableEntry"/>
            </w:pPr>
          </w:p>
        </w:tc>
        <w:tc>
          <w:tcPr>
            <w:tcW w:w="1660" w:type="dxa"/>
          </w:tcPr>
          <w:p w14:paraId="7B97A790" w14:textId="77777777" w:rsidR="00AC7B6C" w:rsidRPr="00621E63" w:rsidRDefault="00AC7B6C" w:rsidP="00CF5627">
            <w:pPr>
              <w:pStyle w:val="TableEntry"/>
            </w:pPr>
            <w:r w:rsidRPr="00621E63">
              <w:t>Inactive</w:t>
            </w:r>
          </w:p>
        </w:tc>
        <w:tc>
          <w:tcPr>
            <w:tcW w:w="5919" w:type="dxa"/>
          </w:tcPr>
          <w:p w14:paraId="040429CA" w14:textId="77777777" w:rsidR="00AC7B6C" w:rsidRPr="00621E63" w:rsidRDefault="00AC7B6C" w:rsidP="00CF5627">
            <w:pPr>
              <w:pStyle w:val="TableEntry"/>
            </w:pPr>
            <w:r w:rsidRPr="00621E63">
              <w:t>Inactive</w:t>
            </w:r>
          </w:p>
        </w:tc>
      </w:tr>
      <w:tr w:rsidR="00AC7B6C" w:rsidRPr="00621E63" w14:paraId="6670BEB5" w14:textId="77777777" w:rsidTr="00CF5627">
        <w:trPr>
          <w:cantSplit/>
        </w:trPr>
        <w:tc>
          <w:tcPr>
            <w:tcW w:w="1709" w:type="dxa"/>
          </w:tcPr>
          <w:p w14:paraId="2BC9CB18" w14:textId="77777777" w:rsidR="00AC7B6C" w:rsidRPr="00621E63" w:rsidRDefault="00AC7B6C" w:rsidP="00CF5627">
            <w:pPr>
              <w:pStyle w:val="TableEntry"/>
            </w:pPr>
          </w:p>
        </w:tc>
        <w:tc>
          <w:tcPr>
            <w:tcW w:w="1660" w:type="dxa"/>
          </w:tcPr>
          <w:p w14:paraId="77812843" w14:textId="77777777" w:rsidR="00AC7B6C" w:rsidRPr="00621E63" w:rsidRDefault="00AC7B6C" w:rsidP="00CF5627">
            <w:pPr>
              <w:pStyle w:val="TableEntry"/>
            </w:pPr>
            <w:r w:rsidRPr="00621E63">
              <w:t>Active</w:t>
            </w:r>
          </w:p>
        </w:tc>
        <w:tc>
          <w:tcPr>
            <w:tcW w:w="5919" w:type="dxa"/>
          </w:tcPr>
          <w:p w14:paraId="30F29CA9" w14:textId="77777777" w:rsidR="00AC7B6C" w:rsidRPr="00621E63" w:rsidRDefault="00AC7B6C" w:rsidP="00CF5627">
            <w:pPr>
              <w:pStyle w:val="TableEntry"/>
            </w:pPr>
            <w:r w:rsidRPr="00621E63">
              <w:t>Active</w:t>
            </w:r>
          </w:p>
        </w:tc>
      </w:tr>
      <w:tr w:rsidR="00AC7B6C" w:rsidRPr="00621E63" w14:paraId="64F2FC0E" w14:textId="77777777" w:rsidTr="00CF5627">
        <w:trPr>
          <w:cantSplit/>
        </w:trPr>
        <w:tc>
          <w:tcPr>
            <w:tcW w:w="1709" w:type="dxa"/>
          </w:tcPr>
          <w:p w14:paraId="0E511241" w14:textId="77777777" w:rsidR="00AC7B6C" w:rsidRPr="00621E63" w:rsidRDefault="00AC7B6C" w:rsidP="00CF5627">
            <w:pPr>
              <w:pStyle w:val="TableEntry"/>
            </w:pPr>
          </w:p>
        </w:tc>
        <w:tc>
          <w:tcPr>
            <w:tcW w:w="1660" w:type="dxa"/>
          </w:tcPr>
          <w:p w14:paraId="5735FBB0" w14:textId="77777777" w:rsidR="00AC7B6C" w:rsidRPr="00621E63" w:rsidRDefault="00AC7B6C" w:rsidP="00CF5627">
            <w:pPr>
              <w:pStyle w:val="TableEntry"/>
            </w:pPr>
            <w:r w:rsidRPr="00621E63">
              <w:t>Latched</w:t>
            </w:r>
          </w:p>
        </w:tc>
        <w:tc>
          <w:tcPr>
            <w:tcW w:w="5919" w:type="dxa"/>
          </w:tcPr>
          <w:p w14:paraId="4D0571FE" w14:textId="77777777" w:rsidR="00AC7B6C" w:rsidRPr="00621E63" w:rsidRDefault="00AC7B6C" w:rsidP="00CF5627">
            <w:pPr>
              <w:pStyle w:val="TableEntry"/>
            </w:pPr>
            <w:r w:rsidRPr="00621E63">
              <w:t>Latched (may be indicated with other enumeration values)</w:t>
            </w:r>
          </w:p>
        </w:tc>
      </w:tr>
      <w:tr w:rsidR="00AC7B6C" w:rsidRPr="00621E63" w14:paraId="2BB43EBB" w14:textId="77777777" w:rsidTr="00CF5627">
        <w:trPr>
          <w:cantSplit/>
        </w:trPr>
        <w:tc>
          <w:tcPr>
            <w:tcW w:w="1709" w:type="dxa"/>
          </w:tcPr>
          <w:p w14:paraId="58BC9CAC" w14:textId="77777777" w:rsidR="00AC7B6C" w:rsidRPr="00621E63" w:rsidRDefault="00AC7B6C" w:rsidP="00CF5627">
            <w:pPr>
              <w:pStyle w:val="TableEntry"/>
              <w:rPr>
                <w:b/>
                <w:bCs/>
              </w:rPr>
            </w:pPr>
            <w:r w:rsidRPr="00621E63">
              <w:rPr>
                <w:b/>
                <w:bCs/>
              </w:rPr>
              <w:t>Alarm condition type</w:t>
            </w:r>
          </w:p>
        </w:tc>
        <w:tc>
          <w:tcPr>
            <w:tcW w:w="1660" w:type="dxa"/>
          </w:tcPr>
          <w:p w14:paraId="56D3486D" w14:textId="77777777" w:rsidR="00AC7B6C" w:rsidRPr="00621E63" w:rsidRDefault="00AC7B6C" w:rsidP="00CF5627">
            <w:pPr>
              <w:pStyle w:val="TableEntry"/>
            </w:pPr>
          </w:p>
        </w:tc>
        <w:tc>
          <w:tcPr>
            <w:tcW w:w="5919" w:type="dxa"/>
          </w:tcPr>
          <w:p w14:paraId="028E648E" w14:textId="77777777" w:rsidR="00AC7B6C" w:rsidRPr="00621E63" w:rsidRDefault="00AC7B6C" w:rsidP="00CF5627">
            <w:pPr>
              <w:pStyle w:val="TableEntry"/>
              <w:rPr>
                <w:b/>
                <w:bCs/>
              </w:rPr>
            </w:pPr>
            <w:r w:rsidRPr="00621E63">
              <w:rPr>
                <w:b/>
                <w:bCs/>
              </w:rPr>
              <w:t>8485^MDC_ATTR_ALERT_TYPE^MDC</w:t>
            </w:r>
          </w:p>
        </w:tc>
      </w:tr>
      <w:tr w:rsidR="00AC7B6C" w:rsidRPr="00621E63" w14:paraId="5DD1E0C0" w14:textId="77777777" w:rsidTr="00CF5627">
        <w:trPr>
          <w:cantSplit/>
        </w:trPr>
        <w:tc>
          <w:tcPr>
            <w:tcW w:w="1709" w:type="dxa"/>
          </w:tcPr>
          <w:p w14:paraId="3CD746AE" w14:textId="77777777" w:rsidR="00AC7B6C" w:rsidRPr="00621E63" w:rsidRDefault="00AC7B6C" w:rsidP="00CF5627">
            <w:pPr>
              <w:pStyle w:val="TableEntry"/>
            </w:pPr>
          </w:p>
        </w:tc>
        <w:tc>
          <w:tcPr>
            <w:tcW w:w="1660" w:type="dxa"/>
          </w:tcPr>
          <w:p w14:paraId="29BF5B47" w14:textId="77777777" w:rsidR="00AC7B6C" w:rsidRPr="00621E63" w:rsidRDefault="00AC7B6C" w:rsidP="00CF5627">
            <w:pPr>
              <w:pStyle w:val="TableEntry"/>
            </w:pPr>
            <w:r w:rsidRPr="00621E63">
              <w:t>Physiological</w:t>
            </w:r>
          </w:p>
        </w:tc>
        <w:tc>
          <w:tcPr>
            <w:tcW w:w="5919" w:type="dxa"/>
          </w:tcPr>
          <w:p w14:paraId="2D1D7302" w14:textId="77777777" w:rsidR="00AC7B6C" w:rsidRPr="00621E63" w:rsidRDefault="00AC7B6C" w:rsidP="00CF5627">
            <w:pPr>
              <w:pStyle w:val="TableEntry"/>
            </w:pPr>
            <w:r w:rsidRPr="00621E63">
              <w:t>SP – Physiological</w:t>
            </w:r>
          </w:p>
        </w:tc>
      </w:tr>
      <w:tr w:rsidR="00AC7B6C" w:rsidRPr="00621E63" w14:paraId="547CBCFA" w14:textId="77777777" w:rsidTr="00CF5627">
        <w:trPr>
          <w:cantSplit/>
        </w:trPr>
        <w:tc>
          <w:tcPr>
            <w:tcW w:w="1709" w:type="dxa"/>
          </w:tcPr>
          <w:p w14:paraId="57A81B76" w14:textId="77777777" w:rsidR="00AC7B6C" w:rsidRPr="00621E63" w:rsidRDefault="00AC7B6C" w:rsidP="00CF5627">
            <w:pPr>
              <w:pStyle w:val="TableEntry"/>
            </w:pPr>
          </w:p>
        </w:tc>
        <w:tc>
          <w:tcPr>
            <w:tcW w:w="1660" w:type="dxa"/>
          </w:tcPr>
          <w:p w14:paraId="6732656B" w14:textId="77777777" w:rsidR="00AC7B6C" w:rsidRPr="00621E63" w:rsidRDefault="00AC7B6C" w:rsidP="00CF5627">
            <w:pPr>
              <w:pStyle w:val="TableEntry"/>
            </w:pPr>
            <w:r w:rsidRPr="00621E63">
              <w:t>Technical</w:t>
            </w:r>
          </w:p>
        </w:tc>
        <w:tc>
          <w:tcPr>
            <w:tcW w:w="5919" w:type="dxa"/>
          </w:tcPr>
          <w:p w14:paraId="136994C3" w14:textId="77777777" w:rsidR="00AC7B6C" w:rsidRPr="00621E63" w:rsidRDefault="00AC7B6C" w:rsidP="00CF5627">
            <w:pPr>
              <w:pStyle w:val="TableEntry"/>
            </w:pPr>
            <w:r w:rsidRPr="00621E63">
              <w:t>ST – Technical</w:t>
            </w:r>
          </w:p>
        </w:tc>
      </w:tr>
      <w:tr w:rsidR="00AC7B6C" w:rsidRPr="00621E63" w14:paraId="6FDF052F" w14:textId="77777777" w:rsidTr="00CF5627">
        <w:trPr>
          <w:cantSplit/>
        </w:trPr>
        <w:tc>
          <w:tcPr>
            <w:tcW w:w="1709" w:type="dxa"/>
          </w:tcPr>
          <w:p w14:paraId="506AAF3E" w14:textId="77777777" w:rsidR="00AC7B6C" w:rsidRPr="00621E63" w:rsidRDefault="00AC7B6C" w:rsidP="00CF5627">
            <w:pPr>
              <w:pStyle w:val="TableEntry"/>
            </w:pPr>
          </w:p>
        </w:tc>
        <w:tc>
          <w:tcPr>
            <w:tcW w:w="1660" w:type="dxa"/>
          </w:tcPr>
          <w:p w14:paraId="27D1B0FF" w14:textId="77777777" w:rsidR="00AC7B6C" w:rsidRPr="00621E63" w:rsidRDefault="00AC7B6C" w:rsidP="00CF5627">
            <w:pPr>
              <w:pStyle w:val="TableEntry"/>
            </w:pPr>
            <w:r w:rsidRPr="00621E63">
              <w:t>(Information?)</w:t>
            </w:r>
          </w:p>
        </w:tc>
        <w:tc>
          <w:tcPr>
            <w:tcW w:w="5919" w:type="dxa"/>
          </w:tcPr>
          <w:p w14:paraId="327FE773" w14:textId="77777777" w:rsidR="00AC7B6C" w:rsidRPr="00621E63" w:rsidRDefault="00AC7B6C" w:rsidP="00CF5627">
            <w:pPr>
              <w:pStyle w:val="TableEntry"/>
            </w:pPr>
            <w:r w:rsidRPr="00621E63">
              <w:t>SA – Advisory [alert, but not an alarm]</w:t>
            </w:r>
          </w:p>
        </w:tc>
      </w:tr>
      <w:tr w:rsidR="00AC7B6C" w:rsidRPr="00621E63" w14:paraId="63FD1D16" w14:textId="77777777" w:rsidTr="00CF5627">
        <w:trPr>
          <w:cantSplit/>
        </w:trPr>
        <w:tc>
          <w:tcPr>
            <w:tcW w:w="1709" w:type="dxa"/>
          </w:tcPr>
          <w:p w14:paraId="59D6D72E" w14:textId="77777777" w:rsidR="00AC7B6C" w:rsidRPr="00621E63" w:rsidRDefault="00AC7B6C" w:rsidP="00CF5627">
            <w:pPr>
              <w:pStyle w:val="TableEntry"/>
              <w:rPr>
                <w:b/>
                <w:bCs/>
              </w:rPr>
            </w:pPr>
            <w:r w:rsidRPr="00621E63">
              <w:rPr>
                <w:b/>
                <w:bCs/>
              </w:rPr>
              <w:t>Alarm type class</w:t>
            </w:r>
          </w:p>
        </w:tc>
        <w:tc>
          <w:tcPr>
            <w:tcW w:w="1660" w:type="dxa"/>
          </w:tcPr>
          <w:p w14:paraId="2209EA56" w14:textId="77777777" w:rsidR="00AC7B6C" w:rsidRPr="00621E63" w:rsidRDefault="00AC7B6C" w:rsidP="00CF5627">
            <w:pPr>
              <w:pStyle w:val="TableEntry"/>
            </w:pPr>
          </w:p>
        </w:tc>
        <w:tc>
          <w:tcPr>
            <w:tcW w:w="5919" w:type="dxa"/>
          </w:tcPr>
          <w:p w14:paraId="716FAAEC" w14:textId="77777777" w:rsidR="00AC7B6C" w:rsidRPr="00621E63" w:rsidRDefault="00AC7B6C" w:rsidP="00CF5627">
            <w:pPr>
              <w:pStyle w:val="TableEntry"/>
            </w:pPr>
            <w:r w:rsidRPr="00621E63">
              <w:t>Indicated in alert indication MDC/REFID</w:t>
            </w:r>
          </w:p>
        </w:tc>
      </w:tr>
      <w:tr w:rsidR="00AC7B6C" w:rsidRPr="00621E63" w14:paraId="17415835" w14:textId="77777777" w:rsidTr="00CF5627">
        <w:trPr>
          <w:cantSplit/>
        </w:trPr>
        <w:tc>
          <w:tcPr>
            <w:tcW w:w="1709" w:type="dxa"/>
          </w:tcPr>
          <w:p w14:paraId="0051D0DA" w14:textId="77777777" w:rsidR="00AC7B6C" w:rsidRPr="00621E63" w:rsidRDefault="00AC7B6C" w:rsidP="00CF5627">
            <w:pPr>
              <w:pStyle w:val="TableEntry"/>
            </w:pPr>
          </w:p>
        </w:tc>
        <w:tc>
          <w:tcPr>
            <w:tcW w:w="1660" w:type="dxa"/>
          </w:tcPr>
          <w:p w14:paraId="5DC5F856" w14:textId="77777777" w:rsidR="00AC7B6C" w:rsidRPr="00621E63" w:rsidRDefault="00AC7B6C" w:rsidP="00CF5627">
            <w:pPr>
              <w:pStyle w:val="TableEntry"/>
            </w:pPr>
            <w:r w:rsidRPr="00621E63">
              <w:t>Threshold</w:t>
            </w:r>
          </w:p>
        </w:tc>
        <w:tc>
          <w:tcPr>
            <w:tcW w:w="5919" w:type="dxa"/>
          </w:tcPr>
          <w:p w14:paraId="0ED4DD7A" w14:textId="77777777" w:rsidR="00AC7B6C" w:rsidRPr="00621E63" w:rsidRDefault="00AC7B6C" w:rsidP="00CF5627">
            <w:pPr>
              <w:pStyle w:val="TableEntry"/>
            </w:pPr>
          </w:p>
        </w:tc>
      </w:tr>
      <w:tr w:rsidR="00AC7B6C" w:rsidRPr="00621E63" w14:paraId="338571D1" w14:textId="77777777" w:rsidTr="00CF5627">
        <w:trPr>
          <w:cantSplit/>
        </w:trPr>
        <w:tc>
          <w:tcPr>
            <w:tcW w:w="1709" w:type="dxa"/>
          </w:tcPr>
          <w:p w14:paraId="40E19649" w14:textId="77777777" w:rsidR="00AC7B6C" w:rsidRPr="00621E63" w:rsidRDefault="00AC7B6C" w:rsidP="00CF5627">
            <w:pPr>
              <w:pStyle w:val="TableEntry"/>
            </w:pPr>
          </w:p>
        </w:tc>
        <w:tc>
          <w:tcPr>
            <w:tcW w:w="1660" w:type="dxa"/>
          </w:tcPr>
          <w:p w14:paraId="294F4EBB" w14:textId="77777777" w:rsidR="00AC7B6C" w:rsidRPr="00621E63" w:rsidRDefault="00AC7B6C" w:rsidP="00CF5627">
            <w:pPr>
              <w:pStyle w:val="TableEntry"/>
            </w:pPr>
            <w:r w:rsidRPr="00621E63">
              <w:t>Event</w:t>
            </w:r>
          </w:p>
        </w:tc>
        <w:tc>
          <w:tcPr>
            <w:tcW w:w="5919" w:type="dxa"/>
          </w:tcPr>
          <w:p w14:paraId="628C1819" w14:textId="77777777" w:rsidR="00AC7B6C" w:rsidRPr="00621E63" w:rsidRDefault="00AC7B6C" w:rsidP="00CF5627">
            <w:pPr>
              <w:pStyle w:val="TableEntry"/>
            </w:pPr>
          </w:p>
        </w:tc>
      </w:tr>
      <w:tr w:rsidR="00AC7B6C" w:rsidRPr="00621E63" w14:paraId="650BA65B" w14:textId="77777777" w:rsidTr="00CF5627">
        <w:trPr>
          <w:cantSplit/>
        </w:trPr>
        <w:tc>
          <w:tcPr>
            <w:tcW w:w="1709" w:type="dxa"/>
          </w:tcPr>
          <w:p w14:paraId="216C26A2" w14:textId="77777777" w:rsidR="00AC7B6C" w:rsidRPr="00621E63" w:rsidRDefault="00AC7B6C" w:rsidP="00CF5627">
            <w:pPr>
              <w:pStyle w:val="TableEntry"/>
              <w:rPr>
                <w:b/>
                <w:bCs/>
              </w:rPr>
            </w:pPr>
            <w:r w:rsidRPr="00621E63">
              <w:rPr>
                <w:b/>
                <w:bCs/>
              </w:rPr>
              <w:t>Alarm Limit Violation</w:t>
            </w:r>
          </w:p>
        </w:tc>
        <w:tc>
          <w:tcPr>
            <w:tcW w:w="1660" w:type="dxa"/>
          </w:tcPr>
          <w:p w14:paraId="4D12E82C" w14:textId="77777777" w:rsidR="00AC7B6C" w:rsidRPr="00621E63" w:rsidRDefault="00AC7B6C" w:rsidP="00CF5627">
            <w:pPr>
              <w:pStyle w:val="TableEntry"/>
            </w:pPr>
          </w:p>
        </w:tc>
        <w:tc>
          <w:tcPr>
            <w:tcW w:w="5919" w:type="dxa"/>
          </w:tcPr>
          <w:p w14:paraId="6961B939" w14:textId="77777777" w:rsidR="00AC7B6C" w:rsidRPr="00621E63" w:rsidRDefault="00AC7B6C" w:rsidP="00CF5627">
            <w:pPr>
              <w:pStyle w:val="TableEntry"/>
            </w:pPr>
            <w:r w:rsidRPr="00621E63">
              <w:t>Indicated in the alert indication MDC/REFID</w:t>
            </w:r>
          </w:p>
        </w:tc>
      </w:tr>
      <w:tr w:rsidR="00AC7B6C" w:rsidRPr="00621E63" w14:paraId="4E83DA18" w14:textId="77777777" w:rsidTr="00CF5627">
        <w:trPr>
          <w:cantSplit/>
        </w:trPr>
        <w:tc>
          <w:tcPr>
            <w:tcW w:w="1709" w:type="dxa"/>
          </w:tcPr>
          <w:p w14:paraId="0AF9EB6C" w14:textId="77777777" w:rsidR="00AC7B6C" w:rsidRPr="00621E63" w:rsidRDefault="00AC7B6C" w:rsidP="00CF5627">
            <w:pPr>
              <w:pStyle w:val="TableEntry"/>
            </w:pPr>
          </w:p>
        </w:tc>
        <w:tc>
          <w:tcPr>
            <w:tcW w:w="1660" w:type="dxa"/>
          </w:tcPr>
          <w:p w14:paraId="30C9331A" w14:textId="77777777" w:rsidR="00AC7B6C" w:rsidRPr="00621E63" w:rsidRDefault="00AC7B6C" w:rsidP="00CF5627">
            <w:pPr>
              <w:pStyle w:val="TableEntry"/>
            </w:pPr>
            <w:r w:rsidRPr="00621E63">
              <w:t>High</w:t>
            </w:r>
          </w:p>
        </w:tc>
        <w:tc>
          <w:tcPr>
            <w:tcW w:w="5919" w:type="dxa"/>
          </w:tcPr>
          <w:p w14:paraId="31BA2E02" w14:textId="77777777" w:rsidR="00AC7B6C" w:rsidRPr="00621E63" w:rsidRDefault="00AC7B6C" w:rsidP="00CF5627">
            <w:pPr>
              <w:pStyle w:val="TableEntry"/>
            </w:pPr>
          </w:p>
        </w:tc>
      </w:tr>
      <w:tr w:rsidR="00AC7B6C" w:rsidRPr="00621E63" w14:paraId="5F9DF4E7" w14:textId="77777777" w:rsidTr="00CF5627">
        <w:trPr>
          <w:cantSplit/>
        </w:trPr>
        <w:tc>
          <w:tcPr>
            <w:tcW w:w="1709" w:type="dxa"/>
          </w:tcPr>
          <w:p w14:paraId="33529C9E" w14:textId="77777777" w:rsidR="00AC7B6C" w:rsidRPr="00621E63" w:rsidRDefault="00AC7B6C" w:rsidP="00CF5627">
            <w:pPr>
              <w:pStyle w:val="TableEntry"/>
            </w:pPr>
          </w:p>
        </w:tc>
        <w:tc>
          <w:tcPr>
            <w:tcW w:w="1660" w:type="dxa"/>
          </w:tcPr>
          <w:p w14:paraId="034F2155" w14:textId="77777777" w:rsidR="00AC7B6C" w:rsidRPr="00621E63" w:rsidRDefault="00AC7B6C" w:rsidP="00CF5627">
            <w:pPr>
              <w:pStyle w:val="TableEntry"/>
            </w:pPr>
            <w:r w:rsidRPr="00621E63">
              <w:t>Low</w:t>
            </w:r>
          </w:p>
        </w:tc>
        <w:tc>
          <w:tcPr>
            <w:tcW w:w="5919" w:type="dxa"/>
          </w:tcPr>
          <w:p w14:paraId="0DBE7BBF" w14:textId="77777777" w:rsidR="00AC7B6C" w:rsidRPr="00621E63" w:rsidRDefault="00AC7B6C" w:rsidP="00CF5627">
            <w:pPr>
              <w:pStyle w:val="TableEntry"/>
            </w:pPr>
          </w:p>
        </w:tc>
      </w:tr>
      <w:tr w:rsidR="00AC7B6C" w:rsidRPr="00621E63" w14:paraId="1F06628A" w14:textId="77777777" w:rsidTr="00CF5627">
        <w:trPr>
          <w:cantSplit/>
        </w:trPr>
        <w:tc>
          <w:tcPr>
            <w:tcW w:w="1709" w:type="dxa"/>
          </w:tcPr>
          <w:p w14:paraId="49C91A55" w14:textId="77777777" w:rsidR="00AC7B6C" w:rsidRPr="00621E63" w:rsidRDefault="00AC7B6C" w:rsidP="00CF5627">
            <w:pPr>
              <w:pStyle w:val="TableEntry"/>
            </w:pPr>
          </w:p>
        </w:tc>
        <w:tc>
          <w:tcPr>
            <w:tcW w:w="1660" w:type="dxa"/>
          </w:tcPr>
          <w:p w14:paraId="4304159B" w14:textId="77777777" w:rsidR="00AC7B6C" w:rsidRPr="00621E63" w:rsidRDefault="00AC7B6C" w:rsidP="00CF5627">
            <w:pPr>
              <w:pStyle w:val="TableEntry"/>
            </w:pPr>
            <w:r w:rsidRPr="00621E63">
              <w:t>event description</w:t>
            </w:r>
          </w:p>
        </w:tc>
        <w:tc>
          <w:tcPr>
            <w:tcW w:w="5919" w:type="dxa"/>
          </w:tcPr>
          <w:p w14:paraId="0EBDB646" w14:textId="77777777" w:rsidR="00AC7B6C" w:rsidRPr="00621E63" w:rsidRDefault="00AC7B6C" w:rsidP="00CF5627">
            <w:pPr>
              <w:pStyle w:val="TableEntry"/>
            </w:pPr>
          </w:p>
        </w:tc>
      </w:tr>
      <w:tr w:rsidR="00AC7B6C" w:rsidRPr="00621E63" w14:paraId="57D67CC8" w14:textId="77777777" w:rsidTr="00CF5627">
        <w:trPr>
          <w:cantSplit/>
        </w:trPr>
        <w:tc>
          <w:tcPr>
            <w:tcW w:w="1709" w:type="dxa"/>
          </w:tcPr>
          <w:p w14:paraId="52FF0A12" w14:textId="77777777" w:rsidR="00AC7B6C" w:rsidRPr="00621E63" w:rsidRDefault="00AC7B6C" w:rsidP="00CF5627">
            <w:pPr>
              <w:pStyle w:val="TableEntry"/>
              <w:rPr>
                <w:b/>
                <w:bCs/>
              </w:rPr>
            </w:pPr>
            <w:r w:rsidRPr="00621E63">
              <w:rPr>
                <w:b/>
                <w:bCs/>
              </w:rPr>
              <w:t>Alarm Condition Priority</w:t>
            </w:r>
          </w:p>
        </w:tc>
        <w:tc>
          <w:tcPr>
            <w:tcW w:w="1660" w:type="dxa"/>
          </w:tcPr>
          <w:p w14:paraId="1D322863" w14:textId="77777777" w:rsidR="00AC7B6C" w:rsidRPr="00621E63" w:rsidRDefault="00AC7B6C" w:rsidP="00CF5627">
            <w:pPr>
              <w:pStyle w:val="TableEntry"/>
            </w:pPr>
          </w:p>
        </w:tc>
        <w:tc>
          <w:tcPr>
            <w:tcW w:w="5919" w:type="dxa"/>
          </w:tcPr>
          <w:p w14:paraId="28441B42" w14:textId="77777777" w:rsidR="00AC7B6C" w:rsidRPr="00621E63" w:rsidRDefault="00AC7B6C" w:rsidP="00CF5627">
            <w:pPr>
              <w:pStyle w:val="TableEntry"/>
              <w:rPr>
                <w:b/>
                <w:bCs/>
              </w:rPr>
            </w:pPr>
            <w:r w:rsidRPr="00621E63">
              <w:rPr>
                <w:b/>
                <w:bCs/>
              </w:rPr>
              <w:t>68484^MDC_ATTR_ALARM_PRIORITY^MDC</w:t>
            </w:r>
          </w:p>
        </w:tc>
      </w:tr>
      <w:tr w:rsidR="00AC7B6C" w:rsidRPr="00621E63" w14:paraId="3951535D" w14:textId="77777777" w:rsidTr="00CF5627">
        <w:trPr>
          <w:cantSplit/>
        </w:trPr>
        <w:tc>
          <w:tcPr>
            <w:tcW w:w="1709" w:type="dxa"/>
          </w:tcPr>
          <w:p w14:paraId="5A7DDB46" w14:textId="77777777" w:rsidR="00AC7B6C" w:rsidRPr="00621E63" w:rsidRDefault="00AC7B6C" w:rsidP="00CF5627">
            <w:pPr>
              <w:pStyle w:val="TableEntry"/>
            </w:pPr>
          </w:p>
        </w:tc>
        <w:tc>
          <w:tcPr>
            <w:tcW w:w="1660" w:type="dxa"/>
          </w:tcPr>
          <w:p w14:paraId="2951E55F" w14:textId="77777777" w:rsidR="00AC7B6C" w:rsidRPr="00621E63" w:rsidRDefault="00AC7B6C" w:rsidP="00CF5627">
            <w:pPr>
              <w:pStyle w:val="TableEntry"/>
            </w:pPr>
            <w:r w:rsidRPr="00621E63">
              <w:t>High</w:t>
            </w:r>
          </w:p>
        </w:tc>
        <w:tc>
          <w:tcPr>
            <w:tcW w:w="5919" w:type="dxa"/>
          </w:tcPr>
          <w:p w14:paraId="45D9384A" w14:textId="77777777" w:rsidR="00AC7B6C" w:rsidRPr="00621E63" w:rsidRDefault="00AC7B6C" w:rsidP="00CF5627">
            <w:pPr>
              <w:pStyle w:val="TableEntry"/>
            </w:pPr>
            <w:r w:rsidRPr="00621E63">
              <w:t>PH – High</w:t>
            </w:r>
          </w:p>
        </w:tc>
      </w:tr>
      <w:tr w:rsidR="00AC7B6C" w:rsidRPr="00621E63" w14:paraId="18CD7301" w14:textId="77777777" w:rsidTr="00CF5627">
        <w:trPr>
          <w:cantSplit/>
        </w:trPr>
        <w:tc>
          <w:tcPr>
            <w:tcW w:w="1709" w:type="dxa"/>
          </w:tcPr>
          <w:p w14:paraId="7FF7E083" w14:textId="77777777" w:rsidR="00AC7B6C" w:rsidRPr="00621E63" w:rsidRDefault="00AC7B6C" w:rsidP="00CF5627">
            <w:pPr>
              <w:pStyle w:val="TableEntry"/>
            </w:pPr>
          </w:p>
        </w:tc>
        <w:tc>
          <w:tcPr>
            <w:tcW w:w="1660" w:type="dxa"/>
          </w:tcPr>
          <w:p w14:paraId="636CF79A" w14:textId="77777777" w:rsidR="00AC7B6C" w:rsidRPr="00621E63" w:rsidRDefault="00AC7B6C" w:rsidP="00CF5627">
            <w:pPr>
              <w:pStyle w:val="TableEntry"/>
            </w:pPr>
            <w:r w:rsidRPr="00621E63">
              <w:t>Medium</w:t>
            </w:r>
          </w:p>
        </w:tc>
        <w:tc>
          <w:tcPr>
            <w:tcW w:w="5919" w:type="dxa"/>
          </w:tcPr>
          <w:p w14:paraId="6663AC14" w14:textId="77777777" w:rsidR="00AC7B6C" w:rsidRPr="00621E63" w:rsidRDefault="00AC7B6C" w:rsidP="00CF5627">
            <w:pPr>
              <w:pStyle w:val="TableEntry"/>
            </w:pPr>
            <w:r w:rsidRPr="00621E63">
              <w:t>PM – Medium</w:t>
            </w:r>
          </w:p>
        </w:tc>
      </w:tr>
      <w:tr w:rsidR="00AC7B6C" w:rsidRPr="00621E63" w14:paraId="0AC452F9" w14:textId="77777777" w:rsidTr="00CF5627">
        <w:trPr>
          <w:cantSplit/>
        </w:trPr>
        <w:tc>
          <w:tcPr>
            <w:tcW w:w="1709" w:type="dxa"/>
          </w:tcPr>
          <w:p w14:paraId="1CC1AAE2" w14:textId="77777777" w:rsidR="00AC7B6C" w:rsidRPr="00621E63" w:rsidRDefault="00AC7B6C" w:rsidP="00CF5627">
            <w:pPr>
              <w:pStyle w:val="TableEntry"/>
            </w:pPr>
          </w:p>
        </w:tc>
        <w:tc>
          <w:tcPr>
            <w:tcW w:w="1660" w:type="dxa"/>
          </w:tcPr>
          <w:p w14:paraId="4CC55872" w14:textId="77777777" w:rsidR="00AC7B6C" w:rsidRPr="00621E63" w:rsidRDefault="00AC7B6C" w:rsidP="00CF5627">
            <w:pPr>
              <w:pStyle w:val="TableEntry"/>
            </w:pPr>
            <w:r w:rsidRPr="00621E63">
              <w:t>Low</w:t>
            </w:r>
          </w:p>
        </w:tc>
        <w:tc>
          <w:tcPr>
            <w:tcW w:w="5919" w:type="dxa"/>
          </w:tcPr>
          <w:p w14:paraId="49DEFE08" w14:textId="77777777" w:rsidR="00AC7B6C" w:rsidRPr="00621E63" w:rsidRDefault="00AC7B6C" w:rsidP="00CF5627">
            <w:pPr>
              <w:pStyle w:val="TableEntry"/>
            </w:pPr>
            <w:r w:rsidRPr="00621E63">
              <w:t>PL – Low</w:t>
            </w:r>
          </w:p>
        </w:tc>
      </w:tr>
      <w:tr w:rsidR="00AC7B6C" w:rsidRPr="00621E63" w14:paraId="1B293BD1" w14:textId="77777777" w:rsidTr="00CF5627">
        <w:trPr>
          <w:cantSplit/>
        </w:trPr>
        <w:tc>
          <w:tcPr>
            <w:tcW w:w="1709" w:type="dxa"/>
          </w:tcPr>
          <w:p w14:paraId="28AFDAAC" w14:textId="77777777" w:rsidR="00AC7B6C" w:rsidRPr="00621E63" w:rsidRDefault="00AC7B6C" w:rsidP="00CF5627">
            <w:pPr>
              <w:pStyle w:val="TableEntry"/>
            </w:pPr>
          </w:p>
        </w:tc>
        <w:tc>
          <w:tcPr>
            <w:tcW w:w="1660" w:type="dxa"/>
          </w:tcPr>
          <w:p w14:paraId="7D64C582" w14:textId="77777777" w:rsidR="00AC7B6C" w:rsidRPr="00621E63" w:rsidRDefault="00AC7B6C" w:rsidP="00CF5627">
            <w:pPr>
              <w:pStyle w:val="TableEntry"/>
            </w:pPr>
            <w:r w:rsidRPr="00621E63">
              <w:t>Information</w:t>
            </w:r>
          </w:p>
        </w:tc>
        <w:tc>
          <w:tcPr>
            <w:tcW w:w="5919" w:type="dxa"/>
          </w:tcPr>
          <w:p w14:paraId="1DFA01F1" w14:textId="77777777" w:rsidR="00AC7B6C" w:rsidRPr="00621E63" w:rsidRDefault="00AC7B6C" w:rsidP="00CF5627">
            <w:pPr>
              <w:pStyle w:val="TableEntry"/>
            </w:pPr>
            <w:r w:rsidRPr="00621E63">
              <w:t>(PI – need to CP ACM/PCD TF to add value)</w:t>
            </w:r>
          </w:p>
        </w:tc>
      </w:tr>
      <w:tr w:rsidR="00AC7B6C" w:rsidRPr="00621E63" w14:paraId="0E727F50" w14:textId="77777777" w:rsidTr="00CF5627">
        <w:trPr>
          <w:cantSplit/>
        </w:trPr>
        <w:tc>
          <w:tcPr>
            <w:tcW w:w="1709" w:type="dxa"/>
          </w:tcPr>
          <w:p w14:paraId="17E87C6C" w14:textId="77777777" w:rsidR="00AC7B6C" w:rsidRPr="00621E63" w:rsidRDefault="00AC7B6C" w:rsidP="00CF5627">
            <w:pPr>
              <w:pStyle w:val="TableEntry"/>
            </w:pPr>
          </w:p>
        </w:tc>
        <w:tc>
          <w:tcPr>
            <w:tcW w:w="1660" w:type="dxa"/>
          </w:tcPr>
          <w:p w14:paraId="4CF9F740" w14:textId="77777777" w:rsidR="00AC7B6C" w:rsidRPr="00621E63" w:rsidRDefault="00AC7B6C" w:rsidP="00CF5627">
            <w:pPr>
              <w:pStyle w:val="TableEntry"/>
            </w:pPr>
            <w:r w:rsidRPr="00621E63">
              <w:t>(not-indicated)</w:t>
            </w:r>
          </w:p>
        </w:tc>
        <w:tc>
          <w:tcPr>
            <w:tcW w:w="5919" w:type="dxa"/>
          </w:tcPr>
          <w:p w14:paraId="2C8F3F0C" w14:textId="77777777" w:rsidR="00AC7B6C" w:rsidRPr="00621E63" w:rsidRDefault="00AC7B6C" w:rsidP="00CF5627">
            <w:pPr>
              <w:pStyle w:val="TableEntry"/>
            </w:pPr>
            <w:r w:rsidRPr="00621E63">
              <w:t>PN – Not Indicated</w:t>
            </w:r>
          </w:p>
        </w:tc>
      </w:tr>
      <w:tr w:rsidR="00AC7B6C" w:rsidRPr="00621E63" w14:paraId="1DFAC9A1" w14:textId="77777777" w:rsidTr="00CF5627">
        <w:trPr>
          <w:cantSplit/>
        </w:trPr>
        <w:tc>
          <w:tcPr>
            <w:tcW w:w="1709" w:type="dxa"/>
          </w:tcPr>
          <w:p w14:paraId="598ACC45" w14:textId="77777777" w:rsidR="00AC7B6C" w:rsidRPr="00621E63" w:rsidRDefault="00AC7B6C" w:rsidP="00CF5627">
            <w:pPr>
              <w:pStyle w:val="TableEntry"/>
            </w:pPr>
          </w:p>
        </w:tc>
        <w:tc>
          <w:tcPr>
            <w:tcW w:w="1660" w:type="dxa"/>
          </w:tcPr>
          <w:p w14:paraId="3CCB535A" w14:textId="77777777" w:rsidR="00AC7B6C" w:rsidRPr="00621E63" w:rsidRDefault="00AC7B6C" w:rsidP="00CF5627">
            <w:pPr>
              <w:pStyle w:val="TableEntry"/>
            </w:pPr>
            <w:r w:rsidRPr="00621E63">
              <w:t>(not-known)</w:t>
            </w:r>
          </w:p>
        </w:tc>
        <w:tc>
          <w:tcPr>
            <w:tcW w:w="5919" w:type="dxa"/>
          </w:tcPr>
          <w:p w14:paraId="5F4966D4" w14:textId="77777777" w:rsidR="00AC7B6C" w:rsidRPr="00621E63" w:rsidRDefault="00AC7B6C" w:rsidP="00CF5627">
            <w:pPr>
              <w:pStyle w:val="TableEntry"/>
            </w:pPr>
            <w:r w:rsidRPr="00621E63">
              <w:t>(PU – need to CP ACM/PCD TF to add value)</w:t>
            </w:r>
          </w:p>
        </w:tc>
      </w:tr>
      <w:tr w:rsidR="00AC7B6C" w:rsidRPr="00621E63" w14:paraId="77AA982F" w14:textId="77777777" w:rsidTr="00CF5627">
        <w:trPr>
          <w:cantSplit/>
        </w:trPr>
        <w:tc>
          <w:tcPr>
            <w:tcW w:w="1709" w:type="dxa"/>
          </w:tcPr>
          <w:p w14:paraId="3915ED92" w14:textId="77777777" w:rsidR="00AC7B6C" w:rsidRPr="00621E63" w:rsidRDefault="00AC7B6C" w:rsidP="00CF5627">
            <w:pPr>
              <w:pStyle w:val="TableEntry"/>
              <w:rPr>
                <w:b/>
                <w:bCs/>
              </w:rPr>
            </w:pPr>
            <w:r w:rsidRPr="00621E63">
              <w:rPr>
                <w:b/>
                <w:bCs/>
              </w:rPr>
              <w:t>Alarm signal inactivation state</w:t>
            </w:r>
          </w:p>
        </w:tc>
        <w:tc>
          <w:tcPr>
            <w:tcW w:w="1660" w:type="dxa"/>
          </w:tcPr>
          <w:p w14:paraId="1947C9D7" w14:textId="77777777" w:rsidR="00AC7B6C" w:rsidRPr="00621E63" w:rsidRDefault="00AC7B6C" w:rsidP="00CF5627">
            <w:pPr>
              <w:pStyle w:val="TableEntry"/>
              <w:rPr>
                <w:b/>
                <w:bCs/>
              </w:rPr>
            </w:pPr>
          </w:p>
        </w:tc>
        <w:tc>
          <w:tcPr>
            <w:tcW w:w="5919" w:type="dxa"/>
          </w:tcPr>
          <w:p w14:paraId="721701BD" w14:textId="77777777" w:rsidR="00AC7B6C" w:rsidRPr="00621E63" w:rsidRDefault="00AC7B6C" w:rsidP="00CF5627">
            <w:pPr>
              <w:pStyle w:val="TableEntry"/>
              <w:rPr>
                <w:b/>
                <w:bCs/>
              </w:rPr>
            </w:pPr>
            <w:r w:rsidRPr="00621E63">
              <w:rPr>
                <w:b/>
                <w:bCs/>
              </w:rPr>
              <w:t>68483^MDC_ATTR_ALARM_INACTIVATION_STATE^MDC</w:t>
            </w:r>
          </w:p>
        </w:tc>
      </w:tr>
      <w:tr w:rsidR="00AC7B6C" w:rsidRPr="00621E63" w14:paraId="6498AE9D" w14:textId="77777777" w:rsidTr="00CF5627">
        <w:trPr>
          <w:cantSplit/>
        </w:trPr>
        <w:tc>
          <w:tcPr>
            <w:tcW w:w="1709" w:type="dxa"/>
          </w:tcPr>
          <w:p w14:paraId="669D2BE6" w14:textId="77777777" w:rsidR="00AC7B6C" w:rsidRPr="00621E63" w:rsidRDefault="00AC7B6C" w:rsidP="00CF5627">
            <w:pPr>
              <w:pStyle w:val="TableEntry"/>
            </w:pPr>
          </w:p>
        </w:tc>
        <w:tc>
          <w:tcPr>
            <w:tcW w:w="1660" w:type="dxa"/>
          </w:tcPr>
          <w:p w14:paraId="36A9F4E4" w14:textId="77777777" w:rsidR="00AC7B6C" w:rsidRPr="00621E63" w:rsidRDefault="00AC7B6C" w:rsidP="00CF5627">
            <w:pPr>
              <w:pStyle w:val="TableEntry"/>
            </w:pPr>
            <w:r w:rsidRPr="00621E63">
              <w:t xml:space="preserve">none (enable?) </w:t>
            </w:r>
          </w:p>
        </w:tc>
        <w:tc>
          <w:tcPr>
            <w:tcW w:w="5919" w:type="dxa"/>
          </w:tcPr>
          <w:p w14:paraId="31249C9B" w14:textId="77777777" w:rsidR="00AC7B6C" w:rsidRPr="00621E63" w:rsidRDefault="00AC7B6C" w:rsidP="00CF5627">
            <w:pPr>
              <w:pStyle w:val="TableEntry"/>
            </w:pPr>
            <w:r w:rsidRPr="00621E63">
              <w:t>enabled (note the “d” on the end)</w:t>
            </w:r>
          </w:p>
        </w:tc>
      </w:tr>
      <w:tr w:rsidR="00AC7B6C" w:rsidRPr="00621E63" w14:paraId="4F139B60" w14:textId="77777777" w:rsidTr="00CF5627">
        <w:trPr>
          <w:cantSplit/>
        </w:trPr>
        <w:tc>
          <w:tcPr>
            <w:tcW w:w="1709" w:type="dxa"/>
          </w:tcPr>
          <w:p w14:paraId="506FA1BD" w14:textId="77777777" w:rsidR="00AC7B6C" w:rsidRPr="00621E63" w:rsidRDefault="00AC7B6C" w:rsidP="00CF5627">
            <w:pPr>
              <w:pStyle w:val="TableEntry"/>
            </w:pPr>
          </w:p>
        </w:tc>
        <w:tc>
          <w:tcPr>
            <w:tcW w:w="1660" w:type="dxa"/>
          </w:tcPr>
          <w:p w14:paraId="659CAE4B" w14:textId="77777777" w:rsidR="00AC7B6C" w:rsidRPr="00621E63" w:rsidRDefault="00AC7B6C" w:rsidP="00CF5627">
            <w:pPr>
              <w:pStyle w:val="TableEntry"/>
            </w:pPr>
            <w:r w:rsidRPr="00621E63">
              <w:t>audio-paused</w:t>
            </w:r>
          </w:p>
        </w:tc>
        <w:tc>
          <w:tcPr>
            <w:tcW w:w="5919" w:type="dxa"/>
          </w:tcPr>
          <w:p w14:paraId="46D75CE5" w14:textId="77777777" w:rsidR="00AC7B6C" w:rsidRPr="00621E63" w:rsidRDefault="00AC7B6C" w:rsidP="00CF5627">
            <w:pPr>
              <w:pStyle w:val="TableEntry"/>
            </w:pPr>
            <w:r w:rsidRPr="00621E63">
              <w:t>audio-paused</w:t>
            </w:r>
          </w:p>
        </w:tc>
      </w:tr>
      <w:tr w:rsidR="00AC7B6C" w:rsidRPr="00621E63" w14:paraId="36879FA2" w14:textId="77777777" w:rsidTr="00CF5627">
        <w:trPr>
          <w:cantSplit/>
        </w:trPr>
        <w:tc>
          <w:tcPr>
            <w:tcW w:w="1709" w:type="dxa"/>
          </w:tcPr>
          <w:p w14:paraId="3E3C9814" w14:textId="77777777" w:rsidR="00AC7B6C" w:rsidRPr="00621E63" w:rsidRDefault="00AC7B6C" w:rsidP="00CF5627">
            <w:pPr>
              <w:pStyle w:val="TableEntry"/>
            </w:pPr>
          </w:p>
        </w:tc>
        <w:tc>
          <w:tcPr>
            <w:tcW w:w="1660" w:type="dxa"/>
          </w:tcPr>
          <w:p w14:paraId="35A307D1" w14:textId="77777777" w:rsidR="00AC7B6C" w:rsidRPr="00621E63" w:rsidRDefault="00AC7B6C" w:rsidP="00CF5627">
            <w:pPr>
              <w:pStyle w:val="TableEntry"/>
            </w:pPr>
            <w:r w:rsidRPr="00621E63">
              <w:t>audio-off</w:t>
            </w:r>
          </w:p>
        </w:tc>
        <w:tc>
          <w:tcPr>
            <w:tcW w:w="5919" w:type="dxa"/>
          </w:tcPr>
          <w:p w14:paraId="4A6F9A84" w14:textId="77777777" w:rsidR="00AC7B6C" w:rsidRPr="00621E63" w:rsidRDefault="00AC7B6C" w:rsidP="00CF5627">
            <w:pPr>
              <w:pStyle w:val="TableEntry"/>
            </w:pPr>
            <w:r w:rsidRPr="00621E63">
              <w:t>audio-off</w:t>
            </w:r>
          </w:p>
        </w:tc>
      </w:tr>
      <w:tr w:rsidR="00AC7B6C" w:rsidRPr="00621E63" w14:paraId="2F9F90BB" w14:textId="77777777" w:rsidTr="00CF5627">
        <w:trPr>
          <w:cantSplit/>
        </w:trPr>
        <w:tc>
          <w:tcPr>
            <w:tcW w:w="1709" w:type="dxa"/>
          </w:tcPr>
          <w:p w14:paraId="0C03CFFD" w14:textId="77777777" w:rsidR="00AC7B6C" w:rsidRPr="00621E63" w:rsidRDefault="00AC7B6C" w:rsidP="00CF5627">
            <w:pPr>
              <w:pStyle w:val="TableEntry"/>
            </w:pPr>
          </w:p>
        </w:tc>
        <w:tc>
          <w:tcPr>
            <w:tcW w:w="1660" w:type="dxa"/>
          </w:tcPr>
          <w:p w14:paraId="094ED0FD" w14:textId="77777777" w:rsidR="00AC7B6C" w:rsidRPr="00621E63" w:rsidRDefault="00AC7B6C" w:rsidP="00CF5627">
            <w:pPr>
              <w:pStyle w:val="TableEntry"/>
            </w:pPr>
            <w:r w:rsidRPr="00621E63">
              <w:t>alarm-paused</w:t>
            </w:r>
          </w:p>
        </w:tc>
        <w:tc>
          <w:tcPr>
            <w:tcW w:w="5919" w:type="dxa"/>
          </w:tcPr>
          <w:p w14:paraId="2FB4369A" w14:textId="77777777" w:rsidR="00AC7B6C" w:rsidRPr="00621E63" w:rsidRDefault="00AC7B6C" w:rsidP="00CF5627">
            <w:pPr>
              <w:pStyle w:val="TableEntry"/>
            </w:pPr>
            <w:r w:rsidRPr="00621E63">
              <w:t>alarm-paused</w:t>
            </w:r>
          </w:p>
        </w:tc>
      </w:tr>
      <w:tr w:rsidR="00AC7B6C" w:rsidRPr="00621E63" w14:paraId="1DEAD327" w14:textId="77777777" w:rsidTr="00CF5627">
        <w:trPr>
          <w:cantSplit/>
        </w:trPr>
        <w:tc>
          <w:tcPr>
            <w:tcW w:w="1709" w:type="dxa"/>
          </w:tcPr>
          <w:p w14:paraId="17802729" w14:textId="77777777" w:rsidR="00AC7B6C" w:rsidRPr="00621E63" w:rsidRDefault="00AC7B6C" w:rsidP="00CF5627">
            <w:pPr>
              <w:pStyle w:val="TableEntry"/>
            </w:pPr>
          </w:p>
        </w:tc>
        <w:tc>
          <w:tcPr>
            <w:tcW w:w="1660" w:type="dxa"/>
          </w:tcPr>
          <w:p w14:paraId="2A6AFF7A" w14:textId="77777777" w:rsidR="00AC7B6C" w:rsidRPr="00621E63" w:rsidRDefault="00AC7B6C" w:rsidP="00CF5627">
            <w:pPr>
              <w:pStyle w:val="TableEntry"/>
            </w:pPr>
            <w:r w:rsidRPr="00621E63">
              <w:t>alarm-off</w:t>
            </w:r>
          </w:p>
        </w:tc>
        <w:tc>
          <w:tcPr>
            <w:tcW w:w="5919" w:type="dxa"/>
          </w:tcPr>
          <w:p w14:paraId="65D7ABE8" w14:textId="77777777" w:rsidR="00AC7B6C" w:rsidRPr="00621E63" w:rsidRDefault="00AC7B6C" w:rsidP="00CF5627">
            <w:pPr>
              <w:pStyle w:val="TableEntry"/>
            </w:pPr>
            <w:r w:rsidRPr="00621E63">
              <w:t>alarm-off</w:t>
            </w:r>
          </w:p>
        </w:tc>
      </w:tr>
      <w:tr w:rsidR="00AC7B6C" w:rsidRPr="00621E63" w14:paraId="3727847E" w14:textId="77777777" w:rsidTr="00CF5627">
        <w:trPr>
          <w:cantSplit/>
        </w:trPr>
        <w:tc>
          <w:tcPr>
            <w:tcW w:w="1709" w:type="dxa"/>
          </w:tcPr>
          <w:p w14:paraId="54B339E9" w14:textId="77777777" w:rsidR="00AC7B6C" w:rsidRPr="00621E63" w:rsidRDefault="00AC7B6C" w:rsidP="00CF5627">
            <w:pPr>
              <w:pStyle w:val="TableEntry"/>
            </w:pPr>
          </w:p>
        </w:tc>
        <w:tc>
          <w:tcPr>
            <w:tcW w:w="1660" w:type="dxa"/>
          </w:tcPr>
          <w:p w14:paraId="7AC18911" w14:textId="77777777" w:rsidR="00AC7B6C" w:rsidRPr="00621E63" w:rsidRDefault="00AC7B6C" w:rsidP="00CF5627">
            <w:pPr>
              <w:pStyle w:val="TableEntry"/>
            </w:pPr>
            <w:r w:rsidRPr="00621E63">
              <w:t>acknowledged</w:t>
            </w:r>
          </w:p>
        </w:tc>
        <w:tc>
          <w:tcPr>
            <w:tcW w:w="5919" w:type="dxa"/>
          </w:tcPr>
          <w:p w14:paraId="6DB440D1" w14:textId="77777777" w:rsidR="00AC7B6C" w:rsidRPr="00621E63" w:rsidRDefault="00AC7B6C" w:rsidP="00CF5627">
            <w:pPr>
              <w:pStyle w:val="TableEntry"/>
            </w:pPr>
            <w:r w:rsidRPr="00621E63">
              <w:t>alert-acknowledged – per ACM/PCD TF CP #126</w:t>
            </w:r>
          </w:p>
        </w:tc>
      </w:tr>
      <w:tr w:rsidR="00AC7B6C" w:rsidRPr="00621E63" w14:paraId="4D012CB0" w14:textId="77777777" w:rsidTr="00CF5627">
        <w:trPr>
          <w:cantSplit/>
        </w:trPr>
        <w:tc>
          <w:tcPr>
            <w:tcW w:w="1709" w:type="dxa"/>
          </w:tcPr>
          <w:p w14:paraId="0212A547" w14:textId="77777777" w:rsidR="00AC7B6C" w:rsidRPr="00621E63" w:rsidRDefault="00AC7B6C" w:rsidP="00CF5627">
            <w:pPr>
              <w:pStyle w:val="TableEntry"/>
            </w:pPr>
            <w:r w:rsidRPr="00621E63">
              <w:t>Phase is not an attribute</w:t>
            </w:r>
          </w:p>
        </w:tc>
        <w:tc>
          <w:tcPr>
            <w:tcW w:w="1660" w:type="dxa"/>
          </w:tcPr>
          <w:p w14:paraId="205B3D8E" w14:textId="77777777" w:rsidR="00AC7B6C" w:rsidRPr="00621E63" w:rsidRDefault="00AC7B6C" w:rsidP="00CF5627">
            <w:pPr>
              <w:pStyle w:val="TableEntry"/>
            </w:pPr>
          </w:p>
        </w:tc>
        <w:tc>
          <w:tcPr>
            <w:tcW w:w="5919" w:type="dxa"/>
          </w:tcPr>
          <w:p w14:paraId="6755433B" w14:textId="77777777" w:rsidR="00AC7B6C" w:rsidRPr="00621E63" w:rsidRDefault="00AC7B6C" w:rsidP="00CF5627">
            <w:pPr>
              <w:pStyle w:val="TableEntry"/>
              <w:rPr>
                <w:b/>
                <w:bCs/>
              </w:rPr>
            </w:pPr>
            <w:r w:rsidRPr="00621E63">
              <w:rPr>
                <w:b/>
                <w:bCs/>
              </w:rPr>
              <w:t>68481^MDC_ATTR_EVENT_PHASE^MDC</w:t>
            </w:r>
          </w:p>
        </w:tc>
      </w:tr>
      <w:tr w:rsidR="00AC7B6C" w:rsidRPr="00621E63" w14:paraId="3999172E" w14:textId="77777777" w:rsidTr="00CF5627">
        <w:trPr>
          <w:cantSplit/>
        </w:trPr>
        <w:tc>
          <w:tcPr>
            <w:tcW w:w="1709" w:type="dxa"/>
          </w:tcPr>
          <w:p w14:paraId="411C3840" w14:textId="77777777" w:rsidR="00AC7B6C" w:rsidRPr="00621E63" w:rsidRDefault="00AC7B6C" w:rsidP="00CF5627">
            <w:pPr>
              <w:pStyle w:val="TableEntry"/>
            </w:pPr>
          </w:p>
        </w:tc>
        <w:tc>
          <w:tcPr>
            <w:tcW w:w="1660" w:type="dxa"/>
          </w:tcPr>
          <w:p w14:paraId="72A6C0B2" w14:textId="77777777" w:rsidR="00AC7B6C" w:rsidRPr="00621E63" w:rsidRDefault="00AC7B6C" w:rsidP="00CF5627">
            <w:pPr>
              <w:pStyle w:val="TableEntry"/>
            </w:pPr>
          </w:p>
        </w:tc>
        <w:tc>
          <w:tcPr>
            <w:tcW w:w="5919" w:type="dxa"/>
          </w:tcPr>
          <w:p w14:paraId="023B5784" w14:textId="77777777" w:rsidR="00AC7B6C" w:rsidRPr="00621E63" w:rsidRDefault="00AC7B6C" w:rsidP="00CF5627">
            <w:pPr>
              <w:pStyle w:val="TableEntry"/>
            </w:pPr>
            <w:r w:rsidRPr="00621E63">
              <w:t xml:space="preserve">tpoint, start, start_only, continue, end, present, update, escalate, inactivate, acknowledged – per ACM/PCD TF CP #126, deescalate, reset, stop, (ACM/PCD TF CP to add </w:t>
            </w:r>
            <w:r w:rsidRPr="00621E63">
              <w:rPr>
                <w:b/>
                <w:i/>
              </w:rPr>
              <w:t>information</w:t>
            </w:r>
            <w:r w:rsidRPr="00621E63">
              <w:t xml:space="preserve"> or maybe </w:t>
            </w:r>
            <w:r w:rsidRPr="00621E63">
              <w:rPr>
                <w:b/>
                <w:i/>
              </w:rPr>
              <w:t>no_alert</w:t>
            </w:r>
            <w:r w:rsidRPr="00621E63">
              <w:t xml:space="preserve"> phase indication for signaling of AIS updates not in the presence of active alerts)</w:t>
            </w:r>
          </w:p>
        </w:tc>
      </w:tr>
      <w:tr w:rsidR="00AC7B6C" w:rsidRPr="00621E63" w14:paraId="13CF46A1" w14:textId="77777777" w:rsidTr="00CF5627">
        <w:trPr>
          <w:cantSplit/>
        </w:trPr>
        <w:tc>
          <w:tcPr>
            <w:tcW w:w="1709" w:type="dxa"/>
          </w:tcPr>
          <w:p w14:paraId="411B0A58" w14:textId="77777777" w:rsidR="00AC7B6C" w:rsidRPr="00621E63" w:rsidRDefault="00AC7B6C" w:rsidP="00CF5627">
            <w:pPr>
              <w:pStyle w:val="TableEntry"/>
            </w:pPr>
            <w:r w:rsidRPr="00621E63">
              <w:t>Source is an implied attribute</w:t>
            </w:r>
          </w:p>
        </w:tc>
        <w:tc>
          <w:tcPr>
            <w:tcW w:w="1660" w:type="dxa"/>
          </w:tcPr>
          <w:p w14:paraId="45689927" w14:textId="77777777" w:rsidR="00AC7B6C" w:rsidRPr="00621E63" w:rsidRDefault="00AC7B6C" w:rsidP="00CF5627">
            <w:pPr>
              <w:pStyle w:val="TableEntry"/>
            </w:pPr>
          </w:p>
        </w:tc>
        <w:tc>
          <w:tcPr>
            <w:tcW w:w="5919" w:type="dxa"/>
          </w:tcPr>
          <w:p w14:paraId="58C83612" w14:textId="77777777" w:rsidR="00AC7B6C" w:rsidRPr="00621E63" w:rsidRDefault="00AC7B6C" w:rsidP="00CF5627">
            <w:pPr>
              <w:pStyle w:val="TableEntry"/>
              <w:rPr>
                <w:b/>
                <w:bCs/>
              </w:rPr>
            </w:pPr>
            <w:r w:rsidRPr="00621E63">
              <w:rPr>
                <w:b/>
                <w:bCs/>
              </w:rPr>
              <w:t>68480^MDC_ATTR_ALERT_SOURCE^MDC</w:t>
            </w:r>
          </w:p>
        </w:tc>
      </w:tr>
      <w:tr w:rsidR="00AC7B6C" w:rsidRPr="00621E63" w14:paraId="7E0018FF" w14:textId="77777777" w:rsidTr="00CF5627">
        <w:trPr>
          <w:cantSplit/>
        </w:trPr>
        <w:tc>
          <w:tcPr>
            <w:tcW w:w="1709" w:type="dxa"/>
          </w:tcPr>
          <w:p w14:paraId="11D54C28" w14:textId="77777777" w:rsidR="00AC7B6C" w:rsidRPr="00621E63" w:rsidRDefault="00AC7B6C" w:rsidP="00CF5627">
            <w:pPr>
              <w:pStyle w:val="TableEntry"/>
            </w:pPr>
          </w:p>
        </w:tc>
        <w:tc>
          <w:tcPr>
            <w:tcW w:w="1660" w:type="dxa"/>
          </w:tcPr>
          <w:p w14:paraId="3ED760D0" w14:textId="77777777" w:rsidR="00AC7B6C" w:rsidRPr="00621E63" w:rsidRDefault="00AC7B6C" w:rsidP="00CF5627">
            <w:pPr>
              <w:pStyle w:val="TableEntry"/>
            </w:pPr>
          </w:p>
        </w:tc>
        <w:tc>
          <w:tcPr>
            <w:tcW w:w="5919" w:type="dxa"/>
          </w:tcPr>
          <w:p w14:paraId="67A9F3EF" w14:textId="77777777" w:rsidR="00AC7B6C" w:rsidRPr="00621E63" w:rsidRDefault="00AC7B6C" w:rsidP="00CF5627">
            <w:pPr>
              <w:pStyle w:val="TableEntry"/>
            </w:pPr>
            <w:r w:rsidRPr="00621E63">
              <w:t>VMD, plus preferably CHAN</w:t>
            </w:r>
          </w:p>
        </w:tc>
      </w:tr>
    </w:tbl>
    <w:p w14:paraId="08F771F5" w14:textId="77777777" w:rsidR="00AC7B6C" w:rsidRPr="00621E63" w:rsidRDefault="00AC7B6C" w:rsidP="002E102A">
      <w:pPr>
        <w:pStyle w:val="BodyText"/>
        <w:rPr>
          <w:rStyle w:val="Strong"/>
          <w:b w:val="0"/>
          <w:bCs w:val="0"/>
        </w:rPr>
      </w:pPr>
    </w:p>
    <w:p w14:paraId="1F423E2D" w14:textId="64C92881" w:rsidR="00B11855" w:rsidRPr="00621E63" w:rsidRDefault="003D003E" w:rsidP="00CF5627">
      <w:pPr>
        <w:pStyle w:val="HL7Field"/>
        <w:keepNext w:val="0"/>
      </w:pPr>
      <w:r w:rsidRPr="00621E63">
        <w:t xml:space="preserve">OBX-5 Observation Value </w:t>
      </w:r>
    </w:p>
    <w:p w14:paraId="4B57FE91" w14:textId="77777777" w:rsidR="00B11855" w:rsidRPr="00621E63" w:rsidRDefault="003D003E" w:rsidP="00116FF2">
      <w:pPr>
        <w:pStyle w:val="HL7FieldIndent2"/>
        <w:rPr>
          <w:noProof w:val="0"/>
        </w:rPr>
      </w:pPr>
      <w:r w:rsidRPr="00621E63">
        <w:rPr>
          <w:noProof w:val="0"/>
        </w:rPr>
        <w:t>Definition: This field contains the value observed by the observation producer. OBX-2-value type contains the data type for this field according to which observation value is formatted. It is not a required field because some systems will report only the normal</w:t>
      </w:r>
      <w:r w:rsidR="00470496" w:rsidRPr="00621E63">
        <w:rPr>
          <w:noProof w:val="0"/>
        </w:rPr>
        <w:t>ity or abnormality</w:t>
      </w:r>
      <w:r w:rsidRPr="00621E63">
        <w:rPr>
          <w:noProof w:val="0"/>
        </w:rPr>
        <w:t xml:space="preserve"> (OBX-8), especially in product experience reporting. The length of the </w:t>
      </w:r>
      <w:r w:rsidRPr="00621E63">
        <w:rPr>
          <w:noProof w:val="0"/>
        </w:rPr>
        <w:lastRenderedPageBreak/>
        <w:t>observation field is variable, depending upon OBX-3-value type. This field may repeat for multipart, single answer results with appropriate data types, e.g., CWE, TX, and FT data types.</w:t>
      </w:r>
    </w:p>
    <w:p w14:paraId="09CDDFB0" w14:textId="77777777" w:rsidR="00B11855" w:rsidRPr="00621E63" w:rsidRDefault="003D003E" w:rsidP="00116FF2">
      <w:pPr>
        <w:pStyle w:val="HL7FieldIndent2"/>
        <w:rPr>
          <w:noProof w:val="0"/>
        </w:rPr>
      </w:pPr>
      <w:r w:rsidRPr="00621E63">
        <w:rPr>
          <w:noProof w:val="0"/>
        </w:rPr>
        <w:t>When the Observation Value is numeric, IHE PCD adopts the convention that the number of digits to the right of the decimal point shall reflect the precision ascribed by the device to the measurement and such digits shall not be arbitrarily dropped from string representations of the value. So if the measurement has, say, two significant digits after the decimal point and happens to include one or more trailing zeros, the string representing the measurement shall include the trailing zeros to reflect precision, even though they do not change the numeric value.</w:t>
      </w:r>
    </w:p>
    <w:p w14:paraId="3A0B22B4" w14:textId="77777777" w:rsidR="00B11855" w:rsidRPr="00621E63" w:rsidRDefault="003D003E" w:rsidP="00116FF2">
      <w:pPr>
        <w:pStyle w:val="HL7FieldIndent2"/>
        <w:rPr>
          <w:noProof w:val="0"/>
        </w:rPr>
      </w:pPr>
      <w:r w:rsidRPr="00621E63">
        <w:rPr>
          <w:noProof w:val="0"/>
        </w:rPr>
        <w:t xml:space="preserve">For the PCD TF this field is required for metric related segments and is null for device related segments. </w:t>
      </w:r>
    </w:p>
    <w:p w14:paraId="583F1CF8" w14:textId="38165062" w:rsidR="00B11855" w:rsidRPr="00621E63" w:rsidRDefault="003D003E" w:rsidP="00CF5627">
      <w:pPr>
        <w:pStyle w:val="HL7Field"/>
      </w:pPr>
      <w:r w:rsidRPr="00621E63">
        <w:t xml:space="preserve">OBX-5 Observation Value in </w:t>
      </w:r>
      <w:r w:rsidR="00647994" w:rsidRPr="00621E63">
        <w:t>PCD-04</w:t>
      </w:r>
      <w:r w:rsidRPr="00621E63">
        <w:t xml:space="preserve"> and other Alert Communications transactions</w:t>
      </w:r>
    </w:p>
    <w:p w14:paraId="08473E2C" w14:textId="77777777" w:rsidR="00B11855" w:rsidRPr="00621E63" w:rsidRDefault="003D003E" w:rsidP="00A92110">
      <w:pPr>
        <w:pStyle w:val="HL7FieldIndent2"/>
        <w:rPr>
          <w:noProof w:val="0"/>
        </w:rPr>
      </w:pPr>
      <w:r w:rsidRPr="00621E63">
        <w:rPr>
          <w:noProof w:val="0"/>
        </w:rPr>
        <w:t>This field contains the value observed by the Alert Reporter. Its meaning differs according to the facet identified in OBX-4 Sub-ID (see above). The following sections give the details for each facet.</w:t>
      </w:r>
    </w:p>
    <w:p w14:paraId="3028DCED" w14:textId="77777777" w:rsidR="00B11855" w:rsidRPr="00621E63" w:rsidRDefault="003D003E" w:rsidP="00A92110">
      <w:pPr>
        <w:pStyle w:val="HL7FieldIndent2"/>
        <w:rPr>
          <w:noProof w:val="0"/>
        </w:rPr>
      </w:pPr>
      <w:r w:rsidRPr="00621E63">
        <w:rPr>
          <w:noProof w:val="0"/>
        </w:rPr>
        <w:t>In all cases, OBX-2-value type contains the data type for this field according to which observation value is formatted. It is not a required field because some systems will report only the abnormal flags for the observation (OBX-8). The length of the observation field is variable, depending upon OBX-3-value type. This field may repeat for multipart, single answer results with appropriate data types, e.g., C</w:t>
      </w:r>
      <w:r w:rsidR="00E86B15" w:rsidRPr="00621E63">
        <w:rPr>
          <w:noProof w:val="0"/>
        </w:rPr>
        <w:t>W</w:t>
      </w:r>
      <w:r w:rsidRPr="00621E63">
        <w:rPr>
          <w:noProof w:val="0"/>
        </w:rPr>
        <w:t xml:space="preserve">E, TX, and FT data types. </w:t>
      </w:r>
    </w:p>
    <w:p w14:paraId="2AB039C1" w14:textId="77777777" w:rsidR="00B11855" w:rsidRPr="00621E63" w:rsidRDefault="003D003E" w:rsidP="00CF5627">
      <w:pPr>
        <w:pStyle w:val="UnnumberedHeadingIndent"/>
      </w:pPr>
      <w:r w:rsidRPr="00621E63">
        <w:t>Event Identification</w:t>
      </w:r>
      <w:r w:rsidR="00F6415B" w:rsidRPr="00621E63">
        <w:t xml:space="preserve"> Facet</w:t>
      </w:r>
    </w:p>
    <w:p w14:paraId="45A469CB" w14:textId="77777777" w:rsidR="009622F0" w:rsidRPr="00621E63" w:rsidRDefault="003D003E" w:rsidP="009622F0">
      <w:pPr>
        <w:pStyle w:val="HL7FieldIndent2"/>
        <w:rPr>
          <w:noProof w:val="0"/>
        </w:rPr>
      </w:pPr>
      <w:r w:rsidRPr="00621E63">
        <w:rPr>
          <w:noProof w:val="0"/>
        </w:rPr>
        <w:t>The identity of alerts is represented by event codes from ISO/IEEE 11073-10101 nomenclature for alerts (Block E).</w:t>
      </w:r>
    </w:p>
    <w:p w14:paraId="31C1C422" w14:textId="3EC42CC9" w:rsidR="00387700" w:rsidRPr="00621E63" w:rsidRDefault="00387700" w:rsidP="00387700">
      <w:pPr>
        <w:pStyle w:val="HL7FieldIndent2"/>
        <w:rPr>
          <w:noProof w:val="0"/>
        </w:rPr>
      </w:pPr>
      <w:r w:rsidRPr="00621E63">
        <w:rPr>
          <w:noProof w:val="0"/>
        </w:rPr>
        <w:t xml:space="preserve">For the ACM Profile in the PCD-04 message, the OBX instance associated with the Event Identification Facet (where OBX-5 is equal to 196616^MDC_EVT_ALARM^MDC or the identification of the physiologic limit exceed for physiologic alarms), can be followed by an optional OBX instance to communicate Alert Reporter </w:t>
      </w:r>
      <w:del w:id="2347" w:author="Mary Jungers" w:date="2019-11-14T10:27:00Z">
        <w:r w:rsidRPr="00621E63" w:rsidDel="005B0C7C">
          <w:rPr>
            <w:noProof w:val="0"/>
          </w:rPr>
          <w:delText>actor</w:delText>
        </w:r>
      </w:del>
      <w:ins w:id="2348" w:author="Mary Jungers" w:date="2019-11-14T10:27:00Z">
        <w:r w:rsidR="005B0C7C">
          <w:rPr>
            <w:noProof w:val="0"/>
          </w:rPr>
          <w:t>Actor</w:t>
        </w:r>
      </w:ins>
      <w:r w:rsidRPr="00621E63">
        <w:rPr>
          <w:noProof w:val="0"/>
        </w:rPr>
        <w:t xml:space="preserve"> originated display text/print text</w:t>
      </w:r>
      <w:r w:rsidR="00621E63">
        <w:rPr>
          <w:noProof w:val="0"/>
        </w:rPr>
        <w:t xml:space="preserve">. </w:t>
      </w:r>
      <w:r w:rsidRPr="00621E63">
        <w:rPr>
          <w:noProof w:val="0"/>
        </w:rPr>
        <w:t>The MDC and REFID are defined in IEEE 11073-10101B [Editor’s note:  preliminary MDC is 0, preliminary REFID is MDCX_ATTR_ALERT_ANNOTATION]</w:t>
      </w:r>
      <w:r w:rsidR="00621E63">
        <w:rPr>
          <w:noProof w:val="0"/>
        </w:rPr>
        <w:t xml:space="preserve">. </w:t>
      </w:r>
      <w:r w:rsidRPr="00621E63">
        <w:rPr>
          <w:noProof w:val="0"/>
        </w:rPr>
        <w:t>The data type for the OBX-5 value shall be either string (ST) or formatted text (FT)</w:t>
      </w:r>
      <w:r w:rsidR="00621E63">
        <w:rPr>
          <w:noProof w:val="0"/>
        </w:rPr>
        <w:t xml:space="preserve">. </w:t>
      </w:r>
      <w:r w:rsidRPr="00621E63">
        <w:rPr>
          <w:noProof w:val="0"/>
        </w:rPr>
        <w:t>The permits inclusion of text formatting indications or the inclusion of characters from international character sets</w:t>
      </w:r>
      <w:r w:rsidR="00621E63">
        <w:rPr>
          <w:noProof w:val="0"/>
        </w:rPr>
        <w:t xml:space="preserve">. </w:t>
      </w:r>
      <w:r w:rsidRPr="00621E63">
        <w:rPr>
          <w:noProof w:val="0"/>
        </w:rPr>
        <w:t xml:space="preserve">The Alert Manager </w:t>
      </w:r>
      <w:del w:id="2349" w:author="Mary Jungers" w:date="2019-11-14T10:27:00Z">
        <w:r w:rsidRPr="00621E63" w:rsidDel="005B0C7C">
          <w:rPr>
            <w:noProof w:val="0"/>
          </w:rPr>
          <w:delText xml:space="preserve">actor </w:delText>
        </w:r>
      </w:del>
      <w:r w:rsidRPr="00621E63">
        <w:rPr>
          <w:noProof w:val="0"/>
        </w:rPr>
        <w:t>will optionally use the Alert Reporter provided text as a suffix to the Alert Manager synthesized alert text to be included in the alert text to be communicated to the Alert Communicator alert notification recipients</w:t>
      </w:r>
      <w:r w:rsidR="00621E63">
        <w:rPr>
          <w:noProof w:val="0"/>
        </w:rPr>
        <w:t xml:space="preserve">. </w:t>
      </w:r>
      <w:r w:rsidRPr="00621E63">
        <w:rPr>
          <w:noProof w:val="0"/>
        </w:rPr>
        <w:t xml:space="preserve">The Alert Manager (AM) shall include a separator character (commonly space) or character sequence (commonly space dash space) between the Alert Manager (AM) synthesized text and the Alert Reporter (AR) </w:t>
      </w:r>
      <w:del w:id="2350" w:author="Mary Jungers" w:date="2019-11-14T10:28:00Z">
        <w:r w:rsidRPr="00621E63" w:rsidDel="005B0C7C">
          <w:rPr>
            <w:noProof w:val="0"/>
          </w:rPr>
          <w:delText xml:space="preserve">actor </w:delText>
        </w:r>
      </w:del>
      <w:r w:rsidRPr="00621E63">
        <w:rPr>
          <w:noProof w:val="0"/>
        </w:rPr>
        <w:t>provided annotation text.</w:t>
      </w:r>
    </w:p>
    <w:p w14:paraId="718E17F4" w14:textId="77777777" w:rsidR="00387700" w:rsidRPr="00621E63" w:rsidRDefault="00387700" w:rsidP="00387700">
      <w:pPr>
        <w:pStyle w:val="HL7FieldIndent2"/>
        <w:rPr>
          <w:noProof w:val="0"/>
        </w:rPr>
      </w:pPr>
      <w:r w:rsidRPr="00621E63">
        <w:rPr>
          <w:noProof w:val="0"/>
        </w:rPr>
        <w:lastRenderedPageBreak/>
        <w:t>This capability permits the Alert Reporter to contribute text specifically for inclusion into the Alert Manager synthesized alert notification text. This can be useful in the case of textual information not well integrated into an HL7 standard data item. It can also be used as a foreign language mapping of the alert reason for which the Alert Manager requires abstraction. This abstraction is meaningful in scenarios where the Alert Reporter, the alerting medical device, and the alert notification recipients are in one country, and the Alert Manager is centralized in a different country.</w:t>
      </w:r>
    </w:p>
    <w:p w14:paraId="7339D00B" w14:textId="3DA9BD39" w:rsidR="00387700" w:rsidRPr="00621E63" w:rsidRDefault="00387700" w:rsidP="00387700">
      <w:pPr>
        <w:pStyle w:val="HL7FieldIndent2"/>
        <w:rPr>
          <w:noProof w:val="0"/>
        </w:rPr>
      </w:pPr>
      <w:r w:rsidRPr="00621E63">
        <w:rPr>
          <w:noProof w:val="0"/>
        </w:rPr>
        <w:t>The alert notification text is expected to be rapidly actionable</w:t>
      </w:r>
      <w:r w:rsidR="00621E63">
        <w:rPr>
          <w:noProof w:val="0"/>
        </w:rPr>
        <w:t xml:space="preserve">. </w:t>
      </w:r>
      <w:r w:rsidRPr="00621E63">
        <w:rPr>
          <w:noProof w:val="0"/>
        </w:rPr>
        <w:t xml:space="preserve">To that end the additional text supplied by the AR </w:t>
      </w:r>
      <w:del w:id="2351" w:author="Mary Jungers" w:date="2019-11-14T10:28:00Z">
        <w:r w:rsidRPr="00621E63" w:rsidDel="005B0C7C">
          <w:rPr>
            <w:noProof w:val="0"/>
          </w:rPr>
          <w:delText xml:space="preserve">actor </w:delText>
        </w:r>
      </w:del>
      <w:r w:rsidRPr="00621E63">
        <w:rPr>
          <w:noProof w:val="0"/>
        </w:rPr>
        <w:t>should be relatively short.</w:t>
      </w:r>
    </w:p>
    <w:p w14:paraId="0BEF1F20" w14:textId="401A8C09" w:rsidR="00387700" w:rsidRPr="00621E63" w:rsidRDefault="00387700" w:rsidP="00387700">
      <w:pPr>
        <w:pStyle w:val="HL7FieldIndent2"/>
        <w:rPr>
          <w:noProof w:val="0"/>
        </w:rPr>
      </w:pPr>
      <w:r w:rsidRPr="00621E63">
        <w:rPr>
          <w:noProof w:val="0"/>
        </w:rPr>
        <w:t>The AR provided additional text is not expected to be utilized for communicating alert remedies</w:t>
      </w:r>
      <w:r w:rsidR="00621E63">
        <w:rPr>
          <w:noProof w:val="0"/>
        </w:rPr>
        <w:t xml:space="preserve">. </w:t>
      </w:r>
      <w:r w:rsidRPr="00621E63">
        <w:rPr>
          <w:noProof w:val="0"/>
        </w:rPr>
        <w:t>Remedies would be expected to utilize a distinctly different MDC and REFID.</w:t>
      </w:r>
    </w:p>
    <w:p w14:paraId="73B43466" w14:textId="77777777" w:rsidR="00B11855" w:rsidRPr="00621E63" w:rsidRDefault="00F73333" w:rsidP="002E6C5E">
      <w:pPr>
        <w:pStyle w:val="BodyText"/>
      </w:pPr>
      <w:r w:rsidRPr="00621E63">
        <w:drawing>
          <wp:inline distT="0" distB="0" distL="0" distR="0" wp14:anchorId="654BB3BA" wp14:editId="243ADF22">
            <wp:extent cx="5059680" cy="2109470"/>
            <wp:effectExtent l="0" t="0" r="7620" b="5080"/>
            <wp:docPr id="13" name="Picture 13" descr="Figur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B"/>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59680" cy="2109470"/>
                    </a:xfrm>
                    <a:prstGeom prst="rect">
                      <a:avLst/>
                    </a:prstGeom>
                    <a:noFill/>
                    <a:ln>
                      <a:noFill/>
                    </a:ln>
                  </pic:spPr>
                </pic:pic>
              </a:graphicData>
            </a:graphic>
          </wp:inline>
        </w:drawing>
      </w:r>
    </w:p>
    <w:p w14:paraId="634B1F52" w14:textId="77777777" w:rsidR="00B11855" w:rsidRPr="00621E63" w:rsidRDefault="003D003E" w:rsidP="00CF5627">
      <w:pPr>
        <w:pStyle w:val="FigureTitle"/>
      </w:pPr>
      <w:r w:rsidRPr="00621E63">
        <w:t>Figure</w:t>
      </w:r>
      <w:r w:rsidR="00700617" w:rsidRPr="00621E63">
        <w:t xml:space="preserve"> </w:t>
      </w:r>
      <w:r w:rsidR="00E86B15" w:rsidRPr="00621E63">
        <w:t>B.8</w:t>
      </w:r>
      <w:r w:rsidR="004E547A" w:rsidRPr="00621E63">
        <w:t>.5</w:t>
      </w:r>
      <w:r w:rsidR="00E86B15" w:rsidRPr="00621E63">
        <w:t>-1</w:t>
      </w:r>
      <w:r w:rsidRPr="00621E63">
        <w:t>: Event Identification Facet</w:t>
      </w:r>
      <w:r w:rsidR="00991ED6" w:rsidRPr="00621E63">
        <w:t xml:space="preserve"> (</w:t>
      </w:r>
      <w:r w:rsidR="004C60BF" w:rsidRPr="00621E63">
        <w:t>Informative</w:t>
      </w:r>
      <w:r w:rsidR="00991ED6" w:rsidRPr="00621E63">
        <w:t>)</w:t>
      </w:r>
    </w:p>
    <w:p w14:paraId="3B5CBFE7" w14:textId="77777777" w:rsidR="00B11855" w:rsidRPr="00621E63" w:rsidRDefault="003D003E" w:rsidP="00CF5627">
      <w:pPr>
        <w:pStyle w:val="BodyText"/>
        <w:rPr>
          <w:bCs/>
        </w:rPr>
      </w:pPr>
      <w:r w:rsidRPr="00621E63">
        <w:rPr>
          <w:b/>
          <w:bCs/>
        </w:rPr>
        <w:t>Source identification</w:t>
      </w:r>
      <w:r w:rsidR="00F6415B" w:rsidRPr="00621E63">
        <w:rPr>
          <w:b/>
          <w:bCs/>
        </w:rPr>
        <w:t xml:space="preserve"> Facet</w:t>
      </w:r>
    </w:p>
    <w:p w14:paraId="703AD210" w14:textId="45CBF4CF" w:rsidR="00B11855" w:rsidRPr="00621E63" w:rsidRDefault="003D003E" w:rsidP="00BA3791">
      <w:pPr>
        <w:pStyle w:val="BodyText"/>
      </w:pPr>
      <w:r w:rsidRPr="00621E63">
        <w:t>For an event code corresponding with a metric alarm, this segment identifies the particular measurement that is the source of the alarm by its MDC nomenclature code in OBX-3 Observation Identifier. If it has a numeric value, it shall be in OBX-5 Observation Value, and if available the alarm range set in the device will be encoded in OBX-7 Reference Rang</w:t>
      </w:r>
      <w:r w:rsidR="006234DE" w:rsidRPr="00621E63">
        <w:t>e.</w:t>
      </w:r>
    </w:p>
    <w:p w14:paraId="1B99A527" w14:textId="77777777" w:rsidR="00B11855" w:rsidRPr="00621E63" w:rsidRDefault="003D003E" w:rsidP="00BA3791">
      <w:pPr>
        <w:pStyle w:val="BodyText"/>
      </w:pPr>
      <w:r w:rsidRPr="00621E63">
        <w:t>For a technical alert, this facet specifies the subsystem that is the source of the event by its MDC object code in OBX-5 Observation Value, and by its dotted sub-ID notation according to the DEC specification for OBX-4 Observation Sub-ID.</w:t>
      </w:r>
    </w:p>
    <w:p w14:paraId="70618E06" w14:textId="77777777" w:rsidR="00B11855" w:rsidRPr="00621E63" w:rsidRDefault="003D003E" w:rsidP="00CF5627">
      <w:pPr>
        <w:pStyle w:val="BodyText"/>
        <w:rPr>
          <w:bCs/>
        </w:rPr>
      </w:pPr>
      <w:r w:rsidRPr="00621E63">
        <w:rPr>
          <w:b/>
          <w:bCs/>
        </w:rPr>
        <w:t>Event Phase</w:t>
      </w:r>
      <w:r w:rsidR="00F6415B" w:rsidRPr="00621E63">
        <w:rPr>
          <w:b/>
          <w:bCs/>
        </w:rPr>
        <w:t xml:space="preserve"> Facet</w:t>
      </w:r>
    </w:p>
    <w:p w14:paraId="6992799C" w14:textId="77777777" w:rsidR="00B11855" w:rsidRPr="00621E63" w:rsidRDefault="003D003E" w:rsidP="00BA3791">
      <w:pPr>
        <w:pStyle w:val="BodyText"/>
      </w:pPr>
      <w:r w:rsidRPr="00621E63">
        <w:t>Each occurrence contains one of the following phase indications of the alert from the EventCurrentPhase enumeration:</w:t>
      </w:r>
    </w:p>
    <w:p w14:paraId="26A3019C" w14:textId="3E1D494F" w:rsidR="00B11855" w:rsidRPr="00621E63" w:rsidRDefault="003D003E" w:rsidP="00CF5627">
      <w:pPr>
        <w:pStyle w:val="TableTitle"/>
      </w:pPr>
      <w:r w:rsidRPr="00621E63">
        <w:t xml:space="preserve">Table </w:t>
      </w:r>
      <w:r w:rsidR="00E86B15" w:rsidRPr="00621E63">
        <w:t>B.8</w:t>
      </w:r>
      <w:r w:rsidR="004E547A" w:rsidRPr="00621E63">
        <w:t>.5</w:t>
      </w:r>
      <w:r w:rsidR="00E86B15" w:rsidRPr="00621E63">
        <w:t>-</w:t>
      </w:r>
      <w:r w:rsidR="00B63979" w:rsidRPr="00621E63">
        <w:t>4</w:t>
      </w:r>
      <w:r w:rsidRPr="00621E63">
        <w:t>: Event Phase Coordinated Definitions</w:t>
      </w:r>
    </w:p>
    <w:tbl>
      <w:tblPr>
        <w:tblW w:w="8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95"/>
        <w:gridCol w:w="1843"/>
        <w:gridCol w:w="5010"/>
      </w:tblGrid>
      <w:tr w:rsidR="00C40FD5" w:rsidRPr="00621E63" w14:paraId="7DE78DE9" w14:textId="77777777" w:rsidTr="00A92110">
        <w:trPr>
          <w:cantSplit/>
          <w:tblHeader/>
          <w:jc w:val="center"/>
        </w:trPr>
        <w:tc>
          <w:tcPr>
            <w:tcW w:w="1895" w:type="dxa"/>
            <w:shd w:val="clear" w:color="auto" w:fill="D9D9D9"/>
          </w:tcPr>
          <w:p w14:paraId="568175CB" w14:textId="77777777" w:rsidR="00B11855" w:rsidRPr="00621E63" w:rsidRDefault="006C4608" w:rsidP="00286763">
            <w:pPr>
              <w:pStyle w:val="TableEntryHeader"/>
            </w:pPr>
            <w:r w:rsidRPr="00621E63">
              <w:t>future assignment</w:t>
            </w:r>
          </w:p>
        </w:tc>
        <w:tc>
          <w:tcPr>
            <w:tcW w:w="1843" w:type="dxa"/>
            <w:shd w:val="clear" w:color="auto" w:fill="D9D9D9"/>
          </w:tcPr>
          <w:p w14:paraId="3F90C875" w14:textId="77777777" w:rsidR="00B11855" w:rsidRPr="00621E63" w:rsidRDefault="006C4608" w:rsidP="00286763">
            <w:pPr>
              <w:pStyle w:val="TableEntryHeader"/>
            </w:pPr>
            <w:r w:rsidRPr="00621E63">
              <w:t>assigned</w:t>
            </w:r>
          </w:p>
        </w:tc>
        <w:tc>
          <w:tcPr>
            <w:tcW w:w="5010" w:type="dxa"/>
            <w:shd w:val="clear" w:color="auto" w:fill="D9D9D9"/>
          </w:tcPr>
          <w:p w14:paraId="306716EF" w14:textId="77777777" w:rsidR="00B11855" w:rsidRPr="00621E63" w:rsidRDefault="003D003E" w:rsidP="00286763">
            <w:pPr>
              <w:pStyle w:val="TableEntryHeader"/>
            </w:pPr>
            <w:r w:rsidRPr="00621E63">
              <w:t>definition</w:t>
            </w:r>
          </w:p>
        </w:tc>
      </w:tr>
      <w:tr w:rsidR="00B11855" w:rsidRPr="00621E63" w14:paraId="298B7AA6" w14:textId="77777777" w:rsidTr="006C0E8E">
        <w:trPr>
          <w:cantSplit/>
          <w:jc w:val="center"/>
        </w:trPr>
        <w:tc>
          <w:tcPr>
            <w:tcW w:w="1895" w:type="dxa"/>
            <w:shd w:val="clear" w:color="auto" w:fill="auto"/>
          </w:tcPr>
          <w:p w14:paraId="373C219A" w14:textId="77777777" w:rsidR="00B11855" w:rsidRPr="00621E63" w:rsidRDefault="003D003E" w:rsidP="00286763">
            <w:pPr>
              <w:pStyle w:val="TableEntry"/>
            </w:pPr>
            <w:r w:rsidRPr="00621E63">
              <w:t>tpoint</w:t>
            </w:r>
          </w:p>
        </w:tc>
        <w:tc>
          <w:tcPr>
            <w:tcW w:w="1843" w:type="dxa"/>
            <w:shd w:val="clear" w:color="auto" w:fill="auto"/>
          </w:tcPr>
          <w:p w14:paraId="18E1D176" w14:textId="77777777" w:rsidR="00B11855" w:rsidRPr="00621E63" w:rsidRDefault="00B11855" w:rsidP="00286763">
            <w:pPr>
              <w:pStyle w:val="TableEntry"/>
            </w:pPr>
          </w:p>
        </w:tc>
        <w:tc>
          <w:tcPr>
            <w:tcW w:w="5010" w:type="dxa"/>
            <w:shd w:val="clear" w:color="auto" w:fill="auto"/>
          </w:tcPr>
          <w:p w14:paraId="2A2D5E68" w14:textId="77777777" w:rsidR="00B11855" w:rsidRPr="00621E63" w:rsidRDefault="003D003E" w:rsidP="00286763">
            <w:pPr>
              <w:pStyle w:val="TableEntry"/>
            </w:pPr>
            <w:r w:rsidRPr="00621E63">
              <w:t>time-point</w:t>
            </w:r>
          </w:p>
        </w:tc>
      </w:tr>
      <w:tr w:rsidR="00B11855" w:rsidRPr="00621E63" w14:paraId="4DAD91AB" w14:textId="77777777" w:rsidTr="006C0E8E">
        <w:trPr>
          <w:cantSplit/>
          <w:jc w:val="center"/>
        </w:trPr>
        <w:tc>
          <w:tcPr>
            <w:tcW w:w="1895" w:type="dxa"/>
            <w:shd w:val="clear" w:color="auto" w:fill="auto"/>
          </w:tcPr>
          <w:p w14:paraId="66ECF4FD" w14:textId="77777777" w:rsidR="00B11855" w:rsidRPr="00621E63" w:rsidRDefault="003D003E" w:rsidP="00286763">
            <w:pPr>
              <w:pStyle w:val="TableEntry"/>
            </w:pPr>
            <w:r w:rsidRPr="00621E63">
              <w:lastRenderedPageBreak/>
              <w:t>start</w:t>
            </w:r>
          </w:p>
        </w:tc>
        <w:tc>
          <w:tcPr>
            <w:tcW w:w="1843" w:type="dxa"/>
            <w:shd w:val="clear" w:color="auto" w:fill="auto"/>
          </w:tcPr>
          <w:p w14:paraId="2B7F8114" w14:textId="77777777" w:rsidR="00B11855" w:rsidRPr="00621E63" w:rsidRDefault="003D003E" w:rsidP="00286763">
            <w:pPr>
              <w:pStyle w:val="TableEntry"/>
            </w:pPr>
            <w:r w:rsidRPr="00621E63">
              <w:t>_START</w:t>
            </w:r>
          </w:p>
        </w:tc>
        <w:tc>
          <w:tcPr>
            <w:tcW w:w="5010" w:type="dxa"/>
            <w:shd w:val="clear" w:color="auto" w:fill="auto"/>
          </w:tcPr>
          <w:p w14:paraId="558796B5" w14:textId="77777777" w:rsidR="00B11855" w:rsidRPr="00621E63" w:rsidRDefault="003D003E" w:rsidP="00286763">
            <w:pPr>
              <w:pStyle w:val="TableEntry"/>
            </w:pPr>
            <w:r w:rsidRPr="00621E63">
              <w:t>start (of an interval event/alert) – an end is expected</w:t>
            </w:r>
          </w:p>
        </w:tc>
      </w:tr>
      <w:tr w:rsidR="00B11855" w:rsidRPr="00621E63" w14:paraId="57B5DE33" w14:textId="77777777" w:rsidTr="006C0E8E">
        <w:trPr>
          <w:cantSplit/>
          <w:jc w:val="center"/>
        </w:trPr>
        <w:tc>
          <w:tcPr>
            <w:tcW w:w="1895" w:type="dxa"/>
            <w:shd w:val="clear" w:color="auto" w:fill="auto"/>
          </w:tcPr>
          <w:p w14:paraId="16BA26E3" w14:textId="77777777" w:rsidR="00B11855" w:rsidRPr="00621E63" w:rsidRDefault="003D003E" w:rsidP="00286763">
            <w:pPr>
              <w:pStyle w:val="TableEntry"/>
            </w:pPr>
            <w:r w:rsidRPr="00621E63">
              <w:t>start_only</w:t>
            </w:r>
          </w:p>
        </w:tc>
        <w:tc>
          <w:tcPr>
            <w:tcW w:w="1843" w:type="dxa"/>
            <w:shd w:val="clear" w:color="auto" w:fill="auto"/>
          </w:tcPr>
          <w:p w14:paraId="7E729D2A" w14:textId="77777777" w:rsidR="00B11855" w:rsidRPr="00621E63" w:rsidRDefault="00B11855" w:rsidP="00286763">
            <w:pPr>
              <w:pStyle w:val="TableEntry"/>
            </w:pPr>
          </w:p>
        </w:tc>
        <w:tc>
          <w:tcPr>
            <w:tcW w:w="5010" w:type="dxa"/>
            <w:shd w:val="clear" w:color="auto" w:fill="auto"/>
          </w:tcPr>
          <w:p w14:paraId="0E045823" w14:textId="77777777" w:rsidR="00B11855" w:rsidRPr="00621E63" w:rsidRDefault="003D003E" w:rsidP="00286763">
            <w:pPr>
              <w:pStyle w:val="TableEntry"/>
            </w:pPr>
            <w:r w:rsidRPr="00621E63">
              <w:t>start – continue and end are not to be expected</w:t>
            </w:r>
          </w:p>
        </w:tc>
      </w:tr>
      <w:tr w:rsidR="00B11855" w:rsidRPr="00621E63" w14:paraId="3F2E7C89" w14:textId="77777777" w:rsidTr="006C0E8E">
        <w:trPr>
          <w:cantSplit/>
          <w:jc w:val="center"/>
        </w:trPr>
        <w:tc>
          <w:tcPr>
            <w:tcW w:w="1895" w:type="dxa"/>
            <w:shd w:val="clear" w:color="auto" w:fill="auto"/>
          </w:tcPr>
          <w:p w14:paraId="771A4029" w14:textId="77777777" w:rsidR="00B11855" w:rsidRPr="00621E63" w:rsidRDefault="003D003E" w:rsidP="00286763">
            <w:pPr>
              <w:pStyle w:val="TableEntry"/>
            </w:pPr>
            <w:r w:rsidRPr="00621E63">
              <w:t>continue</w:t>
            </w:r>
          </w:p>
        </w:tc>
        <w:tc>
          <w:tcPr>
            <w:tcW w:w="1843" w:type="dxa"/>
            <w:shd w:val="clear" w:color="auto" w:fill="auto"/>
          </w:tcPr>
          <w:p w14:paraId="451C6BD7" w14:textId="77777777" w:rsidR="00B11855" w:rsidRPr="00621E63" w:rsidRDefault="00B11855" w:rsidP="00286763">
            <w:pPr>
              <w:pStyle w:val="TableEntry"/>
            </w:pPr>
          </w:p>
        </w:tc>
        <w:tc>
          <w:tcPr>
            <w:tcW w:w="5010" w:type="dxa"/>
            <w:shd w:val="clear" w:color="auto" w:fill="auto"/>
          </w:tcPr>
          <w:p w14:paraId="6E61F630" w14:textId="77777777" w:rsidR="00B11855" w:rsidRPr="00621E63" w:rsidRDefault="003D003E" w:rsidP="00286763">
            <w:pPr>
              <w:pStyle w:val="TableEntry"/>
            </w:pPr>
            <w:r w:rsidRPr="00621E63">
              <w:t>continuation  (of an ongoing interval event/alert)</w:t>
            </w:r>
          </w:p>
        </w:tc>
      </w:tr>
      <w:tr w:rsidR="00B11855" w:rsidRPr="00621E63" w14:paraId="7D71C83C" w14:textId="77777777" w:rsidTr="006C0E8E">
        <w:trPr>
          <w:cantSplit/>
          <w:jc w:val="center"/>
        </w:trPr>
        <w:tc>
          <w:tcPr>
            <w:tcW w:w="1895" w:type="dxa"/>
            <w:shd w:val="clear" w:color="auto" w:fill="auto"/>
          </w:tcPr>
          <w:p w14:paraId="756C593A" w14:textId="77777777" w:rsidR="00B11855" w:rsidRPr="00621E63" w:rsidRDefault="003D003E" w:rsidP="00286763">
            <w:pPr>
              <w:pStyle w:val="TableEntry"/>
            </w:pPr>
            <w:r w:rsidRPr="00621E63">
              <w:t>end</w:t>
            </w:r>
          </w:p>
        </w:tc>
        <w:tc>
          <w:tcPr>
            <w:tcW w:w="1843" w:type="dxa"/>
            <w:shd w:val="clear" w:color="auto" w:fill="auto"/>
          </w:tcPr>
          <w:p w14:paraId="58A7EE85" w14:textId="77777777" w:rsidR="00B11855" w:rsidRPr="00621E63" w:rsidRDefault="003D003E" w:rsidP="00286763">
            <w:pPr>
              <w:pStyle w:val="TableEntry"/>
            </w:pPr>
            <w:r w:rsidRPr="00621E63">
              <w:t>_END</w:t>
            </w:r>
          </w:p>
        </w:tc>
        <w:tc>
          <w:tcPr>
            <w:tcW w:w="5010" w:type="dxa"/>
            <w:shd w:val="clear" w:color="auto" w:fill="auto"/>
          </w:tcPr>
          <w:p w14:paraId="3D764640" w14:textId="77777777" w:rsidR="00B11855" w:rsidRPr="00621E63" w:rsidRDefault="003D003E" w:rsidP="00286763">
            <w:pPr>
              <w:pStyle w:val="TableEntry"/>
            </w:pPr>
            <w:r w:rsidRPr="00621E63">
              <w:t>end  (of an interval event/alert)</w:t>
            </w:r>
          </w:p>
        </w:tc>
      </w:tr>
      <w:tr w:rsidR="00B11855" w:rsidRPr="00621E63" w14:paraId="7A1383D2" w14:textId="77777777" w:rsidTr="006C0E8E">
        <w:trPr>
          <w:cantSplit/>
          <w:jc w:val="center"/>
        </w:trPr>
        <w:tc>
          <w:tcPr>
            <w:tcW w:w="1895" w:type="dxa"/>
            <w:shd w:val="clear" w:color="auto" w:fill="auto"/>
          </w:tcPr>
          <w:p w14:paraId="111B8E7A" w14:textId="77777777" w:rsidR="00B11855" w:rsidRPr="00621E63" w:rsidRDefault="003D003E" w:rsidP="00286763">
            <w:pPr>
              <w:pStyle w:val="TableEntry"/>
            </w:pPr>
            <w:r w:rsidRPr="00621E63">
              <w:t>present</w:t>
            </w:r>
          </w:p>
        </w:tc>
        <w:tc>
          <w:tcPr>
            <w:tcW w:w="1843" w:type="dxa"/>
            <w:shd w:val="clear" w:color="auto" w:fill="auto"/>
          </w:tcPr>
          <w:p w14:paraId="6935885A" w14:textId="77777777" w:rsidR="00B11855" w:rsidRPr="00621E63" w:rsidRDefault="00B11855" w:rsidP="00286763">
            <w:pPr>
              <w:pStyle w:val="TableEntry"/>
            </w:pPr>
          </w:p>
        </w:tc>
        <w:tc>
          <w:tcPr>
            <w:tcW w:w="5010" w:type="dxa"/>
            <w:shd w:val="clear" w:color="auto" w:fill="auto"/>
          </w:tcPr>
          <w:p w14:paraId="45BCE114" w14:textId="77777777" w:rsidR="00B11855" w:rsidRPr="00621E63" w:rsidRDefault="003D003E" w:rsidP="00286763">
            <w:pPr>
              <w:pStyle w:val="TableEntry"/>
            </w:pPr>
            <w:r w:rsidRPr="00621E63">
              <w:t>event/alert is active at this time</w:t>
            </w:r>
          </w:p>
        </w:tc>
      </w:tr>
      <w:tr w:rsidR="00B11855" w:rsidRPr="00621E63" w14:paraId="0FD6457E" w14:textId="77777777" w:rsidTr="006C0E8E">
        <w:trPr>
          <w:cantSplit/>
          <w:jc w:val="center"/>
        </w:trPr>
        <w:tc>
          <w:tcPr>
            <w:tcW w:w="1895" w:type="dxa"/>
            <w:shd w:val="clear" w:color="auto" w:fill="auto"/>
          </w:tcPr>
          <w:p w14:paraId="59B4FB09" w14:textId="77777777" w:rsidR="00B11855" w:rsidRPr="00621E63" w:rsidRDefault="003D003E" w:rsidP="00286763">
            <w:pPr>
              <w:pStyle w:val="TableEntry"/>
            </w:pPr>
            <w:r w:rsidRPr="00621E63">
              <w:t>update</w:t>
            </w:r>
          </w:p>
        </w:tc>
        <w:tc>
          <w:tcPr>
            <w:tcW w:w="1843" w:type="dxa"/>
            <w:shd w:val="clear" w:color="auto" w:fill="auto"/>
          </w:tcPr>
          <w:p w14:paraId="0F0F69E8" w14:textId="77777777" w:rsidR="00B11855" w:rsidRPr="00621E63" w:rsidRDefault="00B11855" w:rsidP="00286763">
            <w:pPr>
              <w:pStyle w:val="TableEntry"/>
            </w:pPr>
          </w:p>
        </w:tc>
        <w:tc>
          <w:tcPr>
            <w:tcW w:w="5010" w:type="dxa"/>
            <w:shd w:val="clear" w:color="auto" w:fill="auto"/>
          </w:tcPr>
          <w:p w14:paraId="5D5E9064" w14:textId="77777777" w:rsidR="00B11855" w:rsidRPr="00621E63" w:rsidRDefault="003D003E" w:rsidP="00286763">
            <w:pPr>
              <w:pStyle w:val="TableEntry"/>
            </w:pPr>
            <w:r w:rsidRPr="00621E63">
              <w:t>Update</w:t>
            </w:r>
          </w:p>
        </w:tc>
      </w:tr>
      <w:tr w:rsidR="00B11855" w:rsidRPr="00621E63" w14:paraId="6D046D0B" w14:textId="77777777" w:rsidTr="006C0E8E">
        <w:trPr>
          <w:cantSplit/>
          <w:jc w:val="center"/>
        </w:trPr>
        <w:tc>
          <w:tcPr>
            <w:tcW w:w="1895" w:type="dxa"/>
            <w:shd w:val="clear" w:color="auto" w:fill="auto"/>
          </w:tcPr>
          <w:p w14:paraId="2A349B3D" w14:textId="77777777" w:rsidR="00B11855" w:rsidRPr="00621E63" w:rsidRDefault="003D003E" w:rsidP="00286763">
            <w:pPr>
              <w:pStyle w:val="TableEntry"/>
            </w:pPr>
            <w:r w:rsidRPr="00621E63">
              <w:t>escalate</w:t>
            </w:r>
          </w:p>
        </w:tc>
        <w:tc>
          <w:tcPr>
            <w:tcW w:w="1843" w:type="dxa"/>
            <w:shd w:val="clear" w:color="auto" w:fill="auto"/>
          </w:tcPr>
          <w:p w14:paraId="3F3429EF" w14:textId="77777777" w:rsidR="00B11855" w:rsidRPr="00621E63" w:rsidRDefault="00B11855" w:rsidP="00286763">
            <w:pPr>
              <w:pStyle w:val="TableEntry"/>
            </w:pPr>
          </w:p>
        </w:tc>
        <w:tc>
          <w:tcPr>
            <w:tcW w:w="5010" w:type="dxa"/>
            <w:shd w:val="clear" w:color="auto" w:fill="auto"/>
          </w:tcPr>
          <w:p w14:paraId="4F398732" w14:textId="77777777" w:rsidR="00B11855" w:rsidRPr="00621E63" w:rsidRDefault="003D003E" w:rsidP="00286763">
            <w:pPr>
              <w:pStyle w:val="TableEntry"/>
            </w:pPr>
            <w:r w:rsidRPr="00621E63">
              <w:t>escalation of an ongoing alert/alarm</w:t>
            </w:r>
          </w:p>
        </w:tc>
      </w:tr>
      <w:tr w:rsidR="00B11855" w:rsidRPr="00621E63" w14:paraId="558F44F5" w14:textId="77777777" w:rsidTr="006C0E8E">
        <w:trPr>
          <w:cantSplit/>
          <w:jc w:val="center"/>
        </w:trPr>
        <w:tc>
          <w:tcPr>
            <w:tcW w:w="1895" w:type="dxa"/>
            <w:shd w:val="clear" w:color="auto" w:fill="auto"/>
          </w:tcPr>
          <w:p w14:paraId="5DD81DB4" w14:textId="77777777" w:rsidR="00B11855" w:rsidRPr="00621E63" w:rsidRDefault="003D003E" w:rsidP="00286763">
            <w:pPr>
              <w:pStyle w:val="TableEntry"/>
            </w:pPr>
            <w:r w:rsidRPr="00621E63">
              <w:t>inactivate</w:t>
            </w:r>
          </w:p>
        </w:tc>
        <w:tc>
          <w:tcPr>
            <w:tcW w:w="1843" w:type="dxa"/>
            <w:shd w:val="clear" w:color="auto" w:fill="auto"/>
          </w:tcPr>
          <w:p w14:paraId="46F87302" w14:textId="77777777" w:rsidR="00B11855" w:rsidRPr="00621E63" w:rsidRDefault="00B11855" w:rsidP="00286763">
            <w:pPr>
              <w:pStyle w:val="TableEntry"/>
            </w:pPr>
          </w:p>
        </w:tc>
        <w:tc>
          <w:tcPr>
            <w:tcW w:w="5010" w:type="dxa"/>
            <w:shd w:val="clear" w:color="auto" w:fill="auto"/>
          </w:tcPr>
          <w:p w14:paraId="4460EDCA" w14:textId="77777777" w:rsidR="00B11855" w:rsidRPr="00621E63" w:rsidRDefault="003D003E" w:rsidP="00286763">
            <w:pPr>
              <w:pStyle w:val="TableEntry"/>
            </w:pPr>
            <w:r w:rsidRPr="00621E63">
              <w:t>Inactivation (</w:t>
            </w:r>
            <w:r w:rsidR="00CA3A2C" w:rsidRPr="00621E63">
              <w:t>e.g.,</w:t>
            </w:r>
            <w:r w:rsidRPr="00621E63">
              <w:t xml:space="preserve"> silence)</w:t>
            </w:r>
          </w:p>
        </w:tc>
      </w:tr>
      <w:tr w:rsidR="00D7018D" w:rsidRPr="00621E63" w14:paraId="7C5208D4" w14:textId="77777777" w:rsidTr="006C0E8E">
        <w:trPr>
          <w:cantSplit/>
          <w:jc w:val="center"/>
        </w:trPr>
        <w:tc>
          <w:tcPr>
            <w:tcW w:w="1895" w:type="dxa"/>
            <w:shd w:val="clear" w:color="auto" w:fill="auto"/>
          </w:tcPr>
          <w:p w14:paraId="74555E64" w14:textId="77777777" w:rsidR="00D7018D" w:rsidRPr="00621E63" w:rsidRDefault="00D7018D" w:rsidP="00286763">
            <w:pPr>
              <w:pStyle w:val="TableEntry"/>
            </w:pPr>
            <w:r w:rsidRPr="00621E63">
              <w:t>acknowledged</w:t>
            </w:r>
          </w:p>
        </w:tc>
        <w:tc>
          <w:tcPr>
            <w:tcW w:w="1843" w:type="dxa"/>
            <w:shd w:val="clear" w:color="auto" w:fill="auto"/>
          </w:tcPr>
          <w:p w14:paraId="0A13180B" w14:textId="77777777" w:rsidR="00D7018D" w:rsidRPr="00621E63" w:rsidRDefault="00D7018D" w:rsidP="00286763">
            <w:pPr>
              <w:pStyle w:val="TableEntry"/>
            </w:pPr>
          </w:p>
        </w:tc>
        <w:tc>
          <w:tcPr>
            <w:tcW w:w="5010" w:type="dxa"/>
            <w:shd w:val="clear" w:color="auto" w:fill="auto"/>
          </w:tcPr>
          <w:p w14:paraId="198E1F43" w14:textId="77777777" w:rsidR="00D7018D" w:rsidRPr="00621E63" w:rsidRDefault="00D7018D" w:rsidP="00286763">
            <w:pPr>
              <w:pStyle w:val="TableEntry"/>
            </w:pPr>
            <w:r w:rsidRPr="00621E63">
              <w:t>Alert acknowledged at the source device</w:t>
            </w:r>
          </w:p>
        </w:tc>
      </w:tr>
      <w:tr w:rsidR="00B11855" w:rsidRPr="00621E63" w14:paraId="6BBE5E91" w14:textId="77777777" w:rsidTr="006C0E8E">
        <w:trPr>
          <w:cantSplit/>
          <w:jc w:val="center"/>
        </w:trPr>
        <w:tc>
          <w:tcPr>
            <w:tcW w:w="1895" w:type="dxa"/>
            <w:shd w:val="clear" w:color="auto" w:fill="auto"/>
          </w:tcPr>
          <w:p w14:paraId="7229B5C2" w14:textId="77777777" w:rsidR="00B11855" w:rsidRPr="00621E63" w:rsidRDefault="003D003E" w:rsidP="00286763">
            <w:pPr>
              <w:pStyle w:val="TableEntry"/>
            </w:pPr>
            <w:r w:rsidRPr="00621E63">
              <w:t>deescalate</w:t>
            </w:r>
          </w:p>
        </w:tc>
        <w:tc>
          <w:tcPr>
            <w:tcW w:w="1843" w:type="dxa"/>
            <w:shd w:val="clear" w:color="auto" w:fill="auto"/>
          </w:tcPr>
          <w:p w14:paraId="452EC059" w14:textId="77777777" w:rsidR="00B11855" w:rsidRPr="00621E63" w:rsidRDefault="00B11855" w:rsidP="00286763">
            <w:pPr>
              <w:pStyle w:val="TableEntry"/>
            </w:pPr>
          </w:p>
        </w:tc>
        <w:tc>
          <w:tcPr>
            <w:tcW w:w="5010" w:type="dxa"/>
            <w:shd w:val="clear" w:color="auto" w:fill="auto"/>
          </w:tcPr>
          <w:p w14:paraId="2D95ED53" w14:textId="77777777" w:rsidR="00B11855" w:rsidRPr="00621E63" w:rsidRDefault="003D003E" w:rsidP="00286763">
            <w:pPr>
              <w:pStyle w:val="TableEntry"/>
            </w:pPr>
            <w:r w:rsidRPr="00621E63">
              <w:t>de-escalation of an ongoing alert/alarm</w:t>
            </w:r>
          </w:p>
        </w:tc>
      </w:tr>
      <w:tr w:rsidR="00B11855" w:rsidRPr="00621E63" w14:paraId="468C24A6" w14:textId="77777777" w:rsidTr="006C0E8E">
        <w:trPr>
          <w:cantSplit/>
          <w:jc w:val="center"/>
        </w:trPr>
        <w:tc>
          <w:tcPr>
            <w:tcW w:w="1895" w:type="dxa"/>
            <w:shd w:val="clear" w:color="auto" w:fill="auto"/>
          </w:tcPr>
          <w:p w14:paraId="013EE394" w14:textId="77777777" w:rsidR="00B11855" w:rsidRPr="00621E63" w:rsidRDefault="003D003E" w:rsidP="00286763">
            <w:pPr>
              <w:pStyle w:val="TableEntry"/>
            </w:pPr>
            <w:r w:rsidRPr="00621E63">
              <w:t>reset</w:t>
            </w:r>
          </w:p>
        </w:tc>
        <w:tc>
          <w:tcPr>
            <w:tcW w:w="1843" w:type="dxa"/>
            <w:shd w:val="clear" w:color="auto" w:fill="auto"/>
          </w:tcPr>
          <w:p w14:paraId="64AD64D4" w14:textId="77777777" w:rsidR="00B11855" w:rsidRPr="00621E63" w:rsidRDefault="00B11855" w:rsidP="00286763">
            <w:pPr>
              <w:pStyle w:val="TableEntry"/>
            </w:pPr>
          </w:p>
        </w:tc>
        <w:tc>
          <w:tcPr>
            <w:tcW w:w="5010" w:type="dxa"/>
            <w:shd w:val="clear" w:color="auto" w:fill="auto"/>
          </w:tcPr>
          <w:p w14:paraId="6B01FE78" w14:textId="77777777" w:rsidR="00B11855" w:rsidRPr="00621E63" w:rsidRDefault="003D003E" w:rsidP="00286763">
            <w:pPr>
              <w:pStyle w:val="TableEntry"/>
            </w:pPr>
            <w:r w:rsidRPr="00621E63">
              <w:t>clear latched alarm</w:t>
            </w:r>
          </w:p>
        </w:tc>
      </w:tr>
      <w:tr w:rsidR="00B11855" w:rsidRPr="00621E63" w14:paraId="5B00781C" w14:textId="77777777" w:rsidTr="006C0E8E">
        <w:trPr>
          <w:cantSplit/>
          <w:jc w:val="center"/>
        </w:trPr>
        <w:tc>
          <w:tcPr>
            <w:tcW w:w="1895" w:type="dxa"/>
            <w:shd w:val="clear" w:color="auto" w:fill="auto"/>
          </w:tcPr>
          <w:p w14:paraId="0966D33E" w14:textId="77777777" w:rsidR="00B11855" w:rsidRPr="00621E63" w:rsidRDefault="003D003E" w:rsidP="00286763">
            <w:pPr>
              <w:pStyle w:val="TableEntry"/>
            </w:pPr>
            <w:r w:rsidRPr="00621E63">
              <w:t>stop</w:t>
            </w:r>
          </w:p>
        </w:tc>
        <w:tc>
          <w:tcPr>
            <w:tcW w:w="1843" w:type="dxa"/>
            <w:shd w:val="clear" w:color="auto" w:fill="auto"/>
          </w:tcPr>
          <w:p w14:paraId="48C2AA52" w14:textId="77777777" w:rsidR="00B11855" w:rsidRPr="00621E63" w:rsidRDefault="003D003E" w:rsidP="00286763">
            <w:pPr>
              <w:pStyle w:val="TableEntry"/>
            </w:pPr>
            <w:r w:rsidRPr="00621E63">
              <w:t>_STOP</w:t>
            </w:r>
          </w:p>
        </w:tc>
        <w:tc>
          <w:tcPr>
            <w:tcW w:w="5010" w:type="dxa"/>
            <w:shd w:val="clear" w:color="auto" w:fill="auto"/>
          </w:tcPr>
          <w:p w14:paraId="6F0CD97D" w14:textId="77777777" w:rsidR="00B11855" w:rsidRPr="00621E63" w:rsidRDefault="003D003E" w:rsidP="00286763">
            <w:pPr>
              <w:pStyle w:val="TableEntry"/>
            </w:pPr>
            <w:r w:rsidRPr="00621E63">
              <w:t>pause an event/alert; could restart with same ID later</w:t>
            </w:r>
          </w:p>
        </w:tc>
      </w:tr>
      <w:tr w:rsidR="00B11855" w:rsidRPr="00621E63" w14:paraId="48A67036" w14:textId="77777777" w:rsidTr="006C0E8E">
        <w:trPr>
          <w:cantSplit/>
          <w:jc w:val="center"/>
        </w:trPr>
        <w:tc>
          <w:tcPr>
            <w:tcW w:w="1895" w:type="dxa"/>
            <w:shd w:val="clear" w:color="auto" w:fill="auto"/>
          </w:tcPr>
          <w:p w14:paraId="3C0CB2FF" w14:textId="77777777" w:rsidR="00B11855" w:rsidRPr="00621E63" w:rsidRDefault="003D003E" w:rsidP="00286763">
            <w:pPr>
              <w:pStyle w:val="TableEntry"/>
            </w:pPr>
            <w:r w:rsidRPr="00621E63">
              <w:t>update</w:t>
            </w:r>
          </w:p>
        </w:tc>
        <w:tc>
          <w:tcPr>
            <w:tcW w:w="1843" w:type="dxa"/>
            <w:shd w:val="clear" w:color="auto" w:fill="auto"/>
          </w:tcPr>
          <w:p w14:paraId="4E3BBEE5" w14:textId="77777777" w:rsidR="00B11855" w:rsidRPr="00621E63" w:rsidRDefault="003D003E" w:rsidP="00286763">
            <w:pPr>
              <w:pStyle w:val="TableEntry"/>
            </w:pPr>
            <w:r w:rsidRPr="00621E63">
              <w:t>_CHANGE</w:t>
            </w:r>
          </w:p>
        </w:tc>
        <w:tc>
          <w:tcPr>
            <w:tcW w:w="5010" w:type="dxa"/>
            <w:shd w:val="clear" w:color="auto" w:fill="auto"/>
          </w:tcPr>
          <w:p w14:paraId="6517445C" w14:textId="77777777" w:rsidR="00B11855" w:rsidRPr="00621E63" w:rsidRDefault="003D003E" w:rsidP="00286763">
            <w:pPr>
              <w:pStyle w:val="TableEntry"/>
            </w:pPr>
            <w:r w:rsidRPr="00621E63">
              <w:t>similar to CHANGED</w:t>
            </w:r>
          </w:p>
        </w:tc>
      </w:tr>
      <w:tr w:rsidR="00B11855" w:rsidRPr="00621E63" w14:paraId="4E55A746" w14:textId="77777777" w:rsidTr="006C0E8E">
        <w:trPr>
          <w:cantSplit/>
          <w:jc w:val="center"/>
        </w:trPr>
        <w:tc>
          <w:tcPr>
            <w:tcW w:w="1895" w:type="dxa"/>
            <w:shd w:val="clear" w:color="auto" w:fill="auto"/>
          </w:tcPr>
          <w:p w14:paraId="342BABF2" w14:textId="77777777" w:rsidR="00B11855" w:rsidRPr="00621E63" w:rsidRDefault="003D003E" w:rsidP="00286763">
            <w:pPr>
              <w:pStyle w:val="TableEntry"/>
            </w:pPr>
            <w:r w:rsidRPr="00621E63">
              <w:t>update</w:t>
            </w:r>
          </w:p>
        </w:tc>
        <w:tc>
          <w:tcPr>
            <w:tcW w:w="1843" w:type="dxa"/>
            <w:shd w:val="clear" w:color="auto" w:fill="auto"/>
          </w:tcPr>
          <w:p w14:paraId="0A704513" w14:textId="77777777" w:rsidR="00B11855" w:rsidRPr="00621E63" w:rsidRDefault="003D003E" w:rsidP="00286763">
            <w:pPr>
              <w:pStyle w:val="TableEntry"/>
            </w:pPr>
            <w:r w:rsidRPr="00621E63">
              <w:t>_CHANGED</w:t>
            </w:r>
          </w:p>
        </w:tc>
        <w:tc>
          <w:tcPr>
            <w:tcW w:w="5010" w:type="dxa"/>
            <w:shd w:val="clear" w:color="auto" w:fill="auto"/>
          </w:tcPr>
          <w:p w14:paraId="10169B6F" w14:textId="77777777" w:rsidR="00B11855" w:rsidRPr="00621E63" w:rsidRDefault="003D003E" w:rsidP="00286763">
            <w:pPr>
              <w:pStyle w:val="TableEntry"/>
            </w:pPr>
            <w:r w:rsidRPr="00621E63">
              <w:t>similar to CHANGE</w:t>
            </w:r>
          </w:p>
        </w:tc>
      </w:tr>
      <w:tr w:rsidR="00B11855" w:rsidRPr="00621E63" w14:paraId="1C6A183E" w14:textId="77777777" w:rsidTr="006C0E8E">
        <w:trPr>
          <w:cantSplit/>
          <w:jc w:val="center"/>
        </w:trPr>
        <w:tc>
          <w:tcPr>
            <w:tcW w:w="1895" w:type="dxa"/>
            <w:shd w:val="clear" w:color="auto" w:fill="auto"/>
          </w:tcPr>
          <w:p w14:paraId="46FEF9E0" w14:textId="77777777" w:rsidR="00B11855" w:rsidRPr="00621E63" w:rsidRDefault="003D003E" w:rsidP="00286763">
            <w:pPr>
              <w:pStyle w:val="TableEntry"/>
            </w:pPr>
            <w:r w:rsidRPr="00621E63">
              <w:t>update</w:t>
            </w:r>
          </w:p>
        </w:tc>
        <w:tc>
          <w:tcPr>
            <w:tcW w:w="1843" w:type="dxa"/>
            <w:shd w:val="clear" w:color="auto" w:fill="auto"/>
          </w:tcPr>
          <w:p w14:paraId="3EC4F139" w14:textId="77777777" w:rsidR="00B11855" w:rsidRPr="00621E63" w:rsidRDefault="003D003E" w:rsidP="00286763">
            <w:pPr>
              <w:pStyle w:val="TableEntry"/>
            </w:pPr>
            <w:r w:rsidRPr="00621E63">
              <w:t>_CLEARED</w:t>
            </w:r>
          </w:p>
        </w:tc>
        <w:tc>
          <w:tcPr>
            <w:tcW w:w="5010" w:type="dxa"/>
            <w:shd w:val="clear" w:color="auto" w:fill="auto"/>
          </w:tcPr>
          <w:p w14:paraId="2466F24C" w14:textId="77777777" w:rsidR="00B11855" w:rsidRPr="00621E63" w:rsidRDefault="003D003E" w:rsidP="00286763">
            <w:pPr>
              <w:pStyle w:val="TableEntry"/>
            </w:pPr>
            <w:r w:rsidRPr="00621E63">
              <w:t>similar to _CHANGED, except implication that some aspect of the device has been cleared</w:t>
            </w:r>
          </w:p>
        </w:tc>
      </w:tr>
      <w:tr w:rsidR="00B11855" w:rsidRPr="00621E63" w14:paraId="373300AE" w14:textId="77777777" w:rsidTr="006C0E8E">
        <w:trPr>
          <w:cantSplit/>
          <w:jc w:val="center"/>
        </w:trPr>
        <w:tc>
          <w:tcPr>
            <w:tcW w:w="1895" w:type="dxa"/>
            <w:shd w:val="clear" w:color="auto" w:fill="auto"/>
          </w:tcPr>
          <w:p w14:paraId="2D30B2B4" w14:textId="77777777" w:rsidR="00B11855" w:rsidRPr="00621E63" w:rsidRDefault="003D003E" w:rsidP="00286763">
            <w:pPr>
              <w:pStyle w:val="TableEntry"/>
            </w:pPr>
            <w:r w:rsidRPr="00621E63">
              <w:t>stop</w:t>
            </w:r>
          </w:p>
        </w:tc>
        <w:tc>
          <w:tcPr>
            <w:tcW w:w="1843" w:type="dxa"/>
            <w:shd w:val="clear" w:color="auto" w:fill="auto"/>
          </w:tcPr>
          <w:p w14:paraId="4044755D" w14:textId="77777777" w:rsidR="00B11855" w:rsidRPr="00621E63" w:rsidRDefault="003D003E" w:rsidP="00286763">
            <w:pPr>
              <w:pStyle w:val="TableEntry"/>
            </w:pPr>
            <w:r w:rsidRPr="00621E63">
              <w:t>_COMPL</w:t>
            </w:r>
          </w:p>
        </w:tc>
        <w:tc>
          <w:tcPr>
            <w:tcW w:w="5010" w:type="dxa"/>
            <w:shd w:val="clear" w:color="auto" w:fill="auto"/>
          </w:tcPr>
          <w:p w14:paraId="1D573FB0" w14:textId="77777777" w:rsidR="00B11855" w:rsidRPr="00621E63" w:rsidRDefault="003D003E" w:rsidP="00286763">
            <w:pPr>
              <w:pStyle w:val="TableEntry"/>
            </w:pPr>
            <w:r w:rsidRPr="00621E63">
              <w:t>last phase of a START_, (_STOP, _START)*, _COMPL sequence</w:t>
            </w:r>
          </w:p>
        </w:tc>
      </w:tr>
    </w:tbl>
    <w:p w14:paraId="3AADE076" w14:textId="77777777" w:rsidR="00B11855" w:rsidRPr="00621E63" w:rsidRDefault="00B11855" w:rsidP="00BA3791">
      <w:pPr>
        <w:pStyle w:val="BodyText"/>
      </w:pPr>
    </w:p>
    <w:p w14:paraId="3B88F31F" w14:textId="77777777" w:rsidR="00467BFE" w:rsidRPr="00621E63" w:rsidRDefault="006C4608" w:rsidP="00490763">
      <w:pPr>
        <w:pStyle w:val="BodyText"/>
      </w:pPr>
      <w:r w:rsidRPr="00621E63">
        <w:t>Values in the “Assigned” column are</w:t>
      </w:r>
      <w:r w:rsidR="003D003E" w:rsidRPr="00621E63">
        <w:t xml:space="preserve"> in the 11073 standard</w:t>
      </w:r>
      <w:r w:rsidR="00CA3A2C" w:rsidRPr="00621E63">
        <w:t xml:space="preserve">. </w:t>
      </w:r>
      <w:r w:rsidRPr="00621E63">
        <w:t>“Future assignments</w:t>
      </w:r>
      <w:r w:rsidR="004C60BF" w:rsidRPr="00621E63">
        <w:t>”</w:t>
      </w:r>
      <w:r w:rsidR="003D003E" w:rsidRPr="00621E63">
        <w:t xml:space="preserve"> indicates values in common use not yet in the 11073 standard.</w:t>
      </w:r>
    </w:p>
    <w:p w14:paraId="0FE3C774" w14:textId="77777777" w:rsidR="00467BFE" w:rsidRPr="00621E63" w:rsidRDefault="00F73333" w:rsidP="002E6C5E">
      <w:pPr>
        <w:pStyle w:val="BodyText"/>
      </w:pPr>
      <w:r w:rsidRPr="00621E63">
        <w:drawing>
          <wp:inline distT="0" distB="0" distL="0" distR="0" wp14:anchorId="018ED8CC" wp14:editId="601FBB7C">
            <wp:extent cx="5901055" cy="1962785"/>
            <wp:effectExtent l="0" t="0" r="4445" b="0"/>
            <wp:docPr id="14" name="Picture 14" descr="FIgur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B"/>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01055" cy="1962785"/>
                    </a:xfrm>
                    <a:prstGeom prst="rect">
                      <a:avLst/>
                    </a:prstGeom>
                    <a:noFill/>
                    <a:ln>
                      <a:noFill/>
                    </a:ln>
                  </pic:spPr>
                </pic:pic>
              </a:graphicData>
            </a:graphic>
          </wp:inline>
        </w:drawing>
      </w:r>
    </w:p>
    <w:p w14:paraId="306762CA" w14:textId="0492291B" w:rsidR="00B11855" w:rsidRPr="00621E63" w:rsidRDefault="003D003E" w:rsidP="00CF5627">
      <w:pPr>
        <w:pStyle w:val="FigureTitle"/>
        <w:rPr>
          <w:rStyle w:val="Emphasis"/>
          <w:i w:val="0"/>
        </w:rPr>
      </w:pPr>
      <w:r w:rsidRPr="00621E63">
        <w:t xml:space="preserve">Figure </w:t>
      </w:r>
      <w:r w:rsidR="00E86B15" w:rsidRPr="00621E63">
        <w:t>B.8</w:t>
      </w:r>
      <w:r w:rsidR="004E547A" w:rsidRPr="00621E63">
        <w:t>.5</w:t>
      </w:r>
      <w:r w:rsidRPr="00621E63">
        <w:t>-</w:t>
      </w:r>
      <w:r w:rsidR="00B63979" w:rsidRPr="00621E63">
        <w:t>2</w:t>
      </w:r>
      <w:r w:rsidRPr="00621E63">
        <w:t>: Event Phase</w:t>
      </w:r>
    </w:p>
    <w:p w14:paraId="53300DC2" w14:textId="77777777" w:rsidR="00B11855" w:rsidRPr="00621E63" w:rsidRDefault="003D003E" w:rsidP="00BA3791">
      <w:pPr>
        <w:pStyle w:val="BodyText"/>
      </w:pPr>
      <w:r w:rsidRPr="00621E63">
        <w:t xml:space="preserve">The EventCurrentPhase identifies the state transition or state that the current alert message is indicating: a </w:t>
      </w:r>
      <w:r w:rsidRPr="00621E63">
        <w:rPr>
          <w:rStyle w:val="StrongEmphasis"/>
        </w:rPr>
        <w:t>tpoint</w:t>
      </w:r>
      <w:r w:rsidRPr="00621E63">
        <w:t xml:space="preserve"> event is a time point event with no duration, a </w:t>
      </w:r>
      <w:r w:rsidRPr="00621E63">
        <w:rPr>
          <w:rStyle w:val="StrongEmphasis"/>
        </w:rPr>
        <w:t>continue</w:t>
      </w:r>
      <w:r w:rsidRPr="00621E63">
        <w:t xml:space="preserve"> event indicates that this message does not represent a state transition but rather reports the continuation of an event that started at some previous time. An </w:t>
      </w:r>
      <w:r w:rsidRPr="00621E63">
        <w:rPr>
          <w:rStyle w:val="StrongEmphasis"/>
        </w:rPr>
        <w:t>update</w:t>
      </w:r>
      <w:r w:rsidRPr="00621E63">
        <w:t xml:space="preserve"> indicates a change other than a state transition in a previously reported alert, such as a further change in an out-of-limit metric. The phases </w:t>
      </w:r>
      <w:r w:rsidRPr="00621E63">
        <w:rPr>
          <w:rStyle w:val="StrongEmphasis"/>
        </w:rPr>
        <w:t>escalate</w:t>
      </w:r>
      <w:r w:rsidRPr="00621E63">
        <w:t xml:space="preserve"> and </w:t>
      </w:r>
      <w:r w:rsidRPr="00621E63">
        <w:rPr>
          <w:rStyle w:val="StrongEmphasis"/>
        </w:rPr>
        <w:t>de-escalate</w:t>
      </w:r>
      <w:r w:rsidRPr="00621E63">
        <w:t xml:space="preserve"> represent changes in alert priority as assessed by the patient care device. </w:t>
      </w:r>
    </w:p>
    <w:p w14:paraId="758CA490" w14:textId="77777777" w:rsidR="00B11855" w:rsidRPr="00621E63" w:rsidRDefault="003D003E" w:rsidP="00CF5627">
      <w:pPr>
        <w:pStyle w:val="BodyText"/>
        <w:rPr>
          <w:bCs/>
        </w:rPr>
      </w:pPr>
      <w:r w:rsidRPr="00621E63">
        <w:rPr>
          <w:b/>
          <w:bCs/>
        </w:rPr>
        <w:lastRenderedPageBreak/>
        <w:t>State transitions</w:t>
      </w:r>
    </w:p>
    <w:p w14:paraId="2F922764" w14:textId="77777777" w:rsidR="00B11855" w:rsidRPr="00621E63" w:rsidRDefault="003D003E" w:rsidP="000F208B">
      <w:pPr>
        <w:pStyle w:val="BodyText"/>
      </w:pPr>
      <w:r w:rsidRPr="00621E63">
        <w:t>A message representing an alert is sent aperiodically, when the alert undergoes a state transition that may be significant for notification (alert start, alert end, escalation or de-escalation of priority as evaluated by the alert source).</w:t>
      </w:r>
    </w:p>
    <w:p w14:paraId="14FE0391" w14:textId="77777777" w:rsidR="00B11855" w:rsidRPr="00621E63" w:rsidRDefault="003D003E" w:rsidP="000F208B">
      <w:pPr>
        <w:pStyle w:val="BodyText"/>
      </w:pPr>
      <w:r w:rsidRPr="00621E63">
        <w:t xml:space="preserve">By site agreement, messages representing current state of alerts may optionally also be sent at other times, as for example on a periodic timed basis, or when systems are restarted and a list of currently active alerts is sent out by the Alert Reporter to refresh the Alert Manager. </w:t>
      </w:r>
    </w:p>
    <w:p w14:paraId="6FDB9C27" w14:textId="77777777" w:rsidR="00B11855" w:rsidRPr="00621E63" w:rsidRDefault="003D003E" w:rsidP="00CF5627">
      <w:pPr>
        <w:pStyle w:val="BodyText"/>
        <w:keepNext/>
        <w:rPr>
          <w:bCs/>
        </w:rPr>
      </w:pPr>
      <w:r w:rsidRPr="00621E63">
        <w:rPr>
          <w:b/>
          <w:bCs/>
        </w:rPr>
        <w:t>Alert current state</w:t>
      </w:r>
      <w:r w:rsidR="00F6415B" w:rsidRPr="00621E63">
        <w:rPr>
          <w:b/>
          <w:bCs/>
        </w:rPr>
        <w:t xml:space="preserve"> facet</w:t>
      </w:r>
    </w:p>
    <w:p w14:paraId="57027323" w14:textId="77777777" w:rsidR="00C11AB9" w:rsidRPr="00621E63" w:rsidRDefault="003D003E" w:rsidP="00C11AB9">
      <w:pPr>
        <w:pStyle w:val="BodyText"/>
      </w:pPr>
      <w:r w:rsidRPr="00621E63">
        <w:t xml:space="preserve">The value of the AlertState facet reflects whether the alert condition currently exists (inactive or active) or if the alert condition formerly existed, does not now exist, but is “latched” or held by </w:t>
      </w:r>
      <w:r w:rsidR="00C11AB9" w:rsidRPr="00621E63">
        <w:t>the alert source so that caregivers may be notified of transient but significant conditions.</w:t>
      </w:r>
    </w:p>
    <w:p w14:paraId="06A764B7" w14:textId="77777777" w:rsidR="00001023" w:rsidRPr="00621E63" w:rsidRDefault="00001023" w:rsidP="002E6C5E">
      <w:pPr>
        <w:pStyle w:val="BodyText"/>
      </w:pPr>
    </w:p>
    <w:p w14:paraId="5ECF6A97" w14:textId="77777777" w:rsidR="00001023" w:rsidRPr="00621E63" w:rsidRDefault="00F73333" w:rsidP="002E6C5E">
      <w:pPr>
        <w:pStyle w:val="BodyText"/>
      </w:pPr>
      <w:r w:rsidRPr="00621E63">
        <w:drawing>
          <wp:inline distT="0" distB="0" distL="0" distR="0" wp14:anchorId="3C6878C9" wp14:editId="0EEE9C2D">
            <wp:extent cx="5937250" cy="246253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7250" cy="2462530"/>
                    </a:xfrm>
                    <a:prstGeom prst="rect">
                      <a:avLst/>
                    </a:prstGeom>
                    <a:noFill/>
                    <a:ln>
                      <a:noFill/>
                    </a:ln>
                  </pic:spPr>
                </pic:pic>
              </a:graphicData>
            </a:graphic>
          </wp:inline>
        </w:drawing>
      </w:r>
    </w:p>
    <w:p w14:paraId="63BBC4E7" w14:textId="763F9645" w:rsidR="00B11855" w:rsidRPr="00621E63" w:rsidRDefault="003D003E" w:rsidP="00CF5627">
      <w:pPr>
        <w:pStyle w:val="FigureTitle"/>
      </w:pPr>
      <w:r w:rsidRPr="00621E63">
        <w:t xml:space="preserve">Figure </w:t>
      </w:r>
      <w:r w:rsidR="00E86B15" w:rsidRPr="00621E63">
        <w:t>B.8</w:t>
      </w:r>
      <w:r w:rsidR="004E547A" w:rsidRPr="00621E63">
        <w:t>.5</w:t>
      </w:r>
      <w:r w:rsidR="00E86B15" w:rsidRPr="00621E63">
        <w:t>-</w:t>
      </w:r>
      <w:r w:rsidR="00B63979" w:rsidRPr="00621E63">
        <w:t>3</w:t>
      </w:r>
      <w:r w:rsidRPr="00621E63">
        <w:t>: Alert Current State</w:t>
      </w:r>
    </w:p>
    <w:p w14:paraId="33F06398" w14:textId="77777777" w:rsidR="00B11855" w:rsidRPr="00621E63" w:rsidRDefault="003D003E" w:rsidP="00CF5627">
      <w:pPr>
        <w:pStyle w:val="BodyText"/>
        <w:rPr>
          <w:bCs/>
        </w:rPr>
      </w:pPr>
      <w:r w:rsidRPr="00621E63">
        <w:rPr>
          <w:b/>
          <w:bCs/>
        </w:rPr>
        <w:t>Inactivation state</w:t>
      </w:r>
      <w:r w:rsidR="00F6415B" w:rsidRPr="00621E63">
        <w:rPr>
          <w:b/>
          <w:bCs/>
        </w:rPr>
        <w:t xml:space="preserve"> facet</w:t>
      </w:r>
    </w:p>
    <w:p w14:paraId="28298F85" w14:textId="77777777" w:rsidR="00B11855" w:rsidRPr="00621E63" w:rsidRDefault="003D003E" w:rsidP="000F208B">
      <w:pPr>
        <w:pStyle w:val="BodyText"/>
      </w:pPr>
      <w:r w:rsidRPr="00621E63">
        <w:t>The AlertInactivationState reflects the current state of the visual and aural alert indications at the alert source.</w:t>
      </w:r>
    </w:p>
    <w:p w14:paraId="5D7397DD" w14:textId="77777777" w:rsidR="00B11855" w:rsidRPr="00621E63" w:rsidRDefault="003D003E" w:rsidP="000F208B">
      <w:pPr>
        <w:pStyle w:val="BodyText"/>
      </w:pPr>
      <w:r w:rsidRPr="00621E63">
        <w:t>This may be empty. May contain the value 'enabled', meaning that both visual and aural alert indications are enabled at the device. May be repeated, to indicate separately the state of visual indications at the device by including zero or one of the values:</w:t>
      </w:r>
    </w:p>
    <w:p w14:paraId="3695DC1E" w14:textId="77777777" w:rsidR="00B11855" w:rsidRPr="00621E63" w:rsidRDefault="003D003E" w:rsidP="00C94C3F">
      <w:pPr>
        <w:pStyle w:val="ListBullet2"/>
      </w:pPr>
      <w:r w:rsidRPr="00621E63">
        <w:t>alarm-paused</w:t>
      </w:r>
    </w:p>
    <w:p w14:paraId="2E2A34C7" w14:textId="77777777" w:rsidR="00B11855" w:rsidRPr="00621E63" w:rsidRDefault="003D003E" w:rsidP="00C94C3F">
      <w:pPr>
        <w:pStyle w:val="ListBullet2"/>
      </w:pPr>
      <w:r w:rsidRPr="00621E63">
        <w:t>alarm-off</w:t>
      </w:r>
    </w:p>
    <w:p w14:paraId="243793E1" w14:textId="77777777" w:rsidR="00B11855" w:rsidRPr="00621E63" w:rsidRDefault="003D003E" w:rsidP="00736906">
      <w:pPr>
        <w:pStyle w:val="BodyText"/>
      </w:pPr>
      <w:r w:rsidRPr="00621E63">
        <w:t>and zero or one of the values:</w:t>
      </w:r>
    </w:p>
    <w:p w14:paraId="0330F390" w14:textId="77777777" w:rsidR="00B11855" w:rsidRPr="00621E63" w:rsidRDefault="003D003E" w:rsidP="00A92110">
      <w:pPr>
        <w:pStyle w:val="ListBullet2"/>
      </w:pPr>
      <w:r w:rsidRPr="00621E63">
        <w:t>audio-paused</w:t>
      </w:r>
    </w:p>
    <w:p w14:paraId="07FC801B" w14:textId="77777777" w:rsidR="00B11855" w:rsidRPr="00621E63" w:rsidRDefault="003D003E" w:rsidP="00A92110">
      <w:pPr>
        <w:pStyle w:val="ListBullet2"/>
      </w:pPr>
      <w:r w:rsidRPr="00621E63">
        <w:lastRenderedPageBreak/>
        <w:t>audio-off</w:t>
      </w:r>
    </w:p>
    <w:p w14:paraId="7CCB4667" w14:textId="77777777" w:rsidR="00B11855" w:rsidRPr="00621E63" w:rsidRDefault="003D003E" w:rsidP="00736906">
      <w:pPr>
        <w:pStyle w:val="BodyText"/>
      </w:pPr>
      <w:r w:rsidRPr="00621E63">
        <w:t>If neither 'alarm-paused' nor 'alarm-off' is included, the visual alarm indication is assumed to be enabled regardless of whether 'enabled' is also present.</w:t>
      </w:r>
    </w:p>
    <w:p w14:paraId="1D58CFE7" w14:textId="77777777" w:rsidR="00B11855" w:rsidRPr="00621E63" w:rsidRDefault="003D003E" w:rsidP="00736906">
      <w:pPr>
        <w:pStyle w:val="BodyText"/>
      </w:pPr>
      <w:r w:rsidRPr="00621E63">
        <w:t>If neither 'audio-paused' nor 'audio-off' is included, the aural alert indication is assumed to be enabled regardless of whether 'enabled' is also present.</w:t>
      </w:r>
    </w:p>
    <w:p w14:paraId="732C8A3C" w14:textId="6AA93ED0" w:rsidR="00E65E4B" w:rsidRPr="00621E63" w:rsidRDefault="00E65E4B" w:rsidP="00736906">
      <w:pPr>
        <w:pStyle w:val="BodyText"/>
      </w:pPr>
      <w:r w:rsidRPr="00621E63">
        <w:t xml:space="preserve">If the optional state indication ‘acknowledged’ is </w:t>
      </w:r>
      <w:r w:rsidR="0028379E" w:rsidRPr="00621E63">
        <w:t>included,</w:t>
      </w:r>
      <w:r w:rsidRPr="00621E63">
        <w:t xml:space="preserve"> it indicates that the alert has been acknowledged at the alert source device</w:t>
      </w:r>
      <w:r w:rsidR="006D613E" w:rsidRPr="00621E63">
        <w:t xml:space="preserve">. </w:t>
      </w:r>
      <w:r w:rsidRPr="00621E63">
        <w:t>This indication offers no assurance of a resolution time for the active alert. This is independent of ‘audio-paused’ and ‘audio-off’ and is a latched status indication until the alert ends.</w:t>
      </w:r>
    </w:p>
    <w:p w14:paraId="0EC01E47" w14:textId="77777777" w:rsidR="00B11855" w:rsidRPr="00621E63" w:rsidRDefault="003D003E" w:rsidP="00CF5627">
      <w:pPr>
        <w:pStyle w:val="HL7Field"/>
        <w:keepNext w:val="0"/>
      </w:pPr>
      <w:r w:rsidRPr="00621E63">
        <w:t>OBX-6   Units</w:t>
      </w:r>
    </w:p>
    <w:p w14:paraId="7B5654A5" w14:textId="79DBAFF7" w:rsidR="00B11855" w:rsidRPr="00621E63" w:rsidRDefault="003D003E" w:rsidP="00286763">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2.6 Section 7.4.2.6 for further information.</w:t>
      </w:r>
    </w:p>
    <w:p w14:paraId="39FA2964" w14:textId="77777777" w:rsidR="00B11855" w:rsidRPr="00621E63" w:rsidRDefault="003D003E" w:rsidP="00286763">
      <w:pPr>
        <w:pStyle w:val="HL7FieldIndent2"/>
        <w:rPr>
          <w:noProof w:val="0"/>
        </w:rPr>
      </w:pPr>
      <w:r w:rsidRPr="00621E63">
        <w:rPr>
          <w:noProof w:val="0"/>
        </w:rPr>
        <w:t>For the PCD TF:</w:t>
      </w:r>
    </w:p>
    <w:p w14:paraId="4D12A716" w14:textId="77777777" w:rsidR="00B11855" w:rsidRPr="00621E63" w:rsidRDefault="003D003E" w:rsidP="00286763">
      <w:pPr>
        <w:pStyle w:val="HL7FieldIndent2"/>
        <w:rPr>
          <w:noProof w:val="0"/>
        </w:rPr>
      </w:pPr>
      <w:r w:rsidRPr="00621E63">
        <w:rPr>
          <w:noProof w:val="0"/>
        </w:rPr>
        <w:t xml:space="preserve">Condition predicate: If OBX-5 is populated </w:t>
      </w:r>
      <w:r w:rsidR="00990F3E" w:rsidRPr="00621E63">
        <w:rPr>
          <w:noProof w:val="0"/>
        </w:rPr>
        <w:t xml:space="preserve">with a numeric value </w:t>
      </w:r>
      <w:r w:rsidRPr="00621E63">
        <w:rPr>
          <w:noProof w:val="0"/>
        </w:rPr>
        <w:t>then OBX-6 must contain an appropriate value. For Device Related if OBX-7 is being used for operating range then populate.</w:t>
      </w:r>
    </w:p>
    <w:p w14:paraId="5FA0D4F3" w14:textId="46CC3C00" w:rsidR="00B11855" w:rsidRPr="00621E63" w:rsidRDefault="003D003E" w:rsidP="00286763">
      <w:pPr>
        <w:pStyle w:val="HL7FieldIndent2"/>
        <w:rPr>
          <w:noProof w:val="0"/>
        </w:rPr>
      </w:pPr>
      <w:r w:rsidRPr="00621E63">
        <w:rPr>
          <w:noProof w:val="0"/>
        </w:rPr>
        <w:t xml:space="preserve">The units used should be in conformance with the Rosetta Terminology (see </w:t>
      </w:r>
      <w:r w:rsidR="0028379E" w:rsidRPr="00621E63">
        <w:rPr>
          <w:noProof w:val="0"/>
        </w:rPr>
        <w:t>P</w:t>
      </w:r>
      <w:r w:rsidR="00990F3E" w:rsidRPr="00621E63">
        <w:rPr>
          <w:noProof w:val="0"/>
        </w:rPr>
        <w:t>C</w:t>
      </w:r>
      <w:r w:rsidR="0028379E" w:rsidRPr="00621E63">
        <w:rPr>
          <w:noProof w:val="0"/>
        </w:rPr>
        <w:t>D TF-3</w:t>
      </w:r>
      <w:r w:rsidR="00990F3E" w:rsidRPr="00621E63">
        <w:rPr>
          <w:noProof w:val="0"/>
        </w:rPr>
        <w:t xml:space="preserve"> </w:t>
      </w:r>
      <w:r w:rsidR="0028379E" w:rsidRPr="00621E63">
        <w:rPr>
          <w:noProof w:val="0"/>
        </w:rPr>
        <w:t>f</w:t>
      </w:r>
      <w:r w:rsidRPr="00621E63">
        <w:rPr>
          <w:noProof w:val="0"/>
        </w:rPr>
        <w:t xml:space="preserve">or further details and references). The preferred format is an MDC value, secondly a UCUM value. </w:t>
      </w:r>
    </w:p>
    <w:p w14:paraId="381665F0" w14:textId="77777777" w:rsidR="00B11855" w:rsidRPr="00621E63" w:rsidRDefault="00470496" w:rsidP="001422D4">
      <w:pPr>
        <w:pStyle w:val="HL7Field"/>
      </w:pPr>
      <w:r w:rsidRPr="00621E63">
        <w:t>OBX-7   Reference</w:t>
      </w:r>
      <w:r w:rsidR="003D003E" w:rsidRPr="00621E63">
        <w:t xml:space="preserve"> Range</w:t>
      </w:r>
    </w:p>
    <w:p w14:paraId="4E518519" w14:textId="24269F9F" w:rsidR="00B11855" w:rsidRPr="00621E63" w:rsidRDefault="003D003E" w:rsidP="00CA126A">
      <w:pPr>
        <w:pStyle w:val="HL7FieldIndent2"/>
        <w:rPr>
          <w:noProof w:val="0"/>
        </w:rPr>
      </w:pPr>
      <w:r w:rsidRPr="00621E63">
        <w:rPr>
          <w:noProof w:val="0"/>
        </w:rPr>
        <w:t xml:space="preserve">For metric related </w:t>
      </w:r>
      <w:r w:rsidR="0028379E" w:rsidRPr="00621E63">
        <w:rPr>
          <w:noProof w:val="0"/>
        </w:rPr>
        <w:t>segments,</w:t>
      </w:r>
      <w:r w:rsidRPr="00621E63">
        <w:rPr>
          <w:noProof w:val="0"/>
        </w:rPr>
        <w:t xml:space="preserve"> this should be used to provide the value ‘alarm’ ranges set with respect to the observed value metric in this OBX, although this is not strictly a reference range in the sense of the examples given in HL7.</w:t>
      </w:r>
    </w:p>
    <w:p w14:paraId="286BF2EA" w14:textId="77777777" w:rsidR="00B11855" w:rsidRPr="00621E63" w:rsidRDefault="003D003E" w:rsidP="00CA126A">
      <w:pPr>
        <w:pStyle w:val="HL7FieldIndent2"/>
        <w:rPr>
          <w:noProof w:val="0"/>
        </w:rPr>
      </w:pPr>
      <w:r w:rsidRPr="00621E63">
        <w:rPr>
          <w:noProof w:val="0"/>
        </w:rPr>
        <w:t>For device related segments this may be used to provide the device measurement range capability – NOT the metric value ‘alarm’ ranges which shall be in the appropriate observed value metric OBX, as indicated above.</w:t>
      </w:r>
    </w:p>
    <w:p w14:paraId="5052C4E3" w14:textId="30EB4E4E" w:rsidR="00B11855" w:rsidRPr="00621E63" w:rsidRDefault="00B11855" w:rsidP="00A92110">
      <w:pPr>
        <w:pStyle w:val="HL7FieldIndent2"/>
        <w:rPr>
          <w:noProof w:val="0"/>
        </w:rPr>
      </w:pPr>
    </w:p>
    <w:p w14:paraId="1258160E" w14:textId="77777777" w:rsidR="00B11855" w:rsidRPr="00621E63" w:rsidRDefault="003D003E" w:rsidP="001422D4">
      <w:pPr>
        <w:pStyle w:val="HL7Field"/>
      </w:pPr>
      <w:r w:rsidRPr="00621E63">
        <w:t xml:space="preserve">OBX-8   Abnormal Flags </w:t>
      </w:r>
    </w:p>
    <w:p w14:paraId="5852C58A" w14:textId="77777777" w:rsidR="00B11855" w:rsidRPr="00621E63" w:rsidRDefault="003D003E" w:rsidP="00CA126A">
      <w:pPr>
        <w:pStyle w:val="HL7FieldIndent2"/>
        <w:rPr>
          <w:noProof w:val="0"/>
        </w:rPr>
      </w:pPr>
      <w:r w:rsidRPr="00621E63">
        <w:rPr>
          <w:noProof w:val="0"/>
        </w:rPr>
        <w:t>This field can be used to provide zero or more codes (IS data type) to augment the interpretation of the observation. Codes beyond the first are included as repetitions (using the repetition separator character, the tilde ("~").</w:t>
      </w:r>
    </w:p>
    <w:p w14:paraId="7A7130A5" w14:textId="77777777" w:rsidR="00B11855" w:rsidRPr="00621E63" w:rsidRDefault="003D003E" w:rsidP="00CA126A">
      <w:pPr>
        <w:pStyle w:val="HL7FieldIndent2"/>
        <w:rPr>
          <w:noProof w:val="0"/>
        </w:rPr>
      </w:pPr>
      <w:r w:rsidRPr="00621E63">
        <w:rPr>
          <w:noProof w:val="0"/>
        </w:rPr>
        <w:t>The following abbreviations in the OBX-8 Abnormality Flags field can be used to indicate the type of abnormality, its priority as indicated by the source patient care device, and whether it is a physiological alarm based on monitoring observations from the patient, or a technical alert indicating a condition of the patient care device and not the patient which nonetheless requires caregiver action.</w:t>
      </w:r>
    </w:p>
    <w:p w14:paraId="15C2B2FB" w14:textId="31B22510" w:rsidR="00B11855" w:rsidRPr="00621E63" w:rsidRDefault="003D003E" w:rsidP="00CF5627">
      <w:pPr>
        <w:pStyle w:val="TableTitle"/>
      </w:pPr>
      <w:r w:rsidRPr="00621E63">
        <w:lastRenderedPageBreak/>
        <w:t xml:space="preserve">Table </w:t>
      </w:r>
      <w:r w:rsidR="00990F3E" w:rsidRPr="00621E63">
        <w:t>B.8</w:t>
      </w:r>
      <w:r w:rsidR="004E547A" w:rsidRPr="00621E63">
        <w:t>.5</w:t>
      </w:r>
      <w:r w:rsidR="00990F3E" w:rsidRPr="00621E63">
        <w:t>-</w:t>
      </w:r>
      <w:r w:rsidR="00E76CA1" w:rsidRPr="00621E63">
        <w:t>5</w:t>
      </w:r>
      <w:r w:rsidR="00C11AB9" w:rsidRPr="00621E63">
        <w:t xml:space="preserve">: </w:t>
      </w:r>
      <w:r w:rsidRPr="00621E63">
        <w:t>Abnormal Flags, Abnormality Types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5D78265D" w14:textId="77777777" w:rsidTr="00C10546">
        <w:trPr>
          <w:cantSplit/>
          <w:tblHeader/>
          <w:jc w:val="center"/>
        </w:trPr>
        <w:tc>
          <w:tcPr>
            <w:tcW w:w="4428" w:type="dxa"/>
            <w:shd w:val="clear" w:color="auto" w:fill="D9D9D9"/>
          </w:tcPr>
          <w:p w14:paraId="69590047" w14:textId="77777777" w:rsidR="00B11855" w:rsidRPr="00621E63" w:rsidRDefault="003D003E" w:rsidP="00CA126A">
            <w:pPr>
              <w:pStyle w:val="TableEntryHeader"/>
            </w:pPr>
            <w:r w:rsidRPr="00621E63">
              <w:t>Abnormality Type</w:t>
            </w:r>
          </w:p>
        </w:tc>
        <w:tc>
          <w:tcPr>
            <w:tcW w:w="4320" w:type="dxa"/>
            <w:shd w:val="clear" w:color="auto" w:fill="D9D9D9"/>
          </w:tcPr>
          <w:p w14:paraId="166C8D5F" w14:textId="77777777" w:rsidR="00B11855" w:rsidRPr="00621E63" w:rsidRDefault="003D003E" w:rsidP="00CA126A">
            <w:pPr>
              <w:pStyle w:val="TableEntryHeader"/>
            </w:pPr>
            <w:r w:rsidRPr="00621E63">
              <w:t>Abbreviation</w:t>
            </w:r>
          </w:p>
        </w:tc>
      </w:tr>
      <w:tr w:rsidR="00B11855" w:rsidRPr="00621E63" w14:paraId="3AA3B972" w14:textId="77777777" w:rsidTr="006C0E8E">
        <w:trPr>
          <w:cantSplit/>
          <w:jc w:val="center"/>
        </w:trPr>
        <w:tc>
          <w:tcPr>
            <w:tcW w:w="4428" w:type="dxa"/>
            <w:shd w:val="clear" w:color="auto" w:fill="auto"/>
          </w:tcPr>
          <w:p w14:paraId="6564A81B" w14:textId="77777777" w:rsidR="00B11855" w:rsidRPr="00621E63" w:rsidRDefault="003D003E" w:rsidP="00CA126A">
            <w:pPr>
              <w:pStyle w:val="TableEntry"/>
            </w:pPr>
            <w:r w:rsidRPr="00621E63">
              <w:t>Normal, not abnormal</w:t>
            </w:r>
          </w:p>
        </w:tc>
        <w:tc>
          <w:tcPr>
            <w:tcW w:w="4320" w:type="dxa"/>
            <w:shd w:val="clear" w:color="auto" w:fill="auto"/>
          </w:tcPr>
          <w:p w14:paraId="61920A58" w14:textId="77777777" w:rsidR="00B11855" w:rsidRPr="00621E63" w:rsidRDefault="003D003E" w:rsidP="00CA126A">
            <w:pPr>
              <w:pStyle w:val="TableEntry"/>
            </w:pPr>
            <w:r w:rsidRPr="00621E63">
              <w:t>N</w:t>
            </w:r>
          </w:p>
        </w:tc>
      </w:tr>
      <w:tr w:rsidR="00B11855" w:rsidRPr="00621E63" w14:paraId="0177538D" w14:textId="77777777" w:rsidTr="006C0E8E">
        <w:trPr>
          <w:cantSplit/>
          <w:jc w:val="center"/>
        </w:trPr>
        <w:tc>
          <w:tcPr>
            <w:tcW w:w="4428" w:type="dxa"/>
            <w:shd w:val="clear" w:color="auto" w:fill="auto"/>
          </w:tcPr>
          <w:p w14:paraId="360E1E56" w14:textId="77777777" w:rsidR="00B11855" w:rsidRPr="00621E63" w:rsidRDefault="003D003E" w:rsidP="00CA126A">
            <w:pPr>
              <w:pStyle w:val="TableEntry"/>
            </w:pPr>
            <w:r w:rsidRPr="00621E63">
              <w:t>Below low normal</w:t>
            </w:r>
          </w:p>
        </w:tc>
        <w:tc>
          <w:tcPr>
            <w:tcW w:w="4320" w:type="dxa"/>
            <w:shd w:val="clear" w:color="auto" w:fill="auto"/>
          </w:tcPr>
          <w:p w14:paraId="56AE8D80" w14:textId="77777777" w:rsidR="00B11855" w:rsidRPr="00621E63" w:rsidRDefault="003D003E" w:rsidP="00CA126A">
            <w:pPr>
              <w:pStyle w:val="TableEntry"/>
            </w:pPr>
            <w:r w:rsidRPr="00621E63">
              <w:t>L</w:t>
            </w:r>
          </w:p>
        </w:tc>
      </w:tr>
      <w:tr w:rsidR="00B11855" w:rsidRPr="00621E63" w14:paraId="18B2A70A" w14:textId="77777777" w:rsidTr="006C0E8E">
        <w:trPr>
          <w:cantSplit/>
          <w:jc w:val="center"/>
        </w:trPr>
        <w:tc>
          <w:tcPr>
            <w:tcW w:w="4428" w:type="dxa"/>
            <w:shd w:val="clear" w:color="auto" w:fill="auto"/>
          </w:tcPr>
          <w:p w14:paraId="59CCF8DA" w14:textId="77777777" w:rsidR="00B11855" w:rsidRPr="00621E63" w:rsidRDefault="003D003E" w:rsidP="00CA126A">
            <w:pPr>
              <w:pStyle w:val="TableEntry"/>
            </w:pPr>
            <w:r w:rsidRPr="00621E63">
              <w:t>Below lower panic limits</w:t>
            </w:r>
          </w:p>
        </w:tc>
        <w:tc>
          <w:tcPr>
            <w:tcW w:w="4320" w:type="dxa"/>
            <w:shd w:val="clear" w:color="auto" w:fill="auto"/>
          </w:tcPr>
          <w:p w14:paraId="2773989E" w14:textId="77777777" w:rsidR="00B11855" w:rsidRPr="00621E63" w:rsidRDefault="003D003E" w:rsidP="00CA126A">
            <w:pPr>
              <w:pStyle w:val="TableEntry"/>
            </w:pPr>
            <w:r w:rsidRPr="00621E63">
              <w:t>LL</w:t>
            </w:r>
          </w:p>
        </w:tc>
      </w:tr>
      <w:tr w:rsidR="00B11855" w:rsidRPr="00621E63" w14:paraId="49106E4C" w14:textId="77777777" w:rsidTr="006C0E8E">
        <w:trPr>
          <w:cantSplit/>
          <w:jc w:val="center"/>
        </w:trPr>
        <w:tc>
          <w:tcPr>
            <w:tcW w:w="4428" w:type="dxa"/>
            <w:shd w:val="clear" w:color="auto" w:fill="auto"/>
          </w:tcPr>
          <w:p w14:paraId="18BEE29B" w14:textId="77777777" w:rsidR="00B11855" w:rsidRPr="00621E63" w:rsidRDefault="003D003E" w:rsidP="00CA126A">
            <w:pPr>
              <w:pStyle w:val="TableEntry"/>
            </w:pPr>
            <w:r w:rsidRPr="00621E63">
              <w:t>Above high normal</w:t>
            </w:r>
          </w:p>
        </w:tc>
        <w:tc>
          <w:tcPr>
            <w:tcW w:w="4320" w:type="dxa"/>
            <w:shd w:val="clear" w:color="auto" w:fill="auto"/>
          </w:tcPr>
          <w:p w14:paraId="6E082215" w14:textId="77777777" w:rsidR="00B11855" w:rsidRPr="00621E63" w:rsidRDefault="003D003E" w:rsidP="00CA126A">
            <w:pPr>
              <w:pStyle w:val="TableEntry"/>
            </w:pPr>
            <w:r w:rsidRPr="00621E63">
              <w:t>H</w:t>
            </w:r>
          </w:p>
        </w:tc>
      </w:tr>
      <w:tr w:rsidR="00B11855" w:rsidRPr="00621E63" w14:paraId="6A723D34" w14:textId="77777777" w:rsidTr="006C0E8E">
        <w:trPr>
          <w:cantSplit/>
          <w:jc w:val="center"/>
        </w:trPr>
        <w:tc>
          <w:tcPr>
            <w:tcW w:w="4428" w:type="dxa"/>
            <w:shd w:val="clear" w:color="auto" w:fill="auto"/>
          </w:tcPr>
          <w:p w14:paraId="16643E64" w14:textId="77777777" w:rsidR="00B11855" w:rsidRPr="00621E63" w:rsidRDefault="003D003E" w:rsidP="00CA126A">
            <w:pPr>
              <w:pStyle w:val="TableEntry"/>
            </w:pPr>
            <w:r w:rsidRPr="00621E63">
              <w:t>Above higher panic limits</w:t>
            </w:r>
          </w:p>
        </w:tc>
        <w:tc>
          <w:tcPr>
            <w:tcW w:w="4320" w:type="dxa"/>
            <w:shd w:val="clear" w:color="auto" w:fill="auto"/>
          </w:tcPr>
          <w:p w14:paraId="1EBA4192" w14:textId="77777777" w:rsidR="00B11855" w:rsidRPr="00621E63" w:rsidRDefault="003D003E" w:rsidP="00CA126A">
            <w:pPr>
              <w:pStyle w:val="TableEntry"/>
            </w:pPr>
            <w:r w:rsidRPr="00621E63">
              <w:t>HH</w:t>
            </w:r>
          </w:p>
        </w:tc>
      </w:tr>
      <w:tr w:rsidR="00B11855" w:rsidRPr="00621E63" w14:paraId="236432D0" w14:textId="77777777" w:rsidTr="006C0E8E">
        <w:trPr>
          <w:cantSplit/>
          <w:jc w:val="center"/>
        </w:trPr>
        <w:tc>
          <w:tcPr>
            <w:tcW w:w="4428" w:type="dxa"/>
            <w:shd w:val="clear" w:color="auto" w:fill="auto"/>
          </w:tcPr>
          <w:p w14:paraId="3BA2D273" w14:textId="77777777" w:rsidR="00B11855" w:rsidRPr="00621E63" w:rsidRDefault="003D003E" w:rsidP="00CA126A">
            <w:pPr>
              <w:pStyle w:val="TableEntry"/>
            </w:pPr>
            <w:r w:rsidRPr="00621E63">
              <w:t>Abnormal (for non-numeric results)</w:t>
            </w:r>
          </w:p>
        </w:tc>
        <w:tc>
          <w:tcPr>
            <w:tcW w:w="4320" w:type="dxa"/>
            <w:shd w:val="clear" w:color="auto" w:fill="auto"/>
          </w:tcPr>
          <w:p w14:paraId="70706875" w14:textId="77777777" w:rsidR="00B11855" w:rsidRPr="00621E63" w:rsidRDefault="003D003E" w:rsidP="00CA126A">
            <w:pPr>
              <w:pStyle w:val="TableEntry"/>
            </w:pPr>
            <w:r w:rsidRPr="00621E63">
              <w:t>A</w:t>
            </w:r>
          </w:p>
        </w:tc>
      </w:tr>
    </w:tbl>
    <w:p w14:paraId="0F79819E" w14:textId="77777777" w:rsidR="00B11855" w:rsidRPr="00621E63" w:rsidRDefault="003D003E" w:rsidP="00225602">
      <w:pPr>
        <w:pStyle w:val="BodyText"/>
      </w:pPr>
      <w:r w:rsidRPr="00621E63">
        <w:t>Correspondence between IEEE 11073-10201 MeasurementStatus and representation in Abnormal Flags Field</w:t>
      </w:r>
    </w:p>
    <w:p w14:paraId="436E363B" w14:textId="1A449F59" w:rsidR="00B11855" w:rsidRPr="00621E63" w:rsidRDefault="00FE1495" w:rsidP="00CF5627">
      <w:pPr>
        <w:pStyle w:val="TableTitle"/>
      </w:pPr>
      <w:r w:rsidRPr="00621E63">
        <w:t>Table B.8.5-</w:t>
      </w:r>
      <w:r w:rsidR="00E76CA1" w:rsidRPr="00621E63">
        <w:t>6</w:t>
      </w:r>
      <w:r w:rsidRPr="00621E63">
        <w:t xml:space="preserve">: </w:t>
      </w:r>
      <w:r w:rsidR="00C714D3" w:rsidRPr="00621E63">
        <w:t>Measurement Status</w:t>
      </w:r>
    </w:p>
    <w:tbl>
      <w:tblPr>
        <w:tblW w:w="849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37"/>
        <w:gridCol w:w="1260"/>
        <w:gridCol w:w="1097"/>
      </w:tblGrid>
      <w:tr w:rsidR="00C40FD5" w:rsidRPr="00621E63" w14:paraId="102702CF" w14:textId="77777777" w:rsidTr="00CF5627">
        <w:trPr>
          <w:cantSplit/>
          <w:jc w:val="center"/>
        </w:trPr>
        <w:tc>
          <w:tcPr>
            <w:tcW w:w="6137" w:type="dxa"/>
            <w:shd w:val="clear" w:color="auto" w:fill="D9D9D9"/>
          </w:tcPr>
          <w:p w14:paraId="7623593C" w14:textId="77777777" w:rsidR="00B11855" w:rsidRPr="00621E63" w:rsidRDefault="003D003E" w:rsidP="00225602">
            <w:pPr>
              <w:pStyle w:val="TableEntryHeader"/>
            </w:pPr>
            <w:r w:rsidRPr="00621E63">
              <w:t>MeasurementStatus ::= BITS-16 { ... }</w:t>
            </w:r>
          </w:p>
        </w:tc>
        <w:tc>
          <w:tcPr>
            <w:tcW w:w="1260" w:type="dxa"/>
            <w:shd w:val="clear" w:color="auto" w:fill="D9D9D9"/>
          </w:tcPr>
          <w:p w14:paraId="452350E7" w14:textId="77777777" w:rsidR="00B11855" w:rsidRPr="00621E63" w:rsidRDefault="003D003E" w:rsidP="00225602">
            <w:pPr>
              <w:pStyle w:val="TableEntryHeader"/>
            </w:pPr>
            <w:r w:rsidRPr="00621E63">
              <w:t>OBX-8</w:t>
            </w:r>
            <w:r w:rsidRPr="00621E63">
              <w:rPr>
                <w:vertAlign w:val="superscript"/>
              </w:rPr>
              <w:footnoteReference w:id="7"/>
            </w:r>
            <w:r w:rsidRPr="00621E63">
              <w:rPr>
                <w:vertAlign w:val="superscript"/>
              </w:rPr>
              <w:t xml:space="preserve"> </w:t>
            </w:r>
          </w:p>
        </w:tc>
        <w:tc>
          <w:tcPr>
            <w:tcW w:w="1097" w:type="dxa"/>
            <w:shd w:val="clear" w:color="auto" w:fill="D9D9D9"/>
          </w:tcPr>
          <w:p w14:paraId="76E37C5D" w14:textId="77777777" w:rsidR="00B11855" w:rsidRPr="00621E63" w:rsidRDefault="003D003E" w:rsidP="00225602">
            <w:pPr>
              <w:pStyle w:val="TableEntryHeader"/>
            </w:pPr>
            <w:r w:rsidRPr="00621E63">
              <w:t>OBX-11</w:t>
            </w:r>
          </w:p>
        </w:tc>
      </w:tr>
      <w:tr w:rsidR="00B11855" w:rsidRPr="00621E63" w14:paraId="1770024F" w14:textId="77777777" w:rsidTr="00CF5627">
        <w:trPr>
          <w:cantSplit/>
          <w:jc w:val="center"/>
        </w:trPr>
        <w:tc>
          <w:tcPr>
            <w:tcW w:w="6137" w:type="dxa"/>
            <w:shd w:val="clear" w:color="auto" w:fill="auto"/>
          </w:tcPr>
          <w:p w14:paraId="43A37EF7" w14:textId="77777777" w:rsidR="00B11855" w:rsidRPr="00621E63" w:rsidRDefault="003D003E" w:rsidP="00225602">
            <w:pPr>
              <w:pStyle w:val="TableEntry"/>
            </w:pPr>
            <w:r w:rsidRPr="00621E63">
              <w:t xml:space="preserve">No bits set </w:t>
            </w:r>
            <w:r w:rsidRPr="00621E63">
              <w:sym w:font="Helvetica" w:char="003F"/>
            </w:r>
            <w:r w:rsidRPr="00621E63">
              <w:t xml:space="preserve"> raw device measurement; measurement okay, has not been reviewed nor validated</w:t>
            </w:r>
          </w:p>
        </w:tc>
        <w:tc>
          <w:tcPr>
            <w:tcW w:w="1260" w:type="dxa"/>
            <w:shd w:val="clear" w:color="auto" w:fill="auto"/>
          </w:tcPr>
          <w:p w14:paraId="724A934F" w14:textId="77777777" w:rsidR="00B11855" w:rsidRPr="00621E63" w:rsidRDefault="00B11855" w:rsidP="00225602">
            <w:pPr>
              <w:pStyle w:val="TableEntry"/>
            </w:pPr>
          </w:p>
        </w:tc>
        <w:tc>
          <w:tcPr>
            <w:tcW w:w="1097" w:type="dxa"/>
            <w:shd w:val="clear" w:color="auto" w:fill="auto"/>
          </w:tcPr>
          <w:p w14:paraId="320225C7" w14:textId="77777777" w:rsidR="00B11855" w:rsidRPr="00621E63" w:rsidRDefault="003D003E" w:rsidP="00225602">
            <w:pPr>
              <w:pStyle w:val="TableEntry"/>
            </w:pPr>
            <w:r w:rsidRPr="00621E63">
              <w:t>R</w:t>
            </w:r>
          </w:p>
        </w:tc>
      </w:tr>
      <w:tr w:rsidR="00B11855" w:rsidRPr="00621E63" w14:paraId="7EE7975A" w14:textId="77777777" w:rsidTr="00CF5627">
        <w:trPr>
          <w:cantSplit/>
          <w:jc w:val="center"/>
        </w:trPr>
        <w:tc>
          <w:tcPr>
            <w:tcW w:w="6137" w:type="dxa"/>
            <w:shd w:val="clear" w:color="auto" w:fill="auto"/>
          </w:tcPr>
          <w:p w14:paraId="3F156153" w14:textId="77777777" w:rsidR="00B11855" w:rsidRPr="00621E63" w:rsidRDefault="003D003E" w:rsidP="00225602">
            <w:pPr>
              <w:pStyle w:val="TableEntry"/>
            </w:pPr>
            <w:r w:rsidRPr="00621E63">
              <w:t>invalid(0),</w:t>
            </w:r>
          </w:p>
        </w:tc>
        <w:tc>
          <w:tcPr>
            <w:tcW w:w="1260" w:type="dxa"/>
            <w:shd w:val="clear" w:color="auto" w:fill="auto"/>
          </w:tcPr>
          <w:p w14:paraId="324371B7" w14:textId="77777777" w:rsidR="00B11855" w:rsidRPr="00621E63" w:rsidRDefault="003D003E" w:rsidP="00225602">
            <w:pPr>
              <w:pStyle w:val="TableEntry"/>
            </w:pPr>
            <w:r w:rsidRPr="00621E63">
              <w:t>INV</w:t>
            </w:r>
          </w:p>
        </w:tc>
        <w:tc>
          <w:tcPr>
            <w:tcW w:w="1097" w:type="dxa"/>
            <w:shd w:val="clear" w:color="auto" w:fill="auto"/>
          </w:tcPr>
          <w:p w14:paraId="606E34AC" w14:textId="77777777" w:rsidR="00B11855" w:rsidRPr="00621E63" w:rsidRDefault="003D003E" w:rsidP="00225602">
            <w:pPr>
              <w:pStyle w:val="TableEntry"/>
            </w:pPr>
            <w:r w:rsidRPr="00621E63">
              <w:t>X</w:t>
            </w:r>
          </w:p>
        </w:tc>
      </w:tr>
      <w:tr w:rsidR="00B11855" w:rsidRPr="00621E63" w14:paraId="710A6B2F" w14:textId="77777777" w:rsidTr="00CF5627">
        <w:trPr>
          <w:cantSplit/>
          <w:jc w:val="center"/>
        </w:trPr>
        <w:tc>
          <w:tcPr>
            <w:tcW w:w="6137" w:type="dxa"/>
            <w:shd w:val="clear" w:color="auto" w:fill="auto"/>
          </w:tcPr>
          <w:p w14:paraId="15A654FA" w14:textId="77777777" w:rsidR="00B11855" w:rsidRPr="00621E63" w:rsidRDefault="003D003E" w:rsidP="00225602">
            <w:pPr>
              <w:pStyle w:val="TableEntry"/>
            </w:pPr>
            <w:r w:rsidRPr="00621E63">
              <w:t>questionable(1),</w:t>
            </w:r>
          </w:p>
        </w:tc>
        <w:tc>
          <w:tcPr>
            <w:tcW w:w="1260" w:type="dxa"/>
            <w:shd w:val="clear" w:color="auto" w:fill="auto"/>
          </w:tcPr>
          <w:p w14:paraId="2916C946" w14:textId="77777777" w:rsidR="00B11855" w:rsidRPr="00621E63" w:rsidRDefault="003D003E" w:rsidP="00225602">
            <w:pPr>
              <w:pStyle w:val="TableEntry"/>
            </w:pPr>
            <w:r w:rsidRPr="00621E63">
              <w:t>QUES</w:t>
            </w:r>
          </w:p>
        </w:tc>
        <w:tc>
          <w:tcPr>
            <w:tcW w:w="1097" w:type="dxa"/>
            <w:shd w:val="clear" w:color="auto" w:fill="auto"/>
          </w:tcPr>
          <w:p w14:paraId="6A343CB9" w14:textId="77777777" w:rsidR="00B11855" w:rsidRPr="00621E63" w:rsidRDefault="003D003E" w:rsidP="00225602">
            <w:pPr>
              <w:pStyle w:val="TableEntry"/>
            </w:pPr>
            <w:r w:rsidRPr="00621E63">
              <w:t>R</w:t>
            </w:r>
          </w:p>
        </w:tc>
      </w:tr>
      <w:tr w:rsidR="00B11855" w:rsidRPr="00621E63" w14:paraId="4F520545" w14:textId="77777777" w:rsidTr="00CF5627">
        <w:trPr>
          <w:cantSplit/>
          <w:jc w:val="center"/>
        </w:trPr>
        <w:tc>
          <w:tcPr>
            <w:tcW w:w="6137" w:type="dxa"/>
            <w:shd w:val="clear" w:color="auto" w:fill="auto"/>
          </w:tcPr>
          <w:p w14:paraId="37BECC15" w14:textId="77777777" w:rsidR="00B11855" w:rsidRPr="00621E63" w:rsidRDefault="003D003E" w:rsidP="00225602">
            <w:pPr>
              <w:pStyle w:val="TableEntry"/>
            </w:pPr>
            <w:r w:rsidRPr="00621E63">
              <w:t>not-available(2),</w:t>
            </w:r>
          </w:p>
        </w:tc>
        <w:tc>
          <w:tcPr>
            <w:tcW w:w="1260" w:type="dxa"/>
            <w:shd w:val="clear" w:color="auto" w:fill="auto"/>
          </w:tcPr>
          <w:p w14:paraId="2DA80B96" w14:textId="77777777" w:rsidR="00B11855" w:rsidRPr="00621E63" w:rsidRDefault="003D003E" w:rsidP="00225602">
            <w:pPr>
              <w:pStyle w:val="TableEntry"/>
            </w:pPr>
            <w:r w:rsidRPr="00621E63">
              <w:t>NAV</w:t>
            </w:r>
          </w:p>
        </w:tc>
        <w:tc>
          <w:tcPr>
            <w:tcW w:w="1097" w:type="dxa"/>
            <w:shd w:val="clear" w:color="auto" w:fill="auto"/>
          </w:tcPr>
          <w:p w14:paraId="22D137AF" w14:textId="77777777" w:rsidR="00B11855" w:rsidRPr="00621E63" w:rsidRDefault="003D003E" w:rsidP="00225602">
            <w:pPr>
              <w:pStyle w:val="TableEntry"/>
            </w:pPr>
            <w:r w:rsidRPr="00621E63">
              <w:t>X</w:t>
            </w:r>
          </w:p>
        </w:tc>
      </w:tr>
      <w:tr w:rsidR="00B11855" w:rsidRPr="00621E63" w14:paraId="2FB8165F" w14:textId="77777777" w:rsidTr="00CF5627">
        <w:trPr>
          <w:cantSplit/>
          <w:jc w:val="center"/>
        </w:trPr>
        <w:tc>
          <w:tcPr>
            <w:tcW w:w="6137" w:type="dxa"/>
            <w:shd w:val="clear" w:color="auto" w:fill="auto"/>
          </w:tcPr>
          <w:p w14:paraId="18A119F6" w14:textId="77777777" w:rsidR="00B11855" w:rsidRPr="00621E63" w:rsidRDefault="003D003E" w:rsidP="00225602">
            <w:pPr>
              <w:pStyle w:val="TableEntry"/>
            </w:pPr>
            <w:r w:rsidRPr="00621E63">
              <w:t>calibration-ongoing(3),</w:t>
            </w:r>
          </w:p>
        </w:tc>
        <w:tc>
          <w:tcPr>
            <w:tcW w:w="1260" w:type="dxa"/>
            <w:shd w:val="clear" w:color="auto" w:fill="auto"/>
          </w:tcPr>
          <w:p w14:paraId="776DA970" w14:textId="77777777" w:rsidR="00B11855" w:rsidRPr="00621E63" w:rsidRDefault="003D003E" w:rsidP="00225602">
            <w:pPr>
              <w:pStyle w:val="TableEntry"/>
            </w:pPr>
            <w:r w:rsidRPr="00621E63">
              <w:t>CAL</w:t>
            </w:r>
          </w:p>
        </w:tc>
        <w:tc>
          <w:tcPr>
            <w:tcW w:w="1097" w:type="dxa"/>
            <w:shd w:val="clear" w:color="auto" w:fill="auto"/>
          </w:tcPr>
          <w:p w14:paraId="450A1AEF" w14:textId="77777777" w:rsidR="00B11855" w:rsidRPr="00621E63" w:rsidRDefault="003D003E" w:rsidP="00225602">
            <w:pPr>
              <w:pStyle w:val="TableEntry"/>
            </w:pPr>
            <w:r w:rsidRPr="00621E63">
              <w:t>R</w:t>
            </w:r>
          </w:p>
        </w:tc>
      </w:tr>
      <w:tr w:rsidR="00B11855" w:rsidRPr="00621E63" w14:paraId="56A5707D" w14:textId="77777777" w:rsidTr="00CF5627">
        <w:trPr>
          <w:cantSplit/>
          <w:jc w:val="center"/>
        </w:trPr>
        <w:tc>
          <w:tcPr>
            <w:tcW w:w="6137" w:type="dxa"/>
            <w:shd w:val="clear" w:color="auto" w:fill="auto"/>
          </w:tcPr>
          <w:p w14:paraId="443F024B" w14:textId="77777777" w:rsidR="00B11855" w:rsidRPr="00621E63" w:rsidRDefault="003D003E" w:rsidP="00225602">
            <w:pPr>
              <w:pStyle w:val="TableEntry"/>
            </w:pPr>
            <w:r w:rsidRPr="00621E63">
              <w:t>test-data(4),</w:t>
            </w:r>
          </w:p>
        </w:tc>
        <w:tc>
          <w:tcPr>
            <w:tcW w:w="1260" w:type="dxa"/>
            <w:shd w:val="clear" w:color="auto" w:fill="auto"/>
          </w:tcPr>
          <w:p w14:paraId="4047D189" w14:textId="77777777" w:rsidR="00B11855" w:rsidRPr="00621E63" w:rsidRDefault="003D003E" w:rsidP="00225602">
            <w:pPr>
              <w:pStyle w:val="TableEntry"/>
            </w:pPr>
            <w:r w:rsidRPr="00621E63">
              <w:t>TEST</w:t>
            </w:r>
          </w:p>
        </w:tc>
        <w:tc>
          <w:tcPr>
            <w:tcW w:w="1097" w:type="dxa"/>
            <w:shd w:val="clear" w:color="auto" w:fill="auto"/>
          </w:tcPr>
          <w:p w14:paraId="1E3E49E4" w14:textId="77777777" w:rsidR="00B11855" w:rsidRPr="00621E63" w:rsidRDefault="003D003E" w:rsidP="00225602">
            <w:pPr>
              <w:pStyle w:val="TableEntry"/>
            </w:pPr>
            <w:r w:rsidRPr="00621E63">
              <w:t>R</w:t>
            </w:r>
          </w:p>
        </w:tc>
      </w:tr>
      <w:tr w:rsidR="00B11855" w:rsidRPr="00621E63" w14:paraId="57A2D452" w14:textId="77777777" w:rsidTr="00CF5627">
        <w:trPr>
          <w:cantSplit/>
          <w:jc w:val="center"/>
        </w:trPr>
        <w:tc>
          <w:tcPr>
            <w:tcW w:w="6137" w:type="dxa"/>
            <w:shd w:val="clear" w:color="auto" w:fill="auto"/>
          </w:tcPr>
          <w:p w14:paraId="23D96240" w14:textId="77777777" w:rsidR="00B11855" w:rsidRPr="00621E63" w:rsidRDefault="003D003E" w:rsidP="00225602">
            <w:pPr>
              <w:pStyle w:val="TableEntry"/>
            </w:pPr>
            <w:r w:rsidRPr="00621E63">
              <w:t>demo-data(5),</w:t>
            </w:r>
          </w:p>
        </w:tc>
        <w:tc>
          <w:tcPr>
            <w:tcW w:w="1260" w:type="dxa"/>
            <w:shd w:val="clear" w:color="auto" w:fill="auto"/>
          </w:tcPr>
          <w:p w14:paraId="659AE7DF" w14:textId="77777777" w:rsidR="00B11855" w:rsidRPr="00621E63" w:rsidRDefault="003D003E" w:rsidP="00225602">
            <w:pPr>
              <w:pStyle w:val="TableEntry"/>
            </w:pPr>
            <w:r w:rsidRPr="00621E63">
              <w:t>DEMO</w:t>
            </w:r>
          </w:p>
        </w:tc>
        <w:tc>
          <w:tcPr>
            <w:tcW w:w="1097" w:type="dxa"/>
            <w:shd w:val="clear" w:color="auto" w:fill="auto"/>
          </w:tcPr>
          <w:p w14:paraId="02BE3FD1" w14:textId="77777777" w:rsidR="00B11855" w:rsidRPr="00621E63" w:rsidRDefault="003D003E" w:rsidP="00225602">
            <w:pPr>
              <w:pStyle w:val="TableEntry"/>
            </w:pPr>
            <w:r w:rsidRPr="00621E63">
              <w:t>R</w:t>
            </w:r>
          </w:p>
        </w:tc>
      </w:tr>
      <w:tr w:rsidR="00B11855" w:rsidRPr="00621E63" w14:paraId="6E450154" w14:textId="77777777" w:rsidTr="00CF5627">
        <w:trPr>
          <w:cantSplit/>
          <w:jc w:val="center"/>
        </w:trPr>
        <w:tc>
          <w:tcPr>
            <w:tcW w:w="6137" w:type="dxa"/>
            <w:shd w:val="clear" w:color="auto" w:fill="auto"/>
          </w:tcPr>
          <w:p w14:paraId="1CB82BC1" w14:textId="77777777" w:rsidR="00B11855" w:rsidRPr="00621E63" w:rsidRDefault="003D003E" w:rsidP="00225602">
            <w:pPr>
              <w:pStyle w:val="TableEntry"/>
            </w:pPr>
            <w:r w:rsidRPr="00621E63">
              <w:t>validated-data(8),</w:t>
            </w:r>
            <w:r w:rsidRPr="00621E63">
              <w:tab/>
              <w:t>-- relevant, e.g., in an archive</w:t>
            </w:r>
          </w:p>
        </w:tc>
        <w:tc>
          <w:tcPr>
            <w:tcW w:w="1260" w:type="dxa"/>
            <w:shd w:val="clear" w:color="auto" w:fill="auto"/>
          </w:tcPr>
          <w:p w14:paraId="60734D0C" w14:textId="77777777" w:rsidR="00B11855" w:rsidRPr="00621E63" w:rsidRDefault="00B11855" w:rsidP="00225602">
            <w:pPr>
              <w:pStyle w:val="TableEntry"/>
            </w:pPr>
          </w:p>
        </w:tc>
        <w:tc>
          <w:tcPr>
            <w:tcW w:w="1097" w:type="dxa"/>
            <w:shd w:val="clear" w:color="auto" w:fill="auto"/>
          </w:tcPr>
          <w:p w14:paraId="425FBF91" w14:textId="77777777" w:rsidR="00B11855" w:rsidRPr="00621E63" w:rsidRDefault="003D003E" w:rsidP="00225602">
            <w:pPr>
              <w:pStyle w:val="TableEntry"/>
            </w:pPr>
            <w:r w:rsidRPr="00621E63">
              <w:t>F</w:t>
            </w:r>
          </w:p>
        </w:tc>
      </w:tr>
      <w:tr w:rsidR="00B11855" w:rsidRPr="00621E63" w14:paraId="4B4D1CB2" w14:textId="77777777" w:rsidTr="00CF5627">
        <w:trPr>
          <w:cantSplit/>
          <w:jc w:val="center"/>
        </w:trPr>
        <w:tc>
          <w:tcPr>
            <w:tcW w:w="6137" w:type="dxa"/>
            <w:shd w:val="clear" w:color="auto" w:fill="auto"/>
          </w:tcPr>
          <w:p w14:paraId="6850E3AE" w14:textId="77777777" w:rsidR="00B11855" w:rsidRPr="00621E63" w:rsidRDefault="003D003E" w:rsidP="00225602">
            <w:pPr>
              <w:pStyle w:val="TableEntry"/>
            </w:pPr>
            <w:r w:rsidRPr="00621E63">
              <w:t>early-indication(9), -- early estimate of value</w:t>
            </w:r>
          </w:p>
        </w:tc>
        <w:tc>
          <w:tcPr>
            <w:tcW w:w="1260" w:type="dxa"/>
            <w:shd w:val="clear" w:color="auto" w:fill="auto"/>
          </w:tcPr>
          <w:p w14:paraId="023B8745" w14:textId="77777777" w:rsidR="00B11855" w:rsidRPr="00621E63" w:rsidRDefault="003D003E" w:rsidP="00225602">
            <w:pPr>
              <w:pStyle w:val="TableEntry"/>
            </w:pPr>
            <w:r w:rsidRPr="00621E63">
              <w:t>EARLY</w:t>
            </w:r>
          </w:p>
        </w:tc>
        <w:tc>
          <w:tcPr>
            <w:tcW w:w="1097" w:type="dxa"/>
            <w:shd w:val="clear" w:color="auto" w:fill="auto"/>
          </w:tcPr>
          <w:p w14:paraId="40C11B9D" w14:textId="77777777" w:rsidR="00B11855" w:rsidRPr="00621E63" w:rsidRDefault="003D003E" w:rsidP="00225602">
            <w:pPr>
              <w:pStyle w:val="TableEntry"/>
            </w:pPr>
            <w:r w:rsidRPr="00621E63">
              <w:t>R</w:t>
            </w:r>
          </w:p>
        </w:tc>
      </w:tr>
      <w:tr w:rsidR="00B11855" w:rsidRPr="00621E63" w14:paraId="6848545B" w14:textId="77777777" w:rsidTr="00CF5627">
        <w:trPr>
          <w:cantSplit/>
          <w:jc w:val="center"/>
        </w:trPr>
        <w:tc>
          <w:tcPr>
            <w:tcW w:w="6137" w:type="dxa"/>
            <w:shd w:val="clear" w:color="auto" w:fill="auto"/>
          </w:tcPr>
          <w:p w14:paraId="6852AE28" w14:textId="77777777" w:rsidR="00B11855" w:rsidRPr="00621E63" w:rsidRDefault="003D003E" w:rsidP="00225602">
            <w:pPr>
              <w:pStyle w:val="TableEntry"/>
            </w:pPr>
            <w:r w:rsidRPr="00621E63">
              <w:t>msmt-ongoing(10), -- indicates that a new measurement is just being taken -- (episodic)</w:t>
            </w:r>
          </w:p>
        </w:tc>
        <w:tc>
          <w:tcPr>
            <w:tcW w:w="1260" w:type="dxa"/>
            <w:shd w:val="clear" w:color="auto" w:fill="auto"/>
          </w:tcPr>
          <w:p w14:paraId="46F01809" w14:textId="77777777" w:rsidR="00B11855" w:rsidRPr="00621E63" w:rsidRDefault="003D003E" w:rsidP="00225602">
            <w:pPr>
              <w:pStyle w:val="TableEntry"/>
            </w:pPr>
            <w:r w:rsidRPr="00621E63">
              <w:t>BUSY</w:t>
            </w:r>
          </w:p>
        </w:tc>
        <w:tc>
          <w:tcPr>
            <w:tcW w:w="1097" w:type="dxa"/>
            <w:shd w:val="clear" w:color="auto" w:fill="auto"/>
          </w:tcPr>
          <w:p w14:paraId="03D6F381" w14:textId="77777777" w:rsidR="00B11855" w:rsidRPr="00621E63" w:rsidRDefault="003D003E" w:rsidP="00225602">
            <w:pPr>
              <w:pStyle w:val="TableEntry"/>
            </w:pPr>
            <w:r w:rsidRPr="00621E63">
              <w:t>X</w:t>
            </w:r>
          </w:p>
        </w:tc>
      </w:tr>
      <w:tr w:rsidR="00B11855" w:rsidRPr="00621E63" w14:paraId="55C17372" w14:textId="77777777" w:rsidTr="00CF5627">
        <w:trPr>
          <w:cantSplit/>
          <w:jc w:val="center"/>
        </w:trPr>
        <w:tc>
          <w:tcPr>
            <w:tcW w:w="6137" w:type="dxa"/>
            <w:shd w:val="clear" w:color="auto" w:fill="auto"/>
          </w:tcPr>
          <w:p w14:paraId="39D9259D" w14:textId="77777777" w:rsidR="00B11855" w:rsidRPr="00621E63" w:rsidRDefault="003D003E" w:rsidP="00225602">
            <w:pPr>
              <w:pStyle w:val="TableEntry"/>
            </w:pPr>
            <w:r w:rsidRPr="00621E63">
              <w:t>msmt-state-in-alarm(14), -- indicates that the metric has an active alarm condition</w:t>
            </w:r>
          </w:p>
        </w:tc>
        <w:tc>
          <w:tcPr>
            <w:tcW w:w="1260" w:type="dxa"/>
            <w:shd w:val="clear" w:color="auto" w:fill="auto"/>
          </w:tcPr>
          <w:p w14:paraId="5A84C9DB" w14:textId="77777777" w:rsidR="00B11855" w:rsidRPr="00621E63" w:rsidRDefault="003D003E" w:rsidP="00225602">
            <w:pPr>
              <w:pStyle w:val="TableEntry"/>
            </w:pPr>
            <w:r w:rsidRPr="00621E63">
              <w:t>ALACT</w:t>
            </w:r>
          </w:p>
        </w:tc>
        <w:tc>
          <w:tcPr>
            <w:tcW w:w="1097" w:type="dxa"/>
            <w:shd w:val="clear" w:color="auto" w:fill="auto"/>
          </w:tcPr>
          <w:p w14:paraId="3340BDE3" w14:textId="77777777" w:rsidR="00B11855" w:rsidRPr="00621E63" w:rsidRDefault="003D003E" w:rsidP="00225602">
            <w:pPr>
              <w:pStyle w:val="TableEntry"/>
            </w:pPr>
            <w:r w:rsidRPr="00621E63">
              <w:t>R</w:t>
            </w:r>
          </w:p>
        </w:tc>
      </w:tr>
      <w:tr w:rsidR="00B11855" w:rsidRPr="00621E63" w14:paraId="05053699" w14:textId="77777777" w:rsidTr="00CF5627">
        <w:trPr>
          <w:cantSplit/>
          <w:jc w:val="center"/>
        </w:trPr>
        <w:tc>
          <w:tcPr>
            <w:tcW w:w="6137" w:type="dxa"/>
            <w:shd w:val="clear" w:color="auto" w:fill="auto"/>
          </w:tcPr>
          <w:p w14:paraId="7976CF47" w14:textId="77777777" w:rsidR="00B11855" w:rsidRPr="00621E63" w:rsidRDefault="003D003E" w:rsidP="00225602">
            <w:pPr>
              <w:pStyle w:val="TableEntry"/>
            </w:pPr>
            <w:r w:rsidRPr="00621E63">
              <w:t>msmt-state-al-inhibited(15) -- metric supports alarming and alarms are turned off -- (optional)</w:t>
            </w:r>
          </w:p>
        </w:tc>
        <w:tc>
          <w:tcPr>
            <w:tcW w:w="1260" w:type="dxa"/>
            <w:shd w:val="clear" w:color="auto" w:fill="auto"/>
          </w:tcPr>
          <w:p w14:paraId="5DFAC217" w14:textId="77777777" w:rsidR="00B11855" w:rsidRPr="00621E63" w:rsidRDefault="003D003E" w:rsidP="00225602">
            <w:pPr>
              <w:pStyle w:val="TableEntry"/>
            </w:pPr>
            <w:r w:rsidRPr="00621E63">
              <w:t>ALINH</w:t>
            </w:r>
          </w:p>
        </w:tc>
        <w:tc>
          <w:tcPr>
            <w:tcW w:w="1097" w:type="dxa"/>
            <w:shd w:val="clear" w:color="auto" w:fill="auto"/>
          </w:tcPr>
          <w:p w14:paraId="77F4CA63" w14:textId="77777777" w:rsidR="00B11855" w:rsidRPr="00621E63" w:rsidRDefault="003D003E" w:rsidP="00225602">
            <w:pPr>
              <w:pStyle w:val="TableEntry"/>
            </w:pPr>
            <w:r w:rsidRPr="00621E63">
              <w:t>R</w:t>
            </w:r>
          </w:p>
        </w:tc>
      </w:tr>
    </w:tbl>
    <w:p w14:paraId="340C3E29" w14:textId="77777777" w:rsidR="00B11855" w:rsidRPr="00621E63" w:rsidRDefault="00B11855" w:rsidP="00583053">
      <w:pPr>
        <w:pStyle w:val="BodyText"/>
      </w:pPr>
    </w:p>
    <w:p w14:paraId="54B975AC" w14:textId="77777777" w:rsidR="00B11855" w:rsidRPr="00621E63" w:rsidRDefault="003D003E" w:rsidP="00583053">
      <w:pPr>
        <w:pStyle w:val="BodyText"/>
      </w:pPr>
      <w:r w:rsidRPr="00621E63">
        <w:t>Further details of missing or invalid data can be given with codes based on nullFlavors:</w:t>
      </w:r>
    </w:p>
    <w:p w14:paraId="69E42BF6" w14:textId="55A1C637" w:rsidR="00B11855" w:rsidRPr="00621E63" w:rsidRDefault="00FE1495" w:rsidP="00CF5627">
      <w:pPr>
        <w:pStyle w:val="TableTitle"/>
      </w:pPr>
      <w:r w:rsidRPr="00621E63">
        <w:t>Table B.8.5-</w:t>
      </w:r>
      <w:r w:rsidR="00E76CA1" w:rsidRPr="00621E63">
        <w:t>7</w:t>
      </w:r>
      <w:r w:rsidRPr="00621E63">
        <w:t xml:space="preserve">: </w:t>
      </w:r>
      <w:r w:rsidR="00C714D3" w:rsidRPr="00621E63">
        <w:t>Missing or Invalid Data Codes for OBX-8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98"/>
        <w:gridCol w:w="2340"/>
      </w:tblGrid>
      <w:tr w:rsidR="00B11855" w:rsidRPr="00621E63" w14:paraId="51683717" w14:textId="77777777" w:rsidTr="00CF5627">
        <w:trPr>
          <w:cantSplit/>
          <w:tblHeader/>
          <w:jc w:val="center"/>
        </w:trPr>
        <w:tc>
          <w:tcPr>
            <w:tcW w:w="3798" w:type="dxa"/>
            <w:shd w:val="clear" w:color="auto" w:fill="D9D9D9"/>
          </w:tcPr>
          <w:p w14:paraId="71776C75" w14:textId="77777777" w:rsidR="00B11855" w:rsidRPr="00621E63" w:rsidRDefault="003D003E" w:rsidP="00583053">
            <w:pPr>
              <w:pStyle w:val="TableEntryHeader"/>
            </w:pPr>
            <w:r w:rsidRPr="00621E63">
              <w:t>Missing or Invalid Data Type</w:t>
            </w:r>
          </w:p>
        </w:tc>
        <w:tc>
          <w:tcPr>
            <w:tcW w:w="2340" w:type="dxa"/>
            <w:shd w:val="clear" w:color="auto" w:fill="D9D9D9"/>
          </w:tcPr>
          <w:p w14:paraId="0D88BA85" w14:textId="77777777" w:rsidR="00B11855" w:rsidRPr="00621E63" w:rsidRDefault="003D003E" w:rsidP="00583053">
            <w:pPr>
              <w:pStyle w:val="TableEntryHeader"/>
            </w:pPr>
            <w:r w:rsidRPr="00621E63">
              <w:t>Code</w:t>
            </w:r>
          </w:p>
        </w:tc>
      </w:tr>
      <w:tr w:rsidR="00B11855" w:rsidRPr="00621E63" w14:paraId="1B1B9F7D" w14:textId="77777777" w:rsidTr="00CF5627">
        <w:trPr>
          <w:cantSplit/>
          <w:jc w:val="center"/>
        </w:trPr>
        <w:tc>
          <w:tcPr>
            <w:tcW w:w="3798" w:type="dxa"/>
            <w:shd w:val="clear" w:color="auto" w:fill="auto"/>
          </w:tcPr>
          <w:p w14:paraId="26163EBB" w14:textId="77777777" w:rsidR="00B11855" w:rsidRPr="00621E63" w:rsidRDefault="003D003E" w:rsidP="00583053">
            <w:pPr>
              <w:pStyle w:val="TableEntry"/>
            </w:pPr>
            <w:r w:rsidRPr="00621E63">
              <w:t>No information</w:t>
            </w:r>
          </w:p>
        </w:tc>
        <w:tc>
          <w:tcPr>
            <w:tcW w:w="2340" w:type="dxa"/>
            <w:shd w:val="clear" w:color="auto" w:fill="auto"/>
          </w:tcPr>
          <w:p w14:paraId="3E714973" w14:textId="77777777" w:rsidR="00B11855" w:rsidRPr="00621E63" w:rsidRDefault="003D003E" w:rsidP="00583053">
            <w:pPr>
              <w:pStyle w:val="TableEntry"/>
            </w:pPr>
            <w:r w:rsidRPr="00621E63">
              <w:t>NI</w:t>
            </w:r>
          </w:p>
        </w:tc>
      </w:tr>
      <w:tr w:rsidR="00B11855" w:rsidRPr="00621E63" w14:paraId="1D1D0DDE" w14:textId="77777777" w:rsidTr="00CF5627">
        <w:trPr>
          <w:cantSplit/>
          <w:jc w:val="center"/>
        </w:trPr>
        <w:tc>
          <w:tcPr>
            <w:tcW w:w="3798" w:type="dxa"/>
            <w:shd w:val="clear" w:color="auto" w:fill="auto"/>
          </w:tcPr>
          <w:p w14:paraId="0DC248AB" w14:textId="77777777" w:rsidR="00B11855" w:rsidRPr="00621E63" w:rsidRDefault="003D003E" w:rsidP="00583053">
            <w:pPr>
              <w:pStyle w:val="TableEntry"/>
            </w:pPr>
            <w:r w:rsidRPr="00621E63">
              <w:t>Not applicable, no proper value</w:t>
            </w:r>
          </w:p>
        </w:tc>
        <w:tc>
          <w:tcPr>
            <w:tcW w:w="2340" w:type="dxa"/>
            <w:shd w:val="clear" w:color="auto" w:fill="auto"/>
          </w:tcPr>
          <w:p w14:paraId="716A7BD2" w14:textId="77777777" w:rsidR="00B11855" w:rsidRPr="00621E63" w:rsidRDefault="003D003E" w:rsidP="00583053">
            <w:pPr>
              <w:pStyle w:val="TableEntry"/>
            </w:pPr>
            <w:r w:rsidRPr="00621E63">
              <w:t>NA</w:t>
            </w:r>
          </w:p>
        </w:tc>
      </w:tr>
      <w:tr w:rsidR="00B11855" w:rsidRPr="00621E63" w14:paraId="29C6B59B" w14:textId="77777777" w:rsidTr="00CF5627">
        <w:trPr>
          <w:cantSplit/>
          <w:jc w:val="center"/>
        </w:trPr>
        <w:tc>
          <w:tcPr>
            <w:tcW w:w="3798" w:type="dxa"/>
            <w:shd w:val="clear" w:color="auto" w:fill="auto"/>
          </w:tcPr>
          <w:p w14:paraId="7EA9CABF" w14:textId="77777777" w:rsidR="00B11855" w:rsidRPr="00621E63" w:rsidRDefault="003D003E" w:rsidP="00583053">
            <w:pPr>
              <w:pStyle w:val="TableEntry"/>
            </w:pPr>
            <w:r w:rsidRPr="00621E63">
              <w:lastRenderedPageBreak/>
              <w:t>Temporarily not available. Information is not available at this time but it is expected that it will be available later.</w:t>
            </w:r>
          </w:p>
        </w:tc>
        <w:tc>
          <w:tcPr>
            <w:tcW w:w="2340" w:type="dxa"/>
            <w:shd w:val="clear" w:color="auto" w:fill="auto"/>
          </w:tcPr>
          <w:p w14:paraId="52D3FE11" w14:textId="77777777" w:rsidR="00B11855" w:rsidRPr="00621E63" w:rsidRDefault="003D003E" w:rsidP="00583053">
            <w:pPr>
              <w:pStyle w:val="TableEntry"/>
            </w:pPr>
            <w:r w:rsidRPr="00621E63">
              <w:t>NAV</w:t>
            </w:r>
          </w:p>
        </w:tc>
      </w:tr>
      <w:tr w:rsidR="00B11855" w:rsidRPr="00621E63" w14:paraId="7AE5D1A1" w14:textId="77777777" w:rsidTr="00CF5627">
        <w:trPr>
          <w:cantSplit/>
          <w:jc w:val="center"/>
        </w:trPr>
        <w:tc>
          <w:tcPr>
            <w:tcW w:w="3798" w:type="dxa"/>
            <w:shd w:val="clear" w:color="auto" w:fill="auto"/>
          </w:tcPr>
          <w:p w14:paraId="4731D692" w14:textId="77777777" w:rsidR="00B11855" w:rsidRPr="00621E63" w:rsidRDefault="003D003E" w:rsidP="00583053">
            <w:pPr>
              <w:pStyle w:val="TableEntry"/>
            </w:pPr>
            <w:r w:rsidRPr="00621E63">
              <w:t>Numeric measurement function is available but has been deactivated by user.</w:t>
            </w:r>
          </w:p>
        </w:tc>
        <w:tc>
          <w:tcPr>
            <w:tcW w:w="2340" w:type="dxa"/>
            <w:shd w:val="clear" w:color="auto" w:fill="auto"/>
          </w:tcPr>
          <w:p w14:paraId="5E018205" w14:textId="77777777" w:rsidR="00B11855" w:rsidRPr="00621E63" w:rsidRDefault="003D003E" w:rsidP="00583053">
            <w:pPr>
              <w:pStyle w:val="TableEntry"/>
            </w:pPr>
            <w:r w:rsidRPr="00621E63">
              <w:t>OFF</w:t>
            </w:r>
          </w:p>
        </w:tc>
      </w:tr>
      <w:tr w:rsidR="00B11855" w:rsidRPr="00621E63" w14:paraId="44740847" w14:textId="77777777" w:rsidTr="00CF5627">
        <w:trPr>
          <w:cantSplit/>
          <w:jc w:val="center"/>
        </w:trPr>
        <w:tc>
          <w:tcPr>
            <w:tcW w:w="3798" w:type="dxa"/>
            <w:shd w:val="clear" w:color="auto" w:fill="auto"/>
          </w:tcPr>
          <w:p w14:paraId="5DA80932" w14:textId="77777777" w:rsidR="00B11855" w:rsidRPr="00621E63" w:rsidRDefault="003D003E" w:rsidP="00583053">
            <w:pPr>
              <w:pStyle w:val="TableEntry"/>
            </w:pPr>
            <w:r w:rsidRPr="00621E63">
              <w:t>Masked (as for security)</w:t>
            </w:r>
          </w:p>
        </w:tc>
        <w:tc>
          <w:tcPr>
            <w:tcW w:w="2340" w:type="dxa"/>
            <w:shd w:val="clear" w:color="auto" w:fill="auto"/>
          </w:tcPr>
          <w:p w14:paraId="127598CF" w14:textId="77777777" w:rsidR="00B11855" w:rsidRPr="00621E63" w:rsidRDefault="003D003E" w:rsidP="00583053">
            <w:pPr>
              <w:pStyle w:val="TableEntry"/>
            </w:pPr>
            <w:r w:rsidRPr="00621E63">
              <w:t>MSK</w:t>
            </w:r>
          </w:p>
        </w:tc>
      </w:tr>
      <w:tr w:rsidR="00B11855" w:rsidRPr="00621E63" w14:paraId="49F5C6DA" w14:textId="77777777" w:rsidTr="00CF5627">
        <w:trPr>
          <w:cantSplit/>
          <w:jc w:val="center"/>
        </w:trPr>
        <w:tc>
          <w:tcPr>
            <w:tcW w:w="3798" w:type="dxa"/>
            <w:shd w:val="clear" w:color="auto" w:fill="auto"/>
          </w:tcPr>
          <w:p w14:paraId="326E65C8" w14:textId="77777777" w:rsidR="00B11855" w:rsidRPr="00621E63" w:rsidRDefault="003D003E" w:rsidP="00583053">
            <w:pPr>
              <w:pStyle w:val="TableEntry"/>
            </w:pPr>
            <w:r w:rsidRPr="00621E63">
              <w:t>value not in domain</w:t>
            </w:r>
          </w:p>
        </w:tc>
        <w:tc>
          <w:tcPr>
            <w:tcW w:w="2340" w:type="dxa"/>
            <w:shd w:val="clear" w:color="auto" w:fill="auto"/>
          </w:tcPr>
          <w:p w14:paraId="50438944" w14:textId="77777777" w:rsidR="00B11855" w:rsidRPr="00621E63" w:rsidRDefault="003D003E" w:rsidP="00583053">
            <w:pPr>
              <w:pStyle w:val="TableEntry"/>
            </w:pPr>
            <w:r w:rsidRPr="00621E63">
              <w:t>OTH</w:t>
            </w:r>
          </w:p>
        </w:tc>
      </w:tr>
      <w:tr w:rsidR="00B11855" w:rsidRPr="00621E63" w14:paraId="671B89DE" w14:textId="77777777" w:rsidTr="00CF5627">
        <w:trPr>
          <w:cantSplit/>
          <w:jc w:val="center"/>
        </w:trPr>
        <w:tc>
          <w:tcPr>
            <w:tcW w:w="3798" w:type="dxa"/>
            <w:shd w:val="clear" w:color="auto" w:fill="auto"/>
          </w:tcPr>
          <w:p w14:paraId="74DA682B" w14:textId="77777777" w:rsidR="00B11855" w:rsidRPr="00621E63" w:rsidRDefault="003D003E" w:rsidP="00583053">
            <w:pPr>
              <w:pStyle w:val="TableEntry"/>
            </w:pPr>
            <w:r w:rsidRPr="00621E63">
              <w:t>Not a number</w:t>
            </w:r>
          </w:p>
        </w:tc>
        <w:tc>
          <w:tcPr>
            <w:tcW w:w="2340" w:type="dxa"/>
            <w:shd w:val="clear" w:color="auto" w:fill="auto"/>
          </w:tcPr>
          <w:p w14:paraId="79DB24B1" w14:textId="77777777" w:rsidR="00B11855" w:rsidRPr="00621E63" w:rsidRDefault="003D003E" w:rsidP="00583053">
            <w:pPr>
              <w:pStyle w:val="TableEntry"/>
            </w:pPr>
            <w:r w:rsidRPr="00621E63">
              <w:t>NAN</w:t>
            </w:r>
          </w:p>
        </w:tc>
      </w:tr>
      <w:tr w:rsidR="00B11855" w:rsidRPr="00621E63" w14:paraId="60D7E4FF" w14:textId="77777777" w:rsidTr="00CF5627">
        <w:trPr>
          <w:cantSplit/>
          <w:jc w:val="center"/>
        </w:trPr>
        <w:tc>
          <w:tcPr>
            <w:tcW w:w="3798" w:type="dxa"/>
            <w:shd w:val="clear" w:color="auto" w:fill="auto"/>
          </w:tcPr>
          <w:p w14:paraId="2684F553" w14:textId="77777777" w:rsidR="00B11855" w:rsidRPr="00621E63" w:rsidRDefault="003D003E" w:rsidP="00583053">
            <w:pPr>
              <w:pStyle w:val="TableEntry"/>
            </w:pPr>
            <w:r w:rsidRPr="00621E63">
              <w:t>Positive infinity</w:t>
            </w:r>
          </w:p>
        </w:tc>
        <w:tc>
          <w:tcPr>
            <w:tcW w:w="2340" w:type="dxa"/>
            <w:shd w:val="clear" w:color="auto" w:fill="auto"/>
          </w:tcPr>
          <w:p w14:paraId="55C4254D" w14:textId="77777777" w:rsidR="00B11855" w:rsidRPr="00621E63" w:rsidRDefault="003D003E" w:rsidP="00583053">
            <w:pPr>
              <w:pStyle w:val="TableEntry"/>
            </w:pPr>
            <w:r w:rsidRPr="00621E63">
              <w:t>PINF</w:t>
            </w:r>
          </w:p>
        </w:tc>
      </w:tr>
      <w:tr w:rsidR="00B11855" w:rsidRPr="00621E63" w14:paraId="487A8F76" w14:textId="77777777" w:rsidTr="00CF5627">
        <w:trPr>
          <w:cantSplit/>
          <w:jc w:val="center"/>
        </w:trPr>
        <w:tc>
          <w:tcPr>
            <w:tcW w:w="3798" w:type="dxa"/>
            <w:shd w:val="clear" w:color="auto" w:fill="auto"/>
          </w:tcPr>
          <w:p w14:paraId="5578E54D" w14:textId="77777777" w:rsidR="00B11855" w:rsidRPr="00621E63" w:rsidRDefault="003D003E" w:rsidP="00583053">
            <w:pPr>
              <w:pStyle w:val="TableEntry"/>
            </w:pPr>
            <w:r w:rsidRPr="00621E63">
              <w:t>Negative infinity</w:t>
            </w:r>
          </w:p>
        </w:tc>
        <w:tc>
          <w:tcPr>
            <w:tcW w:w="2340" w:type="dxa"/>
            <w:shd w:val="clear" w:color="auto" w:fill="auto"/>
          </w:tcPr>
          <w:p w14:paraId="1A018C92" w14:textId="77777777" w:rsidR="00B11855" w:rsidRPr="00621E63" w:rsidRDefault="003D003E" w:rsidP="00583053">
            <w:pPr>
              <w:pStyle w:val="TableEntry"/>
            </w:pPr>
            <w:r w:rsidRPr="00621E63">
              <w:t>NINF</w:t>
            </w:r>
          </w:p>
        </w:tc>
      </w:tr>
    </w:tbl>
    <w:p w14:paraId="429A508D" w14:textId="77777777" w:rsidR="00D53FC4" w:rsidRPr="00621E63" w:rsidRDefault="00D53FC4" w:rsidP="00583053">
      <w:pPr>
        <w:pStyle w:val="BodyText"/>
        <w:rPr>
          <w:ins w:id="2352" w:author="Mary Jungers" w:date="2019-11-13T19:02:00Z"/>
        </w:rPr>
      </w:pPr>
    </w:p>
    <w:p w14:paraId="111D2D5D" w14:textId="4DAB604D" w:rsidR="00B11855" w:rsidRPr="00621E63" w:rsidRDefault="003D003E" w:rsidP="00583053">
      <w:pPr>
        <w:pStyle w:val="BodyText"/>
      </w:pPr>
      <w:r w:rsidRPr="00621E63">
        <w:t>This is a repeatable field and values from the above tables may be combined by entering them as repetitions of the field, for example, a field value of 'H~PH~SP' would signify a physiological measurement with an abnormally high value, constituting a high priority alert condition.</w:t>
      </w:r>
    </w:p>
    <w:p w14:paraId="2761F1EC" w14:textId="1C1E15B7" w:rsidR="00B11855" w:rsidRPr="00621E63" w:rsidRDefault="003D003E" w:rsidP="00CF5627">
      <w:pPr>
        <w:pStyle w:val="HL7Field"/>
      </w:pPr>
      <w:r w:rsidRPr="00621E63">
        <w:t xml:space="preserve">OBX-8 Abnormal Flags in </w:t>
      </w:r>
      <w:r w:rsidR="00647994" w:rsidRPr="00621E63">
        <w:t>PCD-04</w:t>
      </w:r>
      <w:r w:rsidRPr="00621E63">
        <w:t xml:space="preserve"> and other Alert Communications transactions</w:t>
      </w:r>
    </w:p>
    <w:p w14:paraId="16F8BD2E" w14:textId="24328797" w:rsidR="00FE1495" w:rsidRPr="00621E63" w:rsidRDefault="003D003E" w:rsidP="00784D15">
      <w:pPr>
        <w:pStyle w:val="BodyText"/>
      </w:pPr>
      <w:r w:rsidRPr="00621E63">
        <w:t>The following abbreviations in the OBX-8 Abnormality Flags field can be used to indicate the type of abnormality, its priority as indicated by the alert source, and whether the alert is a physiological alarm based on monitoring observations from the patient, or a technical alarm indicating a condition of the patient care device and not the patient which nonetheless requires caregiver action, an advisory, or a combination if simultaneous.</w:t>
      </w:r>
    </w:p>
    <w:p w14:paraId="2C08FF92" w14:textId="77777777" w:rsidR="00490763" w:rsidRPr="00621E63" w:rsidRDefault="00490763" w:rsidP="00EB7483">
      <w:pPr>
        <w:pStyle w:val="BodyText"/>
      </w:pPr>
    </w:p>
    <w:p w14:paraId="70414500" w14:textId="77777777" w:rsidR="00B11855" w:rsidRPr="00621E63" w:rsidRDefault="00F73333" w:rsidP="002E6C5E">
      <w:pPr>
        <w:pStyle w:val="BodyText"/>
      </w:pPr>
      <w:r w:rsidRPr="00621E63">
        <w:drawing>
          <wp:inline distT="0" distB="0" distL="0" distR="0" wp14:anchorId="72EA2610" wp14:editId="1BC32B1A">
            <wp:extent cx="5706110" cy="3108960"/>
            <wp:effectExtent l="0" t="0" r="8890" b="0"/>
            <wp:docPr id="17" name="Picture 17" descr="Alarm Priority Type (Inform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arm Priority Type (Informativ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06110" cy="3108960"/>
                    </a:xfrm>
                    <a:prstGeom prst="rect">
                      <a:avLst/>
                    </a:prstGeom>
                    <a:noFill/>
                    <a:ln>
                      <a:noFill/>
                    </a:ln>
                  </pic:spPr>
                </pic:pic>
              </a:graphicData>
            </a:graphic>
          </wp:inline>
        </w:drawing>
      </w:r>
    </w:p>
    <w:p w14:paraId="1300FD59" w14:textId="77777777" w:rsidR="00991ED6" w:rsidRPr="00621E63" w:rsidRDefault="00991ED6" w:rsidP="00CF5627">
      <w:pPr>
        <w:pStyle w:val="FigureTitle"/>
      </w:pPr>
      <w:r w:rsidRPr="00621E63">
        <w:t>Alarm Priority and Type (Informative)</w:t>
      </w:r>
    </w:p>
    <w:p w14:paraId="3E4C956B" w14:textId="3A3DFE41" w:rsidR="00B11855" w:rsidRPr="00621E63" w:rsidRDefault="003D003E" w:rsidP="00CF5627">
      <w:pPr>
        <w:pStyle w:val="TableTitle"/>
      </w:pPr>
      <w:r w:rsidRPr="00621E63">
        <w:lastRenderedPageBreak/>
        <w:t xml:space="preserve">Table </w:t>
      </w:r>
      <w:r w:rsidR="00E86B15" w:rsidRPr="00621E63">
        <w:t>B.8</w:t>
      </w:r>
      <w:r w:rsidR="004E547A" w:rsidRPr="00621E63">
        <w:t>.5</w:t>
      </w:r>
      <w:r w:rsidR="00E86B15" w:rsidRPr="00621E63">
        <w:t>-</w:t>
      </w:r>
      <w:r w:rsidR="00E76CA1" w:rsidRPr="00621E63">
        <w:t>8</w:t>
      </w:r>
      <w:r w:rsidRPr="00621E63">
        <w:t>: Abnormal Flags, Alert Priority</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3EB97EAD" w14:textId="77777777" w:rsidTr="00A92110">
        <w:trPr>
          <w:cantSplit/>
          <w:jc w:val="center"/>
        </w:trPr>
        <w:tc>
          <w:tcPr>
            <w:tcW w:w="4428" w:type="dxa"/>
            <w:shd w:val="clear" w:color="auto" w:fill="D9D9D9"/>
          </w:tcPr>
          <w:p w14:paraId="1B0CFFAB" w14:textId="77777777" w:rsidR="00B11855" w:rsidRPr="00621E63" w:rsidRDefault="003D003E" w:rsidP="00583053">
            <w:pPr>
              <w:pStyle w:val="TableEntryHeader"/>
            </w:pPr>
            <w:r w:rsidRPr="00621E63">
              <w:t>Alert Priority</w:t>
            </w:r>
          </w:p>
        </w:tc>
        <w:tc>
          <w:tcPr>
            <w:tcW w:w="4320" w:type="dxa"/>
            <w:shd w:val="clear" w:color="auto" w:fill="D9D9D9"/>
          </w:tcPr>
          <w:p w14:paraId="5CB8F5C5" w14:textId="77777777" w:rsidR="00B11855" w:rsidRPr="00621E63" w:rsidRDefault="003D003E" w:rsidP="00583053">
            <w:pPr>
              <w:pStyle w:val="TableEntryHeader"/>
            </w:pPr>
            <w:r w:rsidRPr="00621E63">
              <w:t>Abbreviation</w:t>
            </w:r>
          </w:p>
        </w:tc>
      </w:tr>
      <w:tr w:rsidR="00B11855" w:rsidRPr="00621E63" w14:paraId="6D43EF9F" w14:textId="77777777" w:rsidTr="006C0E8E">
        <w:trPr>
          <w:cantSplit/>
          <w:jc w:val="center"/>
        </w:trPr>
        <w:tc>
          <w:tcPr>
            <w:tcW w:w="4428" w:type="dxa"/>
            <w:shd w:val="clear" w:color="auto" w:fill="auto"/>
          </w:tcPr>
          <w:p w14:paraId="6D3D9334" w14:textId="77777777" w:rsidR="00B11855" w:rsidRPr="00621E63" w:rsidRDefault="003D003E" w:rsidP="00583053">
            <w:pPr>
              <w:pStyle w:val="TableEntry"/>
            </w:pPr>
            <w:r w:rsidRPr="00621E63">
              <w:t>no-alarm</w:t>
            </w:r>
          </w:p>
        </w:tc>
        <w:tc>
          <w:tcPr>
            <w:tcW w:w="4320" w:type="dxa"/>
            <w:shd w:val="clear" w:color="auto" w:fill="auto"/>
          </w:tcPr>
          <w:p w14:paraId="6E45225B" w14:textId="77777777" w:rsidR="00B11855" w:rsidRPr="00621E63" w:rsidRDefault="003D003E" w:rsidP="00583053">
            <w:pPr>
              <w:pStyle w:val="TableEntry"/>
            </w:pPr>
            <w:r w:rsidRPr="00621E63">
              <w:t>PN</w:t>
            </w:r>
          </w:p>
        </w:tc>
      </w:tr>
      <w:tr w:rsidR="00B11855" w:rsidRPr="00621E63" w14:paraId="0E9ECAC5" w14:textId="77777777" w:rsidTr="006C0E8E">
        <w:trPr>
          <w:cantSplit/>
          <w:jc w:val="center"/>
        </w:trPr>
        <w:tc>
          <w:tcPr>
            <w:tcW w:w="4428" w:type="dxa"/>
            <w:shd w:val="clear" w:color="auto" w:fill="auto"/>
          </w:tcPr>
          <w:p w14:paraId="624C9C9F" w14:textId="77777777" w:rsidR="00B11855" w:rsidRPr="00621E63" w:rsidRDefault="003D003E" w:rsidP="00583053">
            <w:pPr>
              <w:pStyle w:val="TableEntry"/>
            </w:pPr>
            <w:r w:rsidRPr="00621E63">
              <w:t>low priority</w:t>
            </w:r>
          </w:p>
        </w:tc>
        <w:tc>
          <w:tcPr>
            <w:tcW w:w="4320" w:type="dxa"/>
            <w:shd w:val="clear" w:color="auto" w:fill="auto"/>
          </w:tcPr>
          <w:p w14:paraId="30217553" w14:textId="77777777" w:rsidR="00B11855" w:rsidRPr="00621E63" w:rsidRDefault="003D003E" w:rsidP="00583053">
            <w:pPr>
              <w:pStyle w:val="TableEntry"/>
            </w:pPr>
            <w:r w:rsidRPr="00621E63">
              <w:t>PL</w:t>
            </w:r>
          </w:p>
        </w:tc>
      </w:tr>
      <w:tr w:rsidR="00B11855" w:rsidRPr="00621E63" w14:paraId="5B52B21A" w14:textId="77777777" w:rsidTr="006C0E8E">
        <w:trPr>
          <w:cantSplit/>
          <w:jc w:val="center"/>
        </w:trPr>
        <w:tc>
          <w:tcPr>
            <w:tcW w:w="4428" w:type="dxa"/>
            <w:shd w:val="clear" w:color="auto" w:fill="auto"/>
          </w:tcPr>
          <w:p w14:paraId="7CD5A454" w14:textId="77777777" w:rsidR="00B11855" w:rsidRPr="00621E63" w:rsidRDefault="003D003E" w:rsidP="00583053">
            <w:pPr>
              <w:pStyle w:val="TableEntry"/>
            </w:pPr>
            <w:r w:rsidRPr="00621E63">
              <w:t>medium priority</w:t>
            </w:r>
          </w:p>
        </w:tc>
        <w:tc>
          <w:tcPr>
            <w:tcW w:w="4320" w:type="dxa"/>
            <w:shd w:val="clear" w:color="auto" w:fill="auto"/>
          </w:tcPr>
          <w:p w14:paraId="2B0E36A2" w14:textId="77777777" w:rsidR="00B11855" w:rsidRPr="00621E63" w:rsidRDefault="003D003E" w:rsidP="00583053">
            <w:pPr>
              <w:pStyle w:val="TableEntry"/>
            </w:pPr>
            <w:r w:rsidRPr="00621E63">
              <w:t>PM</w:t>
            </w:r>
          </w:p>
        </w:tc>
      </w:tr>
      <w:tr w:rsidR="00B11855" w:rsidRPr="00621E63" w14:paraId="11939AFF" w14:textId="77777777" w:rsidTr="006C0E8E">
        <w:trPr>
          <w:cantSplit/>
          <w:jc w:val="center"/>
        </w:trPr>
        <w:tc>
          <w:tcPr>
            <w:tcW w:w="4428" w:type="dxa"/>
            <w:shd w:val="clear" w:color="auto" w:fill="auto"/>
          </w:tcPr>
          <w:p w14:paraId="0E8773B4" w14:textId="77777777" w:rsidR="00B11855" w:rsidRPr="00621E63" w:rsidRDefault="003D003E" w:rsidP="00583053">
            <w:pPr>
              <w:pStyle w:val="TableEntry"/>
            </w:pPr>
            <w:r w:rsidRPr="00621E63">
              <w:t>high priority</w:t>
            </w:r>
          </w:p>
        </w:tc>
        <w:tc>
          <w:tcPr>
            <w:tcW w:w="4320" w:type="dxa"/>
            <w:shd w:val="clear" w:color="auto" w:fill="auto"/>
          </w:tcPr>
          <w:p w14:paraId="7D6E7536" w14:textId="77777777" w:rsidR="00B11855" w:rsidRPr="00621E63" w:rsidRDefault="003D003E" w:rsidP="00583053">
            <w:pPr>
              <w:pStyle w:val="TableEntry"/>
            </w:pPr>
            <w:r w:rsidRPr="00621E63">
              <w:t>PH</w:t>
            </w:r>
          </w:p>
        </w:tc>
      </w:tr>
    </w:tbl>
    <w:p w14:paraId="37329296" w14:textId="774FC805" w:rsidR="00B11855" w:rsidRPr="00621E63" w:rsidRDefault="003D003E" w:rsidP="00CF5627">
      <w:pPr>
        <w:pStyle w:val="TableTitle"/>
      </w:pPr>
      <w:r w:rsidRPr="00621E63">
        <w:t>Table</w:t>
      </w:r>
      <w:r w:rsidR="00E86B15" w:rsidRPr="00621E63">
        <w:t xml:space="preserve"> B.8</w:t>
      </w:r>
      <w:r w:rsidR="004E547A" w:rsidRPr="00621E63">
        <w:t>.5</w:t>
      </w:r>
      <w:r w:rsidR="00E86B15" w:rsidRPr="00621E63">
        <w:t>-</w:t>
      </w:r>
      <w:r w:rsidR="00E76CA1" w:rsidRPr="00621E63">
        <w:t>9</w:t>
      </w:r>
      <w:r w:rsidRPr="00621E63">
        <w:t>: Abnormal Flags, Alert Source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6B8C3BB4" w14:textId="77777777" w:rsidTr="00EB7483">
        <w:trPr>
          <w:cantSplit/>
          <w:tblHeader/>
          <w:jc w:val="center"/>
        </w:trPr>
        <w:tc>
          <w:tcPr>
            <w:tcW w:w="4428" w:type="dxa"/>
            <w:shd w:val="clear" w:color="auto" w:fill="D9D9D9"/>
          </w:tcPr>
          <w:p w14:paraId="2A2E5D95" w14:textId="77777777" w:rsidR="00B11855" w:rsidRPr="00621E63" w:rsidRDefault="003D003E" w:rsidP="00F7428B">
            <w:pPr>
              <w:pStyle w:val="TableEntryHeader"/>
            </w:pPr>
            <w:r w:rsidRPr="00621E63">
              <w:t>Alert Source</w:t>
            </w:r>
          </w:p>
        </w:tc>
        <w:tc>
          <w:tcPr>
            <w:tcW w:w="4320" w:type="dxa"/>
            <w:shd w:val="clear" w:color="auto" w:fill="D9D9D9"/>
          </w:tcPr>
          <w:p w14:paraId="4FC8F5D8" w14:textId="77777777" w:rsidR="00B11855" w:rsidRPr="00621E63" w:rsidRDefault="003D003E" w:rsidP="00F7428B">
            <w:pPr>
              <w:pStyle w:val="TableEntryHeader"/>
            </w:pPr>
            <w:r w:rsidRPr="00621E63">
              <w:t>Abbreviation</w:t>
            </w:r>
          </w:p>
        </w:tc>
      </w:tr>
      <w:tr w:rsidR="00B11855" w:rsidRPr="00621E63" w14:paraId="565CD872" w14:textId="77777777" w:rsidTr="006C0E8E">
        <w:trPr>
          <w:cantSplit/>
          <w:jc w:val="center"/>
        </w:trPr>
        <w:tc>
          <w:tcPr>
            <w:tcW w:w="4428" w:type="dxa"/>
            <w:shd w:val="clear" w:color="auto" w:fill="auto"/>
          </w:tcPr>
          <w:p w14:paraId="7DDB593B" w14:textId="77777777" w:rsidR="00B11855" w:rsidRPr="00621E63" w:rsidRDefault="003D003E" w:rsidP="00F7428B">
            <w:pPr>
              <w:pStyle w:val="TableEntry"/>
              <w:keepNext/>
            </w:pPr>
            <w:r w:rsidRPr="00621E63">
              <w:t>alarm – physiological</w:t>
            </w:r>
          </w:p>
        </w:tc>
        <w:tc>
          <w:tcPr>
            <w:tcW w:w="4320" w:type="dxa"/>
            <w:shd w:val="clear" w:color="auto" w:fill="auto"/>
          </w:tcPr>
          <w:p w14:paraId="62FB1B8D" w14:textId="77777777" w:rsidR="00B11855" w:rsidRPr="00621E63" w:rsidRDefault="003D003E" w:rsidP="00F7428B">
            <w:pPr>
              <w:pStyle w:val="TableEntry"/>
              <w:keepNext/>
            </w:pPr>
            <w:r w:rsidRPr="00621E63">
              <w:t>SP</w:t>
            </w:r>
          </w:p>
        </w:tc>
      </w:tr>
      <w:tr w:rsidR="00B11855" w:rsidRPr="00621E63" w14:paraId="4845D4D8" w14:textId="77777777" w:rsidTr="006C0E8E">
        <w:trPr>
          <w:cantSplit/>
          <w:jc w:val="center"/>
        </w:trPr>
        <w:tc>
          <w:tcPr>
            <w:tcW w:w="4428" w:type="dxa"/>
            <w:shd w:val="clear" w:color="auto" w:fill="auto"/>
          </w:tcPr>
          <w:p w14:paraId="42E880A7" w14:textId="77777777" w:rsidR="00B11855" w:rsidRPr="00621E63" w:rsidRDefault="003D003E" w:rsidP="00F7428B">
            <w:pPr>
              <w:pStyle w:val="TableEntry"/>
              <w:keepNext/>
            </w:pPr>
            <w:r w:rsidRPr="00621E63">
              <w:t>alarm – technical</w:t>
            </w:r>
          </w:p>
        </w:tc>
        <w:tc>
          <w:tcPr>
            <w:tcW w:w="4320" w:type="dxa"/>
            <w:shd w:val="clear" w:color="auto" w:fill="auto"/>
          </w:tcPr>
          <w:p w14:paraId="6C9C6E71" w14:textId="77777777" w:rsidR="00B11855" w:rsidRPr="00621E63" w:rsidRDefault="003D003E" w:rsidP="00F7428B">
            <w:pPr>
              <w:pStyle w:val="TableEntry"/>
              <w:keepNext/>
            </w:pPr>
            <w:r w:rsidRPr="00621E63">
              <w:t>ST</w:t>
            </w:r>
          </w:p>
        </w:tc>
      </w:tr>
      <w:tr w:rsidR="00B11855" w:rsidRPr="00621E63" w14:paraId="08EFE178" w14:textId="77777777" w:rsidTr="006C0E8E">
        <w:trPr>
          <w:cantSplit/>
          <w:jc w:val="center"/>
        </w:trPr>
        <w:tc>
          <w:tcPr>
            <w:tcW w:w="4428" w:type="dxa"/>
            <w:shd w:val="clear" w:color="auto" w:fill="auto"/>
          </w:tcPr>
          <w:p w14:paraId="3A033C9C" w14:textId="77777777" w:rsidR="00B11855" w:rsidRPr="00621E63" w:rsidRDefault="003D003E" w:rsidP="00F7428B">
            <w:pPr>
              <w:pStyle w:val="TableEntry"/>
              <w:keepNext/>
            </w:pPr>
            <w:r w:rsidRPr="00621E63">
              <w:t>advisory</w:t>
            </w:r>
          </w:p>
        </w:tc>
        <w:tc>
          <w:tcPr>
            <w:tcW w:w="4320" w:type="dxa"/>
            <w:shd w:val="clear" w:color="auto" w:fill="auto"/>
          </w:tcPr>
          <w:p w14:paraId="2938F3DB" w14:textId="77777777" w:rsidR="00B11855" w:rsidRPr="00621E63" w:rsidRDefault="003D003E" w:rsidP="00F7428B">
            <w:pPr>
              <w:pStyle w:val="TableEntry"/>
              <w:keepNext/>
            </w:pPr>
            <w:r w:rsidRPr="00621E63">
              <w:t>SA</w:t>
            </w:r>
          </w:p>
        </w:tc>
      </w:tr>
    </w:tbl>
    <w:p w14:paraId="75A961F4" w14:textId="77777777" w:rsidR="002E102A" w:rsidRPr="00621E63" w:rsidRDefault="002E102A" w:rsidP="00144946">
      <w:pPr>
        <w:pStyle w:val="BodyText"/>
      </w:pPr>
    </w:p>
    <w:p w14:paraId="20EFD9D8" w14:textId="4AB961CD" w:rsidR="00506FBD" w:rsidRPr="00621E63" w:rsidRDefault="003D003E" w:rsidP="002E102A">
      <w:pPr>
        <w:pStyle w:val="BodyText"/>
      </w:pPr>
      <w:r w:rsidRPr="00621E63">
        <w:t>This is a repeatable field and values from the above table may be combined by entering them as repetitions of the field, for example, a field value of 'H~PH~SP' would signify a physiological measurement with an abnormally high value, constituting an alert that is a high priority physiological alarm condition</w:t>
      </w:r>
      <w:r w:rsidR="00CA3A2C" w:rsidRPr="00621E63">
        <w:t xml:space="preserve">. </w:t>
      </w:r>
      <w:r w:rsidRPr="00621E63">
        <w:t xml:space="preserve">These values shall be recorded in the OBX-8 field of the OBX segment occurrence associated with the OBX segment identified by the Facet value (1) associated </w:t>
      </w:r>
      <w:r w:rsidR="00506FBD" w:rsidRPr="00621E63">
        <w:t>with Event</w:t>
      </w:r>
      <w:r w:rsidRPr="00621E63">
        <w:t xml:space="preserve"> </w:t>
      </w:r>
      <w:r w:rsidR="00346BD0" w:rsidRPr="00621E63">
        <w:t>Identification</w:t>
      </w:r>
      <w:r w:rsidRPr="00621E63">
        <w:t>.</w:t>
      </w:r>
    </w:p>
    <w:p w14:paraId="2C84FC86" w14:textId="44E9C439" w:rsidR="00B11855" w:rsidRPr="00621E63" w:rsidRDefault="003D003E" w:rsidP="00CF5627">
      <w:pPr>
        <w:pStyle w:val="TableTitle"/>
      </w:pPr>
      <w:r w:rsidRPr="00621E63">
        <w:t xml:space="preserve">Table </w:t>
      </w:r>
      <w:r w:rsidR="00E86B15" w:rsidRPr="00621E63">
        <w:t>B.8</w:t>
      </w:r>
      <w:r w:rsidR="004E547A" w:rsidRPr="00621E63">
        <w:t>.5</w:t>
      </w:r>
      <w:r w:rsidR="00E86B15" w:rsidRPr="00621E63">
        <w:t>-</w:t>
      </w:r>
      <w:r w:rsidR="00E76CA1" w:rsidRPr="00621E63">
        <w:t>10</w:t>
      </w:r>
      <w:r w:rsidRPr="00621E63">
        <w:t>: 11073-10201 AlertType to OBX-8 Abnormal Flags mappings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708308B9" w14:textId="77777777" w:rsidTr="00A92110">
        <w:trPr>
          <w:cantSplit/>
          <w:jc w:val="center"/>
        </w:trPr>
        <w:tc>
          <w:tcPr>
            <w:tcW w:w="4428" w:type="dxa"/>
            <w:shd w:val="clear" w:color="auto" w:fill="D9D9D9"/>
          </w:tcPr>
          <w:p w14:paraId="04D87E58" w14:textId="77777777" w:rsidR="00B11855" w:rsidRPr="00621E63" w:rsidRDefault="003D003E" w:rsidP="00144946">
            <w:pPr>
              <w:pStyle w:val="TableEntryHeader"/>
            </w:pPr>
            <w:r w:rsidRPr="00621E63">
              <w:t>AlertType</w:t>
            </w:r>
          </w:p>
        </w:tc>
        <w:tc>
          <w:tcPr>
            <w:tcW w:w="4320" w:type="dxa"/>
            <w:shd w:val="clear" w:color="auto" w:fill="D9D9D9"/>
          </w:tcPr>
          <w:p w14:paraId="0073AB66" w14:textId="77777777" w:rsidR="00B11855" w:rsidRPr="00621E63" w:rsidRDefault="003D003E" w:rsidP="00144946">
            <w:pPr>
              <w:pStyle w:val="TableEntryHeader"/>
            </w:pPr>
            <w:r w:rsidRPr="00621E63">
              <w:t>OBX-8 Value</w:t>
            </w:r>
          </w:p>
        </w:tc>
      </w:tr>
      <w:tr w:rsidR="00B11855" w:rsidRPr="00621E63" w14:paraId="4D41EE64" w14:textId="77777777" w:rsidTr="006C0E8E">
        <w:trPr>
          <w:cantSplit/>
          <w:jc w:val="center"/>
        </w:trPr>
        <w:tc>
          <w:tcPr>
            <w:tcW w:w="4428" w:type="dxa"/>
            <w:shd w:val="clear" w:color="auto" w:fill="auto"/>
          </w:tcPr>
          <w:p w14:paraId="6DF2828A" w14:textId="77777777" w:rsidR="00B11855" w:rsidRPr="00621E63" w:rsidRDefault="003D003E" w:rsidP="00144946">
            <w:pPr>
              <w:pStyle w:val="TableEntry"/>
            </w:pPr>
            <w:r w:rsidRPr="00621E63">
              <w:t>no-alert</w:t>
            </w:r>
          </w:p>
        </w:tc>
        <w:tc>
          <w:tcPr>
            <w:tcW w:w="4320" w:type="dxa"/>
            <w:shd w:val="clear" w:color="auto" w:fill="auto"/>
          </w:tcPr>
          <w:p w14:paraId="0B86CBB7" w14:textId="77777777" w:rsidR="00B11855" w:rsidRPr="00621E63" w:rsidRDefault="003D003E" w:rsidP="00144946">
            <w:pPr>
              <w:pStyle w:val="TableEntry"/>
            </w:pPr>
            <w:r w:rsidRPr="00621E63">
              <w:t>PN</w:t>
            </w:r>
          </w:p>
        </w:tc>
      </w:tr>
      <w:tr w:rsidR="00B11855" w:rsidRPr="00621E63" w14:paraId="35FD883B" w14:textId="77777777" w:rsidTr="006C0E8E">
        <w:trPr>
          <w:cantSplit/>
          <w:jc w:val="center"/>
        </w:trPr>
        <w:tc>
          <w:tcPr>
            <w:tcW w:w="4428" w:type="dxa"/>
            <w:shd w:val="clear" w:color="auto" w:fill="auto"/>
          </w:tcPr>
          <w:p w14:paraId="75635408" w14:textId="77777777" w:rsidR="00B11855" w:rsidRPr="00621E63" w:rsidRDefault="003D003E" w:rsidP="00144946">
            <w:pPr>
              <w:pStyle w:val="TableEntry"/>
            </w:pPr>
            <w:r w:rsidRPr="00621E63">
              <w:t>low-pri-t-al</w:t>
            </w:r>
          </w:p>
        </w:tc>
        <w:tc>
          <w:tcPr>
            <w:tcW w:w="4320" w:type="dxa"/>
            <w:shd w:val="clear" w:color="auto" w:fill="auto"/>
          </w:tcPr>
          <w:p w14:paraId="7E9BB1B6" w14:textId="77777777" w:rsidR="00B11855" w:rsidRPr="00621E63" w:rsidRDefault="003D003E" w:rsidP="00144946">
            <w:pPr>
              <w:pStyle w:val="TableEntry"/>
            </w:pPr>
            <w:r w:rsidRPr="00621E63">
              <w:t>PL~ST</w:t>
            </w:r>
          </w:p>
        </w:tc>
      </w:tr>
      <w:tr w:rsidR="00B11855" w:rsidRPr="00621E63" w14:paraId="49F73815" w14:textId="77777777" w:rsidTr="006C0E8E">
        <w:trPr>
          <w:cantSplit/>
          <w:jc w:val="center"/>
        </w:trPr>
        <w:tc>
          <w:tcPr>
            <w:tcW w:w="4428" w:type="dxa"/>
            <w:shd w:val="clear" w:color="auto" w:fill="auto"/>
          </w:tcPr>
          <w:p w14:paraId="5A6015AD" w14:textId="77777777" w:rsidR="00B11855" w:rsidRPr="00621E63" w:rsidRDefault="003D003E" w:rsidP="00144946">
            <w:pPr>
              <w:pStyle w:val="TableEntry"/>
            </w:pPr>
            <w:r w:rsidRPr="00621E63">
              <w:t>med-pri-t-al</w:t>
            </w:r>
          </w:p>
        </w:tc>
        <w:tc>
          <w:tcPr>
            <w:tcW w:w="4320" w:type="dxa"/>
            <w:shd w:val="clear" w:color="auto" w:fill="auto"/>
          </w:tcPr>
          <w:p w14:paraId="332C6A4F" w14:textId="77777777" w:rsidR="00B11855" w:rsidRPr="00621E63" w:rsidRDefault="003D003E" w:rsidP="00144946">
            <w:pPr>
              <w:pStyle w:val="TableEntry"/>
            </w:pPr>
            <w:r w:rsidRPr="00621E63">
              <w:t>PM~ST</w:t>
            </w:r>
          </w:p>
        </w:tc>
      </w:tr>
      <w:tr w:rsidR="00B11855" w:rsidRPr="00621E63" w14:paraId="7B4A374C" w14:textId="77777777" w:rsidTr="006C0E8E">
        <w:trPr>
          <w:cantSplit/>
          <w:jc w:val="center"/>
        </w:trPr>
        <w:tc>
          <w:tcPr>
            <w:tcW w:w="4428" w:type="dxa"/>
            <w:shd w:val="clear" w:color="auto" w:fill="auto"/>
          </w:tcPr>
          <w:p w14:paraId="2C2F603C" w14:textId="77777777" w:rsidR="00B11855" w:rsidRPr="00621E63" w:rsidRDefault="003D003E" w:rsidP="00144946">
            <w:pPr>
              <w:pStyle w:val="TableEntry"/>
            </w:pPr>
            <w:r w:rsidRPr="00621E63">
              <w:t>hi-pri-t-al</w:t>
            </w:r>
          </w:p>
        </w:tc>
        <w:tc>
          <w:tcPr>
            <w:tcW w:w="4320" w:type="dxa"/>
            <w:shd w:val="clear" w:color="auto" w:fill="auto"/>
          </w:tcPr>
          <w:p w14:paraId="308BB923" w14:textId="77777777" w:rsidR="00B11855" w:rsidRPr="00621E63" w:rsidRDefault="003D003E" w:rsidP="00144946">
            <w:pPr>
              <w:pStyle w:val="TableEntry"/>
            </w:pPr>
            <w:r w:rsidRPr="00621E63">
              <w:t>PH~ST</w:t>
            </w:r>
          </w:p>
        </w:tc>
      </w:tr>
      <w:tr w:rsidR="00B11855" w:rsidRPr="00621E63" w14:paraId="0BBB8307" w14:textId="77777777" w:rsidTr="006C0E8E">
        <w:trPr>
          <w:cantSplit/>
          <w:jc w:val="center"/>
        </w:trPr>
        <w:tc>
          <w:tcPr>
            <w:tcW w:w="4428" w:type="dxa"/>
            <w:shd w:val="clear" w:color="auto" w:fill="auto"/>
          </w:tcPr>
          <w:p w14:paraId="693858AA" w14:textId="77777777" w:rsidR="00B11855" w:rsidRPr="00621E63" w:rsidRDefault="003D003E" w:rsidP="00144946">
            <w:pPr>
              <w:pStyle w:val="TableEntry"/>
            </w:pPr>
            <w:r w:rsidRPr="00621E63">
              <w:t>low-pri-p-al</w:t>
            </w:r>
          </w:p>
        </w:tc>
        <w:tc>
          <w:tcPr>
            <w:tcW w:w="4320" w:type="dxa"/>
            <w:shd w:val="clear" w:color="auto" w:fill="auto"/>
          </w:tcPr>
          <w:p w14:paraId="31AE6DEA" w14:textId="77777777" w:rsidR="00B11855" w:rsidRPr="00621E63" w:rsidRDefault="003D003E" w:rsidP="00144946">
            <w:pPr>
              <w:pStyle w:val="TableEntry"/>
            </w:pPr>
            <w:r w:rsidRPr="00621E63">
              <w:t>PL~SP</w:t>
            </w:r>
          </w:p>
        </w:tc>
      </w:tr>
      <w:tr w:rsidR="00B11855" w:rsidRPr="00621E63" w14:paraId="436BE49C" w14:textId="77777777" w:rsidTr="006C0E8E">
        <w:trPr>
          <w:cantSplit/>
          <w:jc w:val="center"/>
        </w:trPr>
        <w:tc>
          <w:tcPr>
            <w:tcW w:w="4428" w:type="dxa"/>
            <w:shd w:val="clear" w:color="auto" w:fill="auto"/>
          </w:tcPr>
          <w:p w14:paraId="339E4EED" w14:textId="77777777" w:rsidR="00B11855" w:rsidRPr="00621E63" w:rsidRDefault="003D003E" w:rsidP="00144946">
            <w:pPr>
              <w:pStyle w:val="TableEntry"/>
            </w:pPr>
            <w:r w:rsidRPr="00621E63">
              <w:t>med-pri-p-al</w:t>
            </w:r>
          </w:p>
        </w:tc>
        <w:tc>
          <w:tcPr>
            <w:tcW w:w="4320" w:type="dxa"/>
            <w:shd w:val="clear" w:color="auto" w:fill="auto"/>
          </w:tcPr>
          <w:p w14:paraId="5B46BA74" w14:textId="77777777" w:rsidR="00B11855" w:rsidRPr="00621E63" w:rsidRDefault="003D003E" w:rsidP="00144946">
            <w:pPr>
              <w:pStyle w:val="TableEntry"/>
            </w:pPr>
            <w:r w:rsidRPr="00621E63">
              <w:t>PM~SP</w:t>
            </w:r>
          </w:p>
        </w:tc>
      </w:tr>
      <w:tr w:rsidR="00B11855" w:rsidRPr="00621E63" w14:paraId="4E1BF6BD" w14:textId="77777777" w:rsidTr="006C0E8E">
        <w:trPr>
          <w:cantSplit/>
          <w:jc w:val="center"/>
        </w:trPr>
        <w:tc>
          <w:tcPr>
            <w:tcW w:w="4428" w:type="dxa"/>
            <w:shd w:val="clear" w:color="auto" w:fill="auto"/>
          </w:tcPr>
          <w:p w14:paraId="1D2E00CD" w14:textId="77777777" w:rsidR="00B11855" w:rsidRPr="00621E63" w:rsidRDefault="003D003E" w:rsidP="00144946">
            <w:pPr>
              <w:pStyle w:val="TableEntry"/>
            </w:pPr>
            <w:r w:rsidRPr="00621E63">
              <w:t>hi-pri-p-al</w:t>
            </w:r>
          </w:p>
        </w:tc>
        <w:tc>
          <w:tcPr>
            <w:tcW w:w="4320" w:type="dxa"/>
            <w:shd w:val="clear" w:color="auto" w:fill="auto"/>
          </w:tcPr>
          <w:p w14:paraId="08E180EF" w14:textId="77777777" w:rsidR="00B11855" w:rsidRPr="00621E63" w:rsidRDefault="003D003E" w:rsidP="00144946">
            <w:pPr>
              <w:pStyle w:val="TableEntry"/>
            </w:pPr>
            <w:r w:rsidRPr="00621E63">
              <w:t>PH~SP</w:t>
            </w:r>
          </w:p>
        </w:tc>
      </w:tr>
    </w:tbl>
    <w:p w14:paraId="21D5870E" w14:textId="77777777" w:rsidR="00B11855" w:rsidRPr="00621E63" w:rsidRDefault="00B11855" w:rsidP="002E102A">
      <w:pPr>
        <w:pStyle w:val="BodyText"/>
      </w:pPr>
    </w:p>
    <w:p w14:paraId="17AAE820" w14:textId="77777777" w:rsidR="00B11855" w:rsidRPr="00621E63" w:rsidRDefault="003D003E" w:rsidP="001422D4">
      <w:pPr>
        <w:pStyle w:val="HL7Field"/>
      </w:pPr>
      <w:r w:rsidRPr="00621E63">
        <w:t>OBX-11   Observation Result Status</w:t>
      </w:r>
    </w:p>
    <w:p w14:paraId="1297C468" w14:textId="01886BC5" w:rsidR="00B11855" w:rsidRPr="00621E63" w:rsidRDefault="003D003E" w:rsidP="001466DF">
      <w:pPr>
        <w:pStyle w:val="HL7FieldIndent2"/>
        <w:rPr>
          <w:noProof w:val="0"/>
        </w:rPr>
      </w:pPr>
      <w:r w:rsidRPr="00621E63">
        <w:rPr>
          <w:noProof w:val="0"/>
        </w:rPr>
        <w:t xml:space="preserve">This field should be filled according to </w:t>
      </w:r>
      <w:r w:rsidR="006D613E" w:rsidRPr="00621E63">
        <w:rPr>
          <w:noProof w:val="0"/>
        </w:rPr>
        <w:t>HL7</w:t>
      </w:r>
      <w:r w:rsidR="00995105" w:rsidRPr="00621E63">
        <w:rPr>
          <w:noProof w:val="0"/>
        </w:rPr>
        <w:t xml:space="preserve"> </w:t>
      </w:r>
      <w:r w:rsidRPr="00621E63">
        <w:rPr>
          <w:noProof w:val="0"/>
        </w:rPr>
        <w:t>Table 0085 described in Chapter 7 of HL7. For the IHE PCD TF, the possible values for this field for this profile are shown in Table B.8</w:t>
      </w:r>
      <w:r w:rsidR="00305080" w:rsidRPr="00621E63">
        <w:rPr>
          <w:rFonts w:eastAsia="MS Mincho"/>
          <w:noProof w:val="0"/>
        </w:rPr>
        <w:t>-</w:t>
      </w:r>
      <w:r w:rsidR="003570BC" w:rsidRPr="00621E63">
        <w:rPr>
          <w:noProof w:val="0"/>
        </w:rPr>
        <w:t>7</w:t>
      </w:r>
      <w:r w:rsidRPr="00621E63">
        <w:rPr>
          <w:noProof w:val="0"/>
        </w:rPr>
        <w:t xml:space="preserve">: </w:t>
      </w:r>
      <w:r w:rsidR="006D613E" w:rsidRPr="00621E63">
        <w:rPr>
          <w:noProof w:val="0"/>
        </w:rPr>
        <w:t>HL7</w:t>
      </w:r>
      <w:r w:rsidR="00995105" w:rsidRPr="00621E63">
        <w:rPr>
          <w:noProof w:val="0"/>
        </w:rPr>
        <w:t xml:space="preserve"> </w:t>
      </w:r>
      <w:r w:rsidRPr="00621E63">
        <w:rPr>
          <w:noProof w:val="0"/>
        </w:rPr>
        <w:t>Table 0085 selected values. The value of X is used for device related segments where OBX-7 is not used to express the device measurement range capability. Certain values of OBX-8 Abnormal Flags are semantically linked to OBX-11 Observation Results Status; see the table under OBX-8 for these cases.</w:t>
      </w:r>
    </w:p>
    <w:p w14:paraId="097D2E3A" w14:textId="571994E0" w:rsidR="00B11855" w:rsidRPr="00621E63" w:rsidRDefault="003D003E" w:rsidP="00CF5627">
      <w:pPr>
        <w:pStyle w:val="TableTitle"/>
      </w:pPr>
      <w:r w:rsidRPr="00621E63">
        <w:lastRenderedPageBreak/>
        <w:t>Table B.8</w:t>
      </w:r>
      <w:r w:rsidR="004E547A" w:rsidRPr="00621E63">
        <w:t>.5</w:t>
      </w:r>
      <w:r w:rsidR="003570BC" w:rsidRPr="00621E63">
        <w:rPr>
          <w:rFonts w:eastAsia="MS Gothic"/>
        </w:rPr>
        <w:t>-</w:t>
      </w:r>
      <w:r w:rsidR="00E76CA1" w:rsidRPr="00621E63">
        <w:rPr>
          <w:rFonts w:eastAsia="MS Gothic"/>
        </w:rPr>
        <w:t>11</w:t>
      </w:r>
      <w:r w:rsidRPr="00621E63">
        <w:t xml:space="preserve">: </w:t>
      </w:r>
      <w:r w:rsidR="006D613E" w:rsidRPr="00621E63">
        <w:t>HL7</w:t>
      </w:r>
      <w:r w:rsidR="00995105" w:rsidRPr="00621E63">
        <w:t xml:space="preserve"> </w:t>
      </w:r>
      <w:r w:rsidRPr="00621E63">
        <w:t>Table 0085 selected values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30"/>
        <w:gridCol w:w="2330"/>
        <w:gridCol w:w="4420"/>
      </w:tblGrid>
      <w:tr w:rsidR="00C40FD5" w:rsidRPr="00621E63" w14:paraId="2801943A" w14:textId="77777777" w:rsidTr="00A92110">
        <w:trPr>
          <w:cantSplit/>
          <w:tblHeader/>
          <w:jc w:val="center"/>
        </w:trPr>
        <w:tc>
          <w:tcPr>
            <w:tcW w:w="1530" w:type="dxa"/>
            <w:shd w:val="clear" w:color="auto" w:fill="D9D9D9"/>
          </w:tcPr>
          <w:p w14:paraId="226327CF" w14:textId="77777777" w:rsidR="00B11855" w:rsidRPr="00621E63" w:rsidRDefault="003D003E">
            <w:pPr>
              <w:pStyle w:val="TableEntryHeader"/>
            </w:pPr>
            <w:r w:rsidRPr="00621E63">
              <w:t>Value</w:t>
            </w:r>
          </w:p>
        </w:tc>
        <w:tc>
          <w:tcPr>
            <w:tcW w:w="2330" w:type="dxa"/>
            <w:shd w:val="clear" w:color="auto" w:fill="D9D9D9"/>
          </w:tcPr>
          <w:p w14:paraId="50FB07A4" w14:textId="77777777" w:rsidR="00B11855" w:rsidRPr="00621E63" w:rsidRDefault="003D003E">
            <w:pPr>
              <w:pStyle w:val="TableEntryHeader"/>
            </w:pPr>
            <w:r w:rsidRPr="00621E63">
              <w:t>Description</w:t>
            </w:r>
          </w:p>
        </w:tc>
        <w:tc>
          <w:tcPr>
            <w:tcW w:w="4420" w:type="dxa"/>
            <w:shd w:val="clear" w:color="auto" w:fill="D9D9D9"/>
          </w:tcPr>
          <w:p w14:paraId="4960F771" w14:textId="77777777" w:rsidR="00B11855" w:rsidRPr="00621E63" w:rsidRDefault="003D003E">
            <w:pPr>
              <w:pStyle w:val="TableEntryHeader"/>
            </w:pPr>
            <w:r w:rsidRPr="00621E63">
              <w:t>Comment</w:t>
            </w:r>
          </w:p>
        </w:tc>
      </w:tr>
      <w:tr w:rsidR="00B11855" w:rsidRPr="00621E63" w14:paraId="59191E47" w14:textId="77777777" w:rsidTr="00A92110">
        <w:trPr>
          <w:cantSplit/>
          <w:jc w:val="center"/>
        </w:trPr>
        <w:tc>
          <w:tcPr>
            <w:tcW w:w="1530" w:type="dxa"/>
            <w:shd w:val="clear" w:color="auto" w:fill="auto"/>
          </w:tcPr>
          <w:p w14:paraId="5FA0374E" w14:textId="77777777" w:rsidR="00B11855" w:rsidRPr="00621E63" w:rsidRDefault="003D003E" w:rsidP="006C0E8E">
            <w:pPr>
              <w:pStyle w:val="TableEntry"/>
              <w:keepNext/>
            </w:pPr>
            <w:r w:rsidRPr="00621E63">
              <w:t>C</w:t>
            </w:r>
          </w:p>
        </w:tc>
        <w:tc>
          <w:tcPr>
            <w:tcW w:w="2330" w:type="dxa"/>
            <w:shd w:val="clear" w:color="auto" w:fill="auto"/>
          </w:tcPr>
          <w:p w14:paraId="20769B0E" w14:textId="77777777" w:rsidR="00B11855" w:rsidRPr="00621E63" w:rsidRDefault="003D003E" w:rsidP="006C0E8E">
            <w:pPr>
              <w:pStyle w:val="TableEntry"/>
              <w:keepNext/>
            </w:pPr>
            <w:r w:rsidRPr="00621E63">
              <w:t>Record coming over is a correction and thus replaces a final result</w:t>
            </w:r>
          </w:p>
        </w:tc>
        <w:tc>
          <w:tcPr>
            <w:tcW w:w="4420" w:type="dxa"/>
            <w:shd w:val="clear" w:color="auto" w:fill="auto"/>
          </w:tcPr>
          <w:p w14:paraId="01273B43" w14:textId="77777777" w:rsidR="00B11855" w:rsidRPr="00621E63" w:rsidRDefault="00B11855" w:rsidP="006C0E8E">
            <w:pPr>
              <w:pStyle w:val="TableEntry"/>
              <w:keepNext/>
            </w:pPr>
          </w:p>
        </w:tc>
      </w:tr>
      <w:tr w:rsidR="00B11855" w:rsidRPr="00621E63" w14:paraId="7BBC1002" w14:textId="77777777" w:rsidTr="00A92110">
        <w:trPr>
          <w:cantSplit/>
          <w:jc w:val="center"/>
        </w:trPr>
        <w:tc>
          <w:tcPr>
            <w:tcW w:w="1530" w:type="dxa"/>
            <w:shd w:val="clear" w:color="auto" w:fill="auto"/>
          </w:tcPr>
          <w:p w14:paraId="33AB78B0" w14:textId="77777777" w:rsidR="00B11855" w:rsidRPr="00621E63" w:rsidRDefault="003D003E" w:rsidP="00144946">
            <w:pPr>
              <w:pStyle w:val="TableEntry"/>
            </w:pPr>
            <w:r w:rsidRPr="00621E63">
              <w:t>D</w:t>
            </w:r>
          </w:p>
        </w:tc>
        <w:tc>
          <w:tcPr>
            <w:tcW w:w="2330" w:type="dxa"/>
            <w:shd w:val="clear" w:color="auto" w:fill="auto"/>
          </w:tcPr>
          <w:p w14:paraId="5441D6A5" w14:textId="77777777" w:rsidR="00B11855" w:rsidRPr="00621E63" w:rsidRDefault="003D003E" w:rsidP="00144946">
            <w:pPr>
              <w:pStyle w:val="TableEntry"/>
            </w:pPr>
            <w:r w:rsidRPr="00621E63">
              <w:t>Deletes the OBX record</w:t>
            </w:r>
          </w:p>
        </w:tc>
        <w:tc>
          <w:tcPr>
            <w:tcW w:w="4420" w:type="dxa"/>
            <w:shd w:val="clear" w:color="auto" w:fill="auto"/>
          </w:tcPr>
          <w:p w14:paraId="7CD4688E" w14:textId="77777777" w:rsidR="00B11855" w:rsidRPr="00621E63" w:rsidRDefault="00B11855" w:rsidP="00144946">
            <w:pPr>
              <w:pStyle w:val="TableEntry"/>
            </w:pPr>
          </w:p>
        </w:tc>
      </w:tr>
      <w:tr w:rsidR="00B11855" w:rsidRPr="00621E63" w14:paraId="263BE8E3" w14:textId="77777777" w:rsidTr="00A92110">
        <w:trPr>
          <w:cantSplit/>
          <w:jc w:val="center"/>
        </w:trPr>
        <w:tc>
          <w:tcPr>
            <w:tcW w:w="1530" w:type="dxa"/>
            <w:shd w:val="clear" w:color="auto" w:fill="auto"/>
          </w:tcPr>
          <w:p w14:paraId="78BF29D0" w14:textId="77777777" w:rsidR="00B11855" w:rsidRPr="00621E63" w:rsidRDefault="003D003E" w:rsidP="00144946">
            <w:pPr>
              <w:pStyle w:val="TableEntry"/>
            </w:pPr>
            <w:r w:rsidRPr="00621E63">
              <w:t>F</w:t>
            </w:r>
          </w:p>
        </w:tc>
        <w:tc>
          <w:tcPr>
            <w:tcW w:w="2330" w:type="dxa"/>
            <w:shd w:val="clear" w:color="auto" w:fill="auto"/>
          </w:tcPr>
          <w:p w14:paraId="58B411F6" w14:textId="77777777" w:rsidR="00B11855" w:rsidRPr="00621E63" w:rsidRDefault="003D003E" w:rsidP="00144946">
            <w:pPr>
              <w:pStyle w:val="TableEntry"/>
            </w:pPr>
            <w:r w:rsidRPr="00621E63">
              <w:t>Final results; Can only be changed with a corrected result.</w:t>
            </w:r>
          </w:p>
        </w:tc>
        <w:tc>
          <w:tcPr>
            <w:tcW w:w="4420" w:type="dxa"/>
            <w:shd w:val="clear" w:color="auto" w:fill="auto"/>
          </w:tcPr>
          <w:p w14:paraId="0F21FEE2" w14:textId="77777777" w:rsidR="00B11855" w:rsidRPr="00621E63" w:rsidRDefault="00B11855" w:rsidP="00144946">
            <w:pPr>
              <w:pStyle w:val="TableEntry"/>
            </w:pPr>
          </w:p>
        </w:tc>
      </w:tr>
      <w:tr w:rsidR="00B11855" w:rsidRPr="00621E63" w14:paraId="028E30C5" w14:textId="77777777" w:rsidTr="00A92110">
        <w:trPr>
          <w:cantSplit/>
          <w:jc w:val="center"/>
        </w:trPr>
        <w:tc>
          <w:tcPr>
            <w:tcW w:w="1530" w:type="dxa"/>
            <w:shd w:val="clear" w:color="auto" w:fill="auto"/>
          </w:tcPr>
          <w:p w14:paraId="63621C90" w14:textId="77777777" w:rsidR="00B11855" w:rsidRPr="00621E63" w:rsidRDefault="003D003E" w:rsidP="00144946">
            <w:pPr>
              <w:pStyle w:val="TableEntry"/>
            </w:pPr>
            <w:r w:rsidRPr="00621E63">
              <w:t>P</w:t>
            </w:r>
          </w:p>
        </w:tc>
        <w:tc>
          <w:tcPr>
            <w:tcW w:w="2330" w:type="dxa"/>
            <w:shd w:val="clear" w:color="auto" w:fill="auto"/>
          </w:tcPr>
          <w:p w14:paraId="45EEA0D2" w14:textId="77777777" w:rsidR="00B11855" w:rsidRPr="00621E63" w:rsidRDefault="003D003E" w:rsidP="00144946">
            <w:pPr>
              <w:pStyle w:val="TableEntry"/>
            </w:pPr>
            <w:r w:rsidRPr="00621E63">
              <w:t>Preliminary results</w:t>
            </w:r>
          </w:p>
        </w:tc>
        <w:tc>
          <w:tcPr>
            <w:tcW w:w="4420" w:type="dxa"/>
            <w:shd w:val="clear" w:color="auto" w:fill="auto"/>
          </w:tcPr>
          <w:p w14:paraId="6E9C7054" w14:textId="77777777" w:rsidR="00B11855" w:rsidRPr="00621E63" w:rsidRDefault="00B11855" w:rsidP="00144946">
            <w:pPr>
              <w:pStyle w:val="TableEntry"/>
            </w:pPr>
          </w:p>
        </w:tc>
      </w:tr>
      <w:tr w:rsidR="00B11855" w:rsidRPr="00621E63" w14:paraId="5BE4AC80" w14:textId="77777777" w:rsidTr="00A92110">
        <w:trPr>
          <w:cantSplit/>
          <w:jc w:val="center"/>
        </w:trPr>
        <w:tc>
          <w:tcPr>
            <w:tcW w:w="1530" w:type="dxa"/>
            <w:shd w:val="clear" w:color="auto" w:fill="auto"/>
          </w:tcPr>
          <w:p w14:paraId="23F1988F" w14:textId="77777777" w:rsidR="00B11855" w:rsidRPr="00621E63" w:rsidRDefault="003D003E" w:rsidP="00144946">
            <w:pPr>
              <w:pStyle w:val="TableEntry"/>
            </w:pPr>
            <w:r w:rsidRPr="00621E63">
              <w:t>R</w:t>
            </w:r>
          </w:p>
        </w:tc>
        <w:tc>
          <w:tcPr>
            <w:tcW w:w="2330" w:type="dxa"/>
            <w:shd w:val="clear" w:color="auto" w:fill="auto"/>
          </w:tcPr>
          <w:p w14:paraId="06767920" w14:textId="77777777" w:rsidR="00B11855" w:rsidRPr="00621E63" w:rsidRDefault="003D003E" w:rsidP="00144946">
            <w:pPr>
              <w:pStyle w:val="TableEntry"/>
            </w:pPr>
            <w:r w:rsidRPr="00621E63">
              <w:t>Results entered -- not verified</w:t>
            </w:r>
          </w:p>
        </w:tc>
        <w:tc>
          <w:tcPr>
            <w:tcW w:w="4420" w:type="dxa"/>
            <w:shd w:val="clear" w:color="auto" w:fill="auto"/>
          </w:tcPr>
          <w:p w14:paraId="0A117C92" w14:textId="77777777" w:rsidR="00B11855" w:rsidRPr="00621E63" w:rsidRDefault="00B11855" w:rsidP="00144946">
            <w:pPr>
              <w:pStyle w:val="TableEntry"/>
            </w:pPr>
          </w:p>
        </w:tc>
      </w:tr>
      <w:tr w:rsidR="00B11855" w:rsidRPr="00621E63" w14:paraId="7999F15F" w14:textId="77777777" w:rsidTr="00A92110">
        <w:trPr>
          <w:cantSplit/>
          <w:jc w:val="center"/>
        </w:trPr>
        <w:tc>
          <w:tcPr>
            <w:tcW w:w="1530" w:type="dxa"/>
            <w:shd w:val="clear" w:color="auto" w:fill="auto"/>
          </w:tcPr>
          <w:p w14:paraId="6EBAA4EE" w14:textId="77777777" w:rsidR="00B11855" w:rsidRPr="00621E63" w:rsidRDefault="003D003E" w:rsidP="00144946">
            <w:pPr>
              <w:pStyle w:val="TableEntry"/>
            </w:pPr>
            <w:r w:rsidRPr="00621E63">
              <w:t>S</w:t>
            </w:r>
          </w:p>
        </w:tc>
        <w:tc>
          <w:tcPr>
            <w:tcW w:w="2330" w:type="dxa"/>
            <w:shd w:val="clear" w:color="auto" w:fill="auto"/>
          </w:tcPr>
          <w:p w14:paraId="09563706" w14:textId="77777777" w:rsidR="00B11855" w:rsidRPr="00621E63" w:rsidRDefault="003D003E" w:rsidP="00144946">
            <w:pPr>
              <w:pStyle w:val="TableEntry"/>
            </w:pPr>
            <w:r w:rsidRPr="00621E63">
              <w:t>Partial results</w:t>
            </w:r>
          </w:p>
        </w:tc>
        <w:tc>
          <w:tcPr>
            <w:tcW w:w="4420" w:type="dxa"/>
            <w:shd w:val="clear" w:color="auto" w:fill="auto"/>
          </w:tcPr>
          <w:p w14:paraId="4B899EB2" w14:textId="77777777" w:rsidR="00B11855" w:rsidRPr="00621E63" w:rsidRDefault="00B11855" w:rsidP="00144946">
            <w:pPr>
              <w:pStyle w:val="TableEntry"/>
            </w:pPr>
          </w:p>
        </w:tc>
      </w:tr>
      <w:tr w:rsidR="00B11855" w:rsidRPr="00621E63" w14:paraId="5AE3640A" w14:textId="77777777" w:rsidTr="00A92110">
        <w:trPr>
          <w:cantSplit/>
          <w:jc w:val="center"/>
        </w:trPr>
        <w:tc>
          <w:tcPr>
            <w:tcW w:w="1530" w:type="dxa"/>
            <w:shd w:val="clear" w:color="auto" w:fill="auto"/>
          </w:tcPr>
          <w:p w14:paraId="21CDBA22" w14:textId="77777777" w:rsidR="00B11855" w:rsidRPr="00621E63" w:rsidRDefault="003D003E" w:rsidP="00144946">
            <w:pPr>
              <w:pStyle w:val="TableEntry"/>
            </w:pPr>
            <w:r w:rsidRPr="00621E63">
              <w:t>U</w:t>
            </w:r>
          </w:p>
        </w:tc>
        <w:tc>
          <w:tcPr>
            <w:tcW w:w="2330" w:type="dxa"/>
            <w:shd w:val="clear" w:color="auto" w:fill="auto"/>
          </w:tcPr>
          <w:p w14:paraId="6C6A5E20" w14:textId="77777777" w:rsidR="00B11855" w:rsidRPr="00621E63" w:rsidRDefault="003D003E" w:rsidP="00144946">
            <w:pPr>
              <w:pStyle w:val="TableEntry"/>
            </w:pPr>
            <w:r w:rsidRPr="00621E63">
              <w:t>Results status change to final without retransmitting results already sent as ‘preliminary.’</w:t>
            </w:r>
          </w:p>
        </w:tc>
        <w:tc>
          <w:tcPr>
            <w:tcW w:w="4420" w:type="dxa"/>
            <w:shd w:val="clear" w:color="auto" w:fill="auto"/>
          </w:tcPr>
          <w:p w14:paraId="47A9DF2C" w14:textId="77777777" w:rsidR="00B11855" w:rsidRPr="00621E63" w:rsidRDefault="00B11855" w:rsidP="00144946">
            <w:pPr>
              <w:pStyle w:val="TableEntry"/>
            </w:pPr>
          </w:p>
        </w:tc>
      </w:tr>
      <w:tr w:rsidR="00B11855" w:rsidRPr="00621E63" w14:paraId="572B214E" w14:textId="77777777" w:rsidTr="00A92110">
        <w:trPr>
          <w:cantSplit/>
          <w:jc w:val="center"/>
        </w:trPr>
        <w:tc>
          <w:tcPr>
            <w:tcW w:w="1530" w:type="dxa"/>
            <w:shd w:val="clear" w:color="auto" w:fill="auto"/>
          </w:tcPr>
          <w:p w14:paraId="6081B14B" w14:textId="77777777" w:rsidR="00B11855" w:rsidRPr="00621E63" w:rsidRDefault="003D003E" w:rsidP="00144946">
            <w:pPr>
              <w:pStyle w:val="TableEntry"/>
            </w:pPr>
            <w:r w:rsidRPr="00621E63">
              <w:t>W</w:t>
            </w:r>
          </w:p>
        </w:tc>
        <w:tc>
          <w:tcPr>
            <w:tcW w:w="2330" w:type="dxa"/>
            <w:shd w:val="clear" w:color="auto" w:fill="auto"/>
          </w:tcPr>
          <w:p w14:paraId="6A7B6608" w14:textId="77777777" w:rsidR="00B11855" w:rsidRPr="00621E63" w:rsidRDefault="003D003E" w:rsidP="00144946">
            <w:pPr>
              <w:pStyle w:val="TableEntry"/>
            </w:pPr>
            <w:r w:rsidRPr="00621E63">
              <w:t>Post original as wrong, e.g., transmitted for wrong patient</w:t>
            </w:r>
          </w:p>
        </w:tc>
        <w:tc>
          <w:tcPr>
            <w:tcW w:w="4420" w:type="dxa"/>
            <w:shd w:val="clear" w:color="auto" w:fill="auto"/>
          </w:tcPr>
          <w:p w14:paraId="1B062E4E" w14:textId="77777777" w:rsidR="00B11855" w:rsidRPr="00621E63" w:rsidRDefault="00B11855" w:rsidP="00144946">
            <w:pPr>
              <w:pStyle w:val="TableEntry"/>
            </w:pPr>
          </w:p>
        </w:tc>
      </w:tr>
      <w:tr w:rsidR="00B11855" w:rsidRPr="00621E63" w14:paraId="5ABB3269" w14:textId="77777777" w:rsidTr="00A92110">
        <w:trPr>
          <w:cantSplit/>
          <w:jc w:val="center"/>
        </w:trPr>
        <w:tc>
          <w:tcPr>
            <w:tcW w:w="1530" w:type="dxa"/>
            <w:shd w:val="clear" w:color="auto" w:fill="auto"/>
          </w:tcPr>
          <w:p w14:paraId="2CA9854E" w14:textId="77777777" w:rsidR="00B11855" w:rsidRPr="00621E63" w:rsidRDefault="003D003E" w:rsidP="00144946">
            <w:pPr>
              <w:pStyle w:val="TableEntry"/>
            </w:pPr>
            <w:r w:rsidRPr="00621E63">
              <w:t>X</w:t>
            </w:r>
          </w:p>
        </w:tc>
        <w:tc>
          <w:tcPr>
            <w:tcW w:w="2330" w:type="dxa"/>
            <w:shd w:val="clear" w:color="auto" w:fill="auto"/>
          </w:tcPr>
          <w:p w14:paraId="7E6BBE40" w14:textId="77777777" w:rsidR="00B11855" w:rsidRPr="00621E63" w:rsidRDefault="003D003E" w:rsidP="00144946">
            <w:pPr>
              <w:pStyle w:val="TableEntry"/>
            </w:pPr>
            <w:r w:rsidRPr="00621E63">
              <w:t>Results cannot be obtained for this observation</w:t>
            </w:r>
          </w:p>
        </w:tc>
        <w:tc>
          <w:tcPr>
            <w:tcW w:w="4420" w:type="dxa"/>
            <w:shd w:val="clear" w:color="auto" w:fill="auto"/>
          </w:tcPr>
          <w:p w14:paraId="066E90F1" w14:textId="77777777" w:rsidR="00B11855" w:rsidRPr="00621E63" w:rsidRDefault="00B11855" w:rsidP="00144946">
            <w:pPr>
              <w:pStyle w:val="TableEntry"/>
            </w:pPr>
          </w:p>
        </w:tc>
      </w:tr>
    </w:tbl>
    <w:p w14:paraId="5A89BD36" w14:textId="77777777" w:rsidR="002E102A" w:rsidRPr="00621E63" w:rsidRDefault="002E102A" w:rsidP="00A17802">
      <w:pPr>
        <w:pStyle w:val="BodyText"/>
      </w:pPr>
    </w:p>
    <w:p w14:paraId="712C9D00" w14:textId="450671AA" w:rsidR="00596708" w:rsidRPr="00621E63" w:rsidRDefault="00D53FC4" w:rsidP="00D53FC4">
      <w:pPr>
        <w:pStyle w:val="Heading3"/>
        <w:numPr>
          <w:ilvl w:val="0"/>
          <w:numId w:val="0"/>
        </w:numPr>
        <w:rPr>
          <w:noProof w:val="0"/>
        </w:rPr>
        <w:pPrChange w:id="2353" w:author="Mary Jungers" w:date="2019-11-13T19:02:00Z">
          <w:pPr>
            <w:pStyle w:val="AppendixHeading3"/>
          </w:pPr>
        </w:pPrChange>
      </w:pPr>
      <w:bookmarkStart w:id="2354" w:name="_Toc24650522"/>
      <w:ins w:id="2355" w:author="Mary Jungers" w:date="2019-11-13T19:02:00Z">
        <w:r w:rsidRPr="00621E63">
          <w:rPr>
            <w:noProof w:val="0"/>
          </w:rPr>
          <w:t xml:space="preserve">B.8.6 </w:t>
        </w:r>
      </w:ins>
      <w:r w:rsidR="00596708" w:rsidRPr="00621E63">
        <w:rPr>
          <w:noProof w:val="0"/>
        </w:rPr>
        <w:t>OBX-11 Observation Result Status in Report Alert</w:t>
      </w:r>
      <w:r w:rsidR="00714B20" w:rsidRPr="00621E63">
        <w:rPr>
          <w:noProof w:val="0"/>
        </w:rPr>
        <w:t xml:space="preserve"> [PCD-04]</w:t>
      </w:r>
      <w:bookmarkEnd w:id="2354"/>
    </w:p>
    <w:p w14:paraId="579007C7" w14:textId="77777777" w:rsidR="00B11855" w:rsidRPr="00621E63" w:rsidRDefault="003D003E" w:rsidP="00C10546">
      <w:pPr>
        <w:pStyle w:val="BodyText"/>
      </w:pPr>
      <w:r w:rsidRPr="00621E63">
        <w:t>The field shall be populated with the result status of the Report Alert transaction</w:t>
      </w:r>
      <w:r w:rsidR="00CA3A2C" w:rsidRPr="00621E63">
        <w:t xml:space="preserve">. </w:t>
      </w:r>
      <w:r w:rsidRPr="00621E63">
        <w:t xml:space="preserve">Once a Report Alert transaction is sent it is by definition final, not held for later revision, and given that state and status of indications are updated through additional Report Alert transactions specific to the ACM </w:t>
      </w:r>
      <w:r w:rsidR="00CA3A2C" w:rsidRPr="00621E63">
        <w:t>Profile</w:t>
      </w:r>
      <w:r w:rsidRPr="00621E63">
        <w:t xml:space="preserve"> the only possible value is “F” indicating final.</w:t>
      </w:r>
    </w:p>
    <w:p w14:paraId="4B874405" w14:textId="77777777" w:rsidR="00B11855" w:rsidRPr="00621E63" w:rsidRDefault="003D003E" w:rsidP="001422D4">
      <w:pPr>
        <w:pStyle w:val="HL7Field"/>
      </w:pPr>
      <w:r w:rsidRPr="00621E63">
        <w:t>OBX-14   Date/Time of the Observation:</w:t>
      </w:r>
    </w:p>
    <w:p w14:paraId="1F494EC8" w14:textId="77777777" w:rsidR="00B11855" w:rsidRPr="00621E63" w:rsidRDefault="003D003E" w:rsidP="001466DF">
      <w:pPr>
        <w:pStyle w:val="HL7FieldIndent2"/>
        <w:rPr>
          <w:noProof w:val="0"/>
        </w:rPr>
      </w:pPr>
      <w:r w:rsidRPr="00621E63">
        <w:rPr>
          <w:noProof w:val="0"/>
        </w:rPr>
        <w:t>If this field is present in a 'metric' observation, its value overrides the time stamp in OBR-7. This should only be populated to signal an episodic observation such as noninvasive blood pressure. For periodically sampled observations where the time stamp for all observations in the message is the same and is given in OBR-7, OBX-14 should not be populated.</w:t>
      </w:r>
      <w:r w:rsidR="004824A8" w:rsidRPr="00621E63">
        <w:rPr>
          <w:noProof w:val="0"/>
        </w:rPr>
        <w:t xml:space="preserve"> See also Appendix Section </w:t>
      </w:r>
      <w:r w:rsidR="004824A8" w:rsidRPr="00621E63">
        <w:rPr>
          <w:noProof w:val="0"/>
        </w:rPr>
        <w:fldChar w:fldCharType="begin"/>
      </w:r>
      <w:r w:rsidR="004824A8" w:rsidRPr="00621E63">
        <w:rPr>
          <w:noProof w:val="0"/>
        </w:rPr>
        <w:instrText xml:space="preserve"> REF _Ref429944659 \r \h </w:instrText>
      </w:r>
      <w:r w:rsidR="002E102A" w:rsidRPr="00621E63">
        <w:rPr>
          <w:noProof w:val="0"/>
        </w:rPr>
        <w:instrText xml:space="preserve"> \* MERGEFORMAT </w:instrText>
      </w:r>
      <w:r w:rsidR="004824A8" w:rsidRPr="00621E63">
        <w:rPr>
          <w:noProof w:val="0"/>
        </w:rPr>
      </w:r>
      <w:r w:rsidR="004824A8" w:rsidRPr="00621E63">
        <w:rPr>
          <w:noProof w:val="0"/>
        </w:rPr>
        <w:fldChar w:fldCharType="separate"/>
      </w:r>
      <w:r w:rsidR="00296955" w:rsidRPr="00621E63">
        <w:rPr>
          <w:noProof w:val="0"/>
        </w:rPr>
        <w:t>B.8.7</w:t>
      </w:r>
      <w:r w:rsidR="004824A8" w:rsidRPr="00621E63">
        <w:rPr>
          <w:noProof w:val="0"/>
        </w:rPr>
        <w:fldChar w:fldCharType="end"/>
      </w:r>
      <w:r w:rsidR="004824A8" w:rsidRPr="00621E63">
        <w:rPr>
          <w:noProof w:val="0"/>
        </w:rPr>
        <w:t xml:space="preserve"> </w:t>
      </w:r>
      <w:r w:rsidR="004824A8" w:rsidRPr="00621E63">
        <w:rPr>
          <w:noProof w:val="0"/>
        </w:rPr>
        <w:fldChar w:fldCharType="begin"/>
      </w:r>
      <w:r w:rsidR="004824A8" w:rsidRPr="00621E63">
        <w:rPr>
          <w:noProof w:val="0"/>
        </w:rPr>
        <w:instrText xml:space="preserve"> REF _Ref429944639 \h </w:instrText>
      </w:r>
      <w:r w:rsidR="002E102A" w:rsidRPr="00621E63">
        <w:rPr>
          <w:noProof w:val="0"/>
        </w:rPr>
        <w:instrText xml:space="preserve"> \* MERGEFORMAT </w:instrText>
      </w:r>
      <w:r w:rsidR="004824A8" w:rsidRPr="00621E63">
        <w:rPr>
          <w:noProof w:val="0"/>
        </w:rPr>
      </w:r>
      <w:r w:rsidR="004824A8" w:rsidRPr="00621E63">
        <w:rPr>
          <w:noProof w:val="0"/>
        </w:rPr>
        <w:fldChar w:fldCharType="separate"/>
      </w:r>
      <w:r w:rsidR="00296955" w:rsidRPr="00621E63">
        <w:rPr>
          <w:noProof w:val="0"/>
        </w:rPr>
        <w:t>Time Stamps and Time Synchronization</w:t>
      </w:r>
      <w:r w:rsidR="004824A8" w:rsidRPr="00621E63">
        <w:rPr>
          <w:noProof w:val="0"/>
        </w:rPr>
        <w:fldChar w:fldCharType="end"/>
      </w:r>
      <w:r w:rsidR="004824A8" w:rsidRPr="00621E63">
        <w:rPr>
          <w:noProof w:val="0"/>
        </w:rPr>
        <w:t xml:space="preserve"> for a general discussion of time stamps in IHE PCD messages.</w:t>
      </w:r>
    </w:p>
    <w:p w14:paraId="5A6015C3" w14:textId="0A3AFD3D" w:rsidR="00B11855" w:rsidRPr="00621E63" w:rsidRDefault="003D003E" w:rsidP="001466DF">
      <w:pPr>
        <w:pStyle w:val="HL7FieldIndent2"/>
        <w:rPr>
          <w:noProof w:val="0"/>
        </w:rPr>
      </w:pPr>
      <w:r w:rsidRPr="00621E63">
        <w:rPr>
          <w:noProof w:val="0"/>
        </w:rPr>
        <w:t xml:space="preserve">This implies that time stamp may be 'inherited' from the OBR, which is in effect a higher-level grouping element for the OBX segments it contains (i.e., that form part of the same ORDER_OBSERVATION segment group), unless the time stamp is overridden. In a similar </w:t>
      </w:r>
      <w:r w:rsidR="0028379E" w:rsidRPr="00621E63">
        <w:rPr>
          <w:noProof w:val="0"/>
        </w:rPr>
        <w:t>way,</w:t>
      </w:r>
      <w:r w:rsidRPr="00621E63">
        <w:rPr>
          <w:noProof w:val="0"/>
        </w:rPr>
        <w:t xml:space="preserve"> an OBX segment applying to a higher level in the MDS-VMD-channel-metric hierarchy establishes a default time stamp for its contained lower-level elements unless overridden by associating a time stamp with the lower-level element. So metric observations get their time stamps from their nearest 'ancestor' which has a time stamp in </w:t>
      </w:r>
      <w:r w:rsidRPr="00621E63">
        <w:rPr>
          <w:noProof w:val="0"/>
        </w:rPr>
        <w:lastRenderedPageBreak/>
        <w:t>OBX-14 unless they have a time stamp of their own in OBX-14. Channel-level OBXs with filled OBX-14 fields establish a default time stamp for their contained metric observations.</w:t>
      </w:r>
    </w:p>
    <w:p w14:paraId="332FC224" w14:textId="77777777" w:rsidR="00B11855" w:rsidRPr="00621E63" w:rsidRDefault="003D003E" w:rsidP="001466DF">
      <w:pPr>
        <w:pStyle w:val="HL7FieldIndent2"/>
        <w:rPr>
          <w:noProof w:val="0"/>
        </w:rPr>
      </w:pPr>
      <w:r w:rsidRPr="00621E63">
        <w:rPr>
          <w:noProof w:val="0"/>
        </w:rPr>
        <w:t>For the PCD TF the value is the same as OBX-19 Date/Time of the Analysis, but should be used in preference to OBX-19 if time of the particular observation is relevant and is different than OBR-7 (that is, in the case of an episodic observation). The OBX-14 time stamp may be duplicated in OBX-19 if local needs dictate.</w:t>
      </w:r>
    </w:p>
    <w:p w14:paraId="4A37B2EC" w14:textId="77777777" w:rsidR="00B11855" w:rsidRPr="00621E63" w:rsidRDefault="003D003E" w:rsidP="001422D4">
      <w:pPr>
        <w:pStyle w:val="HL7Field"/>
      </w:pPr>
      <w:r w:rsidRPr="00621E63">
        <w:t>OBX-16   Responsible Observer</w:t>
      </w:r>
    </w:p>
    <w:p w14:paraId="55D7EB63" w14:textId="77777777" w:rsidR="00B11855" w:rsidRPr="00621E63" w:rsidRDefault="003D003E" w:rsidP="001466DF">
      <w:pPr>
        <w:pStyle w:val="HL7FieldIndent2"/>
        <w:rPr>
          <w:noProof w:val="0"/>
        </w:rPr>
      </w:pPr>
      <w:r w:rsidRPr="00621E63">
        <w:rPr>
          <w:noProof w:val="0"/>
        </w:rPr>
        <w:t>For the PCD TF:</w:t>
      </w:r>
    </w:p>
    <w:p w14:paraId="37935FF8" w14:textId="0B712ADF" w:rsidR="00B11855" w:rsidRPr="00621E63" w:rsidRDefault="003D003E" w:rsidP="001466DF">
      <w:pPr>
        <w:pStyle w:val="HL7FieldIndent2"/>
        <w:rPr>
          <w:noProof w:val="0"/>
        </w:rPr>
      </w:pPr>
      <w:r w:rsidRPr="00621E63">
        <w:rPr>
          <w:noProof w:val="0"/>
        </w:rPr>
        <w:t>The identifier values for the Operator ID field may null, if unknown or unspecified at the sending device.</w:t>
      </w:r>
    </w:p>
    <w:p w14:paraId="2BD58609" w14:textId="77777777" w:rsidR="00B11855" w:rsidRPr="00621E63" w:rsidRDefault="003D003E" w:rsidP="00CF5627">
      <w:pPr>
        <w:pStyle w:val="TableTitle"/>
      </w:pPr>
      <w:r w:rsidRPr="00621E63">
        <w:t>Table B.8</w:t>
      </w:r>
      <w:r w:rsidR="004E547A" w:rsidRPr="00621E63">
        <w:t>.6-1</w:t>
      </w:r>
      <w:r w:rsidRPr="00621E63">
        <w:t xml:space="preserve">: Extended composite ID number and name for persons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5EEA8328" w14:textId="77777777" w:rsidTr="00EB7483">
        <w:trPr>
          <w:cantSplit/>
          <w:tblHeader/>
          <w:jc w:val="center"/>
        </w:trPr>
        <w:tc>
          <w:tcPr>
            <w:tcW w:w="783" w:type="dxa"/>
            <w:shd w:val="clear" w:color="auto" w:fill="D9D9D9"/>
          </w:tcPr>
          <w:p w14:paraId="3983D20C" w14:textId="77777777" w:rsidR="00B11855" w:rsidRPr="00621E63" w:rsidRDefault="003D003E" w:rsidP="00144946">
            <w:pPr>
              <w:pStyle w:val="TableEntryHeader"/>
            </w:pPr>
            <w:r w:rsidRPr="00621E63">
              <w:t>SEQ</w:t>
            </w:r>
          </w:p>
        </w:tc>
        <w:tc>
          <w:tcPr>
            <w:tcW w:w="764" w:type="dxa"/>
            <w:shd w:val="clear" w:color="auto" w:fill="D9D9D9"/>
          </w:tcPr>
          <w:p w14:paraId="111DFAD7" w14:textId="77777777" w:rsidR="00B11855" w:rsidRPr="00621E63" w:rsidRDefault="003D003E" w:rsidP="00144946">
            <w:pPr>
              <w:pStyle w:val="TableEntryHeader"/>
            </w:pPr>
            <w:r w:rsidRPr="00621E63">
              <w:t>LEN</w:t>
            </w:r>
          </w:p>
        </w:tc>
        <w:tc>
          <w:tcPr>
            <w:tcW w:w="760" w:type="dxa"/>
            <w:shd w:val="clear" w:color="auto" w:fill="D9D9D9"/>
          </w:tcPr>
          <w:p w14:paraId="462CD3D6" w14:textId="77777777" w:rsidR="00B11855" w:rsidRPr="00621E63" w:rsidRDefault="003D003E" w:rsidP="00144946">
            <w:pPr>
              <w:pStyle w:val="TableEntryHeader"/>
            </w:pPr>
            <w:r w:rsidRPr="00621E63">
              <w:t>DT</w:t>
            </w:r>
          </w:p>
        </w:tc>
        <w:tc>
          <w:tcPr>
            <w:tcW w:w="961" w:type="dxa"/>
            <w:shd w:val="clear" w:color="auto" w:fill="D9D9D9"/>
          </w:tcPr>
          <w:p w14:paraId="40C78864" w14:textId="77777777" w:rsidR="00B11855" w:rsidRPr="00621E63" w:rsidRDefault="003D003E" w:rsidP="00144946">
            <w:pPr>
              <w:pStyle w:val="TableEntryHeader"/>
            </w:pPr>
            <w:r w:rsidRPr="00621E63">
              <w:t>Usage</w:t>
            </w:r>
          </w:p>
        </w:tc>
        <w:tc>
          <w:tcPr>
            <w:tcW w:w="1316" w:type="dxa"/>
            <w:shd w:val="clear" w:color="auto" w:fill="D9D9D9"/>
          </w:tcPr>
          <w:p w14:paraId="41C84164" w14:textId="77777777" w:rsidR="00B11855" w:rsidRPr="00621E63" w:rsidRDefault="003D003E" w:rsidP="00144946">
            <w:pPr>
              <w:pStyle w:val="TableEntryHeader"/>
            </w:pPr>
            <w:r w:rsidRPr="00621E63">
              <w:t>Card.</w:t>
            </w:r>
          </w:p>
        </w:tc>
        <w:tc>
          <w:tcPr>
            <w:tcW w:w="861" w:type="dxa"/>
            <w:shd w:val="clear" w:color="auto" w:fill="D9D9D9"/>
          </w:tcPr>
          <w:p w14:paraId="3A8163BC" w14:textId="77777777" w:rsidR="00B11855" w:rsidRPr="00621E63" w:rsidRDefault="003D003E" w:rsidP="00144946">
            <w:pPr>
              <w:pStyle w:val="TableEntryHeader"/>
            </w:pPr>
            <w:r w:rsidRPr="00621E63">
              <w:t>TBL#</w:t>
            </w:r>
          </w:p>
        </w:tc>
        <w:tc>
          <w:tcPr>
            <w:tcW w:w="2834" w:type="dxa"/>
            <w:shd w:val="clear" w:color="auto" w:fill="D9D9D9"/>
          </w:tcPr>
          <w:p w14:paraId="10DBE4F0" w14:textId="77777777" w:rsidR="00B11855" w:rsidRPr="00621E63" w:rsidRDefault="003D003E" w:rsidP="00144946">
            <w:pPr>
              <w:pStyle w:val="TableEntryHeader"/>
            </w:pPr>
            <w:r w:rsidRPr="00621E63">
              <w:t>Component name</w:t>
            </w:r>
          </w:p>
        </w:tc>
      </w:tr>
      <w:tr w:rsidR="00C40FD5" w:rsidRPr="00621E63" w14:paraId="4F43B935" w14:textId="77777777" w:rsidTr="006C0E8E">
        <w:trPr>
          <w:cantSplit/>
          <w:jc w:val="center"/>
        </w:trPr>
        <w:tc>
          <w:tcPr>
            <w:tcW w:w="783" w:type="dxa"/>
            <w:shd w:val="clear" w:color="auto" w:fill="auto"/>
          </w:tcPr>
          <w:p w14:paraId="65B689AB" w14:textId="77777777" w:rsidR="00B11855" w:rsidRPr="00621E63" w:rsidRDefault="003D003E" w:rsidP="00144946">
            <w:pPr>
              <w:pStyle w:val="TableEntry"/>
            </w:pPr>
            <w:r w:rsidRPr="00621E63">
              <w:t>1</w:t>
            </w:r>
          </w:p>
        </w:tc>
        <w:tc>
          <w:tcPr>
            <w:tcW w:w="764" w:type="dxa"/>
            <w:shd w:val="clear" w:color="auto" w:fill="auto"/>
          </w:tcPr>
          <w:p w14:paraId="26CC53CB" w14:textId="77777777" w:rsidR="00B11855" w:rsidRPr="00621E63" w:rsidRDefault="003D003E" w:rsidP="00144946">
            <w:pPr>
              <w:pStyle w:val="TableEntry"/>
            </w:pPr>
            <w:r w:rsidRPr="00621E63">
              <w:t>15</w:t>
            </w:r>
          </w:p>
        </w:tc>
        <w:tc>
          <w:tcPr>
            <w:tcW w:w="760" w:type="dxa"/>
            <w:shd w:val="clear" w:color="auto" w:fill="auto"/>
          </w:tcPr>
          <w:p w14:paraId="07B75117" w14:textId="77777777" w:rsidR="00B11855" w:rsidRPr="00621E63" w:rsidRDefault="003D003E" w:rsidP="00144946">
            <w:pPr>
              <w:pStyle w:val="TableEntry"/>
            </w:pPr>
            <w:r w:rsidRPr="00621E63">
              <w:t>ST</w:t>
            </w:r>
          </w:p>
        </w:tc>
        <w:tc>
          <w:tcPr>
            <w:tcW w:w="961" w:type="dxa"/>
            <w:shd w:val="clear" w:color="auto" w:fill="auto"/>
          </w:tcPr>
          <w:p w14:paraId="1EAE97A1" w14:textId="77777777" w:rsidR="00B11855" w:rsidRPr="00621E63" w:rsidRDefault="003D003E" w:rsidP="00144946">
            <w:pPr>
              <w:pStyle w:val="TableEntry"/>
            </w:pPr>
            <w:r w:rsidRPr="00621E63">
              <w:t>R</w:t>
            </w:r>
          </w:p>
        </w:tc>
        <w:tc>
          <w:tcPr>
            <w:tcW w:w="1316" w:type="dxa"/>
            <w:shd w:val="clear" w:color="auto" w:fill="auto"/>
          </w:tcPr>
          <w:p w14:paraId="2AFBBEC7" w14:textId="77777777" w:rsidR="00B11855" w:rsidRPr="00621E63" w:rsidRDefault="003D003E" w:rsidP="00144946">
            <w:pPr>
              <w:pStyle w:val="TableEntry"/>
            </w:pPr>
            <w:r w:rsidRPr="00621E63">
              <w:t>[1.1]</w:t>
            </w:r>
          </w:p>
        </w:tc>
        <w:tc>
          <w:tcPr>
            <w:tcW w:w="861" w:type="dxa"/>
            <w:shd w:val="clear" w:color="auto" w:fill="auto"/>
          </w:tcPr>
          <w:p w14:paraId="16D2901E" w14:textId="77777777" w:rsidR="00B11855" w:rsidRPr="00621E63" w:rsidRDefault="00B11855" w:rsidP="00144946">
            <w:pPr>
              <w:pStyle w:val="TableEntry"/>
            </w:pPr>
          </w:p>
        </w:tc>
        <w:tc>
          <w:tcPr>
            <w:tcW w:w="2834" w:type="dxa"/>
            <w:shd w:val="clear" w:color="auto" w:fill="auto"/>
          </w:tcPr>
          <w:p w14:paraId="26EF8EBD" w14:textId="77777777" w:rsidR="00B11855" w:rsidRPr="00621E63" w:rsidRDefault="003D003E" w:rsidP="00144946">
            <w:pPr>
              <w:pStyle w:val="TableEntry"/>
            </w:pPr>
            <w:r w:rsidRPr="00621E63">
              <w:t>ID Number</w:t>
            </w:r>
          </w:p>
        </w:tc>
      </w:tr>
      <w:tr w:rsidR="00C40FD5" w:rsidRPr="00621E63" w14:paraId="7BF174CA" w14:textId="77777777" w:rsidTr="006C0E8E">
        <w:trPr>
          <w:cantSplit/>
          <w:jc w:val="center"/>
        </w:trPr>
        <w:tc>
          <w:tcPr>
            <w:tcW w:w="783" w:type="dxa"/>
            <w:shd w:val="clear" w:color="auto" w:fill="auto"/>
          </w:tcPr>
          <w:p w14:paraId="74250A35" w14:textId="77777777" w:rsidR="00B11855" w:rsidRPr="00621E63" w:rsidRDefault="003D003E" w:rsidP="00144946">
            <w:pPr>
              <w:pStyle w:val="TableEntry"/>
            </w:pPr>
            <w:r w:rsidRPr="00621E63">
              <w:t>2</w:t>
            </w:r>
          </w:p>
        </w:tc>
        <w:tc>
          <w:tcPr>
            <w:tcW w:w="764" w:type="dxa"/>
            <w:shd w:val="clear" w:color="auto" w:fill="auto"/>
          </w:tcPr>
          <w:p w14:paraId="4C0578EE" w14:textId="77777777" w:rsidR="00B11855" w:rsidRPr="00621E63" w:rsidRDefault="003D003E" w:rsidP="00144946">
            <w:pPr>
              <w:pStyle w:val="TableEntry"/>
            </w:pPr>
            <w:r w:rsidRPr="00621E63">
              <w:t>194</w:t>
            </w:r>
          </w:p>
        </w:tc>
        <w:tc>
          <w:tcPr>
            <w:tcW w:w="760" w:type="dxa"/>
            <w:shd w:val="clear" w:color="auto" w:fill="auto"/>
          </w:tcPr>
          <w:p w14:paraId="08FD2F09" w14:textId="77777777" w:rsidR="00B11855" w:rsidRPr="00621E63" w:rsidRDefault="003D003E" w:rsidP="00144946">
            <w:pPr>
              <w:pStyle w:val="TableEntry"/>
            </w:pPr>
            <w:r w:rsidRPr="00621E63">
              <w:t>FN</w:t>
            </w:r>
          </w:p>
        </w:tc>
        <w:tc>
          <w:tcPr>
            <w:tcW w:w="961" w:type="dxa"/>
            <w:shd w:val="clear" w:color="auto" w:fill="auto"/>
          </w:tcPr>
          <w:p w14:paraId="7402274F" w14:textId="77777777" w:rsidR="00B11855" w:rsidRPr="00621E63" w:rsidRDefault="003D003E" w:rsidP="00144946">
            <w:pPr>
              <w:pStyle w:val="TableEntry"/>
            </w:pPr>
            <w:r w:rsidRPr="00621E63">
              <w:t>RE</w:t>
            </w:r>
          </w:p>
        </w:tc>
        <w:tc>
          <w:tcPr>
            <w:tcW w:w="1316" w:type="dxa"/>
            <w:shd w:val="clear" w:color="auto" w:fill="auto"/>
          </w:tcPr>
          <w:p w14:paraId="11AB0700" w14:textId="77777777" w:rsidR="00B11855" w:rsidRPr="00621E63" w:rsidRDefault="003D003E" w:rsidP="00144946">
            <w:pPr>
              <w:pStyle w:val="TableEntry"/>
            </w:pPr>
            <w:r w:rsidRPr="00621E63">
              <w:t>[0..1]</w:t>
            </w:r>
          </w:p>
        </w:tc>
        <w:tc>
          <w:tcPr>
            <w:tcW w:w="861" w:type="dxa"/>
            <w:shd w:val="clear" w:color="auto" w:fill="auto"/>
          </w:tcPr>
          <w:p w14:paraId="693843DE" w14:textId="77777777" w:rsidR="00B11855" w:rsidRPr="00621E63" w:rsidRDefault="00B11855" w:rsidP="00144946">
            <w:pPr>
              <w:pStyle w:val="TableEntry"/>
            </w:pPr>
          </w:p>
        </w:tc>
        <w:tc>
          <w:tcPr>
            <w:tcW w:w="2834" w:type="dxa"/>
            <w:shd w:val="clear" w:color="auto" w:fill="auto"/>
          </w:tcPr>
          <w:p w14:paraId="2E9096AF" w14:textId="77777777" w:rsidR="00B11855" w:rsidRPr="00621E63" w:rsidRDefault="003D003E" w:rsidP="00144946">
            <w:pPr>
              <w:pStyle w:val="TableEntry"/>
            </w:pPr>
            <w:r w:rsidRPr="00621E63">
              <w:t>Family Name</w:t>
            </w:r>
          </w:p>
        </w:tc>
      </w:tr>
      <w:tr w:rsidR="00C40FD5" w:rsidRPr="00621E63" w14:paraId="79CE329F" w14:textId="77777777" w:rsidTr="006C0E8E">
        <w:trPr>
          <w:cantSplit/>
          <w:jc w:val="center"/>
        </w:trPr>
        <w:tc>
          <w:tcPr>
            <w:tcW w:w="783" w:type="dxa"/>
            <w:shd w:val="clear" w:color="auto" w:fill="auto"/>
          </w:tcPr>
          <w:p w14:paraId="791A5294" w14:textId="77777777" w:rsidR="00B11855" w:rsidRPr="00621E63" w:rsidRDefault="003D003E" w:rsidP="00144946">
            <w:pPr>
              <w:pStyle w:val="TableEntry"/>
            </w:pPr>
            <w:r w:rsidRPr="00621E63">
              <w:t>3</w:t>
            </w:r>
          </w:p>
        </w:tc>
        <w:tc>
          <w:tcPr>
            <w:tcW w:w="764" w:type="dxa"/>
            <w:shd w:val="clear" w:color="auto" w:fill="auto"/>
          </w:tcPr>
          <w:p w14:paraId="01DEF8DF" w14:textId="77777777" w:rsidR="00B11855" w:rsidRPr="00621E63" w:rsidRDefault="003D003E" w:rsidP="00144946">
            <w:pPr>
              <w:pStyle w:val="TableEntry"/>
            </w:pPr>
            <w:r w:rsidRPr="00621E63">
              <w:t>30</w:t>
            </w:r>
          </w:p>
        </w:tc>
        <w:tc>
          <w:tcPr>
            <w:tcW w:w="760" w:type="dxa"/>
            <w:shd w:val="clear" w:color="auto" w:fill="auto"/>
          </w:tcPr>
          <w:p w14:paraId="61FE3549" w14:textId="77777777" w:rsidR="00B11855" w:rsidRPr="00621E63" w:rsidRDefault="003D003E" w:rsidP="00144946">
            <w:pPr>
              <w:pStyle w:val="TableEntry"/>
            </w:pPr>
            <w:r w:rsidRPr="00621E63">
              <w:t>ST</w:t>
            </w:r>
          </w:p>
        </w:tc>
        <w:tc>
          <w:tcPr>
            <w:tcW w:w="961" w:type="dxa"/>
            <w:shd w:val="clear" w:color="auto" w:fill="auto"/>
          </w:tcPr>
          <w:p w14:paraId="704F2D27" w14:textId="77777777" w:rsidR="00B11855" w:rsidRPr="00621E63" w:rsidRDefault="003D003E" w:rsidP="00144946">
            <w:pPr>
              <w:pStyle w:val="TableEntry"/>
            </w:pPr>
            <w:r w:rsidRPr="00621E63">
              <w:t>RE</w:t>
            </w:r>
          </w:p>
        </w:tc>
        <w:tc>
          <w:tcPr>
            <w:tcW w:w="1316" w:type="dxa"/>
            <w:shd w:val="clear" w:color="auto" w:fill="auto"/>
          </w:tcPr>
          <w:p w14:paraId="288416C6" w14:textId="77777777" w:rsidR="00B11855" w:rsidRPr="00621E63" w:rsidRDefault="003D003E" w:rsidP="00144946">
            <w:pPr>
              <w:pStyle w:val="TableEntry"/>
            </w:pPr>
            <w:r w:rsidRPr="00621E63">
              <w:t>[0..1]</w:t>
            </w:r>
          </w:p>
        </w:tc>
        <w:tc>
          <w:tcPr>
            <w:tcW w:w="861" w:type="dxa"/>
            <w:shd w:val="clear" w:color="auto" w:fill="auto"/>
          </w:tcPr>
          <w:p w14:paraId="6E6A6917" w14:textId="77777777" w:rsidR="00B11855" w:rsidRPr="00621E63" w:rsidRDefault="00B11855" w:rsidP="00144946">
            <w:pPr>
              <w:pStyle w:val="TableEntry"/>
            </w:pPr>
          </w:p>
        </w:tc>
        <w:tc>
          <w:tcPr>
            <w:tcW w:w="2834" w:type="dxa"/>
            <w:shd w:val="clear" w:color="auto" w:fill="auto"/>
          </w:tcPr>
          <w:p w14:paraId="034E9C48" w14:textId="77777777" w:rsidR="00B11855" w:rsidRPr="00621E63" w:rsidRDefault="003D003E" w:rsidP="00144946">
            <w:pPr>
              <w:pStyle w:val="TableEntry"/>
            </w:pPr>
            <w:r w:rsidRPr="00621E63">
              <w:t>Given Name</w:t>
            </w:r>
          </w:p>
        </w:tc>
      </w:tr>
    </w:tbl>
    <w:p w14:paraId="7678EE01" w14:textId="77777777" w:rsidR="00B11855" w:rsidRPr="00621E63" w:rsidRDefault="00B11855" w:rsidP="00A92110">
      <w:pPr>
        <w:pStyle w:val="BodyText"/>
      </w:pPr>
    </w:p>
    <w:p w14:paraId="184F9108" w14:textId="77777777" w:rsidR="00B11855" w:rsidRPr="00621E63" w:rsidRDefault="003D003E" w:rsidP="00CF5627">
      <w:pPr>
        <w:pStyle w:val="HL7Field"/>
        <w:keepNext w:val="0"/>
      </w:pPr>
      <w:r w:rsidRPr="00621E63">
        <w:t>OBX-17   Observation Method</w:t>
      </w:r>
    </w:p>
    <w:p w14:paraId="3F7B8C57" w14:textId="77777777" w:rsidR="00B11855" w:rsidRPr="00621E63" w:rsidRDefault="003D003E" w:rsidP="001466DF">
      <w:pPr>
        <w:pStyle w:val="HL7FieldIndent2"/>
        <w:rPr>
          <w:noProof w:val="0"/>
        </w:rPr>
      </w:pPr>
      <w:r w:rsidRPr="00621E63">
        <w:rPr>
          <w:noProof w:val="0"/>
        </w:rPr>
        <w:t>For metric related segments observation methods are in many cases implicit in device related MDC Ref_ID/codes; use of OBX17 is superfluous if given there. However, if observation method is needed and no device detail is shown then the method shall be given here.</w:t>
      </w:r>
    </w:p>
    <w:p w14:paraId="01C3B46F" w14:textId="77777777" w:rsidR="00B11855" w:rsidRPr="00621E63" w:rsidRDefault="003D003E" w:rsidP="001466DF">
      <w:pPr>
        <w:pStyle w:val="HL7FieldIndent2"/>
        <w:rPr>
          <w:noProof w:val="0"/>
        </w:rPr>
      </w:pPr>
      <w:r w:rsidRPr="00621E63">
        <w:rPr>
          <w:noProof w:val="0"/>
        </w:rPr>
        <w:t>The preferred format is an MDC value, secondly a LOINC value.</w:t>
      </w:r>
    </w:p>
    <w:p w14:paraId="4BEDBD19" w14:textId="77777777" w:rsidR="00B11855" w:rsidRPr="00621E63" w:rsidRDefault="003D003E" w:rsidP="001466DF">
      <w:pPr>
        <w:pStyle w:val="HL7FieldIndent2"/>
        <w:rPr>
          <w:noProof w:val="0"/>
        </w:rPr>
      </w:pPr>
      <w:r w:rsidRPr="00621E63">
        <w:rPr>
          <w:noProof w:val="0"/>
        </w:rPr>
        <w:t>This field is repeatable, and may be used with multiple coded elements to reflect different aspects of the methods used to make an observation (for example, an episodic as opposed to continuous, periodic measurement for, say, cardiac output).</w:t>
      </w:r>
    </w:p>
    <w:p w14:paraId="6A4DB1FF" w14:textId="02E2666F" w:rsidR="00FE1495" w:rsidRPr="00621E63" w:rsidRDefault="003D003E" w:rsidP="00CF5627">
      <w:pPr>
        <w:pStyle w:val="HL7FieldIndent2"/>
        <w:rPr>
          <w:noProof w:val="0"/>
        </w:rPr>
      </w:pPr>
      <w:r w:rsidRPr="00621E63">
        <w:rPr>
          <w:noProof w:val="0"/>
        </w:rPr>
        <w:t xml:space="preserve">The observation may be identified as to whether it is measured, calculated, or a setting, using these codes based on </w:t>
      </w:r>
      <w:bookmarkStart w:id="2356" w:name="OLE_LINK15"/>
      <w:bookmarkStart w:id="2357" w:name="OLE_LINK16"/>
      <w:r w:rsidRPr="00621E63">
        <w:rPr>
          <w:noProof w:val="0"/>
        </w:rPr>
        <w:t>IEE</w:t>
      </w:r>
      <w:r w:rsidR="0077420A" w:rsidRPr="00621E63">
        <w:rPr>
          <w:noProof w:val="0"/>
        </w:rPr>
        <w:t>E</w:t>
      </w:r>
      <w:r w:rsidRPr="00621E63">
        <w:rPr>
          <w:noProof w:val="0"/>
        </w:rPr>
        <w:t xml:space="preserve"> 11073 MetricCategory</w:t>
      </w:r>
      <w:bookmarkEnd w:id="2356"/>
      <w:bookmarkEnd w:id="2357"/>
      <w:r w:rsidRPr="00621E63">
        <w:rPr>
          <w:noProof w:val="0"/>
        </w:rPr>
        <w:t>:</w:t>
      </w:r>
    </w:p>
    <w:p w14:paraId="0AB51207" w14:textId="6FD0B8BC" w:rsidR="00B11855" w:rsidRPr="00621E63" w:rsidRDefault="00FE1495" w:rsidP="00CF5627">
      <w:pPr>
        <w:pStyle w:val="TableTitle"/>
      </w:pPr>
      <w:r w:rsidRPr="00621E63">
        <w:t xml:space="preserve">Table B.8.6-2: </w:t>
      </w:r>
      <w:r w:rsidR="00C714D3" w:rsidRPr="00621E63">
        <w:t>MetricCategory Codes</w:t>
      </w:r>
    </w:p>
    <w:tbl>
      <w:tblPr>
        <w:tblW w:w="88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0"/>
        <w:gridCol w:w="3210"/>
      </w:tblGrid>
      <w:tr w:rsidR="00B11855" w:rsidRPr="00621E63" w14:paraId="795131EB" w14:textId="77777777" w:rsidTr="00CF5627">
        <w:trPr>
          <w:cantSplit/>
          <w:tblHeader/>
          <w:jc w:val="center"/>
        </w:trPr>
        <w:tc>
          <w:tcPr>
            <w:tcW w:w="5670" w:type="dxa"/>
            <w:shd w:val="clear" w:color="auto" w:fill="D9D9D9"/>
          </w:tcPr>
          <w:p w14:paraId="5F8145D2" w14:textId="77777777" w:rsidR="00B11855" w:rsidRPr="00621E63" w:rsidRDefault="003D003E" w:rsidP="00144946">
            <w:pPr>
              <w:pStyle w:val="TableEntryHeader"/>
            </w:pPr>
            <w:r w:rsidRPr="00621E63">
              <w:t>MetricCategory ::= BITS-16 { ... }</w:t>
            </w:r>
          </w:p>
        </w:tc>
        <w:tc>
          <w:tcPr>
            <w:tcW w:w="3210" w:type="dxa"/>
            <w:shd w:val="clear" w:color="auto" w:fill="D9D9D9"/>
          </w:tcPr>
          <w:p w14:paraId="7D607ABA" w14:textId="77777777" w:rsidR="00B11855" w:rsidRPr="00621E63" w:rsidRDefault="003D003E" w:rsidP="00144946">
            <w:pPr>
              <w:pStyle w:val="TableEntryHeader"/>
            </w:pPr>
            <w:r w:rsidRPr="00621E63">
              <w:t>OBX-17</w:t>
            </w:r>
          </w:p>
        </w:tc>
      </w:tr>
      <w:tr w:rsidR="00B11855" w:rsidRPr="00621E63" w14:paraId="66B9CEA2" w14:textId="77777777" w:rsidTr="006C0E8E">
        <w:trPr>
          <w:cantSplit/>
          <w:jc w:val="center"/>
        </w:trPr>
        <w:tc>
          <w:tcPr>
            <w:tcW w:w="5670" w:type="dxa"/>
            <w:shd w:val="clear" w:color="auto" w:fill="auto"/>
          </w:tcPr>
          <w:p w14:paraId="3AF50A6B" w14:textId="77777777" w:rsidR="00B11855" w:rsidRPr="00621E63" w:rsidRDefault="003D003E" w:rsidP="00144946">
            <w:pPr>
              <w:pStyle w:val="TableEntry"/>
            </w:pPr>
            <w:r w:rsidRPr="00621E63">
              <w:t>mcat-unspec(0),</w:t>
            </w:r>
          </w:p>
        </w:tc>
        <w:tc>
          <w:tcPr>
            <w:tcW w:w="3210" w:type="dxa"/>
            <w:shd w:val="clear" w:color="auto" w:fill="auto"/>
          </w:tcPr>
          <w:p w14:paraId="659D830F" w14:textId="77777777" w:rsidR="00B11855" w:rsidRPr="00621E63" w:rsidRDefault="003D003E" w:rsidP="00506FBD">
            <w:pPr>
              <w:pStyle w:val="TableEntry"/>
            </w:pPr>
            <w:r w:rsidRPr="00621E63">
              <w:t>UNSPEC^mcat-unspec^MDC</w:t>
            </w:r>
          </w:p>
        </w:tc>
      </w:tr>
      <w:tr w:rsidR="00B11855" w:rsidRPr="00621E63" w14:paraId="66405F2A" w14:textId="77777777" w:rsidTr="006C0E8E">
        <w:trPr>
          <w:cantSplit/>
          <w:jc w:val="center"/>
        </w:trPr>
        <w:tc>
          <w:tcPr>
            <w:tcW w:w="5670" w:type="dxa"/>
            <w:shd w:val="clear" w:color="auto" w:fill="auto"/>
          </w:tcPr>
          <w:p w14:paraId="0139042F" w14:textId="77777777" w:rsidR="00B11855" w:rsidRPr="00621E63" w:rsidRDefault="003D003E" w:rsidP="00144946">
            <w:pPr>
              <w:pStyle w:val="TableEntry"/>
            </w:pPr>
            <w:r w:rsidRPr="00621E63">
              <w:t>auto-measurement(1),</w:t>
            </w:r>
          </w:p>
        </w:tc>
        <w:tc>
          <w:tcPr>
            <w:tcW w:w="3210" w:type="dxa"/>
            <w:shd w:val="clear" w:color="auto" w:fill="auto"/>
          </w:tcPr>
          <w:p w14:paraId="03621EB3" w14:textId="77777777" w:rsidR="00B11855" w:rsidRPr="00621E63" w:rsidRDefault="003D003E" w:rsidP="00506FBD">
            <w:pPr>
              <w:pStyle w:val="TableEntry"/>
            </w:pPr>
            <w:r w:rsidRPr="00621E63">
              <w:t>AMEAS^auto-measurement^MDC</w:t>
            </w:r>
          </w:p>
        </w:tc>
      </w:tr>
      <w:tr w:rsidR="00B11855" w:rsidRPr="00621E63" w14:paraId="71CC5B95" w14:textId="77777777" w:rsidTr="006C0E8E">
        <w:trPr>
          <w:cantSplit/>
          <w:jc w:val="center"/>
        </w:trPr>
        <w:tc>
          <w:tcPr>
            <w:tcW w:w="5670" w:type="dxa"/>
            <w:shd w:val="clear" w:color="auto" w:fill="auto"/>
          </w:tcPr>
          <w:p w14:paraId="4E8FC50D" w14:textId="77777777" w:rsidR="00B11855" w:rsidRPr="00621E63" w:rsidRDefault="003D003E" w:rsidP="00144946">
            <w:pPr>
              <w:pStyle w:val="TableEntry"/>
            </w:pPr>
            <w:r w:rsidRPr="00621E63">
              <w:t>manual-measurement(2),</w:t>
            </w:r>
          </w:p>
        </w:tc>
        <w:tc>
          <w:tcPr>
            <w:tcW w:w="3210" w:type="dxa"/>
            <w:shd w:val="clear" w:color="auto" w:fill="auto"/>
          </w:tcPr>
          <w:p w14:paraId="7C8768CC" w14:textId="77777777" w:rsidR="00B11855" w:rsidRPr="00621E63" w:rsidRDefault="003D003E" w:rsidP="00506FBD">
            <w:pPr>
              <w:pStyle w:val="TableEntry"/>
            </w:pPr>
            <w:r w:rsidRPr="00621E63">
              <w:t>MMEAS^manual-measurement^MDC</w:t>
            </w:r>
          </w:p>
        </w:tc>
      </w:tr>
      <w:tr w:rsidR="00B11855" w:rsidRPr="00621E63" w14:paraId="1DBDB27C" w14:textId="77777777" w:rsidTr="006C0E8E">
        <w:trPr>
          <w:cantSplit/>
          <w:jc w:val="center"/>
        </w:trPr>
        <w:tc>
          <w:tcPr>
            <w:tcW w:w="5670" w:type="dxa"/>
            <w:shd w:val="clear" w:color="auto" w:fill="auto"/>
          </w:tcPr>
          <w:p w14:paraId="47E25E89" w14:textId="77777777" w:rsidR="00B11855" w:rsidRPr="00621E63" w:rsidRDefault="003D003E" w:rsidP="00144946">
            <w:pPr>
              <w:pStyle w:val="TableEntry"/>
            </w:pPr>
            <w:r w:rsidRPr="00621E63">
              <w:t>auto-setting(3),</w:t>
            </w:r>
          </w:p>
        </w:tc>
        <w:tc>
          <w:tcPr>
            <w:tcW w:w="3210" w:type="dxa"/>
            <w:shd w:val="clear" w:color="auto" w:fill="auto"/>
          </w:tcPr>
          <w:p w14:paraId="52518DE7" w14:textId="77777777" w:rsidR="00B11855" w:rsidRPr="00621E63" w:rsidRDefault="003D003E" w:rsidP="00506FBD">
            <w:pPr>
              <w:pStyle w:val="TableEntry"/>
            </w:pPr>
            <w:r w:rsidRPr="00621E63">
              <w:t>ASET^auto-setting^MDC</w:t>
            </w:r>
          </w:p>
        </w:tc>
      </w:tr>
      <w:tr w:rsidR="00B11855" w:rsidRPr="00621E63" w14:paraId="30BA740E" w14:textId="77777777" w:rsidTr="006C0E8E">
        <w:trPr>
          <w:cantSplit/>
          <w:jc w:val="center"/>
        </w:trPr>
        <w:tc>
          <w:tcPr>
            <w:tcW w:w="5670" w:type="dxa"/>
            <w:shd w:val="clear" w:color="auto" w:fill="auto"/>
          </w:tcPr>
          <w:p w14:paraId="1174F12D" w14:textId="77777777" w:rsidR="00B11855" w:rsidRPr="00621E63" w:rsidRDefault="003D003E" w:rsidP="00144946">
            <w:pPr>
              <w:pStyle w:val="TableEntry"/>
            </w:pPr>
            <w:r w:rsidRPr="00621E63">
              <w:t>manual-setting(4),</w:t>
            </w:r>
          </w:p>
        </w:tc>
        <w:tc>
          <w:tcPr>
            <w:tcW w:w="3210" w:type="dxa"/>
            <w:shd w:val="clear" w:color="auto" w:fill="auto"/>
          </w:tcPr>
          <w:p w14:paraId="4E5512AE" w14:textId="77777777" w:rsidR="00B11855" w:rsidRPr="00621E63" w:rsidRDefault="003D003E" w:rsidP="00506FBD">
            <w:pPr>
              <w:pStyle w:val="TableEntry"/>
            </w:pPr>
            <w:r w:rsidRPr="00621E63">
              <w:t>MSET^manual-setting^MDC</w:t>
            </w:r>
          </w:p>
        </w:tc>
      </w:tr>
      <w:tr w:rsidR="00B11855" w:rsidRPr="00621E63" w14:paraId="2E9E2ED2" w14:textId="77777777" w:rsidTr="006C0E8E">
        <w:trPr>
          <w:cantSplit/>
          <w:jc w:val="center"/>
        </w:trPr>
        <w:tc>
          <w:tcPr>
            <w:tcW w:w="5670" w:type="dxa"/>
            <w:shd w:val="clear" w:color="auto" w:fill="auto"/>
          </w:tcPr>
          <w:p w14:paraId="7C030490" w14:textId="77777777" w:rsidR="00B11855" w:rsidRPr="00621E63" w:rsidRDefault="003D003E" w:rsidP="00144946">
            <w:pPr>
              <w:pStyle w:val="TableEntry"/>
            </w:pPr>
            <w:r w:rsidRPr="00621E63">
              <w:t>auto-calculation(5),</w:t>
            </w:r>
          </w:p>
        </w:tc>
        <w:tc>
          <w:tcPr>
            <w:tcW w:w="3210" w:type="dxa"/>
            <w:shd w:val="clear" w:color="auto" w:fill="auto"/>
          </w:tcPr>
          <w:p w14:paraId="1AD31375" w14:textId="77777777" w:rsidR="00B11855" w:rsidRPr="00621E63" w:rsidRDefault="003D003E" w:rsidP="00506FBD">
            <w:pPr>
              <w:pStyle w:val="TableEntry"/>
            </w:pPr>
            <w:r w:rsidRPr="00621E63">
              <w:t>ACALC^auto-calculation^MDC</w:t>
            </w:r>
          </w:p>
        </w:tc>
      </w:tr>
      <w:tr w:rsidR="00B11855" w:rsidRPr="00621E63" w14:paraId="6C92828A" w14:textId="77777777" w:rsidTr="006C0E8E">
        <w:trPr>
          <w:cantSplit/>
          <w:jc w:val="center"/>
        </w:trPr>
        <w:tc>
          <w:tcPr>
            <w:tcW w:w="5670" w:type="dxa"/>
            <w:shd w:val="clear" w:color="auto" w:fill="auto"/>
          </w:tcPr>
          <w:p w14:paraId="0576F46D" w14:textId="77777777" w:rsidR="00B11855" w:rsidRPr="00621E63" w:rsidRDefault="003D003E" w:rsidP="00144946">
            <w:pPr>
              <w:pStyle w:val="TableEntry"/>
            </w:pPr>
            <w:r w:rsidRPr="00621E63">
              <w:lastRenderedPageBreak/>
              <w:t>manual-calculation(6),</w:t>
            </w:r>
            <w:r w:rsidRPr="00621E63">
              <w:tab/>
              <w:t>-- relevant, e.g., in an archive</w:t>
            </w:r>
          </w:p>
        </w:tc>
        <w:tc>
          <w:tcPr>
            <w:tcW w:w="3210" w:type="dxa"/>
            <w:shd w:val="clear" w:color="auto" w:fill="auto"/>
          </w:tcPr>
          <w:p w14:paraId="3F8BADAC" w14:textId="77777777" w:rsidR="00B11855" w:rsidRPr="00621E63" w:rsidRDefault="003D003E" w:rsidP="00506FBD">
            <w:pPr>
              <w:pStyle w:val="TableEntry"/>
            </w:pPr>
            <w:r w:rsidRPr="00621E63">
              <w:t>MCALC^manual-calculation^MDC</w:t>
            </w:r>
          </w:p>
        </w:tc>
      </w:tr>
    </w:tbl>
    <w:p w14:paraId="10C18854" w14:textId="77777777" w:rsidR="00FE1495" w:rsidRPr="00621E63" w:rsidRDefault="00FE1495" w:rsidP="0034511D">
      <w:pPr>
        <w:pStyle w:val="BodyText"/>
      </w:pPr>
    </w:p>
    <w:p w14:paraId="4BA6C6EB" w14:textId="77777777" w:rsidR="00B11855" w:rsidRPr="00621E63" w:rsidRDefault="003D003E" w:rsidP="001466DF">
      <w:pPr>
        <w:pStyle w:val="HL7FieldIndent2"/>
        <w:rPr>
          <w:noProof w:val="0"/>
        </w:rPr>
      </w:pPr>
      <w:r w:rsidRPr="00621E63">
        <w:rPr>
          <w:noProof w:val="0"/>
        </w:rPr>
        <w:t>This field can convey the distinction between measurements (AMEAS or MMEAS) settings (MMEAS or MSET), as well as whether the measurement or setting was initiated by an operator (MMEAS, as in an episodic measurement, MSET, as in a manual setting) or automatically, as in a periodic measurement (AMEAS).</w:t>
      </w:r>
    </w:p>
    <w:p w14:paraId="5829F6AB" w14:textId="77777777" w:rsidR="00B11855" w:rsidRPr="00621E63" w:rsidRDefault="003D003E" w:rsidP="001466DF">
      <w:pPr>
        <w:pStyle w:val="HL7FieldIndent2"/>
        <w:rPr>
          <w:noProof w:val="0"/>
        </w:rPr>
      </w:pPr>
      <w:r w:rsidRPr="00621E63">
        <w:rPr>
          <w:noProof w:val="0"/>
        </w:rPr>
        <w:t>If omitted, the default value is AMEAS.</w:t>
      </w:r>
    </w:p>
    <w:p w14:paraId="5CE8DB08" w14:textId="77777777" w:rsidR="00B11855" w:rsidRPr="00621E63" w:rsidRDefault="003D003E" w:rsidP="00500C7F">
      <w:pPr>
        <w:pStyle w:val="HL7Field"/>
      </w:pPr>
      <w:r w:rsidRPr="00621E63">
        <w:t>OBX-18   Equipment Instance Identifier</w:t>
      </w:r>
    </w:p>
    <w:p w14:paraId="6C27A4BC" w14:textId="77777777" w:rsidR="00B11855" w:rsidRPr="00621E63" w:rsidRDefault="003D003E" w:rsidP="001466DF">
      <w:pPr>
        <w:pStyle w:val="HL7FieldIndent2"/>
        <w:rPr>
          <w:noProof w:val="0"/>
        </w:rPr>
      </w:pPr>
      <w:r w:rsidRPr="00621E63">
        <w:rPr>
          <w:noProof w:val="0"/>
        </w:rPr>
        <w:t>This field identifies the Equipment Instance (e.g., infusion pump, physiological monitor) responsible for the production of the observation. This is to provide specific traceability for the source of the observation, and so identification should identify the equipment at the lowest practical subsystem level where this applies: for example, the individual removable module in a physiological monitor. This allows an observation or a trouble indication to be traced to its source as specifically as possible.</w:t>
      </w:r>
    </w:p>
    <w:p w14:paraId="47E7B08A" w14:textId="354C0912" w:rsidR="00B11855" w:rsidRPr="00621E63" w:rsidRDefault="003D003E" w:rsidP="001466DF">
      <w:pPr>
        <w:pStyle w:val="HL7FieldIndent2"/>
        <w:rPr>
          <w:noProof w:val="0"/>
        </w:rPr>
      </w:pPr>
      <w:r w:rsidRPr="00621E63">
        <w:rPr>
          <w:noProof w:val="0"/>
        </w:rPr>
        <w:t xml:space="preserve">Future </w:t>
      </w:r>
      <w:r w:rsidR="004C60BF" w:rsidRPr="00621E63">
        <w:rPr>
          <w:noProof w:val="0"/>
        </w:rPr>
        <w:t>implementation</w:t>
      </w:r>
      <w:r w:rsidRPr="00621E63">
        <w:rPr>
          <w:noProof w:val="0"/>
        </w:rPr>
        <w:t xml:space="preserve"> note: as of </w:t>
      </w:r>
      <w:r w:rsidR="006D613E" w:rsidRPr="00621E63">
        <w:rPr>
          <w:noProof w:val="0"/>
        </w:rPr>
        <w:t>HL7</w:t>
      </w:r>
      <w:r w:rsidR="00995105" w:rsidRPr="00621E63">
        <w:rPr>
          <w:noProof w:val="0"/>
        </w:rPr>
        <w:t xml:space="preserve"> </w:t>
      </w:r>
      <w:r w:rsidRPr="00621E63">
        <w:rPr>
          <w:noProof w:val="0"/>
        </w:rPr>
        <w:t>V2.7, this field is retained for backward compatibility only. This field will be represented through the PRT segment. Future versions of the IHE PCD Technical Framework will require the use of this segment, which will also provide for including the Unique Device Identification adopted by the U.S. F.D.A. and being considered by regulatory agencies in other jurisdictions.</w:t>
      </w:r>
    </w:p>
    <w:p w14:paraId="1E6C7BDF" w14:textId="77777777" w:rsidR="00B11855" w:rsidRPr="00621E63" w:rsidRDefault="003D003E" w:rsidP="001466DF">
      <w:pPr>
        <w:pStyle w:val="HL7FieldIndent2"/>
        <w:rPr>
          <w:noProof w:val="0"/>
        </w:rPr>
      </w:pPr>
      <w:r w:rsidRPr="00621E63">
        <w:rPr>
          <w:noProof w:val="0"/>
        </w:rPr>
        <w:t>For the PCD TF:</w:t>
      </w:r>
    </w:p>
    <w:p w14:paraId="42D8D667" w14:textId="77777777" w:rsidR="00B11855" w:rsidRPr="00621E63" w:rsidRDefault="003D003E" w:rsidP="001466DF">
      <w:pPr>
        <w:pStyle w:val="HL7FieldIndent2"/>
        <w:rPr>
          <w:noProof w:val="0"/>
        </w:rPr>
      </w:pPr>
      <w:r w:rsidRPr="00621E63">
        <w:rPr>
          <w:noProof w:val="0"/>
        </w:rPr>
        <w:t xml:space="preserve">The preferred format is an EUI-64 Device ID. The Device Identifier should be globally unique. </w:t>
      </w:r>
    </w:p>
    <w:p w14:paraId="13A616B2" w14:textId="77777777" w:rsidR="00B11855" w:rsidRPr="00621E63" w:rsidRDefault="003D003E" w:rsidP="001466DF">
      <w:pPr>
        <w:pStyle w:val="HL7FieldIndent2"/>
        <w:rPr>
          <w:noProof w:val="0"/>
        </w:rPr>
      </w:pPr>
      <w:r w:rsidRPr="00621E63">
        <w:rPr>
          <w:noProof w:val="0"/>
        </w:rPr>
        <w:t>Every device be should be identified by a universally unique identifier in the format specified by IEEE for the EUI-64 identifier (e.g., "1234567890ABCDEF"). To allow the Observation Reporting interface to be employed with ‘legacy’ Devices, this field may also be populated by a combination of serial number, model, and manufacturer (see Section C.5 EI Data Type for details of how this may be done). If the EUI-64 identifier is available, it should be recorded in the ‘universal ID’ component of this field. If it is not available, the manufacturer’s unique device identifier (e.g., serial number) should be recorded in ‘Entity Identifier’ component (EI-1), with the model identification in the Namespace ID (EI-2), and the manufacturers identity in the universal ID (EI-3) using an OID or URI scheme (which should be identified in the universal ID type, EI-4).</w:t>
      </w:r>
    </w:p>
    <w:p w14:paraId="65C16601" w14:textId="4104CC49" w:rsidR="00B11855" w:rsidRPr="00621E63" w:rsidRDefault="003D003E" w:rsidP="001466DF">
      <w:pPr>
        <w:pStyle w:val="HL7FieldIndent2"/>
        <w:rPr>
          <w:noProof w:val="0"/>
        </w:rPr>
      </w:pPr>
      <w:r w:rsidRPr="00621E63">
        <w:rPr>
          <w:noProof w:val="0"/>
        </w:rPr>
        <w:t xml:space="preserve">Note that OBX-18 is repeatable, and </w:t>
      </w:r>
      <w:r w:rsidR="006D613E" w:rsidRPr="00621E63">
        <w:rPr>
          <w:noProof w:val="0"/>
        </w:rPr>
        <w:t>HL7</w:t>
      </w:r>
      <w:r w:rsidR="00995105" w:rsidRPr="00621E63">
        <w:rPr>
          <w:noProof w:val="0"/>
        </w:rPr>
        <w:t xml:space="preserve"> </w:t>
      </w:r>
      <w:r w:rsidRPr="00621E63">
        <w:rPr>
          <w:noProof w:val="0"/>
        </w:rPr>
        <w:t>suggests that where a hierarchical identification of the equipment is desired (e.g., module or VMD within Medical Device System) that the lowest-level equipment be sent first, followed by higher levels in succession.</w:t>
      </w:r>
    </w:p>
    <w:p w14:paraId="47732F2C" w14:textId="77777777" w:rsidR="00B11855" w:rsidRPr="00621E63" w:rsidRDefault="006C4608" w:rsidP="001466DF">
      <w:pPr>
        <w:pStyle w:val="HL7FieldIndent2"/>
        <w:rPr>
          <w:noProof w:val="0"/>
        </w:rPr>
      </w:pPr>
      <w:r w:rsidRPr="00621E63">
        <w:rPr>
          <w:noProof w:val="0"/>
        </w:rPr>
        <w:t xml:space="preserve">A </w:t>
      </w:r>
      <w:r w:rsidR="004C60BF" w:rsidRPr="00621E63">
        <w:rPr>
          <w:noProof w:val="0"/>
        </w:rPr>
        <w:t>permissible</w:t>
      </w:r>
      <w:r w:rsidRPr="00621E63">
        <w:rPr>
          <w:noProof w:val="0"/>
        </w:rPr>
        <w:t xml:space="preserve"> </w:t>
      </w:r>
      <w:r w:rsidR="003D003E" w:rsidRPr="00621E63">
        <w:rPr>
          <w:noProof w:val="0"/>
        </w:rPr>
        <w:t xml:space="preserve">optimization is to not send the full hierarchy with every observation, but rather the identification should be sent at the highest level of device related OBX </w:t>
      </w:r>
      <w:r w:rsidR="003D003E" w:rsidRPr="00621E63">
        <w:rPr>
          <w:noProof w:val="0"/>
        </w:rPr>
        <w:lastRenderedPageBreak/>
        <w:t>possible: i.e., MDS, then VMD, and then Channel. Inheritance should be assumed; i.e., for multivalued results from the same Device, this field is required only in the first OBX segment.</w:t>
      </w:r>
    </w:p>
    <w:p w14:paraId="28E579A9" w14:textId="77777777" w:rsidR="00B11855" w:rsidRPr="00621E63" w:rsidRDefault="003D003E" w:rsidP="001466DF">
      <w:pPr>
        <w:pStyle w:val="HL7FieldIndent2"/>
        <w:rPr>
          <w:noProof w:val="0"/>
        </w:rPr>
      </w:pPr>
      <w:r w:rsidRPr="00621E63">
        <w:rPr>
          <w:noProof w:val="0"/>
        </w:rPr>
        <w:t>For metric related data this field is not required – unless no device hierarchy, and therefore related OBXs, is being declared; in which case the device ID should be provided here if available. Inheritance should be assumed; i.e., for multivalued results from the same Device, this field is required only in the first OBX segment.</w:t>
      </w:r>
    </w:p>
    <w:p w14:paraId="6E8AFBD5" w14:textId="42807196" w:rsidR="00B11855" w:rsidRPr="00621E63" w:rsidRDefault="003D003E" w:rsidP="00CF5627">
      <w:pPr>
        <w:pStyle w:val="HL7FieldIndent2"/>
        <w:rPr>
          <w:noProof w:val="0"/>
        </w:rPr>
      </w:pPr>
      <w:r w:rsidRPr="00621E63">
        <w:rPr>
          <w:noProof w:val="0"/>
        </w:rPr>
        <w:t>Device identifiers shall be reported in OBX-18, data type ‘EI’ (Entity Identifier), for the MDS level for PCD devices and DEV_SPEC_PROFILE for PHD devices.</w:t>
      </w:r>
    </w:p>
    <w:p w14:paraId="64EBFD82" w14:textId="42DC6E78" w:rsidR="00B11855" w:rsidRPr="00621E63" w:rsidRDefault="003D003E" w:rsidP="00CF5627">
      <w:pPr>
        <w:pStyle w:val="TableTitle"/>
      </w:pPr>
      <w:r w:rsidRPr="00621E63">
        <w:t>Table B.8</w:t>
      </w:r>
      <w:r w:rsidR="004E547A" w:rsidRPr="00621E63">
        <w:t>.6-</w:t>
      </w:r>
      <w:r w:rsidR="00FE1495" w:rsidRPr="00621E63">
        <w:t>3</w:t>
      </w:r>
      <w:r w:rsidRPr="00621E63">
        <w:t xml:space="preserve">: </w:t>
      </w:r>
      <w:r w:rsidR="006D613E" w:rsidRPr="00621E63">
        <w:t>HL7</w:t>
      </w:r>
      <w:r w:rsidR="00995105" w:rsidRPr="00621E63">
        <w:t xml:space="preserve"> </w:t>
      </w:r>
      <w:r w:rsidRPr="00621E63">
        <w:t>Component Table - EI – Entity Identifier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2"/>
        <w:gridCol w:w="887"/>
        <w:gridCol w:w="720"/>
        <w:gridCol w:w="932"/>
        <w:gridCol w:w="990"/>
        <w:gridCol w:w="2861"/>
      </w:tblGrid>
      <w:tr w:rsidR="00C40FD5" w:rsidRPr="00621E63" w14:paraId="5FA150D2" w14:textId="77777777" w:rsidTr="00A92110">
        <w:trPr>
          <w:cantSplit/>
          <w:jc w:val="center"/>
        </w:trPr>
        <w:tc>
          <w:tcPr>
            <w:tcW w:w="1132" w:type="dxa"/>
            <w:shd w:val="clear" w:color="auto" w:fill="D9D9D9"/>
          </w:tcPr>
          <w:p w14:paraId="4C694A0E" w14:textId="77777777" w:rsidR="00B11855" w:rsidRPr="00621E63" w:rsidRDefault="003D003E" w:rsidP="00F7428B">
            <w:pPr>
              <w:pStyle w:val="TableEntryHeader"/>
            </w:pPr>
            <w:r w:rsidRPr="00621E63">
              <w:t>SEQ</w:t>
            </w:r>
          </w:p>
        </w:tc>
        <w:tc>
          <w:tcPr>
            <w:tcW w:w="887" w:type="dxa"/>
            <w:shd w:val="clear" w:color="auto" w:fill="D9D9D9"/>
          </w:tcPr>
          <w:p w14:paraId="7E4ACF27" w14:textId="77777777" w:rsidR="00B11855" w:rsidRPr="00621E63" w:rsidRDefault="003D003E" w:rsidP="00F7428B">
            <w:pPr>
              <w:pStyle w:val="TableEntryHeader"/>
            </w:pPr>
            <w:r w:rsidRPr="00621E63">
              <w:t>LEN</w:t>
            </w:r>
          </w:p>
        </w:tc>
        <w:tc>
          <w:tcPr>
            <w:tcW w:w="720" w:type="dxa"/>
            <w:shd w:val="clear" w:color="auto" w:fill="D9D9D9"/>
          </w:tcPr>
          <w:p w14:paraId="16FA03BB" w14:textId="77777777" w:rsidR="00B11855" w:rsidRPr="00621E63" w:rsidRDefault="003D003E" w:rsidP="00F7428B">
            <w:pPr>
              <w:pStyle w:val="TableEntryHeader"/>
            </w:pPr>
            <w:r w:rsidRPr="00621E63">
              <w:t>DT</w:t>
            </w:r>
          </w:p>
        </w:tc>
        <w:tc>
          <w:tcPr>
            <w:tcW w:w="932" w:type="dxa"/>
            <w:shd w:val="clear" w:color="auto" w:fill="D9D9D9"/>
          </w:tcPr>
          <w:p w14:paraId="106DDA74" w14:textId="77777777" w:rsidR="00B11855" w:rsidRPr="00621E63" w:rsidRDefault="003D003E" w:rsidP="00F7428B">
            <w:pPr>
              <w:pStyle w:val="TableEntryHeader"/>
            </w:pPr>
            <w:r w:rsidRPr="00621E63">
              <w:t xml:space="preserve">OPT </w:t>
            </w:r>
          </w:p>
        </w:tc>
        <w:tc>
          <w:tcPr>
            <w:tcW w:w="990" w:type="dxa"/>
            <w:shd w:val="clear" w:color="auto" w:fill="D9D9D9"/>
          </w:tcPr>
          <w:p w14:paraId="61624C7C" w14:textId="77777777" w:rsidR="00B11855" w:rsidRPr="00621E63" w:rsidRDefault="003D003E" w:rsidP="00F7428B">
            <w:pPr>
              <w:pStyle w:val="TableEntryHeader"/>
            </w:pPr>
            <w:r w:rsidRPr="00621E63">
              <w:t>TBL#</w:t>
            </w:r>
          </w:p>
        </w:tc>
        <w:tc>
          <w:tcPr>
            <w:tcW w:w="2861" w:type="dxa"/>
            <w:shd w:val="clear" w:color="auto" w:fill="D9D9D9"/>
          </w:tcPr>
          <w:p w14:paraId="131D21AB" w14:textId="77777777" w:rsidR="00B11855" w:rsidRPr="00621E63" w:rsidRDefault="003D003E" w:rsidP="00F7428B">
            <w:pPr>
              <w:pStyle w:val="TableEntryHeader"/>
            </w:pPr>
            <w:r w:rsidRPr="00621E63">
              <w:t>COMPONENT NAME</w:t>
            </w:r>
          </w:p>
        </w:tc>
      </w:tr>
      <w:tr w:rsidR="00C40FD5" w:rsidRPr="00621E63" w14:paraId="2C0657EE" w14:textId="77777777" w:rsidTr="006C0E8E">
        <w:trPr>
          <w:cantSplit/>
          <w:jc w:val="center"/>
        </w:trPr>
        <w:tc>
          <w:tcPr>
            <w:tcW w:w="1132" w:type="dxa"/>
            <w:shd w:val="clear" w:color="auto" w:fill="auto"/>
          </w:tcPr>
          <w:p w14:paraId="4AA66EDE" w14:textId="77777777" w:rsidR="00B11855" w:rsidRPr="00621E63" w:rsidRDefault="003D003E" w:rsidP="00F7428B">
            <w:pPr>
              <w:pStyle w:val="TableEntry"/>
              <w:keepNext/>
            </w:pPr>
            <w:r w:rsidRPr="00621E63">
              <w:t>1</w:t>
            </w:r>
          </w:p>
        </w:tc>
        <w:tc>
          <w:tcPr>
            <w:tcW w:w="887" w:type="dxa"/>
            <w:shd w:val="clear" w:color="auto" w:fill="auto"/>
          </w:tcPr>
          <w:p w14:paraId="6DF807AC" w14:textId="77777777" w:rsidR="00B11855" w:rsidRPr="00621E63" w:rsidRDefault="003D003E" w:rsidP="00F7428B">
            <w:pPr>
              <w:pStyle w:val="TableEntry"/>
              <w:keepNext/>
            </w:pPr>
            <w:r w:rsidRPr="00621E63">
              <w:t>199</w:t>
            </w:r>
          </w:p>
        </w:tc>
        <w:tc>
          <w:tcPr>
            <w:tcW w:w="720" w:type="dxa"/>
            <w:shd w:val="clear" w:color="auto" w:fill="auto"/>
          </w:tcPr>
          <w:p w14:paraId="5F4B4732" w14:textId="77777777" w:rsidR="00B11855" w:rsidRPr="00621E63" w:rsidRDefault="003D003E" w:rsidP="00F7428B">
            <w:pPr>
              <w:pStyle w:val="TableEntry"/>
              <w:keepNext/>
            </w:pPr>
            <w:r w:rsidRPr="00621E63">
              <w:t>ST</w:t>
            </w:r>
          </w:p>
        </w:tc>
        <w:tc>
          <w:tcPr>
            <w:tcW w:w="932" w:type="dxa"/>
            <w:shd w:val="clear" w:color="auto" w:fill="auto"/>
          </w:tcPr>
          <w:p w14:paraId="65F730CA" w14:textId="77777777" w:rsidR="00B11855" w:rsidRPr="00621E63" w:rsidRDefault="003D003E" w:rsidP="00F7428B">
            <w:pPr>
              <w:pStyle w:val="TableEntry"/>
              <w:keepNext/>
            </w:pPr>
            <w:r w:rsidRPr="00621E63">
              <w:t>R</w:t>
            </w:r>
          </w:p>
        </w:tc>
        <w:tc>
          <w:tcPr>
            <w:tcW w:w="990" w:type="dxa"/>
            <w:shd w:val="clear" w:color="auto" w:fill="auto"/>
          </w:tcPr>
          <w:p w14:paraId="5717973D" w14:textId="77777777" w:rsidR="00B11855" w:rsidRPr="00621E63" w:rsidRDefault="00B11855" w:rsidP="00F7428B">
            <w:pPr>
              <w:pStyle w:val="TableEntry"/>
              <w:keepNext/>
            </w:pPr>
          </w:p>
        </w:tc>
        <w:tc>
          <w:tcPr>
            <w:tcW w:w="2861" w:type="dxa"/>
            <w:shd w:val="clear" w:color="auto" w:fill="auto"/>
          </w:tcPr>
          <w:p w14:paraId="3F11E18B" w14:textId="77777777" w:rsidR="00B11855" w:rsidRPr="00621E63" w:rsidRDefault="003D003E" w:rsidP="00F7428B">
            <w:pPr>
              <w:pStyle w:val="TableEntry"/>
              <w:keepNext/>
            </w:pPr>
            <w:r w:rsidRPr="00621E63">
              <w:t>Entity Identifier</w:t>
            </w:r>
          </w:p>
        </w:tc>
      </w:tr>
      <w:tr w:rsidR="00C40FD5" w:rsidRPr="00621E63" w14:paraId="71BA9260" w14:textId="77777777" w:rsidTr="006C0E8E">
        <w:trPr>
          <w:cantSplit/>
          <w:jc w:val="center"/>
        </w:trPr>
        <w:tc>
          <w:tcPr>
            <w:tcW w:w="1132" w:type="dxa"/>
            <w:shd w:val="clear" w:color="auto" w:fill="auto"/>
          </w:tcPr>
          <w:p w14:paraId="0A68156A" w14:textId="77777777" w:rsidR="00B11855" w:rsidRPr="00621E63" w:rsidRDefault="003D003E" w:rsidP="00F7428B">
            <w:pPr>
              <w:pStyle w:val="TableEntry"/>
              <w:keepNext/>
            </w:pPr>
            <w:r w:rsidRPr="00621E63">
              <w:t>2</w:t>
            </w:r>
          </w:p>
        </w:tc>
        <w:tc>
          <w:tcPr>
            <w:tcW w:w="887" w:type="dxa"/>
            <w:shd w:val="clear" w:color="auto" w:fill="auto"/>
          </w:tcPr>
          <w:p w14:paraId="560A2FB7" w14:textId="77777777" w:rsidR="00B11855" w:rsidRPr="00621E63" w:rsidRDefault="003D003E" w:rsidP="00F7428B">
            <w:pPr>
              <w:pStyle w:val="TableEntry"/>
              <w:keepNext/>
            </w:pPr>
            <w:r w:rsidRPr="00621E63">
              <w:t>20</w:t>
            </w:r>
          </w:p>
        </w:tc>
        <w:tc>
          <w:tcPr>
            <w:tcW w:w="720" w:type="dxa"/>
            <w:shd w:val="clear" w:color="auto" w:fill="auto"/>
          </w:tcPr>
          <w:p w14:paraId="5FD55FC3" w14:textId="77777777" w:rsidR="00B11855" w:rsidRPr="00621E63" w:rsidRDefault="003D003E" w:rsidP="00F7428B">
            <w:pPr>
              <w:pStyle w:val="TableEntry"/>
              <w:keepNext/>
            </w:pPr>
            <w:r w:rsidRPr="00621E63">
              <w:t>IS</w:t>
            </w:r>
          </w:p>
        </w:tc>
        <w:tc>
          <w:tcPr>
            <w:tcW w:w="932" w:type="dxa"/>
            <w:shd w:val="clear" w:color="auto" w:fill="auto"/>
          </w:tcPr>
          <w:p w14:paraId="17C7A557" w14:textId="77777777" w:rsidR="00B11855" w:rsidRPr="00621E63" w:rsidRDefault="003D003E" w:rsidP="00F7428B">
            <w:pPr>
              <w:pStyle w:val="TableEntry"/>
              <w:keepNext/>
            </w:pPr>
            <w:r w:rsidRPr="00621E63">
              <w:t>RE</w:t>
            </w:r>
          </w:p>
        </w:tc>
        <w:tc>
          <w:tcPr>
            <w:tcW w:w="990" w:type="dxa"/>
            <w:shd w:val="clear" w:color="auto" w:fill="auto"/>
          </w:tcPr>
          <w:p w14:paraId="611ECADA" w14:textId="77777777" w:rsidR="00B11855" w:rsidRPr="00621E63" w:rsidRDefault="003D003E" w:rsidP="00F7428B">
            <w:pPr>
              <w:pStyle w:val="TableEntry"/>
              <w:keepNext/>
            </w:pPr>
            <w:r w:rsidRPr="00621E63">
              <w:t>0363</w:t>
            </w:r>
          </w:p>
        </w:tc>
        <w:tc>
          <w:tcPr>
            <w:tcW w:w="2861" w:type="dxa"/>
            <w:shd w:val="clear" w:color="auto" w:fill="auto"/>
          </w:tcPr>
          <w:p w14:paraId="7558FBA3" w14:textId="77777777" w:rsidR="00B11855" w:rsidRPr="00621E63" w:rsidRDefault="003D003E" w:rsidP="00F7428B">
            <w:pPr>
              <w:pStyle w:val="TableEntry"/>
              <w:keepNext/>
            </w:pPr>
            <w:r w:rsidRPr="00621E63">
              <w:t>Namespace ID</w:t>
            </w:r>
          </w:p>
        </w:tc>
      </w:tr>
      <w:tr w:rsidR="00C40FD5" w:rsidRPr="00621E63" w14:paraId="0490F071" w14:textId="77777777" w:rsidTr="006C0E8E">
        <w:trPr>
          <w:cantSplit/>
          <w:jc w:val="center"/>
        </w:trPr>
        <w:tc>
          <w:tcPr>
            <w:tcW w:w="1132" w:type="dxa"/>
            <w:shd w:val="clear" w:color="auto" w:fill="auto"/>
          </w:tcPr>
          <w:p w14:paraId="1D8E57F3" w14:textId="77777777" w:rsidR="00B11855" w:rsidRPr="00621E63" w:rsidRDefault="003D003E" w:rsidP="00F7428B">
            <w:pPr>
              <w:pStyle w:val="TableEntry"/>
              <w:keepNext/>
            </w:pPr>
            <w:r w:rsidRPr="00621E63">
              <w:t>3</w:t>
            </w:r>
          </w:p>
        </w:tc>
        <w:tc>
          <w:tcPr>
            <w:tcW w:w="887" w:type="dxa"/>
            <w:shd w:val="clear" w:color="auto" w:fill="auto"/>
          </w:tcPr>
          <w:p w14:paraId="78D0CE7B" w14:textId="77777777" w:rsidR="00B11855" w:rsidRPr="00621E63" w:rsidRDefault="003D003E" w:rsidP="00F7428B">
            <w:pPr>
              <w:pStyle w:val="TableEntry"/>
              <w:keepNext/>
            </w:pPr>
            <w:r w:rsidRPr="00621E63">
              <w:t>199</w:t>
            </w:r>
          </w:p>
        </w:tc>
        <w:tc>
          <w:tcPr>
            <w:tcW w:w="720" w:type="dxa"/>
            <w:shd w:val="clear" w:color="auto" w:fill="auto"/>
          </w:tcPr>
          <w:p w14:paraId="7D8E3047" w14:textId="77777777" w:rsidR="00B11855" w:rsidRPr="00621E63" w:rsidRDefault="003D003E" w:rsidP="00F7428B">
            <w:pPr>
              <w:pStyle w:val="TableEntry"/>
              <w:keepNext/>
            </w:pPr>
            <w:r w:rsidRPr="00621E63">
              <w:t>ST</w:t>
            </w:r>
          </w:p>
        </w:tc>
        <w:tc>
          <w:tcPr>
            <w:tcW w:w="932" w:type="dxa"/>
            <w:shd w:val="clear" w:color="auto" w:fill="auto"/>
          </w:tcPr>
          <w:p w14:paraId="52DF0DB3" w14:textId="77777777" w:rsidR="00B11855" w:rsidRPr="00621E63" w:rsidRDefault="003D003E" w:rsidP="00F7428B">
            <w:pPr>
              <w:pStyle w:val="TableEntry"/>
              <w:keepNext/>
            </w:pPr>
            <w:r w:rsidRPr="00621E63">
              <w:t>C</w:t>
            </w:r>
          </w:p>
        </w:tc>
        <w:tc>
          <w:tcPr>
            <w:tcW w:w="990" w:type="dxa"/>
            <w:shd w:val="clear" w:color="auto" w:fill="auto"/>
          </w:tcPr>
          <w:p w14:paraId="521D7A3F" w14:textId="77777777" w:rsidR="00B11855" w:rsidRPr="00621E63" w:rsidRDefault="00B11855" w:rsidP="00F7428B">
            <w:pPr>
              <w:pStyle w:val="TableEntry"/>
              <w:keepNext/>
            </w:pPr>
          </w:p>
        </w:tc>
        <w:tc>
          <w:tcPr>
            <w:tcW w:w="2861" w:type="dxa"/>
            <w:shd w:val="clear" w:color="auto" w:fill="auto"/>
          </w:tcPr>
          <w:p w14:paraId="4FE7A425" w14:textId="77777777" w:rsidR="00B11855" w:rsidRPr="00621E63" w:rsidRDefault="003D003E" w:rsidP="00F7428B">
            <w:pPr>
              <w:pStyle w:val="TableEntry"/>
              <w:keepNext/>
            </w:pPr>
            <w:r w:rsidRPr="00621E63">
              <w:t>Universal ID</w:t>
            </w:r>
          </w:p>
        </w:tc>
      </w:tr>
      <w:tr w:rsidR="00C40FD5" w:rsidRPr="00621E63" w14:paraId="0B415F93" w14:textId="77777777" w:rsidTr="006C0E8E">
        <w:trPr>
          <w:cantSplit/>
          <w:jc w:val="center"/>
        </w:trPr>
        <w:tc>
          <w:tcPr>
            <w:tcW w:w="1132" w:type="dxa"/>
            <w:shd w:val="clear" w:color="auto" w:fill="auto"/>
          </w:tcPr>
          <w:p w14:paraId="4764E017" w14:textId="77777777" w:rsidR="00B11855" w:rsidRPr="00621E63" w:rsidRDefault="003D003E" w:rsidP="00F7428B">
            <w:pPr>
              <w:pStyle w:val="TableEntry"/>
              <w:keepNext/>
            </w:pPr>
            <w:r w:rsidRPr="00621E63">
              <w:t>4</w:t>
            </w:r>
          </w:p>
        </w:tc>
        <w:tc>
          <w:tcPr>
            <w:tcW w:w="887" w:type="dxa"/>
            <w:shd w:val="clear" w:color="auto" w:fill="auto"/>
          </w:tcPr>
          <w:p w14:paraId="03F59F50" w14:textId="77777777" w:rsidR="00B11855" w:rsidRPr="00621E63" w:rsidRDefault="003D003E" w:rsidP="00F7428B">
            <w:pPr>
              <w:pStyle w:val="TableEntry"/>
              <w:keepNext/>
            </w:pPr>
            <w:r w:rsidRPr="00621E63">
              <w:t>6</w:t>
            </w:r>
          </w:p>
        </w:tc>
        <w:tc>
          <w:tcPr>
            <w:tcW w:w="720" w:type="dxa"/>
            <w:shd w:val="clear" w:color="auto" w:fill="auto"/>
          </w:tcPr>
          <w:p w14:paraId="00ED6216" w14:textId="77777777" w:rsidR="00B11855" w:rsidRPr="00621E63" w:rsidRDefault="003D003E" w:rsidP="00F7428B">
            <w:pPr>
              <w:pStyle w:val="TableEntry"/>
              <w:keepNext/>
            </w:pPr>
            <w:r w:rsidRPr="00621E63">
              <w:t>ID</w:t>
            </w:r>
          </w:p>
        </w:tc>
        <w:tc>
          <w:tcPr>
            <w:tcW w:w="932" w:type="dxa"/>
            <w:shd w:val="clear" w:color="auto" w:fill="auto"/>
          </w:tcPr>
          <w:p w14:paraId="2DD884F0" w14:textId="77777777" w:rsidR="00B11855" w:rsidRPr="00621E63" w:rsidRDefault="003D003E" w:rsidP="00F7428B">
            <w:pPr>
              <w:pStyle w:val="TableEntry"/>
              <w:keepNext/>
            </w:pPr>
            <w:r w:rsidRPr="00621E63">
              <w:t>C</w:t>
            </w:r>
          </w:p>
        </w:tc>
        <w:tc>
          <w:tcPr>
            <w:tcW w:w="990" w:type="dxa"/>
            <w:shd w:val="clear" w:color="auto" w:fill="auto"/>
          </w:tcPr>
          <w:p w14:paraId="6670C5B3" w14:textId="77777777" w:rsidR="00B11855" w:rsidRPr="00621E63" w:rsidRDefault="003D003E" w:rsidP="00F7428B">
            <w:pPr>
              <w:pStyle w:val="TableEntry"/>
              <w:keepNext/>
            </w:pPr>
            <w:r w:rsidRPr="00621E63">
              <w:t>0301</w:t>
            </w:r>
          </w:p>
        </w:tc>
        <w:tc>
          <w:tcPr>
            <w:tcW w:w="2861" w:type="dxa"/>
            <w:shd w:val="clear" w:color="auto" w:fill="auto"/>
          </w:tcPr>
          <w:p w14:paraId="0F5D598E" w14:textId="77777777" w:rsidR="00B11855" w:rsidRPr="00621E63" w:rsidRDefault="003D003E" w:rsidP="00F7428B">
            <w:pPr>
              <w:pStyle w:val="TableEntry"/>
              <w:keepNext/>
            </w:pPr>
            <w:r w:rsidRPr="00621E63">
              <w:t>Universal ID Type</w:t>
            </w:r>
          </w:p>
        </w:tc>
      </w:tr>
    </w:tbl>
    <w:p w14:paraId="5D41BC90" w14:textId="77777777" w:rsidR="00FE1495" w:rsidRPr="00621E63" w:rsidRDefault="00FE1495" w:rsidP="0034511D">
      <w:pPr>
        <w:pStyle w:val="BodyText"/>
      </w:pPr>
    </w:p>
    <w:p w14:paraId="65FC4CB6" w14:textId="77777777" w:rsidR="00B11855" w:rsidRPr="00621E63" w:rsidRDefault="003D003E" w:rsidP="00CF5627">
      <w:pPr>
        <w:pStyle w:val="BodyText"/>
        <w:ind w:left="720"/>
      </w:pPr>
      <w:r w:rsidRPr="00621E63">
        <w:rPr>
          <w:b/>
        </w:rPr>
        <w:t>Example 1:</w:t>
      </w:r>
      <w:r w:rsidRPr="00621E63">
        <w:rPr>
          <w:b/>
        </w:rPr>
        <w:tab/>
        <w:t>EUI-64</w:t>
      </w:r>
    </w:p>
    <w:p w14:paraId="1B17D8CE" w14:textId="77777777" w:rsidR="00B11855" w:rsidRPr="00621E63" w:rsidRDefault="003D003E" w:rsidP="00CF5627">
      <w:pPr>
        <w:pStyle w:val="HL7FieldIndent2"/>
        <w:rPr>
          <w:noProof w:val="0"/>
        </w:rPr>
      </w:pPr>
      <w:r w:rsidRPr="00621E63">
        <w:rPr>
          <w:noProof w:val="0"/>
        </w:rPr>
        <w:t>This is the preferred and most concise representation of an EUI-64.</w:t>
      </w:r>
    </w:p>
    <w:p w14:paraId="7CE525E2" w14:textId="77777777" w:rsidR="009D16B6" w:rsidRPr="00621E63" w:rsidRDefault="009D16B6" w:rsidP="001466DF">
      <w:pPr>
        <w:pStyle w:val="HL7FieldIndent2"/>
        <w:rPr>
          <w:noProof w:val="0"/>
        </w:rPr>
      </w:pPr>
    </w:p>
    <w:p w14:paraId="7DEB4124" w14:textId="77777777" w:rsidR="00B11855" w:rsidRPr="00621E63" w:rsidRDefault="003D003E" w:rsidP="009D16B6">
      <w:pPr>
        <w:pStyle w:val="ExampleValue"/>
        <w:rPr>
          <w:noProof w:val="0"/>
        </w:rPr>
      </w:pPr>
      <w:r w:rsidRPr="00621E63">
        <w:rPr>
          <w:noProof w:val="0"/>
        </w:rPr>
        <w:t>|0123456789ABCDEF^^0123456789ABCDEF^EUI-64|</w:t>
      </w:r>
    </w:p>
    <w:p w14:paraId="452EED9A" w14:textId="77777777" w:rsidR="00B11855" w:rsidRPr="00621E63" w:rsidRDefault="003D003E" w:rsidP="00CF5627">
      <w:pPr>
        <w:pStyle w:val="BodyText"/>
        <w:ind w:left="720"/>
        <w:rPr>
          <w:bCs/>
        </w:rPr>
      </w:pPr>
      <w:r w:rsidRPr="00621E63">
        <w:rPr>
          <w:b/>
          <w:bCs/>
        </w:rPr>
        <w:t xml:space="preserve">Example </w:t>
      </w:r>
      <w:r w:rsidR="006C4608" w:rsidRPr="00621E63">
        <w:rPr>
          <w:b/>
          <w:bCs/>
        </w:rPr>
        <w:t>2</w:t>
      </w:r>
      <w:r w:rsidRPr="00621E63">
        <w:rPr>
          <w:b/>
          <w:bCs/>
        </w:rPr>
        <w:t>: Vendor-specific identifier string in OBX-18.1</w:t>
      </w:r>
    </w:p>
    <w:p w14:paraId="345DF999" w14:textId="1D86CCC9" w:rsidR="00B11855" w:rsidRPr="00621E63" w:rsidRDefault="003C5B97" w:rsidP="001466DF">
      <w:pPr>
        <w:pStyle w:val="HL7FieldIndent2"/>
        <w:rPr>
          <w:noProof w:val="0"/>
        </w:rPr>
      </w:pPr>
      <w:r w:rsidRPr="00621E63">
        <w:rPr>
          <w:noProof w:val="0"/>
        </w:rPr>
        <w:t xml:space="preserve">The EUI-64 form of identifier discussed above is required in production environments. In debug and test environments the following form of identifier is acceptable, and it may also be used if desired in addition to EUI-64 as a repeat of this field since OBX-18 is repeatable. </w:t>
      </w:r>
      <w:r w:rsidR="003D003E" w:rsidRPr="00621E63">
        <w:rPr>
          <w:noProof w:val="0"/>
        </w:rPr>
        <w:t xml:space="preserve">All four OBX-18 components may be used to indicate a vendor-specific identifier string plus an identifier from </w:t>
      </w:r>
      <w:r w:rsidR="006D613E" w:rsidRPr="00621E63">
        <w:rPr>
          <w:noProof w:val="0"/>
        </w:rPr>
        <w:t>HL7</w:t>
      </w:r>
      <w:r w:rsidR="00995105" w:rsidRPr="00621E63">
        <w:rPr>
          <w:noProof w:val="0"/>
        </w:rPr>
        <w:t xml:space="preserve"> </w:t>
      </w:r>
      <w:r w:rsidR="003D003E" w:rsidRPr="00621E63">
        <w:rPr>
          <w:noProof w:val="0"/>
        </w:rPr>
        <w:t>Table 0301 - Universal ID type. Here EI-1 (Entity Identifier is the serial number of the equipment, EI-2 (Namespace ID) identifies the equipment model, EI-3 (Universal ID) identifies the manufacturer using a DNS domain name under the control of the manufacturer, and EI-4 (Universal ID Type) identifies the type of Universal ID contained in EI-3.</w:t>
      </w:r>
    </w:p>
    <w:p w14:paraId="143D3575" w14:textId="77777777" w:rsidR="00B11855" w:rsidRPr="00621E63" w:rsidRDefault="00B11855" w:rsidP="009D16B6">
      <w:pPr>
        <w:pStyle w:val="ExampleValue"/>
        <w:rPr>
          <w:noProof w:val="0"/>
        </w:rPr>
      </w:pPr>
    </w:p>
    <w:p w14:paraId="0B3878F0" w14:textId="77777777" w:rsidR="00B11855" w:rsidRPr="00621E63" w:rsidRDefault="003D003E" w:rsidP="009D16B6">
      <w:pPr>
        <w:pStyle w:val="ExampleValue"/>
        <w:rPr>
          <w:noProof w:val="0"/>
        </w:rPr>
      </w:pPr>
      <w:r w:rsidRPr="00621E63">
        <w:rPr>
          <w:noProof w:val="0"/>
        </w:rPr>
        <w:t>|123456^ICU_MONITOR^megacorp.com^DNS|.</w:t>
      </w:r>
    </w:p>
    <w:p w14:paraId="108441D8" w14:textId="77777777" w:rsidR="00B11855" w:rsidRPr="00621E63" w:rsidRDefault="00B11855" w:rsidP="009D16B6">
      <w:pPr>
        <w:pStyle w:val="ExampleValue"/>
        <w:rPr>
          <w:noProof w:val="0"/>
        </w:rPr>
      </w:pPr>
    </w:p>
    <w:p w14:paraId="3CDEA6DA" w14:textId="5492695A" w:rsidR="00B11855" w:rsidRPr="00621E63" w:rsidRDefault="003D003E" w:rsidP="001466DF">
      <w:pPr>
        <w:pStyle w:val="HL7FieldIndent2"/>
        <w:rPr>
          <w:noProof w:val="0"/>
        </w:rPr>
      </w:pPr>
      <w:r w:rsidRPr="00621E63">
        <w:rPr>
          <w:noProof w:val="0"/>
        </w:rPr>
        <w:t>See the discussion of the EI data type in Appendix C.5 for further details and examples.</w:t>
      </w:r>
    </w:p>
    <w:p w14:paraId="44B3D98E" w14:textId="77777777" w:rsidR="00B11855" w:rsidRPr="00621E63" w:rsidRDefault="003D003E" w:rsidP="001422D4">
      <w:pPr>
        <w:pStyle w:val="HL7Field"/>
      </w:pPr>
      <w:r w:rsidRPr="00621E63">
        <w:t>OBX-19   Date/Time of the Analysis</w:t>
      </w:r>
    </w:p>
    <w:p w14:paraId="42ADE6B1" w14:textId="77777777" w:rsidR="00B11855" w:rsidRPr="00621E63" w:rsidRDefault="003D003E" w:rsidP="001466DF">
      <w:pPr>
        <w:pStyle w:val="HL7FieldIndent2"/>
        <w:rPr>
          <w:noProof w:val="0"/>
        </w:rPr>
      </w:pPr>
      <w:r w:rsidRPr="00621E63">
        <w:rPr>
          <w:noProof w:val="0"/>
        </w:rPr>
        <w:t>Conditional Predicate: May be used if duplicate of OBX-14 is needed in this field by receiving system.</w:t>
      </w:r>
    </w:p>
    <w:p w14:paraId="2477E06E" w14:textId="77777777" w:rsidR="00B11855" w:rsidRPr="00621E63" w:rsidRDefault="003D003E" w:rsidP="001466DF">
      <w:pPr>
        <w:pStyle w:val="HL7FieldIndent2"/>
        <w:rPr>
          <w:noProof w:val="0"/>
        </w:rPr>
      </w:pPr>
      <w:r w:rsidRPr="00621E63">
        <w:rPr>
          <w:noProof w:val="0"/>
        </w:rPr>
        <w:lastRenderedPageBreak/>
        <w:t>For the PCD TF use OBX-14 preferentially if device time is relevant. Information in OBX-14 may be duplicated here if local needs dictate.</w:t>
      </w:r>
    </w:p>
    <w:p w14:paraId="25E9A46B" w14:textId="77777777" w:rsidR="00B11855" w:rsidRPr="00621E63" w:rsidRDefault="003D003E" w:rsidP="001422D4">
      <w:pPr>
        <w:pStyle w:val="HL7Field"/>
      </w:pPr>
      <w:r w:rsidRPr="00621E63">
        <w:t>OBX-20   Observation Site</w:t>
      </w:r>
    </w:p>
    <w:p w14:paraId="0F556927" w14:textId="77777777" w:rsidR="00B11855" w:rsidRPr="00621E63" w:rsidRDefault="003D003E" w:rsidP="009D16B6">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5AAFAD32" w14:textId="77777777" w:rsidR="00B11855" w:rsidRPr="00621E63" w:rsidRDefault="003D003E" w:rsidP="001466DF">
      <w:pPr>
        <w:pStyle w:val="HL7FieldIndent2"/>
        <w:rPr>
          <w:noProof w:val="0"/>
        </w:rPr>
      </w:pPr>
      <w:r w:rsidRPr="00621E63">
        <w:rPr>
          <w:noProof w:val="0"/>
        </w:rPr>
        <w:t xml:space="preserve">Definition: This field typically contains the body site(s) where the measurement being reported was obtained. This field should not be used for a specimen source or specimen collection site. </w:t>
      </w:r>
    </w:p>
    <w:p w14:paraId="20944191" w14:textId="77777777" w:rsidR="00B11855" w:rsidRPr="00621E63" w:rsidRDefault="003D003E" w:rsidP="001466DF">
      <w:pPr>
        <w:pStyle w:val="HL7FieldIndent2"/>
        <w:rPr>
          <w:noProof w:val="0"/>
        </w:rPr>
      </w:pPr>
      <w:r w:rsidRPr="00621E63">
        <w:rPr>
          <w:noProof w:val="0"/>
        </w:rPr>
        <w:t xml:space="preserve">This information is of particular importance if the clinical meaning of a value is modified either directly by the site (for example, is the temperature central or peripheral?) or if the site of one measurement impacts the value of another measurement (for example, is the finger SpO2 probe on the same arm as the NIBP cuff?). In most cases these observations are performed directly upon the patient and do not involve a specimen. </w:t>
      </w:r>
    </w:p>
    <w:p w14:paraId="72A40874" w14:textId="3C9FAC0F" w:rsidR="00B11855" w:rsidRPr="00621E63" w:rsidRDefault="003D003E" w:rsidP="001466DF">
      <w:pPr>
        <w:pStyle w:val="HL7FieldIndent2"/>
        <w:rPr>
          <w:noProof w:val="0"/>
        </w:rPr>
      </w:pPr>
      <w:r w:rsidRPr="00621E63">
        <w:rPr>
          <w:noProof w:val="0"/>
        </w:rPr>
        <w:t xml:space="preserve">Any nationally recognized coding system might be used for this field including SNOMED or MDC; </w:t>
      </w:r>
      <w:r w:rsidR="0028379E" w:rsidRPr="00621E63">
        <w:rPr>
          <w:noProof w:val="0"/>
        </w:rPr>
        <w:t>alternatively,</w:t>
      </w:r>
      <w:r w:rsidRPr="00621E63">
        <w:rPr>
          <w:noProof w:val="0"/>
        </w:rPr>
        <w:t xml:space="preserve"> the </w:t>
      </w:r>
      <w:r w:rsidR="006D613E" w:rsidRPr="00621E63">
        <w:rPr>
          <w:noProof w:val="0"/>
        </w:rPr>
        <w:t>HL7</w:t>
      </w:r>
      <w:r w:rsidR="00995105" w:rsidRPr="00621E63">
        <w:rPr>
          <w:noProof w:val="0"/>
        </w:rPr>
        <w:t xml:space="preserve"> </w:t>
      </w:r>
      <w:r w:rsidRPr="00621E63">
        <w:rPr>
          <w:noProof w:val="0"/>
        </w:rPr>
        <w:t>Table 0163 may be used. Veterinary medicine may choose the tables supported for the components of this field as decided by their industry.</w:t>
      </w:r>
    </w:p>
    <w:p w14:paraId="19E52D80" w14:textId="3A23851C" w:rsidR="00A32D52" w:rsidRPr="00621E63" w:rsidRDefault="00D53FC4" w:rsidP="00D53FC4">
      <w:pPr>
        <w:pStyle w:val="Heading3"/>
        <w:numPr>
          <w:ilvl w:val="0"/>
          <w:numId w:val="0"/>
        </w:numPr>
        <w:rPr>
          <w:noProof w:val="0"/>
        </w:rPr>
        <w:pPrChange w:id="2358" w:author="Mary Jungers" w:date="2019-11-13T19:03:00Z">
          <w:pPr>
            <w:pStyle w:val="AppendixHeading3"/>
          </w:pPr>
        </w:pPrChange>
      </w:pPr>
      <w:bookmarkStart w:id="2359" w:name="_Toc401769863"/>
      <w:bookmarkStart w:id="2360" w:name="_Ref429943940"/>
      <w:bookmarkStart w:id="2361" w:name="_Ref429943954"/>
      <w:bookmarkStart w:id="2362" w:name="_Ref429944113"/>
      <w:bookmarkStart w:id="2363" w:name="_Ref429944139"/>
      <w:bookmarkStart w:id="2364" w:name="_Ref429944639"/>
      <w:bookmarkStart w:id="2365" w:name="_Ref429944659"/>
      <w:bookmarkStart w:id="2366" w:name="_Toc24650523"/>
      <w:ins w:id="2367" w:author="Mary Jungers" w:date="2019-11-13T19:03:00Z">
        <w:r w:rsidRPr="00621E63">
          <w:rPr>
            <w:noProof w:val="0"/>
          </w:rPr>
          <w:t xml:space="preserve">B.8.7 </w:t>
        </w:r>
      </w:ins>
      <w:r w:rsidR="00A32D52" w:rsidRPr="00621E63">
        <w:rPr>
          <w:noProof w:val="0"/>
        </w:rPr>
        <w:t>Time Stamps and Time Synchronization</w:t>
      </w:r>
      <w:bookmarkEnd w:id="2359"/>
      <w:bookmarkEnd w:id="2360"/>
      <w:bookmarkEnd w:id="2361"/>
      <w:bookmarkEnd w:id="2362"/>
      <w:bookmarkEnd w:id="2363"/>
      <w:bookmarkEnd w:id="2364"/>
      <w:bookmarkEnd w:id="2365"/>
      <w:bookmarkEnd w:id="2366"/>
    </w:p>
    <w:p w14:paraId="080F3596" w14:textId="77777777" w:rsidR="00A32D52" w:rsidRPr="00621E63" w:rsidRDefault="00A32D52" w:rsidP="00A32D52">
      <w:pPr>
        <w:pStyle w:val="BodyText"/>
      </w:pPr>
      <w:r w:rsidRPr="00621E63">
        <w:t xml:space="preserve">Medical device data observations conveyed by the IHE PCD DEC Technical Frameworks should where feasible use ‘consistent time’ for MSH-7, OBR-7, OBR-8 and OBX-14, where ‘consistent time’ is based on a known reference time source such as NTP or similar service. Since medical devices may use local clocks that are not synchronized to ‘consistent time’, a standardized representation for disclosing how the device time(s) were mapped to ‘consistent time’ is required to provide traceability between the two. </w:t>
      </w:r>
    </w:p>
    <w:p w14:paraId="4A8763CE" w14:textId="77777777" w:rsidR="009A35CA" w:rsidRPr="00621E63" w:rsidRDefault="00A32D52" w:rsidP="00A32D52">
      <w:pPr>
        <w:pStyle w:val="BodyText"/>
      </w:pPr>
      <w:r w:rsidRPr="00621E63">
        <w:t>In order to facilitate the correlation of transmitted observations, each observation should contain a time stamp from a consistent, isochronous time-base, either by default reference to [OBR-7, OBR-8) or by an overriding value in OBX-14. Since many medical devices have only a sense of local time, and this local time may not be equivalent to the local time of the DOR, it is a responsibility of the DOR to ensure the reported times within an Observation Result message are consistent. This means that all observation times reported SHOULD be UTC, as indicated by including a time zone offset of +0000, but it is permissible to use local time with the required correct time zone offset included in the timestamp representation since this can readily be converted to UTC whatever the time zone of the receiving system. In order to preserve the original time marking provided by the device, the Observation Result message SHALL contain a synchronization time element such as MDC_ATTR_TIME_ABS at the Medical Device System level which discloses the device’s notion of time, as described in the following table. The DOR SHALL use this device time as the basis for correcting the timestamps from the device (for example, for OBX-14) to the DOR’s ‘consistent time’.</w:t>
      </w:r>
    </w:p>
    <w:p w14:paraId="1346DF8B" w14:textId="77777777" w:rsidR="00A32D52" w:rsidRPr="00621E63" w:rsidRDefault="00A32D52" w:rsidP="00264692">
      <w:pPr>
        <w:pStyle w:val="BodyText"/>
      </w:pPr>
    </w:p>
    <w:tbl>
      <w:tblPr>
        <w:tblW w:w="9691"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14" w:type="dxa"/>
        </w:tblCellMar>
        <w:tblLook w:val="0000" w:firstRow="0" w:lastRow="0" w:firstColumn="0" w:lastColumn="0" w:noHBand="0" w:noVBand="0"/>
      </w:tblPr>
      <w:tblGrid>
        <w:gridCol w:w="203"/>
        <w:gridCol w:w="104"/>
        <w:gridCol w:w="208"/>
        <w:gridCol w:w="106"/>
        <w:gridCol w:w="207"/>
        <w:gridCol w:w="93"/>
        <w:gridCol w:w="220"/>
        <w:gridCol w:w="77"/>
        <w:gridCol w:w="1404"/>
        <w:gridCol w:w="6349"/>
        <w:gridCol w:w="720"/>
      </w:tblGrid>
      <w:tr w:rsidR="00A32D52" w:rsidRPr="00621E63" w14:paraId="13C59E78" w14:textId="77777777" w:rsidTr="00A32D52">
        <w:trPr>
          <w:tblHeader/>
        </w:trPr>
        <w:tc>
          <w:tcPr>
            <w:tcW w:w="203" w:type="dxa"/>
            <w:tcBorders>
              <w:top w:val="nil"/>
              <w:left w:val="nil"/>
              <w:bottom w:val="single" w:sz="8" w:space="0" w:color="auto"/>
              <w:right w:val="nil"/>
            </w:tcBorders>
          </w:tcPr>
          <w:p w14:paraId="20FA8774" w14:textId="77777777" w:rsidR="00A32D52" w:rsidRPr="00621E63" w:rsidRDefault="00A32D52" w:rsidP="00A32D52">
            <w:pPr>
              <w:rPr>
                <w:rFonts w:ascii="Verdana" w:hAnsi="Verdana"/>
                <w:sz w:val="16"/>
                <w:szCs w:val="16"/>
              </w:rPr>
            </w:pPr>
          </w:p>
        </w:tc>
        <w:tc>
          <w:tcPr>
            <w:tcW w:w="104" w:type="dxa"/>
            <w:tcBorders>
              <w:top w:val="nil"/>
              <w:left w:val="nil"/>
              <w:bottom w:val="nil"/>
              <w:right w:val="nil"/>
            </w:tcBorders>
          </w:tcPr>
          <w:p w14:paraId="462B2A35" w14:textId="77777777" w:rsidR="00A32D52" w:rsidRPr="00621E63" w:rsidRDefault="00A32D52" w:rsidP="00A32D52">
            <w:pPr>
              <w:rPr>
                <w:rFonts w:ascii="Verdana" w:hAnsi="Verdana"/>
                <w:sz w:val="16"/>
                <w:szCs w:val="16"/>
              </w:rPr>
            </w:pPr>
          </w:p>
        </w:tc>
        <w:tc>
          <w:tcPr>
            <w:tcW w:w="208" w:type="dxa"/>
            <w:tcBorders>
              <w:top w:val="nil"/>
              <w:left w:val="nil"/>
              <w:bottom w:val="nil"/>
              <w:right w:val="nil"/>
            </w:tcBorders>
          </w:tcPr>
          <w:p w14:paraId="00FF0E85" w14:textId="77777777" w:rsidR="00A32D52" w:rsidRPr="00621E63" w:rsidRDefault="00A32D52" w:rsidP="00A32D52">
            <w:pPr>
              <w:rPr>
                <w:rFonts w:ascii="Verdana" w:hAnsi="Verdana"/>
                <w:sz w:val="16"/>
                <w:szCs w:val="16"/>
              </w:rPr>
            </w:pPr>
          </w:p>
        </w:tc>
        <w:tc>
          <w:tcPr>
            <w:tcW w:w="106" w:type="dxa"/>
            <w:tcBorders>
              <w:top w:val="nil"/>
              <w:left w:val="nil"/>
              <w:bottom w:val="nil"/>
              <w:right w:val="nil"/>
            </w:tcBorders>
          </w:tcPr>
          <w:p w14:paraId="53DCC0EF" w14:textId="77777777" w:rsidR="00A32D52" w:rsidRPr="00621E63" w:rsidRDefault="00A32D52" w:rsidP="00A32D52">
            <w:pPr>
              <w:rPr>
                <w:rFonts w:ascii="Verdana" w:hAnsi="Verdana"/>
                <w:sz w:val="16"/>
                <w:szCs w:val="16"/>
              </w:rPr>
            </w:pPr>
          </w:p>
        </w:tc>
        <w:tc>
          <w:tcPr>
            <w:tcW w:w="207" w:type="dxa"/>
            <w:tcBorders>
              <w:top w:val="nil"/>
              <w:left w:val="nil"/>
              <w:bottom w:val="nil"/>
              <w:right w:val="nil"/>
            </w:tcBorders>
          </w:tcPr>
          <w:p w14:paraId="56E268A4"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46D53C63"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7D7A6F83"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5D14F4B7" w14:textId="77777777" w:rsidR="00A32D52" w:rsidRPr="00621E63" w:rsidRDefault="00A32D52" w:rsidP="00A32D52">
            <w:pPr>
              <w:rPr>
                <w:rFonts w:ascii="Verdana" w:hAnsi="Verdana"/>
                <w:sz w:val="16"/>
                <w:szCs w:val="16"/>
              </w:rPr>
            </w:pPr>
          </w:p>
        </w:tc>
        <w:tc>
          <w:tcPr>
            <w:tcW w:w="1404" w:type="dxa"/>
            <w:shd w:val="clear" w:color="auto" w:fill="E6E6E6"/>
          </w:tcPr>
          <w:p w14:paraId="07FD01B3" w14:textId="77777777" w:rsidR="00A32D52" w:rsidRPr="00621E63" w:rsidRDefault="00A32D52" w:rsidP="00A32D52">
            <w:r w:rsidRPr="00621E63">
              <w:rPr>
                <w:rFonts w:ascii="Verdana" w:hAnsi="Verdana"/>
                <w:b/>
                <w:bCs/>
                <w:sz w:val="16"/>
                <w:szCs w:val="16"/>
              </w:rPr>
              <w:t>Msg Segment</w:t>
            </w:r>
          </w:p>
        </w:tc>
        <w:tc>
          <w:tcPr>
            <w:tcW w:w="6349" w:type="dxa"/>
            <w:shd w:val="clear" w:color="auto" w:fill="E6E6E6"/>
          </w:tcPr>
          <w:p w14:paraId="1036F51D" w14:textId="77777777" w:rsidR="00A32D52" w:rsidRPr="00621E63" w:rsidRDefault="00A32D52" w:rsidP="00A32D52">
            <w:r w:rsidRPr="00621E63">
              <w:rPr>
                <w:rFonts w:ascii="Verdana" w:hAnsi="Verdana"/>
                <w:b/>
                <w:bCs/>
                <w:sz w:val="16"/>
                <w:szCs w:val="16"/>
              </w:rPr>
              <w:t>Description and comments</w:t>
            </w:r>
          </w:p>
        </w:tc>
        <w:tc>
          <w:tcPr>
            <w:tcW w:w="720" w:type="dxa"/>
            <w:shd w:val="clear" w:color="auto" w:fill="E6E6E6"/>
          </w:tcPr>
          <w:p w14:paraId="27661F25" w14:textId="77777777" w:rsidR="00A32D52" w:rsidRPr="00621E63" w:rsidRDefault="00A32D52" w:rsidP="00A32D52">
            <w:r w:rsidRPr="00621E63">
              <w:rPr>
                <w:rFonts w:ascii="Verdana" w:hAnsi="Verdana"/>
                <w:b/>
                <w:bCs/>
                <w:sz w:val="16"/>
                <w:szCs w:val="16"/>
              </w:rPr>
              <w:t>Status</w:t>
            </w:r>
          </w:p>
        </w:tc>
      </w:tr>
      <w:tr w:rsidR="00A32D52" w:rsidRPr="00621E63" w14:paraId="0F085593" w14:textId="77777777" w:rsidTr="00A32D52">
        <w:tc>
          <w:tcPr>
            <w:tcW w:w="203" w:type="dxa"/>
            <w:tcBorders>
              <w:top w:val="single" w:sz="8" w:space="0" w:color="auto"/>
              <w:left w:val="single" w:sz="8" w:space="0" w:color="auto"/>
              <w:bottom w:val="nil"/>
              <w:right w:val="nil"/>
            </w:tcBorders>
          </w:tcPr>
          <w:p w14:paraId="1F5D14C6" w14:textId="77777777" w:rsidR="00A32D52" w:rsidRPr="00621E63" w:rsidRDefault="00A32D52" w:rsidP="00A32D52">
            <w:pPr>
              <w:rPr>
                <w:rFonts w:ascii="Verdana" w:hAnsi="Verdana"/>
                <w:sz w:val="16"/>
                <w:szCs w:val="16"/>
              </w:rPr>
            </w:pPr>
          </w:p>
        </w:tc>
        <w:tc>
          <w:tcPr>
            <w:tcW w:w="104" w:type="dxa"/>
            <w:tcBorders>
              <w:top w:val="nil"/>
              <w:left w:val="nil"/>
              <w:bottom w:val="nil"/>
              <w:right w:val="nil"/>
            </w:tcBorders>
          </w:tcPr>
          <w:p w14:paraId="50F2A5BA" w14:textId="77777777" w:rsidR="00A32D52" w:rsidRPr="00621E63" w:rsidRDefault="00A32D52" w:rsidP="00A32D52">
            <w:pPr>
              <w:rPr>
                <w:rFonts w:ascii="Verdana" w:hAnsi="Verdana"/>
                <w:sz w:val="16"/>
                <w:szCs w:val="16"/>
              </w:rPr>
            </w:pPr>
          </w:p>
        </w:tc>
        <w:tc>
          <w:tcPr>
            <w:tcW w:w="208" w:type="dxa"/>
            <w:tcBorders>
              <w:top w:val="nil"/>
              <w:left w:val="nil"/>
              <w:bottom w:val="single" w:sz="8" w:space="0" w:color="auto"/>
              <w:right w:val="nil"/>
            </w:tcBorders>
          </w:tcPr>
          <w:p w14:paraId="07CCBA73" w14:textId="77777777" w:rsidR="00A32D52" w:rsidRPr="00621E63" w:rsidRDefault="00A32D52" w:rsidP="00A32D52">
            <w:pPr>
              <w:rPr>
                <w:rFonts w:ascii="Verdana" w:hAnsi="Verdana"/>
                <w:sz w:val="16"/>
                <w:szCs w:val="16"/>
              </w:rPr>
            </w:pPr>
          </w:p>
        </w:tc>
        <w:tc>
          <w:tcPr>
            <w:tcW w:w="106" w:type="dxa"/>
            <w:tcBorders>
              <w:top w:val="nil"/>
              <w:left w:val="nil"/>
              <w:bottom w:val="nil"/>
              <w:right w:val="nil"/>
            </w:tcBorders>
          </w:tcPr>
          <w:p w14:paraId="54197424" w14:textId="77777777" w:rsidR="00A32D52" w:rsidRPr="00621E63" w:rsidRDefault="00A32D52" w:rsidP="00A32D52">
            <w:pPr>
              <w:rPr>
                <w:rFonts w:ascii="Verdana" w:hAnsi="Verdana"/>
                <w:sz w:val="16"/>
                <w:szCs w:val="16"/>
              </w:rPr>
            </w:pPr>
          </w:p>
        </w:tc>
        <w:tc>
          <w:tcPr>
            <w:tcW w:w="207" w:type="dxa"/>
            <w:tcBorders>
              <w:top w:val="nil"/>
              <w:left w:val="nil"/>
              <w:bottom w:val="nil"/>
              <w:right w:val="nil"/>
            </w:tcBorders>
          </w:tcPr>
          <w:p w14:paraId="6F8962EA"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04A4A30C"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3B0FB689"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64DA81EE" w14:textId="77777777" w:rsidR="00A32D52" w:rsidRPr="00621E63" w:rsidRDefault="00A32D52" w:rsidP="00A32D52">
            <w:pPr>
              <w:rPr>
                <w:rFonts w:ascii="Verdana" w:hAnsi="Verdana"/>
                <w:sz w:val="16"/>
                <w:szCs w:val="16"/>
              </w:rPr>
            </w:pPr>
          </w:p>
        </w:tc>
        <w:tc>
          <w:tcPr>
            <w:tcW w:w="1404" w:type="dxa"/>
          </w:tcPr>
          <w:p w14:paraId="2DB77156" w14:textId="77777777" w:rsidR="00A32D52" w:rsidRPr="00621E63" w:rsidRDefault="00A32D52" w:rsidP="00A32D52">
            <w:r w:rsidRPr="00621E63">
              <w:rPr>
                <w:rFonts w:ascii="Verdana" w:hAnsi="Verdana"/>
                <w:sz w:val="16"/>
                <w:szCs w:val="16"/>
              </w:rPr>
              <w:t>MSH......</w:t>
            </w:r>
          </w:p>
        </w:tc>
        <w:tc>
          <w:tcPr>
            <w:tcW w:w="6349" w:type="dxa"/>
          </w:tcPr>
          <w:p w14:paraId="7183BCF7" w14:textId="77777777" w:rsidR="00A32D52" w:rsidRPr="00621E63" w:rsidRDefault="00A32D52" w:rsidP="00A32D52">
            <w:r w:rsidRPr="00621E63">
              <w:rPr>
                <w:rFonts w:ascii="Verdana" w:hAnsi="Verdana"/>
                <w:b/>
                <w:bCs/>
                <w:sz w:val="16"/>
                <w:szCs w:val="16"/>
              </w:rPr>
              <w:t>MSH-7</w:t>
            </w:r>
            <w:r w:rsidRPr="00621E63">
              <w:rPr>
                <w:rFonts w:ascii="Verdana" w:hAnsi="Verdana"/>
                <w:sz w:val="16"/>
                <w:szCs w:val="16"/>
              </w:rPr>
              <w:t xml:space="preserve"> Date/Time of Message created/sent (DTM</w:t>
            </w:r>
            <w:r w:rsidRPr="00621E63">
              <w:rPr>
                <w:rFonts w:ascii="Verdana" w:hAnsi="Verdana"/>
                <w:i/>
                <w:sz w:val="16"/>
                <w:szCs w:val="16"/>
                <w:vertAlign w:val="subscript"/>
              </w:rPr>
              <w:t>DOR</w:t>
            </w:r>
            <w:r w:rsidRPr="00621E63">
              <w:rPr>
                <w:rFonts w:ascii="Verdana" w:hAnsi="Verdana"/>
                <w:sz w:val="16"/>
                <w:szCs w:val="16"/>
              </w:rPr>
              <w:t>)</w:t>
            </w:r>
          </w:p>
        </w:tc>
        <w:tc>
          <w:tcPr>
            <w:tcW w:w="720" w:type="dxa"/>
          </w:tcPr>
          <w:p w14:paraId="65F54FEE" w14:textId="77777777" w:rsidR="00A32D52" w:rsidRPr="00621E63" w:rsidRDefault="00A32D52" w:rsidP="00A32D52">
            <w:r w:rsidRPr="00621E63">
              <w:rPr>
                <w:rFonts w:ascii="Verdana" w:hAnsi="Verdana"/>
                <w:sz w:val="16"/>
                <w:szCs w:val="16"/>
              </w:rPr>
              <w:t>M</w:t>
            </w:r>
          </w:p>
        </w:tc>
      </w:tr>
      <w:tr w:rsidR="00A32D52" w:rsidRPr="00621E63" w14:paraId="75571DC0" w14:textId="77777777" w:rsidTr="00A32D52">
        <w:tc>
          <w:tcPr>
            <w:tcW w:w="203" w:type="dxa"/>
            <w:tcBorders>
              <w:top w:val="nil"/>
              <w:left w:val="single" w:sz="8" w:space="0" w:color="auto"/>
              <w:bottom w:val="nil"/>
              <w:right w:val="nil"/>
            </w:tcBorders>
          </w:tcPr>
          <w:p w14:paraId="4DC7A265"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7EADED28" w14:textId="77777777" w:rsidR="00A32D52" w:rsidRPr="00621E63" w:rsidRDefault="00A32D52" w:rsidP="00A32D52">
            <w:pPr>
              <w:rPr>
                <w:rFonts w:ascii="Verdana" w:hAnsi="Verdana"/>
                <w:sz w:val="16"/>
                <w:szCs w:val="16"/>
              </w:rPr>
            </w:pPr>
          </w:p>
        </w:tc>
        <w:tc>
          <w:tcPr>
            <w:tcW w:w="208" w:type="dxa"/>
            <w:tcBorders>
              <w:top w:val="single" w:sz="8" w:space="0" w:color="auto"/>
              <w:left w:val="single" w:sz="8" w:space="0" w:color="auto"/>
              <w:bottom w:val="nil"/>
              <w:right w:val="nil"/>
            </w:tcBorders>
          </w:tcPr>
          <w:p w14:paraId="71700A05" w14:textId="77777777" w:rsidR="00A32D52" w:rsidRPr="00621E63" w:rsidRDefault="00A32D52" w:rsidP="00A32D52">
            <w:pPr>
              <w:rPr>
                <w:rFonts w:ascii="Verdana" w:hAnsi="Verdana"/>
                <w:sz w:val="16"/>
                <w:szCs w:val="16"/>
              </w:rPr>
            </w:pPr>
          </w:p>
        </w:tc>
        <w:tc>
          <w:tcPr>
            <w:tcW w:w="106" w:type="dxa"/>
            <w:tcBorders>
              <w:top w:val="nil"/>
              <w:left w:val="nil"/>
              <w:bottom w:val="nil"/>
              <w:right w:val="nil"/>
            </w:tcBorders>
          </w:tcPr>
          <w:p w14:paraId="723D50A2" w14:textId="77777777" w:rsidR="00A32D52" w:rsidRPr="00621E63" w:rsidRDefault="00A32D52" w:rsidP="00A32D52">
            <w:pPr>
              <w:rPr>
                <w:rFonts w:ascii="Verdana" w:hAnsi="Verdana"/>
                <w:sz w:val="16"/>
                <w:szCs w:val="16"/>
              </w:rPr>
            </w:pPr>
          </w:p>
        </w:tc>
        <w:tc>
          <w:tcPr>
            <w:tcW w:w="207" w:type="dxa"/>
            <w:tcBorders>
              <w:top w:val="nil"/>
              <w:left w:val="nil"/>
              <w:bottom w:val="single" w:sz="8" w:space="0" w:color="auto"/>
              <w:right w:val="nil"/>
            </w:tcBorders>
          </w:tcPr>
          <w:p w14:paraId="354B4991"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24521D1D"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7D33A86A"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41D0E444" w14:textId="77777777" w:rsidR="00A32D52" w:rsidRPr="00621E63" w:rsidRDefault="00A32D52" w:rsidP="00A32D52">
            <w:pPr>
              <w:rPr>
                <w:rFonts w:ascii="Verdana" w:hAnsi="Verdana"/>
                <w:sz w:val="16"/>
                <w:szCs w:val="16"/>
              </w:rPr>
            </w:pPr>
          </w:p>
        </w:tc>
        <w:tc>
          <w:tcPr>
            <w:tcW w:w="1404" w:type="dxa"/>
          </w:tcPr>
          <w:p w14:paraId="05D1E4FD" w14:textId="77777777" w:rsidR="00A32D52" w:rsidRPr="00621E63" w:rsidRDefault="00A32D52" w:rsidP="00A32D52">
            <w:r w:rsidRPr="00621E63">
              <w:rPr>
                <w:rFonts w:ascii="Verdana" w:hAnsi="Verdana"/>
                <w:sz w:val="16"/>
                <w:szCs w:val="16"/>
              </w:rPr>
              <w:t>PID......</w:t>
            </w:r>
          </w:p>
        </w:tc>
        <w:tc>
          <w:tcPr>
            <w:tcW w:w="6349" w:type="dxa"/>
          </w:tcPr>
          <w:p w14:paraId="604A810B" w14:textId="77777777" w:rsidR="00A32D52" w:rsidRPr="00621E63" w:rsidRDefault="00A32D52" w:rsidP="00A32D52">
            <w:pPr>
              <w:rPr>
                <w:rFonts w:ascii="Verdana" w:hAnsi="Verdana"/>
                <w:sz w:val="16"/>
                <w:szCs w:val="16"/>
              </w:rPr>
            </w:pPr>
          </w:p>
        </w:tc>
        <w:tc>
          <w:tcPr>
            <w:tcW w:w="720" w:type="dxa"/>
          </w:tcPr>
          <w:p w14:paraId="2545799C" w14:textId="77777777" w:rsidR="00A32D52" w:rsidRPr="00621E63" w:rsidRDefault="00A32D52" w:rsidP="00A32D52">
            <w:r w:rsidRPr="00621E63">
              <w:rPr>
                <w:rFonts w:ascii="Verdana" w:hAnsi="Verdana"/>
                <w:sz w:val="16"/>
                <w:szCs w:val="16"/>
              </w:rPr>
              <w:t>M</w:t>
            </w:r>
          </w:p>
        </w:tc>
      </w:tr>
      <w:tr w:rsidR="00A32D52" w:rsidRPr="00621E63" w14:paraId="61950E08" w14:textId="77777777" w:rsidTr="00A32D52">
        <w:tc>
          <w:tcPr>
            <w:tcW w:w="203" w:type="dxa"/>
            <w:tcBorders>
              <w:top w:val="nil"/>
              <w:left w:val="single" w:sz="8" w:space="0" w:color="auto"/>
              <w:bottom w:val="nil"/>
              <w:right w:val="nil"/>
            </w:tcBorders>
          </w:tcPr>
          <w:p w14:paraId="2A1D44EA"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3FE989B8"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7D5520F8"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45DED516" w14:textId="77777777" w:rsidR="00A32D52" w:rsidRPr="00621E63" w:rsidRDefault="00A32D52" w:rsidP="00A32D52">
            <w:pPr>
              <w:rPr>
                <w:rFonts w:ascii="Verdana" w:hAnsi="Verdana"/>
                <w:sz w:val="16"/>
                <w:szCs w:val="16"/>
              </w:rPr>
            </w:pPr>
          </w:p>
        </w:tc>
        <w:tc>
          <w:tcPr>
            <w:tcW w:w="207" w:type="dxa"/>
            <w:tcBorders>
              <w:top w:val="single" w:sz="8" w:space="0" w:color="auto"/>
              <w:left w:val="single" w:sz="4" w:space="0" w:color="auto"/>
              <w:bottom w:val="nil"/>
              <w:right w:val="nil"/>
            </w:tcBorders>
          </w:tcPr>
          <w:p w14:paraId="10A184BD"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1F6DEEAD"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576A162C"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1BE18016" w14:textId="77777777" w:rsidR="00A32D52" w:rsidRPr="00621E63" w:rsidRDefault="00A32D52" w:rsidP="00A32D52">
            <w:pPr>
              <w:rPr>
                <w:rFonts w:ascii="Verdana" w:hAnsi="Verdana"/>
                <w:sz w:val="16"/>
                <w:szCs w:val="16"/>
              </w:rPr>
            </w:pPr>
          </w:p>
        </w:tc>
        <w:tc>
          <w:tcPr>
            <w:tcW w:w="1404" w:type="dxa"/>
            <w:shd w:val="clear" w:color="auto" w:fill="F3F3F3"/>
          </w:tcPr>
          <w:p w14:paraId="34FB8743" w14:textId="77777777" w:rsidR="00A32D52" w:rsidRPr="00621E63" w:rsidRDefault="00A32D52" w:rsidP="00A32D52">
            <w:r w:rsidRPr="00621E63">
              <w:rPr>
                <w:rFonts w:ascii="Verdana" w:hAnsi="Verdana"/>
                <w:sz w:val="16"/>
                <w:szCs w:val="16"/>
              </w:rPr>
              <w:t>OBR......</w:t>
            </w:r>
          </w:p>
        </w:tc>
        <w:tc>
          <w:tcPr>
            <w:tcW w:w="6349" w:type="dxa"/>
            <w:shd w:val="clear" w:color="auto" w:fill="F3F3F3"/>
          </w:tcPr>
          <w:p w14:paraId="3080E2D1" w14:textId="77777777" w:rsidR="00A32D52" w:rsidRPr="00621E63" w:rsidRDefault="00A32D52" w:rsidP="00A32D52">
            <w:r w:rsidRPr="00621E63">
              <w:rPr>
                <w:rFonts w:ascii="Verdana" w:hAnsi="Verdana"/>
                <w:sz w:val="16"/>
                <w:szCs w:val="16"/>
              </w:rPr>
              <w:t>[</w:t>
            </w:r>
            <w:r w:rsidRPr="00621E63">
              <w:rPr>
                <w:rFonts w:ascii="Verdana" w:hAnsi="Verdana"/>
                <w:b/>
                <w:bCs/>
                <w:sz w:val="16"/>
                <w:szCs w:val="16"/>
              </w:rPr>
              <w:t>OBR-7</w:t>
            </w:r>
            <w:r w:rsidRPr="00621E63">
              <w:rPr>
                <w:rFonts w:ascii="Verdana" w:hAnsi="Verdana"/>
                <w:sz w:val="16"/>
                <w:szCs w:val="16"/>
              </w:rPr>
              <w:t xml:space="preserve">, </w:t>
            </w:r>
            <w:r w:rsidRPr="00621E63">
              <w:rPr>
                <w:rFonts w:ascii="Verdana" w:hAnsi="Verdana"/>
                <w:b/>
                <w:bCs/>
                <w:sz w:val="16"/>
                <w:szCs w:val="16"/>
              </w:rPr>
              <w:t>OBR-8</w:t>
            </w:r>
            <w:r w:rsidRPr="00621E63">
              <w:rPr>
                <w:rFonts w:ascii="Verdana" w:hAnsi="Verdana"/>
                <w:sz w:val="16"/>
                <w:szCs w:val="16"/>
              </w:rPr>
              <w:t>)  Default time interval for child OBXs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3F3F3"/>
          </w:tcPr>
          <w:p w14:paraId="5B8A3EB8" w14:textId="77777777" w:rsidR="00A32D52" w:rsidRPr="00621E63" w:rsidRDefault="00A32D52" w:rsidP="00A32D52">
            <w:r w:rsidRPr="00621E63">
              <w:rPr>
                <w:rFonts w:ascii="Verdana" w:hAnsi="Verdana"/>
                <w:sz w:val="16"/>
                <w:szCs w:val="16"/>
              </w:rPr>
              <w:t>M</w:t>
            </w:r>
          </w:p>
        </w:tc>
      </w:tr>
      <w:tr w:rsidR="00A32D52" w:rsidRPr="00621E63" w14:paraId="41330FEB" w14:textId="77777777" w:rsidTr="00A32D52">
        <w:tc>
          <w:tcPr>
            <w:tcW w:w="203" w:type="dxa"/>
            <w:tcBorders>
              <w:top w:val="nil"/>
              <w:left w:val="single" w:sz="8" w:space="0" w:color="auto"/>
              <w:bottom w:val="nil"/>
              <w:right w:val="nil"/>
            </w:tcBorders>
          </w:tcPr>
          <w:p w14:paraId="2E48260B"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20E8455F"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9BA0B08"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4145EA41" w14:textId="77777777" w:rsidR="00A32D52" w:rsidRPr="00621E63" w:rsidRDefault="00A32D52" w:rsidP="00A32D52">
            <w:pPr>
              <w:rPr>
                <w:rFonts w:ascii="Verdana" w:hAnsi="Verdana"/>
                <w:sz w:val="16"/>
                <w:szCs w:val="16"/>
              </w:rPr>
            </w:pPr>
          </w:p>
        </w:tc>
        <w:tc>
          <w:tcPr>
            <w:tcW w:w="207" w:type="dxa"/>
            <w:tcBorders>
              <w:top w:val="nil"/>
              <w:left w:val="single" w:sz="4" w:space="0" w:color="auto"/>
              <w:bottom w:val="nil"/>
              <w:right w:val="nil"/>
            </w:tcBorders>
          </w:tcPr>
          <w:p w14:paraId="323889DE"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3E0DE3B6"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35E5A3B2"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45C5B0B1" w14:textId="77777777" w:rsidR="00A32D52" w:rsidRPr="00621E63" w:rsidRDefault="00A32D52" w:rsidP="00A32D52">
            <w:pPr>
              <w:rPr>
                <w:rFonts w:ascii="Verdana" w:hAnsi="Verdana"/>
                <w:sz w:val="16"/>
                <w:szCs w:val="16"/>
              </w:rPr>
            </w:pPr>
          </w:p>
        </w:tc>
        <w:tc>
          <w:tcPr>
            <w:tcW w:w="1404" w:type="dxa"/>
            <w:shd w:val="clear" w:color="auto" w:fill="F3F3F3"/>
          </w:tcPr>
          <w:p w14:paraId="4C1845A6" w14:textId="77777777" w:rsidR="00A32D52" w:rsidRPr="00621E63" w:rsidRDefault="00A32D52" w:rsidP="00A32D52">
            <w:r w:rsidRPr="00621E63">
              <w:rPr>
                <w:rFonts w:ascii="Verdana" w:hAnsi="Verdana"/>
                <w:sz w:val="16"/>
                <w:szCs w:val="16"/>
              </w:rPr>
              <w:t>OBX.. 0.0.0.1</w:t>
            </w:r>
          </w:p>
        </w:tc>
        <w:tc>
          <w:tcPr>
            <w:tcW w:w="6349" w:type="dxa"/>
            <w:shd w:val="clear" w:color="auto" w:fill="F3F3F3"/>
          </w:tcPr>
          <w:p w14:paraId="5A34D8DB" w14:textId="77777777" w:rsidR="00A32D52" w:rsidRPr="00621E63" w:rsidRDefault="00A32D52" w:rsidP="00A32D52">
            <w:r w:rsidRPr="00621E63">
              <w:rPr>
                <w:rFonts w:ascii="Verdana" w:hAnsi="Verdana"/>
                <w:sz w:val="16"/>
                <w:szCs w:val="16"/>
              </w:rPr>
              <w:t>MDC_TIME_SYNC_PROTOCOL  (time sync protocol used by the DOR)</w:t>
            </w:r>
          </w:p>
        </w:tc>
        <w:tc>
          <w:tcPr>
            <w:tcW w:w="720" w:type="dxa"/>
            <w:shd w:val="clear" w:color="auto" w:fill="F3F3F3"/>
          </w:tcPr>
          <w:p w14:paraId="38702473" w14:textId="77777777" w:rsidR="00A32D52" w:rsidRPr="00621E63" w:rsidRDefault="00A32D52" w:rsidP="00A32D52">
            <w:r w:rsidRPr="00621E63">
              <w:rPr>
                <w:rFonts w:ascii="Verdana" w:hAnsi="Verdana"/>
                <w:sz w:val="16"/>
                <w:szCs w:val="16"/>
              </w:rPr>
              <w:t>O</w:t>
            </w:r>
          </w:p>
        </w:tc>
      </w:tr>
      <w:tr w:rsidR="00A32D52" w:rsidRPr="00621E63" w14:paraId="49B6B565" w14:textId="77777777" w:rsidTr="00A32D52">
        <w:tc>
          <w:tcPr>
            <w:tcW w:w="203" w:type="dxa"/>
            <w:tcBorders>
              <w:top w:val="nil"/>
              <w:left w:val="single" w:sz="8" w:space="0" w:color="auto"/>
              <w:bottom w:val="nil"/>
              <w:right w:val="nil"/>
            </w:tcBorders>
          </w:tcPr>
          <w:p w14:paraId="5EF6706D"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2F43FF6F"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5EAB0623"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62174B1F" w14:textId="77777777" w:rsidR="00A32D52" w:rsidRPr="00621E63" w:rsidRDefault="00A32D52" w:rsidP="00A32D52">
            <w:pPr>
              <w:rPr>
                <w:rFonts w:ascii="Verdana" w:hAnsi="Verdana"/>
                <w:sz w:val="16"/>
                <w:szCs w:val="16"/>
              </w:rPr>
            </w:pPr>
          </w:p>
        </w:tc>
        <w:tc>
          <w:tcPr>
            <w:tcW w:w="207" w:type="dxa"/>
            <w:tcBorders>
              <w:top w:val="nil"/>
              <w:left w:val="single" w:sz="4" w:space="0" w:color="auto"/>
              <w:bottom w:val="nil"/>
              <w:right w:val="nil"/>
            </w:tcBorders>
          </w:tcPr>
          <w:p w14:paraId="32A9DF5F"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39EB03B2"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07F9A8BF"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0FCB5C24" w14:textId="77777777" w:rsidR="00A32D52" w:rsidRPr="00621E63" w:rsidRDefault="00A32D52" w:rsidP="00A32D52">
            <w:pPr>
              <w:rPr>
                <w:rFonts w:ascii="Verdana" w:hAnsi="Verdana"/>
                <w:sz w:val="16"/>
                <w:szCs w:val="16"/>
              </w:rPr>
            </w:pPr>
          </w:p>
        </w:tc>
        <w:tc>
          <w:tcPr>
            <w:tcW w:w="1404" w:type="dxa"/>
            <w:shd w:val="clear" w:color="auto" w:fill="F3F3F3"/>
          </w:tcPr>
          <w:p w14:paraId="079A7FC3" w14:textId="77777777" w:rsidR="00A32D52" w:rsidRPr="00621E63" w:rsidRDefault="00A32D52" w:rsidP="00A32D52">
            <w:r w:rsidRPr="00621E63">
              <w:rPr>
                <w:rFonts w:ascii="Verdana" w:hAnsi="Verdana"/>
                <w:sz w:val="16"/>
                <w:szCs w:val="16"/>
              </w:rPr>
              <w:t>OBX.. 0.0.0.2</w:t>
            </w:r>
          </w:p>
        </w:tc>
        <w:tc>
          <w:tcPr>
            <w:tcW w:w="6349" w:type="dxa"/>
            <w:shd w:val="clear" w:color="auto" w:fill="F3F3F3"/>
          </w:tcPr>
          <w:p w14:paraId="4D241589" w14:textId="77777777" w:rsidR="00A32D52" w:rsidRPr="00621E63" w:rsidRDefault="00A32D52" w:rsidP="00A32D52">
            <w:r w:rsidRPr="00621E63">
              <w:rPr>
                <w:rFonts w:ascii="Verdana" w:hAnsi="Verdana"/>
                <w:sz w:val="16"/>
                <w:szCs w:val="16"/>
              </w:rPr>
              <w:t>MDC_TIME_ACCURACY  (known or estimated accuracy of DOR time)</w:t>
            </w:r>
          </w:p>
        </w:tc>
        <w:tc>
          <w:tcPr>
            <w:tcW w:w="720" w:type="dxa"/>
            <w:shd w:val="clear" w:color="auto" w:fill="F3F3F3"/>
          </w:tcPr>
          <w:p w14:paraId="7C5AFD5C" w14:textId="77777777" w:rsidR="00A32D52" w:rsidRPr="00621E63" w:rsidRDefault="00A32D52" w:rsidP="00A32D52">
            <w:r w:rsidRPr="00621E63">
              <w:rPr>
                <w:rFonts w:ascii="Verdana" w:hAnsi="Verdana"/>
                <w:sz w:val="16"/>
                <w:szCs w:val="16"/>
              </w:rPr>
              <w:t>O</w:t>
            </w:r>
          </w:p>
        </w:tc>
      </w:tr>
      <w:tr w:rsidR="00A32D52" w:rsidRPr="00621E63" w14:paraId="25123CD0" w14:textId="77777777" w:rsidTr="00A32D52">
        <w:tc>
          <w:tcPr>
            <w:tcW w:w="203" w:type="dxa"/>
            <w:tcBorders>
              <w:top w:val="nil"/>
              <w:left w:val="single" w:sz="8" w:space="0" w:color="auto"/>
              <w:bottom w:val="nil"/>
              <w:right w:val="nil"/>
            </w:tcBorders>
          </w:tcPr>
          <w:p w14:paraId="0159D104"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DB43A73"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3633503B"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6999AF96"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tcPr>
          <w:p w14:paraId="47F20A9F"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2B8E5CA4" w14:textId="77777777" w:rsidR="00A32D52" w:rsidRPr="00621E63" w:rsidRDefault="00A32D52" w:rsidP="00A32D52">
            <w:pPr>
              <w:rPr>
                <w:rFonts w:ascii="Verdana" w:hAnsi="Verdana"/>
                <w:sz w:val="16"/>
                <w:szCs w:val="16"/>
              </w:rPr>
            </w:pPr>
          </w:p>
        </w:tc>
        <w:tc>
          <w:tcPr>
            <w:tcW w:w="220" w:type="dxa"/>
            <w:tcBorders>
              <w:top w:val="single" w:sz="8" w:space="0" w:color="auto"/>
              <w:left w:val="single" w:sz="8" w:space="0" w:color="auto"/>
              <w:bottom w:val="nil"/>
              <w:right w:val="nil"/>
            </w:tcBorders>
            <w:shd w:val="clear" w:color="auto" w:fill="FFFFCC"/>
          </w:tcPr>
          <w:p w14:paraId="0F84C21E"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7317B7C3" w14:textId="77777777" w:rsidR="00A32D52" w:rsidRPr="00621E63" w:rsidRDefault="00A32D52" w:rsidP="00A32D52">
            <w:pPr>
              <w:rPr>
                <w:rFonts w:ascii="Verdana" w:hAnsi="Verdana"/>
                <w:sz w:val="16"/>
                <w:szCs w:val="16"/>
              </w:rPr>
            </w:pPr>
          </w:p>
        </w:tc>
        <w:tc>
          <w:tcPr>
            <w:tcW w:w="1404" w:type="dxa"/>
          </w:tcPr>
          <w:p w14:paraId="6FF19CE3" w14:textId="77777777" w:rsidR="00A32D52" w:rsidRPr="00621E63" w:rsidRDefault="00A32D52" w:rsidP="00A32D52">
            <w:r w:rsidRPr="00621E63">
              <w:rPr>
                <w:rFonts w:ascii="Verdana" w:hAnsi="Verdana"/>
                <w:b/>
                <w:bCs/>
                <w:sz w:val="16"/>
                <w:szCs w:val="16"/>
              </w:rPr>
              <w:t>OBX.. 1</w:t>
            </w:r>
          </w:p>
        </w:tc>
        <w:tc>
          <w:tcPr>
            <w:tcW w:w="6349" w:type="dxa"/>
          </w:tcPr>
          <w:p w14:paraId="231CA3C8" w14:textId="77777777" w:rsidR="00A32D52" w:rsidRPr="00621E63" w:rsidRDefault="00A32D52" w:rsidP="00A32D52">
            <w:r w:rsidRPr="00621E63">
              <w:rPr>
                <w:rFonts w:ascii="Verdana" w:hAnsi="Verdana"/>
                <w:b/>
                <w:bCs/>
                <w:sz w:val="16"/>
                <w:szCs w:val="16"/>
              </w:rPr>
              <w:t>MDS for device #1</w:t>
            </w:r>
          </w:p>
        </w:tc>
        <w:tc>
          <w:tcPr>
            <w:tcW w:w="720" w:type="dxa"/>
          </w:tcPr>
          <w:p w14:paraId="1CC3F81D" w14:textId="77777777" w:rsidR="00A32D52" w:rsidRPr="00621E63" w:rsidRDefault="00A32D52" w:rsidP="00A32D52">
            <w:r w:rsidRPr="00621E63">
              <w:rPr>
                <w:rFonts w:ascii="Verdana" w:hAnsi="Verdana"/>
                <w:sz w:val="16"/>
                <w:szCs w:val="16"/>
              </w:rPr>
              <w:t>M</w:t>
            </w:r>
          </w:p>
        </w:tc>
      </w:tr>
      <w:tr w:rsidR="00A32D52" w:rsidRPr="00621E63" w14:paraId="5A009988" w14:textId="77777777" w:rsidTr="00A32D52">
        <w:tc>
          <w:tcPr>
            <w:tcW w:w="203" w:type="dxa"/>
            <w:tcBorders>
              <w:top w:val="nil"/>
              <w:left w:val="single" w:sz="8" w:space="0" w:color="auto"/>
              <w:bottom w:val="nil"/>
              <w:right w:val="nil"/>
            </w:tcBorders>
            <w:shd w:val="clear" w:color="auto" w:fill="FFFFFF"/>
          </w:tcPr>
          <w:p w14:paraId="47B3CDF4"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57F0F40A"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51CEFAC6"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0C77614A"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ADC01D0"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453E6FAA"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074EA434"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6EFE1164" w14:textId="77777777" w:rsidR="00A32D52" w:rsidRPr="00621E63" w:rsidRDefault="00A32D52" w:rsidP="00A32D52">
            <w:pPr>
              <w:rPr>
                <w:rFonts w:ascii="Verdana" w:hAnsi="Verdana"/>
                <w:sz w:val="16"/>
                <w:szCs w:val="16"/>
              </w:rPr>
            </w:pPr>
          </w:p>
        </w:tc>
        <w:tc>
          <w:tcPr>
            <w:tcW w:w="1404" w:type="dxa"/>
            <w:shd w:val="clear" w:color="auto" w:fill="FFFFFF"/>
          </w:tcPr>
          <w:p w14:paraId="23EE1381" w14:textId="77777777" w:rsidR="00A32D52" w:rsidRPr="00621E63" w:rsidRDefault="00A32D52" w:rsidP="00A32D52">
            <w:r w:rsidRPr="00621E63">
              <w:rPr>
                <w:rFonts w:ascii="Verdana" w:hAnsi="Verdana"/>
                <w:sz w:val="16"/>
                <w:szCs w:val="16"/>
              </w:rPr>
              <w:t>OBX.. 1.0.0.1</w:t>
            </w:r>
          </w:p>
        </w:tc>
        <w:tc>
          <w:tcPr>
            <w:tcW w:w="6349" w:type="dxa"/>
            <w:shd w:val="clear" w:color="auto" w:fill="FFFFFF"/>
          </w:tcPr>
          <w:p w14:paraId="7F6EFE2C" w14:textId="77777777" w:rsidR="00A32D52" w:rsidRPr="00621E63" w:rsidRDefault="00A32D52" w:rsidP="00A32D52">
            <w:r w:rsidRPr="00621E63">
              <w:rPr>
                <w:rFonts w:ascii="Verdana" w:hAnsi="Verdana"/>
                <w:sz w:val="16"/>
                <w:szCs w:val="16"/>
              </w:rPr>
              <w:t>MDC_TIME_CAP_STATE  (BITS-16, using MdsTimeCapState)</w:t>
            </w:r>
          </w:p>
        </w:tc>
        <w:tc>
          <w:tcPr>
            <w:tcW w:w="720" w:type="dxa"/>
            <w:shd w:val="clear" w:color="auto" w:fill="FFFFFF"/>
          </w:tcPr>
          <w:p w14:paraId="6019D4AB" w14:textId="77777777" w:rsidR="00A32D52" w:rsidRPr="00621E63" w:rsidRDefault="00A32D52" w:rsidP="00A32D52">
            <w:r w:rsidRPr="00621E63">
              <w:rPr>
                <w:rFonts w:ascii="Verdana" w:hAnsi="Verdana"/>
                <w:sz w:val="16"/>
                <w:szCs w:val="16"/>
              </w:rPr>
              <w:t>O</w:t>
            </w:r>
          </w:p>
        </w:tc>
      </w:tr>
      <w:tr w:rsidR="00A32D52" w:rsidRPr="00621E63" w14:paraId="336C02EF" w14:textId="77777777" w:rsidTr="00A32D52">
        <w:tc>
          <w:tcPr>
            <w:tcW w:w="203" w:type="dxa"/>
            <w:tcBorders>
              <w:top w:val="nil"/>
              <w:left w:val="single" w:sz="8" w:space="0" w:color="auto"/>
              <w:bottom w:val="nil"/>
              <w:right w:val="nil"/>
            </w:tcBorders>
            <w:shd w:val="clear" w:color="auto" w:fill="FFFFFF"/>
          </w:tcPr>
          <w:p w14:paraId="640EE872"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2AF848CA"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120D2C07"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1E5EB654"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32856751"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42D96E1C"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2A62004A"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0CB1E1BD" w14:textId="77777777" w:rsidR="00A32D52" w:rsidRPr="00621E63" w:rsidRDefault="00A32D52" w:rsidP="00A32D52">
            <w:pPr>
              <w:rPr>
                <w:rFonts w:ascii="Verdana" w:hAnsi="Verdana"/>
                <w:sz w:val="16"/>
                <w:szCs w:val="16"/>
              </w:rPr>
            </w:pPr>
          </w:p>
        </w:tc>
        <w:tc>
          <w:tcPr>
            <w:tcW w:w="1404" w:type="dxa"/>
            <w:shd w:val="clear" w:color="auto" w:fill="FFFFFF"/>
          </w:tcPr>
          <w:p w14:paraId="1F2DD4BF" w14:textId="77777777" w:rsidR="00A32D52" w:rsidRPr="00621E63" w:rsidRDefault="00A32D52" w:rsidP="00A32D52">
            <w:r w:rsidRPr="00621E63">
              <w:rPr>
                <w:rFonts w:ascii="Verdana" w:hAnsi="Verdana"/>
                <w:sz w:val="16"/>
                <w:szCs w:val="16"/>
              </w:rPr>
              <w:t>OBX.. 1.0.0.2</w:t>
            </w:r>
          </w:p>
        </w:tc>
        <w:tc>
          <w:tcPr>
            <w:tcW w:w="6349" w:type="dxa"/>
            <w:shd w:val="clear" w:color="auto" w:fill="FFFFFF"/>
          </w:tcPr>
          <w:p w14:paraId="3C4768FF" w14:textId="77777777" w:rsidR="00A32D52" w:rsidRPr="00621E63" w:rsidRDefault="00A32D52" w:rsidP="00A32D52">
            <w:r w:rsidRPr="00621E63">
              <w:rPr>
                <w:rFonts w:ascii="Verdana" w:hAnsi="Verdana"/>
                <w:sz w:val="16"/>
                <w:szCs w:val="16"/>
              </w:rPr>
              <w:t>MDC_TIME_SYNC_PROTOCOL  (from nom-part-infrastructure)</w:t>
            </w:r>
          </w:p>
        </w:tc>
        <w:tc>
          <w:tcPr>
            <w:tcW w:w="720" w:type="dxa"/>
            <w:shd w:val="clear" w:color="auto" w:fill="FFFFFF"/>
          </w:tcPr>
          <w:p w14:paraId="1A93CEAA" w14:textId="77777777" w:rsidR="00A32D52" w:rsidRPr="00621E63" w:rsidRDefault="00A32D52" w:rsidP="00A32D52">
            <w:r w:rsidRPr="00621E63">
              <w:rPr>
                <w:rFonts w:ascii="Verdana" w:hAnsi="Verdana"/>
                <w:sz w:val="16"/>
                <w:szCs w:val="16"/>
              </w:rPr>
              <w:t>O</w:t>
            </w:r>
          </w:p>
        </w:tc>
      </w:tr>
      <w:tr w:rsidR="00A32D52" w:rsidRPr="00621E63" w14:paraId="77C946F5" w14:textId="77777777" w:rsidTr="00A32D52">
        <w:tc>
          <w:tcPr>
            <w:tcW w:w="203" w:type="dxa"/>
            <w:tcBorders>
              <w:top w:val="nil"/>
              <w:left w:val="single" w:sz="8" w:space="0" w:color="auto"/>
              <w:bottom w:val="nil"/>
              <w:right w:val="nil"/>
            </w:tcBorders>
            <w:shd w:val="clear" w:color="auto" w:fill="FFFFFF"/>
          </w:tcPr>
          <w:p w14:paraId="51B966FC"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50B0BB6B"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2712EAF6"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1BCCB935"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17E9F7EE"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05D9187E"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48D41A2"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6A1BD5F7" w14:textId="77777777" w:rsidR="00A32D52" w:rsidRPr="00621E63" w:rsidRDefault="00A32D52" w:rsidP="00A32D52">
            <w:pPr>
              <w:rPr>
                <w:rFonts w:ascii="Verdana" w:hAnsi="Verdana"/>
                <w:sz w:val="16"/>
                <w:szCs w:val="16"/>
              </w:rPr>
            </w:pPr>
          </w:p>
        </w:tc>
        <w:tc>
          <w:tcPr>
            <w:tcW w:w="1404" w:type="dxa"/>
            <w:shd w:val="clear" w:color="auto" w:fill="FFFFFF"/>
          </w:tcPr>
          <w:p w14:paraId="48EC5725" w14:textId="77777777" w:rsidR="00A32D52" w:rsidRPr="00621E63" w:rsidRDefault="00A32D52" w:rsidP="00A32D52">
            <w:r w:rsidRPr="00621E63">
              <w:rPr>
                <w:rFonts w:ascii="Verdana" w:hAnsi="Verdana"/>
                <w:sz w:val="16"/>
                <w:szCs w:val="16"/>
              </w:rPr>
              <w:t>OBX.. 1.0.0.3</w:t>
            </w:r>
          </w:p>
        </w:tc>
        <w:tc>
          <w:tcPr>
            <w:tcW w:w="6349" w:type="dxa"/>
            <w:shd w:val="clear" w:color="auto" w:fill="FFFFFF"/>
          </w:tcPr>
          <w:p w14:paraId="2DD80E4B" w14:textId="77777777" w:rsidR="00A32D52" w:rsidRPr="00621E63" w:rsidRDefault="00A32D52" w:rsidP="00A32D52">
            <w:r w:rsidRPr="00621E63">
              <w:rPr>
                <w:rFonts w:ascii="Verdana" w:hAnsi="Verdana"/>
                <w:sz w:val="16"/>
                <w:szCs w:val="16"/>
              </w:rPr>
              <w:t>MDC_TIME_SYNC_ACCURACY  (device absolute time accuracy)</w:t>
            </w:r>
          </w:p>
        </w:tc>
        <w:tc>
          <w:tcPr>
            <w:tcW w:w="720" w:type="dxa"/>
            <w:shd w:val="clear" w:color="auto" w:fill="FFFFFF"/>
          </w:tcPr>
          <w:p w14:paraId="54A923A5" w14:textId="77777777" w:rsidR="00A32D52" w:rsidRPr="00621E63" w:rsidRDefault="00A32D52" w:rsidP="00A32D52">
            <w:r w:rsidRPr="00621E63">
              <w:rPr>
                <w:rFonts w:ascii="Verdana" w:hAnsi="Verdana"/>
                <w:sz w:val="16"/>
                <w:szCs w:val="16"/>
              </w:rPr>
              <w:t>O</w:t>
            </w:r>
          </w:p>
        </w:tc>
      </w:tr>
      <w:tr w:rsidR="00A32D52" w:rsidRPr="00621E63" w14:paraId="2850B382" w14:textId="77777777" w:rsidTr="00A32D52">
        <w:tc>
          <w:tcPr>
            <w:tcW w:w="203" w:type="dxa"/>
            <w:tcBorders>
              <w:top w:val="nil"/>
              <w:left w:val="single" w:sz="8" w:space="0" w:color="auto"/>
              <w:bottom w:val="nil"/>
              <w:right w:val="nil"/>
            </w:tcBorders>
            <w:shd w:val="clear" w:color="auto" w:fill="FFFFFF"/>
          </w:tcPr>
          <w:p w14:paraId="7FB412EC"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3A46D38F"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4A2ED71C"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01FF35ED"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36C47607"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29F0B57A"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126EC604"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3EAF3FE0" w14:textId="77777777" w:rsidR="00A32D52" w:rsidRPr="00621E63" w:rsidRDefault="00A32D52" w:rsidP="00A32D52">
            <w:pPr>
              <w:rPr>
                <w:rFonts w:ascii="Verdana" w:hAnsi="Verdana"/>
                <w:sz w:val="16"/>
                <w:szCs w:val="16"/>
              </w:rPr>
            </w:pPr>
          </w:p>
        </w:tc>
        <w:tc>
          <w:tcPr>
            <w:tcW w:w="1404" w:type="dxa"/>
            <w:shd w:val="clear" w:color="auto" w:fill="FFFFFF"/>
          </w:tcPr>
          <w:p w14:paraId="64324598" w14:textId="77777777" w:rsidR="00A32D52" w:rsidRPr="00621E63" w:rsidRDefault="00A32D52" w:rsidP="00A32D52">
            <w:r w:rsidRPr="00621E63">
              <w:rPr>
                <w:rFonts w:ascii="Verdana" w:hAnsi="Verdana"/>
                <w:sz w:val="16"/>
                <w:szCs w:val="16"/>
              </w:rPr>
              <w:t>OBX.. 1.0.0.4</w:t>
            </w:r>
          </w:p>
        </w:tc>
        <w:tc>
          <w:tcPr>
            <w:tcW w:w="6349" w:type="dxa"/>
            <w:shd w:val="clear" w:color="auto" w:fill="FFFFFF"/>
          </w:tcPr>
          <w:p w14:paraId="77A4D486" w14:textId="77777777" w:rsidR="00A32D52" w:rsidRPr="00621E63" w:rsidRDefault="00A32D52" w:rsidP="00A32D52">
            <w:r w:rsidRPr="00621E63">
              <w:rPr>
                <w:rFonts w:ascii="Verdana" w:hAnsi="Verdana"/>
                <w:sz w:val="16"/>
                <w:szCs w:val="16"/>
              </w:rPr>
              <w:t>MDC_ATTR_TIME_ABS (</w:t>
            </w:r>
            <w:r w:rsidRPr="00621E63">
              <w:rPr>
                <w:rFonts w:ascii="Verdana" w:hAnsi="Verdana"/>
                <w:b/>
                <w:bCs/>
                <w:sz w:val="16"/>
                <w:szCs w:val="16"/>
              </w:rPr>
              <w:t>displayed</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0979FFA3" w14:textId="77777777" w:rsidR="00A32D52" w:rsidRPr="00621E63" w:rsidRDefault="00A32D52" w:rsidP="00A32D52">
            <w:r w:rsidRPr="00621E63">
              <w:rPr>
                <w:rFonts w:ascii="Verdana" w:hAnsi="Verdana"/>
                <w:sz w:val="16"/>
                <w:szCs w:val="16"/>
              </w:rPr>
              <w:t>C</w:t>
            </w:r>
            <w:bookmarkStart w:id="2368" w:name="_Ref252183207"/>
            <w:r w:rsidRPr="00621E63">
              <w:rPr>
                <w:rStyle w:val="FootnoteReference"/>
                <w:rFonts w:ascii="Verdana" w:hAnsi="Verdana"/>
              </w:rPr>
              <w:footnoteReference w:id="8"/>
            </w:r>
            <w:bookmarkEnd w:id="2368"/>
          </w:p>
        </w:tc>
      </w:tr>
      <w:tr w:rsidR="00A32D52" w:rsidRPr="00621E63" w14:paraId="4BF6A75B" w14:textId="77777777" w:rsidTr="00A32D52">
        <w:tc>
          <w:tcPr>
            <w:tcW w:w="203" w:type="dxa"/>
            <w:tcBorders>
              <w:top w:val="nil"/>
              <w:left w:val="single" w:sz="8" w:space="0" w:color="auto"/>
              <w:bottom w:val="nil"/>
              <w:right w:val="nil"/>
            </w:tcBorders>
            <w:shd w:val="clear" w:color="auto" w:fill="FFFFFF"/>
          </w:tcPr>
          <w:p w14:paraId="3B034AE8"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085D8778"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0722AA43"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57EA917F"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CDCA813"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1828D32C"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139F288"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571A4A69" w14:textId="77777777" w:rsidR="00A32D52" w:rsidRPr="00621E63" w:rsidRDefault="00A32D52" w:rsidP="00A32D52">
            <w:pPr>
              <w:rPr>
                <w:rFonts w:ascii="Verdana" w:hAnsi="Verdana"/>
                <w:sz w:val="16"/>
                <w:szCs w:val="16"/>
              </w:rPr>
            </w:pPr>
          </w:p>
        </w:tc>
        <w:tc>
          <w:tcPr>
            <w:tcW w:w="1404" w:type="dxa"/>
            <w:shd w:val="clear" w:color="auto" w:fill="FFFFFF"/>
          </w:tcPr>
          <w:p w14:paraId="26A5737D" w14:textId="77777777" w:rsidR="00A32D52" w:rsidRPr="00621E63" w:rsidRDefault="00A32D52" w:rsidP="00A32D52">
            <w:r w:rsidRPr="00621E63">
              <w:rPr>
                <w:rFonts w:ascii="Verdana" w:hAnsi="Verdana"/>
                <w:sz w:val="16"/>
                <w:szCs w:val="16"/>
              </w:rPr>
              <w:t>OBX.. 1.0.0.5</w:t>
            </w:r>
          </w:p>
        </w:tc>
        <w:tc>
          <w:tcPr>
            <w:tcW w:w="6349" w:type="dxa"/>
            <w:shd w:val="clear" w:color="auto" w:fill="FFFFFF"/>
          </w:tcPr>
          <w:p w14:paraId="344C57FB" w14:textId="77777777" w:rsidR="00A32D52" w:rsidRPr="00621E63" w:rsidRDefault="00A32D52" w:rsidP="00A32D52">
            <w:r w:rsidRPr="00621E63">
              <w:rPr>
                <w:rFonts w:ascii="Verdana" w:hAnsi="Verdana"/>
                <w:sz w:val="16"/>
                <w:szCs w:val="16"/>
              </w:rPr>
              <w:t>MDC_ATTR_TIME_REL (</w:t>
            </w:r>
            <w:r w:rsidRPr="00621E63">
              <w:rPr>
                <w:rFonts w:ascii="Verdana" w:hAnsi="Verdana"/>
                <w:b/>
                <w:bCs/>
                <w:sz w:val="16"/>
                <w:szCs w:val="16"/>
              </w:rPr>
              <w:t>relative</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6FD7FC4A" w14:textId="77777777" w:rsidR="00A32D52" w:rsidRPr="00621E63" w:rsidRDefault="00A32D52" w:rsidP="00A32D52">
            <w:r w:rsidRPr="00621E63">
              <w:rPr>
                <w:rFonts w:ascii="Verdana" w:hAnsi="Verdana"/>
                <w:sz w:val="16"/>
                <w:szCs w:val="16"/>
              </w:rPr>
              <w:t>C</w:t>
            </w:r>
          </w:p>
        </w:tc>
      </w:tr>
      <w:tr w:rsidR="00A32D52" w:rsidRPr="00621E63" w14:paraId="1F902883" w14:textId="77777777" w:rsidTr="00A32D52">
        <w:tc>
          <w:tcPr>
            <w:tcW w:w="203" w:type="dxa"/>
            <w:tcBorders>
              <w:top w:val="nil"/>
              <w:left w:val="single" w:sz="8" w:space="0" w:color="auto"/>
              <w:bottom w:val="nil"/>
              <w:right w:val="nil"/>
            </w:tcBorders>
            <w:shd w:val="clear" w:color="auto" w:fill="FFFFFF"/>
          </w:tcPr>
          <w:p w14:paraId="507F2D4B"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39F96AEA"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30877697"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57DD41B1"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E2DFE0A"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25779E33"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8FCD8D3"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17170FBD" w14:textId="77777777" w:rsidR="00A32D52" w:rsidRPr="00621E63" w:rsidRDefault="00A32D52" w:rsidP="00A32D52">
            <w:pPr>
              <w:rPr>
                <w:rFonts w:ascii="Verdana" w:hAnsi="Verdana"/>
                <w:sz w:val="16"/>
                <w:szCs w:val="16"/>
              </w:rPr>
            </w:pPr>
          </w:p>
        </w:tc>
        <w:tc>
          <w:tcPr>
            <w:tcW w:w="1404" w:type="dxa"/>
            <w:shd w:val="clear" w:color="auto" w:fill="FFFFFF"/>
          </w:tcPr>
          <w:p w14:paraId="6AC38D84" w14:textId="77777777" w:rsidR="00A32D52" w:rsidRPr="00621E63" w:rsidRDefault="00A32D52" w:rsidP="00A32D52">
            <w:r w:rsidRPr="00621E63">
              <w:rPr>
                <w:rFonts w:ascii="Verdana" w:hAnsi="Verdana"/>
                <w:sz w:val="16"/>
                <w:szCs w:val="16"/>
              </w:rPr>
              <w:t>OBX.. 1.0.0.6</w:t>
            </w:r>
          </w:p>
        </w:tc>
        <w:tc>
          <w:tcPr>
            <w:tcW w:w="6349" w:type="dxa"/>
            <w:shd w:val="clear" w:color="auto" w:fill="FFFFFF"/>
          </w:tcPr>
          <w:p w14:paraId="6B18E235" w14:textId="77777777" w:rsidR="00A32D52" w:rsidRPr="00621E63" w:rsidRDefault="00A32D52" w:rsidP="00A32D52">
            <w:r w:rsidRPr="00621E63">
              <w:rPr>
                <w:rFonts w:ascii="Verdana" w:hAnsi="Verdana"/>
                <w:sz w:val="16"/>
                <w:szCs w:val="16"/>
              </w:rPr>
              <w:t>MDC_ATTR_TIME_HI_RES (</w:t>
            </w:r>
            <w:r w:rsidRPr="00621E63">
              <w:rPr>
                <w:rFonts w:ascii="Verdana" w:hAnsi="Verdana"/>
                <w:b/>
                <w:bCs/>
                <w:sz w:val="16"/>
                <w:szCs w:val="16"/>
              </w:rPr>
              <w:t>hi-res rel</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34AB029E" w14:textId="77777777" w:rsidR="00A32D52" w:rsidRPr="00621E63" w:rsidRDefault="00A32D52" w:rsidP="00A32D52">
            <w:r w:rsidRPr="00621E63">
              <w:rPr>
                <w:rFonts w:ascii="Verdana" w:hAnsi="Verdana"/>
                <w:sz w:val="16"/>
                <w:szCs w:val="16"/>
              </w:rPr>
              <w:t>C</w:t>
            </w:r>
          </w:p>
        </w:tc>
      </w:tr>
      <w:tr w:rsidR="00A32D52" w:rsidRPr="00621E63" w14:paraId="54CEFA8D" w14:textId="77777777" w:rsidTr="00A32D52">
        <w:tc>
          <w:tcPr>
            <w:tcW w:w="203" w:type="dxa"/>
            <w:tcBorders>
              <w:top w:val="nil"/>
              <w:left w:val="single" w:sz="8" w:space="0" w:color="auto"/>
              <w:bottom w:val="nil"/>
              <w:right w:val="nil"/>
            </w:tcBorders>
          </w:tcPr>
          <w:p w14:paraId="786EFD82"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55004ED9"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7DDC6F5"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62265C99"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tcPr>
          <w:p w14:paraId="74BB513D"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5128946F"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CC"/>
          </w:tcPr>
          <w:p w14:paraId="1CD34928"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70AA4D68" w14:textId="77777777" w:rsidR="00A32D52" w:rsidRPr="00621E63" w:rsidRDefault="00A32D52" w:rsidP="00A32D52">
            <w:pPr>
              <w:rPr>
                <w:rFonts w:ascii="Verdana" w:hAnsi="Verdana"/>
                <w:sz w:val="16"/>
                <w:szCs w:val="16"/>
              </w:rPr>
            </w:pPr>
          </w:p>
        </w:tc>
        <w:tc>
          <w:tcPr>
            <w:tcW w:w="1404" w:type="dxa"/>
          </w:tcPr>
          <w:p w14:paraId="506892BB" w14:textId="77777777" w:rsidR="00A32D52" w:rsidRPr="00621E63" w:rsidRDefault="00A32D52" w:rsidP="00A32D52">
            <w:r w:rsidRPr="00621E63">
              <w:rPr>
                <w:rFonts w:ascii="Verdana" w:hAnsi="Verdana"/>
                <w:sz w:val="16"/>
                <w:szCs w:val="16"/>
              </w:rPr>
              <w:t>OBX.. 1.0.0.7</w:t>
            </w:r>
          </w:p>
        </w:tc>
        <w:tc>
          <w:tcPr>
            <w:tcW w:w="6349" w:type="dxa"/>
          </w:tcPr>
          <w:p w14:paraId="56D1E4D4" w14:textId="77777777" w:rsidR="00A32D52" w:rsidRPr="00621E63" w:rsidRDefault="00A32D52" w:rsidP="00A32D52">
            <w:r w:rsidRPr="00621E63">
              <w:rPr>
                <w:rFonts w:ascii="Verdana" w:hAnsi="Verdana"/>
                <w:sz w:val="16"/>
                <w:szCs w:val="16"/>
              </w:rPr>
              <w:t>OBX-14 (DTM</w:t>
            </w:r>
            <w:r w:rsidRPr="00621E63">
              <w:rPr>
                <w:rFonts w:ascii="Verdana" w:hAnsi="Verdana"/>
                <w:i/>
                <w:sz w:val="16"/>
                <w:szCs w:val="16"/>
                <w:vertAlign w:val="subscript"/>
              </w:rPr>
              <w:t>DOR</w:t>
            </w:r>
            <w:r w:rsidRPr="00621E63">
              <w:rPr>
                <w:rFonts w:ascii="Verdana" w:hAnsi="Verdana"/>
                <w:sz w:val="16"/>
                <w:szCs w:val="16"/>
              </w:rPr>
              <w:t xml:space="preserve">, </w:t>
            </w:r>
            <w:r w:rsidRPr="00621E63">
              <w:rPr>
                <w:rFonts w:ascii="Verdana" w:hAnsi="Verdana"/>
                <w:i/>
                <w:iCs/>
                <w:sz w:val="16"/>
                <w:szCs w:val="16"/>
              </w:rPr>
              <w:t>optional</w:t>
            </w:r>
            <w:r w:rsidRPr="00621E63">
              <w:rPr>
                <w:rFonts w:ascii="Verdana" w:hAnsi="Verdana"/>
                <w:sz w:val="16"/>
                <w:szCs w:val="16"/>
              </w:rPr>
              <w:t>, overrides default (OBR-7, OBR-8] time interval</w:t>
            </w:r>
          </w:p>
        </w:tc>
        <w:tc>
          <w:tcPr>
            <w:tcW w:w="720" w:type="dxa"/>
          </w:tcPr>
          <w:p w14:paraId="4D446B23" w14:textId="77777777" w:rsidR="00A32D52" w:rsidRPr="00621E63" w:rsidRDefault="00A32D52" w:rsidP="00A32D52">
            <w:pPr>
              <w:jc w:val="center"/>
              <w:rPr>
                <w:rFonts w:ascii="Verdana" w:hAnsi="Verdana"/>
                <w:sz w:val="16"/>
                <w:szCs w:val="16"/>
              </w:rPr>
            </w:pPr>
          </w:p>
        </w:tc>
      </w:tr>
      <w:tr w:rsidR="00A32D52" w:rsidRPr="00621E63" w14:paraId="621386E5" w14:textId="77777777" w:rsidTr="00A32D52">
        <w:tc>
          <w:tcPr>
            <w:tcW w:w="203" w:type="dxa"/>
            <w:tcBorders>
              <w:top w:val="nil"/>
              <w:left w:val="single" w:sz="8" w:space="0" w:color="auto"/>
              <w:bottom w:val="nil"/>
              <w:right w:val="nil"/>
            </w:tcBorders>
          </w:tcPr>
          <w:p w14:paraId="236ECF16"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D0B4CFD"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6595897B"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34C83263"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single" w:sz="8" w:space="0" w:color="auto"/>
              <w:right w:val="nil"/>
            </w:tcBorders>
          </w:tcPr>
          <w:p w14:paraId="7F41DFB8"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1D309B4B"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single" w:sz="8" w:space="0" w:color="auto"/>
              <w:right w:val="nil"/>
            </w:tcBorders>
            <w:shd w:val="clear" w:color="auto" w:fill="FFFFCC"/>
          </w:tcPr>
          <w:p w14:paraId="6CC2530D"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75F90C83" w14:textId="77777777" w:rsidR="00A32D52" w:rsidRPr="00621E63" w:rsidRDefault="00A32D52" w:rsidP="00A32D52">
            <w:pPr>
              <w:rPr>
                <w:rFonts w:ascii="Verdana" w:hAnsi="Verdana"/>
                <w:sz w:val="16"/>
                <w:szCs w:val="16"/>
              </w:rPr>
            </w:pPr>
          </w:p>
        </w:tc>
        <w:tc>
          <w:tcPr>
            <w:tcW w:w="1404" w:type="dxa"/>
          </w:tcPr>
          <w:p w14:paraId="6E61E1EB" w14:textId="77777777" w:rsidR="00A32D52" w:rsidRPr="00621E63" w:rsidRDefault="00A32D52" w:rsidP="00A32D52">
            <w:r w:rsidRPr="00621E63">
              <w:rPr>
                <w:rFonts w:ascii="Verdana" w:hAnsi="Verdana"/>
                <w:sz w:val="16"/>
                <w:szCs w:val="16"/>
              </w:rPr>
              <w:t>OBX.. 1.0.0.7.1</w:t>
            </w:r>
          </w:p>
        </w:tc>
        <w:tc>
          <w:tcPr>
            <w:tcW w:w="6349" w:type="dxa"/>
          </w:tcPr>
          <w:p w14:paraId="3C24D69A" w14:textId="77777777" w:rsidR="00A32D52" w:rsidRPr="00621E63" w:rsidRDefault="00A32D52" w:rsidP="00A32D52">
            <w:r w:rsidRPr="00621E63">
              <w:rPr>
                <w:rFonts w:ascii="Verdana" w:hAnsi="Verdana"/>
                <w:sz w:val="16"/>
                <w:szCs w:val="16"/>
              </w:rPr>
              <w:t>OBX-14</w:t>
            </w:r>
          </w:p>
        </w:tc>
        <w:tc>
          <w:tcPr>
            <w:tcW w:w="720" w:type="dxa"/>
          </w:tcPr>
          <w:p w14:paraId="6C49B0E1" w14:textId="77777777" w:rsidR="00A32D52" w:rsidRPr="00621E63" w:rsidRDefault="00A32D52" w:rsidP="00A32D52">
            <w:pPr>
              <w:jc w:val="center"/>
              <w:rPr>
                <w:rFonts w:ascii="Verdana" w:hAnsi="Verdana"/>
                <w:sz w:val="16"/>
                <w:szCs w:val="16"/>
              </w:rPr>
            </w:pPr>
          </w:p>
        </w:tc>
      </w:tr>
      <w:tr w:rsidR="00A32D52" w:rsidRPr="00621E63" w14:paraId="47D8D0C3" w14:textId="77777777" w:rsidTr="00A32D52">
        <w:tc>
          <w:tcPr>
            <w:tcW w:w="203" w:type="dxa"/>
            <w:tcBorders>
              <w:top w:val="nil"/>
              <w:left w:val="single" w:sz="8" w:space="0" w:color="auto"/>
              <w:bottom w:val="nil"/>
              <w:right w:val="nil"/>
            </w:tcBorders>
          </w:tcPr>
          <w:p w14:paraId="222AF368"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4C8AC0E"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17D75AC"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45180021" w14:textId="77777777" w:rsidR="00A32D52" w:rsidRPr="00621E63" w:rsidRDefault="00A32D52" w:rsidP="00A32D52">
            <w:pPr>
              <w:rPr>
                <w:rFonts w:ascii="Verdana" w:hAnsi="Verdana"/>
                <w:sz w:val="16"/>
                <w:szCs w:val="16"/>
              </w:rPr>
            </w:pPr>
          </w:p>
        </w:tc>
        <w:tc>
          <w:tcPr>
            <w:tcW w:w="207" w:type="dxa"/>
            <w:tcBorders>
              <w:top w:val="single" w:sz="8" w:space="0" w:color="auto"/>
              <w:left w:val="single" w:sz="8" w:space="0" w:color="auto"/>
              <w:bottom w:val="nil"/>
              <w:right w:val="nil"/>
            </w:tcBorders>
          </w:tcPr>
          <w:p w14:paraId="44C9D81E" w14:textId="77777777" w:rsidR="00A32D52" w:rsidRPr="00621E63" w:rsidRDefault="00A32D52" w:rsidP="00A32D52">
            <w:pPr>
              <w:rPr>
                <w:rFonts w:ascii="Verdana" w:hAnsi="Verdana"/>
                <w:sz w:val="16"/>
                <w:szCs w:val="16"/>
              </w:rPr>
            </w:pPr>
          </w:p>
        </w:tc>
        <w:tc>
          <w:tcPr>
            <w:tcW w:w="93" w:type="dxa"/>
            <w:tcBorders>
              <w:top w:val="nil"/>
              <w:left w:val="nil"/>
              <w:bottom w:val="nil"/>
              <w:right w:val="single" w:sz="4" w:space="0" w:color="auto"/>
            </w:tcBorders>
          </w:tcPr>
          <w:p w14:paraId="0E74CBF2" w14:textId="77777777" w:rsidR="00A32D52" w:rsidRPr="00621E63" w:rsidRDefault="00A32D52" w:rsidP="00A32D52">
            <w:pPr>
              <w:rPr>
                <w:rFonts w:ascii="Verdana" w:hAnsi="Verdana"/>
                <w:sz w:val="16"/>
                <w:szCs w:val="16"/>
              </w:rPr>
            </w:pPr>
          </w:p>
        </w:tc>
        <w:tc>
          <w:tcPr>
            <w:tcW w:w="220" w:type="dxa"/>
            <w:tcBorders>
              <w:top w:val="single" w:sz="8" w:space="0" w:color="auto"/>
              <w:left w:val="single" w:sz="4" w:space="0" w:color="auto"/>
              <w:bottom w:val="single" w:sz="8" w:space="0" w:color="auto"/>
              <w:right w:val="nil"/>
            </w:tcBorders>
          </w:tcPr>
          <w:p w14:paraId="31C0BC9C"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4A108144" w14:textId="77777777" w:rsidR="00A32D52" w:rsidRPr="00621E63" w:rsidRDefault="00A32D52" w:rsidP="00A32D52">
            <w:pPr>
              <w:rPr>
                <w:rFonts w:ascii="Verdana" w:hAnsi="Verdana"/>
                <w:sz w:val="16"/>
                <w:szCs w:val="16"/>
              </w:rPr>
            </w:pPr>
          </w:p>
        </w:tc>
        <w:tc>
          <w:tcPr>
            <w:tcW w:w="1404" w:type="dxa"/>
            <w:shd w:val="clear" w:color="auto" w:fill="F3F3F3"/>
          </w:tcPr>
          <w:p w14:paraId="763BEA50" w14:textId="77777777" w:rsidR="00A32D52" w:rsidRPr="00621E63" w:rsidRDefault="00A32D52" w:rsidP="00A32D52">
            <w:r w:rsidRPr="00621E63">
              <w:rPr>
                <w:rFonts w:ascii="Verdana" w:hAnsi="Verdana"/>
                <w:sz w:val="16"/>
                <w:szCs w:val="16"/>
              </w:rPr>
              <w:t>OBR......</w:t>
            </w:r>
          </w:p>
        </w:tc>
        <w:tc>
          <w:tcPr>
            <w:tcW w:w="6349" w:type="dxa"/>
            <w:shd w:val="clear" w:color="auto" w:fill="F3F3F3"/>
          </w:tcPr>
          <w:p w14:paraId="7398EC61" w14:textId="77777777" w:rsidR="00A32D52" w:rsidRPr="00621E63" w:rsidRDefault="00A32D52" w:rsidP="00A32D52">
            <w:r w:rsidRPr="00621E63">
              <w:rPr>
                <w:rFonts w:ascii="Verdana" w:hAnsi="Verdana"/>
                <w:sz w:val="16"/>
                <w:szCs w:val="16"/>
              </w:rPr>
              <w:t>[</w:t>
            </w:r>
            <w:r w:rsidRPr="00621E63">
              <w:rPr>
                <w:rFonts w:ascii="Verdana" w:hAnsi="Verdana"/>
                <w:b/>
                <w:bCs/>
                <w:sz w:val="16"/>
                <w:szCs w:val="16"/>
              </w:rPr>
              <w:t>OBR-7</w:t>
            </w:r>
            <w:r w:rsidRPr="00621E63">
              <w:rPr>
                <w:rFonts w:ascii="Verdana" w:hAnsi="Verdana"/>
                <w:sz w:val="16"/>
                <w:szCs w:val="16"/>
              </w:rPr>
              <w:t xml:space="preserve">, </w:t>
            </w:r>
            <w:r w:rsidRPr="00621E63">
              <w:rPr>
                <w:rFonts w:ascii="Verdana" w:hAnsi="Verdana"/>
                <w:b/>
                <w:bCs/>
                <w:sz w:val="16"/>
                <w:szCs w:val="16"/>
              </w:rPr>
              <w:t>OBR-8</w:t>
            </w:r>
            <w:r w:rsidRPr="00621E63">
              <w:rPr>
                <w:rFonts w:ascii="Verdana" w:hAnsi="Verdana"/>
                <w:sz w:val="16"/>
                <w:szCs w:val="16"/>
              </w:rPr>
              <w:t>)  Default time interval for child OBXs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3F3F3"/>
          </w:tcPr>
          <w:p w14:paraId="4CB1460A" w14:textId="77777777" w:rsidR="00A32D52" w:rsidRPr="00621E63" w:rsidRDefault="00A32D52" w:rsidP="00A32D52">
            <w:r w:rsidRPr="00621E63">
              <w:rPr>
                <w:rFonts w:ascii="Verdana" w:hAnsi="Verdana"/>
                <w:sz w:val="16"/>
                <w:szCs w:val="16"/>
              </w:rPr>
              <w:t>M</w:t>
            </w:r>
          </w:p>
        </w:tc>
      </w:tr>
      <w:tr w:rsidR="00A32D52" w:rsidRPr="00621E63" w14:paraId="42BBBC5F" w14:textId="77777777" w:rsidTr="00A32D52">
        <w:tc>
          <w:tcPr>
            <w:tcW w:w="203" w:type="dxa"/>
            <w:tcBorders>
              <w:top w:val="nil"/>
              <w:left w:val="single" w:sz="8" w:space="0" w:color="auto"/>
              <w:bottom w:val="single" w:sz="8" w:space="0" w:color="auto"/>
              <w:right w:val="nil"/>
            </w:tcBorders>
          </w:tcPr>
          <w:p w14:paraId="63CDAE97"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4AFCA51"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single" w:sz="8" w:space="0" w:color="auto"/>
              <w:right w:val="nil"/>
            </w:tcBorders>
          </w:tcPr>
          <w:p w14:paraId="46F1821B"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3A19293D"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single" w:sz="8" w:space="0" w:color="auto"/>
              <w:right w:val="nil"/>
            </w:tcBorders>
          </w:tcPr>
          <w:p w14:paraId="724FE46C"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7DFAE636"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single" w:sz="8" w:space="0" w:color="auto"/>
              <w:right w:val="nil"/>
            </w:tcBorders>
          </w:tcPr>
          <w:p w14:paraId="1D5EA3E0"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52C17E66" w14:textId="77777777" w:rsidR="00A32D52" w:rsidRPr="00621E63" w:rsidRDefault="00A32D52" w:rsidP="00A32D52">
            <w:pPr>
              <w:rPr>
                <w:rFonts w:ascii="Verdana" w:hAnsi="Verdana"/>
                <w:sz w:val="16"/>
                <w:szCs w:val="16"/>
              </w:rPr>
            </w:pPr>
          </w:p>
        </w:tc>
        <w:tc>
          <w:tcPr>
            <w:tcW w:w="1404" w:type="dxa"/>
          </w:tcPr>
          <w:p w14:paraId="641AE778" w14:textId="77777777" w:rsidR="00A32D52" w:rsidRPr="00621E63" w:rsidRDefault="00A32D52" w:rsidP="00A32D52">
            <w:r w:rsidRPr="00621E63">
              <w:rPr>
                <w:rFonts w:ascii="Verdana" w:hAnsi="Verdana"/>
                <w:b/>
                <w:bCs/>
                <w:sz w:val="16"/>
                <w:szCs w:val="16"/>
              </w:rPr>
              <w:t>OBX.. 2</w:t>
            </w:r>
          </w:p>
        </w:tc>
        <w:tc>
          <w:tcPr>
            <w:tcW w:w="6349" w:type="dxa"/>
          </w:tcPr>
          <w:p w14:paraId="772ECD51" w14:textId="77777777" w:rsidR="00A32D52" w:rsidRPr="00621E63" w:rsidRDefault="00A32D52" w:rsidP="00A32D52">
            <w:r w:rsidRPr="00621E63">
              <w:rPr>
                <w:rFonts w:ascii="Verdana" w:hAnsi="Verdana"/>
                <w:b/>
                <w:bCs/>
                <w:sz w:val="16"/>
                <w:szCs w:val="16"/>
              </w:rPr>
              <w:t>MDS for device #2</w:t>
            </w:r>
          </w:p>
        </w:tc>
        <w:tc>
          <w:tcPr>
            <w:tcW w:w="720" w:type="dxa"/>
          </w:tcPr>
          <w:p w14:paraId="59879DC0" w14:textId="77777777" w:rsidR="00A32D52" w:rsidRPr="00621E63" w:rsidRDefault="00A32D52" w:rsidP="00A32D52">
            <w:r w:rsidRPr="00621E63">
              <w:rPr>
                <w:rFonts w:ascii="Verdana" w:hAnsi="Verdana"/>
                <w:sz w:val="16"/>
                <w:szCs w:val="16"/>
              </w:rPr>
              <w:t>M</w:t>
            </w:r>
          </w:p>
        </w:tc>
      </w:tr>
    </w:tbl>
    <w:p w14:paraId="37365863" w14:textId="77777777" w:rsidR="00A32D52" w:rsidRPr="00621E63" w:rsidRDefault="00A32D52" w:rsidP="00A32D52">
      <w:pPr>
        <w:pStyle w:val="Note"/>
      </w:pPr>
      <w:r w:rsidRPr="00621E63">
        <w:t>Notes:</w:t>
      </w:r>
    </w:p>
    <w:p w14:paraId="3AE99991" w14:textId="77777777" w:rsidR="00A32D52" w:rsidRPr="00621E63" w:rsidRDefault="00A32D52" w:rsidP="00A32D52">
      <w:pPr>
        <w:pStyle w:val="Note"/>
      </w:pPr>
      <w:r w:rsidRPr="00621E63">
        <w:t>Status column gives Presence Qualifier, M: mandatory, O: option, C: conditional.</w:t>
      </w:r>
    </w:p>
    <w:p w14:paraId="2EB53415" w14:textId="77777777" w:rsidR="00A32D52" w:rsidRPr="00621E63" w:rsidRDefault="00A32D52" w:rsidP="00A32D52">
      <w:pPr>
        <w:pStyle w:val="Note"/>
      </w:pPr>
      <w:r w:rsidRPr="00621E63">
        <w:t>The dotted numbers represent the object hierarchy value of OBX-4 and are provided as example values only.</w:t>
      </w:r>
    </w:p>
    <w:p w14:paraId="789BCC63" w14:textId="5E79047C" w:rsidR="00A32D52" w:rsidRPr="00621E63" w:rsidRDefault="00A32D52" w:rsidP="00A32D52">
      <w:pPr>
        <w:pStyle w:val="Note"/>
      </w:pPr>
      <w:r w:rsidRPr="00621E63">
        <w:t>a.</w:t>
      </w:r>
      <w:r w:rsidRPr="00621E63">
        <w:tab/>
        <w:t>DTM</w:t>
      </w:r>
      <w:r w:rsidRPr="00621E63">
        <w:rPr>
          <w:i/>
          <w:vertAlign w:val="subscript"/>
        </w:rPr>
        <w:t>DOR</w:t>
      </w:r>
      <w:r w:rsidRPr="00621E63">
        <w:t xml:space="preserve"> is the datetime of the DOR, reported with a</w:t>
      </w:r>
      <w:r w:rsidR="009753FB" w:rsidRPr="00621E63">
        <w:t xml:space="preserve">n IHE PCD modification of the </w:t>
      </w:r>
      <w:r w:rsidR="006D613E" w:rsidRPr="00621E63">
        <w:t>HL7</w:t>
      </w:r>
      <w:r w:rsidR="00995105" w:rsidRPr="00621E63">
        <w:t xml:space="preserve"> </w:t>
      </w:r>
      <w:r w:rsidRPr="00621E63">
        <w:t>V2.6 ‘date/time’ data type</w:t>
      </w:r>
      <w:r w:rsidR="009753FB" w:rsidRPr="00621E63">
        <w:t xml:space="preserve"> differing in the specification of the time zone offset. See Appendix C.4 for details</w:t>
      </w:r>
      <w:r w:rsidRPr="00621E63">
        <w:t xml:space="preserve">. A time stamp resolution of at least one second and a time zone offset are required, e.g., </w:t>
      </w:r>
      <w:r w:rsidRPr="00621E63">
        <w:rPr>
          <w:rStyle w:val="Strong"/>
        </w:rPr>
        <w:t>YYYYMMDDHHMMSS</w:t>
      </w:r>
      <w:r w:rsidRPr="00621E63">
        <w:t>[.S[S[S[S</w:t>
      </w:r>
      <w:r w:rsidRPr="00621E63">
        <w:rPr>
          <w:rStyle w:val="Strong"/>
        </w:rPr>
        <w:t>]]]]+/-ZZZZ</w:t>
      </w:r>
      <w:r w:rsidRPr="00621E63">
        <w:t xml:space="preserve"> (required items shown in bold font).</w:t>
      </w:r>
    </w:p>
    <w:p w14:paraId="0BFCEC1A" w14:textId="77777777" w:rsidR="00A32D52" w:rsidRPr="00621E63" w:rsidRDefault="00A32D52" w:rsidP="00A32D52">
      <w:pPr>
        <w:pStyle w:val="Note"/>
      </w:pPr>
      <w:r w:rsidRPr="00621E63">
        <w:t>b.</w:t>
      </w:r>
      <w:r w:rsidRPr="00621E63">
        <w:tab/>
        <w:t>Within the time scope of each OBR and the time interval expressed in [OBR-7, OBR-8), time discontinuities in the MDC_ATTR_TIME_ABS displayed time are prohibited. Discontinuities due to daylight savings or other clock adjustments require that data on the new displayed timeline shall be sent as a separate OBR.</w:t>
      </w:r>
    </w:p>
    <w:p w14:paraId="00FA57EC" w14:textId="77777777" w:rsidR="00A32D52" w:rsidRPr="00621E63" w:rsidRDefault="00A32D52" w:rsidP="00A32D52">
      <w:pPr>
        <w:pStyle w:val="Note"/>
      </w:pPr>
      <w:r w:rsidRPr="00621E63">
        <w:t>c.</w:t>
      </w:r>
      <w:r w:rsidRPr="00621E63">
        <w:tab/>
        <w:t>The OBR establishes the default time context for all its child OBXs, but can be overridden by a time stamp in OBX-14.</w:t>
      </w:r>
    </w:p>
    <w:p w14:paraId="1F0BAE3C" w14:textId="77777777" w:rsidR="00A32D52" w:rsidRPr="00621E63" w:rsidRDefault="00A32D52" w:rsidP="00A32D52">
      <w:pPr>
        <w:pStyle w:val="Note"/>
      </w:pPr>
      <w:r w:rsidRPr="00621E63">
        <w:t>d.</w:t>
      </w:r>
      <w:r w:rsidRPr="00621E63">
        <w:tab/>
        <w:t>The time interval specified by [OBR-7, OBR-8) is a mathematically ‘closed’ interval for OBR-7 and ‘open’ for OBR-8. A datum that occurs exactly at the time specified by OBR-8 would be sent in the next time epoch. This allows subsequent OBR segments to represent a continuous sequence of time. For encoding a simple set of episodic measurement, if there is no logical "end" of the observation period, OBR-8 may be set to the message creation time to indicate the logical upper limit for the contained observations.</w:t>
      </w:r>
    </w:p>
    <w:p w14:paraId="1E2801CD" w14:textId="77777777" w:rsidR="00A32D52" w:rsidRPr="00621E63" w:rsidRDefault="00A32D52" w:rsidP="00A32D52">
      <w:pPr>
        <w:pStyle w:val="BodyText"/>
      </w:pPr>
    </w:p>
    <w:p w14:paraId="7FD9D7D1" w14:textId="7BE931F5" w:rsidR="00A32D52" w:rsidRPr="00621E63" w:rsidRDefault="006D613E" w:rsidP="00A32D52">
      <w:pPr>
        <w:pStyle w:val="BodyText"/>
      </w:pPr>
      <w:r w:rsidRPr="00621E63">
        <w:t>HL7</w:t>
      </w:r>
      <w:r w:rsidR="00995105" w:rsidRPr="00621E63">
        <w:t xml:space="preserve"> </w:t>
      </w:r>
      <w:r w:rsidR="00A32D52" w:rsidRPr="00621E63">
        <w:t>time stamps sent in MSH-7, OBR-7, OBR-8 and OBX-14 should in most situations be ‘consistent time’ based on NTP or any other reference time source that provides traceability to NTP when this is feasible. As a consequence, it is strongly encouraged that the gateway or application device (AHD) support synchronized time as an NTP or SNTP (or other time service) client so that it can (1) apply consistent time stamps to the data reported over the WAN interface and (2) provide a time synchronization service to the agents connected to it.</w:t>
      </w:r>
    </w:p>
    <w:p w14:paraId="63397A47" w14:textId="77777777" w:rsidR="00A32D52" w:rsidRPr="00621E63" w:rsidRDefault="00A32D52" w:rsidP="00A32D52">
      <w:pPr>
        <w:pStyle w:val="BodyText"/>
      </w:pPr>
      <w:r w:rsidRPr="00621E63">
        <w:t xml:space="preserve">The MDC_ATTR_TIME_ABS (in OBX-3) observation provides traceability between the displayed time shown on the device, as a DTM datatype in OBX-5, and the corresponding gateway or AHD time reported in OBX-14. </w:t>
      </w:r>
    </w:p>
    <w:p w14:paraId="2F14D614" w14:textId="77777777" w:rsidR="00A32D52" w:rsidRPr="00621E63" w:rsidRDefault="00A32D52" w:rsidP="00A32D52">
      <w:pPr>
        <w:pStyle w:val="BodyText"/>
      </w:pPr>
      <w:r w:rsidRPr="00621E63">
        <w:lastRenderedPageBreak/>
        <w:t>The MDC_ATTR_TIME_REL and MDC_ATTR_TIME_HI_RES (in OBX-3) observations provide traceability between the relative or hi-resolution relative values, reported as an integer value in OBX-5, and the corresponding AHD time reported in OBX-14. The units-of-measure are s or ms, expressed as MDC units.</w:t>
      </w:r>
    </w:p>
    <w:p w14:paraId="4D658067" w14:textId="5169DB30" w:rsidR="00A32D52" w:rsidRPr="00621E63" w:rsidRDefault="00D53FC4" w:rsidP="00D53FC4">
      <w:pPr>
        <w:pStyle w:val="Heading3"/>
        <w:numPr>
          <w:ilvl w:val="0"/>
          <w:numId w:val="0"/>
        </w:numPr>
        <w:rPr>
          <w:noProof w:val="0"/>
        </w:rPr>
        <w:pPrChange w:id="2369" w:author="Mary Jungers" w:date="2019-11-13T19:03:00Z">
          <w:pPr>
            <w:pStyle w:val="AppendixHeading3"/>
          </w:pPr>
        </w:pPrChange>
      </w:pPr>
      <w:bookmarkStart w:id="2370" w:name="_Toc401769864"/>
      <w:bookmarkStart w:id="2371" w:name="_Toc24650524"/>
      <w:ins w:id="2372" w:author="Mary Jungers" w:date="2019-11-13T19:03:00Z">
        <w:r w:rsidRPr="00621E63">
          <w:rPr>
            <w:noProof w:val="0"/>
          </w:rPr>
          <w:t xml:space="preserve">B.8.8 </w:t>
        </w:r>
      </w:ins>
      <w:r w:rsidR="00A32D52" w:rsidRPr="00621E63">
        <w:rPr>
          <w:noProof w:val="0"/>
        </w:rPr>
        <w:t>Device Time Synchronization Capabilities</w:t>
      </w:r>
      <w:bookmarkEnd w:id="2370"/>
      <w:bookmarkEnd w:id="2371"/>
    </w:p>
    <w:p w14:paraId="49FBBFAA" w14:textId="77777777" w:rsidR="00A32D52" w:rsidRPr="00621E63" w:rsidRDefault="00A32D52" w:rsidP="00A32D52">
      <w:pPr>
        <w:pStyle w:val="BodyText"/>
      </w:pPr>
      <w:r w:rsidRPr="00621E63">
        <w:t>OBX-2: CWE</w:t>
      </w:r>
    </w:p>
    <w:p w14:paraId="59F4CB33" w14:textId="77777777" w:rsidR="00A32D52" w:rsidRPr="00621E63" w:rsidRDefault="00A32D52" w:rsidP="00A32D52">
      <w:pPr>
        <w:pStyle w:val="BodyText"/>
      </w:pPr>
      <w:r w:rsidRPr="00621E63">
        <w:t>OBX-3: 68219^MDC_TIME_CAP_STATE^MDC</w:t>
      </w:r>
    </w:p>
    <w:p w14:paraId="50919FEF" w14:textId="0FE074B8" w:rsidR="00A32D52" w:rsidRPr="00621E63" w:rsidRDefault="00A32D52" w:rsidP="00A32D52">
      <w:pPr>
        <w:pStyle w:val="BodyText"/>
      </w:pPr>
      <w:r w:rsidRPr="00621E63">
        <w:t>OBX-5: Valid device time capabilities include (one or more):</w:t>
      </w:r>
    </w:p>
    <w:p w14:paraId="7DB17C59" w14:textId="77777777" w:rsidR="00A32D52" w:rsidRPr="00621E63" w:rsidRDefault="00A32D52" w:rsidP="00CF5627">
      <w:pPr>
        <w:pStyle w:val="TableTitle"/>
      </w:pPr>
      <w:r w:rsidRPr="00621E63">
        <w:t>Table B.</w:t>
      </w:r>
      <w:r w:rsidR="004E547A" w:rsidRPr="00621E63">
        <w:t>8.8</w:t>
      </w:r>
      <w:r w:rsidRPr="00621E63">
        <w:t>-1: OBX-5 Values for Device Time Synchronization Capabilities</w:t>
      </w:r>
    </w:p>
    <w:tbl>
      <w:tblPr>
        <w:tblW w:w="8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20"/>
        <w:gridCol w:w="4200"/>
      </w:tblGrid>
      <w:tr w:rsidR="00A32D52" w:rsidRPr="00621E63" w14:paraId="49E25767" w14:textId="77777777" w:rsidTr="0034511D">
        <w:trPr>
          <w:cantSplit/>
          <w:tblHeader/>
          <w:jc w:val="center"/>
        </w:trPr>
        <w:tc>
          <w:tcPr>
            <w:tcW w:w="4320" w:type="dxa"/>
            <w:shd w:val="clear" w:color="auto" w:fill="D9D9D9"/>
          </w:tcPr>
          <w:p w14:paraId="1CFC4B16" w14:textId="77777777" w:rsidR="00A32D52" w:rsidRPr="00621E63" w:rsidRDefault="00A32D52" w:rsidP="00A32D52">
            <w:pPr>
              <w:pStyle w:val="TableEntryHeader"/>
            </w:pPr>
            <w:r w:rsidRPr="00621E63">
              <w:t>OBX-5 values  (one or more ...)</w:t>
            </w:r>
          </w:p>
        </w:tc>
        <w:tc>
          <w:tcPr>
            <w:tcW w:w="4200" w:type="dxa"/>
            <w:shd w:val="clear" w:color="auto" w:fill="D9D9D9"/>
          </w:tcPr>
          <w:p w14:paraId="15D93C13" w14:textId="77777777" w:rsidR="00A32D52" w:rsidRPr="00621E63" w:rsidRDefault="00A32D52" w:rsidP="00A32D52">
            <w:pPr>
              <w:pStyle w:val="TableEntryHeader"/>
            </w:pPr>
            <w:r w:rsidRPr="00621E63">
              <w:t>Description</w:t>
            </w:r>
          </w:p>
        </w:tc>
      </w:tr>
      <w:tr w:rsidR="00A32D52" w:rsidRPr="00621E63" w14:paraId="55B7AADC" w14:textId="77777777" w:rsidTr="00A32D52">
        <w:trPr>
          <w:cantSplit/>
          <w:jc w:val="center"/>
        </w:trPr>
        <w:tc>
          <w:tcPr>
            <w:tcW w:w="4320" w:type="dxa"/>
            <w:shd w:val="clear" w:color="auto" w:fill="auto"/>
          </w:tcPr>
          <w:p w14:paraId="0B3FF498" w14:textId="77777777" w:rsidR="00A32D52" w:rsidRPr="00621E63" w:rsidRDefault="00A32D52" w:rsidP="00A32D52">
            <w:pPr>
              <w:pStyle w:val="TableEntry"/>
            </w:pPr>
            <w:r w:rsidRPr="00621E63">
              <w:t>&lt;0 or 1&gt;^mds-time-capab-real-time-clock(0),</w:t>
            </w:r>
          </w:p>
        </w:tc>
        <w:tc>
          <w:tcPr>
            <w:tcW w:w="4200" w:type="dxa"/>
            <w:shd w:val="clear" w:color="auto" w:fill="auto"/>
          </w:tcPr>
          <w:p w14:paraId="2F972D75" w14:textId="77777777" w:rsidR="00A32D52" w:rsidRPr="00621E63" w:rsidRDefault="00A32D52" w:rsidP="00A32D52">
            <w:pPr>
              <w:pStyle w:val="TableEntry"/>
            </w:pPr>
            <w:r w:rsidRPr="00621E63">
              <w:t>device supports an internal RTC</w:t>
            </w:r>
          </w:p>
        </w:tc>
      </w:tr>
      <w:tr w:rsidR="00A32D52" w:rsidRPr="00621E63" w14:paraId="4113B7B6" w14:textId="77777777" w:rsidTr="00A32D52">
        <w:trPr>
          <w:cantSplit/>
          <w:jc w:val="center"/>
        </w:trPr>
        <w:tc>
          <w:tcPr>
            <w:tcW w:w="4320" w:type="dxa"/>
            <w:shd w:val="clear" w:color="auto" w:fill="auto"/>
          </w:tcPr>
          <w:p w14:paraId="02228D19" w14:textId="77777777" w:rsidR="00A32D52" w:rsidRPr="00621E63" w:rsidRDefault="00A32D52" w:rsidP="00A32D52">
            <w:pPr>
              <w:pStyle w:val="TableEntry"/>
            </w:pPr>
            <w:r w:rsidRPr="00621E63">
              <w:t>&lt;0 or 1&gt;^mds-time-capab-set-clock(1),</w:t>
            </w:r>
          </w:p>
        </w:tc>
        <w:tc>
          <w:tcPr>
            <w:tcW w:w="4200" w:type="dxa"/>
            <w:shd w:val="clear" w:color="auto" w:fill="auto"/>
          </w:tcPr>
          <w:p w14:paraId="028B9D07" w14:textId="77777777" w:rsidR="00A32D52" w:rsidRPr="00621E63" w:rsidRDefault="00A32D52" w:rsidP="00A32D52">
            <w:pPr>
              <w:pStyle w:val="TableEntry"/>
            </w:pPr>
            <w:r w:rsidRPr="00621E63">
              <w:t>device supports Set Time Action</w:t>
            </w:r>
          </w:p>
        </w:tc>
      </w:tr>
      <w:tr w:rsidR="00A32D52" w:rsidRPr="00621E63" w14:paraId="396ABDB3" w14:textId="77777777" w:rsidTr="00A32D52">
        <w:trPr>
          <w:cantSplit/>
          <w:jc w:val="center"/>
        </w:trPr>
        <w:tc>
          <w:tcPr>
            <w:tcW w:w="4320" w:type="dxa"/>
            <w:shd w:val="clear" w:color="auto" w:fill="auto"/>
          </w:tcPr>
          <w:p w14:paraId="2C7BAB5D" w14:textId="77777777" w:rsidR="00A32D52" w:rsidRPr="00621E63" w:rsidRDefault="00A32D52" w:rsidP="00A32D52">
            <w:pPr>
              <w:pStyle w:val="TableEntry"/>
            </w:pPr>
            <w:r w:rsidRPr="00621E63">
              <w:t>&lt;0 or 1&gt;^mds-time-capab-relative-time(2),</w:t>
            </w:r>
          </w:p>
        </w:tc>
        <w:tc>
          <w:tcPr>
            <w:tcW w:w="4200" w:type="dxa"/>
            <w:shd w:val="clear" w:color="auto" w:fill="auto"/>
          </w:tcPr>
          <w:p w14:paraId="1F69D05A" w14:textId="77777777" w:rsidR="00A32D52" w:rsidRPr="00621E63" w:rsidRDefault="00A32D52" w:rsidP="00A32D52">
            <w:pPr>
              <w:pStyle w:val="TableEntry"/>
            </w:pPr>
            <w:r w:rsidRPr="00621E63">
              <w:t>device supports RelativeTime</w:t>
            </w:r>
          </w:p>
        </w:tc>
      </w:tr>
      <w:tr w:rsidR="00A32D52" w:rsidRPr="00621E63" w14:paraId="62D305C4" w14:textId="77777777" w:rsidTr="00A32D52">
        <w:trPr>
          <w:cantSplit/>
          <w:jc w:val="center"/>
        </w:trPr>
        <w:tc>
          <w:tcPr>
            <w:tcW w:w="4320" w:type="dxa"/>
            <w:shd w:val="clear" w:color="auto" w:fill="auto"/>
          </w:tcPr>
          <w:p w14:paraId="4EFC4DEC" w14:textId="77777777" w:rsidR="00A32D52" w:rsidRPr="00621E63" w:rsidRDefault="00A32D52" w:rsidP="00A32D52">
            <w:pPr>
              <w:pStyle w:val="TableEntry"/>
            </w:pPr>
            <w:r w:rsidRPr="00621E63">
              <w:t>&lt;0 or 1&gt;^mds-time-capab-high-res-relative-time(3),</w:t>
            </w:r>
          </w:p>
        </w:tc>
        <w:tc>
          <w:tcPr>
            <w:tcW w:w="4200" w:type="dxa"/>
            <w:shd w:val="clear" w:color="auto" w:fill="auto"/>
          </w:tcPr>
          <w:p w14:paraId="40464507" w14:textId="77777777" w:rsidR="00A32D52" w:rsidRPr="00621E63" w:rsidRDefault="00A32D52" w:rsidP="00A32D52">
            <w:pPr>
              <w:pStyle w:val="TableEntry"/>
            </w:pPr>
            <w:r w:rsidRPr="00621E63">
              <w:t>device supports HighResRelativeTime</w:t>
            </w:r>
          </w:p>
        </w:tc>
      </w:tr>
      <w:tr w:rsidR="00A32D52" w:rsidRPr="00621E63" w14:paraId="0C92C773" w14:textId="77777777" w:rsidTr="00A32D52">
        <w:trPr>
          <w:cantSplit/>
          <w:jc w:val="center"/>
        </w:trPr>
        <w:tc>
          <w:tcPr>
            <w:tcW w:w="4320" w:type="dxa"/>
            <w:shd w:val="clear" w:color="auto" w:fill="auto"/>
          </w:tcPr>
          <w:p w14:paraId="54912371" w14:textId="77777777" w:rsidR="00A32D52" w:rsidRPr="00621E63" w:rsidRDefault="00A32D52" w:rsidP="00A32D52">
            <w:pPr>
              <w:pStyle w:val="TableEntry"/>
            </w:pPr>
            <w:r w:rsidRPr="00621E63">
              <w:t>&lt;0 or 1&gt;^mds-time-capab-sync-abs-time(4),</w:t>
            </w:r>
          </w:p>
        </w:tc>
        <w:tc>
          <w:tcPr>
            <w:tcW w:w="4200" w:type="dxa"/>
            <w:shd w:val="clear" w:color="auto" w:fill="auto"/>
          </w:tcPr>
          <w:p w14:paraId="5F098DD3" w14:textId="77777777" w:rsidR="00A32D52" w:rsidRPr="00621E63" w:rsidRDefault="00A32D52" w:rsidP="00A32D52">
            <w:pPr>
              <w:pStyle w:val="TableEntry"/>
            </w:pPr>
            <w:r w:rsidRPr="00621E63">
              <w:t>device syncs AbsoluteTime</w:t>
            </w:r>
          </w:p>
        </w:tc>
      </w:tr>
      <w:tr w:rsidR="00A32D52" w:rsidRPr="00621E63" w14:paraId="28E6EEA0" w14:textId="77777777" w:rsidTr="00A32D52">
        <w:trPr>
          <w:cantSplit/>
          <w:jc w:val="center"/>
        </w:trPr>
        <w:tc>
          <w:tcPr>
            <w:tcW w:w="4320" w:type="dxa"/>
            <w:shd w:val="clear" w:color="auto" w:fill="auto"/>
          </w:tcPr>
          <w:p w14:paraId="75FA3A8D" w14:textId="77777777" w:rsidR="00A32D52" w:rsidRPr="00621E63" w:rsidRDefault="00A32D52" w:rsidP="00A32D52">
            <w:pPr>
              <w:pStyle w:val="TableEntry"/>
            </w:pPr>
            <w:r w:rsidRPr="00621E63">
              <w:t>&lt;0 or 1&gt;^mds-time-capab-sync-rel-time(5),</w:t>
            </w:r>
          </w:p>
        </w:tc>
        <w:tc>
          <w:tcPr>
            <w:tcW w:w="4200" w:type="dxa"/>
            <w:shd w:val="clear" w:color="auto" w:fill="auto"/>
          </w:tcPr>
          <w:p w14:paraId="1BA520C5" w14:textId="77777777" w:rsidR="00A32D52" w:rsidRPr="00621E63" w:rsidRDefault="00A32D52" w:rsidP="00A32D52">
            <w:pPr>
              <w:pStyle w:val="TableEntry"/>
            </w:pPr>
            <w:r w:rsidRPr="00621E63">
              <w:t>device syncs RelativeTime</w:t>
            </w:r>
          </w:p>
        </w:tc>
      </w:tr>
      <w:tr w:rsidR="00A32D52" w:rsidRPr="00621E63" w14:paraId="1A2B4B37" w14:textId="77777777" w:rsidTr="00A32D52">
        <w:trPr>
          <w:cantSplit/>
          <w:jc w:val="center"/>
        </w:trPr>
        <w:tc>
          <w:tcPr>
            <w:tcW w:w="4320" w:type="dxa"/>
            <w:shd w:val="clear" w:color="auto" w:fill="auto"/>
          </w:tcPr>
          <w:p w14:paraId="3E5D276C" w14:textId="77777777" w:rsidR="00A32D52" w:rsidRPr="00621E63" w:rsidRDefault="00A32D52" w:rsidP="00A32D52">
            <w:pPr>
              <w:pStyle w:val="TableEntry"/>
            </w:pPr>
            <w:r w:rsidRPr="00621E63">
              <w:t>&lt;0 or 1&gt;^mds-time-capab-sync-hi-res-relative-time(6),</w:t>
            </w:r>
          </w:p>
        </w:tc>
        <w:tc>
          <w:tcPr>
            <w:tcW w:w="4200" w:type="dxa"/>
            <w:shd w:val="clear" w:color="auto" w:fill="auto"/>
          </w:tcPr>
          <w:p w14:paraId="16BE3606" w14:textId="77777777" w:rsidR="00A32D52" w:rsidRPr="00621E63" w:rsidRDefault="00A32D52" w:rsidP="00A32D52">
            <w:pPr>
              <w:pStyle w:val="TableEntry"/>
            </w:pPr>
            <w:r w:rsidRPr="00621E63">
              <w:t>device syncs HiResRelativeTime</w:t>
            </w:r>
          </w:p>
        </w:tc>
      </w:tr>
      <w:tr w:rsidR="00A32D52" w:rsidRPr="00621E63" w14:paraId="38C656CE" w14:textId="77777777" w:rsidTr="00A32D52">
        <w:trPr>
          <w:cantSplit/>
          <w:jc w:val="center"/>
        </w:trPr>
        <w:tc>
          <w:tcPr>
            <w:tcW w:w="4320" w:type="dxa"/>
            <w:shd w:val="clear" w:color="auto" w:fill="auto"/>
          </w:tcPr>
          <w:p w14:paraId="09F137F4" w14:textId="77777777" w:rsidR="00A32D52" w:rsidRPr="00621E63" w:rsidRDefault="00A32D52" w:rsidP="00A32D52">
            <w:pPr>
              <w:pStyle w:val="TableEntry"/>
            </w:pPr>
            <w:r w:rsidRPr="00621E63">
              <w:t>&lt;0 or 1&gt;^mds-time-state-abs-time-synced(8),</w:t>
            </w:r>
          </w:p>
        </w:tc>
        <w:tc>
          <w:tcPr>
            <w:tcW w:w="4200" w:type="dxa"/>
            <w:shd w:val="clear" w:color="auto" w:fill="auto"/>
          </w:tcPr>
          <w:p w14:paraId="05FC3D3F" w14:textId="77777777" w:rsidR="00A32D52" w:rsidRPr="00621E63" w:rsidRDefault="00A32D52" w:rsidP="00A32D52">
            <w:pPr>
              <w:pStyle w:val="TableEntry"/>
            </w:pPr>
            <w:r w:rsidRPr="00621E63">
              <w:t>AbsoluteTime is synced</w:t>
            </w:r>
          </w:p>
        </w:tc>
      </w:tr>
      <w:tr w:rsidR="00A32D52" w:rsidRPr="00621E63" w14:paraId="1DB3DFF8" w14:textId="77777777" w:rsidTr="00A32D52">
        <w:trPr>
          <w:cantSplit/>
          <w:jc w:val="center"/>
        </w:trPr>
        <w:tc>
          <w:tcPr>
            <w:tcW w:w="4320" w:type="dxa"/>
            <w:shd w:val="clear" w:color="auto" w:fill="auto"/>
          </w:tcPr>
          <w:p w14:paraId="2BFCEA2A" w14:textId="77777777" w:rsidR="00A32D52" w:rsidRPr="00621E63" w:rsidRDefault="00A32D52" w:rsidP="00A32D52">
            <w:pPr>
              <w:pStyle w:val="TableEntry"/>
            </w:pPr>
            <w:r w:rsidRPr="00621E63">
              <w:t>&lt;0 or 1&gt;^mds-time-state-rel-time-synced(9),</w:t>
            </w:r>
          </w:p>
        </w:tc>
        <w:tc>
          <w:tcPr>
            <w:tcW w:w="4200" w:type="dxa"/>
            <w:shd w:val="clear" w:color="auto" w:fill="auto"/>
          </w:tcPr>
          <w:p w14:paraId="20B0121F" w14:textId="77777777" w:rsidR="00A32D52" w:rsidRPr="00621E63" w:rsidRDefault="00A32D52" w:rsidP="00A32D52">
            <w:pPr>
              <w:pStyle w:val="TableEntry"/>
            </w:pPr>
            <w:r w:rsidRPr="00621E63">
              <w:t>RelativeTime is synced</w:t>
            </w:r>
            <w:r w:rsidRPr="00621E63">
              <w:tab/>
            </w:r>
          </w:p>
        </w:tc>
      </w:tr>
      <w:tr w:rsidR="00A32D52" w:rsidRPr="00621E63" w14:paraId="3793B9CA" w14:textId="77777777" w:rsidTr="00A32D52">
        <w:trPr>
          <w:cantSplit/>
          <w:jc w:val="center"/>
        </w:trPr>
        <w:tc>
          <w:tcPr>
            <w:tcW w:w="4320" w:type="dxa"/>
            <w:shd w:val="clear" w:color="auto" w:fill="auto"/>
          </w:tcPr>
          <w:p w14:paraId="18A3E31F" w14:textId="77777777" w:rsidR="00A32D52" w:rsidRPr="00621E63" w:rsidRDefault="00A32D52" w:rsidP="00A32D52">
            <w:pPr>
              <w:pStyle w:val="TableEntry"/>
            </w:pPr>
            <w:r w:rsidRPr="00621E63">
              <w:t>&lt;0 or 1&gt;^mds-time-state-hi-res-relative-time-synced(10),</w:t>
            </w:r>
          </w:p>
        </w:tc>
        <w:tc>
          <w:tcPr>
            <w:tcW w:w="4200" w:type="dxa"/>
            <w:shd w:val="clear" w:color="auto" w:fill="auto"/>
          </w:tcPr>
          <w:p w14:paraId="624CCE50" w14:textId="77777777" w:rsidR="00A32D52" w:rsidRPr="00621E63" w:rsidRDefault="00A32D52" w:rsidP="00A32D52">
            <w:pPr>
              <w:pStyle w:val="TableEntry"/>
            </w:pPr>
            <w:r w:rsidRPr="00621E63">
              <w:t>HiResRelativeTime is synced</w:t>
            </w:r>
          </w:p>
        </w:tc>
      </w:tr>
      <w:tr w:rsidR="00A32D52" w:rsidRPr="00621E63" w14:paraId="16E61BC2" w14:textId="77777777" w:rsidTr="00A32D52">
        <w:trPr>
          <w:cantSplit/>
          <w:jc w:val="center"/>
        </w:trPr>
        <w:tc>
          <w:tcPr>
            <w:tcW w:w="4320" w:type="dxa"/>
            <w:shd w:val="clear" w:color="auto" w:fill="auto"/>
          </w:tcPr>
          <w:p w14:paraId="394B5559" w14:textId="77777777" w:rsidR="00A32D52" w:rsidRPr="00621E63" w:rsidRDefault="00A32D52" w:rsidP="00A32D52">
            <w:pPr>
              <w:pStyle w:val="TableEntry"/>
            </w:pPr>
            <w:r w:rsidRPr="00621E63">
              <w:t>&lt;0 or 1&gt;^mds-time-mgr-set-time(11)</w:t>
            </w:r>
          </w:p>
        </w:tc>
        <w:tc>
          <w:tcPr>
            <w:tcW w:w="4200" w:type="dxa"/>
            <w:shd w:val="clear" w:color="auto" w:fill="auto"/>
          </w:tcPr>
          <w:p w14:paraId="1A15FE71" w14:textId="77777777" w:rsidR="00A32D52" w:rsidRPr="00621E63" w:rsidRDefault="00A32D52" w:rsidP="00A32D52">
            <w:pPr>
              <w:pStyle w:val="TableEntry"/>
            </w:pPr>
            <w:r w:rsidRPr="00621E63">
              <w:t>manager is encouraged to set the time</w:t>
            </w:r>
          </w:p>
          <w:p w14:paraId="58CEF6FD" w14:textId="77777777" w:rsidR="00A32D52" w:rsidRPr="00621E63" w:rsidRDefault="00A32D52" w:rsidP="00A32D52">
            <w:pPr>
              <w:pStyle w:val="TableEntry"/>
            </w:pPr>
          </w:p>
        </w:tc>
      </w:tr>
    </w:tbl>
    <w:p w14:paraId="14C39EC5" w14:textId="77777777" w:rsidR="00A32D52" w:rsidRPr="00621E63" w:rsidRDefault="00A32D52" w:rsidP="00A32D52">
      <w:pPr>
        <w:pStyle w:val="BodyText"/>
      </w:pPr>
    </w:p>
    <w:p w14:paraId="2FAEB55F" w14:textId="4A3E669B" w:rsidR="00A32D52" w:rsidRPr="00621E63" w:rsidRDefault="00D53FC4" w:rsidP="00D53FC4">
      <w:pPr>
        <w:pStyle w:val="Heading3"/>
        <w:numPr>
          <w:ilvl w:val="0"/>
          <w:numId w:val="0"/>
        </w:numPr>
        <w:rPr>
          <w:noProof w:val="0"/>
        </w:rPr>
        <w:pPrChange w:id="2373" w:author="Mary Jungers" w:date="2019-11-13T19:03:00Z">
          <w:pPr>
            <w:pStyle w:val="AppendixHeading3"/>
          </w:pPr>
        </w:pPrChange>
      </w:pPr>
      <w:bookmarkStart w:id="2374" w:name="_Toc401769865"/>
      <w:bookmarkStart w:id="2375" w:name="_Toc24650525"/>
      <w:ins w:id="2376" w:author="Mary Jungers" w:date="2019-11-13T19:03:00Z">
        <w:r w:rsidRPr="00621E63">
          <w:rPr>
            <w:noProof w:val="0"/>
          </w:rPr>
          <w:t xml:space="preserve">B.8.9 </w:t>
        </w:r>
      </w:ins>
      <w:r w:rsidR="00A32D52" w:rsidRPr="00621E63">
        <w:rPr>
          <w:noProof w:val="0"/>
        </w:rPr>
        <w:t>Device and/or DOR Synchronization Protocol</w:t>
      </w:r>
      <w:bookmarkEnd w:id="2374"/>
      <w:bookmarkEnd w:id="2375"/>
      <w:r w:rsidR="00A32D52" w:rsidRPr="00621E63">
        <w:rPr>
          <w:noProof w:val="0"/>
        </w:rPr>
        <w:t xml:space="preserve">  </w:t>
      </w:r>
    </w:p>
    <w:p w14:paraId="5C70D421" w14:textId="77777777" w:rsidR="00A32D52" w:rsidRPr="00621E63" w:rsidRDefault="00A32D52" w:rsidP="00A32D52">
      <w:pPr>
        <w:pStyle w:val="BodyText"/>
      </w:pPr>
      <w:r w:rsidRPr="00621E63">
        <w:t xml:space="preserve">Beyond the use of the MDC_ATTR_TIME_ABS, MDC_ATTR_TIME_REL, and MDC_ATTR_TIME_HI_RES time code observations, a DOR Device Observation Report MAY provide additional information about the device clocks, or its own clock, by communicating the MDC_TIME_SYNC_PROTOCOL of a given device. </w:t>
      </w:r>
    </w:p>
    <w:p w14:paraId="6F86CEED" w14:textId="77777777" w:rsidR="00A32D52" w:rsidRPr="00621E63" w:rsidRDefault="00A32D52" w:rsidP="00CF5627">
      <w:pPr>
        <w:pStyle w:val="BodyText"/>
      </w:pPr>
      <w:r w:rsidRPr="00621E63">
        <w:t>OBX-2: CWE</w:t>
      </w:r>
    </w:p>
    <w:p w14:paraId="21BD4B3E" w14:textId="77777777" w:rsidR="00A32D52" w:rsidRPr="00621E63" w:rsidRDefault="00A32D52" w:rsidP="00CF5627">
      <w:pPr>
        <w:pStyle w:val="BodyText"/>
      </w:pPr>
      <w:r w:rsidRPr="00621E63">
        <w:t>OBX-3: 68220^MDC_TIME_SYNC_PROTOCOL^MDC</w:t>
      </w:r>
    </w:p>
    <w:p w14:paraId="75FC47C9" w14:textId="77777777" w:rsidR="00A32D52" w:rsidRPr="00621E63" w:rsidRDefault="00A32D52" w:rsidP="00742706">
      <w:pPr>
        <w:pStyle w:val="BodyText"/>
      </w:pPr>
      <w:r w:rsidRPr="00621E63">
        <w:t>OBX-5: Valid synchronization profiles include (choice of one):</w:t>
      </w:r>
    </w:p>
    <w:p w14:paraId="6A5AE80C" w14:textId="77777777" w:rsidR="00A32D52" w:rsidRPr="00621E63" w:rsidRDefault="00A32D52" w:rsidP="00A32D52">
      <w:pPr>
        <w:pStyle w:val="BodyText"/>
      </w:pPr>
    </w:p>
    <w:p w14:paraId="3C850248" w14:textId="77777777" w:rsidR="00A32D52" w:rsidRPr="00621E63" w:rsidRDefault="00A32D52" w:rsidP="00CF5627">
      <w:pPr>
        <w:pStyle w:val="TableTitle"/>
      </w:pPr>
      <w:r w:rsidRPr="00621E63">
        <w:lastRenderedPageBreak/>
        <w:t>Table B.</w:t>
      </w:r>
      <w:r w:rsidR="004E547A" w:rsidRPr="00621E63">
        <w:t>8.9</w:t>
      </w:r>
      <w:r w:rsidRPr="00621E63">
        <w:t>-1: OBX-5 Values for Device and/or DOR Synchronization Protocol</w:t>
      </w:r>
    </w:p>
    <w:tbl>
      <w:tblPr>
        <w:tblW w:w="101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80"/>
        <w:gridCol w:w="3685"/>
        <w:gridCol w:w="1179"/>
        <w:gridCol w:w="1521"/>
      </w:tblGrid>
      <w:tr w:rsidR="00A32D52" w:rsidRPr="00621E63" w14:paraId="2811F926" w14:textId="77777777" w:rsidTr="00A32D52">
        <w:trPr>
          <w:cantSplit/>
          <w:tblHeader/>
          <w:jc w:val="center"/>
        </w:trPr>
        <w:tc>
          <w:tcPr>
            <w:tcW w:w="3780" w:type="dxa"/>
            <w:shd w:val="clear" w:color="auto" w:fill="D9D9D9"/>
          </w:tcPr>
          <w:p w14:paraId="55B5498A" w14:textId="77777777" w:rsidR="00A32D52" w:rsidRPr="00621E63" w:rsidRDefault="00A32D52" w:rsidP="00A32D52">
            <w:pPr>
              <w:pStyle w:val="TableEntryHeader"/>
              <w:keepLines/>
            </w:pPr>
            <w:r w:rsidRPr="00621E63">
              <w:t>OBX-5 values  (choice of one)</w:t>
            </w:r>
          </w:p>
        </w:tc>
        <w:tc>
          <w:tcPr>
            <w:tcW w:w="3685" w:type="dxa"/>
            <w:shd w:val="clear" w:color="auto" w:fill="D9D9D9"/>
          </w:tcPr>
          <w:p w14:paraId="26D3149E" w14:textId="77777777" w:rsidR="00A32D52" w:rsidRPr="00621E63" w:rsidRDefault="00A32D52" w:rsidP="00A32D52">
            <w:pPr>
              <w:pStyle w:val="TableEntryHeader"/>
              <w:keepLines/>
            </w:pPr>
            <w:r w:rsidRPr="00621E63">
              <w:t>Synchronization Protocol</w:t>
            </w:r>
          </w:p>
        </w:tc>
        <w:tc>
          <w:tcPr>
            <w:tcW w:w="1179" w:type="dxa"/>
            <w:shd w:val="clear" w:color="auto" w:fill="D9D9D9"/>
          </w:tcPr>
          <w:p w14:paraId="0ACAB0F1" w14:textId="77777777" w:rsidR="00A32D52" w:rsidRPr="00621E63" w:rsidRDefault="00A32D52" w:rsidP="00A32D52">
            <w:pPr>
              <w:pStyle w:val="TableEntryHeader"/>
              <w:keepLines/>
            </w:pPr>
            <w:r w:rsidRPr="00621E63">
              <w:t>Part::Code</w:t>
            </w:r>
          </w:p>
        </w:tc>
        <w:tc>
          <w:tcPr>
            <w:tcW w:w="1521" w:type="dxa"/>
            <w:shd w:val="clear" w:color="auto" w:fill="D9D9D9"/>
          </w:tcPr>
          <w:p w14:paraId="1CF2C23A" w14:textId="77777777" w:rsidR="00A32D52" w:rsidRPr="00621E63" w:rsidRDefault="00A32D52" w:rsidP="00A32D52">
            <w:pPr>
              <w:pStyle w:val="TableEntryHeader"/>
              <w:keepLines/>
            </w:pPr>
            <w:r w:rsidRPr="00621E63">
              <w:t>Default</w:t>
            </w:r>
          </w:p>
        </w:tc>
      </w:tr>
      <w:tr w:rsidR="00A32D52" w:rsidRPr="00621E63" w14:paraId="4A4C9466" w14:textId="77777777" w:rsidTr="00A32D52">
        <w:trPr>
          <w:cantSplit/>
          <w:jc w:val="center"/>
        </w:trPr>
        <w:tc>
          <w:tcPr>
            <w:tcW w:w="3780" w:type="dxa"/>
            <w:shd w:val="clear" w:color="auto" w:fill="auto"/>
          </w:tcPr>
          <w:p w14:paraId="548FE49F" w14:textId="77777777" w:rsidR="00A32D52" w:rsidRPr="00621E63" w:rsidRDefault="00A32D52" w:rsidP="00A32D52">
            <w:pPr>
              <w:pStyle w:val="TableEntry"/>
              <w:keepNext/>
              <w:keepLines/>
            </w:pPr>
            <w:r w:rsidRPr="00621E63">
              <w:t>532224^MDC_TIME_SYNC_NONE^MDC</w:t>
            </w:r>
          </w:p>
        </w:tc>
        <w:tc>
          <w:tcPr>
            <w:tcW w:w="3685" w:type="dxa"/>
            <w:shd w:val="clear" w:color="auto" w:fill="auto"/>
          </w:tcPr>
          <w:p w14:paraId="2F427BFC" w14:textId="77777777" w:rsidR="00A32D52" w:rsidRPr="00621E63" w:rsidRDefault="00A32D52" w:rsidP="00A32D52">
            <w:pPr>
              <w:pStyle w:val="TableEntry"/>
              <w:keepNext/>
              <w:keepLines/>
            </w:pPr>
            <w:r w:rsidRPr="00621E63">
              <w:t>An uncalibrated and unsynchronized local clock source</w:t>
            </w:r>
          </w:p>
        </w:tc>
        <w:tc>
          <w:tcPr>
            <w:tcW w:w="1179" w:type="dxa"/>
            <w:shd w:val="clear" w:color="auto" w:fill="auto"/>
          </w:tcPr>
          <w:p w14:paraId="249B2C52" w14:textId="77777777" w:rsidR="00A32D52" w:rsidRPr="00621E63" w:rsidRDefault="00A32D52" w:rsidP="00A32D52">
            <w:pPr>
              <w:pStyle w:val="TableEntry"/>
              <w:keepNext/>
              <w:keepLines/>
            </w:pPr>
            <w:r w:rsidRPr="00621E63">
              <w:t>8::7936</w:t>
            </w:r>
          </w:p>
        </w:tc>
        <w:tc>
          <w:tcPr>
            <w:tcW w:w="1521" w:type="dxa"/>
            <w:shd w:val="clear" w:color="auto" w:fill="auto"/>
          </w:tcPr>
          <w:p w14:paraId="6FFFFAFC" w14:textId="77777777" w:rsidR="00A32D52" w:rsidRPr="00621E63" w:rsidRDefault="00A32D52" w:rsidP="00A32D52">
            <w:pPr>
              <w:pStyle w:val="TableEntry"/>
              <w:keepNext/>
              <w:keepLines/>
            </w:pPr>
            <w:r w:rsidRPr="00621E63">
              <w:t>± 300 s  (5 min)</w:t>
            </w:r>
          </w:p>
        </w:tc>
      </w:tr>
      <w:tr w:rsidR="00A32D52" w:rsidRPr="00621E63" w14:paraId="5C2E9AAD" w14:textId="77777777" w:rsidTr="00A32D52">
        <w:trPr>
          <w:cantSplit/>
          <w:jc w:val="center"/>
        </w:trPr>
        <w:tc>
          <w:tcPr>
            <w:tcW w:w="3780" w:type="dxa"/>
            <w:shd w:val="clear" w:color="auto" w:fill="auto"/>
          </w:tcPr>
          <w:p w14:paraId="76E5FAD2" w14:textId="77777777" w:rsidR="00A32D52" w:rsidRPr="00621E63" w:rsidRDefault="00A32D52" w:rsidP="00A32D52">
            <w:pPr>
              <w:pStyle w:val="TableEntry"/>
              <w:keepNext/>
              <w:keepLines/>
            </w:pPr>
            <w:r w:rsidRPr="00621E63">
              <w:t>––––––^MDC_TIME_SYNC_EBWW^MDC</w:t>
            </w:r>
          </w:p>
        </w:tc>
        <w:tc>
          <w:tcPr>
            <w:tcW w:w="3685" w:type="dxa"/>
            <w:shd w:val="clear" w:color="auto" w:fill="auto"/>
          </w:tcPr>
          <w:p w14:paraId="6FD44E76" w14:textId="77777777" w:rsidR="00A32D52" w:rsidRPr="00621E63" w:rsidRDefault="00A32D52" w:rsidP="00A32D52">
            <w:pPr>
              <w:pStyle w:val="TableEntry"/>
              <w:keepNext/>
              <w:keepLines/>
            </w:pPr>
            <w:r w:rsidRPr="00621E63">
              <w:t>A manually set time, by ‘eyeball and wristwatch’</w:t>
            </w:r>
            <w:r w:rsidRPr="00621E63">
              <w:footnoteReference w:id="9"/>
            </w:r>
            <w:r w:rsidRPr="00621E63">
              <w:t xml:space="preserve"> </w:t>
            </w:r>
          </w:p>
        </w:tc>
        <w:tc>
          <w:tcPr>
            <w:tcW w:w="1179" w:type="dxa"/>
            <w:shd w:val="clear" w:color="auto" w:fill="auto"/>
          </w:tcPr>
          <w:p w14:paraId="3ED2EE97" w14:textId="77777777" w:rsidR="00A32D52" w:rsidRPr="00621E63" w:rsidRDefault="00A32D52" w:rsidP="00A32D52">
            <w:pPr>
              <w:pStyle w:val="TableEntry"/>
              <w:keepNext/>
              <w:keepLines/>
            </w:pPr>
            <w:r w:rsidRPr="00621E63">
              <w:t>–:––––</w:t>
            </w:r>
          </w:p>
        </w:tc>
        <w:tc>
          <w:tcPr>
            <w:tcW w:w="1521" w:type="dxa"/>
            <w:shd w:val="clear" w:color="auto" w:fill="auto"/>
          </w:tcPr>
          <w:p w14:paraId="3D17FC16" w14:textId="77777777" w:rsidR="00A32D52" w:rsidRPr="00621E63" w:rsidRDefault="00A32D52" w:rsidP="00A32D52">
            <w:pPr>
              <w:pStyle w:val="TableEntry"/>
              <w:keepNext/>
              <w:keepLines/>
            </w:pPr>
            <w:r w:rsidRPr="00621E63">
              <w:t>± 120 s  (2 min)</w:t>
            </w:r>
          </w:p>
        </w:tc>
      </w:tr>
      <w:tr w:rsidR="00A32D52" w:rsidRPr="00621E63" w14:paraId="12F8B968" w14:textId="77777777" w:rsidTr="00A32D52">
        <w:trPr>
          <w:cantSplit/>
          <w:jc w:val="center"/>
        </w:trPr>
        <w:tc>
          <w:tcPr>
            <w:tcW w:w="3780" w:type="dxa"/>
            <w:shd w:val="clear" w:color="auto" w:fill="auto"/>
          </w:tcPr>
          <w:p w14:paraId="02F0D204" w14:textId="77777777" w:rsidR="00A32D52" w:rsidRPr="00621E63" w:rsidRDefault="00A32D52" w:rsidP="00A32D52">
            <w:pPr>
              <w:pStyle w:val="TableEntry"/>
              <w:keepNext/>
              <w:keepLines/>
            </w:pPr>
            <w:r w:rsidRPr="00621E63">
              <w:t>532225^MDC_TIME_SYNC_NTPV3^MDC</w:t>
            </w:r>
          </w:p>
        </w:tc>
        <w:tc>
          <w:tcPr>
            <w:tcW w:w="3685" w:type="dxa"/>
            <w:shd w:val="clear" w:color="auto" w:fill="auto"/>
          </w:tcPr>
          <w:p w14:paraId="6BB59DE5" w14:textId="30EA7436" w:rsidR="00A32D52" w:rsidRPr="00621E63" w:rsidRDefault="00A32D52" w:rsidP="00EE799D">
            <w:pPr>
              <w:pStyle w:val="TableEntry"/>
              <w:keepNext/>
              <w:keepLines/>
            </w:pPr>
            <w:r w:rsidRPr="00621E63">
              <w:t>Network Time Protocol Version 3.0 (RFC1305)</w:t>
            </w:r>
          </w:p>
        </w:tc>
        <w:tc>
          <w:tcPr>
            <w:tcW w:w="1179" w:type="dxa"/>
            <w:shd w:val="clear" w:color="auto" w:fill="auto"/>
          </w:tcPr>
          <w:p w14:paraId="31774E1C" w14:textId="77777777" w:rsidR="00A32D52" w:rsidRPr="00621E63" w:rsidRDefault="00A32D52" w:rsidP="00A32D52">
            <w:pPr>
              <w:pStyle w:val="TableEntry"/>
              <w:keepNext/>
              <w:keepLines/>
            </w:pPr>
            <w:r w:rsidRPr="00621E63">
              <w:t>8::7937</w:t>
            </w:r>
          </w:p>
        </w:tc>
        <w:tc>
          <w:tcPr>
            <w:tcW w:w="1521" w:type="dxa"/>
            <w:shd w:val="clear" w:color="auto" w:fill="auto"/>
          </w:tcPr>
          <w:p w14:paraId="48FC5293" w14:textId="77777777" w:rsidR="00A32D52" w:rsidRPr="00621E63" w:rsidRDefault="00A32D52" w:rsidP="00A32D52">
            <w:pPr>
              <w:pStyle w:val="TableEntry"/>
              <w:keepNext/>
              <w:keepLines/>
            </w:pPr>
            <w:r w:rsidRPr="00621E63">
              <w:t>calculate</w:t>
            </w:r>
          </w:p>
        </w:tc>
      </w:tr>
      <w:tr w:rsidR="00A32D52" w:rsidRPr="00621E63" w14:paraId="7D843EA6" w14:textId="77777777" w:rsidTr="00A32D52">
        <w:trPr>
          <w:cantSplit/>
          <w:jc w:val="center"/>
        </w:trPr>
        <w:tc>
          <w:tcPr>
            <w:tcW w:w="3780" w:type="dxa"/>
            <w:shd w:val="clear" w:color="auto" w:fill="auto"/>
          </w:tcPr>
          <w:p w14:paraId="6AED82C0" w14:textId="77777777" w:rsidR="00A32D52" w:rsidRPr="00621E63" w:rsidRDefault="00A32D52" w:rsidP="00A32D52">
            <w:pPr>
              <w:pStyle w:val="TableEntry"/>
              <w:keepNext/>
              <w:keepLines/>
            </w:pPr>
            <w:r w:rsidRPr="00621E63">
              <w:t>532226^MDC_TIME_SYNC_NTPV4^MDC</w:t>
            </w:r>
          </w:p>
        </w:tc>
        <w:tc>
          <w:tcPr>
            <w:tcW w:w="3685" w:type="dxa"/>
            <w:shd w:val="clear" w:color="auto" w:fill="auto"/>
          </w:tcPr>
          <w:p w14:paraId="34BDF3E4" w14:textId="77777777" w:rsidR="00A32D52" w:rsidRPr="00621E63" w:rsidRDefault="00A32D52" w:rsidP="00A32D52">
            <w:pPr>
              <w:pStyle w:val="TableEntry"/>
              <w:keepNext/>
              <w:keepLines/>
            </w:pPr>
            <w:r w:rsidRPr="00621E63">
              <w:t>Network Time Protocol Version 4.0 (under dev)</w:t>
            </w:r>
          </w:p>
        </w:tc>
        <w:tc>
          <w:tcPr>
            <w:tcW w:w="1179" w:type="dxa"/>
            <w:shd w:val="clear" w:color="auto" w:fill="auto"/>
          </w:tcPr>
          <w:p w14:paraId="76423A48" w14:textId="77777777" w:rsidR="00A32D52" w:rsidRPr="00621E63" w:rsidRDefault="00A32D52" w:rsidP="00A32D52">
            <w:pPr>
              <w:pStyle w:val="TableEntry"/>
              <w:keepNext/>
              <w:keepLines/>
            </w:pPr>
            <w:r w:rsidRPr="00621E63">
              <w:t>8::7938</w:t>
            </w:r>
          </w:p>
        </w:tc>
        <w:tc>
          <w:tcPr>
            <w:tcW w:w="1521" w:type="dxa"/>
            <w:shd w:val="clear" w:color="auto" w:fill="auto"/>
          </w:tcPr>
          <w:p w14:paraId="65C2CECB" w14:textId="77777777" w:rsidR="00A32D52" w:rsidRPr="00621E63" w:rsidRDefault="00A32D52" w:rsidP="00A32D52">
            <w:pPr>
              <w:pStyle w:val="TableEntry"/>
              <w:keepNext/>
              <w:keepLines/>
            </w:pPr>
            <w:r w:rsidRPr="00621E63">
              <w:t>calculate</w:t>
            </w:r>
          </w:p>
        </w:tc>
      </w:tr>
      <w:tr w:rsidR="00A32D52" w:rsidRPr="00621E63" w14:paraId="4C6A977E" w14:textId="77777777" w:rsidTr="00A32D52">
        <w:trPr>
          <w:cantSplit/>
          <w:jc w:val="center"/>
        </w:trPr>
        <w:tc>
          <w:tcPr>
            <w:tcW w:w="3780" w:type="dxa"/>
            <w:shd w:val="clear" w:color="auto" w:fill="auto"/>
          </w:tcPr>
          <w:p w14:paraId="55645EA3" w14:textId="77777777" w:rsidR="00A32D52" w:rsidRPr="00621E63" w:rsidRDefault="00A32D52" w:rsidP="00A32D52">
            <w:pPr>
              <w:pStyle w:val="TableEntry"/>
              <w:keepNext/>
              <w:keepLines/>
            </w:pPr>
            <w:r w:rsidRPr="00621E63">
              <w:t>532227^MDC_TIME_SYNC_SNTPV4^MDC</w:t>
            </w:r>
          </w:p>
        </w:tc>
        <w:tc>
          <w:tcPr>
            <w:tcW w:w="3685" w:type="dxa"/>
            <w:shd w:val="clear" w:color="auto" w:fill="auto"/>
          </w:tcPr>
          <w:p w14:paraId="068F88A2" w14:textId="2D790C64" w:rsidR="00A32D52" w:rsidRPr="00621E63" w:rsidRDefault="00A32D52" w:rsidP="00EE799D">
            <w:pPr>
              <w:pStyle w:val="TableEntry"/>
              <w:keepNext/>
              <w:keepLines/>
            </w:pPr>
            <w:r w:rsidRPr="00621E63">
              <w:t>Simple Network Time Protocol v4 (RFC2030)</w:t>
            </w:r>
          </w:p>
        </w:tc>
        <w:tc>
          <w:tcPr>
            <w:tcW w:w="1179" w:type="dxa"/>
            <w:shd w:val="clear" w:color="auto" w:fill="auto"/>
          </w:tcPr>
          <w:p w14:paraId="4B79542A" w14:textId="77777777" w:rsidR="00A32D52" w:rsidRPr="00621E63" w:rsidRDefault="00A32D52" w:rsidP="00A32D52">
            <w:pPr>
              <w:pStyle w:val="TableEntry"/>
              <w:keepNext/>
              <w:keepLines/>
            </w:pPr>
            <w:r w:rsidRPr="00621E63">
              <w:t>8::7939</w:t>
            </w:r>
          </w:p>
        </w:tc>
        <w:tc>
          <w:tcPr>
            <w:tcW w:w="1521" w:type="dxa"/>
            <w:shd w:val="clear" w:color="auto" w:fill="auto"/>
          </w:tcPr>
          <w:p w14:paraId="089EBAA2" w14:textId="77777777" w:rsidR="00A32D52" w:rsidRPr="00621E63" w:rsidRDefault="00A32D52" w:rsidP="00A32D52">
            <w:pPr>
              <w:pStyle w:val="TableEntry"/>
              <w:keepNext/>
              <w:keepLines/>
            </w:pPr>
            <w:r w:rsidRPr="00621E63">
              <w:t>estimate</w:t>
            </w:r>
          </w:p>
        </w:tc>
      </w:tr>
      <w:tr w:rsidR="00A32D52" w:rsidRPr="00621E63" w14:paraId="33AA7FD5" w14:textId="77777777" w:rsidTr="00A32D52">
        <w:trPr>
          <w:cantSplit/>
          <w:jc w:val="center"/>
        </w:trPr>
        <w:tc>
          <w:tcPr>
            <w:tcW w:w="3780" w:type="dxa"/>
            <w:shd w:val="clear" w:color="auto" w:fill="auto"/>
          </w:tcPr>
          <w:p w14:paraId="304290EB" w14:textId="77777777" w:rsidR="00A32D52" w:rsidRPr="00621E63" w:rsidRDefault="00A32D52" w:rsidP="00A32D52">
            <w:pPr>
              <w:pStyle w:val="TableEntry"/>
              <w:keepNext/>
              <w:keepLines/>
            </w:pPr>
            <w:r w:rsidRPr="00621E63">
              <w:t>532228^MDC_TIME_SYNC_SNTPV4330^MDC</w:t>
            </w:r>
          </w:p>
        </w:tc>
        <w:tc>
          <w:tcPr>
            <w:tcW w:w="3685" w:type="dxa"/>
            <w:shd w:val="clear" w:color="auto" w:fill="auto"/>
          </w:tcPr>
          <w:p w14:paraId="04BE608A" w14:textId="17DD2AD4" w:rsidR="00A32D52" w:rsidRPr="00621E63" w:rsidRDefault="00A32D52" w:rsidP="00EE799D">
            <w:pPr>
              <w:pStyle w:val="TableEntry"/>
              <w:keepNext/>
              <w:keepLines/>
            </w:pPr>
            <w:r w:rsidRPr="00621E63">
              <w:t>Simple Network Time Protocol v4 (RFC4330)</w:t>
            </w:r>
          </w:p>
        </w:tc>
        <w:tc>
          <w:tcPr>
            <w:tcW w:w="1179" w:type="dxa"/>
            <w:shd w:val="clear" w:color="auto" w:fill="auto"/>
          </w:tcPr>
          <w:p w14:paraId="168A4775" w14:textId="77777777" w:rsidR="00A32D52" w:rsidRPr="00621E63" w:rsidRDefault="00A32D52" w:rsidP="00A32D52">
            <w:pPr>
              <w:pStyle w:val="TableEntry"/>
              <w:keepNext/>
              <w:keepLines/>
            </w:pPr>
            <w:r w:rsidRPr="00621E63">
              <w:t>8::7940</w:t>
            </w:r>
          </w:p>
        </w:tc>
        <w:tc>
          <w:tcPr>
            <w:tcW w:w="1521" w:type="dxa"/>
            <w:shd w:val="clear" w:color="auto" w:fill="auto"/>
          </w:tcPr>
          <w:p w14:paraId="51E40541" w14:textId="77777777" w:rsidR="00A32D52" w:rsidRPr="00621E63" w:rsidRDefault="00A32D52" w:rsidP="00A32D52">
            <w:pPr>
              <w:pStyle w:val="TableEntry"/>
              <w:keepNext/>
              <w:keepLines/>
            </w:pPr>
            <w:r w:rsidRPr="00621E63">
              <w:t>estimate</w:t>
            </w:r>
          </w:p>
        </w:tc>
      </w:tr>
      <w:tr w:rsidR="00A32D52" w:rsidRPr="00621E63" w14:paraId="064D6335" w14:textId="77777777" w:rsidTr="00A32D52">
        <w:trPr>
          <w:cantSplit/>
          <w:jc w:val="center"/>
        </w:trPr>
        <w:tc>
          <w:tcPr>
            <w:tcW w:w="3780" w:type="dxa"/>
            <w:shd w:val="clear" w:color="auto" w:fill="auto"/>
          </w:tcPr>
          <w:p w14:paraId="2EF6D377" w14:textId="77777777" w:rsidR="00A32D52" w:rsidRPr="00621E63" w:rsidRDefault="00A32D52" w:rsidP="00A32D52">
            <w:pPr>
              <w:pStyle w:val="TableEntry"/>
              <w:keepNext/>
              <w:keepLines/>
            </w:pPr>
            <w:r w:rsidRPr="00621E63">
              <w:t>532229^MDC_TIME_SYNC_BTV1^MDC</w:t>
            </w:r>
          </w:p>
        </w:tc>
        <w:tc>
          <w:tcPr>
            <w:tcW w:w="3685" w:type="dxa"/>
            <w:shd w:val="clear" w:color="auto" w:fill="auto"/>
          </w:tcPr>
          <w:p w14:paraId="4E1B41D7" w14:textId="77777777" w:rsidR="00A32D52" w:rsidRPr="00621E63" w:rsidRDefault="00A32D52" w:rsidP="00A32D52">
            <w:pPr>
              <w:pStyle w:val="TableEntry"/>
              <w:keepNext/>
              <w:keepLines/>
            </w:pPr>
            <w:r w:rsidRPr="00621E63">
              <w:t>Bluetooth Medical Device Profile</w:t>
            </w:r>
          </w:p>
        </w:tc>
        <w:tc>
          <w:tcPr>
            <w:tcW w:w="1179" w:type="dxa"/>
            <w:shd w:val="clear" w:color="auto" w:fill="auto"/>
          </w:tcPr>
          <w:p w14:paraId="06B9A522" w14:textId="77777777" w:rsidR="00A32D52" w:rsidRPr="00621E63" w:rsidRDefault="00A32D52" w:rsidP="00A32D52">
            <w:pPr>
              <w:pStyle w:val="TableEntry"/>
              <w:keepNext/>
              <w:keepLines/>
            </w:pPr>
            <w:r w:rsidRPr="00621E63">
              <w:t>8::7941</w:t>
            </w:r>
          </w:p>
        </w:tc>
        <w:tc>
          <w:tcPr>
            <w:tcW w:w="1521" w:type="dxa"/>
            <w:shd w:val="clear" w:color="auto" w:fill="auto"/>
          </w:tcPr>
          <w:p w14:paraId="1B00BC88" w14:textId="77777777" w:rsidR="00A32D52" w:rsidRPr="00621E63" w:rsidRDefault="00A32D52" w:rsidP="00A32D52">
            <w:pPr>
              <w:pStyle w:val="TableEntry"/>
              <w:keepNext/>
              <w:keepLines/>
            </w:pPr>
            <w:r w:rsidRPr="00621E63">
              <w:t>not absolute</w:t>
            </w:r>
            <w:r w:rsidRPr="00621E63">
              <w:footnoteReference w:id="10"/>
            </w:r>
            <w:r w:rsidRPr="00621E63">
              <w:t xml:space="preserve"> </w:t>
            </w:r>
          </w:p>
        </w:tc>
      </w:tr>
      <w:tr w:rsidR="00A32D52" w:rsidRPr="00621E63" w14:paraId="06259835" w14:textId="77777777" w:rsidTr="00A32D52">
        <w:trPr>
          <w:cantSplit/>
          <w:jc w:val="center"/>
        </w:trPr>
        <w:tc>
          <w:tcPr>
            <w:tcW w:w="3780" w:type="dxa"/>
            <w:shd w:val="clear" w:color="auto" w:fill="auto"/>
          </w:tcPr>
          <w:p w14:paraId="61E3ABC3" w14:textId="77777777" w:rsidR="00A32D52" w:rsidRPr="00621E63" w:rsidRDefault="00A32D52" w:rsidP="00A32D52">
            <w:pPr>
              <w:pStyle w:val="TableEntry"/>
              <w:keepNext/>
              <w:keepLines/>
            </w:pPr>
            <w:r w:rsidRPr="00621E63">
              <w:t>––––––^MDC_TIME_SYNC_NCK^MDC</w:t>
            </w:r>
          </w:p>
        </w:tc>
        <w:tc>
          <w:tcPr>
            <w:tcW w:w="3685" w:type="dxa"/>
            <w:shd w:val="clear" w:color="auto" w:fill="auto"/>
          </w:tcPr>
          <w:p w14:paraId="76414AED" w14:textId="77777777" w:rsidR="00A32D52" w:rsidRPr="00621E63" w:rsidRDefault="00A32D52" w:rsidP="00A32D52">
            <w:pPr>
              <w:pStyle w:val="TableEntry"/>
              <w:keepNext/>
              <w:keepLines/>
            </w:pPr>
            <w:r w:rsidRPr="00621E63">
              <w:t>HL7 V2 ‘NCK’ System Clock Segment in NMD msg</w:t>
            </w:r>
          </w:p>
        </w:tc>
        <w:tc>
          <w:tcPr>
            <w:tcW w:w="1179" w:type="dxa"/>
            <w:shd w:val="clear" w:color="auto" w:fill="auto"/>
          </w:tcPr>
          <w:p w14:paraId="41E4664D" w14:textId="77777777" w:rsidR="00A32D52" w:rsidRPr="00621E63" w:rsidRDefault="00A32D52" w:rsidP="00A32D52">
            <w:pPr>
              <w:pStyle w:val="TableEntry"/>
              <w:keepNext/>
              <w:keepLines/>
            </w:pPr>
            <w:r w:rsidRPr="00621E63">
              <w:t>–:––––</w:t>
            </w:r>
          </w:p>
        </w:tc>
        <w:tc>
          <w:tcPr>
            <w:tcW w:w="1521" w:type="dxa"/>
            <w:shd w:val="clear" w:color="auto" w:fill="auto"/>
          </w:tcPr>
          <w:p w14:paraId="723569B7" w14:textId="77777777" w:rsidR="00A32D52" w:rsidRPr="00621E63" w:rsidRDefault="00A32D52" w:rsidP="00A32D52">
            <w:pPr>
              <w:pStyle w:val="TableEntry"/>
              <w:keepNext/>
              <w:keepLines/>
            </w:pPr>
            <w:r w:rsidRPr="00621E63">
              <w:t>+ 5 s, - 0 s</w:t>
            </w:r>
          </w:p>
        </w:tc>
      </w:tr>
      <w:tr w:rsidR="00A32D52" w:rsidRPr="00621E63" w14:paraId="1DA47745" w14:textId="77777777" w:rsidTr="00A32D52">
        <w:trPr>
          <w:cantSplit/>
          <w:jc w:val="center"/>
        </w:trPr>
        <w:tc>
          <w:tcPr>
            <w:tcW w:w="3780" w:type="dxa"/>
            <w:shd w:val="clear" w:color="auto" w:fill="auto"/>
          </w:tcPr>
          <w:p w14:paraId="6B4CCD24" w14:textId="77777777" w:rsidR="00A32D52" w:rsidRPr="00621E63" w:rsidRDefault="00A32D52" w:rsidP="00A32D52">
            <w:pPr>
              <w:pStyle w:val="TableEntry"/>
              <w:keepNext/>
              <w:keepLines/>
            </w:pPr>
            <w:r w:rsidRPr="00621E63">
              <w:t>––––––^MDC_TIME_SYNC_GPS^MDC</w:t>
            </w:r>
          </w:p>
        </w:tc>
        <w:tc>
          <w:tcPr>
            <w:tcW w:w="3685" w:type="dxa"/>
            <w:shd w:val="clear" w:color="auto" w:fill="auto"/>
          </w:tcPr>
          <w:p w14:paraId="7C66DE80" w14:textId="77777777" w:rsidR="00A32D52" w:rsidRPr="00621E63" w:rsidRDefault="00A32D52" w:rsidP="00A32D52">
            <w:pPr>
              <w:pStyle w:val="TableEntry"/>
              <w:keepNext/>
              <w:keepLines/>
            </w:pPr>
            <w:r w:rsidRPr="00621E63">
              <w:t>Global Positioning Service (GPS)</w:t>
            </w:r>
          </w:p>
        </w:tc>
        <w:tc>
          <w:tcPr>
            <w:tcW w:w="1179" w:type="dxa"/>
            <w:shd w:val="clear" w:color="auto" w:fill="auto"/>
          </w:tcPr>
          <w:p w14:paraId="1172E198" w14:textId="77777777" w:rsidR="00A32D52" w:rsidRPr="00621E63" w:rsidRDefault="00A32D52" w:rsidP="00A32D52">
            <w:pPr>
              <w:pStyle w:val="TableEntry"/>
              <w:keepNext/>
              <w:keepLines/>
            </w:pPr>
            <w:r w:rsidRPr="00621E63">
              <w:t>–:––––</w:t>
            </w:r>
          </w:p>
        </w:tc>
        <w:tc>
          <w:tcPr>
            <w:tcW w:w="1521" w:type="dxa"/>
            <w:shd w:val="clear" w:color="auto" w:fill="auto"/>
          </w:tcPr>
          <w:p w14:paraId="7F4538E4" w14:textId="77777777" w:rsidR="00A32D52" w:rsidRPr="00621E63" w:rsidRDefault="00A32D52" w:rsidP="00A32D52">
            <w:pPr>
              <w:pStyle w:val="TableEntry"/>
              <w:keepNext/>
              <w:keepLines/>
            </w:pPr>
            <w:r w:rsidRPr="00621E63">
              <w:t>calculate</w:t>
            </w:r>
          </w:p>
        </w:tc>
      </w:tr>
    </w:tbl>
    <w:p w14:paraId="49805008" w14:textId="77777777" w:rsidR="00A32D52" w:rsidRPr="00621E63" w:rsidRDefault="00A32D52" w:rsidP="00C10546">
      <w:pPr>
        <w:pStyle w:val="BodyText"/>
      </w:pPr>
    </w:p>
    <w:p w14:paraId="5A8B2510" w14:textId="06A41EF0" w:rsidR="00B11855" w:rsidRPr="00621E63" w:rsidRDefault="00D53FC4" w:rsidP="00D53FC4">
      <w:pPr>
        <w:pStyle w:val="Heading2"/>
        <w:numPr>
          <w:ilvl w:val="0"/>
          <w:numId w:val="0"/>
        </w:numPr>
        <w:rPr>
          <w:noProof w:val="0"/>
        </w:rPr>
        <w:pPrChange w:id="2377" w:author="Mary Jungers" w:date="2019-11-13T19:03:00Z">
          <w:pPr>
            <w:pStyle w:val="AppendixHeading2"/>
          </w:pPr>
        </w:pPrChange>
      </w:pPr>
      <w:bookmarkStart w:id="2378" w:name="_Toc401769868"/>
      <w:bookmarkStart w:id="2379" w:name="_Toc24650526"/>
      <w:ins w:id="2380" w:author="Mary Jungers" w:date="2019-11-13T19:03:00Z">
        <w:r w:rsidRPr="00621E63">
          <w:rPr>
            <w:noProof w:val="0"/>
          </w:rPr>
          <w:t xml:space="preserve">B.9 </w:t>
        </w:r>
      </w:ins>
      <w:r w:rsidR="003D003E" w:rsidRPr="00621E63">
        <w:rPr>
          <w:noProof w:val="0"/>
        </w:rPr>
        <w:t>ORC – Common Order Segment</w:t>
      </w:r>
      <w:bookmarkEnd w:id="2378"/>
      <w:bookmarkEnd w:id="2379"/>
    </w:p>
    <w:p w14:paraId="1F500BB4" w14:textId="1A8B4A63" w:rsidR="00B11855" w:rsidRPr="00621E63" w:rsidRDefault="003D003E" w:rsidP="00871B1F">
      <w:pPr>
        <w:pStyle w:val="BodyText"/>
      </w:pPr>
      <w:r w:rsidRPr="00621E63">
        <w:t xml:space="preserve">In </w:t>
      </w:r>
      <w:r w:rsidR="00647994" w:rsidRPr="00621E63">
        <w:t>[PCD-03]</w:t>
      </w:r>
      <w:r w:rsidRPr="00621E63">
        <w:t xml:space="preserve">, the Common Order segment (ORC) is used to transmit fields that are common to all orders (all types of services that are requested). In </w:t>
      </w:r>
      <w:r w:rsidR="00647994" w:rsidRPr="00621E63">
        <w:t>[PCD-01]</w:t>
      </w:r>
      <w:r w:rsidRPr="00621E63">
        <w:t>, ORC segments are not sent.</w:t>
      </w:r>
    </w:p>
    <w:p w14:paraId="5CDDC9D6" w14:textId="3C2E8315" w:rsidR="00B11855" w:rsidRPr="00621E63" w:rsidRDefault="003D003E" w:rsidP="00CF5627">
      <w:pPr>
        <w:pStyle w:val="TableTitle"/>
      </w:pPr>
      <w:r w:rsidRPr="00621E63">
        <w:t xml:space="preserve">Table B.9-1: </w:t>
      </w:r>
      <w:r w:rsidR="006D613E" w:rsidRPr="00621E63">
        <w:t>HL7</w:t>
      </w:r>
      <w:r w:rsidR="00995105" w:rsidRPr="00621E63">
        <w:t xml:space="preserve"> </w:t>
      </w:r>
      <w:r w:rsidRPr="00621E63">
        <w:t>Attribute Table – ORC – Common Order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1080"/>
        <w:gridCol w:w="990"/>
        <w:gridCol w:w="1227"/>
        <w:gridCol w:w="940"/>
        <w:gridCol w:w="810"/>
        <w:gridCol w:w="2810"/>
      </w:tblGrid>
      <w:tr w:rsidR="00506FBD" w:rsidRPr="00621E63" w14:paraId="11CF1A0C" w14:textId="77777777" w:rsidTr="00CF5627">
        <w:trPr>
          <w:cantSplit/>
          <w:tblHeader/>
          <w:jc w:val="center"/>
        </w:trPr>
        <w:tc>
          <w:tcPr>
            <w:tcW w:w="990" w:type="dxa"/>
            <w:tcBorders>
              <w:top w:val="single" w:sz="4" w:space="0" w:color="auto"/>
              <w:left w:val="single" w:sz="4" w:space="0" w:color="auto"/>
              <w:bottom w:val="single" w:sz="4" w:space="0" w:color="auto"/>
              <w:right w:val="single" w:sz="4" w:space="0" w:color="auto"/>
            </w:tcBorders>
            <w:shd w:val="clear" w:color="auto" w:fill="D9D9D9"/>
          </w:tcPr>
          <w:p w14:paraId="43950197" w14:textId="77777777" w:rsidR="00B11855" w:rsidRPr="00621E63" w:rsidRDefault="003D003E" w:rsidP="00A92110">
            <w:pPr>
              <w:pStyle w:val="TableEntryHeader"/>
            </w:pPr>
            <w:r w:rsidRPr="00621E63">
              <w:t>SEQ</w:t>
            </w:r>
          </w:p>
        </w:tc>
        <w:tc>
          <w:tcPr>
            <w:tcW w:w="1080" w:type="dxa"/>
            <w:tcBorders>
              <w:top w:val="single" w:sz="4" w:space="0" w:color="auto"/>
              <w:left w:val="single" w:sz="4" w:space="0" w:color="auto"/>
              <w:bottom w:val="single" w:sz="4" w:space="0" w:color="auto"/>
              <w:right w:val="single" w:sz="4" w:space="0" w:color="auto"/>
            </w:tcBorders>
            <w:shd w:val="clear" w:color="auto" w:fill="D9D9D9"/>
          </w:tcPr>
          <w:p w14:paraId="466AD872" w14:textId="77777777" w:rsidR="00B11855" w:rsidRPr="00621E63" w:rsidRDefault="003D003E" w:rsidP="00A92110">
            <w:pPr>
              <w:pStyle w:val="TableEntryHeader"/>
            </w:pPr>
            <w:r w:rsidRPr="00621E63">
              <w:t>LEN</w:t>
            </w:r>
          </w:p>
        </w:tc>
        <w:tc>
          <w:tcPr>
            <w:tcW w:w="990" w:type="dxa"/>
            <w:tcBorders>
              <w:top w:val="single" w:sz="4" w:space="0" w:color="auto"/>
              <w:left w:val="single" w:sz="4" w:space="0" w:color="auto"/>
              <w:bottom w:val="single" w:sz="4" w:space="0" w:color="auto"/>
              <w:right w:val="single" w:sz="4" w:space="0" w:color="auto"/>
            </w:tcBorders>
            <w:shd w:val="clear" w:color="auto" w:fill="D9D9D9"/>
          </w:tcPr>
          <w:p w14:paraId="0BFE580C" w14:textId="77777777" w:rsidR="00B11855" w:rsidRPr="00621E63" w:rsidRDefault="003D003E" w:rsidP="00A92110">
            <w:pPr>
              <w:pStyle w:val="TableEntryHeader"/>
            </w:pPr>
            <w:r w:rsidRPr="00621E63">
              <w:t>DT</w:t>
            </w:r>
          </w:p>
        </w:tc>
        <w:tc>
          <w:tcPr>
            <w:tcW w:w="1227" w:type="dxa"/>
            <w:tcBorders>
              <w:top w:val="single" w:sz="4" w:space="0" w:color="auto"/>
              <w:left w:val="single" w:sz="4" w:space="0" w:color="auto"/>
              <w:bottom w:val="single" w:sz="4" w:space="0" w:color="auto"/>
              <w:right w:val="single" w:sz="4" w:space="0" w:color="auto"/>
            </w:tcBorders>
            <w:shd w:val="clear" w:color="auto" w:fill="D9D9D9"/>
          </w:tcPr>
          <w:p w14:paraId="3784748A" w14:textId="77777777" w:rsidR="00B11855" w:rsidRPr="00621E63" w:rsidRDefault="003D003E" w:rsidP="00A92110">
            <w:pPr>
              <w:pStyle w:val="TableEntryHeader"/>
            </w:pPr>
            <w:r w:rsidRPr="00621E63">
              <w:t>Usage</w:t>
            </w:r>
          </w:p>
        </w:tc>
        <w:tc>
          <w:tcPr>
            <w:tcW w:w="940" w:type="dxa"/>
            <w:tcBorders>
              <w:top w:val="single" w:sz="4" w:space="0" w:color="auto"/>
              <w:left w:val="single" w:sz="4" w:space="0" w:color="auto"/>
              <w:bottom w:val="single" w:sz="4" w:space="0" w:color="auto"/>
              <w:right w:val="single" w:sz="4" w:space="0" w:color="auto"/>
            </w:tcBorders>
            <w:shd w:val="clear" w:color="auto" w:fill="D9D9D9"/>
          </w:tcPr>
          <w:p w14:paraId="6F77A41A" w14:textId="77777777" w:rsidR="00B11855" w:rsidRPr="00621E63" w:rsidRDefault="003D003E" w:rsidP="00A92110">
            <w:pPr>
              <w:pStyle w:val="TableEntryHeader"/>
            </w:pPr>
            <w:r w:rsidRPr="00621E63">
              <w:t>Card.</w:t>
            </w:r>
          </w:p>
        </w:tc>
        <w:tc>
          <w:tcPr>
            <w:tcW w:w="810" w:type="dxa"/>
            <w:tcBorders>
              <w:top w:val="single" w:sz="4" w:space="0" w:color="auto"/>
              <w:left w:val="single" w:sz="4" w:space="0" w:color="auto"/>
              <w:bottom w:val="single" w:sz="4" w:space="0" w:color="auto"/>
              <w:right w:val="single" w:sz="4" w:space="0" w:color="auto"/>
            </w:tcBorders>
            <w:shd w:val="clear" w:color="auto" w:fill="D9D9D9"/>
          </w:tcPr>
          <w:p w14:paraId="5BDF6EB5" w14:textId="77777777" w:rsidR="00B11855" w:rsidRPr="00621E63" w:rsidRDefault="003D003E" w:rsidP="00A92110">
            <w:pPr>
              <w:pStyle w:val="TableEntryHeader"/>
            </w:pPr>
            <w:r w:rsidRPr="00621E63">
              <w:t>TBL#</w:t>
            </w:r>
          </w:p>
        </w:tc>
        <w:tc>
          <w:tcPr>
            <w:tcW w:w="2810" w:type="dxa"/>
            <w:tcBorders>
              <w:top w:val="single" w:sz="4" w:space="0" w:color="auto"/>
              <w:left w:val="single" w:sz="4" w:space="0" w:color="auto"/>
              <w:bottom w:val="single" w:sz="4" w:space="0" w:color="auto"/>
              <w:right w:val="single" w:sz="4" w:space="0" w:color="auto"/>
            </w:tcBorders>
            <w:shd w:val="clear" w:color="auto" w:fill="D9D9D9"/>
          </w:tcPr>
          <w:p w14:paraId="25A6F9EF" w14:textId="77777777" w:rsidR="00B11855" w:rsidRPr="00621E63" w:rsidRDefault="003D003E" w:rsidP="00A92110">
            <w:pPr>
              <w:pStyle w:val="TableEntryHeader"/>
            </w:pPr>
            <w:r w:rsidRPr="00621E63">
              <w:t>ELEMENT NAME</w:t>
            </w:r>
          </w:p>
        </w:tc>
      </w:tr>
      <w:tr w:rsidR="00C40FD5" w:rsidRPr="00621E63" w14:paraId="58ED8B3E"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5126F821" w14:textId="77777777" w:rsidR="00B11855" w:rsidRPr="00621E63" w:rsidRDefault="003D003E" w:rsidP="00A92110">
            <w:pPr>
              <w:pStyle w:val="TableEntry"/>
            </w:pPr>
            <w:r w:rsidRPr="00621E63">
              <w:t>1</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5F09E58D" w14:textId="77777777" w:rsidR="00B11855" w:rsidRPr="00621E63" w:rsidRDefault="003D003E" w:rsidP="00A92110">
            <w:pPr>
              <w:pStyle w:val="TableEntry"/>
            </w:pPr>
            <w:r w:rsidRPr="00621E63">
              <w:t>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9B82AB7"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94B75D0"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EF38367"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0F04F444" w14:textId="77777777" w:rsidR="00B11855" w:rsidRPr="00621E63" w:rsidRDefault="003D003E" w:rsidP="00A92110">
            <w:pPr>
              <w:pStyle w:val="TableEntry"/>
            </w:pPr>
            <w:r w:rsidRPr="00621E63">
              <w:t>0119</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4C1B9345" w14:textId="77777777" w:rsidR="00B11855" w:rsidRPr="00621E63" w:rsidRDefault="003D003E" w:rsidP="00A92110">
            <w:pPr>
              <w:pStyle w:val="TableEntry"/>
            </w:pPr>
            <w:r w:rsidRPr="00621E63">
              <w:t>Order Control</w:t>
            </w:r>
          </w:p>
        </w:tc>
      </w:tr>
      <w:tr w:rsidR="00C40FD5" w:rsidRPr="00621E63" w14:paraId="25F75993"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2C03A6D0" w14:textId="77777777" w:rsidR="00B11855" w:rsidRPr="00621E63" w:rsidRDefault="003D003E" w:rsidP="00A92110">
            <w:pPr>
              <w:pStyle w:val="TableEntry"/>
            </w:pPr>
            <w:r w:rsidRPr="00621E63">
              <w:t>2</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23233283" w14:textId="77777777" w:rsidR="00B11855" w:rsidRPr="00621E63" w:rsidRDefault="003D003E" w:rsidP="00A92110">
            <w:pPr>
              <w:pStyle w:val="TableEntry"/>
            </w:pPr>
            <w:r w:rsidRPr="00621E63">
              <w:t>427</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85580DE"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233D7DBF"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90DCB9A"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714883CC"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05F51370" w14:textId="77777777" w:rsidR="00B11855" w:rsidRPr="00621E63" w:rsidRDefault="003D003E" w:rsidP="00A92110">
            <w:pPr>
              <w:pStyle w:val="TableEntry"/>
            </w:pPr>
            <w:r w:rsidRPr="00621E63">
              <w:t>Placer Order Number</w:t>
            </w:r>
          </w:p>
        </w:tc>
      </w:tr>
      <w:tr w:rsidR="00C40FD5" w:rsidRPr="00621E63" w14:paraId="6B72ABB7"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1D34247C" w14:textId="77777777" w:rsidR="00B11855" w:rsidRPr="00621E63" w:rsidRDefault="003D003E" w:rsidP="00A92110">
            <w:pPr>
              <w:pStyle w:val="TableEntry"/>
            </w:pPr>
            <w:r w:rsidRPr="00621E63">
              <w:t>3</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746878D8" w14:textId="77777777" w:rsidR="00B11855" w:rsidRPr="00621E63" w:rsidRDefault="003D003E" w:rsidP="00A92110">
            <w:pPr>
              <w:pStyle w:val="TableEntry"/>
            </w:pPr>
            <w:r w:rsidRPr="00621E63">
              <w:t>427</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6F0E177"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2067AC1" w14:textId="77777777" w:rsidR="00B11855" w:rsidRPr="00621E63" w:rsidRDefault="003D003E" w:rsidP="00A92110">
            <w:pPr>
              <w:pStyle w:val="TableEntry"/>
            </w:pPr>
            <w:r w:rsidRPr="00621E63">
              <w:t>X</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DA026DE" w14:textId="77777777" w:rsidR="00B11855" w:rsidRPr="00621E63" w:rsidRDefault="003D003E" w:rsidP="00A92110">
            <w:pPr>
              <w:pStyle w:val="TableEntry"/>
            </w:pPr>
            <w:r w:rsidRPr="00621E63">
              <w:t>[0..0]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53FFC393"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15FECFB2" w14:textId="77777777" w:rsidR="00B11855" w:rsidRPr="00621E63" w:rsidRDefault="003D003E" w:rsidP="00A92110">
            <w:pPr>
              <w:pStyle w:val="TableEntry"/>
            </w:pPr>
            <w:r w:rsidRPr="00621E63">
              <w:t>Filler Order Number</w:t>
            </w:r>
          </w:p>
        </w:tc>
      </w:tr>
      <w:tr w:rsidR="00C40FD5" w:rsidRPr="00621E63" w14:paraId="5DF39C0F"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29327355" w14:textId="77777777" w:rsidR="00B11855" w:rsidRPr="00621E63" w:rsidRDefault="003D003E" w:rsidP="00A92110">
            <w:pPr>
              <w:pStyle w:val="TableEntry"/>
            </w:pPr>
            <w:r w:rsidRPr="00621E63">
              <w:t>4</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0F7F546E" w14:textId="77777777" w:rsidR="00B11855" w:rsidRPr="00621E63" w:rsidRDefault="003D003E" w:rsidP="00A92110">
            <w:pPr>
              <w:pStyle w:val="TableEntry"/>
            </w:pPr>
            <w:r w:rsidRPr="00621E63">
              <w:t>22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2D6BD8E"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2332AFE7"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A92F70C"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31C882A"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18A06FF4" w14:textId="77777777" w:rsidR="00B11855" w:rsidRPr="00621E63" w:rsidRDefault="003D003E" w:rsidP="00A92110">
            <w:pPr>
              <w:pStyle w:val="TableEntry"/>
            </w:pPr>
            <w:r w:rsidRPr="00621E63">
              <w:t>Placer Group Number</w:t>
            </w:r>
          </w:p>
        </w:tc>
      </w:tr>
      <w:tr w:rsidR="00C40FD5" w:rsidRPr="00621E63" w14:paraId="7F1F5CF2"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65B6E308" w14:textId="77777777" w:rsidR="00B11855" w:rsidRPr="00621E63" w:rsidRDefault="003D003E" w:rsidP="00A92110">
            <w:pPr>
              <w:pStyle w:val="TableEntry"/>
            </w:pPr>
            <w:r w:rsidRPr="00621E63">
              <w:t>5</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3430A637" w14:textId="77777777" w:rsidR="00B11855" w:rsidRPr="00621E63" w:rsidRDefault="003D003E" w:rsidP="00A92110">
            <w:pPr>
              <w:pStyle w:val="TableEntry"/>
            </w:pPr>
            <w:r w:rsidRPr="00621E63">
              <w:t>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9654C92"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E37468B"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399A239B"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954B45E" w14:textId="77777777" w:rsidR="00B11855" w:rsidRPr="00621E63" w:rsidRDefault="003D003E" w:rsidP="00A92110">
            <w:pPr>
              <w:pStyle w:val="TableEntry"/>
            </w:pPr>
            <w:r w:rsidRPr="00621E63">
              <w:t>0038</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19869CA" w14:textId="77777777" w:rsidR="00B11855" w:rsidRPr="00621E63" w:rsidRDefault="003D003E" w:rsidP="00A92110">
            <w:pPr>
              <w:pStyle w:val="TableEntry"/>
            </w:pPr>
            <w:r w:rsidRPr="00621E63">
              <w:t>Order Status</w:t>
            </w:r>
          </w:p>
        </w:tc>
      </w:tr>
      <w:tr w:rsidR="00C40FD5" w:rsidRPr="00621E63" w14:paraId="45A7176E"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713DA5C6" w14:textId="77777777" w:rsidR="00B11855" w:rsidRPr="00621E63" w:rsidRDefault="003D003E" w:rsidP="00A92110">
            <w:pPr>
              <w:pStyle w:val="TableEntry"/>
            </w:pPr>
            <w:r w:rsidRPr="00621E63">
              <w:t>6</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50D927E" w14:textId="77777777" w:rsidR="00B11855" w:rsidRPr="00621E63" w:rsidRDefault="003D003E" w:rsidP="00A92110">
            <w:pPr>
              <w:pStyle w:val="TableEntry"/>
            </w:pPr>
            <w:r w:rsidRPr="00621E63">
              <w:t>1</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54B9C576"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75D929F6"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272BCA5D"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55FF1F56" w14:textId="77777777" w:rsidR="00B11855" w:rsidRPr="00621E63" w:rsidRDefault="003D003E" w:rsidP="00A92110">
            <w:pPr>
              <w:pStyle w:val="TableEntry"/>
            </w:pPr>
            <w:r w:rsidRPr="00621E63">
              <w:t>0121</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37620002" w14:textId="77777777" w:rsidR="00B11855" w:rsidRPr="00621E63" w:rsidRDefault="003D003E" w:rsidP="00A92110">
            <w:pPr>
              <w:pStyle w:val="TableEntry"/>
            </w:pPr>
            <w:r w:rsidRPr="00621E63">
              <w:t>Response Flag</w:t>
            </w:r>
          </w:p>
        </w:tc>
      </w:tr>
      <w:tr w:rsidR="00C40FD5" w:rsidRPr="00621E63" w14:paraId="02D018D8"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363AB479" w14:textId="77777777" w:rsidR="00B11855" w:rsidRPr="00621E63" w:rsidRDefault="003D003E" w:rsidP="00A92110">
            <w:pPr>
              <w:pStyle w:val="TableEntry"/>
            </w:pPr>
            <w:r w:rsidRPr="00621E63">
              <w:t>7</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052A53D0" w14:textId="77777777" w:rsidR="00B11855" w:rsidRPr="00621E63" w:rsidRDefault="003D003E" w:rsidP="00A92110">
            <w:pPr>
              <w:pStyle w:val="TableEntry"/>
            </w:pPr>
            <w:r w:rsidRPr="00621E63">
              <w:t>705</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3DDFB79" w14:textId="77777777" w:rsidR="00B11855" w:rsidRPr="00621E63" w:rsidRDefault="003D003E" w:rsidP="00A92110">
            <w:pPr>
              <w:pStyle w:val="TableEntry"/>
            </w:pPr>
            <w:r w:rsidRPr="00621E63">
              <w:t>TQ</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3605318A" w14:textId="77777777" w:rsidR="00B11855" w:rsidRPr="00621E63" w:rsidRDefault="003D003E" w:rsidP="00A92110">
            <w:pPr>
              <w:pStyle w:val="TableEntry"/>
            </w:pPr>
            <w:r w:rsidRPr="00621E63">
              <w:t>X</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04A5A25" w14:textId="77777777" w:rsidR="00B11855" w:rsidRPr="00621E63" w:rsidRDefault="003D003E" w:rsidP="00A92110">
            <w:pPr>
              <w:pStyle w:val="TableEntry"/>
            </w:pPr>
            <w:r w:rsidRPr="00621E63">
              <w:t>[0..0]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3F70FD35"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6CAEA3D5" w14:textId="77777777" w:rsidR="00B11855" w:rsidRPr="00621E63" w:rsidRDefault="003D003E" w:rsidP="00A92110">
            <w:pPr>
              <w:pStyle w:val="TableEntry"/>
            </w:pPr>
            <w:r w:rsidRPr="00621E63">
              <w:t>Quantity/Timing</w:t>
            </w:r>
          </w:p>
        </w:tc>
      </w:tr>
      <w:tr w:rsidR="00C40FD5" w:rsidRPr="00621E63" w14:paraId="61290939"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0455D0B1" w14:textId="77777777" w:rsidR="00B11855" w:rsidRPr="00621E63" w:rsidRDefault="003D003E" w:rsidP="00A92110">
            <w:pPr>
              <w:pStyle w:val="TableEntry"/>
            </w:pPr>
            <w:r w:rsidRPr="00621E63">
              <w:t>8</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B33CEF2" w14:textId="77777777" w:rsidR="00B11855" w:rsidRPr="00621E63" w:rsidRDefault="003D003E" w:rsidP="00A92110">
            <w:pPr>
              <w:pStyle w:val="TableEntry"/>
            </w:pPr>
            <w:r w:rsidRPr="00621E63">
              <w:t>200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3D971709" w14:textId="77777777" w:rsidR="00B11855" w:rsidRPr="00621E63" w:rsidRDefault="003D003E" w:rsidP="00A92110">
            <w:pPr>
              <w:pStyle w:val="TableEntry"/>
            </w:pPr>
            <w:r w:rsidRPr="00621E63">
              <w:t>EIP</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685B8C02"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1B171D78"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0D237EB"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BB81C77" w14:textId="77777777" w:rsidR="00B11855" w:rsidRPr="00621E63" w:rsidRDefault="003D003E" w:rsidP="00A92110">
            <w:pPr>
              <w:pStyle w:val="TableEntry"/>
            </w:pPr>
            <w:r w:rsidRPr="00621E63">
              <w:t>Parent</w:t>
            </w:r>
          </w:p>
        </w:tc>
      </w:tr>
      <w:tr w:rsidR="00C40FD5" w:rsidRPr="00621E63" w14:paraId="4C6E7268"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7E53C39E" w14:textId="77777777" w:rsidR="00B11855" w:rsidRPr="00621E63" w:rsidRDefault="003D003E" w:rsidP="00A92110">
            <w:pPr>
              <w:pStyle w:val="TableEntry"/>
            </w:pPr>
            <w:r w:rsidRPr="00621E63">
              <w:t>9</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E848486" w14:textId="77777777" w:rsidR="00B11855" w:rsidRPr="00621E63" w:rsidRDefault="003D003E" w:rsidP="00A92110">
            <w:pPr>
              <w:pStyle w:val="TableEntry"/>
            </w:pPr>
            <w:r w:rsidRPr="00621E63">
              <w:t>24</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CDCF9E5" w14:textId="77777777" w:rsidR="00B11855" w:rsidRPr="00621E63" w:rsidRDefault="003D003E" w:rsidP="00A92110">
            <w:pPr>
              <w:pStyle w:val="TableEntry"/>
            </w:pPr>
            <w:r w:rsidRPr="00621E63">
              <w:t>DTM</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746BB1B6"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28D8621"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A5F994C"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088D55E" w14:textId="77777777" w:rsidR="00B11855" w:rsidRPr="00621E63" w:rsidRDefault="003D003E" w:rsidP="00A92110">
            <w:pPr>
              <w:pStyle w:val="TableEntry"/>
            </w:pPr>
            <w:r w:rsidRPr="00621E63">
              <w:t>Date/Time of Transaction</w:t>
            </w:r>
          </w:p>
        </w:tc>
      </w:tr>
      <w:tr w:rsidR="00C40FD5" w:rsidRPr="00621E63" w14:paraId="1B9E324B"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4427D1FA" w14:textId="77777777" w:rsidR="00B11855" w:rsidRPr="00621E63" w:rsidRDefault="003D003E" w:rsidP="00A92110">
            <w:pPr>
              <w:pStyle w:val="TableEntry"/>
            </w:pPr>
            <w:r w:rsidRPr="00621E63">
              <w:t>10</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46AF47A0" w14:textId="77777777" w:rsidR="00B11855" w:rsidRPr="00621E63" w:rsidRDefault="003D003E" w:rsidP="00A92110">
            <w:pPr>
              <w:pStyle w:val="TableEntry"/>
            </w:pPr>
            <w:r w:rsidRPr="00621E63">
              <w:t>3220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D5B9CDE" w14:textId="77777777" w:rsidR="00B11855" w:rsidRPr="00621E63" w:rsidRDefault="003D003E" w:rsidP="00A92110">
            <w:pPr>
              <w:pStyle w:val="TableEntry"/>
            </w:pPr>
            <w:r w:rsidRPr="00621E63">
              <w:t>XCN</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E9DBF06"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14B622DF" w14:textId="77777777" w:rsidR="00B11855" w:rsidRPr="00621E63" w:rsidRDefault="003D003E" w:rsidP="00A92110">
            <w:pPr>
              <w:pStyle w:val="TableEntry"/>
            </w:pPr>
            <w:r w:rsidRPr="00621E63">
              <w:t>[0..*]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A6488C0"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6DDEE904" w14:textId="77777777" w:rsidR="00B11855" w:rsidRPr="00621E63" w:rsidRDefault="003D003E" w:rsidP="00A92110">
            <w:pPr>
              <w:pStyle w:val="TableEntry"/>
            </w:pPr>
            <w:r w:rsidRPr="00621E63">
              <w:t>Entered By</w:t>
            </w:r>
          </w:p>
        </w:tc>
      </w:tr>
      <w:tr w:rsidR="00C40FD5" w:rsidRPr="00621E63" w14:paraId="55CCF57F" w14:textId="77777777" w:rsidTr="00CF5627">
        <w:trPr>
          <w:cantSplit/>
          <w:jc w:val="center"/>
        </w:trPr>
        <w:tc>
          <w:tcPr>
            <w:tcW w:w="990" w:type="dxa"/>
            <w:tcBorders>
              <w:top w:val="single" w:sz="4" w:space="0" w:color="auto"/>
            </w:tcBorders>
            <w:shd w:val="clear" w:color="auto" w:fill="auto"/>
          </w:tcPr>
          <w:p w14:paraId="1EFC3A32" w14:textId="77777777" w:rsidR="00B11855" w:rsidRPr="00621E63" w:rsidRDefault="003D003E" w:rsidP="00A92110">
            <w:pPr>
              <w:pStyle w:val="TableEntry"/>
            </w:pPr>
            <w:r w:rsidRPr="00621E63">
              <w:t>11</w:t>
            </w:r>
          </w:p>
        </w:tc>
        <w:tc>
          <w:tcPr>
            <w:tcW w:w="1080" w:type="dxa"/>
            <w:tcBorders>
              <w:top w:val="single" w:sz="4" w:space="0" w:color="auto"/>
            </w:tcBorders>
            <w:shd w:val="clear" w:color="auto" w:fill="auto"/>
          </w:tcPr>
          <w:p w14:paraId="4D514690" w14:textId="77777777" w:rsidR="00B11855" w:rsidRPr="00621E63" w:rsidRDefault="003D003E" w:rsidP="00A92110">
            <w:pPr>
              <w:pStyle w:val="TableEntry"/>
            </w:pPr>
            <w:r w:rsidRPr="00621E63">
              <w:t>250</w:t>
            </w:r>
          </w:p>
        </w:tc>
        <w:tc>
          <w:tcPr>
            <w:tcW w:w="990" w:type="dxa"/>
            <w:tcBorders>
              <w:top w:val="single" w:sz="4" w:space="0" w:color="auto"/>
            </w:tcBorders>
            <w:shd w:val="clear" w:color="auto" w:fill="auto"/>
          </w:tcPr>
          <w:p w14:paraId="420CD735" w14:textId="77777777" w:rsidR="00B11855" w:rsidRPr="00621E63" w:rsidRDefault="003D003E" w:rsidP="00A92110">
            <w:pPr>
              <w:pStyle w:val="TableEntry"/>
            </w:pPr>
            <w:r w:rsidRPr="00621E63">
              <w:t>XCN</w:t>
            </w:r>
          </w:p>
        </w:tc>
        <w:tc>
          <w:tcPr>
            <w:tcW w:w="1227" w:type="dxa"/>
            <w:tcBorders>
              <w:top w:val="single" w:sz="4" w:space="0" w:color="auto"/>
            </w:tcBorders>
            <w:shd w:val="clear" w:color="auto" w:fill="auto"/>
          </w:tcPr>
          <w:p w14:paraId="01A8DE61" w14:textId="77777777" w:rsidR="00B11855" w:rsidRPr="00621E63" w:rsidRDefault="003D003E" w:rsidP="00A92110">
            <w:pPr>
              <w:pStyle w:val="TableEntry"/>
            </w:pPr>
            <w:r w:rsidRPr="00621E63">
              <w:t>RE</w:t>
            </w:r>
          </w:p>
        </w:tc>
        <w:tc>
          <w:tcPr>
            <w:tcW w:w="940" w:type="dxa"/>
            <w:tcBorders>
              <w:top w:val="single" w:sz="4" w:space="0" w:color="auto"/>
            </w:tcBorders>
            <w:shd w:val="clear" w:color="auto" w:fill="auto"/>
          </w:tcPr>
          <w:p w14:paraId="4667E5B6" w14:textId="77777777" w:rsidR="00B11855" w:rsidRPr="00621E63" w:rsidRDefault="003D003E" w:rsidP="00A92110">
            <w:pPr>
              <w:pStyle w:val="TableEntry"/>
            </w:pPr>
            <w:r w:rsidRPr="00621E63">
              <w:t>[0..*]</w:t>
            </w:r>
          </w:p>
        </w:tc>
        <w:tc>
          <w:tcPr>
            <w:tcW w:w="810" w:type="dxa"/>
            <w:tcBorders>
              <w:top w:val="single" w:sz="4" w:space="0" w:color="auto"/>
            </w:tcBorders>
            <w:shd w:val="clear" w:color="auto" w:fill="auto"/>
          </w:tcPr>
          <w:p w14:paraId="1AE452FC" w14:textId="77777777" w:rsidR="00B11855" w:rsidRPr="00621E63" w:rsidRDefault="00B11855" w:rsidP="00A92110">
            <w:pPr>
              <w:pStyle w:val="TableEntry"/>
            </w:pPr>
          </w:p>
        </w:tc>
        <w:tc>
          <w:tcPr>
            <w:tcW w:w="2810" w:type="dxa"/>
            <w:tcBorders>
              <w:top w:val="single" w:sz="4" w:space="0" w:color="auto"/>
            </w:tcBorders>
            <w:shd w:val="clear" w:color="auto" w:fill="auto"/>
          </w:tcPr>
          <w:p w14:paraId="445040A6" w14:textId="77777777" w:rsidR="00B11855" w:rsidRPr="00621E63" w:rsidRDefault="003D003E" w:rsidP="00A92110">
            <w:pPr>
              <w:pStyle w:val="TableEntry"/>
            </w:pPr>
            <w:r w:rsidRPr="00621E63">
              <w:t>Verified By</w:t>
            </w:r>
          </w:p>
        </w:tc>
      </w:tr>
      <w:tr w:rsidR="00C40FD5" w:rsidRPr="00621E63" w14:paraId="6260A63A" w14:textId="77777777" w:rsidTr="00A92110">
        <w:trPr>
          <w:cantSplit/>
          <w:jc w:val="center"/>
        </w:trPr>
        <w:tc>
          <w:tcPr>
            <w:tcW w:w="990" w:type="dxa"/>
            <w:shd w:val="clear" w:color="auto" w:fill="auto"/>
          </w:tcPr>
          <w:p w14:paraId="32F2F722" w14:textId="77777777" w:rsidR="00B11855" w:rsidRPr="00621E63" w:rsidRDefault="003D003E" w:rsidP="00A92110">
            <w:pPr>
              <w:pStyle w:val="TableEntry"/>
            </w:pPr>
            <w:r w:rsidRPr="00621E63">
              <w:lastRenderedPageBreak/>
              <w:t>12</w:t>
            </w:r>
          </w:p>
        </w:tc>
        <w:tc>
          <w:tcPr>
            <w:tcW w:w="1080" w:type="dxa"/>
            <w:shd w:val="clear" w:color="auto" w:fill="auto"/>
          </w:tcPr>
          <w:p w14:paraId="2DFF9FB4" w14:textId="77777777" w:rsidR="00B11855" w:rsidRPr="00621E63" w:rsidRDefault="003D003E" w:rsidP="00A92110">
            <w:pPr>
              <w:pStyle w:val="TableEntry"/>
            </w:pPr>
            <w:r w:rsidRPr="00621E63">
              <w:t>3220</w:t>
            </w:r>
          </w:p>
        </w:tc>
        <w:tc>
          <w:tcPr>
            <w:tcW w:w="990" w:type="dxa"/>
            <w:shd w:val="clear" w:color="auto" w:fill="auto"/>
          </w:tcPr>
          <w:p w14:paraId="429E99C0" w14:textId="77777777" w:rsidR="00B11855" w:rsidRPr="00621E63" w:rsidRDefault="003D003E" w:rsidP="00A92110">
            <w:pPr>
              <w:pStyle w:val="TableEntry"/>
            </w:pPr>
            <w:r w:rsidRPr="00621E63">
              <w:t>XCN</w:t>
            </w:r>
          </w:p>
        </w:tc>
        <w:tc>
          <w:tcPr>
            <w:tcW w:w="1227" w:type="dxa"/>
            <w:shd w:val="clear" w:color="auto" w:fill="auto"/>
          </w:tcPr>
          <w:p w14:paraId="597D4107" w14:textId="77777777" w:rsidR="00B11855" w:rsidRPr="00621E63" w:rsidRDefault="003D003E" w:rsidP="00A92110">
            <w:pPr>
              <w:pStyle w:val="TableEntry"/>
            </w:pPr>
            <w:r w:rsidRPr="00621E63">
              <w:t>RE</w:t>
            </w:r>
          </w:p>
        </w:tc>
        <w:tc>
          <w:tcPr>
            <w:tcW w:w="940" w:type="dxa"/>
            <w:shd w:val="clear" w:color="auto" w:fill="auto"/>
          </w:tcPr>
          <w:p w14:paraId="3534810F" w14:textId="77777777" w:rsidR="00B11855" w:rsidRPr="00621E63" w:rsidRDefault="003D003E" w:rsidP="00A92110">
            <w:pPr>
              <w:pStyle w:val="TableEntry"/>
            </w:pPr>
            <w:r w:rsidRPr="00621E63">
              <w:t>[0..*]</w:t>
            </w:r>
          </w:p>
        </w:tc>
        <w:tc>
          <w:tcPr>
            <w:tcW w:w="810" w:type="dxa"/>
            <w:shd w:val="clear" w:color="auto" w:fill="auto"/>
          </w:tcPr>
          <w:p w14:paraId="3A47FC48" w14:textId="77777777" w:rsidR="00B11855" w:rsidRPr="00621E63" w:rsidRDefault="00B11855" w:rsidP="00A92110">
            <w:pPr>
              <w:pStyle w:val="TableEntry"/>
            </w:pPr>
          </w:p>
        </w:tc>
        <w:tc>
          <w:tcPr>
            <w:tcW w:w="2810" w:type="dxa"/>
            <w:shd w:val="clear" w:color="auto" w:fill="auto"/>
          </w:tcPr>
          <w:p w14:paraId="76A63C35" w14:textId="77777777" w:rsidR="00B11855" w:rsidRPr="00621E63" w:rsidRDefault="003D003E" w:rsidP="00A92110">
            <w:pPr>
              <w:pStyle w:val="TableEntry"/>
            </w:pPr>
            <w:r w:rsidRPr="00621E63">
              <w:t>Ordering Provider</w:t>
            </w:r>
          </w:p>
        </w:tc>
      </w:tr>
      <w:tr w:rsidR="00C40FD5" w:rsidRPr="00621E63" w14:paraId="3FFB0A9A" w14:textId="77777777" w:rsidTr="00A92110">
        <w:trPr>
          <w:cantSplit/>
          <w:jc w:val="center"/>
        </w:trPr>
        <w:tc>
          <w:tcPr>
            <w:tcW w:w="990" w:type="dxa"/>
            <w:shd w:val="clear" w:color="auto" w:fill="auto"/>
          </w:tcPr>
          <w:p w14:paraId="30D5EB58" w14:textId="77777777" w:rsidR="00B11855" w:rsidRPr="00621E63" w:rsidRDefault="003D003E" w:rsidP="00A92110">
            <w:pPr>
              <w:pStyle w:val="TableEntry"/>
            </w:pPr>
            <w:r w:rsidRPr="00621E63">
              <w:t>13</w:t>
            </w:r>
          </w:p>
        </w:tc>
        <w:tc>
          <w:tcPr>
            <w:tcW w:w="1080" w:type="dxa"/>
            <w:shd w:val="clear" w:color="auto" w:fill="auto"/>
          </w:tcPr>
          <w:p w14:paraId="19B25481" w14:textId="77777777" w:rsidR="00B11855" w:rsidRPr="00621E63" w:rsidRDefault="003D003E" w:rsidP="00A92110">
            <w:pPr>
              <w:pStyle w:val="TableEntry"/>
            </w:pPr>
            <w:r w:rsidRPr="00621E63">
              <w:t>80</w:t>
            </w:r>
          </w:p>
        </w:tc>
        <w:tc>
          <w:tcPr>
            <w:tcW w:w="990" w:type="dxa"/>
            <w:shd w:val="clear" w:color="auto" w:fill="auto"/>
          </w:tcPr>
          <w:p w14:paraId="6960A1EB" w14:textId="77777777" w:rsidR="00B11855" w:rsidRPr="00621E63" w:rsidRDefault="003D003E" w:rsidP="00A92110">
            <w:pPr>
              <w:pStyle w:val="TableEntry"/>
            </w:pPr>
            <w:r w:rsidRPr="00621E63">
              <w:t>PL</w:t>
            </w:r>
          </w:p>
        </w:tc>
        <w:tc>
          <w:tcPr>
            <w:tcW w:w="1227" w:type="dxa"/>
            <w:shd w:val="clear" w:color="auto" w:fill="auto"/>
          </w:tcPr>
          <w:p w14:paraId="3B309208" w14:textId="77777777" w:rsidR="00B11855" w:rsidRPr="00621E63" w:rsidRDefault="003D003E" w:rsidP="00A92110">
            <w:pPr>
              <w:pStyle w:val="TableEntry"/>
            </w:pPr>
            <w:r w:rsidRPr="00621E63">
              <w:t>RE</w:t>
            </w:r>
          </w:p>
        </w:tc>
        <w:tc>
          <w:tcPr>
            <w:tcW w:w="940" w:type="dxa"/>
            <w:shd w:val="clear" w:color="auto" w:fill="auto"/>
          </w:tcPr>
          <w:p w14:paraId="515F18B1" w14:textId="77777777" w:rsidR="00B11855" w:rsidRPr="00621E63" w:rsidRDefault="003D003E" w:rsidP="00A92110">
            <w:pPr>
              <w:pStyle w:val="TableEntry"/>
            </w:pPr>
            <w:r w:rsidRPr="00621E63">
              <w:t>[0..1]</w:t>
            </w:r>
          </w:p>
        </w:tc>
        <w:tc>
          <w:tcPr>
            <w:tcW w:w="810" w:type="dxa"/>
            <w:shd w:val="clear" w:color="auto" w:fill="auto"/>
          </w:tcPr>
          <w:p w14:paraId="48432BB2" w14:textId="77777777" w:rsidR="00B11855" w:rsidRPr="00621E63" w:rsidRDefault="00B11855" w:rsidP="00A92110">
            <w:pPr>
              <w:pStyle w:val="TableEntry"/>
            </w:pPr>
          </w:p>
        </w:tc>
        <w:tc>
          <w:tcPr>
            <w:tcW w:w="2810" w:type="dxa"/>
            <w:shd w:val="clear" w:color="auto" w:fill="auto"/>
          </w:tcPr>
          <w:p w14:paraId="53F02CFF" w14:textId="77777777" w:rsidR="00B11855" w:rsidRPr="00621E63" w:rsidRDefault="003D003E" w:rsidP="00A92110">
            <w:pPr>
              <w:pStyle w:val="TableEntry"/>
            </w:pPr>
            <w:r w:rsidRPr="00621E63">
              <w:t>Enterer's Location</w:t>
            </w:r>
          </w:p>
        </w:tc>
      </w:tr>
      <w:tr w:rsidR="00C40FD5" w:rsidRPr="00621E63" w14:paraId="27128619" w14:textId="77777777" w:rsidTr="00A92110">
        <w:trPr>
          <w:cantSplit/>
          <w:jc w:val="center"/>
        </w:trPr>
        <w:tc>
          <w:tcPr>
            <w:tcW w:w="990" w:type="dxa"/>
            <w:shd w:val="clear" w:color="auto" w:fill="auto"/>
          </w:tcPr>
          <w:p w14:paraId="1CD2993A" w14:textId="77777777" w:rsidR="00B11855" w:rsidRPr="00621E63" w:rsidRDefault="003D003E" w:rsidP="00A92110">
            <w:pPr>
              <w:pStyle w:val="TableEntry"/>
            </w:pPr>
            <w:r w:rsidRPr="00621E63">
              <w:t>14</w:t>
            </w:r>
          </w:p>
        </w:tc>
        <w:tc>
          <w:tcPr>
            <w:tcW w:w="1080" w:type="dxa"/>
            <w:shd w:val="clear" w:color="auto" w:fill="auto"/>
          </w:tcPr>
          <w:p w14:paraId="564D1365" w14:textId="77777777" w:rsidR="00B11855" w:rsidRPr="00621E63" w:rsidRDefault="003D003E" w:rsidP="00A92110">
            <w:pPr>
              <w:pStyle w:val="TableEntry"/>
            </w:pPr>
            <w:r w:rsidRPr="00621E63">
              <w:t>250</w:t>
            </w:r>
          </w:p>
        </w:tc>
        <w:tc>
          <w:tcPr>
            <w:tcW w:w="990" w:type="dxa"/>
            <w:shd w:val="clear" w:color="auto" w:fill="auto"/>
          </w:tcPr>
          <w:p w14:paraId="65EDF4E9" w14:textId="77777777" w:rsidR="00B11855" w:rsidRPr="00621E63" w:rsidRDefault="003D003E" w:rsidP="00A92110">
            <w:pPr>
              <w:pStyle w:val="TableEntry"/>
            </w:pPr>
            <w:r w:rsidRPr="00621E63">
              <w:t>XTN</w:t>
            </w:r>
          </w:p>
        </w:tc>
        <w:tc>
          <w:tcPr>
            <w:tcW w:w="1227" w:type="dxa"/>
            <w:shd w:val="clear" w:color="auto" w:fill="auto"/>
          </w:tcPr>
          <w:p w14:paraId="74D98C12" w14:textId="77777777" w:rsidR="00B11855" w:rsidRPr="00621E63" w:rsidRDefault="003D003E" w:rsidP="00A92110">
            <w:pPr>
              <w:pStyle w:val="TableEntry"/>
            </w:pPr>
            <w:r w:rsidRPr="00621E63">
              <w:t>RE</w:t>
            </w:r>
          </w:p>
        </w:tc>
        <w:tc>
          <w:tcPr>
            <w:tcW w:w="940" w:type="dxa"/>
            <w:shd w:val="clear" w:color="auto" w:fill="auto"/>
          </w:tcPr>
          <w:p w14:paraId="58DF914A" w14:textId="77777777" w:rsidR="00B11855" w:rsidRPr="00621E63" w:rsidRDefault="003D003E" w:rsidP="00A92110">
            <w:pPr>
              <w:pStyle w:val="TableEntry"/>
            </w:pPr>
            <w:r w:rsidRPr="00621E63">
              <w:t>[0..2]</w:t>
            </w:r>
          </w:p>
        </w:tc>
        <w:tc>
          <w:tcPr>
            <w:tcW w:w="810" w:type="dxa"/>
            <w:shd w:val="clear" w:color="auto" w:fill="auto"/>
          </w:tcPr>
          <w:p w14:paraId="13D59C60" w14:textId="77777777" w:rsidR="00B11855" w:rsidRPr="00621E63" w:rsidRDefault="00B11855" w:rsidP="00A92110">
            <w:pPr>
              <w:pStyle w:val="TableEntry"/>
            </w:pPr>
          </w:p>
        </w:tc>
        <w:tc>
          <w:tcPr>
            <w:tcW w:w="2810" w:type="dxa"/>
            <w:shd w:val="clear" w:color="auto" w:fill="auto"/>
          </w:tcPr>
          <w:p w14:paraId="04DCD636" w14:textId="77777777" w:rsidR="00B11855" w:rsidRPr="00621E63" w:rsidRDefault="003D003E" w:rsidP="00A92110">
            <w:pPr>
              <w:pStyle w:val="TableEntry"/>
            </w:pPr>
            <w:r w:rsidRPr="00621E63">
              <w:t>Call Back Phone Number</w:t>
            </w:r>
          </w:p>
        </w:tc>
      </w:tr>
      <w:tr w:rsidR="00C40FD5" w:rsidRPr="00621E63" w14:paraId="6733549A" w14:textId="77777777" w:rsidTr="00A92110">
        <w:trPr>
          <w:cantSplit/>
          <w:jc w:val="center"/>
        </w:trPr>
        <w:tc>
          <w:tcPr>
            <w:tcW w:w="990" w:type="dxa"/>
            <w:shd w:val="clear" w:color="auto" w:fill="auto"/>
          </w:tcPr>
          <w:p w14:paraId="0CAF3491" w14:textId="77777777" w:rsidR="00B11855" w:rsidRPr="00621E63" w:rsidRDefault="003D003E" w:rsidP="00A92110">
            <w:pPr>
              <w:pStyle w:val="TableEntry"/>
            </w:pPr>
            <w:r w:rsidRPr="00621E63">
              <w:t>15</w:t>
            </w:r>
          </w:p>
        </w:tc>
        <w:tc>
          <w:tcPr>
            <w:tcW w:w="1080" w:type="dxa"/>
            <w:shd w:val="clear" w:color="auto" w:fill="auto"/>
          </w:tcPr>
          <w:p w14:paraId="38805D18" w14:textId="77777777" w:rsidR="00B11855" w:rsidRPr="00621E63" w:rsidRDefault="003D003E" w:rsidP="00A92110">
            <w:pPr>
              <w:pStyle w:val="TableEntry"/>
            </w:pPr>
            <w:r w:rsidRPr="00621E63">
              <w:t>24</w:t>
            </w:r>
          </w:p>
        </w:tc>
        <w:tc>
          <w:tcPr>
            <w:tcW w:w="990" w:type="dxa"/>
            <w:shd w:val="clear" w:color="auto" w:fill="auto"/>
          </w:tcPr>
          <w:p w14:paraId="2F8020F6" w14:textId="77777777" w:rsidR="00B11855" w:rsidRPr="00621E63" w:rsidRDefault="003D003E" w:rsidP="00A92110">
            <w:pPr>
              <w:pStyle w:val="TableEntry"/>
            </w:pPr>
            <w:r w:rsidRPr="00621E63">
              <w:t>DTM</w:t>
            </w:r>
          </w:p>
        </w:tc>
        <w:tc>
          <w:tcPr>
            <w:tcW w:w="1227" w:type="dxa"/>
            <w:shd w:val="clear" w:color="auto" w:fill="auto"/>
          </w:tcPr>
          <w:p w14:paraId="617D3C88" w14:textId="77777777" w:rsidR="00B11855" w:rsidRPr="00621E63" w:rsidRDefault="003D003E" w:rsidP="00A92110">
            <w:pPr>
              <w:pStyle w:val="TableEntry"/>
            </w:pPr>
            <w:r w:rsidRPr="00621E63">
              <w:t>RE</w:t>
            </w:r>
          </w:p>
        </w:tc>
        <w:tc>
          <w:tcPr>
            <w:tcW w:w="940" w:type="dxa"/>
            <w:shd w:val="clear" w:color="auto" w:fill="auto"/>
          </w:tcPr>
          <w:p w14:paraId="1C880BF8" w14:textId="77777777" w:rsidR="00B11855" w:rsidRPr="00621E63" w:rsidRDefault="003D003E" w:rsidP="00A92110">
            <w:pPr>
              <w:pStyle w:val="TableEntry"/>
            </w:pPr>
            <w:r w:rsidRPr="00621E63">
              <w:t>[0..1]</w:t>
            </w:r>
          </w:p>
        </w:tc>
        <w:tc>
          <w:tcPr>
            <w:tcW w:w="810" w:type="dxa"/>
            <w:shd w:val="clear" w:color="auto" w:fill="auto"/>
          </w:tcPr>
          <w:p w14:paraId="2A3FE56A" w14:textId="77777777" w:rsidR="00B11855" w:rsidRPr="00621E63" w:rsidRDefault="00B11855" w:rsidP="00A92110">
            <w:pPr>
              <w:pStyle w:val="TableEntry"/>
            </w:pPr>
          </w:p>
        </w:tc>
        <w:tc>
          <w:tcPr>
            <w:tcW w:w="2810" w:type="dxa"/>
            <w:shd w:val="clear" w:color="auto" w:fill="auto"/>
          </w:tcPr>
          <w:p w14:paraId="7050CF73" w14:textId="77777777" w:rsidR="00B11855" w:rsidRPr="00621E63" w:rsidRDefault="003D003E" w:rsidP="00A92110">
            <w:pPr>
              <w:pStyle w:val="TableEntry"/>
            </w:pPr>
            <w:r w:rsidRPr="00621E63">
              <w:t>Order Effective Date/Time</w:t>
            </w:r>
          </w:p>
        </w:tc>
      </w:tr>
      <w:tr w:rsidR="00C40FD5" w:rsidRPr="00621E63" w14:paraId="009E0C5F" w14:textId="77777777" w:rsidTr="00A92110">
        <w:trPr>
          <w:cantSplit/>
          <w:jc w:val="center"/>
        </w:trPr>
        <w:tc>
          <w:tcPr>
            <w:tcW w:w="990" w:type="dxa"/>
            <w:shd w:val="clear" w:color="auto" w:fill="auto"/>
          </w:tcPr>
          <w:p w14:paraId="37419274" w14:textId="77777777" w:rsidR="00B11855" w:rsidRPr="00621E63" w:rsidRDefault="003D003E" w:rsidP="00A92110">
            <w:pPr>
              <w:pStyle w:val="TableEntry"/>
            </w:pPr>
            <w:r w:rsidRPr="00621E63">
              <w:t>16</w:t>
            </w:r>
          </w:p>
        </w:tc>
        <w:tc>
          <w:tcPr>
            <w:tcW w:w="1080" w:type="dxa"/>
            <w:shd w:val="clear" w:color="auto" w:fill="auto"/>
          </w:tcPr>
          <w:p w14:paraId="699C454E" w14:textId="77777777" w:rsidR="00B11855" w:rsidRPr="00621E63" w:rsidRDefault="003D003E" w:rsidP="00A92110">
            <w:pPr>
              <w:pStyle w:val="TableEntry"/>
            </w:pPr>
            <w:r w:rsidRPr="00621E63">
              <w:t>705</w:t>
            </w:r>
          </w:p>
        </w:tc>
        <w:tc>
          <w:tcPr>
            <w:tcW w:w="990" w:type="dxa"/>
            <w:shd w:val="clear" w:color="auto" w:fill="auto"/>
          </w:tcPr>
          <w:p w14:paraId="2B1BA105" w14:textId="77777777" w:rsidR="00B11855" w:rsidRPr="00621E63" w:rsidRDefault="003D003E" w:rsidP="00A92110">
            <w:pPr>
              <w:pStyle w:val="TableEntry"/>
            </w:pPr>
            <w:r w:rsidRPr="00621E63">
              <w:t>CWE</w:t>
            </w:r>
          </w:p>
        </w:tc>
        <w:tc>
          <w:tcPr>
            <w:tcW w:w="1227" w:type="dxa"/>
            <w:shd w:val="clear" w:color="auto" w:fill="auto"/>
          </w:tcPr>
          <w:p w14:paraId="5DFD14EE" w14:textId="77777777" w:rsidR="00B11855" w:rsidRPr="00621E63" w:rsidRDefault="003D003E" w:rsidP="00A92110">
            <w:pPr>
              <w:pStyle w:val="TableEntry"/>
            </w:pPr>
            <w:r w:rsidRPr="00621E63">
              <w:t>RE</w:t>
            </w:r>
          </w:p>
        </w:tc>
        <w:tc>
          <w:tcPr>
            <w:tcW w:w="940" w:type="dxa"/>
            <w:shd w:val="clear" w:color="auto" w:fill="auto"/>
          </w:tcPr>
          <w:p w14:paraId="5118DFAD" w14:textId="77777777" w:rsidR="00B11855" w:rsidRPr="00621E63" w:rsidRDefault="003D003E" w:rsidP="00A92110">
            <w:pPr>
              <w:pStyle w:val="TableEntry"/>
            </w:pPr>
            <w:r w:rsidRPr="00621E63">
              <w:t>[0..1]</w:t>
            </w:r>
          </w:p>
        </w:tc>
        <w:tc>
          <w:tcPr>
            <w:tcW w:w="810" w:type="dxa"/>
            <w:shd w:val="clear" w:color="auto" w:fill="auto"/>
          </w:tcPr>
          <w:p w14:paraId="4249DB4C" w14:textId="77777777" w:rsidR="00B11855" w:rsidRPr="00621E63" w:rsidRDefault="00B11855" w:rsidP="00A92110">
            <w:pPr>
              <w:pStyle w:val="TableEntry"/>
            </w:pPr>
          </w:p>
        </w:tc>
        <w:tc>
          <w:tcPr>
            <w:tcW w:w="2810" w:type="dxa"/>
            <w:shd w:val="clear" w:color="auto" w:fill="auto"/>
          </w:tcPr>
          <w:p w14:paraId="266EB838" w14:textId="77777777" w:rsidR="00B11855" w:rsidRPr="00621E63" w:rsidRDefault="003D003E" w:rsidP="00A92110">
            <w:pPr>
              <w:pStyle w:val="TableEntry"/>
            </w:pPr>
            <w:r w:rsidRPr="00621E63">
              <w:t>Order Control Code Reason</w:t>
            </w:r>
          </w:p>
        </w:tc>
      </w:tr>
      <w:tr w:rsidR="00C40FD5" w:rsidRPr="00621E63" w14:paraId="6919C527" w14:textId="77777777" w:rsidTr="00A92110">
        <w:trPr>
          <w:cantSplit/>
          <w:jc w:val="center"/>
        </w:trPr>
        <w:tc>
          <w:tcPr>
            <w:tcW w:w="990" w:type="dxa"/>
            <w:shd w:val="clear" w:color="auto" w:fill="auto"/>
          </w:tcPr>
          <w:p w14:paraId="4A4D4BB0" w14:textId="77777777" w:rsidR="00B11855" w:rsidRPr="00621E63" w:rsidRDefault="003D003E" w:rsidP="00A92110">
            <w:pPr>
              <w:pStyle w:val="TableEntry"/>
            </w:pPr>
            <w:r w:rsidRPr="00621E63">
              <w:t>17</w:t>
            </w:r>
          </w:p>
        </w:tc>
        <w:tc>
          <w:tcPr>
            <w:tcW w:w="1080" w:type="dxa"/>
            <w:shd w:val="clear" w:color="auto" w:fill="auto"/>
          </w:tcPr>
          <w:p w14:paraId="125D7B1B" w14:textId="77777777" w:rsidR="00B11855" w:rsidRPr="00621E63" w:rsidRDefault="003D003E" w:rsidP="00A92110">
            <w:pPr>
              <w:pStyle w:val="TableEntry"/>
            </w:pPr>
            <w:r w:rsidRPr="00621E63">
              <w:t>705</w:t>
            </w:r>
          </w:p>
        </w:tc>
        <w:tc>
          <w:tcPr>
            <w:tcW w:w="990" w:type="dxa"/>
            <w:shd w:val="clear" w:color="auto" w:fill="auto"/>
          </w:tcPr>
          <w:p w14:paraId="2748636C" w14:textId="77777777" w:rsidR="00B11855" w:rsidRPr="00621E63" w:rsidRDefault="003D003E" w:rsidP="00A92110">
            <w:pPr>
              <w:pStyle w:val="TableEntry"/>
            </w:pPr>
            <w:r w:rsidRPr="00621E63">
              <w:t>CWE</w:t>
            </w:r>
          </w:p>
        </w:tc>
        <w:tc>
          <w:tcPr>
            <w:tcW w:w="1227" w:type="dxa"/>
            <w:shd w:val="clear" w:color="auto" w:fill="auto"/>
          </w:tcPr>
          <w:p w14:paraId="1F1AEAF2" w14:textId="77777777" w:rsidR="00B11855" w:rsidRPr="00621E63" w:rsidRDefault="003D003E" w:rsidP="00A92110">
            <w:pPr>
              <w:pStyle w:val="TableEntry"/>
            </w:pPr>
            <w:r w:rsidRPr="00621E63">
              <w:t>RE</w:t>
            </w:r>
          </w:p>
        </w:tc>
        <w:tc>
          <w:tcPr>
            <w:tcW w:w="940" w:type="dxa"/>
            <w:shd w:val="clear" w:color="auto" w:fill="auto"/>
          </w:tcPr>
          <w:p w14:paraId="66B40F0B" w14:textId="77777777" w:rsidR="00B11855" w:rsidRPr="00621E63" w:rsidRDefault="003D003E" w:rsidP="00A92110">
            <w:pPr>
              <w:pStyle w:val="TableEntry"/>
            </w:pPr>
            <w:r w:rsidRPr="00621E63">
              <w:t>[0..1]</w:t>
            </w:r>
          </w:p>
        </w:tc>
        <w:tc>
          <w:tcPr>
            <w:tcW w:w="810" w:type="dxa"/>
            <w:shd w:val="clear" w:color="auto" w:fill="auto"/>
          </w:tcPr>
          <w:p w14:paraId="24B1FDA0" w14:textId="77777777" w:rsidR="00B11855" w:rsidRPr="00621E63" w:rsidRDefault="00B11855" w:rsidP="00A92110">
            <w:pPr>
              <w:pStyle w:val="TableEntry"/>
            </w:pPr>
          </w:p>
        </w:tc>
        <w:tc>
          <w:tcPr>
            <w:tcW w:w="2810" w:type="dxa"/>
            <w:shd w:val="clear" w:color="auto" w:fill="auto"/>
          </w:tcPr>
          <w:p w14:paraId="5B5BBACA" w14:textId="77777777" w:rsidR="00B11855" w:rsidRPr="00621E63" w:rsidRDefault="003D003E" w:rsidP="00A92110">
            <w:pPr>
              <w:pStyle w:val="TableEntry"/>
            </w:pPr>
            <w:r w:rsidRPr="00621E63">
              <w:t>Entering Organization</w:t>
            </w:r>
          </w:p>
        </w:tc>
      </w:tr>
      <w:tr w:rsidR="00C40FD5" w:rsidRPr="00621E63" w14:paraId="09131780" w14:textId="77777777" w:rsidTr="00A92110">
        <w:trPr>
          <w:cantSplit/>
          <w:jc w:val="center"/>
        </w:trPr>
        <w:tc>
          <w:tcPr>
            <w:tcW w:w="990" w:type="dxa"/>
            <w:shd w:val="clear" w:color="auto" w:fill="auto"/>
          </w:tcPr>
          <w:p w14:paraId="1CAD46FB" w14:textId="77777777" w:rsidR="00B11855" w:rsidRPr="00621E63" w:rsidRDefault="003D003E" w:rsidP="00A92110">
            <w:pPr>
              <w:pStyle w:val="TableEntry"/>
            </w:pPr>
            <w:r w:rsidRPr="00621E63">
              <w:t>18</w:t>
            </w:r>
          </w:p>
        </w:tc>
        <w:tc>
          <w:tcPr>
            <w:tcW w:w="1080" w:type="dxa"/>
            <w:shd w:val="clear" w:color="auto" w:fill="auto"/>
          </w:tcPr>
          <w:p w14:paraId="3E88CE8B" w14:textId="77777777" w:rsidR="00B11855" w:rsidRPr="00621E63" w:rsidRDefault="003D003E" w:rsidP="00A92110">
            <w:pPr>
              <w:pStyle w:val="TableEntry"/>
            </w:pPr>
            <w:r w:rsidRPr="00621E63">
              <w:t>705</w:t>
            </w:r>
          </w:p>
        </w:tc>
        <w:tc>
          <w:tcPr>
            <w:tcW w:w="990" w:type="dxa"/>
            <w:shd w:val="clear" w:color="auto" w:fill="auto"/>
          </w:tcPr>
          <w:p w14:paraId="21688FA7" w14:textId="77777777" w:rsidR="00B11855" w:rsidRPr="00621E63" w:rsidRDefault="003D003E" w:rsidP="00A92110">
            <w:pPr>
              <w:pStyle w:val="TableEntry"/>
            </w:pPr>
            <w:r w:rsidRPr="00621E63">
              <w:t>CWE</w:t>
            </w:r>
          </w:p>
        </w:tc>
        <w:tc>
          <w:tcPr>
            <w:tcW w:w="1227" w:type="dxa"/>
            <w:shd w:val="clear" w:color="auto" w:fill="auto"/>
          </w:tcPr>
          <w:p w14:paraId="435BB563" w14:textId="77777777" w:rsidR="00B11855" w:rsidRPr="00621E63" w:rsidRDefault="003D003E" w:rsidP="00A92110">
            <w:pPr>
              <w:pStyle w:val="TableEntry"/>
            </w:pPr>
            <w:r w:rsidRPr="00621E63">
              <w:t>RE</w:t>
            </w:r>
          </w:p>
        </w:tc>
        <w:tc>
          <w:tcPr>
            <w:tcW w:w="940" w:type="dxa"/>
            <w:shd w:val="clear" w:color="auto" w:fill="auto"/>
          </w:tcPr>
          <w:p w14:paraId="304A67E4" w14:textId="77777777" w:rsidR="00B11855" w:rsidRPr="00621E63" w:rsidRDefault="003D003E" w:rsidP="00A92110">
            <w:pPr>
              <w:pStyle w:val="TableEntry"/>
            </w:pPr>
            <w:r w:rsidRPr="00621E63">
              <w:t>[0..1]</w:t>
            </w:r>
          </w:p>
        </w:tc>
        <w:tc>
          <w:tcPr>
            <w:tcW w:w="810" w:type="dxa"/>
            <w:shd w:val="clear" w:color="auto" w:fill="auto"/>
          </w:tcPr>
          <w:p w14:paraId="31804FE6" w14:textId="77777777" w:rsidR="00B11855" w:rsidRPr="00621E63" w:rsidRDefault="00B11855" w:rsidP="00A92110">
            <w:pPr>
              <w:pStyle w:val="TableEntry"/>
            </w:pPr>
          </w:p>
        </w:tc>
        <w:tc>
          <w:tcPr>
            <w:tcW w:w="2810" w:type="dxa"/>
            <w:shd w:val="clear" w:color="auto" w:fill="auto"/>
          </w:tcPr>
          <w:p w14:paraId="2285FBA1" w14:textId="77777777" w:rsidR="00B11855" w:rsidRPr="00621E63" w:rsidRDefault="003D003E" w:rsidP="00A92110">
            <w:pPr>
              <w:pStyle w:val="TableEntry"/>
            </w:pPr>
            <w:r w:rsidRPr="00621E63">
              <w:t>Entering Device</w:t>
            </w:r>
          </w:p>
        </w:tc>
      </w:tr>
      <w:tr w:rsidR="00C40FD5" w:rsidRPr="00621E63" w14:paraId="35194E93" w14:textId="77777777" w:rsidTr="00A92110">
        <w:trPr>
          <w:cantSplit/>
          <w:jc w:val="center"/>
        </w:trPr>
        <w:tc>
          <w:tcPr>
            <w:tcW w:w="990" w:type="dxa"/>
            <w:shd w:val="clear" w:color="auto" w:fill="auto"/>
          </w:tcPr>
          <w:p w14:paraId="3C792BF8" w14:textId="77777777" w:rsidR="00B11855" w:rsidRPr="00621E63" w:rsidRDefault="003D003E" w:rsidP="00A92110">
            <w:pPr>
              <w:pStyle w:val="TableEntry"/>
            </w:pPr>
            <w:r w:rsidRPr="00621E63">
              <w:t>19</w:t>
            </w:r>
          </w:p>
        </w:tc>
        <w:tc>
          <w:tcPr>
            <w:tcW w:w="1080" w:type="dxa"/>
            <w:shd w:val="clear" w:color="auto" w:fill="auto"/>
          </w:tcPr>
          <w:p w14:paraId="0F9891DA" w14:textId="77777777" w:rsidR="00B11855" w:rsidRPr="00621E63" w:rsidRDefault="003D003E" w:rsidP="00A92110">
            <w:pPr>
              <w:pStyle w:val="TableEntry"/>
            </w:pPr>
            <w:r w:rsidRPr="00621E63">
              <w:t>705</w:t>
            </w:r>
          </w:p>
        </w:tc>
        <w:tc>
          <w:tcPr>
            <w:tcW w:w="990" w:type="dxa"/>
            <w:shd w:val="clear" w:color="auto" w:fill="auto"/>
          </w:tcPr>
          <w:p w14:paraId="6B2019FB" w14:textId="77777777" w:rsidR="00B11855" w:rsidRPr="00621E63" w:rsidRDefault="003D003E" w:rsidP="00A92110">
            <w:pPr>
              <w:pStyle w:val="TableEntry"/>
            </w:pPr>
            <w:r w:rsidRPr="00621E63">
              <w:t>XCN</w:t>
            </w:r>
          </w:p>
        </w:tc>
        <w:tc>
          <w:tcPr>
            <w:tcW w:w="1227" w:type="dxa"/>
            <w:shd w:val="clear" w:color="auto" w:fill="auto"/>
          </w:tcPr>
          <w:p w14:paraId="49919E74" w14:textId="77777777" w:rsidR="00B11855" w:rsidRPr="00621E63" w:rsidRDefault="003D003E" w:rsidP="00A92110">
            <w:pPr>
              <w:pStyle w:val="TableEntry"/>
            </w:pPr>
            <w:r w:rsidRPr="00621E63">
              <w:t>R</w:t>
            </w:r>
          </w:p>
        </w:tc>
        <w:tc>
          <w:tcPr>
            <w:tcW w:w="940" w:type="dxa"/>
            <w:shd w:val="clear" w:color="auto" w:fill="auto"/>
          </w:tcPr>
          <w:p w14:paraId="7278B41C" w14:textId="77777777" w:rsidR="00B11855" w:rsidRPr="00621E63" w:rsidRDefault="003D003E" w:rsidP="00A92110">
            <w:pPr>
              <w:pStyle w:val="TableEntry"/>
            </w:pPr>
            <w:r w:rsidRPr="00621E63">
              <w:t>[1..1]</w:t>
            </w:r>
          </w:p>
        </w:tc>
        <w:tc>
          <w:tcPr>
            <w:tcW w:w="810" w:type="dxa"/>
            <w:shd w:val="clear" w:color="auto" w:fill="auto"/>
          </w:tcPr>
          <w:p w14:paraId="1BA28C90" w14:textId="77777777" w:rsidR="00B11855" w:rsidRPr="00621E63" w:rsidRDefault="00B11855" w:rsidP="00A92110">
            <w:pPr>
              <w:pStyle w:val="TableEntry"/>
            </w:pPr>
          </w:p>
        </w:tc>
        <w:tc>
          <w:tcPr>
            <w:tcW w:w="2810" w:type="dxa"/>
            <w:shd w:val="clear" w:color="auto" w:fill="auto"/>
          </w:tcPr>
          <w:p w14:paraId="45F7237D" w14:textId="77777777" w:rsidR="00B11855" w:rsidRPr="00621E63" w:rsidRDefault="003D003E" w:rsidP="00A92110">
            <w:pPr>
              <w:pStyle w:val="TableEntry"/>
            </w:pPr>
            <w:r w:rsidRPr="00621E63">
              <w:t>Action By</w:t>
            </w:r>
          </w:p>
        </w:tc>
      </w:tr>
      <w:tr w:rsidR="00C40FD5" w:rsidRPr="00621E63" w14:paraId="60C98C7B" w14:textId="77777777" w:rsidTr="00A92110">
        <w:trPr>
          <w:cantSplit/>
          <w:jc w:val="center"/>
        </w:trPr>
        <w:tc>
          <w:tcPr>
            <w:tcW w:w="990" w:type="dxa"/>
            <w:shd w:val="clear" w:color="auto" w:fill="auto"/>
          </w:tcPr>
          <w:p w14:paraId="26E820EA" w14:textId="77777777" w:rsidR="00B11855" w:rsidRPr="00621E63" w:rsidRDefault="003D003E" w:rsidP="00A92110">
            <w:pPr>
              <w:pStyle w:val="TableEntry"/>
            </w:pPr>
            <w:r w:rsidRPr="00621E63">
              <w:t>20</w:t>
            </w:r>
          </w:p>
        </w:tc>
        <w:tc>
          <w:tcPr>
            <w:tcW w:w="1080" w:type="dxa"/>
            <w:shd w:val="clear" w:color="auto" w:fill="auto"/>
          </w:tcPr>
          <w:p w14:paraId="32437DBC" w14:textId="77777777" w:rsidR="00B11855" w:rsidRPr="00621E63" w:rsidRDefault="003D003E" w:rsidP="00A92110">
            <w:pPr>
              <w:pStyle w:val="TableEntry"/>
            </w:pPr>
            <w:r w:rsidRPr="00621E63">
              <w:t>705</w:t>
            </w:r>
          </w:p>
        </w:tc>
        <w:tc>
          <w:tcPr>
            <w:tcW w:w="990" w:type="dxa"/>
            <w:shd w:val="clear" w:color="auto" w:fill="auto"/>
          </w:tcPr>
          <w:p w14:paraId="623B6F22" w14:textId="77777777" w:rsidR="00B11855" w:rsidRPr="00621E63" w:rsidRDefault="003D003E" w:rsidP="00A92110">
            <w:pPr>
              <w:pStyle w:val="TableEntry"/>
            </w:pPr>
            <w:r w:rsidRPr="00621E63">
              <w:t>CWE</w:t>
            </w:r>
          </w:p>
        </w:tc>
        <w:tc>
          <w:tcPr>
            <w:tcW w:w="1227" w:type="dxa"/>
            <w:shd w:val="clear" w:color="auto" w:fill="auto"/>
          </w:tcPr>
          <w:p w14:paraId="1D236364" w14:textId="77777777" w:rsidR="00B11855" w:rsidRPr="00621E63" w:rsidRDefault="003D003E" w:rsidP="00A92110">
            <w:pPr>
              <w:pStyle w:val="TableEntry"/>
            </w:pPr>
            <w:r w:rsidRPr="00621E63">
              <w:t>RE</w:t>
            </w:r>
          </w:p>
        </w:tc>
        <w:tc>
          <w:tcPr>
            <w:tcW w:w="940" w:type="dxa"/>
            <w:shd w:val="clear" w:color="auto" w:fill="auto"/>
          </w:tcPr>
          <w:p w14:paraId="71A8A65A" w14:textId="77777777" w:rsidR="00B11855" w:rsidRPr="00621E63" w:rsidRDefault="003D003E" w:rsidP="00A92110">
            <w:pPr>
              <w:pStyle w:val="TableEntry"/>
            </w:pPr>
            <w:r w:rsidRPr="00621E63">
              <w:t>[0..1]</w:t>
            </w:r>
          </w:p>
        </w:tc>
        <w:tc>
          <w:tcPr>
            <w:tcW w:w="810" w:type="dxa"/>
            <w:shd w:val="clear" w:color="auto" w:fill="auto"/>
          </w:tcPr>
          <w:p w14:paraId="6E02BF48" w14:textId="77777777" w:rsidR="00B11855" w:rsidRPr="00621E63" w:rsidRDefault="003D003E" w:rsidP="00A92110">
            <w:pPr>
              <w:pStyle w:val="TableEntry"/>
            </w:pPr>
            <w:r w:rsidRPr="00621E63">
              <w:t>0339</w:t>
            </w:r>
          </w:p>
        </w:tc>
        <w:tc>
          <w:tcPr>
            <w:tcW w:w="2810" w:type="dxa"/>
            <w:shd w:val="clear" w:color="auto" w:fill="auto"/>
          </w:tcPr>
          <w:p w14:paraId="7A711F45" w14:textId="77777777" w:rsidR="00B11855" w:rsidRPr="00621E63" w:rsidRDefault="003D003E" w:rsidP="00A92110">
            <w:pPr>
              <w:pStyle w:val="TableEntry"/>
            </w:pPr>
            <w:r w:rsidRPr="00621E63">
              <w:t>Advanced Beneficiary Notice Code</w:t>
            </w:r>
          </w:p>
        </w:tc>
      </w:tr>
      <w:tr w:rsidR="00C40FD5" w:rsidRPr="00621E63" w14:paraId="2C4683F1" w14:textId="77777777" w:rsidTr="00A92110">
        <w:trPr>
          <w:cantSplit/>
          <w:jc w:val="center"/>
        </w:trPr>
        <w:tc>
          <w:tcPr>
            <w:tcW w:w="990" w:type="dxa"/>
            <w:shd w:val="clear" w:color="auto" w:fill="auto"/>
          </w:tcPr>
          <w:p w14:paraId="2F1F329C" w14:textId="77777777" w:rsidR="00B11855" w:rsidRPr="00621E63" w:rsidRDefault="003D003E" w:rsidP="00A92110">
            <w:pPr>
              <w:pStyle w:val="TableEntry"/>
            </w:pPr>
            <w:r w:rsidRPr="00621E63">
              <w:t>21</w:t>
            </w:r>
          </w:p>
        </w:tc>
        <w:tc>
          <w:tcPr>
            <w:tcW w:w="1080" w:type="dxa"/>
            <w:shd w:val="clear" w:color="auto" w:fill="auto"/>
          </w:tcPr>
          <w:p w14:paraId="5AE56209" w14:textId="77777777" w:rsidR="00B11855" w:rsidRPr="00621E63" w:rsidRDefault="003D003E" w:rsidP="00A92110">
            <w:pPr>
              <w:pStyle w:val="TableEntry"/>
            </w:pPr>
            <w:r w:rsidRPr="00621E63">
              <w:t>250</w:t>
            </w:r>
          </w:p>
        </w:tc>
        <w:tc>
          <w:tcPr>
            <w:tcW w:w="990" w:type="dxa"/>
            <w:shd w:val="clear" w:color="auto" w:fill="auto"/>
          </w:tcPr>
          <w:p w14:paraId="2CEEEB88" w14:textId="77777777" w:rsidR="00B11855" w:rsidRPr="00621E63" w:rsidRDefault="003D003E" w:rsidP="00A92110">
            <w:pPr>
              <w:pStyle w:val="TableEntry"/>
            </w:pPr>
            <w:r w:rsidRPr="00621E63">
              <w:t>XON</w:t>
            </w:r>
          </w:p>
        </w:tc>
        <w:tc>
          <w:tcPr>
            <w:tcW w:w="1227" w:type="dxa"/>
            <w:shd w:val="clear" w:color="auto" w:fill="auto"/>
          </w:tcPr>
          <w:p w14:paraId="64CE8856" w14:textId="77777777" w:rsidR="00B11855" w:rsidRPr="00621E63" w:rsidRDefault="003D003E" w:rsidP="00A92110">
            <w:pPr>
              <w:pStyle w:val="TableEntry"/>
            </w:pPr>
            <w:r w:rsidRPr="00621E63">
              <w:t>RE</w:t>
            </w:r>
          </w:p>
        </w:tc>
        <w:tc>
          <w:tcPr>
            <w:tcW w:w="940" w:type="dxa"/>
            <w:shd w:val="clear" w:color="auto" w:fill="auto"/>
          </w:tcPr>
          <w:p w14:paraId="62513377" w14:textId="77777777" w:rsidR="00B11855" w:rsidRPr="00621E63" w:rsidRDefault="003D003E" w:rsidP="00A92110">
            <w:pPr>
              <w:pStyle w:val="TableEntry"/>
            </w:pPr>
            <w:r w:rsidRPr="00621E63">
              <w:t>[0..*]</w:t>
            </w:r>
          </w:p>
        </w:tc>
        <w:tc>
          <w:tcPr>
            <w:tcW w:w="810" w:type="dxa"/>
            <w:shd w:val="clear" w:color="auto" w:fill="auto"/>
          </w:tcPr>
          <w:p w14:paraId="60304F78" w14:textId="77777777" w:rsidR="00B11855" w:rsidRPr="00621E63" w:rsidRDefault="00B11855" w:rsidP="00A92110">
            <w:pPr>
              <w:pStyle w:val="TableEntry"/>
            </w:pPr>
          </w:p>
        </w:tc>
        <w:tc>
          <w:tcPr>
            <w:tcW w:w="2810" w:type="dxa"/>
            <w:shd w:val="clear" w:color="auto" w:fill="auto"/>
          </w:tcPr>
          <w:p w14:paraId="3865965F" w14:textId="77777777" w:rsidR="00B11855" w:rsidRPr="00621E63" w:rsidRDefault="003D003E" w:rsidP="00A92110">
            <w:pPr>
              <w:pStyle w:val="TableEntry"/>
            </w:pPr>
            <w:r w:rsidRPr="00621E63">
              <w:t>Ordering Facility Name</w:t>
            </w:r>
          </w:p>
        </w:tc>
      </w:tr>
      <w:tr w:rsidR="00C40FD5" w:rsidRPr="00621E63" w14:paraId="75712B0A" w14:textId="77777777" w:rsidTr="00A92110">
        <w:trPr>
          <w:cantSplit/>
          <w:jc w:val="center"/>
        </w:trPr>
        <w:tc>
          <w:tcPr>
            <w:tcW w:w="990" w:type="dxa"/>
            <w:shd w:val="clear" w:color="auto" w:fill="auto"/>
          </w:tcPr>
          <w:p w14:paraId="28408EB1" w14:textId="77777777" w:rsidR="00B11855" w:rsidRPr="00621E63" w:rsidRDefault="003D003E" w:rsidP="00A92110">
            <w:pPr>
              <w:pStyle w:val="TableEntry"/>
            </w:pPr>
            <w:r w:rsidRPr="00621E63">
              <w:t>22</w:t>
            </w:r>
          </w:p>
        </w:tc>
        <w:tc>
          <w:tcPr>
            <w:tcW w:w="1080" w:type="dxa"/>
            <w:shd w:val="clear" w:color="auto" w:fill="auto"/>
          </w:tcPr>
          <w:p w14:paraId="4FAEE37B" w14:textId="77777777" w:rsidR="00B11855" w:rsidRPr="00621E63" w:rsidRDefault="003D003E" w:rsidP="00A92110">
            <w:pPr>
              <w:pStyle w:val="TableEntry"/>
            </w:pPr>
            <w:r w:rsidRPr="00621E63">
              <w:t>250</w:t>
            </w:r>
          </w:p>
        </w:tc>
        <w:tc>
          <w:tcPr>
            <w:tcW w:w="990" w:type="dxa"/>
            <w:shd w:val="clear" w:color="auto" w:fill="auto"/>
          </w:tcPr>
          <w:p w14:paraId="0359D4F5" w14:textId="77777777" w:rsidR="00B11855" w:rsidRPr="00621E63" w:rsidRDefault="003D003E" w:rsidP="00A92110">
            <w:pPr>
              <w:pStyle w:val="TableEntry"/>
            </w:pPr>
            <w:r w:rsidRPr="00621E63">
              <w:t>XAD</w:t>
            </w:r>
          </w:p>
        </w:tc>
        <w:tc>
          <w:tcPr>
            <w:tcW w:w="1227" w:type="dxa"/>
            <w:shd w:val="clear" w:color="auto" w:fill="auto"/>
          </w:tcPr>
          <w:p w14:paraId="284B645E" w14:textId="77777777" w:rsidR="00B11855" w:rsidRPr="00621E63" w:rsidRDefault="003D003E" w:rsidP="00A92110">
            <w:pPr>
              <w:pStyle w:val="TableEntry"/>
            </w:pPr>
            <w:r w:rsidRPr="00621E63">
              <w:t>RE</w:t>
            </w:r>
          </w:p>
        </w:tc>
        <w:tc>
          <w:tcPr>
            <w:tcW w:w="940" w:type="dxa"/>
            <w:shd w:val="clear" w:color="auto" w:fill="auto"/>
          </w:tcPr>
          <w:p w14:paraId="6F5627D0" w14:textId="77777777" w:rsidR="00B11855" w:rsidRPr="00621E63" w:rsidRDefault="003D003E" w:rsidP="00A92110">
            <w:pPr>
              <w:pStyle w:val="TableEntry"/>
            </w:pPr>
            <w:r w:rsidRPr="00621E63">
              <w:t>[0..*]</w:t>
            </w:r>
          </w:p>
        </w:tc>
        <w:tc>
          <w:tcPr>
            <w:tcW w:w="810" w:type="dxa"/>
            <w:shd w:val="clear" w:color="auto" w:fill="auto"/>
          </w:tcPr>
          <w:p w14:paraId="57424335" w14:textId="77777777" w:rsidR="00B11855" w:rsidRPr="00621E63" w:rsidRDefault="00B11855" w:rsidP="00A92110">
            <w:pPr>
              <w:pStyle w:val="TableEntry"/>
            </w:pPr>
          </w:p>
        </w:tc>
        <w:tc>
          <w:tcPr>
            <w:tcW w:w="2810" w:type="dxa"/>
            <w:shd w:val="clear" w:color="auto" w:fill="auto"/>
          </w:tcPr>
          <w:p w14:paraId="241930C8" w14:textId="77777777" w:rsidR="00B11855" w:rsidRPr="00621E63" w:rsidRDefault="003D003E" w:rsidP="00A92110">
            <w:pPr>
              <w:pStyle w:val="TableEntry"/>
            </w:pPr>
            <w:r w:rsidRPr="00621E63">
              <w:t>Ordering Facility Address</w:t>
            </w:r>
          </w:p>
        </w:tc>
      </w:tr>
      <w:tr w:rsidR="00C40FD5" w:rsidRPr="00621E63" w14:paraId="0B0787BC" w14:textId="77777777" w:rsidTr="00A92110">
        <w:trPr>
          <w:cantSplit/>
          <w:jc w:val="center"/>
        </w:trPr>
        <w:tc>
          <w:tcPr>
            <w:tcW w:w="990" w:type="dxa"/>
            <w:shd w:val="clear" w:color="auto" w:fill="auto"/>
          </w:tcPr>
          <w:p w14:paraId="118D1C4A" w14:textId="77777777" w:rsidR="00B11855" w:rsidRPr="00621E63" w:rsidRDefault="003D003E" w:rsidP="00A92110">
            <w:pPr>
              <w:pStyle w:val="TableEntry"/>
            </w:pPr>
            <w:r w:rsidRPr="00621E63">
              <w:t>23</w:t>
            </w:r>
          </w:p>
        </w:tc>
        <w:tc>
          <w:tcPr>
            <w:tcW w:w="1080" w:type="dxa"/>
            <w:shd w:val="clear" w:color="auto" w:fill="auto"/>
          </w:tcPr>
          <w:p w14:paraId="6D830DE2" w14:textId="77777777" w:rsidR="00B11855" w:rsidRPr="00621E63" w:rsidRDefault="003D003E" w:rsidP="00A92110">
            <w:pPr>
              <w:pStyle w:val="TableEntry"/>
            </w:pPr>
            <w:r w:rsidRPr="00621E63">
              <w:t>250</w:t>
            </w:r>
          </w:p>
        </w:tc>
        <w:tc>
          <w:tcPr>
            <w:tcW w:w="990" w:type="dxa"/>
            <w:shd w:val="clear" w:color="auto" w:fill="auto"/>
          </w:tcPr>
          <w:p w14:paraId="57B8907C" w14:textId="77777777" w:rsidR="00B11855" w:rsidRPr="00621E63" w:rsidRDefault="003D003E" w:rsidP="00A92110">
            <w:pPr>
              <w:pStyle w:val="TableEntry"/>
            </w:pPr>
            <w:r w:rsidRPr="00621E63">
              <w:t>XTN</w:t>
            </w:r>
          </w:p>
        </w:tc>
        <w:tc>
          <w:tcPr>
            <w:tcW w:w="1227" w:type="dxa"/>
            <w:shd w:val="clear" w:color="auto" w:fill="auto"/>
          </w:tcPr>
          <w:p w14:paraId="5E8BC8C6" w14:textId="77777777" w:rsidR="00B11855" w:rsidRPr="00621E63" w:rsidRDefault="003D003E" w:rsidP="00A92110">
            <w:pPr>
              <w:pStyle w:val="TableEntry"/>
            </w:pPr>
            <w:r w:rsidRPr="00621E63">
              <w:t>RE</w:t>
            </w:r>
          </w:p>
        </w:tc>
        <w:tc>
          <w:tcPr>
            <w:tcW w:w="940" w:type="dxa"/>
            <w:shd w:val="clear" w:color="auto" w:fill="auto"/>
          </w:tcPr>
          <w:p w14:paraId="33A24B11" w14:textId="77777777" w:rsidR="00B11855" w:rsidRPr="00621E63" w:rsidRDefault="003D003E" w:rsidP="00A92110">
            <w:pPr>
              <w:pStyle w:val="TableEntry"/>
            </w:pPr>
            <w:r w:rsidRPr="00621E63">
              <w:t>[0..*]</w:t>
            </w:r>
          </w:p>
        </w:tc>
        <w:tc>
          <w:tcPr>
            <w:tcW w:w="810" w:type="dxa"/>
            <w:shd w:val="clear" w:color="auto" w:fill="auto"/>
          </w:tcPr>
          <w:p w14:paraId="74269DAB" w14:textId="77777777" w:rsidR="00B11855" w:rsidRPr="00621E63" w:rsidRDefault="00B11855" w:rsidP="00A92110">
            <w:pPr>
              <w:pStyle w:val="TableEntry"/>
            </w:pPr>
          </w:p>
        </w:tc>
        <w:tc>
          <w:tcPr>
            <w:tcW w:w="2810" w:type="dxa"/>
            <w:shd w:val="clear" w:color="auto" w:fill="auto"/>
          </w:tcPr>
          <w:p w14:paraId="087BA8CD" w14:textId="77777777" w:rsidR="00B11855" w:rsidRPr="00621E63" w:rsidRDefault="003D003E" w:rsidP="00A92110">
            <w:pPr>
              <w:pStyle w:val="TableEntry"/>
            </w:pPr>
            <w:r w:rsidRPr="00621E63">
              <w:t>Ordering Facility Phone Number</w:t>
            </w:r>
          </w:p>
        </w:tc>
      </w:tr>
      <w:tr w:rsidR="00C40FD5" w:rsidRPr="00621E63" w14:paraId="03D7B2E1" w14:textId="77777777" w:rsidTr="00A92110">
        <w:trPr>
          <w:cantSplit/>
          <w:jc w:val="center"/>
        </w:trPr>
        <w:tc>
          <w:tcPr>
            <w:tcW w:w="990" w:type="dxa"/>
            <w:shd w:val="clear" w:color="auto" w:fill="auto"/>
          </w:tcPr>
          <w:p w14:paraId="3AEEE0CF" w14:textId="77777777" w:rsidR="00B11855" w:rsidRPr="00621E63" w:rsidRDefault="003D003E" w:rsidP="00A92110">
            <w:pPr>
              <w:pStyle w:val="TableEntry"/>
            </w:pPr>
            <w:r w:rsidRPr="00621E63">
              <w:t>24</w:t>
            </w:r>
          </w:p>
        </w:tc>
        <w:tc>
          <w:tcPr>
            <w:tcW w:w="1080" w:type="dxa"/>
            <w:shd w:val="clear" w:color="auto" w:fill="auto"/>
          </w:tcPr>
          <w:p w14:paraId="793330CC" w14:textId="77777777" w:rsidR="00B11855" w:rsidRPr="00621E63" w:rsidRDefault="003D003E" w:rsidP="00A92110">
            <w:pPr>
              <w:pStyle w:val="TableEntry"/>
            </w:pPr>
            <w:r w:rsidRPr="00621E63">
              <w:t>250</w:t>
            </w:r>
          </w:p>
        </w:tc>
        <w:tc>
          <w:tcPr>
            <w:tcW w:w="990" w:type="dxa"/>
            <w:shd w:val="clear" w:color="auto" w:fill="auto"/>
          </w:tcPr>
          <w:p w14:paraId="3BE40CE1" w14:textId="77777777" w:rsidR="00B11855" w:rsidRPr="00621E63" w:rsidRDefault="003D003E" w:rsidP="00A92110">
            <w:pPr>
              <w:pStyle w:val="TableEntry"/>
            </w:pPr>
            <w:r w:rsidRPr="00621E63">
              <w:t>XAD</w:t>
            </w:r>
          </w:p>
        </w:tc>
        <w:tc>
          <w:tcPr>
            <w:tcW w:w="1227" w:type="dxa"/>
            <w:shd w:val="clear" w:color="auto" w:fill="auto"/>
          </w:tcPr>
          <w:p w14:paraId="36CED680" w14:textId="77777777" w:rsidR="00B11855" w:rsidRPr="00621E63" w:rsidRDefault="003D003E" w:rsidP="00A92110">
            <w:pPr>
              <w:pStyle w:val="TableEntry"/>
            </w:pPr>
            <w:r w:rsidRPr="00621E63">
              <w:t>RE</w:t>
            </w:r>
          </w:p>
        </w:tc>
        <w:tc>
          <w:tcPr>
            <w:tcW w:w="940" w:type="dxa"/>
            <w:shd w:val="clear" w:color="auto" w:fill="auto"/>
          </w:tcPr>
          <w:p w14:paraId="3807C045" w14:textId="77777777" w:rsidR="00B11855" w:rsidRPr="00621E63" w:rsidRDefault="003D003E" w:rsidP="00A92110">
            <w:pPr>
              <w:pStyle w:val="TableEntry"/>
            </w:pPr>
            <w:r w:rsidRPr="00621E63">
              <w:t>[0..*]</w:t>
            </w:r>
          </w:p>
        </w:tc>
        <w:tc>
          <w:tcPr>
            <w:tcW w:w="810" w:type="dxa"/>
            <w:shd w:val="clear" w:color="auto" w:fill="auto"/>
          </w:tcPr>
          <w:p w14:paraId="1C67F3C1" w14:textId="77777777" w:rsidR="00B11855" w:rsidRPr="00621E63" w:rsidRDefault="00B11855" w:rsidP="00A92110">
            <w:pPr>
              <w:pStyle w:val="TableEntry"/>
            </w:pPr>
          </w:p>
        </w:tc>
        <w:tc>
          <w:tcPr>
            <w:tcW w:w="2810" w:type="dxa"/>
            <w:shd w:val="clear" w:color="auto" w:fill="auto"/>
          </w:tcPr>
          <w:p w14:paraId="5AFF010A" w14:textId="77777777" w:rsidR="00B11855" w:rsidRPr="00621E63" w:rsidRDefault="003D003E" w:rsidP="00A92110">
            <w:pPr>
              <w:pStyle w:val="TableEntry"/>
            </w:pPr>
            <w:r w:rsidRPr="00621E63">
              <w:t>Ordering Provider Address</w:t>
            </w:r>
          </w:p>
        </w:tc>
      </w:tr>
      <w:tr w:rsidR="00C40FD5" w:rsidRPr="00621E63" w14:paraId="60509F4D" w14:textId="77777777" w:rsidTr="00A92110">
        <w:trPr>
          <w:cantSplit/>
          <w:jc w:val="center"/>
        </w:trPr>
        <w:tc>
          <w:tcPr>
            <w:tcW w:w="990" w:type="dxa"/>
            <w:shd w:val="clear" w:color="auto" w:fill="auto"/>
          </w:tcPr>
          <w:p w14:paraId="04F617D7" w14:textId="77777777" w:rsidR="00B11855" w:rsidRPr="00621E63" w:rsidRDefault="003D003E" w:rsidP="00A92110">
            <w:pPr>
              <w:pStyle w:val="TableEntry"/>
            </w:pPr>
            <w:r w:rsidRPr="00621E63">
              <w:t>25</w:t>
            </w:r>
          </w:p>
        </w:tc>
        <w:tc>
          <w:tcPr>
            <w:tcW w:w="1080" w:type="dxa"/>
            <w:shd w:val="clear" w:color="auto" w:fill="auto"/>
          </w:tcPr>
          <w:p w14:paraId="6FFD4C20" w14:textId="77777777" w:rsidR="00B11855" w:rsidRPr="00621E63" w:rsidRDefault="003D003E" w:rsidP="00A92110">
            <w:pPr>
              <w:pStyle w:val="TableEntry"/>
            </w:pPr>
            <w:r w:rsidRPr="00621E63">
              <w:t>705</w:t>
            </w:r>
          </w:p>
        </w:tc>
        <w:tc>
          <w:tcPr>
            <w:tcW w:w="990" w:type="dxa"/>
            <w:shd w:val="clear" w:color="auto" w:fill="auto"/>
          </w:tcPr>
          <w:p w14:paraId="635E4A3B" w14:textId="77777777" w:rsidR="00B11855" w:rsidRPr="00621E63" w:rsidRDefault="003D003E" w:rsidP="00A92110">
            <w:pPr>
              <w:pStyle w:val="TableEntry"/>
            </w:pPr>
            <w:r w:rsidRPr="00621E63">
              <w:t>CWE</w:t>
            </w:r>
          </w:p>
        </w:tc>
        <w:tc>
          <w:tcPr>
            <w:tcW w:w="1227" w:type="dxa"/>
            <w:shd w:val="clear" w:color="auto" w:fill="auto"/>
          </w:tcPr>
          <w:p w14:paraId="335294C6" w14:textId="77777777" w:rsidR="00B11855" w:rsidRPr="00621E63" w:rsidRDefault="003D003E" w:rsidP="00A92110">
            <w:pPr>
              <w:pStyle w:val="TableEntry"/>
            </w:pPr>
            <w:r w:rsidRPr="00621E63">
              <w:t>RE</w:t>
            </w:r>
          </w:p>
        </w:tc>
        <w:tc>
          <w:tcPr>
            <w:tcW w:w="940" w:type="dxa"/>
            <w:shd w:val="clear" w:color="auto" w:fill="auto"/>
          </w:tcPr>
          <w:p w14:paraId="02223385" w14:textId="77777777" w:rsidR="00B11855" w:rsidRPr="00621E63" w:rsidRDefault="003D003E" w:rsidP="00A92110">
            <w:pPr>
              <w:pStyle w:val="TableEntry"/>
            </w:pPr>
            <w:r w:rsidRPr="00621E63">
              <w:t>[0..1]</w:t>
            </w:r>
          </w:p>
        </w:tc>
        <w:tc>
          <w:tcPr>
            <w:tcW w:w="810" w:type="dxa"/>
            <w:shd w:val="clear" w:color="auto" w:fill="auto"/>
          </w:tcPr>
          <w:p w14:paraId="751F22A5" w14:textId="77777777" w:rsidR="00B11855" w:rsidRPr="00621E63" w:rsidRDefault="00B11855" w:rsidP="00A92110">
            <w:pPr>
              <w:pStyle w:val="TableEntry"/>
            </w:pPr>
          </w:p>
        </w:tc>
        <w:tc>
          <w:tcPr>
            <w:tcW w:w="2810" w:type="dxa"/>
            <w:shd w:val="clear" w:color="auto" w:fill="auto"/>
          </w:tcPr>
          <w:p w14:paraId="46811006" w14:textId="77777777" w:rsidR="00B11855" w:rsidRPr="00621E63" w:rsidRDefault="003D003E" w:rsidP="00A92110">
            <w:pPr>
              <w:pStyle w:val="TableEntry"/>
            </w:pPr>
            <w:r w:rsidRPr="00621E63">
              <w:t>Order Status Modifier</w:t>
            </w:r>
          </w:p>
        </w:tc>
      </w:tr>
      <w:tr w:rsidR="00C40FD5" w:rsidRPr="00621E63" w14:paraId="6D8A8241" w14:textId="77777777" w:rsidTr="00A92110">
        <w:trPr>
          <w:cantSplit/>
          <w:jc w:val="center"/>
        </w:trPr>
        <w:tc>
          <w:tcPr>
            <w:tcW w:w="990" w:type="dxa"/>
            <w:shd w:val="clear" w:color="auto" w:fill="auto"/>
          </w:tcPr>
          <w:p w14:paraId="0FFC471C" w14:textId="77777777" w:rsidR="00B11855" w:rsidRPr="00621E63" w:rsidRDefault="003D003E" w:rsidP="00A92110">
            <w:pPr>
              <w:pStyle w:val="TableEntry"/>
            </w:pPr>
            <w:r w:rsidRPr="00621E63">
              <w:t>26</w:t>
            </w:r>
          </w:p>
        </w:tc>
        <w:tc>
          <w:tcPr>
            <w:tcW w:w="1080" w:type="dxa"/>
            <w:shd w:val="clear" w:color="auto" w:fill="auto"/>
          </w:tcPr>
          <w:p w14:paraId="5C40B37E" w14:textId="77777777" w:rsidR="00B11855" w:rsidRPr="00621E63" w:rsidRDefault="003D003E" w:rsidP="00A92110">
            <w:pPr>
              <w:pStyle w:val="TableEntry"/>
            </w:pPr>
            <w:r w:rsidRPr="00621E63">
              <w:t>60</w:t>
            </w:r>
          </w:p>
        </w:tc>
        <w:tc>
          <w:tcPr>
            <w:tcW w:w="990" w:type="dxa"/>
            <w:shd w:val="clear" w:color="auto" w:fill="auto"/>
          </w:tcPr>
          <w:p w14:paraId="3932DD10" w14:textId="77777777" w:rsidR="00B11855" w:rsidRPr="00621E63" w:rsidRDefault="003D003E" w:rsidP="00A92110">
            <w:pPr>
              <w:pStyle w:val="TableEntry"/>
            </w:pPr>
            <w:r w:rsidRPr="00621E63">
              <w:t>CWE</w:t>
            </w:r>
          </w:p>
        </w:tc>
        <w:tc>
          <w:tcPr>
            <w:tcW w:w="1227" w:type="dxa"/>
            <w:shd w:val="clear" w:color="auto" w:fill="auto"/>
          </w:tcPr>
          <w:p w14:paraId="6F57850D" w14:textId="77777777" w:rsidR="00B11855" w:rsidRPr="00621E63" w:rsidRDefault="003D003E" w:rsidP="00A92110">
            <w:pPr>
              <w:pStyle w:val="TableEntry"/>
            </w:pPr>
            <w:r w:rsidRPr="00621E63">
              <w:t>RE</w:t>
            </w:r>
          </w:p>
        </w:tc>
        <w:tc>
          <w:tcPr>
            <w:tcW w:w="940" w:type="dxa"/>
            <w:shd w:val="clear" w:color="auto" w:fill="auto"/>
          </w:tcPr>
          <w:p w14:paraId="0B98468D" w14:textId="77777777" w:rsidR="00B11855" w:rsidRPr="00621E63" w:rsidRDefault="003D003E" w:rsidP="00A92110">
            <w:pPr>
              <w:pStyle w:val="TableEntry"/>
            </w:pPr>
            <w:r w:rsidRPr="00621E63">
              <w:t>[0..1]</w:t>
            </w:r>
          </w:p>
        </w:tc>
        <w:tc>
          <w:tcPr>
            <w:tcW w:w="810" w:type="dxa"/>
            <w:shd w:val="clear" w:color="auto" w:fill="auto"/>
          </w:tcPr>
          <w:p w14:paraId="6BD74864" w14:textId="77777777" w:rsidR="00B11855" w:rsidRPr="00621E63" w:rsidRDefault="003D003E" w:rsidP="00A92110">
            <w:pPr>
              <w:pStyle w:val="TableEntry"/>
            </w:pPr>
            <w:r w:rsidRPr="00621E63">
              <w:t>0552</w:t>
            </w:r>
          </w:p>
        </w:tc>
        <w:tc>
          <w:tcPr>
            <w:tcW w:w="2810" w:type="dxa"/>
            <w:shd w:val="clear" w:color="auto" w:fill="auto"/>
          </w:tcPr>
          <w:p w14:paraId="3D0114DF" w14:textId="77777777" w:rsidR="00B11855" w:rsidRPr="00621E63" w:rsidRDefault="003D003E" w:rsidP="00A92110">
            <w:pPr>
              <w:pStyle w:val="TableEntry"/>
            </w:pPr>
            <w:r w:rsidRPr="00621E63">
              <w:t>Advanced Beneficiary Notice Override Reason</w:t>
            </w:r>
          </w:p>
        </w:tc>
      </w:tr>
      <w:tr w:rsidR="00C40FD5" w:rsidRPr="00621E63" w14:paraId="0E0D8A8A" w14:textId="77777777" w:rsidTr="00A92110">
        <w:trPr>
          <w:cantSplit/>
          <w:jc w:val="center"/>
        </w:trPr>
        <w:tc>
          <w:tcPr>
            <w:tcW w:w="990" w:type="dxa"/>
            <w:shd w:val="clear" w:color="auto" w:fill="auto"/>
          </w:tcPr>
          <w:p w14:paraId="75B3F03F" w14:textId="77777777" w:rsidR="00B11855" w:rsidRPr="00621E63" w:rsidRDefault="003D003E" w:rsidP="00A92110">
            <w:pPr>
              <w:pStyle w:val="TableEntry"/>
            </w:pPr>
            <w:r w:rsidRPr="00621E63">
              <w:t>27</w:t>
            </w:r>
          </w:p>
        </w:tc>
        <w:tc>
          <w:tcPr>
            <w:tcW w:w="1080" w:type="dxa"/>
            <w:shd w:val="clear" w:color="auto" w:fill="auto"/>
          </w:tcPr>
          <w:p w14:paraId="13148BD0" w14:textId="77777777" w:rsidR="00B11855" w:rsidRPr="00621E63" w:rsidRDefault="003D003E" w:rsidP="00A92110">
            <w:pPr>
              <w:pStyle w:val="TableEntry"/>
            </w:pPr>
            <w:r w:rsidRPr="00621E63">
              <w:t>24</w:t>
            </w:r>
          </w:p>
        </w:tc>
        <w:tc>
          <w:tcPr>
            <w:tcW w:w="990" w:type="dxa"/>
            <w:shd w:val="clear" w:color="auto" w:fill="auto"/>
          </w:tcPr>
          <w:p w14:paraId="164465D5" w14:textId="77777777" w:rsidR="00B11855" w:rsidRPr="00621E63" w:rsidRDefault="003D003E" w:rsidP="00A92110">
            <w:pPr>
              <w:pStyle w:val="TableEntry"/>
            </w:pPr>
            <w:r w:rsidRPr="00621E63">
              <w:t>DTM</w:t>
            </w:r>
          </w:p>
        </w:tc>
        <w:tc>
          <w:tcPr>
            <w:tcW w:w="1227" w:type="dxa"/>
            <w:shd w:val="clear" w:color="auto" w:fill="auto"/>
          </w:tcPr>
          <w:p w14:paraId="590369DB" w14:textId="77777777" w:rsidR="00B11855" w:rsidRPr="00621E63" w:rsidRDefault="003D003E" w:rsidP="00A92110">
            <w:pPr>
              <w:pStyle w:val="TableEntry"/>
            </w:pPr>
            <w:r w:rsidRPr="00621E63">
              <w:t>RE</w:t>
            </w:r>
          </w:p>
        </w:tc>
        <w:tc>
          <w:tcPr>
            <w:tcW w:w="940" w:type="dxa"/>
            <w:shd w:val="clear" w:color="auto" w:fill="auto"/>
          </w:tcPr>
          <w:p w14:paraId="7300C95A" w14:textId="77777777" w:rsidR="00B11855" w:rsidRPr="00621E63" w:rsidRDefault="003D003E" w:rsidP="00A92110">
            <w:pPr>
              <w:pStyle w:val="TableEntry"/>
            </w:pPr>
            <w:r w:rsidRPr="00621E63">
              <w:t>[0..1]</w:t>
            </w:r>
          </w:p>
        </w:tc>
        <w:tc>
          <w:tcPr>
            <w:tcW w:w="810" w:type="dxa"/>
            <w:shd w:val="clear" w:color="auto" w:fill="auto"/>
          </w:tcPr>
          <w:p w14:paraId="003976E3" w14:textId="77777777" w:rsidR="00B11855" w:rsidRPr="00621E63" w:rsidRDefault="00B11855" w:rsidP="006C0E8E">
            <w:pPr>
              <w:pStyle w:val="TableEntry"/>
              <w:spacing w:before="0" w:after="0"/>
              <w:ind w:left="29" w:right="29"/>
              <w:contextualSpacing/>
            </w:pPr>
          </w:p>
        </w:tc>
        <w:tc>
          <w:tcPr>
            <w:tcW w:w="2810" w:type="dxa"/>
            <w:shd w:val="clear" w:color="auto" w:fill="auto"/>
          </w:tcPr>
          <w:p w14:paraId="3792993D" w14:textId="77777777" w:rsidR="00B11855" w:rsidRPr="00621E63" w:rsidRDefault="003D003E" w:rsidP="00A92110">
            <w:pPr>
              <w:pStyle w:val="TableEntry"/>
            </w:pPr>
            <w:r w:rsidRPr="00621E63">
              <w:t>Filler's Expected Availability Date/Time</w:t>
            </w:r>
          </w:p>
        </w:tc>
      </w:tr>
      <w:tr w:rsidR="00C40FD5" w:rsidRPr="00621E63" w14:paraId="4CA2E365" w14:textId="77777777" w:rsidTr="00A92110">
        <w:trPr>
          <w:cantSplit/>
          <w:jc w:val="center"/>
        </w:trPr>
        <w:tc>
          <w:tcPr>
            <w:tcW w:w="990" w:type="dxa"/>
            <w:shd w:val="clear" w:color="auto" w:fill="auto"/>
          </w:tcPr>
          <w:p w14:paraId="388875AC" w14:textId="77777777" w:rsidR="00B11855" w:rsidRPr="00621E63" w:rsidRDefault="003D003E" w:rsidP="00A92110">
            <w:pPr>
              <w:pStyle w:val="TableEntry"/>
            </w:pPr>
            <w:r w:rsidRPr="00621E63">
              <w:t>28</w:t>
            </w:r>
          </w:p>
        </w:tc>
        <w:tc>
          <w:tcPr>
            <w:tcW w:w="1080" w:type="dxa"/>
            <w:shd w:val="clear" w:color="auto" w:fill="auto"/>
          </w:tcPr>
          <w:p w14:paraId="66172165" w14:textId="77777777" w:rsidR="00B11855" w:rsidRPr="00621E63" w:rsidRDefault="003D003E" w:rsidP="00A92110">
            <w:pPr>
              <w:pStyle w:val="TableEntry"/>
            </w:pPr>
            <w:r w:rsidRPr="00621E63">
              <w:t>705</w:t>
            </w:r>
          </w:p>
        </w:tc>
        <w:tc>
          <w:tcPr>
            <w:tcW w:w="990" w:type="dxa"/>
            <w:shd w:val="clear" w:color="auto" w:fill="auto"/>
          </w:tcPr>
          <w:p w14:paraId="20691EB2" w14:textId="77777777" w:rsidR="00B11855" w:rsidRPr="00621E63" w:rsidRDefault="003D003E" w:rsidP="00A92110">
            <w:pPr>
              <w:pStyle w:val="TableEntry"/>
            </w:pPr>
            <w:r w:rsidRPr="00621E63">
              <w:t>CWE</w:t>
            </w:r>
          </w:p>
        </w:tc>
        <w:tc>
          <w:tcPr>
            <w:tcW w:w="1227" w:type="dxa"/>
            <w:shd w:val="clear" w:color="auto" w:fill="auto"/>
          </w:tcPr>
          <w:p w14:paraId="7BCB67EE" w14:textId="77777777" w:rsidR="00B11855" w:rsidRPr="00621E63" w:rsidRDefault="003D003E" w:rsidP="00A92110">
            <w:pPr>
              <w:pStyle w:val="TableEntry"/>
            </w:pPr>
            <w:r w:rsidRPr="00621E63">
              <w:t>RE</w:t>
            </w:r>
          </w:p>
        </w:tc>
        <w:tc>
          <w:tcPr>
            <w:tcW w:w="940" w:type="dxa"/>
            <w:shd w:val="clear" w:color="auto" w:fill="auto"/>
          </w:tcPr>
          <w:p w14:paraId="455F0A6D" w14:textId="77777777" w:rsidR="00B11855" w:rsidRPr="00621E63" w:rsidRDefault="003D003E" w:rsidP="00A92110">
            <w:pPr>
              <w:pStyle w:val="TableEntry"/>
            </w:pPr>
            <w:r w:rsidRPr="00621E63">
              <w:t>[0..1]</w:t>
            </w:r>
          </w:p>
        </w:tc>
        <w:tc>
          <w:tcPr>
            <w:tcW w:w="810" w:type="dxa"/>
            <w:shd w:val="clear" w:color="auto" w:fill="auto"/>
          </w:tcPr>
          <w:p w14:paraId="6A1FBFE7" w14:textId="77777777" w:rsidR="00B11855" w:rsidRPr="00621E63" w:rsidRDefault="003D003E" w:rsidP="00A92110">
            <w:pPr>
              <w:pStyle w:val="TableEntry"/>
            </w:pPr>
            <w:r w:rsidRPr="00621E63">
              <w:t>0177</w:t>
            </w:r>
          </w:p>
        </w:tc>
        <w:tc>
          <w:tcPr>
            <w:tcW w:w="2810" w:type="dxa"/>
            <w:shd w:val="clear" w:color="auto" w:fill="auto"/>
          </w:tcPr>
          <w:p w14:paraId="5F11E59F" w14:textId="77777777" w:rsidR="00B11855" w:rsidRPr="00621E63" w:rsidRDefault="003D003E" w:rsidP="00A92110">
            <w:pPr>
              <w:pStyle w:val="TableEntry"/>
            </w:pPr>
            <w:r w:rsidRPr="00621E63">
              <w:t>Confidentiality Code</w:t>
            </w:r>
          </w:p>
        </w:tc>
      </w:tr>
      <w:tr w:rsidR="00C40FD5" w:rsidRPr="00621E63" w14:paraId="099DD9FE" w14:textId="77777777" w:rsidTr="00A92110">
        <w:trPr>
          <w:cantSplit/>
          <w:jc w:val="center"/>
        </w:trPr>
        <w:tc>
          <w:tcPr>
            <w:tcW w:w="990" w:type="dxa"/>
            <w:shd w:val="clear" w:color="auto" w:fill="auto"/>
          </w:tcPr>
          <w:p w14:paraId="1FFA8358" w14:textId="77777777" w:rsidR="00B11855" w:rsidRPr="00621E63" w:rsidRDefault="003D003E" w:rsidP="00A92110">
            <w:pPr>
              <w:pStyle w:val="TableEntry"/>
            </w:pPr>
            <w:r w:rsidRPr="00621E63">
              <w:t>29</w:t>
            </w:r>
          </w:p>
        </w:tc>
        <w:tc>
          <w:tcPr>
            <w:tcW w:w="1080" w:type="dxa"/>
            <w:shd w:val="clear" w:color="auto" w:fill="auto"/>
          </w:tcPr>
          <w:p w14:paraId="688D7ECA" w14:textId="77777777" w:rsidR="00B11855" w:rsidRPr="00621E63" w:rsidRDefault="003D003E" w:rsidP="00A92110">
            <w:pPr>
              <w:pStyle w:val="TableEntry"/>
            </w:pPr>
            <w:r w:rsidRPr="00621E63">
              <w:t>705</w:t>
            </w:r>
          </w:p>
        </w:tc>
        <w:tc>
          <w:tcPr>
            <w:tcW w:w="990" w:type="dxa"/>
            <w:shd w:val="clear" w:color="auto" w:fill="auto"/>
          </w:tcPr>
          <w:p w14:paraId="1745F196" w14:textId="77777777" w:rsidR="00B11855" w:rsidRPr="00621E63" w:rsidRDefault="003D003E" w:rsidP="00A92110">
            <w:pPr>
              <w:pStyle w:val="TableEntry"/>
            </w:pPr>
            <w:r w:rsidRPr="00621E63">
              <w:t>CWE</w:t>
            </w:r>
          </w:p>
        </w:tc>
        <w:tc>
          <w:tcPr>
            <w:tcW w:w="1227" w:type="dxa"/>
            <w:shd w:val="clear" w:color="auto" w:fill="auto"/>
          </w:tcPr>
          <w:p w14:paraId="7151D80A" w14:textId="77777777" w:rsidR="00B11855" w:rsidRPr="00621E63" w:rsidRDefault="003D003E" w:rsidP="00A92110">
            <w:pPr>
              <w:pStyle w:val="TableEntry"/>
            </w:pPr>
            <w:r w:rsidRPr="00621E63">
              <w:t>RE</w:t>
            </w:r>
          </w:p>
        </w:tc>
        <w:tc>
          <w:tcPr>
            <w:tcW w:w="940" w:type="dxa"/>
            <w:shd w:val="clear" w:color="auto" w:fill="auto"/>
          </w:tcPr>
          <w:p w14:paraId="6BD9DB96" w14:textId="77777777" w:rsidR="00B11855" w:rsidRPr="00621E63" w:rsidRDefault="003D003E" w:rsidP="00A92110">
            <w:pPr>
              <w:pStyle w:val="TableEntry"/>
            </w:pPr>
            <w:r w:rsidRPr="00621E63">
              <w:t>[0..1]</w:t>
            </w:r>
          </w:p>
        </w:tc>
        <w:tc>
          <w:tcPr>
            <w:tcW w:w="810" w:type="dxa"/>
            <w:shd w:val="clear" w:color="auto" w:fill="auto"/>
          </w:tcPr>
          <w:p w14:paraId="1FC9EF52" w14:textId="77777777" w:rsidR="00B11855" w:rsidRPr="00621E63" w:rsidRDefault="003D003E" w:rsidP="00A92110">
            <w:pPr>
              <w:pStyle w:val="TableEntry"/>
            </w:pPr>
            <w:r w:rsidRPr="00621E63">
              <w:t>0482</w:t>
            </w:r>
          </w:p>
        </w:tc>
        <w:tc>
          <w:tcPr>
            <w:tcW w:w="2810" w:type="dxa"/>
            <w:shd w:val="clear" w:color="auto" w:fill="auto"/>
          </w:tcPr>
          <w:p w14:paraId="20EEF0F0" w14:textId="77777777" w:rsidR="00B11855" w:rsidRPr="00621E63" w:rsidRDefault="003D003E" w:rsidP="00A92110">
            <w:pPr>
              <w:pStyle w:val="TableEntry"/>
            </w:pPr>
            <w:r w:rsidRPr="00621E63">
              <w:t>Order Type</w:t>
            </w:r>
          </w:p>
        </w:tc>
      </w:tr>
      <w:tr w:rsidR="00C40FD5" w:rsidRPr="00621E63" w14:paraId="7145054D" w14:textId="77777777" w:rsidTr="00A92110">
        <w:trPr>
          <w:cantSplit/>
          <w:jc w:val="center"/>
        </w:trPr>
        <w:tc>
          <w:tcPr>
            <w:tcW w:w="990" w:type="dxa"/>
            <w:shd w:val="clear" w:color="auto" w:fill="auto"/>
          </w:tcPr>
          <w:p w14:paraId="07C09E99" w14:textId="77777777" w:rsidR="00B11855" w:rsidRPr="00621E63" w:rsidRDefault="003D003E" w:rsidP="00A92110">
            <w:pPr>
              <w:pStyle w:val="TableEntry"/>
            </w:pPr>
            <w:r w:rsidRPr="00621E63">
              <w:t>30</w:t>
            </w:r>
          </w:p>
        </w:tc>
        <w:tc>
          <w:tcPr>
            <w:tcW w:w="1080" w:type="dxa"/>
            <w:shd w:val="clear" w:color="auto" w:fill="auto"/>
          </w:tcPr>
          <w:p w14:paraId="03910557" w14:textId="77777777" w:rsidR="00B11855" w:rsidRPr="00621E63" w:rsidRDefault="003D003E" w:rsidP="00A92110">
            <w:pPr>
              <w:pStyle w:val="TableEntry"/>
            </w:pPr>
            <w:r w:rsidRPr="00621E63">
              <w:t>705</w:t>
            </w:r>
          </w:p>
        </w:tc>
        <w:tc>
          <w:tcPr>
            <w:tcW w:w="990" w:type="dxa"/>
            <w:shd w:val="clear" w:color="auto" w:fill="auto"/>
          </w:tcPr>
          <w:p w14:paraId="6D867F18" w14:textId="77777777" w:rsidR="00B11855" w:rsidRPr="00621E63" w:rsidRDefault="003D003E" w:rsidP="00A92110">
            <w:pPr>
              <w:pStyle w:val="TableEntry"/>
            </w:pPr>
            <w:r w:rsidRPr="00621E63">
              <w:t>CNE</w:t>
            </w:r>
          </w:p>
        </w:tc>
        <w:tc>
          <w:tcPr>
            <w:tcW w:w="1227" w:type="dxa"/>
            <w:shd w:val="clear" w:color="auto" w:fill="auto"/>
          </w:tcPr>
          <w:p w14:paraId="5BC6A72A" w14:textId="77777777" w:rsidR="00B11855" w:rsidRPr="00621E63" w:rsidRDefault="003D003E" w:rsidP="00A92110">
            <w:pPr>
              <w:pStyle w:val="TableEntry"/>
            </w:pPr>
            <w:r w:rsidRPr="00621E63">
              <w:t>RE</w:t>
            </w:r>
          </w:p>
        </w:tc>
        <w:tc>
          <w:tcPr>
            <w:tcW w:w="940" w:type="dxa"/>
            <w:shd w:val="clear" w:color="auto" w:fill="auto"/>
          </w:tcPr>
          <w:p w14:paraId="6F07E260" w14:textId="77777777" w:rsidR="00B11855" w:rsidRPr="00621E63" w:rsidRDefault="003D003E" w:rsidP="00A92110">
            <w:pPr>
              <w:pStyle w:val="TableEntry"/>
            </w:pPr>
            <w:r w:rsidRPr="00621E63">
              <w:t>[0..1]</w:t>
            </w:r>
          </w:p>
        </w:tc>
        <w:tc>
          <w:tcPr>
            <w:tcW w:w="810" w:type="dxa"/>
            <w:shd w:val="clear" w:color="auto" w:fill="auto"/>
          </w:tcPr>
          <w:p w14:paraId="1C848133" w14:textId="77777777" w:rsidR="00B11855" w:rsidRPr="00621E63" w:rsidRDefault="003D003E" w:rsidP="00A92110">
            <w:pPr>
              <w:pStyle w:val="TableEntry"/>
            </w:pPr>
            <w:r w:rsidRPr="00621E63">
              <w:t>0483</w:t>
            </w:r>
          </w:p>
        </w:tc>
        <w:tc>
          <w:tcPr>
            <w:tcW w:w="2810" w:type="dxa"/>
            <w:shd w:val="clear" w:color="auto" w:fill="auto"/>
          </w:tcPr>
          <w:p w14:paraId="225D52FA" w14:textId="77777777" w:rsidR="00B11855" w:rsidRPr="00621E63" w:rsidRDefault="003D003E" w:rsidP="00A92110">
            <w:pPr>
              <w:pStyle w:val="TableEntry"/>
            </w:pPr>
            <w:r w:rsidRPr="00621E63">
              <w:t>Enterer Authorization Mode</w:t>
            </w:r>
          </w:p>
        </w:tc>
      </w:tr>
    </w:tbl>
    <w:p w14:paraId="5549E417" w14:textId="77777777" w:rsidR="00264692" w:rsidRPr="00621E63" w:rsidRDefault="00264692" w:rsidP="00C10546">
      <w:pPr>
        <w:pStyle w:val="BodyText"/>
      </w:pPr>
    </w:p>
    <w:p w14:paraId="7FE95BEC" w14:textId="77777777" w:rsidR="00B11855" w:rsidRPr="00621E63" w:rsidRDefault="003D003E" w:rsidP="00C10546">
      <w:pPr>
        <w:pStyle w:val="BodyText"/>
      </w:pPr>
      <w:r w:rsidRPr="00621E63">
        <w:t>The following describes the IHE PCD usage of those fields which have a usage other than X in the above table.</w:t>
      </w:r>
    </w:p>
    <w:p w14:paraId="36785DCD" w14:textId="77777777" w:rsidR="00B11855" w:rsidRPr="00621E63" w:rsidRDefault="003D003E" w:rsidP="001422D4">
      <w:pPr>
        <w:pStyle w:val="HL7Field"/>
      </w:pPr>
      <w:r w:rsidRPr="00621E63">
        <w:t xml:space="preserve">ORC-1   Order Control </w:t>
      </w:r>
    </w:p>
    <w:p w14:paraId="42B35F0F" w14:textId="5617E04F" w:rsidR="00B11855" w:rsidRPr="00621E63" w:rsidRDefault="003D003E" w:rsidP="001466DF">
      <w:pPr>
        <w:pStyle w:val="HL7FieldIndent2"/>
        <w:rPr>
          <w:noProof w:val="0"/>
        </w:rPr>
      </w:pPr>
      <w:r w:rsidRPr="00621E63">
        <w:rPr>
          <w:noProof w:val="0"/>
        </w:rPr>
        <w:t>Definition: Determines the function of the order segment. The PCD TF requires that this field be valued as RE</w:t>
      </w:r>
      <w:r w:rsidR="00D44BAE" w:rsidRPr="00621E63">
        <w:rPr>
          <w:noProof w:val="0"/>
        </w:rPr>
        <w:t xml:space="preserve">, </w:t>
      </w:r>
      <w:r w:rsidR="00E86B15" w:rsidRPr="00621E63">
        <w:rPr>
          <w:noProof w:val="0"/>
        </w:rPr>
        <w:t>XO</w:t>
      </w:r>
      <w:r w:rsidR="00D44BAE" w:rsidRPr="00621E63">
        <w:rPr>
          <w:noProof w:val="0"/>
        </w:rPr>
        <w:t>, or CH</w:t>
      </w:r>
      <w:r w:rsidR="00E86B15" w:rsidRPr="00621E63">
        <w:rPr>
          <w:noProof w:val="0"/>
        </w:rPr>
        <w:t xml:space="preserve"> </w:t>
      </w:r>
      <w:r w:rsidRPr="00621E63">
        <w:rPr>
          <w:noProof w:val="0"/>
        </w:rPr>
        <w:t>according to the table below when the RGV^O15^RGV_O15 Pharmacy/Treatment Give Message is used to send information from the Infusion Order Programmer (IOP) to the Infusion Order Consumer (IOC).</w:t>
      </w:r>
    </w:p>
    <w:p w14:paraId="76529744" w14:textId="77777777" w:rsidR="00B11855" w:rsidRPr="00621E63" w:rsidRDefault="00B11855" w:rsidP="001466DF">
      <w:pPr>
        <w:pStyle w:val="HL7FieldIndent2"/>
        <w:rPr>
          <w:noProof w:val="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5"/>
        <w:gridCol w:w="5625"/>
      </w:tblGrid>
      <w:tr w:rsidR="00B11855" w:rsidRPr="00621E63" w14:paraId="1BEBFB55" w14:textId="77777777" w:rsidTr="00A92110">
        <w:trPr>
          <w:cantSplit/>
          <w:jc w:val="center"/>
        </w:trPr>
        <w:tc>
          <w:tcPr>
            <w:tcW w:w="1845" w:type="dxa"/>
            <w:shd w:val="clear" w:color="auto" w:fill="D9D9D9"/>
          </w:tcPr>
          <w:p w14:paraId="5981FD38" w14:textId="77777777" w:rsidR="00B11855" w:rsidRPr="00621E63" w:rsidRDefault="003D003E" w:rsidP="003A64E3">
            <w:pPr>
              <w:pStyle w:val="TableEntryHeader"/>
            </w:pPr>
            <w:r w:rsidRPr="00621E63">
              <w:t>ORC-1 Value</w:t>
            </w:r>
          </w:p>
        </w:tc>
        <w:tc>
          <w:tcPr>
            <w:tcW w:w="5625" w:type="dxa"/>
            <w:shd w:val="clear" w:color="auto" w:fill="D9D9D9"/>
          </w:tcPr>
          <w:p w14:paraId="6ADC2E60" w14:textId="77777777" w:rsidR="00B11855" w:rsidRPr="00621E63" w:rsidRDefault="003D003E" w:rsidP="003A64E3">
            <w:pPr>
              <w:pStyle w:val="TableEntryHeader"/>
            </w:pPr>
            <w:r w:rsidRPr="00621E63">
              <w:t>Use</w:t>
            </w:r>
          </w:p>
        </w:tc>
      </w:tr>
      <w:tr w:rsidR="00B11855" w:rsidRPr="00621E63" w14:paraId="3011CC46" w14:textId="77777777" w:rsidTr="00A92110">
        <w:trPr>
          <w:cantSplit/>
          <w:jc w:val="center"/>
        </w:trPr>
        <w:tc>
          <w:tcPr>
            <w:tcW w:w="1845" w:type="dxa"/>
            <w:shd w:val="clear" w:color="auto" w:fill="auto"/>
          </w:tcPr>
          <w:p w14:paraId="4715B96E" w14:textId="77777777" w:rsidR="00B11855" w:rsidRPr="00621E63" w:rsidRDefault="003D003E" w:rsidP="003A64E3">
            <w:pPr>
              <w:pStyle w:val="TableEntry"/>
            </w:pPr>
            <w:r w:rsidRPr="00621E63">
              <w:t>RE</w:t>
            </w:r>
          </w:p>
        </w:tc>
        <w:tc>
          <w:tcPr>
            <w:tcW w:w="5625" w:type="dxa"/>
            <w:shd w:val="clear" w:color="auto" w:fill="auto"/>
          </w:tcPr>
          <w:p w14:paraId="27778ABA" w14:textId="77777777" w:rsidR="00B11855" w:rsidRPr="00621E63" w:rsidRDefault="003D003E" w:rsidP="003A64E3">
            <w:pPr>
              <w:pStyle w:val="TableEntry"/>
            </w:pPr>
            <w:r w:rsidRPr="00621E63">
              <w:t>Start of a new bag, bottle, or container</w:t>
            </w:r>
          </w:p>
        </w:tc>
      </w:tr>
      <w:tr w:rsidR="00B11855" w:rsidRPr="00621E63" w14:paraId="634443B1" w14:textId="77777777" w:rsidTr="00A92110">
        <w:trPr>
          <w:cantSplit/>
          <w:jc w:val="center"/>
        </w:trPr>
        <w:tc>
          <w:tcPr>
            <w:tcW w:w="1845" w:type="dxa"/>
            <w:shd w:val="clear" w:color="auto" w:fill="auto"/>
          </w:tcPr>
          <w:p w14:paraId="35D676F1" w14:textId="77777777" w:rsidR="00B11855" w:rsidRPr="00621E63" w:rsidRDefault="00E86B15" w:rsidP="003A64E3">
            <w:pPr>
              <w:pStyle w:val="TableEntry"/>
            </w:pPr>
            <w:r w:rsidRPr="00621E63">
              <w:t>XO</w:t>
            </w:r>
          </w:p>
        </w:tc>
        <w:tc>
          <w:tcPr>
            <w:tcW w:w="5625" w:type="dxa"/>
            <w:shd w:val="clear" w:color="auto" w:fill="auto"/>
          </w:tcPr>
          <w:p w14:paraId="7F9DC966" w14:textId="77777777" w:rsidR="00B11855" w:rsidRPr="00621E63" w:rsidRDefault="003D003E" w:rsidP="003A64E3">
            <w:pPr>
              <w:pStyle w:val="TableEntry"/>
            </w:pPr>
            <w:r w:rsidRPr="00621E63">
              <w:t>Change of dose or rate on a currently programmed infusion</w:t>
            </w:r>
            <w:r w:rsidR="00E86B15" w:rsidRPr="00621E63">
              <w:t xml:space="preserve"> (not valid for PCA)</w:t>
            </w:r>
            <w:r w:rsidR="00A25FE4" w:rsidRPr="00621E63">
              <w:t xml:space="preserve"> </w:t>
            </w:r>
          </w:p>
        </w:tc>
      </w:tr>
      <w:tr w:rsidR="00D44BAE" w:rsidRPr="00621E63" w14:paraId="0D36F4EB" w14:textId="77777777" w:rsidTr="00A92110">
        <w:trPr>
          <w:cantSplit/>
          <w:jc w:val="center"/>
        </w:trPr>
        <w:tc>
          <w:tcPr>
            <w:tcW w:w="1845" w:type="dxa"/>
            <w:shd w:val="clear" w:color="auto" w:fill="auto"/>
          </w:tcPr>
          <w:p w14:paraId="61F00BC3" w14:textId="29ADC771" w:rsidR="00D44BAE" w:rsidRPr="00621E63" w:rsidRDefault="00D44BAE" w:rsidP="00D44BAE">
            <w:pPr>
              <w:pStyle w:val="TableEntry"/>
            </w:pPr>
            <w:r w:rsidRPr="00621E63">
              <w:t>CH</w:t>
            </w:r>
          </w:p>
        </w:tc>
        <w:tc>
          <w:tcPr>
            <w:tcW w:w="5625" w:type="dxa"/>
            <w:shd w:val="clear" w:color="auto" w:fill="auto"/>
          </w:tcPr>
          <w:p w14:paraId="51002276" w14:textId="210995E6" w:rsidR="00D44BAE" w:rsidRPr="00621E63" w:rsidRDefault="00D44BAE" w:rsidP="00D44BAE">
            <w:pPr>
              <w:pStyle w:val="TableEntry"/>
            </w:pPr>
            <w:r w:rsidRPr="00621E63">
              <w:t>Program a bolus from an existing infusion</w:t>
            </w:r>
          </w:p>
        </w:tc>
      </w:tr>
    </w:tbl>
    <w:p w14:paraId="4CE5BE08" w14:textId="77777777" w:rsidR="00B11855" w:rsidRPr="00621E63" w:rsidRDefault="00B11855" w:rsidP="003A64E3">
      <w:pPr>
        <w:pStyle w:val="HL7FieldIndent2"/>
        <w:rPr>
          <w:noProof w:val="0"/>
        </w:rPr>
      </w:pPr>
    </w:p>
    <w:p w14:paraId="24B825DB" w14:textId="77777777" w:rsidR="00B11855" w:rsidRPr="00621E63" w:rsidRDefault="003D003E" w:rsidP="00E76CA1">
      <w:pPr>
        <w:pStyle w:val="HL7Field"/>
      </w:pPr>
      <w:r w:rsidRPr="00621E63">
        <w:lastRenderedPageBreak/>
        <w:t>ORC-2   Placer Order Number</w:t>
      </w:r>
    </w:p>
    <w:p w14:paraId="4790FA15" w14:textId="77777777" w:rsidR="00B11855" w:rsidRPr="00621E63" w:rsidRDefault="003D003E" w:rsidP="001466DF">
      <w:pPr>
        <w:pStyle w:val="HL7FieldIndent2"/>
        <w:rPr>
          <w:noProof w:val="0"/>
        </w:rPr>
      </w:pPr>
      <w:r w:rsidRPr="00621E63">
        <w:rPr>
          <w:noProof w:val="0"/>
        </w:rPr>
        <w:t>Definition: This field contains either the pharmacy system order number, the BPOC system order ID, or the BPOC administration event ID. This field is a case of the Entity Identifier data type. The first component required is a string that identifies an individual order (e.g., OBR). It is assigned by the place</w:t>
      </w:r>
      <w:r w:rsidR="00E86B15" w:rsidRPr="00621E63">
        <w:rPr>
          <w:noProof w:val="0"/>
        </w:rPr>
        <w:t>r</w:t>
      </w:r>
      <w:r w:rsidRPr="00621E63">
        <w:rPr>
          <w:noProof w:val="0"/>
        </w:rPr>
        <w:t xml:space="preserve"> (ordering application). It identifies an order uniquely among all orders from a particular ordering application. The second through fourth components contain the application ID of the placing application in the same form as the HD data type. The second component, namespace ID, is a user-defined coded value that will be uniquely associated with an application. A given institution or group of intercommunicating institutions should establish a unique list of applications that may be potential placers and fillers and assign unique application IDs. The components are separated by component delimiters.</w:t>
      </w:r>
    </w:p>
    <w:p w14:paraId="1FD6C1F6" w14:textId="5F6798DD" w:rsidR="00B11855" w:rsidRPr="00621E63" w:rsidRDefault="003D003E" w:rsidP="001466DF">
      <w:pPr>
        <w:pStyle w:val="HL7FieldIndent2"/>
        <w:rPr>
          <w:noProof w:val="0"/>
        </w:rPr>
      </w:pPr>
      <w:r w:rsidRPr="00621E63">
        <w:rPr>
          <w:noProof w:val="0"/>
        </w:rPr>
        <w:t>See Appendix C.5, "EI Data Type" for further information.</w:t>
      </w:r>
    </w:p>
    <w:p w14:paraId="0CDBB50A" w14:textId="6EF1EE85"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 xml:space="preserve">V2.6 Section 7.4.1.2 for details. This field is required for </w:t>
      </w:r>
      <w:r w:rsidR="00647994" w:rsidRPr="00621E63">
        <w:rPr>
          <w:noProof w:val="0"/>
        </w:rPr>
        <w:t>[PCD-03]</w:t>
      </w:r>
      <w:r w:rsidRPr="00621E63">
        <w:rPr>
          <w:noProof w:val="0"/>
        </w:rPr>
        <w:t>.</w:t>
      </w:r>
    </w:p>
    <w:p w14:paraId="63BCFCB9" w14:textId="77777777" w:rsidR="00B11855" w:rsidRPr="00621E63" w:rsidRDefault="003D003E" w:rsidP="001422D4">
      <w:pPr>
        <w:pStyle w:val="HL7Field"/>
      </w:pPr>
      <w:r w:rsidRPr="00621E63">
        <w:t>ORC-3</w:t>
      </w:r>
      <w:r w:rsidR="00506FBD" w:rsidRPr="00621E63">
        <w:t xml:space="preserve">   </w:t>
      </w:r>
      <w:r w:rsidRPr="00621E63">
        <w:t>Filler Order Number</w:t>
      </w:r>
    </w:p>
    <w:p w14:paraId="643838F8" w14:textId="77777777" w:rsidR="00B11855" w:rsidRPr="00621E63" w:rsidRDefault="003D003E" w:rsidP="003A64E3">
      <w:pPr>
        <w:pStyle w:val="Components"/>
      </w:pPr>
      <w:r w:rsidRPr="00621E63">
        <w:t>Components: &lt;Entity Identifier (ST)&gt; ^ &lt;Namespace ID (IS)&gt; ^ &lt;Universal ID (ST)&gt; ^ &lt;Universal ID Type (ID)&gt;</w:t>
      </w:r>
    </w:p>
    <w:p w14:paraId="5BEE7448" w14:textId="1C95859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4.5.1.3 for details. The PCD TF does not further constrain this field.</w:t>
      </w:r>
    </w:p>
    <w:p w14:paraId="65EFE777" w14:textId="77777777" w:rsidR="00B11855" w:rsidRPr="00621E63" w:rsidRDefault="003D003E" w:rsidP="001422D4">
      <w:pPr>
        <w:pStyle w:val="HL7Field"/>
      </w:pPr>
      <w:r w:rsidRPr="00621E63">
        <w:t>ORC-4</w:t>
      </w:r>
      <w:r w:rsidR="00506FBD" w:rsidRPr="00621E63">
        <w:t xml:space="preserve">   </w:t>
      </w:r>
      <w:r w:rsidRPr="00621E63">
        <w:t>Placer Group Number</w:t>
      </w:r>
    </w:p>
    <w:p w14:paraId="3F8F9CFE" w14:textId="2F32F26F"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4.5.1.4 for details. The PCD TF does not further constrain this field.</w:t>
      </w:r>
    </w:p>
    <w:p w14:paraId="0386912C" w14:textId="77777777" w:rsidR="00B11855" w:rsidRPr="00621E63" w:rsidRDefault="003D003E" w:rsidP="001422D4">
      <w:pPr>
        <w:pStyle w:val="HL7Field"/>
      </w:pPr>
      <w:r w:rsidRPr="00621E63">
        <w:t>ORC-5   Order Status</w:t>
      </w:r>
    </w:p>
    <w:p w14:paraId="5C7BF0BE" w14:textId="508B5A7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4.5.1.5 for details. The PCD TF does not further constrain this field.</w:t>
      </w:r>
    </w:p>
    <w:p w14:paraId="19CF85DD" w14:textId="77777777" w:rsidR="00B11855" w:rsidRPr="00621E63" w:rsidRDefault="003D003E" w:rsidP="00CF5627">
      <w:pPr>
        <w:pStyle w:val="HL7Field"/>
        <w:keepNext w:val="0"/>
      </w:pPr>
      <w:r w:rsidRPr="00621E63">
        <w:t>ORC-6   Response Flag</w:t>
      </w:r>
    </w:p>
    <w:p w14:paraId="494F24C9" w14:textId="0D1ABF1C"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4.5.1.6 for details. The PCD TF does not further constrain this field.</w:t>
      </w:r>
    </w:p>
    <w:p w14:paraId="6747EFC8" w14:textId="77777777" w:rsidR="00D44BAE" w:rsidRPr="00621E63" w:rsidRDefault="00D44BAE" w:rsidP="00621E63">
      <w:pPr>
        <w:pStyle w:val="BodyText"/>
        <w:rPr>
          <w:lang w:eastAsia="zh-CN"/>
        </w:rPr>
        <w:pPrChange w:id="2381" w:author="Mary Jungers" w:date="2019-11-14T10:14:00Z">
          <w:pPr>
            <w:autoSpaceDE w:val="0"/>
            <w:autoSpaceDN w:val="0"/>
            <w:adjustRightInd w:val="0"/>
          </w:pPr>
        </w:pPrChange>
      </w:pPr>
    </w:p>
    <w:p w14:paraId="4DC6C843" w14:textId="77777777" w:rsidR="00D44BAE" w:rsidRPr="00621E63" w:rsidRDefault="00D44BAE" w:rsidP="00D44BAE">
      <w:pPr>
        <w:pStyle w:val="HL7Field"/>
      </w:pPr>
      <w:r w:rsidRPr="00621E63">
        <w:t xml:space="preserve">ORC-8 Parent (EIP) 00222 </w:t>
      </w:r>
    </w:p>
    <w:p w14:paraId="5DFD8ECD" w14:textId="77777777" w:rsidR="00D44BAE" w:rsidRPr="00621E63" w:rsidRDefault="00D44BAE" w:rsidP="00D44BAE">
      <w:pPr>
        <w:autoSpaceDE w:val="0"/>
        <w:autoSpaceDN w:val="0"/>
        <w:adjustRightInd w:val="0"/>
        <w:rPr>
          <w:rFonts w:ascii="Courier New" w:hAnsi="Courier New" w:cs="Courier New"/>
          <w:color w:val="000000"/>
          <w:sz w:val="14"/>
          <w:szCs w:val="14"/>
          <w:lang w:eastAsia="zh-CN"/>
        </w:rPr>
      </w:pPr>
      <w:r w:rsidRPr="00621E63">
        <w:rPr>
          <w:rFonts w:ascii="Courier New" w:hAnsi="Courier New" w:cs="Courier New"/>
          <w:color w:val="000000"/>
          <w:sz w:val="14"/>
          <w:szCs w:val="14"/>
          <w:lang w:eastAsia="zh-CN"/>
        </w:rPr>
        <w:t xml:space="preserve">Components: &lt;Placer Assigned Identifier (EI)&gt; ^ &lt;Filler Assigned Identifier (EI)&gt; </w:t>
      </w:r>
    </w:p>
    <w:p w14:paraId="635C2DDB" w14:textId="77777777" w:rsidR="00D44BAE" w:rsidRPr="00621E63" w:rsidRDefault="00D44BAE" w:rsidP="00D44BAE">
      <w:pPr>
        <w:autoSpaceDE w:val="0"/>
        <w:autoSpaceDN w:val="0"/>
        <w:adjustRightInd w:val="0"/>
        <w:rPr>
          <w:rFonts w:ascii="Courier New" w:hAnsi="Courier New" w:cs="Courier New"/>
          <w:color w:val="000000"/>
          <w:sz w:val="14"/>
          <w:szCs w:val="14"/>
          <w:lang w:eastAsia="zh-CN"/>
        </w:rPr>
      </w:pPr>
      <w:r w:rsidRPr="00621E63">
        <w:rPr>
          <w:rFonts w:ascii="Courier New" w:hAnsi="Courier New" w:cs="Courier New"/>
          <w:color w:val="000000"/>
          <w:sz w:val="14"/>
          <w:szCs w:val="14"/>
          <w:lang w:eastAsia="zh-CN"/>
        </w:rPr>
        <w:t xml:space="preserve">Subcomponents for Placer Assigned Identifier (EI): &lt;Entity Identifier (ST)&gt; &amp; &lt;Namespace ID (IS)&gt; &amp; &lt;Universal ID (ST)&gt; &amp; &lt;Universal ID Type (ID)&gt; </w:t>
      </w:r>
    </w:p>
    <w:p w14:paraId="62580D2A" w14:textId="77777777" w:rsidR="00D44BAE" w:rsidRPr="00621E63" w:rsidRDefault="00D44BAE" w:rsidP="00D44BAE">
      <w:pPr>
        <w:autoSpaceDE w:val="0"/>
        <w:autoSpaceDN w:val="0"/>
        <w:adjustRightInd w:val="0"/>
        <w:rPr>
          <w:rFonts w:ascii="Courier New" w:hAnsi="Courier New" w:cs="Courier New"/>
          <w:color w:val="000000"/>
          <w:sz w:val="14"/>
          <w:szCs w:val="14"/>
          <w:lang w:eastAsia="zh-CN"/>
        </w:rPr>
      </w:pPr>
      <w:r w:rsidRPr="00621E63">
        <w:rPr>
          <w:rFonts w:ascii="Courier New" w:hAnsi="Courier New" w:cs="Courier New"/>
          <w:color w:val="000000"/>
          <w:sz w:val="14"/>
          <w:szCs w:val="14"/>
          <w:lang w:eastAsia="zh-CN"/>
        </w:rPr>
        <w:t xml:space="preserve">Subcomponents for Filler Assigned Identifier (EI): &lt;Entity Identifier (ST)&gt; &amp; &lt;Namespace ID (IS)&gt; &amp; &lt;Universal ID (ST)&gt; &amp; &lt;Universal ID Type (ID)&gt; </w:t>
      </w:r>
    </w:p>
    <w:p w14:paraId="66FDDF98" w14:textId="77777777" w:rsidR="00D44BAE" w:rsidRPr="00621E63" w:rsidRDefault="00D44BAE" w:rsidP="00D44BAE">
      <w:pPr>
        <w:pStyle w:val="HL7FieldIndent2"/>
        <w:rPr>
          <w:noProof w:val="0"/>
          <w:lang w:eastAsia="zh-CN"/>
        </w:rPr>
      </w:pPr>
      <w:r w:rsidRPr="00621E63">
        <w:rPr>
          <w:noProof w:val="0"/>
          <w:lang w:eastAsia="zh-CN"/>
        </w:rPr>
        <w:t xml:space="preserve">Definition: This field relates a child to its parent when a parent-child relationship exists. The parent-child mechanism is described under </w:t>
      </w:r>
      <w:r w:rsidRPr="00621E63">
        <w:rPr>
          <w:i/>
          <w:iCs/>
          <w:noProof w:val="0"/>
          <w:lang w:eastAsia="zh-CN"/>
        </w:rPr>
        <w:t xml:space="preserve">HL7 Table 0119 - Order control codes </w:t>
      </w:r>
      <w:r w:rsidRPr="00621E63">
        <w:rPr>
          <w:noProof w:val="0"/>
          <w:lang w:eastAsia="zh-CN"/>
        </w:rPr>
        <w:t xml:space="preserve">. </w:t>
      </w:r>
    </w:p>
    <w:p w14:paraId="3477B42B" w14:textId="77777777" w:rsidR="00D44BAE" w:rsidRPr="00621E63" w:rsidRDefault="00D44BAE" w:rsidP="00D44BAE">
      <w:pPr>
        <w:pStyle w:val="HL7FieldIndent2"/>
        <w:rPr>
          <w:noProof w:val="0"/>
          <w:lang w:eastAsia="zh-CN"/>
        </w:rPr>
      </w:pPr>
      <w:r w:rsidRPr="00621E63">
        <w:rPr>
          <w:noProof w:val="0"/>
          <w:lang w:eastAsia="zh-CN"/>
        </w:rPr>
        <w:t xml:space="preserve">The first component has the same format as ORC-2-placer order number (Section </w:t>
      </w:r>
      <w:r w:rsidRPr="00621E63">
        <w:rPr>
          <w:i/>
          <w:iCs/>
          <w:noProof w:val="0"/>
          <w:lang w:eastAsia="zh-CN"/>
        </w:rPr>
        <w:t xml:space="preserve">4.5.1.2, </w:t>
      </w:r>
      <w:r w:rsidRPr="00621E63">
        <w:rPr>
          <w:noProof w:val="0"/>
          <w:lang w:eastAsia="zh-CN"/>
        </w:rPr>
        <w:t>"</w:t>
      </w:r>
      <w:r w:rsidRPr="00621E63">
        <w:rPr>
          <w:i/>
          <w:iCs/>
          <w:noProof w:val="0"/>
          <w:lang w:eastAsia="zh-CN"/>
        </w:rPr>
        <w:t xml:space="preserve">Placer Order Number </w:t>
      </w:r>
      <w:r w:rsidRPr="00621E63">
        <w:rPr>
          <w:noProof w:val="0"/>
          <w:lang w:eastAsia="zh-CN"/>
        </w:rPr>
        <w:t xml:space="preserve">(EI) 00216"). The second component has the same format as ORC-3-filler order number 4.5.1.3Filler Order Number (Section , "(EI) 00217"). The </w:t>
      </w:r>
      <w:r w:rsidRPr="00621E63">
        <w:rPr>
          <w:noProof w:val="0"/>
          <w:lang w:eastAsia="zh-CN"/>
        </w:rPr>
        <w:lastRenderedPageBreak/>
        <w:t xml:space="preserve">components of the placer order number and the filler order number are transmitted in sub-components of the two components of this field. </w:t>
      </w:r>
    </w:p>
    <w:p w14:paraId="6F47A950" w14:textId="77777777" w:rsidR="00D44BAE" w:rsidRPr="00621E63" w:rsidRDefault="00D44BAE" w:rsidP="00D44BAE">
      <w:pPr>
        <w:pStyle w:val="HL7FieldIndent2"/>
        <w:rPr>
          <w:b/>
          <w:bCs/>
          <w:noProof w:val="0"/>
          <w:sz w:val="23"/>
          <w:szCs w:val="23"/>
        </w:rPr>
      </w:pPr>
      <w:r w:rsidRPr="00621E63">
        <w:rPr>
          <w:noProof w:val="0"/>
          <w:lang w:eastAsia="zh-CN"/>
        </w:rPr>
        <w:t>ORC-8-parent is the same as OBR-29-parent. If the parent is not present in the ORC, it must be present in the associated OBR. (This rule is the same for other identical fields in the ORC and OBR and promotes upward and ASTM compatibility.) This is particularly important when results are transmitted in an ORU message. In this case, the ORC is not required and the identifying filler order number must be present in the OBR segments.</w:t>
      </w:r>
    </w:p>
    <w:p w14:paraId="3BA6B6E2" w14:textId="77777777" w:rsidR="00B11855" w:rsidRPr="00621E63" w:rsidRDefault="003D003E" w:rsidP="001422D4">
      <w:pPr>
        <w:pStyle w:val="HL7Field"/>
      </w:pPr>
      <w:r w:rsidRPr="00621E63">
        <w:t>ORC-9   Date/Time of Transaction</w:t>
      </w:r>
    </w:p>
    <w:p w14:paraId="05C2DBDD" w14:textId="77777777" w:rsidR="00B11855" w:rsidRPr="00621E63" w:rsidRDefault="003D003E" w:rsidP="001466DF">
      <w:pPr>
        <w:pStyle w:val="HL7FieldIndent2"/>
        <w:rPr>
          <w:noProof w:val="0"/>
        </w:rPr>
      </w:pPr>
      <w:r w:rsidRPr="00621E63">
        <w:rPr>
          <w:noProof w:val="0"/>
        </w:rPr>
        <w:t xml:space="preserve">The time in this field should be the time the clinician initiated the program request, not the time the IOP generated the message. The IOC may use this field to determine if the request is stale or too old. </w:t>
      </w:r>
    </w:p>
    <w:p w14:paraId="1F796602" w14:textId="7AD42AC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4.5.1.9 for details. The PCD TF does not further constrain this field.</w:t>
      </w:r>
    </w:p>
    <w:p w14:paraId="0F4B2176" w14:textId="77777777" w:rsidR="00B11855" w:rsidRPr="00621E63" w:rsidRDefault="003D003E" w:rsidP="001422D4">
      <w:pPr>
        <w:pStyle w:val="HL7Field"/>
      </w:pPr>
      <w:r w:rsidRPr="00621E63">
        <w:t xml:space="preserve">ORC-10   Entered By </w:t>
      </w:r>
    </w:p>
    <w:p w14:paraId="504F7153" w14:textId="387A5F6D"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4.5.1.10 for details. The PCD TF does not further constrain this field</w:t>
      </w:r>
    </w:p>
    <w:p w14:paraId="12BB659B" w14:textId="77777777" w:rsidR="00B11855" w:rsidRPr="00621E63" w:rsidRDefault="003D003E" w:rsidP="001422D4">
      <w:pPr>
        <w:pStyle w:val="HL7Field"/>
      </w:pPr>
      <w:r w:rsidRPr="00621E63">
        <w:t>ORC-11   Verified By</w:t>
      </w:r>
    </w:p>
    <w:p w14:paraId="3A35A6BA" w14:textId="49AB9C8F" w:rsidR="00B11855" w:rsidRPr="00621E63" w:rsidRDefault="003D003E" w:rsidP="003A64E3">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4.5.1.11 for details. The PCD TF does not further constrain this field.</w:t>
      </w:r>
    </w:p>
    <w:p w14:paraId="374A08FC" w14:textId="77777777" w:rsidR="00B11855" w:rsidRPr="00621E63" w:rsidRDefault="003D003E" w:rsidP="00CF5627">
      <w:pPr>
        <w:pStyle w:val="HL7Field"/>
        <w:keepNext w:val="0"/>
      </w:pPr>
      <w:r w:rsidRPr="00621E63">
        <w:t>ORC-12   Ordering Provider</w:t>
      </w:r>
    </w:p>
    <w:p w14:paraId="2E47761A" w14:textId="57A1EA1F"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4.5.1.12 for details. The PCD TF does not further constrain this field.</w:t>
      </w:r>
    </w:p>
    <w:p w14:paraId="068A9306" w14:textId="77777777" w:rsidR="00B11855" w:rsidRPr="00621E63" w:rsidRDefault="003D003E" w:rsidP="001422D4">
      <w:pPr>
        <w:pStyle w:val="HL7Field"/>
      </w:pPr>
      <w:r w:rsidRPr="00621E63">
        <w:t>ORC-13   Enterer's Location</w:t>
      </w:r>
    </w:p>
    <w:p w14:paraId="0D36FCEA" w14:textId="799F8EBC"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 xml:space="preserve">V2.6 Section 4.5.1.13 for details. The PCD TF does not further constrain this field. </w:t>
      </w:r>
    </w:p>
    <w:p w14:paraId="1191452C" w14:textId="77777777" w:rsidR="00B11855" w:rsidRPr="00621E63" w:rsidRDefault="003D003E" w:rsidP="001422D4">
      <w:pPr>
        <w:pStyle w:val="HL7Field"/>
      </w:pPr>
      <w:r w:rsidRPr="00621E63">
        <w:t>ORC-14   Call Back Phone Number</w:t>
      </w:r>
    </w:p>
    <w:p w14:paraId="0D176A40" w14:textId="7933BC94" w:rsidR="00B11855" w:rsidRPr="00621E63" w:rsidRDefault="003D003E" w:rsidP="003A64E3">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4.5.1.14 for details. The PCD TF does not further constrain this field.</w:t>
      </w:r>
    </w:p>
    <w:p w14:paraId="5653D4BE" w14:textId="77777777" w:rsidR="00B11855" w:rsidRPr="00621E63" w:rsidRDefault="003D003E" w:rsidP="001422D4">
      <w:pPr>
        <w:pStyle w:val="HL7Field"/>
      </w:pPr>
      <w:r w:rsidRPr="00621E63">
        <w:t>ORC-15   Order Effective Date/Time</w:t>
      </w:r>
    </w:p>
    <w:p w14:paraId="69155F67" w14:textId="50D66463"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4.5.1.15 for details. The PCD TF does not further constrain this field.</w:t>
      </w:r>
    </w:p>
    <w:p w14:paraId="73F9DF36" w14:textId="77777777" w:rsidR="00B11855" w:rsidRPr="00621E63" w:rsidRDefault="003D003E" w:rsidP="001422D4">
      <w:pPr>
        <w:pStyle w:val="HL7Field"/>
      </w:pPr>
      <w:r w:rsidRPr="00621E63">
        <w:t>ORC-16   Order Control Code Reason</w:t>
      </w:r>
    </w:p>
    <w:p w14:paraId="53F510EE" w14:textId="4BD61616"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4.5.1.16 for details. The PCD TF does not further constrain this field.</w:t>
      </w:r>
    </w:p>
    <w:p w14:paraId="7B974D1B" w14:textId="77777777" w:rsidR="00B11855" w:rsidRPr="00621E63" w:rsidRDefault="003D003E" w:rsidP="00CF5627">
      <w:pPr>
        <w:pStyle w:val="HL7Field"/>
        <w:keepNext w:val="0"/>
      </w:pPr>
      <w:r w:rsidRPr="00621E63">
        <w:t>ORC-17   Entering Organization</w:t>
      </w:r>
    </w:p>
    <w:p w14:paraId="7675EC0F" w14:textId="6F1A27F3" w:rsidR="00B11855" w:rsidRPr="00621E63" w:rsidRDefault="003D003E" w:rsidP="001466DF">
      <w:pPr>
        <w:pStyle w:val="HL7FieldIndent2"/>
        <w:rPr>
          <w:noProof w:val="0"/>
        </w:rPr>
      </w:pPr>
      <w:r w:rsidRPr="00621E63">
        <w:rPr>
          <w:noProof w:val="0"/>
        </w:rPr>
        <w:lastRenderedPageBreak/>
        <w:t xml:space="preserve">See </w:t>
      </w:r>
      <w:r w:rsidR="006D613E" w:rsidRPr="00621E63">
        <w:rPr>
          <w:noProof w:val="0"/>
        </w:rPr>
        <w:t>HL7</w:t>
      </w:r>
      <w:r w:rsidR="00995105" w:rsidRPr="00621E63">
        <w:rPr>
          <w:noProof w:val="0"/>
        </w:rPr>
        <w:t xml:space="preserve"> </w:t>
      </w:r>
      <w:r w:rsidRPr="00621E63">
        <w:rPr>
          <w:noProof w:val="0"/>
        </w:rPr>
        <w:t>V2.6 Section 4.5.1.17 for details. The PCD TF does not further constrain this field.</w:t>
      </w:r>
    </w:p>
    <w:p w14:paraId="24EDE0FB" w14:textId="77777777" w:rsidR="00B11855" w:rsidRPr="00621E63" w:rsidRDefault="003D003E" w:rsidP="001422D4">
      <w:pPr>
        <w:pStyle w:val="HL7Field"/>
      </w:pPr>
      <w:r w:rsidRPr="00621E63">
        <w:t>ORC-18   Entering Device</w:t>
      </w:r>
    </w:p>
    <w:p w14:paraId="54DCB574" w14:textId="597B8CF0"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4.5.1.18 for details. The PCD TF does not further constrain this field.</w:t>
      </w:r>
    </w:p>
    <w:p w14:paraId="322A0CCA" w14:textId="77777777" w:rsidR="00B11855" w:rsidRPr="00621E63" w:rsidRDefault="003D003E" w:rsidP="001422D4">
      <w:pPr>
        <w:pStyle w:val="HL7Field"/>
      </w:pPr>
      <w:r w:rsidRPr="00621E63">
        <w:t>ORC-19   Action By</w:t>
      </w:r>
    </w:p>
    <w:p w14:paraId="12397F92" w14:textId="77777777" w:rsidR="00B11855" w:rsidRPr="00621E63" w:rsidRDefault="003D003E" w:rsidP="003A64E3">
      <w:pPr>
        <w:pStyle w:val="Components"/>
      </w:pPr>
      <w:r w:rsidRPr="00621E63">
        <w:t>Components: &lt;ID Number (ST)&gt; ^ &lt;Family Name (FN)&gt; ^ &lt;Given Name (ST)&gt; ^ &lt;Second and Further Given Names or Initials Thereof (ST)&gt; ^ &lt;Suffix (e.g., JR or III) (ST)&gt; ^ &lt;Prefix (e.g., DR) (ST)&gt; ^ &lt;DEPRECATED-Degree (e.g., MD) (IS)&gt; ^ &lt;Source Table (IS)&gt; ^ &lt;Assigning Authority (HD)&gt; ^ &lt;Name Type Code (ID)&gt; ^ &lt;Identifier Check Digit (ST)&gt; ^ &lt;Check Digit Scheme (ID)&gt; ^ &lt;Identifier Type Code (ID)&gt; ^ &lt;Assigning Facility (HD)&gt; ^ &lt;Name Representation Code (ID)&gt; ^ &lt;Name Context (CWE)&gt; ^ &lt;DEPRECATED-Name Validity Range (DR)&gt; ^ &lt;Name Assembly Order (ID)&gt; ^ &lt;Effective Date (DTM)&gt; ^ &lt;Expiration Date (DTM)&gt; ^ &lt;Professional Suffix (ST)&gt; ^ &lt;Assigning Jurisdiction (CWE)&gt; ^ &lt;Assigning Agency or Department (CWE)&gt;</w:t>
      </w:r>
    </w:p>
    <w:p w14:paraId="42DFC3E1" w14:textId="77777777" w:rsidR="00B11855" w:rsidRPr="00621E63" w:rsidRDefault="003D003E" w:rsidP="001466DF">
      <w:pPr>
        <w:pStyle w:val="HL7FieldIndent2"/>
        <w:rPr>
          <w:noProof w:val="0"/>
        </w:rPr>
      </w:pPr>
      <w:r w:rsidRPr="00621E63">
        <w:rPr>
          <w:noProof w:val="0"/>
        </w:rPr>
        <w:t>Definition: This field contains the identity of the caregiver who initiated the event.</w:t>
      </w:r>
    </w:p>
    <w:p w14:paraId="1D6A5F4A" w14:textId="77777777" w:rsidR="00B11855" w:rsidRPr="00621E63" w:rsidRDefault="003D003E" w:rsidP="001466DF">
      <w:pPr>
        <w:pStyle w:val="HL7FieldIndent2"/>
        <w:rPr>
          <w:noProof w:val="0"/>
        </w:rPr>
      </w:pPr>
      <w:r w:rsidRPr="00621E63">
        <w:rPr>
          <w:noProof w:val="0"/>
        </w:rPr>
        <w:t xml:space="preserve">Subfield XCN-1 "ID number" is required for each identifier. </w:t>
      </w:r>
    </w:p>
    <w:p w14:paraId="14D6577A" w14:textId="77777777" w:rsidR="00B11855" w:rsidRPr="00621E63" w:rsidRDefault="003D003E" w:rsidP="001422D4">
      <w:pPr>
        <w:pStyle w:val="HL7Field"/>
      </w:pPr>
      <w:r w:rsidRPr="00621E63">
        <w:t>ORC-20   Advanced Beneficiary Notice Code</w:t>
      </w:r>
    </w:p>
    <w:p w14:paraId="7DE6A2A2" w14:textId="73DAB02C"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4.5.1.20 for details. The PCD TF does not further constrain this field.</w:t>
      </w:r>
    </w:p>
    <w:p w14:paraId="13FA0D5A" w14:textId="77777777" w:rsidR="00B11855" w:rsidRPr="00621E63" w:rsidRDefault="003D003E" w:rsidP="001422D4">
      <w:pPr>
        <w:pStyle w:val="HL7Field"/>
      </w:pPr>
      <w:r w:rsidRPr="00621E63">
        <w:t>ORC-21   Ordering Facility Name</w:t>
      </w:r>
    </w:p>
    <w:p w14:paraId="7ADEE9C4" w14:textId="27A571C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4.5.1.21 for details. The PCD TF does not further constrain this field.</w:t>
      </w:r>
    </w:p>
    <w:p w14:paraId="54BB0D9F" w14:textId="77777777" w:rsidR="00B11855" w:rsidRPr="00621E63" w:rsidRDefault="003D003E" w:rsidP="001422D4">
      <w:pPr>
        <w:pStyle w:val="HL7Field"/>
      </w:pPr>
      <w:r w:rsidRPr="00621E63">
        <w:t>ORC-22   Ordering Facility Address</w:t>
      </w:r>
    </w:p>
    <w:p w14:paraId="27066BB3" w14:textId="110AF1C8"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4.5.1.22 for details. The PCD TF does not further constrain this field.</w:t>
      </w:r>
    </w:p>
    <w:p w14:paraId="3C5E6AD3" w14:textId="77777777" w:rsidR="00B11855" w:rsidRPr="00621E63" w:rsidRDefault="003D003E" w:rsidP="001422D4">
      <w:pPr>
        <w:pStyle w:val="HL7Field"/>
      </w:pPr>
      <w:r w:rsidRPr="00621E63">
        <w:t>ORC-23   Ordering Facility Phone Number</w:t>
      </w:r>
    </w:p>
    <w:p w14:paraId="0D34EE5B" w14:textId="6BEA3D40"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4.5.1.23 for details. The PCD TF does not further constrain this field.</w:t>
      </w:r>
    </w:p>
    <w:p w14:paraId="42A8DA65" w14:textId="77777777" w:rsidR="00B11855" w:rsidRPr="00621E63" w:rsidRDefault="003D003E" w:rsidP="001422D4">
      <w:pPr>
        <w:pStyle w:val="HL7Field"/>
      </w:pPr>
      <w:r w:rsidRPr="00621E63">
        <w:t>ORC-24   Ordering Provider Address</w:t>
      </w:r>
    </w:p>
    <w:p w14:paraId="62CF3D84" w14:textId="143CB7EA"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4.5.1.24 for details. The PCD TF does not further constrain this field.</w:t>
      </w:r>
    </w:p>
    <w:p w14:paraId="4377CF37" w14:textId="77777777" w:rsidR="00B11855" w:rsidRPr="00621E63" w:rsidRDefault="003D003E" w:rsidP="001422D4">
      <w:pPr>
        <w:pStyle w:val="HL7Field"/>
      </w:pPr>
      <w:r w:rsidRPr="00621E63">
        <w:t>ORC-25   Order Status Modifier</w:t>
      </w:r>
    </w:p>
    <w:p w14:paraId="665537C9" w14:textId="52D1044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4.5.1.25 for details. The PCD TF does not further constrain this field.</w:t>
      </w:r>
    </w:p>
    <w:p w14:paraId="6E4A0CCF" w14:textId="77777777" w:rsidR="00B11855" w:rsidRPr="00621E63" w:rsidRDefault="003D003E" w:rsidP="00CF5627">
      <w:pPr>
        <w:pStyle w:val="HL7Field"/>
        <w:keepNext w:val="0"/>
      </w:pPr>
      <w:r w:rsidRPr="00621E63">
        <w:t>ORC-26   Advanced Beneficiary Notice Override Reason</w:t>
      </w:r>
    </w:p>
    <w:p w14:paraId="29DA4588" w14:textId="379E50A4"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4.5.1.26 for details. The PCD TF does not further constrain this field.</w:t>
      </w:r>
    </w:p>
    <w:p w14:paraId="35AA2E46" w14:textId="77777777" w:rsidR="00B11855" w:rsidRPr="00621E63" w:rsidRDefault="003D003E" w:rsidP="001422D4">
      <w:pPr>
        <w:pStyle w:val="HL7Field"/>
      </w:pPr>
      <w:r w:rsidRPr="00621E63">
        <w:lastRenderedPageBreak/>
        <w:t>ORC-27   Filler's Expected Availability Date/Time</w:t>
      </w:r>
    </w:p>
    <w:p w14:paraId="5CBE124A" w14:textId="4F88818A"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4.5.1.27 for details. The PCD TF does not further constrain this field.</w:t>
      </w:r>
    </w:p>
    <w:p w14:paraId="02D07914" w14:textId="77777777" w:rsidR="00B11855" w:rsidRPr="00621E63" w:rsidRDefault="003D003E" w:rsidP="001422D4">
      <w:pPr>
        <w:pStyle w:val="HL7Field"/>
      </w:pPr>
      <w:r w:rsidRPr="00621E63">
        <w:t>ORC–28   Confidentiality Code</w:t>
      </w:r>
    </w:p>
    <w:p w14:paraId="12C19FBA" w14:textId="42DE5C6E"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4.5.1.28 for details. The PCD TF does not further constrain this field.</w:t>
      </w:r>
    </w:p>
    <w:p w14:paraId="2919638A" w14:textId="77777777" w:rsidR="00B11855" w:rsidRPr="00621E63" w:rsidRDefault="003D003E" w:rsidP="001422D4">
      <w:pPr>
        <w:pStyle w:val="HL7Field"/>
      </w:pPr>
      <w:r w:rsidRPr="00621E63">
        <w:t>ORC–29   Order Type</w:t>
      </w:r>
    </w:p>
    <w:p w14:paraId="4E0C5BC1" w14:textId="678CC4DF"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4.5.1.29 for details. The PCD TF does not further constrain this field.</w:t>
      </w:r>
    </w:p>
    <w:p w14:paraId="4B28E4E9" w14:textId="77777777" w:rsidR="00B11855" w:rsidRPr="00621E63" w:rsidRDefault="003D003E" w:rsidP="001422D4">
      <w:pPr>
        <w:pStyle w:val="HL7Field"/>
      </w:pPr>
      <w:r w:rsidRPr="00621E63">
        <w:t>ORC–30   Enterer Authorization Mode</w:t>
      </w:r>
    </w:p>
    <w:p w14:paraId="7AE2AAC3" w14:textId="1E6981D8"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4.5.1.30 for details. The PCD TF does not further constrain this field.</w:t>
      </w:r>
    </w:p>
    <w:p w14:paraId="64BDFF29" w14:textId="277DC7BC" w:rsidR="00B11855" w:rsidRPr="00621E63" w:rsidRDefault="00D53FC4" w:rsidP="00D53FC4">
      <w:pPr>
        <w:pStyle w:val="Heading3"/>
        <w:numPr>
          <w:ilvl w:val="0"/>
          <w:numId w:val="0"/>
        </w:numPr>
        <w:rPr>
          <w:noProof w:val="0"/>
        </w:rPr>
        <w:pPrChange w:id="2382" w:author="Mary Jungers" w:date="2019-11-13T19:03:00Z">
          <w:pPr>
            <w:pStyle w:val="AppendixHeading3"/>
          </w:pPr>
        </w:pPrChange>
      </w:pPr>
      <w:bookmarkStart w:id="2383" w:name="_Toc401769869"/>
      <w:bookmarkStart w:id="2384" w:name="_Toc24650527"/>
      <w:ins w:id="2385" w:author="Mary Jungers" w:date="2019-11-13T19:04:00Z">
        <w:r w:rsidRPr="00621E63">
          <w:rPr>
            <w:noProof w:val="0"/>
          </w:rPr>
          <w:t xml:space="preserve">B.9.1 </w:t>
        </w:r>
      </w:ins>
      <w:r w:rsidR="003D003E" w:rsidRPr="00621E63">
        <w:rPr>
          <w:noProof w:val="0"/>
        </w:rPr>
        <w:t xml:space="preserve">ORC Observation Control Segment in ACM Transaction </w:t>
      </w:r>
      <w:bookmarkEnd w:id="2383"/>
      <w:r w:rsidR="00647994" w:rsidRPr="00621E63">
        <w:rPr>
          <w:noProof w:val="0"/>
        </w:rPr>
        <w:t>[PCD-04]</w:t>
      </w:r>
      <w:bookmarkEnd w:id="2384"/>
    </w:p>
    <w:p w14:paraId="66B1473D" w14:textId="6EAB2659" w:rsidR="00B11855" w:rsidRPr="00621E63" w:rsidRDefault="003D003E" w:rsidP="003A64E3">
      <w:pPr>
        <w:pStyle w:val="BodyText"/>
      </w:pPr>
      <w:r w:rsidRPr="00621E63">
        <w:t>This segment is optionally used to convey order request information for alerts involving notification of order request or order result. In addition, this segment may allow the association of the completed observation results reported in OBX segments with a particular previous order request.</w:t>
      </w:r>
    </w:p>
    <w:p w14:paraId="3A06C9C0" w14:textId="50A70559" w:rsidR="00B11855" w:rsidRPr="00621E63" w:rsidRDefault="003D003E" w:rsidP="00CF5627">
      <w:pPr>
        <w:pStyle w:val="TableTitle"/>
      </w:pPr>
      <w:r w:rsidRPr="00621E63">
        <w:t xml:space="preserve">Table B.9.1-1: </w:t>
      </w:r>
      <w:r w:rsidR="006D613E" w:rsidRPr="00621E63">
        <w:t>HL7</w:t>
      </w:r>
      <w:r w:rsidR="00995105" w:rsidRPr="00621E63">
        <w:t xml:space="preserve"> </w:t>
      </w:r>
      <w:r w:rsidRPr="00621E63">
        <w:t>Attribute Table – ORC – Observation Control</w:t>
      </w:r>
    </w:p>
    <w:tbl>
      <w:tblPr>
        <w:tblW w:w="8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5"/>
        <w:gridCol w:w="827"/>
        <w:gridCol w:w="741"/>
        <w:gridCol w:w="828"/>
        <w:gridCol w:w="841"/>
        <w:gridCol w:w="935"/>
        <w:gridCol w:w="3658"/>
      </w:tblGrid>
      <w:tr w:rsidR="00C40FD5" w:rsidRPr="00621E63" w14:paraId="7A883E67" w14:textId="77777777" w:rsidTr="0034511D">
        <w:trPr>
          <w:cantSplit/>
          <w:jc w:val="center"/>
        </w:trPr>
        <w:tc>
          <w:tcPr>
            <w:tcW w:w="815" w:type="dxa"/>
            <w:shd w:val="clear" w:color="auto" w:fill="D9D9D9" w:themeFill="background1" w:themeFillShade="D9"/>
          </w:tcPr>
          <w:p w14:paraId="31769561" w14:textId="77777777" w:rsidR="00B11855" w:rsidRPr="00621E63" w:rsidRDefault="003D003E" w:rsidP="003A64E3">
            <w:pPr>
              <w:pStyle w:val="TableEntryHeader"/>
            </w:pPr>
            <w:r w:rsidRPr="00621E63">
              <w:t>SEQ</w:t>
            </w:r>
          </w:p>
        </w:tc>
        <w:tc>
          <w:tcPr>
            <w:tcW w:w="827" w:type="dxa"/>
            <w:shd w:val="clear" w:color="auto" w:fill="D9D9D9" w:themeFill="background1" w:themeFillShade="D9"/>
          </w:tcPr>
          <w:p w14:paraId="2D4D80C8" w14:textId="77777777" w:rsidR="00B11855" w:rsidRPr="00621E63" w:rsidRDefault="003D003E" w:rsidP="003A64E3">
            <w:pPr>
              <w:pStyle w:val="TableEntryHeader"/>
            </w:pPr>
            <w:r w:rsidRPr="00621E63">
              <w:t>LEN</w:t>
            </w:r>
          </w:p>
        </w:tc>
        <w:tc>
          <w:tcPr>
            <w:tcW w:w="741" w:type="dxa"/>
            <w:shd w:val="clear" w:color="auto" w:fill="D9D9D9" w:themeFill="background1" w:themeFillShade="D9"/>
          </w:tcPr>
          <w:p w14:paraId="11524AA2" w14:textId="77777777" w:rsidR="00B11855" w:rsidRPr="00621E63" w:rsidRDefault="003D003E" w:rsidP="003A64E3">
            <w:pPr>
              <w:pStyle w:val="TableEntryHeader"/>
            </w:pPr>
            <w:r w:rsidRPr="00621E63">
              <w:t>DT</w:t>
            </w:r>
          </w:p>
        </w:tc>
        <w:tc>
          <w:tcPr>
            <w:tcW w:w="828" w:type="dxa"/>
            <w:shd w:val="clear" w:color="auto" w:fill="D9D9D9" w:themeFill="background1" w:themeFillShade="D9"/>
          </w:tcPr>
          <w:p w14:paraId="1D05D164" w14:textId="77777777" w:rsidR="00B11855" w:rsidRPr="00621E63" w:rsidRDefault="003D003E" w:rsidP="003A64E3">
            <w:pPr>
              <w:pStyle w:val="TableEntryHeader"/>
            </w:pPr>
            <w:r w:rsidRPr="00621E63">
              <w:t>OPT</w:t>
            </w:r>
          </w:p>
        </w:tc>
        <w:tc>
          <w:tcPr>
            <w:tcW w:w="841" w:type="dxa"/>
            <w:shd w:val="clear" w:color="auto" w:fill="D9D9D9" w:themeFill="background1" w:themeFillShade="D9"/>
          </w:tcPr>
          <w:p w14:paraId="033EA713" w14:textId="77777777" w:rsidR="00B11855" w:rsidRPr="00621E63" w:rsidRDefault="003D003E" w:rsidP="003A64E3">
            <w:pPr>
              <w:pStyle w:val="TableEntryHeader"/>
            </w:pPr>
            <w:r w:rsidRPr="00621E63">
              <w:t>RP/#</w:t>
            </w:r>
          </w:p>
        </w:tc>
        <w:tc>
          <w:tcPr>
            <w:tcW w:w="935" w:type="dxa"/>
            <w:shd w:val="clear" w:color="auto" w:fill="D9D9D9" w:themeFill="background1" w:themeFillShade="D9"/>
          </w:tcPr>
          <w:p w14:paraId="159C2ACB" w14:textId="77777777" w:rsidR="00B11855" w:rsidRPr="00621E63" w:rsidRDefault="003D003E" w:rsidP="003A64E3">
            <w:pPr>
              <w:pStyle w:val="TableEntryHeader"/>
            </w:pPr>
            <w:r w:rsidRPr="00621E63">
              <w:t>TBL#</w:t>
            </w:r>
          </w:p>
        </w:tc>
        <w:tc>
          <w:tcPr>
            <w:tcW w:w="3658" w:type="dxa"/>
            <w:shd w:val="clear" w:color="auto" w:fill="D9D9D9" w:themeFill="background1" w:themeFillShade="D9"/>
          </w:tcPr>
          <w:p w14:paraId="23226BA4" w14:textId="77777777" w:rsidR="00B11855" w:rsidRPr="00621E63" w:rsidRDefault="003D003E" w:rsidP="003A64E3">
            <w:pPr>
              <w:pStyle w:val="TableEntryHeader"/>
            </w:pPr>
            <w:r w:rsidRPr="00621E63">
              <w:t>ELEMENT NAME</w:t>
            </w:r>
          </w:p>
        </w:tc>
      </w:tr>
      <w:tr w:rsidR="00C40FD5" w:rsidRPr="00621E63" w14:paraId="33A8FFD4" w14:textId="77777777" w:rsidTr="006C0E8E">
        <w:trPr>
          <w:cantSplit/>
          <w:jc w:val="center"/>
        </w:trPr>
        <w:tc>
          <w:tcPr>
            <w:tcW w:w="815" w:type="dxa"/>
            <w:shd w:val="clear" w:color="auto" w:fill="auto"/>
          </w:tcPr>
          <w:p w14:paraId="57CEEEBA" w14:textId="77777777" w:rsidR="00B11855" w:rsidRPr="00621E63" w:rsidRDefault="003D003E" w:rsidP="003A64E3">
            <w:pPr>
              <w:pStyle w:val="TableEntry"/>
            </w:pPr>
            <w:r w:rsidRPr="00621E63">
              <w:t>2</w:t>
            </w:r>
          </w:p>
        </w:tc>
        <w:tc>
          <w:tcPr>
            <w:tcW w:w="827" w:type="dxa"/>
            <w:shd w:val="clear" w:color="auto" w:fill="auto"/>
          </w:tcPr>
          <w:p w14:paraId="38A93268" w14:textId="77777777" w:rsidR="00B11855" w:rsidRPr="00621E63" w:rsidRDefault="003D003E" w:rsidP="003A64E3">
            <w:pPr>
              <w:pStyle w:val="TableEntry"/>
            </w:pPr>
            <w:r w:rsidRPr="00621E63">
              <w:t>22</w:t>
            </w:r>
          </w:p>
        </w:tc>
        <w:tc>
          <w:tcPr>
            <w:tcW w:w="741" w:type="dxa"/>
            <w:shd w:val="clear" w:color="auto" w:fill="auto"/>
          </w:tcPr>
          <w:p w14:paraId="4DFF9BA5" w14:textId="77777777" w:rsidR="00B11855" w:rsidRPr="00621E63" w:rsidRDefault="003D003E" w:rsidP="003A64E3">
            <w:pPr>
              <w:pStyle w:val="TableEntry"/>
            </w:pPr>
            <w:r w:rsidRPr="00621E63">
              <w:t>EI</w:t>
            </w:r>
          </w:p>
        </w:tc>
        <w:tc>
          <w:tcPr>
            <w:tcW w:w="828" w:type="dxa"/>
            <w:shd w:val="clear" w:color="auto" w:fill="auto"/>
          </w:tcPr>
          <w:p w14:paraId="6202D6F1" w14:textId="77777777" w:rsidR="00B11855" w:rsidRPr="00621E63" w:rsidRDefault="003D003E" w:rsidP="003A64E3">
            <w:pPr>
              <w:pStyle w:val="TableEntry"/>
            </w:pPr>
            <w:r w:rsidRPr="00621E63">
              <w:t>O</w:t>
            </w:r>
          </w:p>
        </w:tc>
        <w:tc>
          <w:tcPr>
            <w:tcW w:w="841" w:type="dxa"/>
            <w:shd w:val="clear" w:color="auto" w:fill="auto"/>
          </w:tcPr>
          <w:p w14:paraId="21FCB8C4" w14:textId="77777777" w:rsidR="00B11855" w:rsidRPr="00621E63" w:rsidRDefault="00B11855" w:rsidP="003A64E3">
            <w:pPr>
              <w:pStyle w:val="TableEntry"/>
            </w:pPr>
          </w:p>
        </w:tc>
        <w:tc>
          <w:tcPr>
            <w:tcW w:w="935" w:type="dxa"/>
            <w:shd w:val="clear" w:color="auto" w:fill="auto"/>
          </w:tcPr>
          <w:p w14:paraId="7748E92D" w14:textId="77777777" w:rsidR="00B11855" w:rsidRPr="00621E63" w:rsidRDefault="00B11855" w:rsidP="003A64E3">
            <w:pPr>
              <w:pStyle w:val="TableEntry"/>
            </w:pPr>
          </w:p>
        </w:tc>
        <w:tc>
          <w:tcPr>
            <w:tcW w:w="3658" w:type="dxa"/>
            <w:shd w:val="clear" w:color="auto" w:fill="auto"/>
          </w:tcPr>
          <w:p w14:paraId="43266978" w14:textId="77777777" w:rsidR="00B11855" w:rsidRPr="00621E63" w:rsidRDefault="003D003E" w:rsidP="003A64E3">
            <w:pPr>
              <w:pStyle w:val="TableEntry"/>
            </w:pPr>
            <w:r w:rsidRPr="00621E63">
              <w:t>Placer Order Number</w:t>
            </w:r>
          </w:p>
        </w:tc>
      </w:tr>
      <w:tr w:rsidR="00C40FD5" w:rsidRPr="00621E63" w14:paraId="22C19054" w14:textId="77777777" w:rsidTr="006C0E8E">
        <w:trPr>
          <w:cantSplit/>
          <w:jc w:val="center"/>
        </w:trPr>
        <w:tc>
          <w:tcPr>
            <w:tcW w:w="815" w:type="dxa"/>
            <w:shd w:val="clear" w:color="auto" w:fill="auto"/>
          </w:tcPr>
          <w:p w14:paraId="756B3CAF" w14:textId="77777777" w:rsidR="00B11855" w:rsidRPr="00621E63" w:rsidRDefault="003D003E" w:rsidP="003A64E3">
            <w:pPr>
              <w:pStyle w:val="TableEntry"/>
            </w:pPr>
            <w:r w:rsidRPr="00621E63">
              <w:t>12</w:t>
            </w:r>
          </w:p>
        </w:tc>
        <w:tc>
          <w:tcPr>
            <w:tcW w:w="827" w:type="dxa"/>
            <w:shd w:val="clear" w:color="auto" w:fill="auto"/>
          </w:tcPr>
          <w:p w14:paraId="2E03E928" w14:textId="77777777" w:rsidR="00B11855" w:rsidRPr="00621E63" w:rsidRDefault="003D003E" w:rsidP="003A64E3">
            <w:pPr>
              <w:pStyle w:val="TableEntry"/>
            </w:pPr>
            <w:r w:rsidRPr="00621E63">
              <w:t>250</w:t>
            </w:r>
          </w:p>
        </w:tc>
        <w:tc>
          <w:tcPr>
            <w:tcW w:w="741" w:type="dxa"/>
            <w:shd w:val="clear" w:color="auto" w:fill="auto"/>
          </w:tcPr>
          <w:p w14:paraId="67146671" w14:textId="77777777" w:rsidR="00B11855" w:rsidRPr="00621E63" w:rsidRDefault="003D003E" w:rsidP="003A64E3">
            <w:pPr>
              <w:pStyle w:val="TableEntry"/>
            </w:pPr>
            <w:r w:rsidRPr="00621E63">
              <w:t>XCN</w:t>
            </w:r>
          </w:p>
        </w:tc>
        <w:tc>
          <w:tcPr>
            <w:tcW w:w="828" w:type="dxa"/>
            <w:shd w:val="clear" w:color="auto" w:fill="auto"/>
          </w:tcPr>
          <w:p w14:paraId="14AADEC3" w14:textId="77777777" w:rsidR="00B11855" w:rsidRPr="00621E63" w:rsidRDefault="003D003E" w:rsidP="003A64E3">
            <w:pPr>
              <w:pStyle w:val="TableEntry"/>
            </w:pPr>
            <w:r w:rsidRPr="00621E63">
              <w:t>O</w:t>
            </w:r>
          </w:p>
        </w:tc>
        <w:tc>
          <w:tcPr>
            <w:tcW w:w="841" w:type="dxa"/>
            <w:shd w:val="clear" w:color="auto" w:fill="auto"/>
          </w:tcPr>
          <w:p w14:paraId="7A308CEB" w14:textId="77777777" w:rsidR="00B11855" w:rsidRPr="00621E63" w:rsidRDefault="003D003E" w:rsidP="003A64E3">
            <w:pPr>
              <w:pStyle w:val="TableEntry"/>
            </w:pPr>
            <w:r w:rsidRPr="00621E63">
              <w:t>Y</w:t>
            </w:r>
          </w:p>
        </w:tc>
        <w:tc>
          <w:tcPr>
            <w:tcW w:w="935" w:type="dxa"/>
            <w:shd w:val="clear" w:color="auto" w:fill="auto"/>
          </w:tcPr>
          <w:p w14:paraId="339B0869" w14:textId="77777777" w:rsidR="00B11855" w:rsidRPr="00621E63" w:rsidRDefault="00B11855" w:rsidP="003A64E3">
            <w:pPr>
              <w:pStyle w:val="TableEntry"/>
            </w:pPr>
          </w:p>
        </w:tc>
        <w:tc>
          <w:tcPr>
            <w:tcW w:w="3658" w:type="dxa"/>
            <w:shd w:val="clear" w:color="auto" w:fill="auto"/>
          </w:tcPr>
          <w:p w14:paraId="5D9E737E" w14:textId="77777777" w:rsidR="00B11855" w:rsidRPr="00621E63" w:rsidRDefault="003D003E" w:rsidP="003A64E3">
            <w:pPr>
              <w:pStyle w:val="TableEntry"/>
            </w:pPr>
            <w:r w:rsidRPr="00621E63">
              <w:t>Ordering Provider</w:t>
            </w:r>
          </w:p>
        </w:tc>
      </w:tr>
      <w:tr w:rsidR="00C40FD5" w:rsidRPr="00621E63" w14:paraId="5436100E" w14:textId="77777777" w:rsidTr="006C0E8E">
        <w:trPr>
          <w:cantSplit/>
          <w:jc w:val="center"/>
        </w:trPr>
        <w:tc>
          <w:tcPr>
            <w:tcW w:w="815" w:type="dxa"/>
            <w:shd w:val="clear" w:color="auto" w:fill="auto"/>
          </w:tcPr>
          <w:p w14:paraId="76CA9B0A" w14:textId="77777777" w:rsidR="00B11855" w:rsidRPr="00621E63" w:rsidRDefault="003D003E" w:rsidP="003A64E3">
            <w:pPr>
              <w:pStyle w:val="TableEntry"/>
            </w:pPr>
            <w:r w:rsidRPr="00621E63">
              <w:t>14</w:t>
            </w:r>
          </w:p>
        </w:tc>
        <w:tc>
          <w:tcPr>
            <w:tcW w:w="827" w:type="dxa"/>
            <w:shd w:val="clear" w:color="auto" w:fill="auto"/>
          </w:tcPr>
          <w:p w14:paraId="55AAB522" w14:textId="77777777" w:rsidR="00B11855" w:rsidRPr="00621E63" w:rsidRDefault="003D003E" w:rsidP="003A64E3">
            <w:pPr>
              <w:pStyle w:val="TableEntry"/>
            </w:pPr>
            <w:r w:rsidRPr="00621E63">
              <w:t>250</w:t>
            </w:r>
          </w:p>
        </w:tc>
        <w:tc>
          <w:tcPr>
            <w:tcW w:w="741" w:type="dxa"/>
            <w:shd w:val="clear" w:color="auto" w:fill="auto"/>
          </w:tcPr>
          <w:p w14:paraId="10F3C5C7" w14:textId="77777777" w:rsidR="00B11855" w:rsidRPr="00621E63" w:rsidRDefault="003D003E" w:rsidP="003A64E3">
            <w:pPr>
              <w:pStyle w:val="TableEntry"/>
            </w:pPr>
            <w:r w:rsidRPr="00621E63">
              <w:t>XTN</w:t>
            </w:r>
          </w:p>
        </w:tc>
        <w:tc>
          <w:tcPr>
            <w:tcW w:w="828" w:type="dxa"/>
            <w:shd w:val="clear" w:color="auto" w:fill="auto"/>
          </w:tcPr>
          <w:p w14:paraId="72F71066" w14:textId="77777777" w:rsidR="00B11855" w:rsidRPr="00621E63" w:rsidRDefault="003D003E" w:rsidP="003A64E3">
            <w:pPr>
              <w:pStyle w:val="TableEntry"/>
            </w:pPr>
            <w:r w:rsidRPr="00621E63">
              <w:t>O</w:t>
            </w:r>
          </w:p>
        </w:tc>
        <w:tc>
          <w:tcPr>
            <w:tcW w:w="841" w:type="dxa"/>
            <w:shd w:val="clear" w:color="auto" w:fill="auto"/>
          </w:tcPr>
          <w:p w14:paraId="0B3D003C" w14:textId="77777777" w:rsidR="00B11855" w:rsidRPr="00621E63" w:rsidRDefault="003D003E" w:rsidP="003A64E3">
            <w:pPr>
              <w:pStyle w:val="TableEntry"/>
            </w:pPr>
            <w:r w:rsidRPr="00621E63">
              <w:t>Y/2</w:t>
            </w:r>
          </w:p>
        </w:tc>
        <w:tc>
          <w:tcPr>
            <w:tcW w:w="935" w:type="dxa"/>
            <w:shd w:val="clear" w:color="auto" w:fill="auto"/>
          </w:tcPr>
          <w:p w14:paraId="3E3EB5EB" w14:textId="77777777" w:rsidR="00B11855" w:rsidRPr="00621E63" w:rsidRDefault="00B11855" w:rsidP="003A64E3">
            <w:pPr>
              <w:pStyle w:val="TableEntry"/>
            </w:pPr>
          </w:p>
        </w:tc>
        <w:tc>
          <w:tcPr>
            <w:tcW w:w="3658" w:type="dxa"/>
            <w:shd w:val="clear" w:color="auto" w:fill="auto"/>
          </w:tcPr>
          <w:p w14:paraId="06D5D416" w14:textId="77777777" w:rsidR="00B11855" w:rsidRPr="00621E63" w:rsidRDefault="003D003E" w:rsidP="003A64E3">
            <w:pPr>
              <w:pStyle w:val="TableEntry"/>
            </w:pPr>
            <w:r w:rsidRPr="00621E63">
              <w:t>Call Back Phone Number</w:t>
            </w:r>
          </w:p>
        </w:tc>
      </w:tr>
    </w:tbl>
    <w:p w14:paraId="3912CE8A" w14:textId="77777777" w:rsidR="00B11855" w:rsidRPr="00621E63" w:rsidRDefault="00B11855" w:rsidP="003A64E3">
      <w:pPr>
        <w:pStyle w:val="BodyText"/>
      </w:pPr>
    </w:p>
    <w:p w14:paraId="218A5BBA" w14:textId="77777777" w:rsidR="00B11855" w:rsidRPr="00621E63" w:rsidRDefault="003D003E" w:rsidP="00CF5627">
      <w:pPr>
        <w:pStyle w:val="HL7Field"/>
      </w:pPr>
      <w:r w:rsidRPr="00621E63">
        <w:t>ORC-2 Placer Order Number (EI) 00216</w:t>
      </w:r>
    </w:p>
    <w:p w14:paraId="53EDAF02" w14:textId="77777777" w:rsidR="00B11855" w:rsidRPr="00621E63" w:rsidRDefault="003D003E" w:rsidP="001466DF">
      <w:pPr>
        <w:pStyle w:val="HL7FieldIndent2"/>
        <w:rPr>
          <w:noProof w:val="0"/>
        </w:rPr>
      </w:pPr>
      <w:r w:rsidRPr="00621E63">
        <w:rPr>
          <w:noProof w:val="0"/>
        </w:rPr>
        <w:t>This field is the placer application's order number.</w:t>
      </w:r>
    </w:p>
    <w:p w14:paraId="605FC1A8" w14:textId="77777777" w:rsidR="00B11855" w:rsidRPr="00621E63" w:rsidRDefault="003D003E" w:rsidP="00CF5627">
      <w:pPr>
        <w:pStyle w:val="HL7Field"/>
      </w:pPr>
      <w:r w:rsidRPr="00621E63">
        <w:t>ORC-12 Ordering Provider (XCN) 00226</w:t>
      </w:r>
    </w:p>
    <w:p w14:paraId="54953361" w14:textId="77777777" w:rsidR="00B11855" w:rsidRPr="00621E63" w:rsidRDefault="003D003E" w:rsidP="001466DF">
      <w:pPr>
        <w:pStyle w:val="HL7FieldIndent2"/>
        <w:rPr>
          <w:noProof w:val="0"/>
        </w:rPr>
      </w:pPr>
      <w:r w:rsidRPr="00621E63">
        <w:rPr>
          <w:noProof w:val="0"/>
        </w:rPr>
        <w:t>This field contains the identity of the person who is responsible for creating the request (i.e., ordering physician). ORC-12-ordering provider is the same as OBR-16-ordering provider. If the ordering provider is not present in the ORC, it may be present in the associated OBR. This is particularly important when results are transmitted in an ORU message. In this case, the ORC is not required and the identifying filler order number may be present in the OBR segment.</w:t>
      </w:r>
    </w:p>
    <w:p w14:paraId="7AE0F8E9" w14:textId="77777777" w:rsidR="00B11855" w:rsidRPr="00621E63" w:rsidRDefault="003D003E" w:rsidP="00CF5627">
      <w:pPr>
        <w:pStyle w:val="HL7Field"/>
        <w:keepNext w:val="0"/>
      </w:pPr>
      <w:r w:rsidRPr="00621E63">
        <w:t>ORC-14 Call Back Phone Number (XTN) 00228</w:t>
      </w:r>
    </w:p>
    <w:p w14:paraId="23B9F955" w14:textId="77777777" w:rsidR="00B11855" w:rsidRPr="00621E63" w:rsidRDefault="003D003E" w:rsidP="001466DF">
      <w:pPr>
        <w:pStyle w:val="HL7FieldIndent2"/>
        <w:rPr>
          <w:noProof w:val="0"/>
        </w:rPr>
      </w:pPr>
      <w:r w:rsidRPr="00621E63">
        <w:rPr>
          <w:noProof w:val="0"/>
        </w:rPr>
        <w:t>This field contains the telephone number to call for clarification of a request or other information regarding the order. ORC-14-call back phone number is the same as OBR-</w:t>
      </w:r>
      <w:r w:rsidRPr="00621E63">
        <w:rPr>
          <w:noProof w:val="0"/>
        </w:rPr>
        <w:lastRenderedPageBreak/>
        <w:t>17-order callback phone number. If the structure of the telephony dial string is not known then the call back number should be in the Unformatted Telephone number (ST) component of the field.</w:t>
      </w:r>
    </w:p>
    <w:p w14:paraId="309F00EE" w14:textId="4FAB9932" w:rsidR="00D84706" w:rsidRPr="00621E63" w:rsidRDefault="00D53FC4" w:rsidP="00D53FC4">
      <w:pPr>
        <w:pStyle w:val="Heading3"/>
        <w:numPr>
          <w:ilvl w:val="0"/>
          <w:numId w:val="0"/>
        </w:numPr>
        <w:rPr>
          <w:noProof w:val="0"/>
        </w:rPr>
        <w:pPrChange w:id="2386" w:author="Mary Jungers" w:date="2019-11-13T19:04:00Z">
          <w:pPr>
            <w:pStyle w:val="AppendixHeading3"/>
          </w:pPr>
        </w:pPrChange>
      </w:pPr>
      <w:bookmarkStart w:id="2387" w:name="_Toc428889193"/>
      <w:bookmarkStart w:id="2388" w:name="_Toc429498868"/>
      <w:bookmarkStart w:id="2389" w:name="_Toc429499759"/>
      <w:bookmarkStart w:id="2390" w:name="_Toc429499990"/>
      <w:bookmarkStart w:id="2391" w:name="_Toc429730306"/>
      <w:bookmarkStart w:id="2392" w:name="_Toc401769870"/>
      <w:bookmarkStart w:id="2393" w:name="B10_PRT_Participation_Informat"/>
      <w:bookmarkStart w:id="2394" w:name="_Toc24650528"/>
      <w:bookmarkEnd w:id="2387"/>
      <w:bookmarkEnd w:id="2388"/>
      <w:bookmarkEnd w:id="2389"/>
      <w:bookmarkEnd w:id="2390"/>
      <w:bookmarkEnd w:id="2391"/>
      <w:ins w:id="2395" w:author="Mary Jungers" w:date="2019-11-13T19:04:00Z">
        <w:r w:rsidRPr="00621E63">
          <w:rPr>
            <w:noProof w:val="0"/>
          </w:rPr>
          <w:t xml:space="preserve">B.9.2 </w:t>
        </w:r>
      </w:ins>
      <w:r w:rsidR="00995849" w:rsidRPr="00621E63">
        <w:rPr>
          <w:noProof w:val="0"/>
        </w:rPr>
        <w:t>O</w:t>
      </w:r>
      <w:r w:rsidR="00D84706" w:rsidRPr="00621E63">
        <w:rPr>
          <w:noProof w:val="0"/>
        </w:rPr>
        <w:t>RC Observation Control Segment in PIV Application Acknowledgment (RRG^O16^RRG_O16 Pharmacy/Treatment Give Acknowledgement)</w:t>
      </w:r>
      <w:bookmarkEnd w:id="2394"/>
    </w:p>
    <w:p w14:paraId="3D080816" w14:textId="7FE5B073" w:rsidR="00D84706" w:rsidRPr="00621E63" w:rsidRDefault="00D84706" w:rsidP="00C44528">
      <w:pPr>
        <w:pStyle w:val="BodyText"/>
      </w:pPr>
      <w:r w:rsidRPr="00621E63">
        <w:t xml:space="preserve">In the PIV application </w:t>
      </w:r>
      <w:r w:rsidR="0028379E" w:rsidRPr="00621E63">
        <w:t>acknowledgement,</w:t>
      </w:r>
      <w:r w:rsidRPr="00621E63">
        <w:t xml:space="preserve"> this segment is optionally used by the IOC to contain the order number and other information that is provided in the </w:t>
      </w:r>
      <w:r w:rsidR="00647994" w:rsidRPr="00621E63">
        <w:t>PCD-03</w:t>
      </w:r>
      <w:r w:rsidRPr="00621E63">
        <w:t xml:space="preserve"> message.</w:t>
      </w:r>
    </w:p>
    <w:p w14:paraId="782B18FE" w14:textId="341A8031" w:rsidR="00D84706" w:rsidRPr="00621E63" w:rsidRDefault="00D84706" w:rsidP="00CF5627">
      <w:pPr>
        <w:pStyle w:val="TableTitle"/>
      </w:pPr>
      <w:r w:rsidRPr="00621E63">
        <w:t>Table B.9.</w:t>
      </w:r>
      <w:r w:rsidR="004E547A" w:rsidRPr="00621E63">
        <w:t>2-1</w:t>
      </w:r>
      <w:r w:rsidRPr="00621E63">
        <w:t xml:space="preserve">: </w:t>
      </w:r>
      <w:r w:rsidR="006D613E" w:rsidRPr="00621E63">
        <w:t>HL7</w:t>
      </w:r>
      <w:r w:rsidR="00995105" w:rsidRPr="00621E63">
        <w:t xml:space="preserve"> </w:t>
      </w:r>
      <w:r w:rsidRPr="00621E63">
        <w:t>Attribute Table – ORC – Observation Control</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887"/>
        <w:gridCol w:w="805"/>
        <w:gridCol w:w="806"/>
        <w:gridCol w:w="972"/>
        <w:gridCol w:w="978"/>
        <w:gridCol w:w="3399"/>
      </w:tblGrid>
      <w:tr w:rsidR="000B3A40" w:rsidRPr="00621E63" w14:paraId="17FDAF91" w14:textId="77777777" w:rsidTr="00C10546">
        <w:tc>
          <w:tcPr>
            <w:tcW w:w="738" w:type="dxa"/>
            <w:shd w:val="clear" w:color="auto" w:fill="D9D9D9"/>
          </w:tcPr>
          <w:p w14:paraId="286AC2C8" w14:textId="77777777" w:rsidR="000B3A40" w:rsidRPr="00621E63" w:rsidRDefault="000B3A40" w:rsidP="00430F57">
            <w:pPr>
              <w:pStyle w:val="TableEntryHeader"/>
            </w:pPr>
            <w:r w:rsidRPr="00621E63">
              <w:t>SEQ</w:t>
            </w:r>
          </w:p>
        </w:tc>
        <w:tc>
          <w:tcPr>
            <w:tcW w:w="900" w:type="dxa"/>
            <w:shd w:val="clear" w:color="auto" w:fill="D9D9D9"/>
          </w:tcPr>
          <w:p w14:paraId="22BF4BE6" w14:textId="77777777" w:rsidR="000B3A40" w:rsidRPr="00621E63" w:rsidRDefault="000B3A40" w:rsidP="00430F57">
            <w:pPr>
              <w:pStyle w:val="TableEntryHeader"/>
            </w:pPr>
            <w:r w:rsidRPr="00621E63">
              <w:t>LEN</w:t>
            </w:r>
          </w:p>
        </w:tc>
        <w:tc>
          <w:tcPr>
            <w:tcW w:w="810" w:type="dxa"/>
            <w:shd w:val="clear" w:color="auto" w:fill="D9D9D9"/>
          </w:tcPr>
          <w:p w14:paraId="1FCF76D8" w14:textId="77777777" w:rsidR="000B3A40" w:rsidRPr="00621E63" w:rsidRDefault="000B3A40" w:rsidP="00430F57">
            <w:pPr>
              <w:pStyle w:val="TableEntryHeader"/>
            </w:pPr>
            <w:r w:rsidRPr="00621E63">
              <w:t>DT</w:t>
            </w:r>
          </w:p>
        </w:tc>
        <w:tc>
          <w:tcPr>
            <w:tcW w:w="810" w:type="dxa"/>
            <w:shd w:val="clear" w:color="auto" w:fill="D9D9D9"/>
          </w:tcPr>
          <w:p w14:paraId="750F1076" w14:textId="77777777" w:rsidR="000B3A40" w:rsidRPr="00621E63" w:rsidRDefault="000B3A40" w:rsidP="00430F57">
            <w:pPr>
              <w:pStyle w:val="TableEntryHeader"/>
            </w:pPr>
            <w:r w:rsidRPr="00621E63">
              <w:t>OPT</w:t>
            </w:r>
          </w:p>
        </w:tc>
        <w:tc>
          <w:tcPr>
            <w:tcW w:w="990" w:type="dxa"/>
            <w:shd w:val="clear" w:color="auto" w:fill="D9D9D9"/>
          </w:tcPr>
          <w:p w14:paraId="5DF77075" w14:textId="77777777" w:rsidR="000B3A40" w:rsidRPr="00621E63" w:rsidRDefault="000B3A40" w:rsidP="00430F57">
            <w:pPr>
              <w:pStyle w:val="TableEntryHeader"/>
            </w:pPr>
            <w:r w:rsidRPr="00621E63">
              <w:t>RP/#</w:t>
            </w:r>
          </w:p>
        </w:tc>
        <w:tc>
          <w:tcPr>
            <w:tcW w:w="990" w:type="dxa"/>
            <w:shd w:val="clear" w:color="auto" w:fill="D9D9D9"/>
          </w:tcPr>
          <w:p w14:paraId="78A2206D" w14:textId="77777777" w:rsidR="000B3A40" w:rsidRPr="00621E63" w:rsidRDefault="000B3A40" w:rsidP="00430F57">
            <w:pPr>
              <w:pStyle w:val="TableEntryHeader"/>
            </w:pPr>
            <w:r w:rsidRPr="00621E63">
              <w:t>TBL#</w:t>
            </w:r>
          </w:p>
        </w:tc>
        <w:tc>
          <w:tcPr>
            <w:tcW w:w="3618" w:type="dxa"/>
            <w:shd w:val="clear" w:color="auto" w:fill="D9D9D9"/>
          </w:tcPr>
          <w:p w14:paraId="7EC2F353" w14:textId="77777777" w:rsidR="000B3A40" w:rsidRPr="00621E63" w:rsidRDefault="000B3A40" w:rsidP="00430F57">
            <w:pPr>
              <w:pStyle w:val="TableEntryHeader"/>
            </w:pPr>
            <w:r w:rsidRPr="00621E63">
              <w:t>ELEMENT NAME</w:t>
            </w:r>
          </w:p>
        </w:tc>
      </w:tr>
      <w:tr w:rsidR="000B3A40" w:rsidRPr="00621E63" w14:paraId="3926FDB0" w14:textId="77777777" w:rsidTr="00430F57">
        <w:tc>
          <w:tcPr>
            <w:tcW w:w="738" w:type="dxa"/>
            <w:shd w:val="clear" w:color="auto" w:fill="auto"/>
          </w:tcPr>
          <w:p w14:paraId="7A44FD41" w14:textId="77777777" w:rsidR="000B3A40" w:rsidRPr="00621E63" w:rsidRDefault="000B3A40" w:rsidP="0034367E">
            <w:pPr>
              <w:pStyle w:val="TableEntry"/>
            </w:pPr>
            <w:r w:rsidRPr="00621E63">
              <w:t>2</w:t>
            </w:r>
          </w:p>
        </w:tc>
        <w:tc>
          <w:tcPr>
            <w:tcW w:w="900" w:type="dxa"/>
            <w:shd w:val="clear" w:color="auto" w:fill="auto"/>
          </w:tcPr>
          <w:p w14:paraId="43B48D91" w14:textId="77777777" w:rsidR="000B3A40" w:rsidRPr="00621E63" w:rsidRDefault="000B3A40" w:rsidP="0034367E">
            <w:pPr>
              <w:pStyle w:val="TableEntry"/>
            </w:pPr>
            <w:r w:rsidRPr="00621E63">
              <w:t>22</w:t>
            </w:r>
          </w:p>
        </w:tc>
        <w:tc>
          <w:tcPr>
            <w:tcW w:w="810" w:type="dxa"/>
            <w:shd w:val="clear" w:color="auto" w:fill="auto"/>
          </w:tcPr>
          <w:p w14:paraId="00A7BD56" w14:textId="77777777" w:rsidR="000B3A40" w:rsidRPr="00621E63" w:rsidRDefault="000B3A40" w:rsidP="0034367E">
            <w:pPr>
              <w:pStyle w:val="TableEntry"/>
            </w:pPr>
            <w:r w:rsidRPr="00621E63">
              <w:t>EI</w:t>
            </w:r>
          </w:p>
        </w:tc>
        <w:tc>
          <w:tcPr>
            <w:tcW w:w="810" w:type="dxa"/>
            <w:shd w:val="clear" w:color="auto" w:fill="auto"/>
          </w:tcPr>
          <w:p w14:paraId="3E172E8F" w14:textId="77777777" w:rsidR="000B3A40" w:rsidRPr="00621E63" w:rsidRDefault="000B3A40" w:rsidP="0034367E">
            <w:pPr>
              <w:pStyle w:val="TableEntry"/>
            </w:pPr>
            <w:r w:rsidRPr="00621E63">
              <w:t>R</w:t>
            </w:r>
          </w:p>
        </w:tc>
        <w:tc>
          <w:tcPr>
            <w:tcW w:w="990" w:type="dxa"/>
            <w:shd w:val="clear" w:color="auto" w:fill="auto"/>
          </w:tcPr>
          <w:p w14:paraId="1A620523" w14:textId="77777777" w:rsidR="000B3A40" w:rsidRPr="00621E63" w:rsidRDefault="000B3A40" w:rsidP="0034367E">
            <w:pPr>
              <w:pStyle w:val="TableEntry"/>
            </w:pPr>
            <w:r w:rsidRPr="00621E63">
              <w:t>[1..1]</w:t>
            </w:r>
          </w:p>
        </w:tc>
        <w:tc>
          <w:tcPr>
            <w:tcW w:w="990" w:type="dxa"/>
            <w:shd w:val="clear" w:color="auto" w:fill="auto"/>
          </w:tcPr>
          <w:p w14:paraId="3D6BBED8" w14:textId="77777777" w:rsidR="000B3A40" w:rsidRPr="00621E63" w:rsidRDefault="000B3A40" w:rsidP="0034367E">
            <w:pPr>
              <w:pStyle w:val="TableEntry"/>
            </w:pPr>
          </w:p>
        </w:tc>
        <w:tc>
          <w:tcPr>
            <w:tcW w:w="3618" w:type="dxa"/>
            <w:shd w:val="clear" w:color="auto" w:fill="auto"/>
          </w:tcPr>
          <w:p w14:paraId="698547F9" w14:textId="77777777" w:rsidR="000B3A40" w:rsidRPr="00621E63" w:rsidRDefault="000B3A40" w:rsidP="0034367E">
            <w:pPr>
              <w:pStyle w:val="TableEntry"/>
            </w:pPr>
            <w:r w:rsidRPr="00621E63">
              <w:t>Placer Order Number</w:t>
            </w:r>
          </w:p>
        </w:tc>
      </w:tr>
      <w:tr w:rsidR="000B3A40" w:rsidRPr="00621E63" w14:paraId="6293B294" w14:textId="77777777" w:rsidTr="00430F57">
        <w:tc>
          <w:tcPr>
            <w:tcW w:w="738" w:type="dxa"/>
            <w:shd w:val="clear" w:color="auto" w:fill="auto"/>
          </w:tcPr>
          <w:p w14:paraId="27DF27CC" w14:textId="77777777" w:rsidR="000B3A40" w:rsidRPr="00621E63" w:rsidRDefault="000B3A40" w:rsidP="0034367E">
            <w:pPr>
              <w:pStyle w:val="TableEntry"/>
            </w:pPr>
            <w:r w:rsidRPr="00621E63">
              <w:t>9</w:t>
            </w:r>
          </w:p>
        </w:tc>
        <w:tc>
          <w:tcPr>
            <w:tcW w:w="900" w:type="dxa"/>
            <w:shd w:val="clear" w:color="auto" w:fill="auto"/>
          </w:tcPr>
          <w:p w14:paraId="3706954D" w14:textId="77777777" w:rsidR="000B3A40" w:rsidRPr="00621E63" w:rsidRDefault="000B3A40" w:rsidP="0034367E">
            <w:pPr>
              <w:pStyle w:val="TableEntry"/>
            </w:pPr>
            <w:r w:rsidRPr="00621E63">
              <w:t>24</w:t>
            </w:r>
          </w:p>
        </w:tc>
        <w:tc>
          <w:tcPr>
            <w:tcW w:w="810" w:type="dxa"/>
            <w:shd w:val="clear" w:color="auto" w:fill="auto"/>
          </w:tcPr>
          <w:p w14:paraId="129A7CCC" w14:textId="77777777" w:rsidR="000B3A40" w:rsidRPr="00621E63" w:rsidRDefault="000B3A40" w:rsidP="0034367E">
            <w:pPr>
              <w:pStyle w:val="TableEntry"/>
            </w:pPr>
            <w:r w:rsidRPr="00621E63">
              <w:t>DTM</w:t>
            </w:r>
          </w:p>
        </w:tc>
        <w:tc>
          <w:tcPr>
            <w:tcW w:w="810" w:type="dxa"/>
            <w:shd w:val="clear" w:color="auto" w:fill="auto"/>
          </w:tcPr>
          <w:p w14:paraId="4BB25F12" w14:textId="77777777" w:rsidR="000B3A40" w:rsidRPr="00621E63" w:rsidRDefault="000B3A40" w:rsidP="0034367E">
            <w:pPr>
              <w:pStyle w:val="TableEntry"/>
            </w:pPr>
            <w:r w:rsidRPr="00621E63">
              <w:t>O</w:t>
            </w:r>
          </w:p>
        </w:tc>
        <w:tc>
          <w:tcPr>
            <w:tcW w:w="990" w:type="dxa"/>
            <w:shd w:val="clear" w:color="auto" w:fill="auto"/>
          </w:tcPr>
          <w:p w14:paraId="14F621E3" w14:textId="77777777" w:rsidR="000B3A40" w:rsidRPr="00621E63" w:rsidRDefault="000B3A40" w:rsidP="0034367E">
            <w:pPr>
              <w:pStyle w:val="TableEntry"/>
            </w:pPr>
            <w:r w:rsidRPr="00621E63">
              <w:t>[0..1]</w:t>
            </w:r>
          </w:p>
        </w:tc>
        <w:tc>
          <w:tcPr>
            <w:tcW w:w="990" w:type="dxa"/>
            <w:shd w:val="clear" w:color="auto" w:fill="auto"/>
          </w:tcPr>
          <w:p w14:paraId="417ECDF8" w14:textId="77777777" w:rsidR="000B3A40" w:rsidRPr="00621E63" w:rsidRDefault="000B3A40" w:rsidP="0034367E">
            <w:pPr>
              <w:pStyle w:val="TableEntry"/>
            </w:pPr>
          </w:p>
        </w:tc>
        <w:tc>
          <w:tcPr>
            <w:tcW w:w="3618" w:type="dxa"/>
            <w:shd w:val="clear" w:color="auto" w:fill="auto"/>
          </w:tcPr>
          <w:p w14:paraId="38B06807" w14:textId="77777777" w:rsidR="000B3A40" w:rsidRPr="00621E63" w:rsidRDefault="000B3A40" w:rsidP="0034367E">
            <w:pPr>
              <w:pStyle w:val="TableEntry"/>
            </w:pPr>
            <w:r w:rsidRPr="00621E63">
              <w:t>Date/Time of Transaction</w:t>
            </w:r>
          </w:p>
        </w:tc>
      </w:tr>
      <w:tr w:rsidR="000B3A40" w:rsidRPr="00621E63" w14:paraId="5A7264BC" w14:textId="77777777" w:rsidTr="00430F57">
        <w:tc>
          <w:tcPr>
            <w:tcW w:w="738" w:type="dxa"/>
            <w:shd w:val="clear" w:color="auto" w:fill="auto"/>
          </w:tcPr>
          <w:p w14:paraId="5736B008" w14:textId="77777777" w:rsidR="000B3A40" w:rsidRPr="00621E63" w:rsidRDefault="000B3A40" w:rsidP="0034367E">
            <w:pPr>
              <w:pStyle w:val="TableEntry"/>
            </w:pPr>
            <w:r w:rsidRPr="00621E63">
              <w:t>19</w:t>
            </w:r>
          </w:p>
        </w:tc>
        <w:tc>
          <w:tcPr>
            <w:tcW w:w="900" w:type="dxa"/>
            <w:shd w:val="clear" w:color="auto" w:fill="auto"/>
          </w:tcPr>
          <w:p w14:paraId="680BFBB2" w14:textId="77777777" w:rsidR="000B3A40" w:rsidRPr="00621E63" w:rsidRDefault="000B3A40" w:rsidP="0034367E">
            <w:pPr>
              <w:pStyle w:val="TableEntry"/>
            </w:pPr>
            <w:r w:rsidRPr="00621E63">
              <w:t>705</w:t>
            </w:r>
          </w:p>
        </w:tc>
        <w:tc>
          <w:tcPr>
            <w:tcW w:w="810" w:type="dxa"/>
            <w:shd w:val="clear" w:color="auto" w:fill="auto"/>
          </w:tcPr>
          <w:p w14:paraId="2EC3BEDF" w14:textId="77777777" w:rsidR="000B3A40" w:rsidRPr="00621E63" w:rsidRDefault="000B3A40" w:rsidP="0034367E">
            <w:pPr>
              <w:pStyle w:val="TableEntry"/>
            </w:pPr>
            <w:r w:rsidRPr="00621E63">
              <w:t>XCN</w:t>
            </w:r>
          </w:p>
        </w:tc>
        <w:tc>
          <w:tcPr>
            <w:tcW w:w="810" w:type="dxa"/>
            <w:shd w:val="clear" w:color="auto" w:fill="auto"/>
          </w:tcPr>
          <w:p w14:paraId="267E375F" w14:textId="77777777" w:rsidR="000B3A40" w:rsidRPr="00621E63" w:rsidRDefault="000B3A40" w:rsidP="0034367E">
            <w:pPr>
              <w:pStyle w:val="TableEntry"/>
            </w:pPr>
            <w:r w:rsidRPr="00621E63">
              <w:t>O</w:t>
            </w:r>
          </w:p>
        </w:tc>
        <w:tc>
          <w:tcPr>
            <w:tcW w:w="990" w:type="dxa"/>
            <w:shd w:val="clear" w:color="auto" w:fill="auto"/>
          </w:tcPr>
          <w:p w14:paraId="531F007E" w14:textId="77777777" w:rsidR="000B3A40" w:rsidRPr="00621E63" w:rsidRDefault="000B3A40" w:rsidP="0034367E">
            <w:pPr>
              <w:pStyle w:val="TableEntry"/>
            </w:pPr>
            <w:r w:rsidRPr="00621E63">
              <w:t>[0..1]</w:t>
            </w:r>
          </w:p>
        </w:tc>
        <w:tc>
          <w:tcPr>
            <w:tcW w:w="990" w:type="dxa"/>
            <w:shd w:val="clear" w:color="auto" w:fill="auto"/>
          </w:tcPr>
          <w:p w14:paraId="6762B877" w14:textId="77777777" w:rsidR="000B3A40" w:rsidRPr="00621E63" w:rsidRDefault="000B3A40" w:rsidP="0034367E">
            <w:pPr>
              <w:pStyle w:val="TableEntry"/>
            </w:pPr>
          </w:p>
        </w:tc>
        <w:tc>
          <w:tcPr>
            <w:tcW w:w="3618" w:type="dxa"/>
            <w:shd w:val="clear" w:color="auto" w:fill="auto"/>
          </w:tcPr>
          <w:p w14:paraId="514B8D23" w14:textId="77777777" w:rsidR="000B3A40" w:rsidRPr="00621E63" w:rsidRDefault="000B3A40" w:rsidP="0034367E">
            <w:pPr>
              <w:pStyle w:val="TableEntry"/>
            </w:pPr>
            <w:r w:rsidRPr="00621E63">
              <w:t>Action By</w:t>
            </w:r>
          </w:p>
        </w:tc>
      </w:tr>
    </w:tbl>
    <w:p w14:paraId="25284F61" w14:textId="77777777" w:rsidR="00D84706" w:rsidRPr="00621E63" w:rsidRDefault="00D84706" w:rsidP="00500C7F">
      <w:pPr>
        <w:pStyle w:val="HL7Field"/>
      </w:pPr>
      <w:r w:rsidRPr="00621E63">
        <w:t>ORC-2 Placer Order Number (EI) 00216</w:t>
      </w:r>
    </w:p>
    <w:p w14:paraId="1679F75C" w14:textId="77777777" w:rsidR="00D84706" w:rsidRPr="00621E63" w:rsidRDefault="00D84706" w:rsidP="001466DF">
      <w:pPr>
        <w:pStyle w:val="HL7FieldIndent2"/>
        <w:rPr>
          <w:noProof w:val="0"/>
        </w:rPr>
      </w:pPr>
      <w:r w:rsidRPr="00621E63">
        <w:rPr>
          <w:noProof w:val="0"/>
        </w:rPr>
        <w:t>This field is the placer application's order number.</w:t>
      </w:r>
    </w:p>
    <w:p w14:paraId="601343F6" w14:textId="77777777" w:rsidR="00D84706" w:rsidRPr="00621E63" w:rsidRDefault="00D84706" w:rsidP="001422D4">
      <w:pPr>
        <w:pStyle w:val="HL7Field"/>
      </w:pPr>
      <w:r w:rsidRPr="00621E63">
        <w:t>ORC-9   Date/Time of Transaction</w:t>
      </w:r>
    </w:p>
    <w:p w14:paraId="5E230F67" w14:textId="77777777" w:rsidR="00D84706" w:rsidRPr="00621E63" w:rsidRDefault="00D84706" w:rsidP="001466DF">
      <w:pPr>
        <w:pStyle w:val="HL7FieldIndent2"/>
        <w:rPr>
          <w:noProof w:val="0"/>
        </w:rPr>
      </w:pPr>
      <w:r w:rsidRPr="00621E63">
        <w:rPr>
          <w:noProof w:val="0"/>
        </w:rPr>
        <w:t xml:space="preserve">The time in this field should be the time the clinician initiated the program request, not the time the IOP generated the message. The IOC may use this field to determine if the request is stale or too old. </w:t>
      </w:r>
    </w:p>
    <w:p w14:paraId="0212D6DC" w14:textId="77B4A2F3" w:rsidR="00D84706" w:rsidRPr="00621E63" w:rsidRDefault="00D84706"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4.5.1.9 for details. The PCD TF does not further constrain this field.</w:t>
      </w:r>
    </w:p>
    <w:p w14:paraId="27C973BD" w14:textId="77777777" w:rsidR="00D84706" w:rsidRPr="00621E63" w:rsidRDefault="00D84706" w:rsidP="001422D4">
      <w:pPr>
        <w:pStyle w:val="HL7Field"/>
      </w:pPr>
      <w:r w:rsidRPr="00621E63">
        <w:t>ORC-19   Action By</w:t>
      </w:r>
    </w:p>
    <w:p w14:paraId="7669EDE1" w14:textId="77777777" w:rsidR="00D84706" w:rsidRPr="00621E63" w:rsidRDefault="00D84706" w:rsidP="005F16F9">
      <w:pPr>
        <w:pStyle w:val="Components"/>
      </w:pPr>
      <w:r w:rsidRPr="00621E63">
        <w:t>Components: &lt;ID Number (ST)&gt; ^ &lt;Family Name (FN)&gt; ^ &lt;Given Name (ST)&gt; ^ &lt;Second and Further Given Names or Initials Thereof (ST)&gt; ^ &lt;Suffix (e.g., JR or III) (ST)&gt; ^ &lt;Prefix (e.g., DR) (ST)&gt; ^ &lt;DEPRECATED-Degree (e.g., MD) (IS)&gt; ^ &lt;Source Table (IS)&gt; ^ &lt;Assigning Authority (HD)&gt; ^ &lt;Name Type Code (ID)&gt; ^ &lt;Identifier Check Digit (ST)&gt; ^ &lt;Check Digit Scheme (ID)&gt; ^ &lt;Identifier Type Code (ID)&gt; ^ &lt;Assigning Facility (HD)&gt; ^ &lt;Name Representation Code (ID)&gt; ^ &lt;Name Context (CWE)&gt; ^ &lt;DEPRECATED-Name Validity Range (DR)&gt; ^ &lt;Name Assembly Order (ID)&gt; ^ &lt;Effective Date (DTM)&gt; ^ &lt;Expiration Date (DTM)&gt; ^ &lt;Professional Suffix (ST)&gt; ^ &lt;Assigning Jurisdiction (CWE)&gt; ^ &lt;Assigning Agency or Department (CWE)&gt;</w:t>
      </w:r>
    </w:p>
    <w:p w14:paraId="58D7C7E0" w14:textId="77777777" w:rsidR="00D84706" w:rsidRPr="00621E63" w:rsidRDefault="00D84706" w:rsidP="001466DF">
      <w:pPr>
        <w:pStyle w:val="HL7FieldIndent2"/>
        <w:rPr>
          <w:noProof w:val="0"/>
        </w:rPr>
      </w:pPr>
      <w:r w:rsidRPr="00621E63">
        <w:rPr>
          <w:noProof w:val="0"/>
        </w:rPr>
        <w:t>Definition: This field contains the identity of the caregiver who initiated the event.</w:t>
      </w:r>
    </w:p>
    <w:p w14:paraId="691BAF05" w14:textId="77777777" w:rsidR="00D84706" w:rsidRPr="00621E63" w:rsidRDefault="00D84706" w:rsidP="001466DF">
      <w:pPr>
        <w:pStyle w:val="HL7FieldIndent2"/>
        <w:rPr>
          <w:noProof w:val="0"/>
        </w:rPr>
      </w:pPr>
      <w:r w:rsidRPr="00621E63">
        <w:rPr>
          <w:noProof w:val="0"/>
        </w:rPr>
        <w:t xml:space="preserve">Subfield XCN-1 "ID number" is required for each identifier. </w:t>
      </w:r>
    </w:p>
    <w:p w14:paraId="66163A11" w14:textId="3DC65158" w:rsidR="00F67594" w:rsidRPr="00621E63" w:rsidRDefault="00D53FC4" w:rsidP="00D53FC4">
      <w:pPr>
        <w:pStyle w:val="Heading2"/>
        <w:numPr>
          <w:ilvl w:val="0"/>
          <w:numId w:val="0"/>
        </w:numPr>
        <w:rPr>
          <w:noProof w:val="0"/>
        </w:rPr>
        <w:pPrChange w:id="2396" w:author="Mary Jungers" w:date="2019-11-13T19:04:00Z">
          <w:pPr>
            <w:pStyle w:val="AppendixHeading2"/>
          </w:pPr>
        </w:pPrChange>
      </w:pPr>
      <w:bookmarkStart w:id="2397" w:name="_Toc428881955"/>
      <w:bookmarkStart w:id="2398" w:name="_Toc428883244"/>
      <w:bookmarkStart w:id="2399" w:name="_Toc428883447"/>
      <w:bookmarkStart w:id="2400" w:name="_Toc428884959"/>
      <w:bookmarkStart w:id="2401" w:name="_Toc428889195"/>
      <w:bookmarkStart w:id="2402" w:name="_Toc429498870"/>
      <w:bookmarkStart w:id="2403" w:name="_Toc429499761"/>
      <w:bookmarkStart w:id="2404" w:name="_Toc429499992"/>
      <w:bookmarkStart w:id="2405" w:name="_Toc429730308"/>
      <w:bookmarkStart w:id="2406" w:name="_Toc428881956"/>
      <w:bookmarkStart w:id="2407" w:name="_Toc428883245"/>
      <w:bookmarkStart w:id="2408" w:name="_Toc428883448"/>
      <w:bookmarkStart w:id="2409" w:name="_Toc428884960"/>
      <w:bookmarkStart w:id="2410" w:name="_Toc428889196"/>
      <w:bookmarkStart w:id="2411" w:name="_Toc429498871"/>
      <w:bookmarkStart w:id="2412" w:name="_Toc429499762"/>
      <w:bookmarkStart w:id="2413" w:name="_Toc429499993"/>
      <w:bookmarkStart w:id="2414" w:name="_Toc429730309"/>
      <w:bookmarkStart w:id="2415" w:name="_Toc428881957"/>
      <w:bookmarkStart w:id="2416" w:name="_Toc428883246"/>
      <w:bookmarkStart w:id="2417" w:name="_Toc428883449"/>
      <w:bookmarkStart w:id="2418" w:name="_Toc428884961"/>
      <w:bookmarkStart w:id="2419" w:name="_Toc428889197"/>
      <w:bookmarkStart w:id="2420" w:name="_Toc429498872"/>
      <w:bookmarkStart w:id="2421" w:name="_Toc429499763"/>
      <w:bookmarkStart w:id="2422" w:name="_Toc429499994"/>
      <w:bookmarkStart w:id="2423" w:name="_Toc429730310"/>
      <w:bookmarkStart w:id="2424" w:name="_Ref429942609"/>
      <w:bookmarkStart w:id="2425" w:name="_Ref429942611"/>
      <w:bookmarkStart w:id="2426" w:name="_Ref429942669"/>
      <w:bookmarkStart w:id="2427" w:name="_Toc24650529"/>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ins w:id="2428" w:author="Mary Jungers" w:date="2019-11-13T19:04:00Z">
        <w:r w:rsidRPr="00621E63">
          <w:rPr>
            <w:noProof w:val="0"/>
          </w:rPr>
          <w:t xml:space="preserve">B.10 </w:t>
        </w:r>
      </w:ins>
      <w:r w:rsidR="00F67594" w:rsidRPr="00621E63">
        <w:rPr>
          <w:noProof w:val="0"/>
        </w:rPr>
        <w:t>PRT Participation Information Segment</w:t>
      </w:r>
      <w:bookmarkEnd w:id="2392"/>
      <w:bookmarkEnd w:id="2424"/>
      <w:bookmarkEnd w:id="2425"/>
      <w:bookmarkEnd w:id="2426"/>
      <w:bookmarkEnd w:id="2427"/>
    </w:p>
    <w:p w14:paraId="7DBE838D" w14:textId="77777777" w:rsidR="00CD5A43" w:rsidRPr="00621E63" w:rsidRDefault="00CD5A43" w:rsidP="00CD5A43">
      <w:pPr>
        <w:pStyle w:val="BodyText"/>
      </w:pPr>
      <w:r w:rsidRPr="00621E63">
        <w:t>The Participation Information segment contains the data necessary to add, update, correct, and delete from the record persons, organizations, or locations (participants) participating in the activity being transmitted.</w:t>
      </w:r>
    </w:p>
    <w:p w14:paraId="10C9AF36" w14:textId="67DC4B99" w:rsidR="00A4326F" w:rsidRPr="00621E63" w:rsidRDefault="00A4326F" w:rsidP="00CD5A43">
      <w:pPr>
        <w:pStyle w:val="BodyText"/>
      </w:pPr>
      <w:r w:rsidRPr="00621E63">
        <w:lastRenderedPageBreak/>
        <w:t xml:space="preserve">The hierarchical positional location of the PRT segment within the </w:t>
      </w:r>
      <w:r w:rsidR="006D613E" w:rsidRPr="00621E63">
        <w:t>HL7</w:t>
      </w:r>
      <w:r w:rsidR="00995105" w:rsidRPr="00621E63">
        <w:t xml:space="preserve"> </w:t>
      </w:r>
      <w:r w:rsidRPr="00621E63">
        <w:t>message indicates the relationship. When the segment is used following the OBR segment, then the participations relate to the relevant participations in the observation.</w:t>
      </w:r>
    </w:p>
    <w:p w14:paraId="24536F2E" w14:textId="094D0839" w:rsidR="00CD5A43" w:rsidRPr="00621E63" w:rsidRDefault="00CD5A43" w:rsidP="00CD5A43">
      <w:pPr>
        <w:pStyle w:val="BodyText"/>
      </w:pPr>
      <w:r w:rsidRPr="00621E63">
        <w:t xml:space="preserve">The base version of </w:t>
      </w:r>
      <w:r w:rsidR="006D613E" w:rsidRPr="00621E63">
        <w:t>HL7</w:t>
      </w:r>
      <w:r w:rsidR="00995105" w:rsidRPr="00621E63">
        <w:t xml:space="preserve"> </w:t>
      </w:r>
      <w:r w:rsidRPr="00621E63">
        <w:t xml:space="preserve">for IHE PCD transactions is version 2.6. The PRT segment was not included in version 2.6, but rather was newly added in version 2.7. </w:t>
      </w:r>
      <w:r w:rsidR="00D41741" w:rsidRPr="00621E63">
        <w:t>To avoid unnecessary changes to other profiles, the IHE PCD Technical Committee determined that the base version would continue to be 2.6 for the present, but the PRT segment would draw on balloted later versions for needed semantics.</w:t>
      </w:r>
    </w:p>
    <w:p w14:paraId="2FDCF2E8" w14:textId="105981DD" w:rsidR="00CD5A43" w:rsidRPr="00621E63" w:rsidRDefault="00D53FC4" w:rsidP="00D53FC4">
      <w:pPr>
        <w:pStyle w:val="Heading3"/>
        <w:numPr>
          <w:ilvl w:val="0"/>
          <w:numId w:val="0"/>
        </w:numPr>
        <w:rPr>
          <w:noProof w:val="0"/>
        </w:rPr>
        <w:pPrChange w:id="2429" w:author="Mary Jungers" w:date="2019-11-13T19:04:00Z">
          <w:pPr>
            <w:pStyle w:val="AppendixHeading3"/>
          </w:pPr>
        </w:pPrChange>
      </w:pPr>
      <w:bookmarkStart w:id="2430" w:name="_Toc24650530"/>
      <w:ins w:id="2431" w:author="Mary Jungers" w:date="2019-11-13T19:04:00Z">
        <w:r w:rsidRPr="00621E63">
          <w:rPr>
            <w:noProof w:val="0"/>
          </w:rPr>
          <w:t xml:space="preserve">B.10.1 </w:t>
        </w:r>
      </w:ins>
      <w:r w:rsidR="00CD5A43" w:rsidRPr="00621E63">
        <w:rPr>
          <w:noProof w:val="0"/>
        </w:rPr>
        <w:t>Current PRT Segment use in ACM Profile transactions</w:t>
      </w:r>
      <w:bookmarkEnd w:id="2430"/>
    </w:p>
    <w:p w14:paraId="4A5F74CA" w14:textId="6B412BCD" w:rsidR="00CD5A43" w:rsidRPr="00621E63" w:rsidRDefault="00FF0C11" w:rsidP="003A64E3">
      <w:pPr>
        <w:pStyle w:val="BodyText"/>
      </w:pPr>
      <w:r w:rsidRPr="00621E63">
        <w:t xml:space="preserve">Certain IHE PCD transactions in the ACM </w:t>
      </w:r>
      <w:r w:rsidR="00FF5580" w:rsidRPr="00621E63">
        <w:t>Profile</w:t>
      </w:r>
      <w:r w:rsidRPr="00621E63">
        <w:t xml:space="preserve"> </w:t>
      </w:r>
      <w:r w:rsidR="00CD5A43" w:rsidRPr="00621E63">
        <w:t xml:space="preserve">new to this version of the Framework </w:t>
      </w:r>
      <w:r w:rsidRPr="00621E63">
        <w:t xml:space="preserve">require the new semantics provided in </w:t>
      </w:r>
      <w:r w:rsidR="006D613E" w:rsidRPr="00621E63">
        <w:t>HL7</w:t>
      </w:r>
      <w:r w:rsidR="00995105" w:rsidRPr="00621E63">
        <w:t xml:space="preserve"> </w:t>
      </w:r>
      <w:r w:rsidR="00D41741" w:rsidRPr="00621E63">
        <w:t xml:space="preserve">version 2.7 for </w:t>
      </w:r>
      <w:r w:rsidRPr="00621E63">
        <w:t xml:space="preserve">the PRT segment which are not available in version 2.6. </w:t>
      </w:r>
      <w:r w:rsidR="00D41741" w:rsidRPr="00621E63">
        <w:t>These usages are detailed in the discussion below.</w:t>
      </w:r>
    </w:p>
    <w:p w14:paraId="4B10404D" w14:textId="19268FAB" w:rsidR="00A4326F" w:rsidRPr="00621E63" w:rsidRDefault="00A4326F" w:rsidP="00A4326F">
      <w:pPr>
        <w:pStyle w:val="BodyText"/>
      </w:pPr>
      <w:r w:rsidRPr="00621E63">
        <w:t xml:space="preserve">In general, the PRT segment is used to describe a participant playing a particular role within the context of the message. In the ACM </w:t>
      </w:r>
      <w:r w:rsidR="00FF5580" w:rsidRPr="00621E63">
        <w:t>Profile</w:t>
      </w:r>
      <w:r w:rsidR="0028379E" w:rsidRPr="00621E63">
        <w:t>,</w:t>
      </w:r>
      <w:r w:rsidRPr="00621E63">
        <w:t xml:space="preserve"> the role being played is that of an alert dissemination requested or actual recipient.</w:t>
      </w:r>
    </w:p>
    <w:p w14:paraId="497F986C" w14:textId="7542F08A" w:rsidR="00CD5A43" w:rsidRPr="00621E63" w:rsidRDefault="00D53FC4" w:rsidP="00D53FC4">
      <w:pPr>
        <w:pStyle w:val="Heading3"/>
        <w:numPr>
          <w:ilvl w:val="0"/>
          <w:numId w:val="0"/>
        </w:numPr>
        <w:rPr>
          <w:noProof w:val="0"/>
        </w:rPr>
        <w:pPrChange w:id="2432" w:author="Mary Jungers" w:date="2019-11-13T19:04:00Z">
          <w:pPr>
            <w:pStyle w:val="AppendixHeading3"/>
          </w:pPr>
        </w:pPrChange>
      </w:pPr>
      <w:bookmarkStart w:id="2433" w:name="_Toc24650531"/>
      <w:ins w:id="2434" w:author="Mary Jungers" w:date="2019-11-13T19:04:00Z">
        <w:r w:rsidRPr="00621E63">
          <w:rPr>
            <w:noProof w:val="0"/>
          </w:rPr>
          <w:t xml:space="preserve">B.10.2 </w:t>
        </w:r>
      </w:ins>
      <w:r w:rsidR="00CD5A43" w:rsidRPr="00621E63">
        <w:rPr>
          <w:noProof w:val="0"/>
        </w:rPr>
        <w:t>Future PRT segment use to support Unique Device Identifiers in the PCD Profiles</w:t>
      </w:r>
      <w:bookmarkEnd w:id="2433"/>
    </w:p>
    <w:p w14:paraId="3F0747E4" w14:textId="3E3A410C" w:rsidR="00A4326F" w:rsidRPr="00621E63" w:rsidRDefault="00D41741" w:rsidP="003A64E3">
      <w:pPr>
        <w:pStyle w:val="BodyText"/>
      </w:pPr>
      <w:r w:rsidRPr="00621E63">
        <w:t>Because of the importance of the recently defined Unique Device Identifier from the US FDA, which was developed with extensive international consultation and is thus likely to be of international importance as well, the IHE PCD Technical Committee is preparing to enable the use of this device identification in addition to the IEEE EUI-64 it has previously prescribed for device identification. This relies on changes and additions to the PRT segment</w:t>
      </w:r>
      <w:r w:rsidR="00A4326F" w:rsidRPr="00621E63">
        <w:t xml:space="preserve"> added in </w:t>
      </w:r>
      <w:r w:rsidR="006D613E" w:rsidRPr="00621E63">
        <w:t>HL7</w:t>
      </w:r>
      <w:r w:rsidR="00995105" w:rsidRPr="00621E63">
        <w:t xml:space="preserve"> </w:t>
      </w:r>
      <w:r w:rsidR="00A4326F" w:rsidRPr="00621E63">
        <w:t xml:space="preserve">version 2.8.2. </w:t>
      </w:r>
    </w:p>
    <w:p w14:paraId="155DDBCF" w14:textId="05B78FB1" w:rsidR="00B11855" w:rsidRPr="00621E63" w:rsidRDefault="00A4326F" w:rsidP="003A64E3">
      <w:pPr>
        <w:pStyle w:val="BodyText"/>
      </w:pPr>
      <w:r w:rsidRPr="00621E63">
        <w:t xml:space="preserve">In future versions of this Technical Framework, the PRT segment will be used to convey device identification information formerly in the OBX-18 field of the OBX segment, which from V2.7 of </w:t>
      </w:r>
      <w:r w:rsidR="006D613E" w:rsidRPr="00621E63">
        <w:t>HL7</w:t>
      </w:r>
      <w:r w:rsidR="00995105" w:rsidRPr="00621E63">
        <w:t xml:space="preserve"> </w:t>
      </w:r>
      <w:r w:rsidRPr="00621E63">
        <w:t xml:space="preserve">is retained for backward compatibility </w:t>
      </w:r>
      <w:r w:rsidR="00DF4204" w:rsidRPr="00621E63">
        <w:t>only. The</w:t>
      </w:r>
      <w:r w:rsidR="00FF0C11" w:rsidRPr="00621E63">
        <w:t xml:space="preserve"> material discussed under PRT-10 and PRT-16-20 below covers semantics to support inclusion of the FDA Universal Device Identifier (UDI)</w:t>
      </w:r>
      <w:r w:rsidRPr="00621E63">
        <w:t>. The use of UDI</w:t>
      </w:r>
      <w:r w:rsidR="00FF0C11" w:rsidRPr="00621E63">
        <w:t xml:space="preserve"> </w:t>
      </w:r>
      <w:r w:rsidRPr="00621E63">
        <w:t>is</w:t>
      </w:r>
      <w:r w:rsidR="00FF0C11" w:rsidRPr="00621E63">
        <w:t xml:space="preserve"> not yet required in this version of the Technical Framework but are expected to be required </w:t>
      </w:r>
      <w:r w:rsidR="00CD5A43" w:rsidRPr="00621E63">
        <w:t>when the requirement is considered timely by the IHE PCD Technical and Planning Committees</w:t>
      </w:r>
      <w:r w:rsidR="00FF0C11" w:rsidRPr="00621E63">
        <w:t>. In this revision, this information</w:t>
      </w:r>
      <w:r w:rsidR="00C45AB6" w:rsidRPr="00621E63">
        <w:t xml:space="preserve"> is</w:t>
      </w:r>
      <w:r w:rsidR="003D003E" w:rsidRPr="00621E63">
        <w:t xml:space="preserve"> </w:t>
      </w:r>
      <w:r w:rsidR="00C45AB6" w:rsidRPr="00621E63">
        <w:t xml:space="preserve">informative only and </w:t>
      </w:r>
      <w:r w:rsidRPr="00621E63">
        <w:t xml:space="preserve">this use of the PRI segment </w:t>
      </w:r>
      <w:r w:rsidR="00C45AB6" w:rsidRPr="00621E63">
        <w:t xml:space="preserve">is not required </w:t>
      </w:r>
      <w:r w:rsidRPr="00621E63">
        <w:t xml:space="preserve">in order </w:t>
      </w:r>
      <w:r w:rsidR="00C45AB6" w:rsidRPr="00621E63">
        <w:t>to make a valid message in the current version of this Technical Framework.</w:t>
      </w:r>
      <w:r w:rsidR="00FF0C11" w:rsidRPr="00621E63">
        <w:t xml:space="preserve"> Implementers should take note and prepare to support this segment</w:t>
      </w:r>
      <w:bookmarkEnd w:id="2393"/>
      <w:r w:rsidRPr="00621E63">
        <w:t>.</w:t>
      </w:r>
      <w:r w:rsidR="009E6C9B" w:rsidRPr="00621E63">
        <w:t xml:space="preserve"> </w:t>
      </w:r>
      <w:r w:rsidRPr="00621E63">
        <w:t xml:space="preserve">Implementers should consider supporting this optional usage as soon as </w:t>
      </w:r>
      <w:r w:rsidR="006D48A4" w:rsidRPr="00621E63">
        <w:t xml:space="preserve">is </w:t>
      </w:r>
      <w:r w:rsidRPr="00621E63">
        <w:t xml:space="preserve">practicable for them, to prepare for early testing. For a Device Observation Consumer, it is advisable </w:t>
      </w:r>
      <w:r w:rsidR="006D48A4" w:rsidRPr="00621E63">
        <w:t xml:space="preserve">as a first step </w:t>
      </w:r>
      <w:r w:rsidRPr="00621E63">
        <w:t xml:space="preserve">to </w:t>
      </w:r>
      <w:r w:rsidR="006D48A4" w:rsidRPr="00621E63">
        <w:t>check at a minimum that the PRT segments are accepted without causing unexpected behavior or error messages even if they are not yet semantically processed.</w:t>
      </w:r>
    </w:p>
    <w:p w14:paraId="4CC64FD7" w14:textId="77777777" w:rsidR="00B11855" w:rsidRPr="00621E63" w:rsidRDefault="00B11855" w:rsidP="003A64E3">
      <w:pPr>
        <w:pStyle w:val="BodyText"/>
      </w:pPr>
    </w:p>
    <w:p w14:paraId="6EF1DB6C" w14:textId="237573D6" w:rsidR="00B11855" w:rsidRPr="00621E63" w:rsidRDefault="003D003E" w:rsidP="00CF5627">
      <w:pPr>
        <w:pStyle w:val="TableTitle"/>
      </w:pPr>
      <w:r w:rsidRPr="00621E63">
        <w:lastRenderedPageBreak/>
        <w:t xml:space="preserve">Table </w:t>
      </w:r>
      <w:r w:rsidR="00E86B15" w:rsidRPr="00621E63">
        <w:t>B</w:t>
      </w:r>
      <w:r w:rsidR="00506FBD" w:rsidRPr="00621E63">
        <w:t>.10</w:t>
      </w:r>
      <w:r w:rsidR="004E547A" w:rsidRPr="00621E63">
        <w:t>.2</w:t>
      </w:r>
      <w:r w:rsidR="00E86B15" w:rsidRPr="00621E63">
        <w:t>-1</w:t>
      </w:r>
      <w:r w:rsidRPr="00621E63">
        <w:t xml:space="preserve">: </w:t>
      </w:r>
      <w:r w:rsidR="006D613E" w:rsidRPr="00621E63">
        <w:t>HL7</w:t>
      </w:r>
      <w:r w:rsidR="00995105" w:rsidRPr="00621E63">
        <w:t xml:space="preserve"> </w:t>
      </w:r>
      <w:r w:rsidRPr="00621E63">
        <w:t>Attribute Table - PRT – Participation Information</w:t>
      </w:r>
    </w:p>
    <w:tbl>
      <w:tblPr>
        <w:tblW w:w="83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1044"/>
        <w:gridCol w:w="990"/>
        <w:gridCol w:w="900"/>
        <w:gridCol w:w="822"/>
        <w:gridCol w:w="834"/>
        <w:gridCol w:w="900"/>
        <w:gridCol w:w="2898"/>
      </w:tblGrid>
      <w:tr w:rsidR="0012698E" w:rsidRPr="00621E63" w14:paraId="7EB8EC7A" w14:textId="77777777" w:rsidTr="00C10546">
        <w:trPr>
          <w:cantSplit/>
          <w:jc w:val="center"/>
        </w:trPr>
        <w:tc>
          <w:tcPr>
            <w:tcW w:w="1044" w:type="dxa"/>
            <w:shd w:val="clear" w:color="auto" w:fill="D9D9D9"/>
            <w:hideMark/>
          </w:tcPr>
          <w:p w14:paraId="4F7BA2CA" w14:textId="77777777" w:rsidR="0012698E" w:rsidRPr="00621E63" w:rsidRDefault="0012698E" w:rsidP="001371EA">
            <w:pPr>
              <w:pStyle w:val="TableEntryHeader"/>
              <w:keepLines/>
              <w:suppressAutoHyphens/>
              <w:rPr>
                <w:rFonts w:cs="PMingLiU"/>
              </w:rPr>
            </w:pPr>
            <w:r w:rsidRPr="00621E63">
              <w:rPr>
                <w:rFonts w:cs="PMingLiU"/>
              </w:rPr>
              <w:t>SEQ</w:t>
            </w:r>
          </w:p>
        </w:tc>
        <w:tc>
          <w:tcPr>
            <w:tcW w:w="990" w:type="dxa"/>
            <w:shd w:val="clear" w:color="auto" w:fill="D9D9D9"/>
            <w:hideMark/>
          </w:tcPr>
          <w:p w14:paraId="5520F03B" w14:textId="77777777" w:rsidR="0012698E" w:rsidRPr="00621E63" w:rsidRDefault="0012698E" w:rsidP="001371EA">
            <w:pPr>
              <w:pStyle w:val="TableEntryHeader"/>
              <w:keepLines/>
              <w:suppressAutoHyphens/>
              <w:rPr>
                <w:rFonts w:cs="PMingLiU"/>
              </w:rPr>
            </w:pPr>
            <w:r w:rsidRPr="00621E63">
              <w:rPr>
                <w:rFonts w:cs="PMingLiU"/>
              </w:rPr>
              <w:t>LEN</w:t>
            </w:r>
          </w:p>
        </w:tc>
        <w:tc>
          <w:tcPr>
            <w:tcW w:w="900" w:type="dxa"/>
            <w:shd w:val="clear" w:color="auto" w:fill="D9D9D9"/>
            <w:hideMark/>
          </w:tcPr>
          <w:p w14:paraId="6BACE0E5" w14:textId="77777777" w:rsidR="0012698E" w:rsidRPr="00621E63" w:rsidRDefault="0012698E" w:rsidP="001371EA">
            <w:pPr>
              <w:pStyle w:val="TableEntryHeader"/>
              <w:keepLines/>
              <w:suppressAutoHyphens/>
              <w:rPr>
                <w:rFonts w:cs="PMingLiU"/>
              </w:rPr>
            </w:pPr>
            <w:r w:rsidRPr="00621E63">
              <w:rPr>
                <w:rFonts w:cs="PMingLiU"/>
              </w:rPr>
              <w:t>DT</w:t>
            </w:r>
          </w:p>
        </w:tc>
        <w:tc>
          <w:tcPr>
            <w:tcW w:w="822" w:type="dxa"/>
            <w:shd w:val="clear" w:color="auto" w:fill="D9D9D9"/>
            <w:hideMark/>
          </w:tcPr>
          <w:p w14:paraId="623CACBF" w14:textId="77777777" w:rsidR="0012698E" w:rsidRPr="00621E63" w:rsidRDefault="0012698E" w:rsidP="001371EA">
            <w:pPr>
              <w:pStyle w:val="TableEntryHeader"/>
              <w:keepLines/>
              <w:suppressAutoHyphens/>
              <w:rPr>
                <w:rFonts w:cs="PMingLiU"/>
              </w:rPr>
            </w:pPr>
            <w:r w:rsidRPr="00621E63">
              <w:rPr>
                <w:rFonts w:cs="PMingLiU"/>
              </w:rPr>
              <w:t>OPT</w:t>
            </w:r>
          </w:p>
        </w:tc>
        <w:tc>
          <w:tcPr>
            <w:tcW w:w="834" w:type="dxa"/>
            <w:shd w:val="clear" w:color="auto" w:fill="D9D9D9"/>
            <w:hideMark/>
          </w:tcPr>
          <w:p w14:paraId="4CBC0975" w14:textId="77777777" w:rsidR="0012698E" w:rsidRPr="00621E63" w:rsidRDefault="0012698E" w:rsidP="001371EA">
            <w:pPr>
              <w:pStyle w:val="TableEntryHeader"/>
              <w:keepLines/>
              <w:suppressAutoHyphens/>
              <w:rPr>
                <w:rFonts w:cs="PMingLiU"/>
              </w:rPr>
            </w:pPr>
            <w:r w:rsidRPr="00621E63">
              <w:rPr>
                <w:rFonts w:cs="PMingLiU"/>
              </w:rPr>
              <w:t>RP/#</w:t>
            </w:r>
          </w:p>
        </w:tc>
        <w:tc>
          <w:tcPr>
            <w:tcW w:w="900" w:type="dxa"/>
            <w:shd w:val="clear" w:color="auto" w:fill="D9D9D9"/>
            <w:hideMark/>
          </w:tcPr>
          <w:p w14:paraId="64C3A0D2" w14:textId="77777777" w:rsidR="0012698E" w:rsidRPr="00621E63" w:rsidRDefault="0012698E" w:rsidP="001371EA">
            <w:pPr>
              <w:pStyle w:val="TableEntryHeader"/>
              <w:keepLines/>
              <w:suppressAutoHyphens/>
              <w:rPr>
                <w:rFonts w:cs="PMingLiU"/>
              </w:rPr>
            </w:pPr>
            <w:r w:rsidRPr="00621E63">
              <w:rPr>
                <w:rFonts w:cs="PMingLiU"/>
              </w:rPr>
              <w:t>TBL#</w:t>
            </w:r>
          </w:p>
        </w:tc>
        <w:tc>
          <w:tcPr>
            <w:tcW w:w="2898" w:type="dxa"/>
            <w:shd w:val="clear" w:color="auto" w:fill="D9D9D9"/>
            <w:hideMark/>
          </w:tcPr>
          <w:p w14:paraId="3FFD97E4" w14:textId="77777777" w:rsidR="0012698E" w:rsidRPr="00621E63" w:rsidRDefault="0012698E" w:rsidP="001371EA">
            <w:pPr>
              <w:pStyle w:val="TableEntryHeader"/>
              <w:keepLines/>
              <w:suppressAutoHyphens/>
              <w:rPr>
                <w:rFonts w:cs="PMingLiU"/>
              </w:rPr>
            </w:pPr>
            <w:r w:rsidRPr="00621E63">
              <w:rPr>
                <w:rFonts w:cs="PMingLiU"/>
              </w:rPr>
              <w:t>ELEMENT NAME</w:t>
            </w:r>
          </w:p>
        </w:tc>
      </w:tr>
      <w:tr w:rsidR="0012698E" w:rsidRPr="00621E63" w14:paraId="559CF68D" w14:textId="77777777" w:rsidTr="00C10546">
        <w:trPr>
          <w:cantSplit/>
          <w:jc w:val="center"/>
        </w:trPr>
        <w:tc>
          <w:tcPr>
            <w:tcW w:w="1044" w:type="dxa"/>
            <w:shd w:val="clear" w:color="auto" w:fill="auto"/>
            <w:hideMark/>
          </w:tcPr>
          <w:p w14:paraId="1754FEAE" w14:textId="77777777" w:rsidR="0012698E" w:rsidRPr="005B0C7C" w:rsidRDefault="0012698E" w:rsidP="00D53FC4">
            <w:pPr>
              <w:pStyle w:val="TableEntry"/>
              <w:pPrChange w:id="2435" w:author="Mary Jungers" w:date="2019-11-13T19:06:00Z">
                <w:pPr>
                  <w:pStyle w:val="TableEntry"/>
                  <w:keepNext/>
                  <w:keepLines/>
                  <w:suppressAutoHyphens/>
                </w:pPr>
              </w:pPrChange>
            </w:pPr>
            <w:r w:rsidRPr="005B0C7C">
              <w:t>1</w:t>
            </w:r>
          </w:p>
        </w:tc>
        <w:tc>
          <w:tcPr>
            <w:tcW w:w="990" w:type="dxa"/>
            <w:shd w:val="clear" w:color="auto" w:fill="auto"/>
            <w:hideMark/>
          </w:tcPr>
          <w:p w14:paraId="32BB2484" w14:textId="77777777" w:rsidR="0012698E" w:rsidRPr="00621E63" w:rsidRDefault="0012698E" w:rsidP="001371EA">
            <w:pPr>
              <w:pStyle w:val="TableEntry"/>
              <w:keepNext/>
              <w:keepLines/>
              <w:suppressAutoHyphens/>
              <w:rPr>
                <w:rFonts w:cs="TimesNewRomanPSMT"/>
              </w:rPr>
            </w:pPr>
            <w:r w:rsidRPr="00621E63">
              <w:rPr>
                <w:rFonts w:cs="TimesNewRomanPSMT"/>
              </w:rPr>
              <w:t>1..4</w:t>
            </w:r>
          </w:p>
        </w:tc>
        <w:tc>
          <w:tcPr>
            <w:tcW w:w="900" w:type="dxa"/>
            <w:shd w:val="clear" w:color="auto" w:fill="auto"/>
            <w:hideMark/>
          </w:tcPr>
          <w:p w14:paraId="5074A47C"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25D6FC4B"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43999B84" w14:textId="77777777" w:rsidR="0012698E" w:rsidRPr="00621E63" w:rsidRDefault="0012698E" w:rsidP="001371EA">
            <w:pPr>
              <w:pStyle w:val="TableEntry"/>
              <w:keepNext/>
              <w:keepLines/>
              <w:suppressAutoHyphens/>
              <w:rPr>
                <w:rFonts w:cs="TimesNewRomanPSMT"/>
              </w:rPr>
            </w:pPr>
            <w:r w:rsidRPr="00621E63">
              <w:rPr>
                <w:rFonts w:cs="TimesNewRomanPSMT"/>
              </w:rPr>
              <w:t>N</w:t>
            </w:r>
          </w:p>
        </w:tc>
        <w:tc>
          <w:tcPr>
            <w:tcW w:w="900" w:type="dxa"/>
            <w:shd w:val="clear" w:color="auto" w:fill="auto"/>
          </w:tcPr>
          <w:p w14:paraId="76F001B9"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707F1030" w14:textId="77777777" w:rsidR="0012698E" w:rsidRPr="00621E63" w:rsidRDefault="0012698E" w:rsidP="001371EA">
            <w:pPr>
              <w:pStyle w:val="TableEntry"/>
              <w:keepNext/>
              <w:keepLines/>
              <w:suppressAutoHyphens/>
              <w:rPr>
                <w:rFonts w:cs="TimesNewRomanPSMT"/>
              </w:rPr>
            </w:pPr>
            <w:r w:rsidRPr="00621E63">
              <w:rPr>
                <w:rFonts w:cs="TimesNewRomanPSMT"/>
              </w:rPr>
              <w:t>Participation Instance ID</w:t>
            </w:r>
          </w:p>
        </w:tc>
      </w:tr>
      <w:tr w:rsidR="0012698E" w:rsidRPr="00621E63" w14:paraId="556C45B1" w14:textId="77777777" w:rsidTr="00C10546">
        <w:trPr>
          <w:cantSplit/>
          <w:jc w:val="center"/>
        </w:trPr>
        <w:tc>
          <w:tcPr>
            <w:tcW w:w="1044" w:type="dxa"/>
            <w:shd w:val="clear" w:color="auto" w:fill="auto"/>
            <w:hideMark/>
          </w:tcPr>
          <w:p w14:paraId="01AB5578" w14:textId="77777777" w:rsidR="0012698E" w:rsidRPr="005B0C7C" w:rsidRDefault="0012698E" w:rsidP="00D53FC4">
            <w:pPr>
              <w:pStyle w:val="TableEntry"/>
              <w:pPrChange w:id="2436" w:author="Mary Jungers" w:date="2019-11-13T19:06:00Z">
                <w:pPr>
                  <w:pStyle w:val="TableEntry"/>
                  <w:keepNext/>
                  <w:keepLines/>
                  <w:suppressAutoHyphens/>
                </w:pPr>
              </w:pPrChange>
            </w:pPr>
            <w:r w:rsidRPr="005B0C7C">
              <w:t>2</w:t>
            </w:r>
          </w:p>
        </w:tc>
        <w:tc>
          <w:tcPr>
            <w:tcW w:w="990" w:type="dxa"/>
            <w:shd w:val="clear" w:color="auto" w:fill="auto"/>
            <w:hideMark/>
          </w:tcPr>
          <w:p w14:paraId="24FA92B2" w14:textId="77777777" w:rsidR="0012698E" w:rsidRPr="00621E63" w:rsidRDefault="0012698E" w:rsidP="001371EA">
            <w:pPr>
              <w:pStyle w:val="TableEntry"/>
              <w:keepNext/>
              <w:keepLines/>
              <w:suppressAutoHyphens/>
              <w:rPr>
                <w:rFonts w:cs="TimesNewRomanPSMT"/>
              </w:rPr>
            </w:pPr>
            <w:r w:rsidRPr="00621E63">
              <w:rPr>
                <w:rFonts w:cs="TimesNewRomanPSMT"/>
              </w:rPr>
              <w:t>2..2</w:t>
            </w:r>
          </w:p>
        </w:tc>
        <w:tc>
          <w:tcPr>
            <w:tcW w:w="900" w:type="dxa"/>
            <w:shd w:val="clear" w:color="auto" w:fill="auto"/>
            <w:hideMark/>
          </w:tcPr>
          <w:p w14:paraId="3BDA6FB0" w14:textId="77777777" w:rsidR="0012698E" w:rsidRPr="00621E63" w:rsidRDefault="0012698E" w:rsidP="001371EA">
            <w:pPr>
              <w:pStyle w:val="TableEntry"/>
              <w:keepNext/>
              <w:keepLines/>
              <w:suppressAutoHyphens/>
              <w:rPr>
                <w:rFonts w:cs="TimesNewRomanPSMT"/>
              </w:rPr>
            </w:pPr>
            <w:r w:rsidRPr="00621E63">
              <w:rPr>
                <w:rFonts w:cs="TimesNewRomanPSMT"/>
              </w:rPr>
              <w:t>ID</w:t>
            </w:r>
          </w:p>
        </w:tc>
        <w:tc>
          <w:tcPr>
            <w:tcW w:w="822" w:type="dxa"/>
            <w:shd w:val="clear" w:color="auto" w:fill="auto"/>
            <w:hideMark/>
          </w:tcPr>
          <w:p w14:paraId="45FB862F" w14:textId="77777777" w:rsidR="0012698E" w:rsidRPr="00621E63" w:rsidRDefault="0012698E" w:rsidP="001371EA">
            <w:pPr>
              <w:pStyle w:val="TableEntry"/>
              <w:keepNext/>
              <w:keepLines/>
              <w:suppressAutoHyphens/>
              <w:rPr>
                <w:rFonts w:cs="TimesNewRomanPSMT"/>
              </w:rPr>
            </w:pPr>
            <w:r w:rsidRPr="00621E63">
              <w:rPr>
                <w:rFonts w:cs="TimesNewRomanPSMT"/>
              </w:rPr>
              <w:t>R</w:t>
            </w:r>
          </w:p>
        </w:tc>
        <w:tc>
          <w:tcPr>
            <w:tcW w:w="834" w:type="dxa"/>
            <w:shd w:val="clear" w:color="auto" w:fill="auto"/>
          </w:tcPr>
          <w:p w14:paraId="5D578B58"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028999BF" w14:textId="77777777" w:rsidR="0012698E" w:rsidRPr="00621E63" w:rsidRDefault="008E1C27" w:rsidP="001371EA">
            <w:pPr>
              <w:pStyle w:val="TableEntry"/>
              <w:keepNext/>
              <w:keepLines/>
              <w:suppressAutoHyphens/>
              <w:rPr>
                <w:rFonts w:cs="TimesNewRomanPSMT"/>
              </w:rPr>
            </w:pPr>
            <w:hyperlink r:id="rId67" w:anchor="HL70287" w:history="1">
              <w:r w:rsidR="0012698E" w:rsidRPr="00621E63">
                <w:rPr>
                  <w:rStyle w:val="Hyperlink"/>
                  <w:rFonts w:cs="TimesNewRomanPSMT"/>
                </w:rPr>
                <w:t>0287</w:t>
              </w:r>
            </w:hyperlink>
          </w:p>
        </w:tc>
        <w:tc>
          <w:tcPr>
            <w:tcW w:w="2898" w:type="dxa"/>
            <w:shd w:val="clear" w:color="auto" w:fill="auto"/>
            <w:hideMark/>
          </w:tcPr>
          <w:p w14:paraId="73DBE1A4" w14:textId="77777777" w:rsidR="0012698E" w:rsidRPr="00621E63" w:rsidRDefault="0012698E" w:rsidP="001371EA">
            <w:pPr>
              <w:pStyle w:val="TableEntry"/>
              <w:keepNext/>
              <w:keepLines/>
              <w:suppressAutoHyphens/>
              <w:rPr>
                <w:rFonts w:cs="TimesNewRomanPSMT"/>
              </w:rPr>
            </w:pPr>
            <w:r w:rsidRPr="00621E63">
              <w:rPr>
                <w:rFonts w:cs="TimesNewRomanPSMT"/>
              </w:rPr>
              <w:t>Action Code</w:t>
            </w:r>
          </w:p>
        </w:tc>
      </w:tr>
      <w:tr w:rsidR="0012698E" w:rsidRPr="00621E63" w14:paraId="4D8A77ED" w14:textId="77777777" w:rsidTr="00C10546">
        <w:trPr>
          <w:cantSplit/>
          <w:jc w:val="center"/>
        </w:trPr>
        <w:tc>
          <w:tcPr>
            <w:tcW w:w="1044" w:type="dxa"/>
            <w:shd w:val="clear" w:color="auto" w:fill="auto"/>
            <w:hideMark/>
          </w:tcPr>
          <w:p w14:paraId="35BA8479" w14:textId="77777777" w:rsidR="0012698E" w:rsidRPr="005B0C7C" w:rsidRDefault="0012698E" w:rsidP="00D53FC4">
            <w:pPr>
              <w:pStyle w:val="TableEntry"/>
              <w:pPrChange w:id="2437" w:author="Mary Jungers" w:date="2019-11-13T19:06:00Z">
                <w:pPr>
                  <w:pStyle w:val="TableEntry"/>
                  <w:keepNext/>
                  <w:keepLines/>
                  <w:suppressAutoHyphens/>
                </w:pPr>
              </w:pPrChange>
            </w:pPr>
            <w:r w:rsidRPr="005B0C7C">
              <w:t>3</w:t>
            </w:r>
          </w:p>
        </w:tc>
        <w:tc>
          <w:tcPr>
            <w:tcW w:w="990" w:type="dxa"/>
            <w:shd w:val="clear" w:color="auto" w:fill="auto"/>
          </w:tcPr>
          <w:p w14:paraId="4F78E26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6B91ADEE"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4ECA659E"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45A93670"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079A50F1"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61FD064" w14:textId="77777777" w:rsidR="0012698E" w:rsidRPr="00621E63" w:rsidRDefault="0012698E" w:rsidP="001371EA">
            <w:pPr>
              <w:pStyle w:val="TableEntry"/>
              <w:keepNext/>
              <w:keepLines/>
              <w:suppressAutoHyphens/>
              <w:rPr>
                <w:rFonts w:cs="TimesNewRomanPSMT"/>
              </w:rPr>
            </w:pPr>
            <w:r w:rsidRPr="00621E63">
              <w:rPr>
                <w:rFonts w:cs="TimesNewRomanPSMT"/>
              </w:rPr>
              <w:t>Action Reason</w:t>
            </w:r>
          </w:p>
        </w:tc>
      </w:tr>
      <w:tr w:rsidR="0012698E" w:rsidRPr="00621E63" w14:paraId="403D0BA1" w14:textId="77777777" w:rsidTr="00C10546">
        <w:trPr>
          <w:cantSplit/>
          <w:jc w:val="center"/>
        </w:trPr>
        <w:tc>
          <w:tcPr>
            <w:tcW w:w="1044" w:type="dxa"/>
            <w:shd w:val="clear" w:color="auto" w:fill="auto"/>
            <w:hideMark/>
          </w:tcPr>
          <w:p w14:paraId="542792A4" w14:textId="77777777" w:rsidR="0012698E" w:rsidRPr="005B0C7C" w:rsidRDefault="0012698E" w:rsidP="00D53FC4">
            <w:pPr>
              <w:pStyle w:val="TableEntry"/>
              <w:pPrChange w:id="2438" w:author="Mary Jungers" w:date="2019-11-13T19:06:00Z">
                <w:pPr>
                  <w:pStyle w:val="TableEntry"/>
                  <w:keepNext/>
                  <w:keepLines/>
                  <w:suppressAutoHyphens/>
                </w:pPr>
              </w:pPrChange>
            </w:pPr>
            <w:r w:rsidRPr="005B0C7C">
              <w:t>4</w:t>
            </w:r>
          </w:p>
        </w:tc>
        <w:tc>
          <w:tcPr>
            <w:tcW w:w="990" w:type="dxa"/>
            <w:shd w:val="clear" w:color="auto" w:fill="auto"/>
          </w:tcPr>
          <w:p w14:paraId="0D318BBA"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40CA127F"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23346742" w14:textId="77777777" w:rsidR="0012698E" w:rsidRPr="00621E63" w:rsidRDefault="0012698E" w:rsidP="001371EA">
            <w:pPr>
              <w:pStyle w:val="TableEntry"/>
              <w:keepNext/>
              <w:keepLines/>
              <w:suppressAutoHyphens/>
              <w:rPr>
                <w:rFonts w:cs="TimesNewRomanPSMT"/>
              </w:rPr>
            </w:pPr>
            <w:r w:rsidRPr="00621E63">
              <w:rPr>
                <w:rFonts w:cs="TimesNewRomanPSMT"/>
              </w:rPr>
              <w:t>R</w:t>
            </w:r>
          </w:p>
        </w:tc>
        <w:tc>
          <w:tcPr>
            <w:tcW w:w="834" w:type="dxa"/>
            <w:shd w:val="clear" w:color="auto" w:fill="auto"/>
          </w:tcPr>
          <w:p w14:paraId="2C6A0FA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E6D70C" w14:textId="77777777" w:rsidR="0012698E" w:rsidRPr="00621E63" w:rsidRDefault="008E1C27" w:rsidP="001371EA">
            <w:pPr>
              <w:pStyle w:val="TableEntry"/>
              <w:keepNext/>
              <w:keepLines/>
              <w:suppressAutoHyphens/>
              <w:rPr>
                <w:rStyle w:val="HyperlinkTable"/>
              </w:rPr>
            </w:pPr>
            <w:hyperlink r:id="rId68" w:anchor="HL70912" w:history="1">
              <w:r w:rsidR="0012698E" w:rsidRPr="00621E63">
                <w:rPr>
                  <w:rStyle w:val="Hyperlink"/>
                  <w:rFonts w:cs="TimesNewRomanPSMT"/>
                </w:rPr>
                <w:t>0912</w:t>
              </w:r>
            </w:hyperlink>
          </w:p>
        </w:tc>
        <w:tc>
          <w:tcPr>
            <w:tcW w:w="2898" w:type="dxa"/>
            <w:shd w:val="clear" w:color="auto" w:fill="auto"/>
            <w:hideMark/>
          </w:tcPr>
          <w:p w14:paraId="61D4EAB5" w14:textId="77777777" w:rsidR="0012698E" w:rsidRPr="00621E63" w:rsidRDefault="0012698E" w:rsidP="001371EA">
            <w:pPr>
              <w:pStyle w:val="TableEntry"/>
              <w:keepNext/>
              <w:keepLines/>
              <w:suppressAutoHyphens/>
              <w:rPr>
                <w:rFonts w:cs="TimesNewRomanPSMT"/>
              </w:rPr>
            </w:pPr>
            <w:r w:rsidRPr="00621E63">
              <w:rPr>
                <w:rFonts w:cs="TimesNewRomanPSMT"/>
              </w:rPr>
              <w:t xml:space="preserve">Participation </w:t>
            </w:r>
          </w:p>
        </w:tc>
      </w:tr>
      <w:tr w:rsidR="0012698E" w:rsidRPr="00621E63" w14:paraId="4490F333" w14:textId="77777777" w:rsidTr="00C10546">
        <w:trPr>
          <w:cantSplit/>
          <w:jc w:val="center"/>
        </w:trPr>
        <w:tc>
          <w:tcPr>
            <w:tcW w:w="1044" w:type="dxa"/>
            <w:shd w:val="clear" w:color="auto" w:fill="auto"/>
            <w:hideMark/>
          </w:tcPr>
          <w:p w14:paraId="00F3EC38" w14:textId="77777777" w:rsidR="0012698E" w:rsidRPr="005B0C7C" w:rsidRDefault="0012698E" w:rsidP="00D53FC4">
            <w:pPr>
              <w:pStyle w:val="TableEntry"/>
              <w:pPrChange w:id="2439" w:author="Mary Jungers" w:date="2019-11-13T19:06:00Z">
                <w:pPr>
                  <w:pStyle w:val="TableEntry"/>
                  <w:keepNext/>
                  <w:keepLines/>
                  <w:suppressAutoHyphens/>
                </w:pPr>
              </w:pPrChange>
            </w:pPr>
            <w:r w:rsidRPr="005B0C7C">
              <w:t>5</w:t>
            </w:r>
          </w:p>
        </w:tc>
        <w:tc>
          <w:tcPr>
            <w:tcW w:w="990" w:type="dxa"/>
            <w:shd w:val="clear" w:color="auto" w:fill="auto"/>
          </w:tcPr>
          <w:p w14:paraId="28B9D3D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FFF0F5" w14:textId="77777777" w:rsidR="0012698E" w:rsidRPr="00621E63" w:rsidRDefault="0012698E" w:rsidP="001371EA">
            <w:pPr>
              <w:pStyle w:val="TableEntry"/>
              <w:keepNext/>
              <w:keepLines/>
              <w:suppressAutoHyphens/>
              <w:rPr>
                <w:rFonts w:cs="TimesNewRomanPSMT"/>
              </w:rPr>
            </w:pPr>
            <w:r w:rsidRPr="00621E63">
              <w:rPr>
                <w:rFonts w:cs="TimesNewRomanPSMT"/>
              </w:rPr>
              <w:t>XCN</w:t>
            </w:r>
          </w:p>
        </w:tc>
        <w:tc>
          <w:tcPr>
            <w:tcW w:w="822" w:type="dxa"/>
            <w:shd w:val="clear" w:color="auto" w:fill="auto"/>
            <w:hideMark/>
          </w:tcPr>
          <w:p w14:paraId="24CBF243"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3F19AAF7"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56C0892A"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35AFC61" w14:textId="77777777" w:rsidR="0012698E" w:rsidRPr="00621E63" w:rsidRDefault="0012698E" w:rsidP="001371EA">
            <w:pPr>
              <w:pStyle w:val="TableEntry"/>
              <w:keepNext/>
              <w:keepLines/>
              <w:suppressAutoHyphens/>
              <w:rPr>
                <w:rFonts w:cs="TimesNewRomanPSMT"/>
              </w:rPr>
            </w:pPr>
            <w:r w:rsidRPr="00621E63">
              <w:rPr>
                <w:rFonts w:cs="TimesNewRomanPSMT"/>
              </w:rPr>
              <w:t>Participation Person</w:t>
            </w:r>
          </w:p>
        </w:tc>
      </w:tr>
      <w:tr w:rsidR="0012698E" w:rsidRPr="00621E63" w14:paraId="1CD35EE3" w14:textId="77777777" w:rsidTr="00C10546">
        <w:trPr>
          <w:cantSplit/>
          <w:jc w:val="center"/>
        </w:trPr>
        <w:tc>
          <w:tcPr>
            <w:tcW w:w="1044" w:type="dxa"/>
            <w:shd w:val="clear" w:color="auto" w:fill="auto"/>
            <w:hideMark/>
          </w:tcPr>
          <w:p w14:paraId="07CEBCD4" w14:textId="77777777" w:rsidR="0012698E" w:rsidRPr="005B0C7C" w:rsidRDefault="0012698E" w:rsidP="00D53FC4">
            <w:pPr>
              <w:pStyle w:val="TableEntry"/>
              <w:pPrChange w:id="2440" w:author="Mary Jungers" w:date="2019-11-13T19:06:00Z">
                <w:pPr>
                  <w:pStyle w:val="TableEntry"/>
                  <w:keepNext/>
                  <w:keepLines/>
                  <w:suppressAutoHyphens/>
                </w:pPr>
              </w:pPrChange>
            </w:pPr>
            <w:r w:rsidRPr="005B0C7C">
              <w:t>6</w:t>
            </w:r>
          </w:p>
        </w:tc>
        <w:tc>
          <w:tcPr>
            <w:tcW w:w="990" w:type="dxa"/>
            <w:shd w:val="clear" w:color="auto" w:fill="auto"/>
          </w:tcPr>
          <w:p w14:paraId="212EC79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AAAC225"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23E6CF53"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tcPr>
          <w:p w14:paraId="68AC5A5F"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3713E9B2" w14:textId="77777777" w:rsidR="0012698E" w:rsidRPr="00621E63" w:rsidRDefault="0012698E" w:rsidP="001371EA">
            <w:pPr>
              <w:pStyle w:val="TableEntry"/>
              <w:keepNext/>
              <w:keepLines/>
              <w:suppressAutoHyphens/>
              <w:rPr>
                <w:rStyle w:val="HyperlinkTable"/>
              </w:rPr>
            </w:pPr>
          </w:p>
        </w:tc>
        <w:tc>
          <w:tcPr>
            <w:tcW w:w="2898" w:type="dxa"/>
            <w:shd w:val="clear" w:color="auto" w:fill="auto"/>
            <w:hideMark/>
          </w:tcPr>
          <w:p w14:paraId="11F91CD2" w14:textId="77777777" w:rsidR="0012698E" w:rsidRPr="00621E63" w:rsidRDefault="0012698E" w:rsidP="001371EA">
            <w:pPr>
              <w:pStyle w:val="TableEntry"/>
              <w:keepNext/>
              <w:keepLines/>
              <w:suppressAutoHyphens/>
              <w:rPr>
                <w:rFonts w:cs="TimesNewRomanPSMT"/>
              </w:rPr>
            </w:pPr>
            <w:r w:rsidRPr="00621E63">
              <w:rPr>
                <w:rFonts w:cs="TimesNewRomanPSMT"/>
              </w:rPr>
              <w:t>Participation Person Provider Type</w:t>
            </w:r>
          </w:p>
        </w:tc>
      </w:tr>
      <w:tr w:rsidR="0012698E" w:rsidRPr="00621E63" w14:paraId="2A9F9D7C" w14:textId="77777777" w:rsidTr="00C10546">
        <w:trPr>
          <w:cantSplit/>
          <w:jc w:val="center"/>
        </w:trPr>
        <w:tc>
          <w:tcPr>
            <w:tcW w:w="1044" w:type="dxa"/>
            <w:shd w:val="clear" w:color="auto" w:fill="auto"/>
            <w:hideMark/>
          </w:tcPr>
          <w:p w14:paraId="73EBDF96" w14:textId="77777777" w:rsidR="0012698E" w:rsidRPr="005B0C7C" w:rsidRDefault="0012698E" w:rsidP="00D53FC4">
            <w:pPr>
              <w:pStyle w:val="TableEntry"/>
              <w:pPrChange w:id="2441" w:author="Mary Jungers" w:date="2019-11-13T19:06:00Z">
                <w:pPr>
                  <w:pStyle w:val="TableEntry"/>
                  <w:keepNext/>
                  <w:keepLines/>
                  <w:suppressAutoHyphens/>
                </w:pPr>
              </w:pPrChange>
            </w:pPr>
            <w:r w:rsidRPr="005B0C7C">
              <w:t>7</w:t>
            </w:r>
          </w:p>
        </w:tc>
        <w:tc>
          <w:tcPr>
            <w:tcW w:w="990" w:type="dxa"/>
            <w:shd w:val="clear" w:color="auto" w:fill="auto"/>
          </w:tcPr>
          <w:p w14:paraId="3AED756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42BCD5B1"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615EBDC4"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tcPr>
          <w:p w14:paraId="0AA2F993"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294D2910" w14:textId="77777777" w:rsidR="0012698E" w:rsidRPr="00621E63" w:rsidRDefault="008E1C27" w:rsidP="001371EA">
            <w:pPr>
              <w:pStyle w:val="TableEntry"/>
              <w:keepNext/>
              <w:keepLines/>
              <w:suppressAutoHyphens/>
              <w:rPr>
                <w:rStyle w:val="HyperlinkTable"/>
              </w:rPr>
            </w:pPr>
            <w:hyperlink r:id="rId69" w:anchor="HL70406" w:history="1">
              <w:r w:rsidR="0012698E" w:rsidRPr="00621E63">
                <w:rPr>
                  <w:rStyle w:val="Hyperlink"/>
                  <w:rFonts w:cs="TimesNewRomanPSMT"/>
                </w:rPr>
                <w:t>0406</w:t>
              </w:r>
            </w:hyperlink>
          </w:p>
        </w:tc>
        <w:tc>
          <w:tcPr>
            <w:tcW w:w="2898" w:type="dxa"/>
            <w:shd w:val="clear" w:color="auto" w:fill="auto"/>
            <w:hideMark/>
          </w:tcPr>
          <w:p w14:paraId="102D082F" w14:textId="77777777" w:rsidR="0012698E" w:rsidRPr="00621E63" w:rsidRDefault="0012698E" w:rsidP="001371EA">
            <w:pPr>
              <w:pStyle w:val="TableEntry"/>
              <w:keepNext/>
              <w:keepLines/>
              <w:suppressAutoHyphens/>
              <w:rPr>
                <w:rFonts w:cs="TimesNewRomanPSMT"/>
              </w:rPr>
            </w:pPr>
            <w:r w:rsidRPr="00621E63">
              <w:rPr>
                <w:rFonts w:cs="TimesNewRomanPSMT"/>
              </w:rPr>
              <w:t>Participant Organization Unit Type</w:t>
            </w:r>
          </w:p>
        </w:tc>
      </w:tr>
      <w:tr w:rsidR="0012698E" w:rsidRPr="00621E63" w14:paraId="6715DD90" w14:textId="77777777" w:rsidTr="00C10546">
        <w:trPr>
          <w:cantSplit/>
          <w:jc w:val="center"/>
        </w:trPr>
        <w:tc>
          <w:tcPr>
            <w:tcW w:w="1044" w:type="dxa"/>
            <w:shd w:val="clear" w:color="auto" w:fill="auto"/>
            <w:hideMark/>
          </w:tcPr>
          <w:p w14:paraId="4869708B" w14:textId="77777777" w:rsidR="0012698E" w:rsidRPr="005B0C7C" w:rsidRDefault="0012698E" w:rsidP="00D53FC4">
            <w:pPr>
              <w:pStyle w:val="TableEntry"/>
              <w:pPrChange w:id="2442" w:author="Mary Jungers" w:date="2019-11-13T19:06:00Z">
                <w:pPr>
                  <w:pStyle w:val="TableEntry"/>
                  <w:keepNext/>
                  <w:keepLines/>
                  <w:suppressAutoHyphens/>
                </w:pPr>
              </w:pPrChange>
            </w:pPr>
            <w:r w:rsidRPr="005B0C7C">
              <w:t>8</w:t>
            </w:r>
          </w:p>
        </w:tc>
        <w:tc>
          <w:tcPr>
            <w:tcW w:w="990" w:type="dxa"/>
            <w:shd w:val="clear" w:color="auto" w:fill="auto"/>
          </w:tcPr>
          <w:p w14:paraId="100F5DD0"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388EBBD2" w14:textId="77777777" w:rsidR="0012698E" w:rsidRPr="00621E63" w:rsidRDefault="0012698E" w:rsidP="001371EA">
            <w:pPr>
              <w:pStyle w:val="TableEntry"/>
              <w:keepNext/>
              <w:keepLines/>
              <w:suppressAutoHyphens/>
              <w:rPr>
                <w:rFonts w:cs="TimesNewRomanPSMT"/>
              </w:rPr>
            </w:pPr>
            <w:r w:rsidRPr="00621E63">
              <w:rPr>
                <w:rFonts w:cs="TimesNewRomanPSMT"/>
              </w:rPr>
              <w:t>XON</w:t>
            </w:r>
          </w:p>
        </w:tc>
        <w:tc>
          <w:tcPr>
            <w:tcW w:w="822" w:type="dxa"/>
            <w:shd w:val="clear" w:color="auto" w:fill="auto"/>
            <w:hideMark/>
          </w:tcPr>
          <w:p w14:paraId="56C83729"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59F911DC"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432F0953"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7E859E46" w14:textId="77777777" w:rsidR="0012698E" w:rsidRPr="00621E63" w:rsidRDefault="0012698E" w:rsidP="001371EA">
            <w:pPr>
              <w:pStyle w:val="TableEntry"/>
              <w:keepNext/>
              <w:keepLines/>
              <w:suppressAutoHyphens/>
              <w:rPr>
                <w:rFonts w:cs="TimesNewRomanPSMT"/>
              </w:rPr>
            </w:pPr>
            <w:r w:rsidRPr="00621E63">
              <w:rPr>
                <w:rFonts w:cs="TimesNewRomanPSMT"/>
              </w:rPr>
              <w:t>Participation Organization</w:t>
            </w:r>
          </w:p>
        </w:tc>
      </w:tr>
      <w:tr w:rsidR="0012698E" w:rsidRPr="00621E63" w14:paraId="4B32AB6C" w14:textId="77777777" w:rsidTr="00C10546">
        <w:trPr>
          <w:cantSplit/>
          <w:jc w:val="center"/>
        </w:trPr>
        <w:tc>
          <w:tcPr>
            <w:tcW w:w="1044" w:type="dxa"/>
            <w:shd w:val="clear" w:color="auto" w:fill="auto"/>
            <w:hideMark/>
          </w:tcPr>
          <w:p w14:paraId="4CE1BA26" w14:textId="77777777" w:rsidR="0012698E" w:rsidRPr="005B0C7C" w:rsidRDefault="0012698E" w:rsidP="00D53FC4">
            <w:pPr>
              <w:pStyle w:val="TableEntry"/>
              <w:pPrChange w:id="2443" w:author="Mary Jungers" w:date="2019-11-13T19:06:00Z">
                <w:pPr>
                  <w:pStyle w:val="TableEntry"/>
                  <w:keepNext/>
                  <w:keepLines/>
                  <w:suppressAutoHyphens/>
                </w:pPr>
              </w:pPrChange>
            </w:pPr>
            <w:r w:rsidRPr="005B0C7C">
              <w:t>9</w:t>
            </w:r>
          </w:p>
        </w:tc>
        <w:tc>
          <w:tcPr>
            <w:tcW w:w="990" w:type="dxa"/>
            <w:shd w:val="clear" w:color="auto" w:fill="auto"/>
          </w:tcPr>
          <w:p w14:paraId="0AAF1FAC"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5EB11E" w14:textId="77777777" w:rsidR="0012698E" w:rsidRPr="00621E63" w:rsidRDefault="0012698E" w:rsidP="001371EA">
            <w:pPr>
              <w:pStyle w:val="TableEntry"/>
              <w:keepNext/>
              <w:keepLines/>
              <w:suppressAutoHyphens/>
              <w:rPr>
                <w:rFonts w:cs="TimesNewRomanPSMT"/>
              </w:rPr>
            </w:pPr>
            <w:r w:rsidRPr="00621E63">
              <w:rPr>
                <w:rFonts w:cs="TimesNewRomanPSMT"/>
              </w:rPr>
              <w:t>PL</w:t>
            </w:r>
          </w:p>
        </w:tc>
        <w:tc>
          <w:tcPr>
            <w:tcW w:w="822" w:type="dxa"/>
            <w:shd w:val="clear" w:color="auto" w:fill="auto"/>
            <w:hideMark/>
          </w:tcPr>
          <w:p w14:paraId="7ABDCF78"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5ECD2D4C"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004F9C72"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931811B" w14:textId="77777777" w:rsidR="0012698E" w:rsidRPr="00621E63" w:rsidRDefault="0012698E" w:rsidP="001371EA">
            <w:pPr>
              <w:pStyle w:val="TableEntry"/>
              <w:keepNext/>
              <w:keepLines/>
              <w:suppressAutoHyphens/>
              <w:rPr>
                <w:rFonts w:cs="TimesNewRomanPSMT"/>
              </w:rPr>
            </w:pPr>
            <w:r w:rsidRPr="00621E63">
              <w:rPr>
                <w:rFonts w:cs="TimesNewRomanPSMT"/>
              </w:rPr>
              <w:t>Participant Location</w:t>
            </w:r>
          </w:p>
        </w:tc>
      </w:tr>
      <w:tr w:rsidR="0012698E" w:rsidRPr="00621E63" w14:paraId="7F092FF6" w14:textId="77777777" w:rsidTr="00C10546">
        <w:trPr>
          <w:cantSplit/>
          <w:jc w:val="center"/>
        </w:trPr>
        <w:tc>
          <w:tcPr>
            <w:tcW w:w="1044" w:type="dxa"/>
            <w:shd w:val="clear" w:color="auto" w:fill="auto"/>
            <w:hideMark/>
          </w:tcPr>
          <w:p w14:paraId="71E72271" w14:textId="77777777" w:rsidR="0012698E" w:rsidRPr="005B0C7C" w:rsidRDefault="0012698E" w:rsidP="00D53FC4">
            <w:pPr>
              <w:pStyle w:val="TableEntry"/>
              <w:pPrChange w:id="2444" w:author="Mary Jungers" w:date="2019-11-13T19:06:00Z">
                <w:pPr>
                  <w:pStyle w:val="TableEntry"/>
                  <w:keepNext/>
                  <w:keepLines/>
                  <w:suppressAutoHyphens/>
                </w:pPr>
              </w:pPrChange>
            </w:pPr>
            <w:r w:rsidRPr="005B0C7C">
              <w:t>10</w:t>
            </w:r>
          </w:p>
        </w:tc>
        <w:tc>
          <w:tcPr>
            <w:tcW w:w="990" w:type="dxa"/>
            <w:shd w:val="clear" w:color="auto" w:fill="auto"/>
          </w:tcPr>
          <w:p w14:paraId="4B214043"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5AB23E1"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218C4AE7"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1E22436E"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23819FB1"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ED7FCC7" w14:textId="77777777" w:rsidR="0012698E" w:rsidRPr="00621E63" w:rsidRDefault="0012698E" w:rsidP="001371EA">
            <w:pPr>
              <w:pStyle w:val="TableEntry"/>
              <w:keepNext/>
              <w:keepLines/>
              <w:suppressAutoHyphens/>
              <w:rPr>
                <w:rFonts w:cs="TimesNewRomanPSMT"/>
              </w:rPr>
            </w:pPr>
            <w:r w:rsidRPr="00621E63">
              <w:rPr>
                <w:rFonts w:cs="TimesNewRomanPSMT"/>
              </w:rPr>
              <w:t>Participation Device</w:t>
            </w:r>
          </w:p>
        </w:tc>
      </w:tr>
      <w:tr w:rsidR="0012698E" w:rsidRPr="00621E63" w14:paraId="491F643E" w14:textId="77777777" w:rsidTr="00C10546">
        <w:trPr>
          <w:cantSplit/>
          <w:jc w:val="center"/>
        </w:trPr>
        <w:tc>
          <w:tcPr>
            <w:tcW w:w="1044" w:type="dxa"/>
            <w:shd w:val="clear" w:color="auto" w:fill="auto"/>
            <w:hideMark/>
          </w:tcPr>
          <w:p w14:paraId="1E81F01F" w14:textId="77777777" w:rsidR="0012698E" w:rsidRPr="005B0C7C" w:rsidRDefault="0012698E" w:rsidP="00D53FC4">
            <w:pPr>
              <w:pStyle w:val="TableEntry"/>
              <w:pPrChange w:id="2445" w:author="Mary Jungers" w:date="2019-11-13T19:06:00Z">
                <w:pPr>
                  <w:pStyle w:val="TableEntry"/>
                  <w:keepNext/>
                  <w:keepLines/>
                  <w:suppressAutoHyphens/>
                </w:pPr>
              </w:pPrChange>
            </w:pPr>
            <w:r w:rsidRPr="005B0C7C">
              <w:t>11</w:t>
            </w:r>
          </w:p>
        </w:tc>
        <w:tc>
          <w:tcPr>
            <w:tcW w:w="990" w:type="dxa"/>
            <w:shd w:val="clear" w:color="auto" w:fill="auto"/>
          </w:tcPr>
          <w:p w14:paraId="79E5A38F"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9C09E08"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6D7B8720"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6FBB7F5"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1CD0A0B"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6207323E" w14:textId="77777777" w:rsidR="0012698E" w:rsidRPr="00621E63" w:rsidRDefault="0012698E" w:rsidP="001371EA">
            <w:pPr>
              <w:pStyle w:val="TableEntry"/>
              <w:keepNext/>
              <w:keepLines/>
              <w:suppressAutoHyphens/>
              <w:rPr>
                <w:rFonts w:cs="TimesNewRomanPSMT"/>
              </w:rPr>
            </w:pPr>
            <w:r w:rsidRPr="00621E63">
              <w:rPr>
                <w:rFonts w:cs="TimesNewRomanPSMT"/>
              </w:rPr>
              <w:t>Participation Begin Date/Time (arrival time)</w:t>
            </w:r>
          </w:p>
        </w:tc>
      </w:tr>
      <w:tr w:rsidR="0012698E" w:rsidRPr="00621E63" w14:paraId="23710916" w14:textId="77777777" w:rsidTr="00C10546">
        <w:trPr>
          <w:cantSplit/>
          <w:jc w:val="center"/>
        </w:trPr>
        <w:tc>
          <w:tcPr>
            <w:tcW w:w="1044" w:type="dxa"/>
            <w:shd w:val="clear" w:color="auto" w:fill="auto"/>
            <w:hideMark/>
          </w:tcPr>
          <w:p w14:paraId="545571B1" w14:textId="77777777" w:rsidR="0012698E" w:rsidRPr="005B0C7C" w:rsidRDefault="0012698E" w:rsidP="00D53FC4">
            <w:pPr>
              <w:pStyle w:val="TableEntry"/>
              <w:pPrChange w:id="2446" w:author="Mary Jungers" w:date="2019-11-13T19:06:00Z">
                <w:pPr>
                  <w:pStyle w:val="TableEntry"/>
                  <w:keepNext/>
                  <w:keepLines/>
                  <w:suppressAutoHyphens/>
                </w:pPr>
              </w:pPrChange>
            </w:pPr>
            <w:r w:rsidRPr="005B0C7C">
              <w:t>12</w:t>
            </w:r>
          </w:p>
        </w:tc>
        <w:tc>
          <w:tcPr>
            <w:tcW w:w="990" w:type="dxa"/>
            <w:shd w:val="clear" w:color="auto" w:fill="auto"/>
          </w:tcPr>
          <w:p w14:paraId="6CF784F7"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6EB4E69F"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2D005B5F"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01BE1DDD"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58C4C4C"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2257F57A" w14:textId="77777777" w:rsidR="0012698E" w:rsidRPr="00621E63" w:rsidRDefault="0012698E" w:rsidP="001371EA">
            <w:pPr>
              <w:pStyle w:val="TableEntry"/>
              <w:keepNext/>
              <w:keepLines/>
              <w:suppressAutoHyphens/>
              <w:rPr>
                <w:rFonts w:cs="TimesNewRomanPSMT"/>
              </w:rPr>
            </w:pPr>
            <w:r w:rsidRPr="00621E63">
              <w:rPr>
                <w:rFonts w:cs="TimesNewRomanPSMT"/>
              </w:rPr>
              <w:t>Participation End Date/Time (departure time)</w:t>
            </w:r>
          </w:p>
        </w:tc>
      </w:tr>
      <w:tr w:rsidR="0012698E" w:rsidRPr="00621E63" w14:paraId="3FD51791" w14:textId="77777777" w:rsidTr="00C10546">
        <w:trPr>
          <w:cantSplit/>
          <w:jc w:val="center"/>
        </w:trPr>
        <w:tc>
          <w:tcPr>
            <w:tcW w:w="1044" w:type="dxa"/>
            <w:shd w:val="clear" w:color="auto" w:fill="auto"/>
            <w:hideMark/>
          </w:tcPr>
          <w:p w14:paraId="42765A92" w14:textId="77777777" w:rsidR="0012698E" w:rsidRPr="005B0C7C" w:rsidRDefault="0012698E" w:rsidP="00D53FC4">
            <w:pPr>
              <w:pStyle w:val="TableEntry"/>
              <w:pPrChange w:id="2447" w:author="Mary Jungers" w:date="2019-11-13T19:06:00Z">
                <w:pPr>
                  <w:pStyle w:val="TableEntry"/>
                  <w:keepNext/>
                  <w:keepLines/>
                  <w:suppressAutoHyphens/>
                </w:pPr>
              </w:pPrChange>
            </w:pPr>
            <w:r w:rsidRPr="005B0C7C">
              <w:t>13</w:t>
            </w:r>
          </w:p>
        </w:tc>
        <w:tc>
          <w:tcPr>
            <w:tcW w:w="990" w:type="dxa"/>
            <w:shd w:val="clear" w:color="auto" w:fill="auto"/>
          </w:tcPr>
          <w:p w14:paraId="517D7B1D"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5E8ECD6"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63D2BDC2"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26C6AA86"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2E889180"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842A587" w14:textId="77777777" w:rsidR="0012698E" w:rsidRPr="00621E63" w:rsidRDefault="0012698E" w:rsidP="001371EA">
            <w:pPr>
              <w:pStyle w:val="TableEntry"/>
              <w:keepNext/>
              <w:keepLines/>
              <w:suppressAutoHyphens/>
              <w:rPr>
                <w:rFonts w:cs="TimesNewRomanPSMT"/>
              </w:rPr>
            </w:pPr>
            <w:r w:rsidRPr="00621E63">
              <w:rPr>
                <w:rFonts w:cs="TimesNewRomanPSMT"/>
              </w:rPr>
              <w:t>Participation Qualitative Duration</w:t>
            </w:r>
          </w:p>
        </w:tc>
      </w:tr>
      <w:tr w:rsidR="0012698E" w:rsidRPr="00621E63" w14:paraId="65DF8C83" w14:textId="77777777" w:rsidTr="00C10546">
        <w:trPr>
          <w:cantSplit/>
          <w:jc w:val="center"/>
        </w:trPr>
        <w:tc>
          <w:tcPr>
            <w:tcW w:w="1044" w:type="dxa"/>
            <w:shd w:val="clear" w:color="auto" w:fill="auto"/>
            <w:hideMark/>
          </w:tcPr>
          <w:p w14:paraId="6CF5E240" w14:textId="77777777" w:rsidR="0012698E" w:rsidRPr="005B0C7C" w:rsidRDefault="0012698E" w:rsidP="00D53FC4">
            <w:pPr>
              <w:pStyle w:val="TableEntry"/>
              <w:pPrChange w:id="2448" w:author="Mary Jungers" w:date="2019-11-13T19:06:00Z">
                <w:pPr>
                  <w:pStyle w:val="TableEntry"/>
                  <w:keepNext/>
                  <w:keepLines/>
                  <w:suppressAutoHyphens/>
                </w:pPr>
              </w:pPrChange>
            </w:pPr>
            <w:r w:rsidRPr="005B0C7C">
              <w:t>14</w:t>
            </w:r>
          </w:p>
        </w:tc>
        <w:tc>
          <w:tcPr>
            <w:tcW w:w="990" w:type="dxa"/>
            <w:shd w:val="clear" w:color="auto" w:fill="auto"/>
          </w:tcPr>
          <w:p w14:paraId="2FF5A38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D8ED8F0" w14:textId="77777777" w:rsidR="0012698E" w:rsidRPr="00621E63" w:rsidRDefault="0012698E" w:rsidP="001371EA">
            <w:pPr>
              <w:pStyle w:val="TableEntry"/>
              <w:keepNext/>
              <w:keepLines/>
              <w:suppressAutoHyphens/>
              <w:rPr>
                <w:rFonts w:cs="TimesNewRomanPSMT"/>
              </w:rPr>
            </w:pPr>
            <w:r w:rsidRPr="00621E63">
              <w:rPr>
                <w:rFonts w:cs="TimesNewRomanPSMT"/>
              </w:rPr>
              <w:t>XAD</w:t>
            </w:r>
          </w:p>
        </w:tc>
        <w:tc>
          <w:tcPr>
            <w:tcW w:w="822" w:type="dxa"/>
            <w:shd w:val="clear" w:color="auto" w:fill="auto"/>
            <w:hideMark/>
          </w:tcPr>
          <w:p w14:paraId="6C257528"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740C770A"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1D3FB00C"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2F51881D" w14:textId="77777777" w:rsidR="0012698E" w:rsidRPr="00621E63" w:rsidRDefault="0012698E" w:rsidP="001371EA">
            <w:pPr>
              <w:pStyle w:val="TableEntry"/>
              <w:keepNext/>
              <w:keepLines/>
              <w:suppressAutoHyphens/>
              <w:rPr>
                <w:rFonts w:cs="TimesNewRomanPSMT"/>
              </w:rPr>
            </w:pPr>
            <w:r w:rsidRPr="00621E63">
              <w:rPr>
                <w:rFonts w:cs="TimesNewRomanPSMT"/>
              </w:rPr>
              <w:t>Participation Address</w:t>
            </w:r>
          </w:p>
        </w:tc>
      </w:tr>
      <w:tr w:rsidR="0012698E" w:rsidRPr="00621E63" w14:paraId="48703417" w14:textId="77777777" w:rsidTr="00C10546">
        <w:trPr>
          <w:cantSplit/>
          <w:jc w:val="center"/>
        </w:trPr>
        <w:tc>
          <w:tcPr>
            <w:tcW w:w="1044" w:type="dxa"/>
            <w:shd w:val="clear" w:color="auto" w:fill="auto"/>
            <w:hideMark/>
          </w:tcPr>
          <w:p w14:paraId="4C1E5E79" w14:textId="77777777" w:rsidR="0012698E" w:rsidRPr="005B0C7C" w:rsidRDefault="0012698E" w:rsidP="00D53FC4">
            <w:pPr>
              <w:pStyle w:val="TableEntry"/>
              <w:pPrChange w:id="2449" w:author="Mary Jungers" w:date="2019-11-13T19:06:00Z">
                <w:pPr>
                  <w:pStyle w:val="TableEntry"/>
                  <w:keepNext/>
                  <w:keepLines/>
                  <w:suppressAutoHyphens/>
                </w:pPr>
              </w:pPrChange>
            </w:pPr>
            <w:r w:rsidRPr="005B0C7C">
              <w:t>15</w:t>
            </w:r>
          </w:p>
        </w:tc>
        <w:tc>
          <w:tcPr>
            <w:tcW w:w="990" w:type="dxa"/>
            <w:shd w:val="clear" w:color="auto" w:fill="auto"/>
          </w:tcPr>
          <w:p w14:paraId="441B1C7A"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F2049F6" w14:textId="77777777" w:rsidR="0012698E" w:rsidRPr="00621E63" w:rsidRDefault="0012698E" w:rsidP="001371EA">
            <w:pPr>
              <w:pStyle w:val="TableEntry"/>
              <w:keepNext/>
              <w:keepLines/>
              <w:suppressAutoHyphens/>
              <w:rPr>
                <w:rFonts w:cs="TimesNewRomanPSMT"/>
              </w:rPr>
            </w:pPr>
            <w:r w:rsidRPr="00621E63">
              <w:rPr>
                <w:rFonts w:cs="TimesNewRomanPSMT"/>
              </w:rPr>
              <w:t>XTN</w:t>
            </w:r>
          </w:p>
        </w:tc>
        <w:tc>
          <w:tcPr>
            <w:tcW w:w="822" w:type="dxa"/>
            <w:shd w:val="clear" w:color="auto" w:fill="auto"/>
            <w:hideMark/>
          </w:tcPr>
          <w:p w14:paraId="74C253CE"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hideMark/>
          </w:tcPr>
          <w:p w14:paraId="5E160630"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0DF83F20"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79A6062" w14:textId="77777777" w:rsidR="0012698E" w:rsidRPr="00621E63" w:rsidRDefault="0012698E" w:rsidP="001371EA">
            <w:pPr>
              <w:pStyle w:val="TableEntry"/>
              <w:keepNext/>
              <w:keepLines/>
              <w:suppressAutoHyphens/>
              <w:rPr>
                <w:rFonts w:cs="TimesNewRomanPSMT"/>
              </w:rPr>
            </w:pPr>
            <w:r w:rsidRPr="00621E63">
              <w:rPr>
                <w:rFonts w:cs="TimesNewRomanPSMT"/>
              </w:rPr>
              <w:t>Participant Telecommunication Address</w:t>
            </w:r>
          </w:p>
        </w:tc>
      </w:tr>
      <w:tr w:rsidR="0012698E" w:rsidRPr="00621E63" w14:paraId="6AA12C4E" w14:textId="77777777" w:rsidTr="00C10546">
        <w:trPr>
          <w:cantSplit/>
          <w:jc w:val="center"/>
        </w:trPr>
        <w:tc>
          <w:tcPr>
            <w:tcW w:w="1044" w:type="dxa"/>
            <w:shd w:val="clear" w:color="auto" w:fill="auto"/>
            <w:hideMark/>
          </w:tcPr>
          <w:p w14:paraId="138B41CE" w14:textId="77777777" w:rsidR="0012698E" w:rsidRPr="005B0C7C" w:rsidRDefault="0012698E" w:rsidP="00D53FC4">
            <w:pPr>
              <w:pStyle w:val="TableEntry"/>
              <w:pPrChange w:id="2450" w:author="Mary Jungers" w:date="2019-11-13T19:06:00Z">
                <w:pPr>
                  <w:pStyle w:val="TableEntry"/>
                  <w:keepNext/>
                  <w:keepLines/>
                  <w:suppressAutoHyphens/>
                </w:pPr>
              </w:pPrChange>
            </w:pPr>
            <w:r w:rsidRPr="005B0C7C">
              <w:t>16</w:t>
            </w:r>
          </w:p>
        </w:tc>
        <w:tc>
          <w:tcPr>
            <w:tcW w:w="990" w:type="dxa"/>
            <w:shd w:val="clear" w:color="auto" w:fill="auto"/>
          </w:tcPr>
          <w:p w14:paraId="6068417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AA38271"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0DCFDC3B"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7A40793B"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1677B64F"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999C181"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Identifier</w:t>
            </w:r>
          </w:p>
        </w:tc>
      </w:tr>
      <w:tr w:rsidR="0012698E" w:rsidRPr="00621E63" w14:paraId="52E32369" w14:textId="77777777" w:rsidTr="00C10546">
        <w:trPr>
          <w:cantSplit/>
          <w:jc w:val="center"/>
        </w:trPr>
        <w:tc>
          <w:tcPr>
            <w:tcW w:w="1044" w:type="dxa"/>
            <w:shd w:val="clear" w:color="auto" w:fill="auto"/>
            <w:hideMark/>
          </w:tcPr>
          <w:p w14:paraId="442DA040" w14:textId="77777777" w:rsidR="0012698E" w:rsidRPr="005B0C7C" w:rsidRDefault="0012698E" w:rsidP="00D53FC4">
            <w:pPr>
              <w:pStyle w:val="TableEntry"/>
              <w:pPrChange w:id="2451" w:author="Mary Jungers" w:date="2019-11-13T19:06:00Z">
                <w:pPr>
                  <w:pStyle w:val="TableEntry"/>
                  <w:keepNext/>
                  <w:keepLines/>
                  <w:suppressAutoHyphens/>
                </w:pPr>
              </w:pPrChange>
            </w:pPr>
            <w:r w:rsidRPr="005B0C7C">
              <w:t>17</w:t>
            </w:r>
          </w:p>
        </w:tc>
        <w:tc>
          <w:tcPr>
            <w:tcW w:w="990" w:type="dxa"/>
            <w:shd w:val="clear" w:color="auto" w:fill="auto"/>
          </w:tcPr>
          <w:p w14:paraId="2569910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DED1128"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6AB8090A"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13FB8D9"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4A32C1A"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2DFE864"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Manufacture Date</w:t>
            </w:r>
          </w:p>
        </w:tc>
      </w:tr>
      <w:tr w:rsidR="0012698E" w:rsidRPr="00621E63" w14:paraId="54151E39" w14:textId="77777777" w:rsidTr="00C10546">
        <w:trPr>
          <w:cantSplit/>
          <w:jc w:val="center"/>
        </w:trPr>
        <w:tc>
          <w:tcPr>
            <w:tcW w:w="1044" w:type="dxa"/>
            <w:shd w:val="clear" w:color="auto" w:fill="auto"/>
            <w:hideMark/>
          </w:tcPr>
          <w:p w14:paraId="6ED2603D" w14:textId="77777777" w:rsidR="0012698E" w:rsidRPr="005B0C7C" w:rsidRDefault="0012698E" w:rsidP="00D53FC4">
            <w:pPr>
              <w:pStyle w:val="TableEntry"/>
              <w:pPrChange w:id="2452" w:author="Mary Jungers" w:date="2019-11-13T19:06:00Z">
                <w:pPr>
                  <w:pStyle w:val="TableEntry"/>
                  <w:keepNext/>
                  <w:keepLines/>
                  <w:suppressAutoHyphens/>
                </w:pPr>
              </w:pPrChange>
            </w:pPr>
            <w:r w:rsidRPr="005B0C7C">
              <w:t>18</w:t>
            </w:r>
          </w:p>
        </w:tc>
        <w:tc>
          <w:tcPr>
            <w:tcW w:w="990" w:type="dxa"/>
            <w:shd w:val="clear" w:color="auto" w:fill="auto"/>
          </w:tcPr>
          <w:p w14:paraId="17C2EFFC"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2C7D58B6"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5FC10081"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0A3D2C29"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67D3C575"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24B0BEB"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Expiry Date</w:t>
            </w:r>
          </w:p>
        </w:tc>
      </w:tr>
      <w:tr w:rsidR="0012698E" w:rsidRPr="00621E63" w14:paraId="0D996295" w14:textId="77777777" w:rsidTr="00C10546">
        <w:trPr>
          <w:cantSplit/>
          <w:jc w:val="center"/>
        </w:trPr>
        <w:tc>
          <w:tcPr>
            <w:tcW w:w="1044" w:type="dxa"/>
            <w:shd w:val="clear" w:color="auto" w:fill="auto"/>
            <w:hideMark/>
          </w:tcPr>
          <w:p w14:paraId="4935411B" w14:textId="77777777" w:rsidR="0012698E" w:rsidRPr="005B0C7C" w:rsidRDefault="0012698E" w:rsidP="00D53FC4">
            <w:pPr>
              <w:pStyle w:val="TableEntry"/>
              <w:pPrChange w:id="2453" w:author="Mary Jungers" w:date="2019-11-13T19:06:00Z">
                <w:pPr>
                  <w:pStyle w:val="TableEntry"/>
                  <w:keepNext/>
                  <w:keepLines/>
                  <w:suppressAutoHyphens/>
                </w:pPr>
              </w:pPrChange>
            </w:pPr>
            <w:r w:rsidRPr="005B0C7C">
              <w:t>19</w:t>
            </w:r>
          </w:p>
        </w:tc>
        <w:tc>
          <w:tcPr>
            <w:tcW w:w="990" w:type="dxa"/>
            <w:shd w:val="clear" w:color="auto" w:fill="auto"/>
          </w:tcPr>
          <w:p w14:paraId="1B0F7ED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3C815293" w14:textId="77777777" w:rsidR="0012698E" w:rsidRPr="00621E63" w:rsidRDefault="0012698E" w:rsidP="001371EA">
            <w:pPr>
              <w:pStyle w:val="TableEntry"/>
              <w:keepNext/>
              <w:keepLines/>
              <w:suppressAutoHyphens/>
              <w:rPr>
                <w:rFonts w:cs="TimesNewRomanPSMT"/>
              </w:rPr>
            </w:pPr>
            <w:r w:rsidRPr="00621E63">
              <w:rPr>
                <w:rFonts w:cs="TimesNewRomanPSMT"/>
              </w:rPr>
              <w:t>ST</w:t>
            </w:r>
          </w:p>
        </w:tc>
        <w:tc>
          <w:tcPr>
            <w:tcW w:w="822" w:type="dxa"/>
            <w:shd w:val="clear" w:color="auto" w:fill="auto"/>
            <w:hideMark/>
          </w:tcPr>
          <w:p w14:paraId="484996C9"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4A2A7E80"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5B43DA67"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551E7C74"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Lot Number</w:t>
            </w:r>
          </w:p>
        </w:tc>
      </w:tr>
      <w:tr w:rsidR="0012698E" w:rsidRPr="00621E63" w14:paraId="04427B83" w14:textId="77777777" w:rsidTr="00C10546">
        <w:trPr>
          <w:cantSplit/>
          <w:jc w:val="center"/>
        </w:trPr>
        <w:tc>
          <w:tcPr>
            <w:tcW w:w="1044" w:type="dxa"/>
            <w:shd w:val="clear" w:color="auto" w:fill="auto"/>
            <w:hideMark/>
          </w:tcPr>
          <w:p w14:paraId="5067ABF2" w14:textId="77777777" w:rsidR="0012698E" w:rsidRPr="005B0C7C" w:rsidRDefault="0012698E" w:rsidP="00D53FC4">
            <w:pPr>
              <w:pStyle w:val="TableEntry"/>
              <w:pPrChange w:id="2454" w:author="Mary Jungers" w:date="2019-11-13T19:06:00Z">
                <w:pPr>
                  <w:pStyle w:val="TableEntry"/>
                  <w:keepNext/>
                  <w:keepLines/>
                  <w:suppressAutoHyphens/>
                </w:pPr>
              </w:pPrChange>
            </w:pPr>
            <w:r w:rsidRPr="005B0C7C">
              <w:t>20</w:t>
            </w:r>
          </w:p>
        </w:tc>
        <w:tc>
          <w:tcPr>
            <w:tcW w:w="990" w:type="dxa"/>
            <w:shd w:val="clear" w:color="auto" w:fill="auto"/>
          </w:tcPr>
          <w:p w14:paraId="343C372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051BF37D" w14:textId="77777777" w:rsidR="0012698E" w:rsidRPr="00621E63" w:rsidRDefault="0012698E" w:rsidP="001371EA">
            <w:pPr>
              <w:pStyle w:val="TableEntry"/>
              <w:keepNext/>
              <w:keepLines/>
              <w:suppressAutoHyphens/>
              <w:rPr>
                <w:rFonts w:cs="TimesNewRomanPSMT"/>
              </w:rPr>
            </w:pPr>
            <w:r w:rsidRPr="00621E63">
              <w:rPr>
                <w:rFonts w:cs="TimesNewRomanPSMT"/>
              </w:rPr>
              <w:t>ST</w:t>
            </w:r>
          </w:p>
        </w:tc>
        <w:tc>
          <w:tcPr>
            <w:tcW w:w="822" w:type="dxa"/>
            <w:shd w:val="clear" w:color="auto" w:fill="auto"/>
            <w:hideMark/>
          </w:tcPr>
          <w:p w14:paraId="1C58B79D"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1288B42A"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21747697"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BF655B3"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Serial Number</w:t>
            </w:r>
          </w:p>
        </w:tc>
      </w:tr>
      <w:tr w:rsidR="0012698E" w:rsidRPr="00621E63" w14:paraId="2D8037F2" w14:textId="77777777" w:rsidTr="00C10546">
        <w:trPr>
          <w:cantSplit/>
          <w:jc w:val="center"/>
        </w:trPr>
        <w:tc>
          <w:tcPr>
            <w:tcW w:w="1044" w:type="dxa"/>
            <w:shd w:val="clear" w:color="auto" w:fill="auto"/>
            <w:hideMark/>
          </w:tcPr>
          <w:p w14:paraId="05890F02" w14:textId="77777777" w:rsidR="0012698E" w:rsidRPr="005B0C7C" w:rsidRDefault="0012698E" w:rsidP="00D53FC4">
            <w:pPr>
              <w:pStyle w:val="TableEntry"/>
              <w:pPrChange w:id="2455" w:author="Mary Jungers" w:date="2019-11-13T19:06:00Z">
                <w:pPr>
                  <w:pStyle w:val="TableEntry"/>
                  <w:keepNext/>
                  <w:keepLines/>
                  <w:suppressAutoHyphens/>
                </w:pPr>
              </w:pPrChange>
            </w:pPr>
            <w:r w:rsidRPr="005B0C7C">
              <w:t>21</w:t>
            </w:r>
          </w:p>
        </w:tc>
        <w:tc>
          <w:tcPr>
            <w:tcW w:w="990" w:type="dxa"/>
            <w:shd w:val="clear" w:color="auto" w:fill="auto"/>
          </w:tcPr>
          <w:p w14:paraId="76117EF7"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840AF43"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0490559D"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0312B52"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6957C6F9"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677924A8"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Donation Identification</w:t>
            </w:r>
          </w:p>
        </w:tc>
      </w:tr>
      <w:tr w:rsidR="0012698E" w:rsidRPr="00621E63" w14:paraId="679B1C3A" w14:textId="77777777" w:rsidTr="00C10546">
        <w:trPr>
          <w:cantSplit/>
          <w:jc w:val="center"/>
        </w:trPr>
        <w:tc>
          <w:tcPr>
            <w:tcW w:w="1044" w:type="dxa"/>
            <w:shd w:val="clear" w:color="auto" w:fill="auto"/>
            <w:hideMark/>
          </w:tcPr>
          <w:p w14:paraId="2AEEFC82" w14:textId="77777777" w:rsidR="0012698E" w:rsidRPr="005B0C7C" w:rsidRDefault="0012698E" w:rsidP="005B0C7C">
            <w:pPr>
              <w:pStyle w:val="TableEntry"/>
            </w:pPr>
            <w:r w:rsidRPr="005B0C7C">
              <w:t>22</w:t>
            </w:r>
          </w:p>
        </w:tc>
        <w:tc>
          <w:tcPr>
            <w:tcW w:w="990" w:type="dxa"/>
            <w:shd w:val="clear" w:color="auto" w:fill="auto"/>
          </w:tcPr>
          <w:p w14:paraId="2D59C68B" w14:textId="77777777" w:rsidR="0012698E" w:rsidRPr="00621E63" w:rsidRDefault="0012698E" w:rsidP="0012698E">
            <w:pPr>
              <w:pStyle w:val="TableEntry"/>
              <w:rPr>
                <w:rFonts w:cs="TimesNewRomanPSMT"/>
              </w:rPr>
            </w:pPr>
          </w:p>
        </w:tc>
        <w:tc>
          <w:tcPr>
            <w:tcW w:w="900" w:type="dxa"/>
            <w:shd w:val="clear" w:color="auto" w:fill="auto"/>
            <w:hideMark/>
          </w:tcPr>
          <w:p w14:paraId="682288A0" w14:textId="77777777" w:rsidR="0012698E" w:rsidRPr="00621E63" w:rsidRDefault="0012698E" w:rsidP="0012698E">
            <w:pPr>
              <w:pStyle w:val="TableEntry"/>
              <w:rPr>
                <w:rFonts w:cs="TimesNewRomanPSMT"/>
              </w:rPr>
            </w:pPr>
            <w:r w:rsidRPr="00621E63">
              <w:rPr>
                <w:rFonts w:cs="TimesNewRomanPSMT"/>
              </w:rPr>
              <w:t>CNE</w:t>
            </w:r>
          </w:p>
        </w:tc>
        <w:tc>
          <w:tcPr>
            <w:tcW w:w="822" w:type="dxa"/>
            <w:shd w:val="clear" w:color="auto" w:fill="auto"/>
            <w:hideMark/>
          </w:tcPr>
          <w:p w14:paraId="0FE062EE" w14:textId="77777777" w:rsidR="0012698E" w:rsidRPr="00621E63" w:rsidRDefault="0012698E" w:rsidP="0012698E">
            <w:pPr>
              <w:pStyle w:val="TableEntry"/>
              <w:rPr>
                <w:rFonts w:cs="TimesNewRomanPSMT"/>
              </w:rPr>
            </w:pPr>
            <w:r w:rsidRPr="00621E63">
              <w:rPr>
                <w:rFonts w:cs="TimesNewRomanPSMT"/>
              </w:rPr>
              <w:t>C</w:t>
            </w:r>
          </w:p>
        </w:tc>
        <w:tc>
          <w:tcPr>
            <w:tcW w:w="834" w:type="dxa"/>
            <w:shd w:val="clear" w:color="auto" w:fill="auto"/>
          </w:tcPr>
          <w:p w14:paraId="2E400127" w14:textId="77777777" w:rsidR="0012698E" w:rsidRPr="00621E63" w:rsidRDefault="0012698E" w:rsidP="0012698E">
            <w:pPr>
              <w:pStyle w:val="TableEntry"/>
              <w:rPr>
                <w:rFonts w:cs="TimesNewRomanPSMT"/>
              </w:rPr>
            </w:pPr>
          </w:p>
        </w:tc>
        <w:tc>
          <w:tcPr>
            <w:tcW w:w="900" w:type="dxa"/>
            <w:shd w:val="clear" w:color="auto" w:fill="auto"/>
          </w:tcPr>
          <w:p w14:paraId="687913F3" w14:textId="77777777" w:rsidR="0012698E" w:rsidRPr="00621E63" w:rsidRDefault="0012698E" w:rsidP="0012698E">
            <w:pPr>
              <w:pStyle w:val="TableEntry"/>
              <w:rPr>
                <w:rFonts w:cs="TimesNewRomanPSMT"/>
              </w:rPr>
            </w:pPr>
          </w:p>
        </w:tc>
        <w:tc>
          <w:tcPr>
            <w:tcW w:w="2898" w:type="dxa"/>
            <w:shd w:val="clear" w:color="auto" w:fill="auto"/>
            <w:hideMark/>
          </w:tcPr>
          <w:p w14:paraId="07FF48DE" w14:textId="77777777" w:rsidR="0012698E" w:rsidRPr="00621E63" w:rsidRDefault="0012698E" w:rsidP="0012698E">
            <w:pPr>
              <w:pStyle w:val="TableEntry"/>
              <w:rPr>
                <w:rFonts w:cs="TimesNewRomanPSMT"/>
              </w:rPr>
            </w:pPr>
            <w:r w:rsidRPr="00621E63">
              <w:rPr>
                <w:rFonts w:cs="TimesNewRomanPSMT"/>
              </w:rPr>
              <w:t>Participation Device Type</w:t>
            </w:r>
          </w:p>
        </w:tc>
      </w:tr>
    </w:tbl>
    <w:p w14:paraId="4496C406" w14:textId="77777777" w:rsidR="0012698E" w:rsidRPr="00621E63" w:rsidRDefault="0012698E" w:rsidP="00D53FC4">
      <w:pPr>
        <w:pStyle w:val="BodyText"/>
        <w:pPrChange w:id="2456" w:author="Mary Jungers" w:date="2019-11-13T19:05:00Z">
          <w:pPr>
            <w:pStyle w:val="HL7Field"/>
          </w:pPr>
        </w:pPrChange>
      </w:pPr>
    </w:p>
    <w:p w14:paraId="66EAE3AF" w14:textId="77777777" w:rsidR="00B11855" w:rsidRPr="00621E63" w:rsidRDefault="003D003E" w:rsidP="001422D4">
      <w:pPr>
        <w:pStyle w:val="HL7Field"/>
      </w:pPr>
      <w:r w:rsidRPr="00621E63">
        <w:t>PRT-1   Participation Instance ID   (EI)   02379</w:t>
      </w:r>
    </w:p>
    <w:p w14:paraId="5C2D91AE" w14:textId="77777777" w:rsidR="00B11855" w:rsidRPr="00621E63" w:rsidRDefault="003D003E" w:rsidP="003A64E3">
      <w:pPr>
        <w:pStyle w:val="Components"/>
      </w:pPr>
      <w:r w:rsidRPr="00621E63">
        <w:t>Components:&lt;Entity Identifier (ST)&gt; ^ &lt;Namespace ID (IS)&gt; ^ &lt;Universal ID (ST)&gt; ^ &lt;Universal ID Type (ID)&gt;</w:t>
      </w:r>
    </w:p>
    <w:p w14:paraId="5B3AA9A2" w14:textId="77777777" w:rsidR="00B11855" w:rsidRPr="00621E63" w:rsidRDefault="003D003E" w:rsidP="001466DF">
      <w:pPr>
        <w:pStyle w:val="HL7FieldIndent2"/>
        <w:rPr>
          <w:noProof w:val="0"/>
        </w:rPr>
      </w:pPr>
      <w:r w:rsidRPr="00621E63">
        <w:rPr>
          <w:noProof w:val="0"/>
        </w:rPr>
        <w:t>Definition:  This field contains a unique identifier of the specific participation record.</w:t>
      </w:r>
    </w:p>
    <w:p w14:paraId="748A9B7E" w14:textId="77777777" w:rsidR="00B11855" w:rsidRPr="00621E63" w:rsidRDefault="003D003E" w:rsidP="001466DF">
      <w:pPr>
        <w:pStyle w:val="HL7FieldIndent2"/>
        <w:rPr>
          <w:noProof w:val="0"/>
        </w:rPr>
      </w:pPr>
      <w:r w:rsidRPr="00621E63">
        <w:rPr>
          <w:noProof w:val="0"/>
        </w:rPr>
        <w:t>In the case of waypoints tracked for a shipment, it identifies the waypoint.</w:t>
      </w:r>
    </w:p>
    <w:p w14:paraId="047C2358" w14:textId="77777777" w:rsidR="00B11855" w:rsidRPr="00621E63" w:rsidRDefault="003D003E" w:rsidP="001466DF">
      <w:pPr>
        <w:pStyle w:val="HL7FieldIndent2"/>
        <w:rPr>
          <w:noProof w:val="0"/>
        </w:rPr>
      </w:pPr>
      <w:r w:rsidRPr="00621E63">
        <w:rPr>
          <w:noProof w:val="0"/>
        </w:rPr>
        <w:t>Condition: The identifier is required for traceability</w:t>
      </w:r>
    </w:p>
    <w:p w14:paraId="2964901B" w14:textId="77777777" w:rsidR="00B11855" w:rsidRPr="00621E63" w:rsidRDefault="003D003E" w:rsidP="001466DF">
      <w:pPr>
        <w:pStyle w:val="HL7FieldIndent2"/>
        <w:rPr>
          <w:noProof w:val="0"/>
        </w:rPr>
      </w:pPr>
      <w:r w:rsidRPr="00621E63">
        <w:rPr>
          <w:noProof w:val="0"/>
        </w:rPr>
        <w:t>For the Report Alert Status [PCD-05] transaction this is the unique ID of the disseminated message and all status updates on the dissemination should use the same ID value.</w:t>
      </w:r>
    </w:p>
    <w:p w14:paraId="11F92AF0" w14:textId="77777777" w:rsidR="00B11855" w:rsidRPr="00621E63" w:rsidRDefault="003D003E" w:rsidP="00E76CA1">
      <w:pPr>
        <w:pStyle w:val="HL7Field"/>
      </w:pPr>
      <w:r w:rsidRPr="00621E63">
        <w:lastRenderedPageBreak/>
        <w:t>PRT-2   Action code   (ID)   00816</w:t>
      </w:r>
    </w:p>
    <w:p w14:paraId="1EF0E579" w14:textId="7F27334A" w:rsidR="00B11855" w:rsidRPr="00621E63" w:rsidRDefault="003D003E" w:rsidP="001466DF">
      <w:pPr>
        <w:pStyle w:val="HL7FieldIndent2"/>
        <w:rPr>
          <w:noProof w:val="0"/>
        </w:rPr>
      </w:pPr>
      <w:r w:rsidRPr="00621E63">
        <w:rPr>
          <w:noProof w:val="0"/>
        </w:rPr>
        <w:t>Definition:  This field reveals the intent of the message</w:t>
      </w:r>
      <w:r w:rsidR="00CA3A2C" w:rsidRPr="00621E63">
        <w:rPr>
          <w:noProof w:val="0"/>
        </w:rPr>
        <w:t xml:space="preserve">. </w:t>
      </w:r>
      <w:r w:rsidRPr="00621E63">
        <w:rPr>
          <w:noProof w:val="0"/>
        </w:rPr>
        <w:t xml:space="preserve">Refer to </w:t>
      </w:r>
      <w:r w:rsidR="006D613E" w:rsidRPr="00621E63">
        <w:rPr>
          <w:noProof w:val="0"/>
        </w:rPr>
        <w:t>HL7</w:t>
      </w:r>
      <w:r w:rsidR="00995105" w:rsidRPr="00621E63">
        <w:rPr>
          <w:noProof w:val="0"/>
        </w:rPr>
        <w:t xml:space="preserve"> </w:t>
      </w:r>
      <w:r w:rsidRPr="00621E63">
        <w:rPr>
          <w:noProof w:val="0"/>
        </w:rPr>
        <w:t>Table 0287 – Problem/goal action code</w:t>
      </w:r>
      <w:r w:rsidR="00493141" w:rsidRPr="00621E63">
        <w:rPr>
          <w:noProof w:val="0"/>
        </w:rPr>
        <w:t xml:space="preserve"> </w:t>
      </w:r>
      <w:r w:rsidR="006D613E" w:rsidRPr="00621E63">
        <w:rPr>
          <w:noProof w:val="0"/>
        </w:rPr>
        <w:t>HL7</w:t>
      </w:r>
      <w:r w:rsidR="00995105" w:rsidRPr="00621E63">
        <w:rPr>
          <w:noProof w:val="0"/>
        </w:rPr>
        <w:t xml:space="preserve"> </w:t>
      </w:r>
      <w:r w:rsidRPr="00621E63">
        <w:rPr>
          <w:noProof w:val="0"/>
        </w:rPr>
        <w:t>Table 0287 – Problem/goal action code for valid values.</w:t>
      </w:r>
    </w:p>
    <w:p w14:paraId="1AA013D9" w14:textId="77777777" w:rsidR="00B11855" w:rsidRPr="00621E63" w:rsidRDefault="003D003E" w:rsidP="001466DF">
      <w:pPr>
        <w:pStyle w:val="HL7FieldIndent2"/>
        <w:rPr>
          <w:noProof w:val="0"/>
        </w:rPr>
      </w:pPr>
      <w:r w:rsidRPr="00621E63">
        <w:rPr>
          <w:noProof w:val="0"/>
        </w:rPr>
        <w:t>For the Report Alert [PCD-04] transaction the PRT-2 Action code is always AD indicating Add.</w:t>
      </w:r>
    </w:p>
    <w:p w14:paraId="0A262ADA" w14:textId="77777777" w:rsidR="00B11855" w:rsidRPr="00621E63" w:rsidRDefault="003D003E" w:rsidP="001466DF">
      <w:pPr>
        <w:pStyle w:val="HL7FieldIndent2"/>
        <w:rPr>
          <w:noProof w:val="0"/>
        </w:rPr>
      </w:pPr>
      <w:r w:rsidRPr="00621E63">
        <w:rPr>
          <w:noProof w:val="0"/>
        </w:rPr>
        <w:t>For the Report Alert Status [PCD-05] transaction the PRT-2 Action Code is AD indicating Add for the first status update and UP indicating Update for all others.</w:t>
      </w:r>
    </w:p>
    <w:p w14:paraId="75469774" w14:textId="77777777" w:rsidR="00B11855" w:rsidRPr="00621E63" w:rsidRDefault="003D003E" w:rsidP="001422D4">
      <w:pPr>
        <w:pStyle w:val="HL7Field"/>
      </w:pPr>
      <w:r w:rsidRPr="00621E63">
        <w:t>PRT-3   Action Reason   (CWE)   02380</w:t>
      </w:r>
    </w:p>
    <w:p w14:paraId="302D2811" w14:textId="77777777" w:rsidR="00B11855" w:rsidRPr="00621E63" w:rsidRDefault="003D003E" w:rsidP="003A64E3">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4F66CF72" w14:textId="77777777" w:rsidR="00B11855" w:rsidRPr="00621E63" w:rsidRDefault="003D003E" w:rsidP="001466DF">
      <w:pPr>
        <w:pStyle w:val="HL7FieldIndent2"/>
        <w:rPr>
          <w:noProof w:val="0"/>
        </w:rPr>
      </w:pPr>
      <w:r w:rsidRPr="00621E63">
        <w:rPr>
          <w:noProof w:val="0"/>
        </w:rPr>
        <w:t>Definition:  This field indicates the reason why the person, organization, location, or device is assuming (or changing) the role (e.g., shift change, new primary nurse, etc.).</w:t>
      </w:r>
    </w:p>
    <w:p w14:paraId="363115E4" w14:textId="77777777" w:rsidR="00B11855" w:rsidRPr="00621E63" w:rsidRDefault="003D003E" w:rsidP="001466DF">
      <w:pPr>
        <w:pStyle w:val="HL7FieldIndent2"/>
        <w:rPr>
          <w:noProof w:val="0"/>
        </w:rPr>
      </w:pPr>
      <w:r w:rsidRPr="00621E63">
        <w:rPr>
          <w:noProof w:val="0"/>
        </w:rPr>
        <w:t>For the Report Alert [PCD-04] transaction the PRT-3 Action Reason, Text, is not populated.</w:t>
      </w:r>
    </w:p>
    <w:p w14:paraId="14219EA0" w14:textId="77777777" w:rsidR="00B11855" w:rsidRPr="00621E63" w:rsidRDefault="003D003E" w:rsidP="001466DF">
      <w:pPr>
        <w:pStyle w:val="HL7FieldIndent2"/>
        <w:rPr>
          <w:noProof w:val="0"/>
        </w:rPr>
      </w:pPr>
      <w:r w:rsidRPr="00621E63">
        <w:rPr>
          <w:noProof w:val="0"/>
        </w:rPr>
        <w:t>For the Report Alert Status [PCD-05] transaction the PRT-3 Action Reason, Text, is the Report Dissemination Alert Status [PCD-07] status text value, and the Coding System is IHE_PCD_ACM.</w:t>
      </w:r>
    </w:p>
    <w:p w14:paraId="68CF2EF3" w14:textId="77777777" w:rsidR="00B11855" w:rsidRPr="00621E63" w:rsidRDefault="003D003E" w:rsidP="001466DF">
      <w:pPr>
        <w:pStyle w:val="HL7FieldIndent2"/>
        <w:rPr>
          <w:noProof w:val="0"/>
        </w:rPr>
      </w:pPr>
      <w:r w:rsidRPr="00621E63">
        <w:rPr>
          <w:noProof w:val="0"/>
        </w:rPr>
        <w:t>Alert Communicator (AC) status values correlated from the Report Dissemination Alert Status [PCD-07] status values to be returned to the Alert Manager (AM) resulting from Disseminate Alert [PCD-06] from Alert Manager (AM) to Alert Communicator (AC) and transcribed into PRT-3-2 Text.</w:t>
      </w:r>
    </w:p>
    <w:p w14:paraId="5E2E9CE1" w14:textId="749974BD" w:rsidR="00B11855" w:rsidRPr="00621E63" w:rsidRDefault="003D003E" w:rsidP="001422D4">
      <w:pPr>
        <w:pStyle w:val="TableTitle"/>
      </w:pPr>
      <w:r w:rsidRPr="00621E63">
        <w:t xml:space="preserve">Table </w:t>
      </w:r>
      <w:r w:rsidR="00B36450" w:rsidRPr="00621E63">
        <w:t>B.10</w:t>
      </w:r>
      <w:r w:rsidR="004E547A" w:rsidRPr="00621E63">
        <w:t>.2</w:t>
      </w:r>
      <w:r w:rsidR="00B36450" w:rsidRPr="00621E63">
        <w:t>-2</w:t>
      </w:r>
      <w:r w:rsidRPr="00621E63">
        <w:t>: Communication Status Enumeration from Report Dissemination Alert Status PCD-07</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2118"/>
        <w:gridCol w:w="5865"/>
      </w:tblGrid>
      <w:tr w:rsidR="00C40FD5" w:rsidRPr="00621E63" w14:paraId="1229AB12" w14:textId="77777777" w:rsidTr="00A92110">
        <w:trPr>
          <w:cantSplit/>
          <w:tblHeader/>
          <w:jc w:val="center"/>
        </w:trPr>
        <w:tc>
          <w:tcPr>
            <w:tcW w:w="900" w:type="dxa"/>
            <w:shd w:val="clear" w:color="auto" w:fill="D9D9D9"/>
          </w:tcPr>
          <w:p w14:paraId="3D4547C5" w14:textId="77777777" w:rsidR="00B11855" w:rsidRPr="00621E63" w:rsidRDefault="003D003E" w:rsidP="00353E05">
            <w:pPr>
              <w:pStyle w:val="TableEntryHeader"/>
            </w:pPr>
            <w:r w:rsidRPr="00621E63">
              <w:t>Req.</w:t>
            </w:r>
          </w:p>
        </w:tc>
        <w:tc>
          <w:tcPr>
            <w:tcW w:w="2118" w:type="dxa"/>
            <w:shd w:val="clear" w:color="auto" w:fill="D9D9D9"/>
          </w:tcPr>
          <w:p w14:paraId="25DF16DA" w14:textId="77777777" w:rsidR="00B11855" w:rsidRPr="00621E63" w:rsidRDefault="003D003E" w:rsidP="00353E05">
            <w:pPr>
              <w:pStyle w:val="TableEntryHeader"/>
            </w:pPr>
            <w:r w:rsidRPr="00621E63">
              <w:t>Value for PRT-3-2</w:t>
            </w:r>
          </w:p>
        </w:tc>
        <w:tc>
          <w:tcPr>
            <w:tcW w:w="5865" w:type="dxa"/>
            <w:shd w:val="clear" w:color="auto" w:fill="D9D9D9"/>
          </w:tcPr>
          <w:p w14:paraId="7A7C6B34" w14:textId="77777777" w:rsidR="00B11855" w:rsidRPr="00621E63" w:rsidRDefault="003D003E" w:rsidP="00353E05">
            <w:pPr>
              <w:pStyle w:val="TableEntryHeader"/>
            </w:pPr>
            <w:r w:rsidRPr="00621E63">
              <w:t>Description</w:t>
            </w:r>
          </w:p>
        </w:tc>
      </w:tr>
      <w:tr w:rsidR="00B11855" w:rsidRPr="00621E63" w14:paraId="1CF2C417" w14:textId="77777777" w:rsidTr="00A92110">
        <w:trPr>
          <w:cantSplit/>
          <w:jc w:val="center"/>
        </w:trPr>
        <w:tc>
          <w:tcPr>
            <w:tcW w:w="900" w:type="dxa"/>
            <w:shd w:val="clear" w:color="auto" w:fill="auto"/>
          </w:tcPr>
          <w:p w14:paraId="63948AB5" w14:textId="77777777" w:rsidR="00B11855" w:rsidRPr="00621E63" w:rsidRDefault="003D003E" w:rsidP="00353E05">
            <w:pPr>
              <w:pStyle w:val="TableEntry"/>
            </w:pPr>
            <w:r w:rsidRPr="00621E63">
              <w:t>R</w:t>
            </w:r>
          </w:p>
        </w:tc>
        <w:tc>
          <w:tcPr>
            <w:tcW w:w="2118" w:type="dxa"/>
            <w:shd w:val="clear" w:color="auto" w:fill="auto"/>
          </w:tcPr>
          <w:p w14:paraId="549A324C" w14:textId="77777777" w:rsidR="00B11855" w:rsidRPr="00621E63" w:rsidRDefault="003D003E" w:rsidP="00353E05">
            <w:pPr>
              <w:pStyle w:val="TableEntry"/>
            </w:pPr>
            <w:r w:rsidRPr="00621E63">
              <w:t>Received</w:t>
            </w:r>
          </w:p>
        </w:tc>
        <w:tc>
          <w:tcPr>
            <w:tcW w:w="5865" w:type="dxa"/>
            <w:shd w:val="clear" w:color="auto" w:fill="auto"/>
          </w:tcPr>
          <w:p w14:paraId="3A8860B5" w14:textId="77777777" w:rsidR="00B11855" w:rsidRPr="00621E63" w:rsidRDefault="003D003E" w:rsidP="00353E05">
            <w:pPr>
              <w:pStyle w:val="TableEntry"/>
            </w:pPr>
            <w:r w:rsidRPr="00621E63">
              <w:t>Received by Alert Communicator (AC)</w:t>
            </w:r>
          </w:p>
        </w:tc>
      </w:tr>
      <w:tr w:rsidR="00B11855" w:rsidRPr="00621E63" w14:paraId="48D2A8E4" w14:textId="77777777" w:rsidTr="00A92110">
        <w:trPr>
          <w:cantSplit/>
          <w:jc w:val="center"/>
        </w:trPr>
        <w:tc>
          <w:tcPr>
            <w:tcW w:w="900" w:type="dxa"/>
            <w:shd w:val="clear" w:color="auto" w:fill="auto"/>
          </w:tcPr>
          <w:p w14:paraId="28597302" w14:textId="77777777" w:rsidR="00B11855" w:rsidRPr="00621E63" w:rsidRDefault="003D003E" w:rsidP="00353E05">
            <w:pPr>
              <w:pStyle w:val="TableEntry"/>
            </w:pPr>
            <w:r w:rsidRPr="00621E63">
              <w:t>R</w:t>
            </w:r>
          </w:p>
        </w:tc>
        <w:tc>
          <w:tcPr>
            <w:tcW w:w="2118" w:type="dxa"/>
            <w:shd w:val="clear" w:color="auto" w:fill="auto"/>
          </w:tcPr>
          <w:p w14:paraId="0A9DE69A" w14:textId="77777777" w:rsidR="00B11855" w:rsidRPr="00621E63" w:rsidRDefault="003D003E" w:rsidP="00353E05">
            <w:pPr>
              <w:pStyle w:val="TableEntry"/>
            </w:pPr>
            <w:r w:rsidRPr="00621E63">
              <w:t>Undeliverable</w:t>
            </w:r>
          </w:p>
        </w:tc>
        <w:tc>
          <w:tcPr>
            <w:tcW w:w="5865" w:type="dxa"/>
            <w:shd w:val="clear" w:color="auto" w:fill="auto"/>
          </w:tcPr>
          <w:p w14:paraId="66A4515F" w14:textId="77777777" w:rsidR="00B11855" w:rsidRPr="00621E63" w:rsidRDefault="003D003E" w:rsidP="00353E05">
            <w:pPr>
              <w:pStyle w:val="TableEntry"/>
            </w:pPr>
            <w:r w:rsidRPr="00621E63">
              <w:t>Undeliverable to endpoint</w:t>
            </w:r>
          </w:p>
        </w:tc>
      </w:tr>
      <w:tr w:rsidR="00B11855" w:rsidRPr="00621E63" w14:paraId="48103D0B" w14:textId="77777777" w:rsidTr="00A92110">
        <w:trPr>
          <w:cantSplit/>
          <w:jc w:val="center"/>
        </w:trPr>
        <w:tc>
          <w:tcPr>
            <w:tcW w:w="900" w:type="dxa"/>
            <w:shd w:val="clear" w:color="auto" w:fill="auto"/>
          </w:tcPr>
          <w:p w14:paraId="54A60493" w14:textId="77777777" w:rsidR="00B11855" w:rsidRPr="00621E63" w:rsidRDefault="003D003E" w:rsidP="00353E05">
            <w:pPr>
              <w:pStyle w:val="TableEntry"/>
            </w:pPr>
            <w:r w:rsidRPr="00621E63">
              <w:t>R</w:t>
            </w:r>
          </w:p>
        </w:tc>
        <w:tc>
          <w:tcPr>
            <w:tcW w:w="2118" w:type="dxa"/>
            <w:shd w:val="clear" w:color="auto" w:fill="auto"/>
          </w:tcPr>
          <w:p w14:paraId="000A5BC4" w14:textId="77777777" w:rsidR="00B11855" w:rsidRPr="00621E63" w:rsidRDefault="003D003E" w:rsidP="00353E05">
            <w:pPr>
              <w:pStyle w:val="TableEntry"/>
            </w:pPr>
            <w:r w:rsidRPr="00621E63">
              <w:t>Delivered</w:t>
            </w:r>
          </w:p>
        </w:tc>
        <w:tc>
          <w:tcPr>
            <w:tcW w:w="5865" w:type="dxa"/>
            <w:shd w:val="clear" w:color="auto" w:fill="auto"/>
          </w:tcPr>
          <w:p w14:paraId="286F11F2" w14:textId="77777777" w:rsidR="00B11855" w:rsidRPr="00621E63" w:rsidRDefault="003D003E" w:rsidP="00353E05">
            <w:pPr>
              <w:pStyle w:val="TableEntry"/>
            </w:pPr>
            <w:r w:rsidRPr="00621E63">
              <w:t>Delivered to endpoint</w:t>
            </w:r>
          </w:p>
        </w:tc>
      </w:tr>
      <w:tr w:rsidR="00B11855" w:rsidRPr="00621E63" w14:paraId="6F9C0DA4" w14:textId="77777777" w:rsidTr="00A92110">
        <w:trPr>
          <w:cantSplit/>
          <w:jc w:val="center"/>
        </w:trPr>
        <w:tc>
          <w:tcPr>
            <w:tcW w:w="900" w:type="dxa"/>
            <w:shd w:val="clear" w:color="auto" w:fill="auto"/>
          </w:tcPr>
          <w:p w14:paraId="3202A517" w14:textId="77777777" w:rsidR="00B11855" w:rsidRPr="00621E63" w:rsidRDefault="003D003E" w:rsidP="00353E05">
            <w:pPr>
              <w:pStyle w:val="TableEntry"/>
            </w:pPr>
            <w:r w:rsidRPr="00621E63">
              <w:t>R</w:t>
            </w:r>
          </w:p>
        </w:tc>
        <w:tc>
          <w:tcPr>
            <w:tcW w:w="2118" w:type="dxa"/>
            <w:shd w:val="clear" w:color="auto" w:fill="auto"/>
          </w:tcPr>
          <w:p w14:paraId="2A8431E2" w14:textId="77777777" w:rsidR="00B11855" w:rsidRPr="00621E63" w:rsidRDefault="003D003E" w:rsidP="00353E05">
            <w:pPr>
              <w:pStyle w:val="TableEntry"/>
            </w:pPr>
            <w:r w:rsidRPr="00621E63">
              <w:t>Read</w:t>
            </w:r>
          </w:p>
        </w:tc>
        <w:tc>
          <w:tcPr>
            <w:tcW w:w="5865" w:type="dxa"/>
            <w:shd w:val="clear" w:color="auto" w:fill="auto"/>
          </w:tcPr>
          <w:p w14:paraId="2C7A6C5E" w14:textId="77777777" w:rsidR="00B11855" w:rsidRPr="00621E63" w:rsidRDefault="003D003E" w:rsidP="00353E05">
            <w:pPr>
              <w:pStyle w:val="TableEntry"/>
            </w:pPr>
            <w:r w:rsidRPr="00621E63">
              <w:t>Read at endpoint</w:t>
            </w:r>
          </w:p>
        </w:tc>
      </w:tr>
      <w:tr w:rsidR="00B11855" w:rsidRPr="00621E63" w14:paraId="3C78B4B2" w14:textId="77777777" w:rsidTr="00A92110">
        <w:trPr>
          <w:cantSplit/>
          <w:jc w:val="center"/>
        </w:trPr>
        <w:tc>
          <w:tcPr>
            <w:tcW w:w="900" w:type="dxa"/>
            <w:shd w:val="clear" w:color="auto" w:fill="auto"/>
          </w:tcPr>
          <w:p w14:paraId="50C42EF5" w14:textId="77777777" w:rsidR="00B11855" w:rsidRPr="00621E63" w:rsidRDefault="003D003E" w:rsidP="00353E05">
            <w:pPr>
              <w:pStyle w:val="TableEntry"/>
            </w:pPr>
            <w:r w:rsidRPr="00621E63">
              <w:t>R</w:t>
            </w:r>
          </w:p>
        </w:tc>
        <w:tc>
          <w:tcPr>
            <w:tcW w:w="2118" w:type="dxa"/>
            <w:shd w:val="clear" w:color="auto" w:fill="auto"/>
          </w:tcPr>
          <w:p w14:paraId="114A59E1" w14:textId="77777777" w:rsidR="00B11855" w:rsidRPr="00621E63" w:rsidRDefault="003D003E" w:rsidP="00353E05">
            <w:pPr>
              <w:pStyle w:val="TableEntry"/>
            </w:pPr>
            <w:r w:rsidRPr="00621E63">
              <w:t>Accepted</w:t>
            </w:r>
          </w:p>
        </w:tc>
        <w:tc>
          <w:tcPr>
            <w:tcW w:w="5865" w:type="dxa"/>
            <w:shd w:val="clear" w:color="auto" w:fill="auto"/>
          </w:tcPr>
          <w:p w14:paraId="6C66BD4A" w14:textId="77777777" w:rsidR="00B11855" w:rsidRPr="00621E63" w:rsidRDefault="003D003E" w:rsidP="00353E05">
            <w:pPr>
              <w:pStyle w:val="TableEntry"/>
            </w:pPr>
            <w:r w:rsidRPr="00621E63">
              <w:t>Accepted by endpoint</w:t>
            </w:r>
          </w:p>
        </w:tc>
      </w:tr>
      <w:tr w:rsidR="00B11855" w:rsidRPr="00621E63" w14:paraId="45C42A84" w14:textId="77777777" w:rsidTr="00A92110">
        <w:trPr>
          <w:cantSplit/>
          <w:jc w:val="center"/>
        </w:trPr>
        <w:tc>
          <w:tcPr>
            <w:tcW w:w="900" w:type="dxa"/>
            <w:shd w:val="clear" w:color="auto" w:fill="auto"/>
          </w:tcPr>
          <w:p w14:paraId="7DB8F165" w14:textId="77777777" w:rsidR="00B11855" w:rsidRPr="00621E63" w:rsidRDefault="003D003E" w:rsidP="00353E05">
            <w:pPr>
              <w:pStyle w:val="TableEntry"/>
            </w:pPr>
            <w:r w:rsidRPr="00621E63">
              <w:t>O</w:t>
            </w:r>
          </w:p>
        </w:tc>
        <w:tc>
          <w:tcPr>
            <w:tcW w:w="2118" w:type="dxa"/>
            <w:shd w:val="clear" w:color="auto" w:fill="auto"/>
          </w:tcPr>
          <w:p w14:paraId="3B119CA3" w14:textId="77777777" w:rsidR="00B11855" w:rsidRPr="00621E63" w:rsidRDefault="003D003E" w:rsidP="00353E05">
            <w:pPr>
              <w:pStyle w:val="TableEntry"/>
            </w:pPr>
            <w:r w:rsidRPr="00621E63">
              <w:t>AcceptedPositive</w:t>
            </w:r>
          </w:p>
        </w:tc>
        <w:tc>
          <w:tcPr>
            <w:tcW w:w="5865" w:type="dxa"/>
            <w:shd w:val="clear" w:color="auto" w:fill="auto"/>
          </w:tcPr>
          <w:p w14:paraId="2DB2F740" w14:textId="77777777" w:rsidR="00B11855" w:rsidRPr="00621E63" w:rsidRDefault="003D003E" w:rsidP="00353E05">
            <w:pPr>
              <w:pStyle w:val="TableEntry"/>
            </w:pPr>
            <w:r w:rsidRPr="00621E63">
              <w:t>Accepted by endpoint as true positive</w:t>
            </w:r>
          </w:p>
        </w:tc>
      </w:tr>
      <w:tr w:rsidR="00B11855" w:rsidRPr="00621E63" w14:paraId="2E67E3BA" w14:textId="77777777" w:rsidTr="00A92110">
        <w:trPr>
          <w:cantSplit/>
          <w:jc w:val="center"/>
        </w:trPr>
        <w:tc>
          <w:tcPr>
            <w:tcW w:w="900" w:type="dxa"/>
            <w:shd w:val="clear" w:color="auto" w:fill="auto"/>
          </w:tcPr>
          <w:p w14:paraId="119FE2BF" w14:textId="77777777" w:rsidR="00B11855" w:rsidRPr="00621E63" w:rsidRDefault="003D003E" w:rsidP="00353E05">
            <w:pPr>
              <w:pStyle w:val="TableEntry"/>
            </w:pPr>
            <w:r w:rsidRPr="00621E63">
              <w:t>O</w:t>
            </w:r>
          </w:p>
        </w:tc>
        <w:tc>
          <w:tcPr>
            <w:tcW w:w="2118" w:type="dxa"/>
            <w:shd w:val="clear" w:color="auto" w:fill="auto"/>
          </w:tcPr>
          <w:p w14:paraId="3DCA763B" w14:textId="77777777" w:rsidR="00B11855" w:rsidRPr="00621E63" w:rsidRDefault="003D003E" w:rsidP="00353E05">
            <w:pPr>
              <w:pStyle w:val="TableEntry"/>
            </w:pPr>
            <w:r w:rsidRPr="00621E63">
              <w:t>AcceptedNotRelevant</w:t>
            </w:r>
          </w:p>
        </w:tc>
        <w:tc>
          <w:tcPr>
            <w:tcW w:w="5865" w:type="dxa"/>
            <w:shd w:val="clear" w:color="auto" w:fill="auto"/>
          </w:tcPr>
          <w:p w14:paraId="1B267BCB" w14:textId="77777777" w:rsidR="00B11855" w:rsidRPr="00621E63" w:rsidRDefault="003D003E" w:rsidP="00353E05">
            <w:pPr>
              <w:pStyle w:val="TableEntry"/>
            </w:pPr>
            <w:r w:rsidRPr="00621E63">
              <w:t>Accepted by endpoint as true positive however not clinically relevant</w:t>
            </w:r>
          </w:p>
        </w:tc>
      </w:tr>
      <w:tr w:rsidR="00B11855" w:rsidRPr="00621E63" w14:paraId="70FE0D22" w14:textId="77777777" w:rsidTr="00A92110">
        <w:trPr>
          <w:cantSplit/>
          <w:jc w:val="center"/>
        </w:trPr>
        <w:tc>
          <w:tcPr>
            <w:tcW w:w="900" w:type="dxa"/>
            <w:shd w:val="clear" w:color="auto" w:fill="auto"/>
          </w:tcPr>
          <w:p w14:paraId="62982D43" w14:textId="77777777" w:rsidR="00B11855" w:rsidRPr="00621E63" w:rsidRDefault="003D003E" w:rsidP="00353E05">
            <w:pPr>
              <w:pStyle w:val="TableEntry"/>
            </w:pPr>
            <w:r w:rsidRPr="00621E63">
              <w:t>O</w:t>
            </w:r>
          </w:p>
        </w:tc>
        <w:tc>
          <w:tcPr>
            <w:tcW w:w="2118" w:type="dxa"/>
            <w:shd w:val="clear" w:color="auto" w:fill="auto"/>
          </w:tcPr>
          <w:p w14:paraId="030D4341" w14:textId="77777777" w:rsidR="00B11855" w:rsidRPr="00621E63" w:rsidRDefault="003D003E" w:rsidP="00353E05">
            <w:pPr>
              <w:pStyle w:val="TableEntry"/>
            </w:pPr>
            <w:r w:rsidRPr="00621E63">
              <w:t>AcceptedFalse</w:t>
            </w:r>
          </w:p>
        </w:tc>
        <w:tc>
          <w:tcPr>
            <w:tcW w:w="5865" w:type="dxa"/>
            <w:shd w:val="clear" w:color="auto" w:fill="auto"/>
          </w:tcPr>
          <w:p w14:paraId="2ED9B4E9" w14:textId="77777777" w:rsidR="00B11855" w:rsidRPr="00621E63" w:rsidRDefault="003D003E" w:rsidP="00353E05">
            <w:pPr>
              <w:pStyle w:val="TableEntry"/>
            </w:pPr>
            <w:r w:rsidRPr="00621E63">
              <w:t>Accepted by endpoint as false positive</w:t>
            </w:r>
          </w:p>
        </w:tc>
      </w:tr>
      <w:tr w:rsidR="00B11855" w:rsidRPr="00621E63" w14:paraId="10CE5C80" w14:textId="77777777" w:rsidTr="00A92110">
        <w:trPr>
          <w:cantSplit/>
          <w:jc w:val="center"/>
        </w:trPr>
        <w:tc>
          <w:tcPr>
            <w:tcW w:w="900" w:type="dxa"/>
            <w:shd w:val="clear" w:color="auto" w:fill="auto"/>
          </w:tcPr>
          <w:p w14:paraId="5D4AD4ED" w14:textId="77777777" w:rsidR="00B11855" w:rsidRPr="00621E63" w:rsidRDefault="003D003E" w:rsidP="00353E05">
            <w:pPr>
              <w:pStyle w:val="TableEntry"/>
            </w:pPr>
            <w:r w:rsidRPr="00621E63">
              <w:t>R</w:t>
            </w:r>
          </w:p>
        </w:tc>
        <w:tc>
          <w:tcPr>
            <w:tcW w:w="2118" w:type="dxa"/>
            <w:shd w:val="clear" w:color="auto" w:fill="auto"/>
          </w:tcPr>
          <w:p w14:paraId="1AD76071" w14:textId="77777777" w:rsidR="00B11855" w:rsidRPr="00621E63" w:rsidRDefault="003D003E" w:rsidP="00353E05">
            <w:pPr>
              <w:pStyle w:val="TableEntry"/>
            </w:pPr>
            <w:r w:rsidRPr="00621E63">
              <w:t>Rejected</w:t>
            </w:r>
          </w:p>
        </w:tc>
        <w:tc>
          <w:tcPr>
            <w:tcW w:w="5865" w:type="dxa"/>
            <w:shd w:val="clear" w:color="auto" w:fill="auto"/>
          </w:tcPr>
          <w:p w14:paraId="539B8872" w14:textId="77777777" w:rsidR="00B11855" w:rsidRPr="00621E63" w:rsidRDefault="003D003E" w:rsidP="00353E05">
            <w:pPr>
              <w:pStyle w:val="TableEntry"/>
            </w:pPr>
            <w:r w:rsidRPr="00621E63">
              <w:t>Rejected by endpoint</w:t>
            </w:r>
          </w:p>
        </w:tc>
      </w:tr>
      <w:tr w:rsidR="00B11855" w:rsidRPr="00621E63" w14:paraId="4E7F9598" w14:textId="77777777" w:rsidTr="00A92110">
        <w:trPr>
          <w:cantSplit/>
          <w:jc w:val="center"/>
        </w:trPr>
        <w:tc>
          <w:tcPr>
            <w:tcW w:w="900" w:type="dxa"/>
            <w:shd w:val="clear" w:color="auto" w:fill="auto"/>
          </w:tcPr>
          <w:p w14:paraId="57BF613B" w14:textId="77777777" w:rsidR="00B11855" w:rsidRPr="00621E63" w:rsidRDefault="003D003E" w:rsidP="00353E05">
            <w:pPr>
              <w:pStyle w:val="TableEntry"/>
            </w:pPr>
            <w:r w:rsidRPr="00621E63">
              <w:lastRenderedPageBreak/>
              <w:t>O</w:t>
            </w:r>
          </w:p>
        </w:tc>
        <w:tc>
          <w:tcPr>
            <w:tcW w:w="2118" w:type="dxa"/>
            <w:shd w:val="clear" w:color="auto" w:fill="auto"/>
          </w:tcPr>
          <w:p w14:paraId="64020041" w14:textId="77777777" w:rsidR="00B11855" w:rsidRPr="00621E63" w:rsidRDefault="003D003E" w:rsidP="00353E05">
            <w:pPr>
              <w:pStyle w:val="TableEntry"/>
            </w:pPr>
            <w:r w:rsidRPr="00621E63">
              <w:t>Cancelled</w:t>
            </w:r>
          </w:p>
        </w:tc>
        <w:tc>
          <w:tcPr>
            <w:tcW w:w="5865" w:type="dxa"/>
            <w:shd w:val="clear" w:color="auto" w:fill="auto"/>
          </w:tcPr>
          <w:p w14:paraId="3BD0A610" w14:textId="77777777" w:rsidR="00B11855" w:rsidRPr="00621E63" w:rsidRDefault="003D003E" w:rsidP="00353E05">
            <w:pPr>
              <w:pStyle w:val="TableEntry"/>
            </w:pPr>
            <w:r w:rsidRPr="00621E63">
              <w:t>Cancelled by endpoint (does not cancel at alert source)</w:t>
            </w:r>
          </w:p>
        </w:tc>
      </w:tr>
      <w:tr w:rsidR="00B11855" w:rsidRPr="00621E63" w14:paraId="776E5226" w14:textId="77777777" w:rsidTr="00A92110">
        <w:trPr>
          <w:cantSplit/>
          <w:jc w:val="center"/>
        </w:trPr>
        <w:tc>
          <w:tcPr>
            <w:tcW w:w="900" w:type="dxa"/>
            <w:shd w:val="clear" w:color="auto" w:fill="auto"/>
          </w:tcPr>
          <w:p w14:paraId="0F9AC3A2" w14:textId="77777777" w:rsidR="00B11855" w:rsidRPr="00621E63" w:rsidRDefault="003D003E" w:rsidP="00353E05">
            <w:pPr>
              <w:pStyle w:val="TableEntry"/>
            </w:pPr>
            <w:r w:rsidRPr="00621E63">
              <w:t>O</w:t>
            </w:r>
          </w:p>
        </w:tc>
        <w:tc>
          <w:tcPr>
            <w:tcW w:w="2118" w:type="dxa"/>
            <w:shd w:val="clear" w:color="auto" w:fill="auto"/>
          </w:tcPr>
          <w:p w14:paraId="3F4FE868" w14:textId="77777777" w:rsidR="00B11855" w:rsidRPr="00621E63" w:rsidRDefault="003D003E" w:rsidP="00353E05">
            <w:pPr>
              <w:pStyle w:val="TableEntry"/>
            </w:pPr>
            <w:r w:rsidRPr="00621E63">
              <w:t>CancelledOther</w:t>
            </w:r>
          </w:p>
        </w:tc>
        <w:tc>
          <w:tcPr>
            <w:tcW w:w="5865" w:type="dxa"/>
            <w:shd w:val="clear" w:color="auto" w:fill="auto"/>
          </w:tcPr>
          <w:p w14:paraId="7793AD5A" w14:textId="77777777" w:rsidR="00B11855" w:rsidRPr="00621E63" w:rsidRDefault="003D003E" w:rsidP="00353E05">
            <w:pPr>
              <w:pStyle w:val="TableEntry"/>
            </w:pPr>
            <w:r w:rsidRPr="00621E63">
              <w:t>Cancelled by other than endpoint (does not cancel alert at source)</w:t>
            </w:r>
          </w:p>
        </w:tc>
      </w:tr>
      <w:tr w:rsidR="00B11855" w:rsidRPr="00621E63" w14:paraId="6BE0A31D" w14:textId="77777777" w:rsidTr="00A92110">
        <w:trPr>
          <w:cantSplit/>
          <w:jc w:val="center"/>
        </w:trPr>
        <w:tc>
          <w:tcPr>
            <w:tcW w:w="900" w:type="dxa"/>
            <w:shd w:val="clear" w:color="auto" w:fill="auto"/>
          </w:tcPr>
          <w:p w14:paraId="5E5270C4" w14:textId="77777777" w:rsidR="00B11855" w:rsidRPr="00621E63" w:rsidRDefault="003D003E" w:rsidP="00353E05">
            <w:pPr>
              <w:pStyle w:val="TableEntry"/>
            </w:pPr>
            <w:r w:rsidRPr="00621E63">
              <w:t>O</w:t>
            </w:r>
          </w:p>
        </w:tc>
        <w:tc>
          <w:tcPr>
            <w:tcW w:w="2118" w:type="dxa"/>
            <w:shd w:val="clear" w:color="auto" w:fill="auto"/>
          </w:tcPr>
          <w:p w14:paraId="1BBCFDE0" w14:textId="77777777" w:rsidR="00B11855" w:rsidRPr="00621E63" w:rsidRDefault="003D003E" w:rsidP="00353E05">
            <w:pPr>
              <w:pStyle w:val="TableEntry"/>
            </w:pPr>
            <w:r w:rsidRPr="00621E63">
              <w:t>CallbackStart</w:t>
            </w:r>
          </w:p>
        </w:tc>
        <w:tc>
          <w:tcPr>
            <w:tcW w:w="5865" w:type="dxa"/>
            <w:shd w:val="clear" w:color="auto" w:fill="auto"/>
          </w:tcPr>
          <w:p w14:paraId="3C6438B7" w14:textId="77777777" w:rsidR="00B11855" w:rsidRPr="00621E63" w:rsidRDefault="003D003E" w:rsidP="00353E05">
            <w:pPr>
              <w:pStyle w:val="TableEntry"/>
            </w:pPr>
            <w:r w:rsidRPr="00621E63">
              <w:t>Callback start at endpoint (start of telephony call to alert indicated destination)</w:t>
            </w:r>
          </w:p>
        </w:tc>
      </w:tr>
      <w:tr w:rsidR="00B11855" w:rsidRPr="00621E63" w14:paraId="3A6B390A" w14:textId="77777777" w:rsidTr="00A92110">
        <w:trPr>
          <w:cantSplit/>
          <w:jc w:val="center"/>
        </w:trPr>
        <w:tc>
          <w:tcPr>
            <w:tcW w:w="900" w:type="dxa"/>
            <w:shd w:val="clear" w:color="auto" w:fill="auto"/>
          </w:tcPr>
          <w:p w14:paraId="23DE7930" w14:textId="77777777" w:rsidR="00B11855" w:rsidRPr="00621E63" w:rsidRDefault="003D003E" w:rsidP="00353E05">
            <w:pPr>
              <w:pStyle w:val="TableEntry"/>
            </w:pPr>
            <w:r w:rsidRPr="00621E63">
              <w:t>O</w:t>
            </w:r>
          </w:p>
        </w:tc>
        <w:tc>
          <w:tcPr>
            <w:tcW w:w="2118" w:type="dxa"/>
            <w:shd w:val="clear" w:color="auto" w:fill="auto"/>
          </w:tcPr>
          <w:p w14:paraId="28DBDE69" w14:textId="77777777" w:rsidR="00B11855" w:rsidRPr="00621E63" w:rsidRDefault="003D003E" w:rsidP="00353E05">
            <w:pPr>
              <w:pStyle w:val="TableEntry"/>
            </w:pPr>
            <w:r w:rsidRPr="00621E63">
              <w:t>CallbackEnd</w:t>
            </w:r>
          </w:p>
        </w:tc>
        <w:tc>
          <w:tcPr>
            <w:tcW w:w="5865" w:type="dxa"/>
            <w:shd w:val="clear" w:color="auto" w:fill="auto"/>
          </w:tcPr>
          <w:p w14:paraId="15F02FEC" w14:textId="77777777" w:rsidR="00B11855" w:rsidRPr="00621E63" w:rsidRDefault="003D003E" w:rsidP="00353E05">
            <w:pPr>
              <w:pStyle w:val="TableEntry"/>
            </w:pPr>
            <w:r w:rsidRPr="00621E63">
              <w:t>Callback end at endpoint (end of telephony call to alert indicated destination)</w:t>
            </w:r>
          </w:p>
        </w:tc>
      </w:tr>
    </w:tbl>
    <w:p w14:paraId="3E781956" w14:textId="77777777" w:rsidR="00B11855" w:rsidRPr="00621E63" w:rsidRDefault="00B11855" w:rsidP="00AF7F19">
      <w:pPr>
        <w:pStyle w:val="BodyText"/>
      </w:pPr>
    </w:p>
    <w:p w14:paraId="2070D6E1" w14:textId="77777777" w:rsidR="00B11855" w:rsidRPr="00621E63" w:rsidRDefault="003D003E" w:rsidP="001422D4">
      <w:pPr>
        <w:pStyle w:val="HL7Field"/>
      </w:pPr>
      <w:r w:rsidRPr="00621E63">
        <w:t xml:space="preserve">PRT-4   Participation   (CWE)  02381 </w:t>
      </w:r>
    </w:p>
    <w:p w14:paraId="23F03907"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51C8795D" w14:textId="1DE799E4" w:rsidR="00B11855" w:rsidRPr="00621E63" w:rsidRDefault="003D003E" w:rsidP="001466DF">
      <w:pPr>
        <w:pStyle w:val="HL7FieldIndent2"/>
        <w:rPr>
          <w:noProof w:val="0"/>
        </w:rPr>
      </w:pPr>
      <w:r w:rsidRPr="00621E63">
        <w:rPr>
          <w:noProof w:val="0"/>
        </w:rPr>
        <w:t>Definition:  This field indicates the functional involvement with the activity being transmitted (e.g., Case Manager, Evaluator, Transcriber, Nurse Care Practitioner, Midwife, Physician Assistant, etc.)</w:t>
      </w:r>
      <w:r w:rsidR="00CA3A2C" w:rsidRPr="00621E63">
        <w:rPr>
          <w:noProof w:val="0"/>
        </w:rPr>
        <w:t xml:space="preserve">. </w:t>
      </w:r>
      <w:r w:rsidRPr="00621E63">
        <w:rPr>
          <w:noProof w:val="0"/>
        </w:rPr>
        <w:t>Refer to</w:t>
      </w:r>
      <w:r w:rsidR="006D613E" w:rsidRPr="00621E63">
        <w:rPr>
          <w:noProof w:val="0"/>
        </w:rPr>
        <w:t>HL7</w:t>
      </w:r>
      <w:r w:rsidR="00995105" w:rsidRPr="00621E63">
        <w:rPr>
          <w:noProof w:val="0"/>
        </w:rPr>
        <w:t xml:space="preserve"> </w:t>
      </w:r>
      <w:r w:rsidR="003570BC" w:rsidRPr="00621E63">
        <w:rPr>
          <w:noProof w:val="0"/>
        </w:rPr>
        <w:t>Table 917 f</w:t>
      </w:r>
      <w:r w:rsidRPr="00621E63">
        <w:rPr>
          <w:noProof w:val="0"/>
        </w:rPr>
        <w:t>or valid values</w:t>
      </w:r>
      <w:r w:rsidR="00CA3A2C" w:rsidRPr="00621E63">
        <w:rPr>
          <w:noProof w:val="0"/>
        </w:rPr>
        <w:t xml:space="preserve">. </w:t>
      </w:r>
    </w:p>
    <w:p w14:paraId="12E4CAFE" w14:textId="59078AFB" w:rsidR="00B11855" w:rsidRPr="00621E63" w:rsidRDefault="003D003E" w:rsidP="001466DF">
      <w:pPr>
        <w:pStyle w:val="HL7FieldIndent2"/>
        <w:rPr>
          <w:noProof w:val="0"/>
        </w:rPr>
      </w:pPr>
      <w:r w:rsidRPr="00621E63">
        <w:rPr>
          <w:noProof w:val="0"/>
        </w:rPr>
        <w:t xml:space="preserve">For the Report Alert [PCD-04] transaction the presence of one or more PRT segments containing PRT-4 Participation Identifier, Text is RCT (indicating Result Copies To) indicates </w:t>
      </w:r>
      <w:r w:rsidR="009E2B46" w:rsidRPr="00621E63">
        <w:rPr>
          <w:noProof w:val="0"/>
        </w:rPr>
        <w:t>Alert Reporter</w:t>
      </w:r>
      <w:r w:rsidRPr="00621E63">
        <w:rPr>
          <w:noProof w:val="0"/>
        </w:rPr>
        <w:t xml:space="preserve"> direct indication of additional recipients</w:t>
      </w:r>
      <w:r w:rsidR="00CA3A2C" w:rsidRPr="00621E63">
        <w:rPr>
          <w:noProof w:val="0"/>
        </w:rPr>
        <w:t xml:space="preserve">. </w:t>
      </w:r>
    </w:p>
    <w:p w14:paraId="6E4C1C75" w14:textId="77777777" w:rsidR="00B11855" w:rsidRPr="00621E63" w:rsidRDefault="003D003E" w:rsidP="001466DF">
      <w:pPr>
        <w:pStyle w:val="HL7FieldIndent2"/>
        <w:rPr>
          <w:noProof w:val="0"/>
        </w:rPr>
      </w:pPr>
      <w:r w:rsidRPr="00621E63">
        <w:rPr>
          <w:noProof w:val="0"/>
        </w:rPr>
        <w:t>For the Report Alert [PCD-04] transaction the PRT-4 Participation Identifier, Text is RO (indicating Responsible Observer).</w:t>
      </w:r>
    </w:p>
    <w:p w14:paraId="78EC9875" w14:textId="77777777" w:rsidR="00B11855" w:rsidRPr="00621E63" w:rsidRDefault="003D003E" w:rsidP="001466DF">
      <w:pPr>
        <w:pStyle w:val="HL7FieldIndent2"/>
        <w:rPr>
          <w:noProof w:val="0"/>
        </w:rPr>
      </w:pPr>
      <w:r w:rsidRPr="00621E63">
        <w:rPr>
          <w:noProof w:val="0"/>
        </w:rPr>
        <w:t>For the Report Alert Status [PCD-05] transaction the PRT-4 Participation Identifier, Text is RO (indicating Responsible Observer), and Alternative Identifier is AAP for Alert Acknowledging Provider.</w:t>
      </w:r>
    </w:p>
    <w:p w14:paraId="7F76DF05" w14:textId="116BA025" w:rsidR="00B11855" w:rsidRPr="00621E63" w:rsidRDefault="003D003E" w:rsidP="00CF5627">
      <w:pPr>
        <w:pStyle w:val="TableTitle"/>
      </w:pPr>
      <w:r w:rsidRPr="00621E63">
        <w:t>Table</w:t>
      </w:r>
      <w:r w:rsidR="003570BC" w:rsidRPr="00621E63">
        <w:t xml:space="preserve"> B.10</w:t>
      </w:r>
      <w:r w:rsidR="004E547A" w:rsidRPr="00621E63">
        <w:t>.2</w:t>
      </w:r>
      <w:r w:rsidR="003570BC" w:rsidRPr="00621E63">
        <w:t>-3</w:t>
      </w:r>
      <w:r w:rsidR="00506FBD" w:rsidRPr="00621E63">
        <w:t xml:space="preserve">: </w:t>
      </w:r>
      <w:r w:rsidR="006D613E" w:rsidRPr="00621E63">
        <w:t>HL7</w:t>
      </w:r>
      <w:r w:rsidR="00995105" w:rsidRPr="00621E63">
        <w:t xml:space="preserve"> </w:t>
      </w:r>
      <w:r w:rsidRPr="00621E63">
        <w:t>Table 0912 - Participation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7"/>
        <w:gridCol w:w="3229"/>
        <w:gridCol w:w="3420"/>
      </w:tblGrid>
      <w:tr w:rsidR="00C40FD5" w:rsidRPr="00621E63" w14:paraId="1E37F4A8" w14:textId="77777777" w:rsidTr="00A92110">
        <w:trPr>
          <w:cantSplit/>
          <w:tblHeader/>
          <w:jc w:val="center"/>
        </w:trPr>
        <w:tc>
          <w:tcPr>
            <w:tcW w:w="1147" w:type="dxa"/>
            <w:shd w:val="clear" w:color="auto" w:fill="D9D9D9"/>
          </w:tcPr>
          <w:p w14:paraId="0E56C259" w14:textId="77777777" w:rsidR="00B11855" w:rsidRPr="00621E63" w:rsidRDefault="003D003E" w:rsidP="00AF7F19">
            <w:pPr>
              <w:pStyle w:val="TableEntryHeader"/>
            </w:pPr>
            <w:r w:rsidRPr="00621E63">
              <w:t>Value</w:t>
            </w:r>
          </w:p>
        </w:tc>
        <w:tc>
          <w:tcPr>
            <w:tcW w:w="3229" w:type="dxa"/>
            <w:shd w:val="clear" w:color="auto" w:fill="D9D9D9"/>
          </w:tcPr>
          <w:p w14:paraId="316A89CE" w14:textId="77777777" w:rsidR="00B11855" w:rsidRPr="00621E63" w:rsidRDefault="003D003E" w:rsidP="00AF7F19">
            <w:pPr>
              <w:pStyle w:val="TableEntryHeader"/>
            </w:pPr>
            <w:r w:rsidRPr="00621E63">
              <w:t>Description</w:t>
            </w:r>
          </w:p>
        </w:tc>
        <w:tc>
          <w:tcPr>
            <w:tcW w:w="3420" w:type="dxa"/>
            <w:shd w:val="clear" w:color="auto" w:fill="D9D9D9"/>
          </w:tcPr>
          <w:p w14:paraId="5F356386" w14:textId="77777777" w:rsidR="00B11855" w:rsidRPr="00621E63" w:rsidRDefault="003D003E" w:rsidP="00AF7F19">
            <w:pPr>
              <w:pStyle w:val="TableEntryHeader"/>
            </w:pPr>
            <w:r w:rsidRPr="00621E63">
              <w:t>Used with</w:t>
            </w:r>
          </w:p>
        </w:tc>
      </w:tr>
      <w:tr w:rsidR="00B11855" w:rsidRPr="00621E63" w14:paraId="6F5923D0" w14:textId="77777777" w:rsidTr="006C0E8E">
        <w:trPr>
          <w:cantSplit/>
          <w:jc w:val="center"/>
        </w:trPr>
        <w:tc>
          <w:tcPr>
            <w:tcW w:w="1147" w:type="dxa"/>
            <w:shd w:val="clear" w:color="auto" w:fill="auto"/>
          </w:tcPr>
          <w:p w14:paraId="63B196DD" w14:textId="77777777" w:rsidR="00B11855" w:rsidRPr="00621E63" w:rsidRDefault="003D003E" w:rsidP="00AF7F19">
            <w:pPr>
              <w:pStyle w:val="TableEntry"/>
            </w:pPr>
            <w:r w:rsidRPr="00621E63">
              <w:t>AD</w:t>
            </w:r>
          </w:p>
        </w:tc>
        <w:tc>
          <w:tcPr>
            <w:tcW w:w="3229" w:type="dxa"/>
            <w:shd w:val="clear" w:color="auto" w:fill="auto"/>
          </w:tcPr>
          <w:p w14:paraId="2EF58137" w14:textId="77777777" w:rsidR="00B11855" w:rsidRPr="00621E63" w:rsidRDefault="003D003E" w:rsidP="00AF7F19">
            <w:pPr>
              <w:pStyle w:val="TableEntry"/>
            </w:pPr>
            <w:r w:rsidRPr="00621E63">
              <w:t>Admitting Provider</w:t>
            </w:r>
          </w:p>
        </w:tc>
        <w:tc>
          <w:tcPr>
            <w:tcW w:w="3420" w:type="dxa"/>
            <w:shd w:val="clear" w:color="auto" w:fill="auto"/>
          </w:tcPr>
          <w:p w14:paraId="1B6AE829" w14:textId="77777777" w:rsidR="00B11855" w:rsidRPr="00621E63" w:rsidRDefault="003D003E" w:rsidP="00AF7F19">
            <w:pPr>
              <w:pStyle w:val="TableEntry"/>
            </w:pPr>
            <w:r w:rsidRPr="00621E63">
              <w:t>PV1-17 Admitting doctor</w:t>
            </w:r>
          </w:p>
        </w:tc>
      </w:tr>
      <w:tr w:rsidR="00B11855" w:rsidRPr="00621E63" w14:paraId="3864A83B" w14:textId="77777777" w:rsidTr="006C0E8E">
        <w:trPr>
          <w:cantSplit/>
          <w:jc w:val="center"/>
        </w:trPr>
        <w:tc>
          <w:tcPr>
            <w:tcW w:w="1147" w:type="dxa"/>
            <w:shd w:val="clear" w:color="auto" w:fill="auto"/>
          </w:tcPr>
          <w:p w14:paraId="49BFE83C" w14:textId="77777777" w:rsidR="00B11855" w:rsidRPr="00621E63" w:rsidRDefault="003D003E" w:rsidP="00AF7F19">
            <w:pPr>
              <w:pStyle w:val="TableEntry"/>
            </w:pPr>
            <w:r w:rsidRPr="00621E63">
              <w:t>AI</w:t>
            </w:r>
          </w:p>
        </w:tc>
        <w:tc>
          <w:tcPr>
            <w:tcW w:w="3229" w:type="dxa"/>
            <w:shd w:val="clear" w:color="auto" w:fill="auto"/>
          </w:tcPr>
          <w:p w14:paraId="623D216F" w14:textId="77777777" w:rsidR="00B11855" w:rsidRPr="00621E63" w:rsidRDefault="003D003E" w:rsidP="00AF7F19">
            <w:pPr>
              <w:pStyle w:val="TableEntry"/>
            </w:pPr>
            <w:r w:rsidRPr="00621E63">
              <w:t>Assistant/Alternate Interpreter</w:t>
            </w:r>
          </w:p>
        </w:tc>
        <w:tc>
          <w:tcPr>
            <w:tcW w:w="3420" w:type="dxa"/>
            <w:shd w:val="clear" w:color="auto" w:fill="auto"/>
          </w:tcPr>
          <w:p w14:paraId="5E387EC8" w14:textId="77777777" w:rsidR="00B11855" w:rsidRPr="00621E63" w:rsidRDefault="00B11855" w:rsidP="00AF7F19">
            <w:pPr>
              <w:pStyle w:val="TableEntry"/>
            </w:pPr>
          </w:p>
        </w:tc>
      </w:tr>
      <w:tr w:rsidR="00B11855" w:rsidRPr="00621E63" w14:paraId="4B2092DF" w14:textId="77777777" w:rsidTr="006C0E8E">
        <w:trPr>
          <w:cantSplit/>
          <w:jc w:val="center"/>
        </w:trPr>
        <w:tc>
          <w:tcPr>
            <w:tcW w:w="1147" w:type="dxa"/>
            <w:shd w:val="clear" w:color="auto" w:fill="auto"/>
          </w:tcPr>
          <w:p w14:paraId="0896B6A7" w14:textId="77777777" w:rsidR="00B11855" w:rsidRPr="00621E63" w:rsidRDefault="003D003E" w:rsidP="00AF7F19">
            <w:pPr>
              <w:pStyle w:val="TableEntry"/>
            </w:pPr>
            <w:r w:rsidRPr="00621E63">
              <w:t>AAP</w:t>
            </w:r>
          </w:p>
        </w:tc>
        <w:tc>
          <w:tcPr>
            <w:tcW w:w="3229" w:type="dxa"/>
            <w:shd w:val="clear" w:color="auto" w:fill="auto"/>
          </w:tcPr>
          <w:p w14:paraId="18E9E8A1" w14:textId="77777777" w:rsidR="00B11855" w:rsidRPr="00621E63" w:rsidRDefault="003D003E" w:rsidP="00AF7F19">
            <w:pPr>
              <w:pStyle w:val="TableEntry"/>
            </w:pPr>
            <w:r w:rsidRPr="00621E63">
              <w:t>Alert Acknowledging Provider</w:t>
            </w:r>
          </w:p>
        </w:tc>
        <w:tc>
          <w:tcPr>
            <w:tcW w:w="3420" w:type="dxa"/>
            <w:shd w:val="clear" w:color="auto" w:fill="auto"/>
          </w:tcPr>
          <w:p w14:paraId="608E38A9" w14:textId="77777777" w:rsidR="00B11855" w:rsidRPr="00621E63" w:rsidRDefault="003D003E" w:rsidP="00AF7F19">
            <w:pPr>
              <w:pStyle w:val="TableEntry"/>
            </w:pPr>
            <w:r w:rsidRPr="00621E63">
              <w:t>PCD ACM Report Alert Status [PCD-05]</w:t>
            </w:r>
          </w:p>
        </w:tc>
      </w:tr>
      <w:tr w:rsidR="00B11855" w:rsidRPr="00621E63" w14:paraId="275555D7" w14:textId="77777777" w:rsidTr="006C0E8E">
        <w:trPr>
          <w:cantSplit/>
          <w:jc w:val="center"/>
        </w:trPr>
        <w:tc>
          <w:tcPr>
            <w:tcW w:w="1147" w:type="dxa"/>
            <w:shd w:val="clear" w:color="auto" w:fill="auto"/>
          </w:tcPr>
          <w:p w14:paraId="3BAF48EF" w14:textId="77777777" w:rsidR="00B11855" w:rsidRPr="00621E63" w:rsidRDefault="003D003E" w:rsidP="00AF7F19">
            <w:pPr>
              <w:pStyle w:val="TableEntry"/>
            </w:pPr>
            <w:r w:rsidRPr="00621E63">
              <w:t>AP</w:t>
            </w:r>
          </w:p>
        </w:tc>
        <w:tc>
          <w:tcPr>
            <w:tcW w:w="3229" w:type="dxa"/>
            <w:shd w:val="clear" w:color="auto" w:fill="auto"/>
          </w:tcPr>
          <w:p w14:paraId="4E8DBD15" w14:textId="77777777" w:rsidR="00B11855" w:rsidRPr="00621E63" w:rsidRDefault="003D003E" w:rsidP="00AF7F19">
            <w:pPr>
              <w:pStyle w:val="TableEntry"/>
            </w:pPr>
            <w:r w:rsidRPr="00621E63">
              <w:t xml:space="preserve">Administering Provider </w:t>
            </w:r>
          </w:p>
        </w:tc>
        <w:tc>
          <w:tcPr>
            <w:tcW w:w="3420" w:type="dxa"/>
            <w:shd w:val="clear" w:color="auto" w:fill="auto"/>
          </w:tcPr>
          <w:p w14:paraId="2E9BBAAD" w14:textId="77777777" w:rsidR="00B11855" w:rsidRPr="00621E63" w:rsidRDefault="003D003E" w:rsidP="00AF7F19">
            <w:pPr>
              <w:pStyle w:val="TableEntry"/>
            </w:pPr>
            <w:r w:rsidRPr="00621E63">
              <w:t>RXA-10 Administering Provider</w:t>
            </w:r>
          </w:p>
        </w:tc>
      </w:tr>
      <w:tr w:rsidR="00B11855" w:rsidRPr="00621E63" w14:paraId="05D08E84" w14:textId="77777777" w:rsidTr="006C0E8E">
        <w:trPr>
          <w:cantSplit/>
          <w:jc w:val="center"/>
        </w:trPr>
        <w:tc>
          <w:tcPr>
            <w:tcW w:w="1147" w:type="dxa"/>
            <w:shd w:val="clear" w:color="auto" w:fill="auto"/>
          </w:tcPr>
          <w:p w14:paraId="0FCAEE87" w14:textId="77777777" w:rsidR="00B11855" w:rsidRPr="00621E63" w:rsidRDefault="003D003E" w:rsidP="00AF7F19">
            <w:pPr>
              <w:pStyle w:val="TableEntry"/>
            </w:pPr>
            <w:r w:rsidRPr="00621E63">
              <w:t>ARI</w:t>
            </w:r>
          </w:p>
        </w:tc>
        <w:tc>
          <w:tcPr>
            <w:tcW w:w="3229" w:type="dxa"/>
            <w:shd w:val="clear" w:color="auto" w:fill="auto"/>
          </w:tcPr>
          <w:p w14:paraId="772D6737" w14:textId="77777777" w:rsidR="00B11855" w:rsidRPr="00621E63" w:rsidRDefault="003D003E" w:rsidP="00AF7F19">
            <w:pPr>
              <w:pStyle w:val="TableEntry"/>
            </w:pPr>
            <w:r w:rsidRPr="00621E63">
              <w:t>Assistant Result Interpreter</w:t>
            </w:r>
          </w:p>
        </w:tc>
        <w:tc>
          <w:tcPr>
            <w:tcW w:w="3420" w:type="dxa"/>
            <w:shd w:val="clear" w:color="auto" w:fill="auto"/>
          </w:tcPr>
          <w:p w14:paraId="23DD8F56" w14:textId="77777777" w:rsidR="00B11855" w:rsidRPr="00621E63" w:rsidRDefault="00B11855" w:rsidP="00AF7F19">
            <w:pPr>
              <w:pStyle w:val="TableEntry"/>
            </w:pPr>
          </w:p>
        </w:tc>
      </w:tr>
      <w:tr w:rsidR="00B11855" w:rsidRPr="00621E63" w14:paraId="42339D88" w14:textId="77777777" w:rsidTr="006C0E8E">
        <w:trPr>
          <w:cantSplit/>
          <w:jc w:val="center"/>
        </w:trPr>
        <w:tc>
          <w:tcPr>
            <w:tcW w:w="1147" w:type="dxa"/>
            <w:shd w:val="clear" w:color="auto" w:fill="auto"/>
          </w:tcPr>
          <w:p w14:paraId="2CF8213D" w14:textId="77777777" w:rsidR="00B11855" w:rsidRPr="00621E63" w:rsidRDefault="003D003E" w:rsidP="00AF7F19">
            <w:pPr>
              <w:pStyle w:val="TableEntry"/>
            </w:pPr>
            <w:r w:rsidRPr="00621E63">
              <w:t>AT</w:t>
            </w:r>
          </w:p>
        </w:tc>
        <w:tc>
          <w:tcPr>
            <w:tcW w:w="3229" w:type="dxa"/>
            <w:shd w:val="clear" w:color="auto" w:fill="auto"/>
          </w:tcPr>
          <w:p w14:paraId="461FFF58" w14:textId="77777777" w:rsidR="00B11855" w:rsidRPr="00621E63" w:rsidRDefault="003D003E" w:rsidP="00AF7F19">
            <w:pPr>
              <w:pStyle w:val="TableEntry"/>
            </w:pPr>
            <w:r w:rsidRPr="00621E63">
              <w:t>Attending Provider</w:t>
            </w:r>
          </w:p>
        </w:tc>
        <w:tc>
          <w:tcPr>
            <w:tcW w:w="3420" w:type="dxa"/>
            <w:shd w:val="clear" w:color="auto" w:fill="auto"/>
          </w:tcPr>
          <w:p w14:paraId="5493B92C" w14:textId="77777777" w:rsidR="00B11855" w:rsidRPr="00621E63" w:rsidRDefault="003D003E" w:rsidP="00AF7F19">
            <w:pPr>
              <w:pStyle w:val="TableEntry"/>
            </w:pPr>
            <w:r w:rsidRPr="00621E63">
              <w:t>PV1-7 Attending doctor</w:t>
            </w:r>
          </w:p>
        </w:tc>
      </w:tr>
      <w:tr w:rsidR="00B11855" w:rsidRPr="00621E63" w14:paraId="4A961434" w14:textId="77777777" w:rsidTr="006C0E8E">
        <w:trPr>
          <w:cantSplit/>
          <w:jc w:val="center"/>
        </w:trPr>
        <w:tc>
          <w:tcPr>
            <w:tcW w:w="1147" w:type="dxa"/>
            <w:shd w:val="clear" w:color="auto" w:fill="auto"/>
          </w:tcPr>
          <w:p w14:paraId="512F4E5C" w14:textId="77777777" w:rsidR="00B11855" w:rsidRPr="00621E63" w:rsidRDefault="003D003E" w:rsidP="00AF7F19">
            <w:pPr>
              <w:pStyle w:val="TableEntry"/>
            </w:pPr>
            <w:r w:rsidRPr="00621E63">
              <w:t>AUT</w:t>
            </w:r>
          </w:p>
        </w:tc>
        <w:tc>
          <w:tcPr>
            <w:tcW w:w="3229" w:type="dxa"/>
            <w:shd w:val="clear" w:color="auto" w:fill="auto"/>
          </w:tcPr>
          <w:p w14:paraId="1EDE051A" w14:textId="77777777" w:rsidR="00B11855" w:rsidRPr="00621E63" w:rsidRDefault="003D003E" w:rsidP="00AF7F19">
            <w:pPr>
              <w:pStyle w:val="TableEntry"/>
            </w:pPr>
            <w:r w:rsidRPr="00621E63">
              <w:t>AUT Author/Event Initiator</w:t>
            </w:r>
          </w:p>
        </w:tc>
        <w:tc>
          <w:tcPr>
            <w:tcW w:w="3420" w:type="dxa"/>
            <w:shd w:val="clear" w:color="auto" w:fill="auto"/>
          </w:tcPr>
          <w:p w14:paraId="46767C94" w14:textId="77777777" w:rsidR="00B11855" w:rsidRPr="00621E63" w:rsidRDefault="003D003E" w:rsidP="00AF7F19">
            <w:pPr>
              <w:pStyle w:val="TableEntry"/>
            </w:pPr>
            <w:r w:rsidRPr="00621E63">
              <w:t>ORC-19 Action By</w:t>
            </w:r>
          </w:p>
        </w:tc>
      </w:tr>
      <w:tr w:rsidR="00B11855" w:rsidRPr="00621E63" w14:paraId="64A74810" w14:textId="77777777" w:rsidTr="006C0E8E">
        <w:trPr>
          <w:cantSplit/>
          <w:jc w:val="center"/>
        </w:trPr>
        <w:tc>
          <w:tcPr>
            <w:tcW w:w="1147" w:type="dxa"/>
            <w:shd w:val="clear" w:color="auto" w:fill="auto"/>
          </w:tcPr>
          <w:p w14:paraId="7A91F1F1" w14:textId="77777777" w:rsidR="00B11855" w:rsidRPr="00621E63" w:rsidRDefault="003D003E" w:rsidP="00AF7F19">
            <w:pPr>
              <w:pStyle w:val="TableEntry"/>
            </w:pPr>
            <w:r w:rsidRPr="00621E63">
              <w:t>CP</w:t>
            </w:r>
          </w:p>
        </w:tc>
        <w:tc>
          <w:tcPr>
            <w:tcW w:w="3229" w:type="dxa"/>
            <w:shd w:val="clear" w:color="auto" w:fill="auto"/>
          </w:tcPr>
          <w:p w14:paraId="4BFBAFB3" w14:textId="77777777" w:rsidR="00B11855" w:rsidRPr="00621E63" w:rsidRDefault="003D003E" w:rsidP="00AF7F19">
            <w:pPr>
              <w:pStyle w:val="TableEntry"/>
            </w:pPr>
            <w:r w:rsidRPr="00621E63">
              <w:t>Consulting Provider</w:t>
            </w:r>
          </w:p>
        </w:tc>
        <w:tc>
          <w:tcPr>
            <w:tcW w:w="3420" w:type="dxa"/>
            <w:shd w:val="clear" w:color="auto" w:fill="auto"/>
          </w:tcPr>
          <w:p w14:paraId="11903754" w14:textId="77777777" w:rsidR="00B11855" w:rsidRPr="00621E63" w:rsidRDefault="00B11855" w:rsidP="00AF7F19">
            <w:pPr>
              <w:pStyle w:val="TableEntry"/>
            </w:pPr>
          </w:p>
        </w:tc>
      </w:tr>
      <w:tr w:rsidR="00B11855" w:rsidRPr="00621E63" w14:paraId="18285DCF" w14:textId="77777777" w:rsidTr="006C0E8E">
        <w:trPr>
          <w:cantSplit/>
          <w:jc w:val="center"/>
        </w:trPr>
        <w:tc>
          <w:tcPr>
            <w:tcW w:w="1147" w:type="dxa"/>
            <w:shd w:val="clear" w:color="auto" w:fill="auto"/>
          </w:tcPr>
          <w:p w14:paraId="008470A6" w14:textId="77777777" w:rsidR="00B11855" w:rsidRPr="00621E63" w:rsidRDefault="003D003E" w:rsidP="00AF7F19">
            <w:pPr>
              <w:pStyle w:val="TableEntry"/>
            </w:pPr>
            <w:r w:rsidRPr="00621E63">
              <w:t>DP</w:t>
            </w:r>
          </w:p>
        </w:tc>
        <w:tc>
          <w:tcPr>
            <w:tcW w:w="3229" w:type="dxa"/>
            <w:shd w:val="clear" w:color="auto" w:fill="auto"/>
          </w:tcPr>
          <w:p w14:paraId="73E233D1" w14:textId="77777777" w:rsidR="00B11855" w:rsidRPr="00621E63" w:rsidRDefault="003D003E" w:rsidP="00AF7F19">
            <w:pPr>
              <w:pStyle w:val="TableEntry"/>
            </w:pPr>
            <w:r w:rsidRPr="00621E63">
              <w:t xml:space="preserve">Dispensing Provider </w:t>
            </w:r>
          </w:p>
        </w:tc>
        <w:tc>
          <w:tcPr>
            <w:tcW w:w="3420" w:type="dxa"/>
            <w:shd w:val="clear" w:color="auto" w:fill="auto"/>
          </w:tcPr>
          <w:p w14:paraId="47EADCE0" w14:textId="77777777" w:rsidR="00B11855" w:rsidRPr="00621E63" w:rsidRDefault="003D003E" w:rsidP="00AF7F19">
            <w:pPr>
              <w:pStyle w:val="TableEntry"/>
            </w:pPr>
            <w:r w:rsidRPr="00621E63">
              <w:t>RXD-10 Dispensing Provider</w:t>
            </w:r>
          </w:p>
        </w:tc>
      </w:tr>
      <w:tr w:rsidR="00B11855" w:rsidRPr="00621E63" w14:paraId="0604AC13" w14:textId="77777777" w:rsidTr="006C0E8E">
        <w:trPr>
          <w:cantSplit/>
          <w:jc w:val="center"/>
        </w:trPr>
        <w:tc>
          <w:tcPr>
            <w:tcW w:w="1147" w:type="dxa"/>
            <w:shd w:val="clear" w:color="auto" w:fill="auto"/>
          </w:tcPr>
          <w:p w14:paraId="5FA39F45" w14:textId="77777777" w:rsidR="00B11855" w:rsidRPr="00621E63" w:rsidRDefault="003D003E" w:rsidP="00AF7F19">
            <w:pPr>
              <w:pStyle w:val="TableEntry"/>
            </w:pPr>
            <w:r w:rsidRPr="00621E63">
              <w:lastRenderedPageBreak/>
              <w:t>EP</w:t>
            </w:r>
          </w:p>
        </w:tc>
        <w:tc>
          <w:tcPr>
            <w:tcW w:w="3229" w:type="dxa"/>
            <w:shd w:val="clear" w:color="auto" w:fill="auto"/>
          </w:tcPr>
          <w:p w14:paraId="23220870" w14:textId="77777777" w:rsidR="00B11855" w:rsidRPr="00621E63" w:rsidRDefault="003D003E" w:rsidP="00AF7F19">
            <w:pPr>
              <w:pStyle w:val="TableEntry"/>
            </w:pPr>
            <w:r w:rsidRPr="00621E63">
              <w:t xml:space="preserve">Entering Provider (probably not the same as transcriptionist?) </w:t>
            </w:r>
          </w:p>
        </w:tc>
        <w:tc>
          <w:tcPr>
            <w:tcW w:w="3420" w:type="dxa"/>
            <w:shd w:val="clear" w:color="auto" w:fill="auto"/>
          </w:tcPr>
          <w:p w14:paraId="6BAA7984" w14:textId="77777777" w:rsidR="00B11855" w:rsidRPr="00621E63" w:rsidRDefault="003D003E" w:rsidP="00AF7F19">
            <w:pPr>
              <w:pStyle w:val="TableEntry"/>
            </w:pPr>
            <w:r w:rsidRPr="00621E63">
              <w:t>ORC-10 Entered By</w:t>
            </w:r>
          </w:p>
        </w:tc>
      </w:tr>
      <w:tr w:rsidR="00B11855" w:rsidRPr="00621E63" w14:paraId="0760142C" w14:textId="77777777" w:rsidTr="006C0E8E">
        <w:trPr>
          <w:cantSplit/>
          <w:jc w:val="center"/>
        </w:trPr>
        <w:tc>
          <w:tcPr>
            <w:tcW w:w="1147" w:type="dxa"/>
            <w:shd w:val="clear" w:color="auto" w:fill="auto"/>
          </w:tcPr>
          <w:p w14:paraId="7C4A16C3" w14:textId="77777777" w:rsidR="00B11855" w:rsidRPr="00621E63" w:rsidRDefault="003D003E" w:rsidP="00AF7F19">
            <w:pPr>
              <w:pStyle w:val="TableEntry"/>
            </w:pPr>
            <w:r w:rsidRPr="00621E63">
              <w:t>EQUIP</w:t>
            </w:r>
          </w:p>
        </w:tc>
        <w:tc>
          <w:tcPr>
            <w:tcW w:w="3229" w:type="dxa"/>
            <w:shd w:val="clear" w:color="auto" w:fill="auto"/>
          </w:tcPr>
          <w:p w14:paraId="41582A14" w14:textId="77777777" w:rsidR="00B11855" w:rsidRPr="00621E63" w:rsidRDefault="003D003E" w:rsidP="00AF7F19">
            <w:pPr>
              <w:pStyle w:val="TableEntry"/>
            </w:pPr>
            <w:r w:rsidRPr="00621E63">
              <w:t xml:space="preserve">Equipment </w:t>
            </w:r>
          </w:p>
        </w:tc>
        <w:tc>
          <w:tcPr>
            <w:tcW w:w="3420" w:type="dxa"/>
            <w:shd w:val="clear" w:color="auto" w:fill="auto"/>
          </w:tcPr>
          <w:p w14:paraId="6E532930" w14:textId="77777777" w:rsidR="00B11855" w:rsidRPr="00621E63" w:rsidRDefault="00B11855" w:rsidP="00AF7F19">
            <w:pPr>
              <w:pStyle w:val="TableEntry"/>
            </w:pPr>
          </w:p>
        </w:tc>
      </w:tr>
      <w:tr w:rsidR="00B11855" w:rsidRPr="00621E63" w14:paraId="013FA3E5" w14:textId="77777777" w:rsidTr="006C0E8E">
        <w:trPr>
          <w:cantSplit/>
          <w:jc w:val="center"/>
        </w:trPr>
        <w:tc>
          <w:tcPr>
            <w:tcW w:w="1147" w:type="dxa"/>
            <w:shd w:val="clear" w:color="auto" w:fill="auto"/>
          </w:tcPr>
          <w:p w14:paraId="0BF287AC" w14:textId="77777777" w:rsidR="00B11855" w:rsidRPr="00621E63" w:rsidRDefault="003D003E" w:rsidP="00AF7F19">
            <w:pPr>
              <w:pStyle w:val="TableEntry"/>
            </w:pPr>
            <w:r w:rsidRPr="00621E63">
              <w:t>FHCP</w:t>
            </w:r>
          </w:p>
        </w:tc>
        <w:tc>
          <w:tcPr>
            <w:tcW w:w="3229" w:type="dxa"/>
            <w:shd w:val="clear" w:color="auto" w:fill="auto"/>
          </w:tcPr>
          <w:p w14:paraId="724B80FC" w14:textId="77777777" w:rsidR="00B11855" w:rsidRPr="00621E63" w:rsidRDefault="003D003E" w:rsidP="00AF7F19">
            <w:pPr>
              <w:pStyle w:val="TableEntry"/>
            </w:pPr>
            <w:r w:rsidRPr="00621E63">
              <w:t>Family Health Care Professional</w:t>
            </w:r>
          </w:p>
        </w:tc>
        <w:tc>
          <w:tcPr>
            <w:tcW w:w="3420" w:type="dxa"/>
            <w:shd w:val="clear" w:color="auto" w:fill="auto"/>
          </w:tcPr>
          <w:p w14:paraId="55A049E4" w14:textId="77777777" w:rsidR="00B11855" w:rsidRPr="00621E63" w:rsidRDefault="00B11855" w:rsidP="00AF7F19">
            <w:pPr>
              <w:pStyle w:val="TableEntry"/>
            </w:pPr>
          </w:p>
        </w:tc>
      </w:tr>
      <w:tr w:rsidR="00B11855" w:rsidRPr="00621E63" w14:paraId="5A17189B" w14:textId="77777777" w:rsidTr="006C0E8E">
        <w:trPr>
          <w:cantSplit/>
          <w:jc w:val="center"/>
        </w:trPr>
        <w:tc>
          <w:tcPr>
            <w:tcW w:w="1147" w:type="dxa"/>
            <w:shd w:val="clear" w:color="auto" w:fill="auto"/>
          </w:tcPr>
          <w:p w14:paraId="017F4988" w14:textId="77777777" w:rsidR="00B11855" w:rsidRPr="00621E63" w:rsidRDefault="003D003E" w:rsidP="00AF7F19">
            <w:pPr>
              <w:pStyle w:val="TableEntry"/>
            </w:pPr>
            <w:r w:rsidRPr="00621E63">
              <w:t>MDIR</w:t>
            </w:r>
          </w:p>
        </w:tc>
        <w:tc>
          <w:tcPr>
            <w:tcW w:w="3229" w:type="dxa"/>
            <w:shd w:val="clear" w:color="auto" w:fill="auto"/>
          </w:tcPr>
          <w:p w14:paraId="0B34A8DF" w14:textId="77777777" w:rsidR="00B11855" w:rsidRPr="00621E63" w:rsidRDefault="003D003E" w:rsidP="00AF7F19">
            <w:pPr>
              <w:pStyle w:val="TableEntry"/>
            </w:pPr>
            <w:r w:rsidRPr="00621E63">
              <w:t xml:space="preserve">Medical Director </w:t>
            </w:r>
          </w:p>
        </w:tc>
        <w:tc>
          <w:tcPr>
            <w:tcW w:w="3420" w:type="dxa"/>
            <w:shd w:val="clear" w:color="auto" w:fill="auto"/>
          </w:tcPr>
          <w:p w14:paraId="7E3F3667" w14:textId="77777777" w:rsidR="00B11855" w:rsidRPr="00621E63" w:rsidRDefault="003D003E" w:rsidP="00AF7F19">
            <w:pPr>
              <w:pStyle w:val="TableEntry"/>
            </w:pPr>
            <w:r w:rsidRPr="00621E63">
              <w:t>OBX-25 Performing Organization Medical Director</w:t>
            </w:r>
          </w:p>
        </w:tc>
      </w:tr>
      <w:tr w:rsidR="00B11855" w:rsidRPr="00621E63" w14:paraId="3DC3872A" w14:textId="77777777" w:rsidTr="006C0E8E">
        <w:trPr>
          <w:cantSplit/>
          <w:jc w:val="center"/>
        </w:trPr>
        <w:tc>
          <w:tcPr>
            <w:tcW w:w="1147" w:type="dxa"/>
            <w:shd w:val="clear" w:color="auto" w:fill="auto"/>
          </w:tcPr>
          <w:p w14:paraId="4317D789" w14:textId="77777777" w:rsidR="00B11855" w:rsidRPr="00621E63" w:rsidRDefault="003D003E" w:rsidP="00AF7F19">
            <w:pPr>
              <w:pStyle w:val="TableEntry"/>
            </w:pPr>
            <w:r w:rsidRPr="00621E63">
              <w:t>OP</w:t>
            </w:r>
          </w:p>
        </w:tc>
        <w:tc>
          <w:tcPr>
            <w:tcW w:w="3229" w:type="dxa"/>
            <w:shd w:val="clear" w:color="auto" w:fill="auto"/>
          </w:tcPr>
          <w:p w14:paraId="04B48BD3" w14:textId="77777777" w:rsidR="00B11855" w:rsidRPr="00621E63" w:rsidRDefault="003D003E" w:rsidP="00AF7F19">
            <w:pPr>
              <w:pStyle w:val="TableEntry"/>
            </w:pPr>
            <w:r w:rsidRPr="00621E63">
              <w:t xml:space="preserve">Ordering Provider </w:t>
            </w:r>
          </w:p>
        </w:tc>
        <w:tc>
          <w:tcPr>
            <w:tcW w:w="3420" w:type="dxa"/>
            <w:shd w:val="clear" w:color="auto" w:fill="auto"/>
          </w:tcPr>
          <w:p w14:paraId="1D64C418" w14:textId="77777777" w:rsidR="00B11855" w:rsidRPr="00621E63" w:rsidRDefault="003D003E" w:rsidP="00AF7F19">
            <w:pPr>
              <w:pStyle w:val="TableEntry"/>
            </w:pPr>
            <w:r w:rsidRPr="00621E63">
              <w:t>ORC-12 Ordering Provider, OBR-16 Ordering Provider, RXO-14 Ordering Provider's DEA Number, RXE-13 Ordering Provider's DEA Number, ORC-24 Ordering Provider Address</w:t>
            </w:r>
          </w:p>
        </w:tc>
      </w:tr>
      <w:tr w:rsidR="00B11855" w:rsidRPr="00621E63" w14:paraId="6D3252D5" w14:textId="77777777" w:rsidTr="006C0E8E">
        <w:trPr>
          <w:cantSplit/>
          <w:jc w:val="center"/>
        </w:trPr>
        <w:tc>
          <w:tcPr>
            <w:tcW w:w="1147" w:type="dxa"/>
            <w:shd w:val="clear" w:color="auto" w:fill="auto"/>
          </w:tcPr>
          <w:p w14:paraId="112523D0" w14:textId="77777777" w:rsidR="00B11855" w:rsidRPr="00621E63" w:rsidRDefault="003D003E" w:rsidP="00AF7F19">
            <w:pPr>
              <w:pStyle w:val="TableEntry"/>
            </w:pPr>
            <w:r w:rsidRPr="00621E63">
              <w:t>PB</w:t>
            </w:r>
          </w:p>
        </w:tc>
        <w:tc>
          <w:tcPr>
            <w:tcW w:w="3229" w:type="dxa"/>
            <w:shd w:val="clear" w:color="auto" w:fill="auto"/>
          </w:tcPr>
          <w:p w14:paraId="58DB95F6" w14:textId="77777777" w:rsidR="00B11855" w:rsidRPr="00621E63" w:rsidRDefault="003D003E" w:rsidP="00AF7F19">
            <w:pPr>
              <w:pStyle w:val="TableEntry"/>
            </w:pPr>
            <w:r w:rsidRPr="00621E63">
              <w:t>Packed by</w:t>
            </w:r>
          </w:p>
        </w:tc>
        <w:tc>
          <w:tcPr>
            <w:tcW w:w="3420" w:type="dxa"/>
            <w:shd w:val="clear" w:color="auto" w:fill="auto"/>
          </w:tcPr>
          <w:p w14:paraId="7B14EF6E" w14:textId="77777777" w:rsidR="00B11855" w:rsidRPr="00621E63" w:rsidRDefault="00B11855" w:rsidP="00AF7F19">
            <w:pPr>
              <w:pStyle w:val="TableEntry"/>
            </w:pPr>
          </w:p>
        </w:tc>
      </w:tr>
      <w:tr w:rsidR="00B11855" w:rsidRPr="00621E63" w14:paraId="219078F6" w14:textId="77777777" w:rsidTr="006C0E8E">
        <w:trPr>
          <w:cantSplit/>
          <w:jc w:val="center"/>
        </w:trPr>
        <w:tc>
          <w:tcPr>
            <w:tcW w:w="1147" w:type="dxa"/>
            <w:shd w:val="clear" w:color="auto" w:fill="auto"/>
          </w:tcPr>
          <w:p w14:paraId="3EA0A998" w14:textId="77777777" w:rsidR="00B11855" w:rsidRPr="00621E63" w:rsidRDefault="003D003E" w:rsidP="00AF7F19">
            <w:pPr>
              <w:pStyle w:val="TableEntry"/>
            </w:pPr>
            <w:r w:rsidRPr="00621E63">
              <w:t>PH</w:t>
            </w:r>
          </w:p>
        </w:tc>
        <w:tc>
          <w:tcPr>
            <w:tcW w:w="3229" w:type="dxa"/>
            <w:shd w:val="clear" w:color="auto" w:fill="auto"/>
          </w:tcPr>
          <w:p w14:paraId="3496FB92" w14:textId="77777777" w:rsidR="00B11855" w:rsidRPr="00621E63" w:rsidRDefault="003D003E" w:rsidP="00AF7F19">
            <w:pPr>
              <w:pStyle w:val="TableEntry"/>
            </w:pPr>
            <w:r w:rsidRPr="00621E63">
              <w:t xml:space="preserve">Pharmacist   (not sure how to dissect Pharmacist/Treatment Supplier's Verifier ID) </w:t>
            </w:r>
          </w:p>
        </w:tc>
        <w:tc>
          <w:tcPr>
            <w:tcW w:w="3420" w:type="dxa"/>
            <w:shd w:val="clear" w:color="auto" w:fill="auto"/>
          </w:tcPr>
          <w:p w14:paraId="1F3DD13B" w14:textId="77777777" w:rsidR="00B11855" w:rsidRPr="00621E63" w:rsidRDefault="003D003E" w:rsidP="00AF7F19">
            <w:pPr>
              <w:pStyle w:val="TableEntry"/>
            </w:pPr>
            <w:r w:rsidRPr="00621E63">
              <w:t>RXE-14 Pharmacist/Treatment Supplier's Verifier ID</w:t>
            </w:r>
          </w:p>
        </w:tc>
      </w:tr>
      <w:tr w:rsidR="00B11855" w:rsidRPr="00621E63" w14:paraId="4DF0BA16" w14:textId="77777777" w:rsidTr="006C0E8E">
        <w:trPr>
          <w:cantSplit/>
          <w:jc w:val="center"/>
        </w:trPr>
        <w:tc>
          <w:tcPr>
            <w:tcW w:w="1147" w:type="dxa"/>
            <w:shd w:val="clear" w:color="auto" w:fill="auto"/>
          </w:tcPr>
          <w:p w14:paraId="3E7D3582" w14:textId="77777777" w:rsidR="00B11855" w:rsidRPr="00621E63" w:rsidRDefault="003D003E" w:rsidP="00AF7F19">
            <w:pPr>
              <w:pStyle w:val="TableEntry"/>
            </w:pPr>
            <w:r w:rsidRPr="00621E63">
              <w:t>PI</w:t>
            </w:r>
          </w:p>
        </w:tc>
        <w:tc>
          <w:tcPr>
            <w:tcW w:w="3229" w:type="dxa"/>
            <w:shd w:val="clear" w:color="auto" w:fill="auto"/>
          </w:tcPr>
          <w:p w14:paraId="647A8248" w14:textId="77777777" w:rsidR="00B11855" w:rsidRPr="00621E63" w:rsidRDefault="003D003E" w:rsidP="00AF7F19">
            <w:pPr>
              <w:pStyle w:val="TableEntry"/>
            </w:pPr>
            <w:r w:rsidRPr="00621E63">
              <w:t>Primary Interpreter</w:t>
            </w:r>
          </w:p>
        </w:tc>
        <w:tc>
          <w:tcPr>
            <w:tcW w:w="3420" w:type="dxa"/>
            <w:shd w:val="clear" w:color="auto" w:fill="auto"/>
          </w:tcPr>
          <w:p w14:paraId="4AE4FDFD" w14:textId="77777777" w:rsidR="00B11855" w:rsidRPr="00621E63" w:rsidRDefault="00B11855" w:rsidP="00AF7F19">
            <w:pPr>
              <w:pStyle w:val="TableEntry"/>
            </w:pPr>
          </w:p>
        </w:tc>
      </w:tr>
      <w:tr w:rsidR="00B11855" w:rsidRPr="00621E63" w14:paraId="2B285721" w14:textId="77777777" w:rsidTr="006C0E8E">
        <w:trPr>
          <w:cantSplit/>
          <w:jc w:val="center"/>
        </w:trPr>
        <w:tc>
          <w:tcPr>
            <w:tcW w:w="1147" w:type="dxa"/>
            <w:shd w:val="clear" w:color="auto" w:fill="auto"/>
          </w:tcPr>
          <w:p w14:paraId="271FBC67" w14:textId="77777777" w:rsidR="00B11855" w:rsidRPr="00621E63" w:rsidRDefault="003D003E" w:rsidP="00AF7F19">
            <w:pPr>
              <w:pStyle w:val="TableEntry"/>
            </w:pPr>
            <w:r w:rsidRPr="00621E63">
              <w:t>PO</w:t>
            </w:r>
          </w:p>
        </w:tc>
        <w:tc>
          <w:tcPr>
            <w:tcW w:w="3229" w:type="dxa"/>
            <w:shd w:val="clear" w:color="auto" w:fill="auto"/>
          </w:tcPr>
          <w:p w14:paraId="078B902A" w14:textId="77777777" w:rsidR="00B11855" w:rsidRPr="00621E63" w:rsidRDefault="003D003E" w:rsidP="00AF7F19">
            <w:pPr>
              <w:pStyle w:val="TableEntry"/>
            </w:pPr>
            <w:r w:rsidRPr="00621E63">
              <w:t>Performing Organization</w:t>
            </w:r>
          </w:p>
        </w:tc>
        <w:tc>
          <w:tcPr>
            <w:tcW w:w="3420" w:type="dxa"/>
            <w:shd w:val="clear" w:color="auto" w:fill="auto"/>
          </w:tcPr>
          <w:p w14:paraId="10265F72" w14:textId="77777777" w:rsidR="00B11855" w:rsidRPr="00621E63" w:rsidRDefault="00B11855" w:rsidP="00AF7F19">
            <w:pPr>
              <w:pStyle w:val="TableEntry"/>
            </w:pPr>
          </w:p>
        </w:tc>
      </w:tr>
      <w:tr w:rsidR="00B11855" w:rsidRPr="00621E63" w14:paraId="43813130" w14:textId="77777777" w:rsidTr="006C0E8E">
        <w:trPr>
          <w:cantSplit/>
          <w:jc w:val="center"/>
        </w:trPr>
        <w:tc>
          <w:tcPr>
            <w:tcW w:w="1147" w:type="dxa"/>
            <w:shd w:val="clear" w:color="auto" w:fill="auto"/>
          </w:tcPr>
          <w:p w14:paraId="45A3681A" w14:textId="77777777" w:rsidR="00B11855" w:rsidRPr="00621E63" w:rsidRDefault="003D003E" w:rsidP="00AF7F19">
            <w:pPr>
              <w:pStyle w:val="TableEntry"/>
            </w:pPr>
            <w:r w:rsidRPr="00621E63">
              <w:t>POMD</w:t>
            </w:r>
          </w:p>
        </w:tc>
        <w:tc>
          <w:tcPr>
            <w:tcW w:w="3229" w:type="dxa"/>
            <w:shd w:val="clear" w:color="auto" w:fill="auto"/>
          </w:tcPr>
          <w:p w14:paraId="28DD827E" w14:textId="77777777" w:rsidR="00B11855" w:rsidRPr="00621E63" w:rsidRDefault="003D003E" w:rsidP="00AF7F19">
            <w:pPr>
              <w:pStyle w:val="TableEntry"/>
            </w:pPr>
            <w:r w:rsidRPr="00621E63">
              <w:t>Performing Organization Medical Director</w:t>
            </w:r>
          </w:p>
        </w:tc>
        <w:tc>
          <w:tcPr>
            <w:tcW w:w="3420" w:type="dxa"/>
            <w:shd w:val="clear" w:color="auto" w:fill="auto"/>
          </w:tcPr>
          <w:p w14:paraId="54E3D578" w14:textId="77777777" w:rsidR="00B11855" w:rsidRPr="00621E63" w:rsidRDefault="00B11855" w:rsidP="00AF7F19">
            <w:pPr>
              <w:pStyle w:val="TableEntry"/>
            </w:pPr>
          </w:p>
        </w:tc>
      </w:tr>
      <w:tr w:rsidR="00B11855" w:rsidRPr="00621E63" w14:paraId="571D847D" w14:textId="77777777" w:rsidTr="006C0E8E">
        <w:trPr>
          <w:cantSplit/>
          <w:jc w:val="center"/>
        </w:trPr>
        <w:tc>
          <w:tcPr>
            <w:tcW w:w="1147" w:type="dxa"/>
            <w:shd w:val="clear" w:color="auto" w:fill="auto"/>
          </w:tcPr>
          <w:p w14:paraId="4E48DB0C" w14:textId="77777777" w:rsidR="00B11855" w:rsidRPr="00621E63" w:rsidRDefault="003D003E" w:rsidP="00AF7F19">
            <w:pPr>
              <w:pStyle w:val="TableEntry"/>
            </w:pPr>
            <w:r w:rsidRPr="00621E63">
              <w:t>PP</w:t>
            </w:r>
          </w:p>
        </w:tc>
        <w:tc>
          <w:tcPr>
            <w:tcW w:w="3229" w:type="dxa"/>
            <w:shd w:val="clear" w:color="auto" w:fill="auto"/>
          </w:tcPr>
          <w:p w14:paraId="5C0848AE" w14:textId="77777777" w:rsidR="00B11855" w:rsidRPr="00621E63" w:rsidRDefault="003D003E" w:rsidP="00AF7F19">
            <w:pPr>
              <w:pStyle w:val="TableEntry"/>
            </w:pPr>
            <w:r w:rsidRPr="00621E63">
              <w:t>Primary Care Provider</w:t>
            </w:r>
          </w:p>
        </w:tc>
        <w:tc>
          <w:tcPr>
            <w:tcW w:w="3420" w:type="dxa"/>
            <w:shd w:val="clear" w:color="auto" w:fill="auto"/>
          </w:tcPr>
          <w:p w14:paraId="44D91593" w14:textId="77777777" w:rsidR="00B11855" w:rsidRPr="00621E63" w:rsidRDefault="00B11855" w:rsidP="00AF7F19">
            <w:pPr>
              <w:pStyle w:val="TableEntry"/>
            </w:pPr>
          </w:p>
        </w:tc>
      </w:tr>
      <w:tr w:rsidR="00B11855" w:rsidRPr="00621E63" w14:paraId="1C6BD263" w14:textId="77777777" w:rsidTr="006C0E8E">
        <w:trPr>
          <w:cantSplit/>
          <w:jc w:val="center"/>
        </w:trPr>
        <w:tc>
          <w:tcPr>
            <w:tcW w:w="1147" w:type="dxa"/>
            <w:shd w:val="clear" w:color="auto" w:fill="auto"/>
          </w:tcPr>
          <w:p w14:paraId="22709251" w14:textId="77777777" w:rsidR="00B11855" w:rsidRPr="00621E63" w:rsidRDefault="003D003E" w:rsidP="00AF7F19">
            <w:pPr>
              <w:pStyle w:val="TableEntry"/>
            </w:pPr>
            <w:r w:rsidRPr="00621E63">
              <w:t>PRI</w:t>
            </w:r>
          </w:p>
        </w:tc>
        <w:tc>
          <w:tcPr>
            <w:tcW w:w="3229" w:type="dxa"/>
            <w:shd w:val="clear" w:color="auto" w:fill="auto"/>
          </w:tcPr>
          <w:p w14:paraId="53A9FE46" w14:textId="77777777" w:rsidR="00B11855" w:rsidRPr="00621E63" w:rsidRDefault="003D003E" w:rsidP="00AF7F19">
            <w:pPr>
              <w:pStyle w:val="TableEntry"/>
            </w:pPr>
            <w:r w:rsidRPr="00621E63">
              <w:t>Principal Result Interpreter</w:t>
            </w:r>
          </w:p>
        </w:tc>
        <w:tc>
          <w:tcPr>
            <w:tcW w:w="3420" w:type="dxa"/>
            <w:shd w:val="clear" w:color="auto" w:fill="auto"/>
          </w:tcPr>
          <w:p w14:paraId="3B8C9CE5" w14:textId="77777777" w:rsidR="00B11855" w:rsidRPr="00621E63" w:rsidRDefault="00B11855" w:rsidP="00AF7F19">
            <w:pPr>
              <w:pStyle w:val="TableEntry"/>
            </w:pPr>
          </w:p>
        </w:tc>
      </w:tr>
      <w:tr w:rsidR="00B11855" w:rsidRPr="00621E63" w14:paraId="41F1CB39" w14:textId="77777777" w:rsidTr="006C0E8E">
        <w:trPr>
          <w:cantSplit/>
          <w:jc w:val="center"/>
        </w:trPr>
        <w:tc>
          <w:tcPr>
            <w:tcW w:w="1147" w:type="dxa"/>
            <w:shd w:val="clear" w:color="auto" w:fill="auto"/>
          </w:tcPr>
          <w:p w14:paraId="6F72E798" w14:textId="77777777" w:rsidR="00B11855" w:rsidRPr="00621E63" w:rsidRDefault="003D003E" w:rsidP="00AF7F19">
            <w:pPr>
              <w:pStyle w:val="TableEntry"/>
            </w:pPr>
            <w:r w:rsidRPr="00621E63">
              <w:t>RCT</w:t>
            </w:r>
          </w:p>
        </w:tc>
        <w:tc>
          <w:tcPr>
            <w:tcW w:w="3229" w:type="dxa"/>
            <w:shd w:val="clear" w:color="auto" w:fill="auto"/>
          </w:tcPr>
          <w:p w14:paraId="262BA4F0" w14:textId="77777777" w:rsidR="00B11855" w:rsidRPr="00621E63" w:rsidRDefault="003D003E" w:rsidP="00AF7F19">
            <w:pPr>
              <w:pStyle w:val="TableEntry"/>
            </w:pPr>
            <w:r w:rsidRPr="00621E63">
              <w:t>Results Copies To</w:t>
            </w:r>
          </w:p>
        </w:tc>
        <w:tc>
          <w:tcPr>
            <w:tcW w:w="3420" w:type="dxa"/>
            <w:shd w:val="clear" w:color="auto" w:fill="auto"/>
          </w:tcPr>
          <w:p w14:paraId="73634242" w14:textId="77777777" w:rsidR="00B11855" w:rsidRPr="00621E63" w:rsidRDefault="00B11855" w:rsidP="00AF7F19">
            <w:pPr>
              <w:pStyle w:val="TableEntry"/>
            </w:pPr>
          </w:p>
        </w:tc>
      </w:tr>
      <w:tr w:rsidR="00B11855" w:rsidRPr="00621E63" w14:paraId="6D98BC0B" w14:textId="77777777" w:rsidTr="006C0E8E">
        <w:trPr>
          <w:cantSplit/>
          <w:jc w:val="center"/>
        </w:trPr>
        <w:tc>
          <w:tcPr>
            <w:tcW w:w="1147" w:type="dxa"/>
            <w:shd w:val="clear" w:color="auto" w:fill="auto"/>
          </w:tcPr>
          <w:p w14:paraId="740E1D40" w14:textId="77777777" w:rsidR="00B11855" w:rsidRPr="00621E63" w:rsidRDefault="003D003E" w:rsidP="00AF7F19">
            <w:pPr>
              <w:pStyle w:val="TableEntry"/>
            </w:pPr>
            <w:r w:rsidRPr="00621E63">
              <w:t>RO</w:t>
            </w:r>
          </w:p>
        </w:tc>
        <w:tc>
          <w:tcPr>
            <w:tcW w:w="3229" w:type="dxa"/>
            <w:shd w:val="clear" w:color="auto" w:fill="auto"/>
          </w:tcPr>
          <w:p w14:paraId="5C850E65" w14:textId="77777777" w:rsidR="00B11855" w:rsidRPr="00621E63" w:rsidRDefault="003D003E" w:rsidP="00AF7F19">
            <w:pPr>
              <w:pStyle w:val="TableEntry"/>
            </w:pPr>
            <w:r w:rsidRPr="00621E63">
              <w:t xml:space="preserve">Responsible Observer </w:t>
            </w:r>
          </w:p>
        </w:tc>
        <w:tc>
          <w:tcPr>
            <w:tcW w:w="3420" w:type="dxa"/>
            <w:shd w:val="clear" w:color="auto" w:fill="auto"/>
          </w:tcPr>
          <w:p w14:paraId="77861320" w14:textId="77777777" w:rsidR="00B11855" w:rsidRPr="00621E63" w:rsidRDefault="003D003E" w:rsidP="00AF7F19">
            <w:pPr>
              <w:pStyle w:val="TableEntry"/>
            </w:pPr>
            <w:r w:rsidRPr="00621E63">
              <w:t>OBX-16 Responsible Observer</w:t>
            </w:r>
          </w:p>
        </w:tc>
      </w:tr>
      <w:tr w:rsidR="00B11855" w:rsidRPr="00621E63" w14:paraId="52981E75" w14:textId="77777777" w:rsidTr="006C0E8E">
        <w:trPr>
          <w:cantSplit/>
          <w:jc w:val="center"/>
        </w:trPr>
        <w:tc>
          <w:tcPr>
            <w:tcW w:w="1147" w:type="dxa"/>
            <w:shd w:val="clear" w:color="auto" w:fill="auto"/>
          </w:tcPr>
          <w:p w14:paraId="1772D0EF" w14:textId="77777777" w:rsidR="00B11855" w:rsidRPr="00621E63" w:rsidRDefault="003D003E" w:rsidP="00AF7F19">
            <w:pPr>
              <w:pStyle w:val="TableEntry"/>
            </w:pPr>
            <w:r w:rsidRPr="00621E63">
              <w:t>RP</w:t>
            </w:r>
          </w:p>
        </w:tc>
        <w:tc>
          <w:tcPr>
            <w:tcW w:w="3229" w:type="dxa"/>
            <w:shd w:val="clear" w:color="auto" w:fill="auto"/>
          </w:tcPr>
          <w:p w14:paraId="2AC619B2" w14:textId="77777777" w:rsidR="00B11855" w:rsidRPr="00621E63" w:rsidRDefault="003D003E" w:rsidP="00AF7F19">
            <w:pPr>
              <w:pStyle w:val="TableEntry"/>
            </w:pPr>
            <w:r w:rsidRPr="00621E63">
              <w:t>Referring Provider</w:t>
            </w:r>
          </w:p>
        </w:tc>
        <w:tc>
          <w:tcPr>
            <w:tcW w:w="3420" w:type="dxa"/>
            <w:shd w:val="clear" w:color="auto" w:fill="auto"/>
          </w:tcPr>
          <w:p w14:paraId="0CD49656" w14:textId="77777777" w:rsidR="00B11855" w:rsidRPr="00621E63" w:rsidRDefault="003D003E" w:rsidP="00AF7F19">
            <w:pPr>
              <w:pStyle w:val="TableEntry"/>
            </w:pPr>
            <w:r w:rsidRPr="00621E63">
              <w:t>PV1-8 Referring doctor</w:t>
            </w:r>
          </w:p>
        </w:tc>
      </w:tr>
      <w:tr w:rsidR="00B11855" w:rsidRPr="00621E63" w14:paraId="4F809EE3" w14:textId="77777777" w:rsidTr="006C0E8E">
        <w:trPr>
          <w:cantSplit/>
          <w:jc w:val="center"/>
        </w:trPr>
        <w:tc>
          <w:tcPr>
            <w:tcW w:w="1147" w:type="dxa"/>
            <w:shd w:val="clear" w:color="auto" w:fill="auto"/>
          </w:tcPr>
          <w:p w14:paraId="30D557B4" w14:textId="77777777" w:rsidR="00B11855" w:rsidRPr="00621E63" w:rsidRDefault="003D003E" w:rsidP="00AF7F19">
            <w:pPr>
              <w:pStyle w:val="TableEntry"/>
            </w:pPr>
            <w:r w:rsidRPr="00621E63">
              <w:t>RT</w:t>
            </w:r>
          </w:p>
        </w:tc>
        <w:tc>
          <w:tcPr>
            <w:tcW w:w="3229" w:type="dxa"/>
            <w:shd w:val="clear" w:color="auto" w:fill="auto"/>
          </w:tcPr>
          <w:p w14:paraId="03926F22" w14:textId="77777777" w:rsidR="00B11855" w:rsidRPr="00621E63" w:rsidRDefault="003D003E" w:rsidP="00AF7F19">
            <w:pPr>
              <w:pStyle w:val="TableEntry"/>
            </w:pPr>
            <w:r w:rsidRPr="00621E63">
              <w:t>Referred to Provider</w:t>
            </w:r>
          </w:p>
        </w:tc>
        <w:tc>
          <w:tcPr>
            <w:tcW w:w="3420" w:type="dxa"/>
            <w:shd w:val="clear" w:color="auto" w:fill="auto"/>
          </w:tcPr>
          <w:p w14:paraId="23BE1D8E" w14:textId="77777777" w:rsidR="00B11855" w:rsidRPr="00621E63" w:rsidRDefault="00B11855" w:rsidP="00AF7F19">
            <w:pPr>
              <w:pStyle w:val="TableEntry"/>
            </w:pPr>
          </w:p>
        </w:tc>
      </w:tr>
      <w:tr w:rsidR="00B11855" w:rsidRPr="00621E63" w14:paraId="0C4FBDDD" w14:textId="77777777" w:rsidTr="006C0E8E">
        <w:trPr>
          <w:cantSplit/>
          <w:jc w:val="center"/>
        </w:trPr>
        <w:tc>
          <w:tcPr>
            <w:tcW w:w="1147" w:type="dxa"/>
            <w:shd w:val="clear" w:color="auto" w:fill="auto"/>
          </w:tcPr>
          <w:p w14:paraId="145C3D30" w14:textId="77777777" w:rsidR="00B11855" w:rsidRPr="00621E63" w:rsidRDefault="003D003E" w:rsidP="00AF7F19">
            <w:pPr>
              <w:pStyle w:val="TableEntry"/>
            </w:pPr>
            <w:r w:rsidRPr="00621E63">
              <w:t>SB</w:t>
            </w:r>
          </w:p>
        </w:tc>
        <w:tc>
          <w:tcPr>
            <w:tcW w:w="3229" w:type="dxa"/>
            <w:shd w:val="clear" w:color="auto" w:fill="auto"/>
          </w:tcPr>
          <w:p w14:paraId="31A4224C" w14:textId="77777777" w:rsidR="00B11855" w:rsidRPr="00621E63" w:rsidRDefault="003D003E" w:rsidP="00AF7F19">
            <w:pPr>
              <w:pStyle w:val="TableEntry"/>
            </w:pPr>
            <w:r w:rsidRPr="00621E63">
              <w:t>Send by</w:t>
            </w:r>
          </w:p>
        </w:tc>
        <w:tc>
          <w:tcPr>
            <w:tcW w:w="3420" w:type="dxa"/>
            <w:shd w:val="clear" w:color="auto" w:fill="auto"/>
          </w:tcPr>
          <w:p w14:paraId="00C47882" w14:textId="77777777" w:rsidR="00B11855" w:rsidRPr="00621E63" w:rsidRDefault="00B11855" w:rsidP="00AF7F19">
            <w:pPr>
              <w:pStyle w:val="TableEntry"/>
            </w:pPr>
          </w:p>
        </w:tc>
      </w:tr>
      <w:tr w:rsidR="00B11855" w:rsidRPr="00621E63" w14:paraId="67FE9C42" w14:textId="77777777" w:rsidTr="006C0E8E">
        <w:trPr>
          <w:cantSplit/>
          <w:jc w:val="center"/>
        </w:trPr>
        <w:tc>
          <w:tcPr>
            <w:tcW w:w="1147" w:type="dxa"/>
            <w:shd w:val="clear" w:color="auto" w:fill="auto"/>
          </w:tcPr>
          <w:p w14:paraId="6A338852" w14:textId="77777777" w:rsidR="00B11855" w:rsidRPr="00621E63" w:rsidRDefault="003D003E" w:rsidP="00AF7F19">
            <w:pPr>
              <w:pStyle w:val="TableEntry"/>
            </w:pPr>
            <w:r w:rsidRPr="00621E63">
              <w:t>SC</w:t>
            </w:r>
          </w:p>
        </w:tc>
        <w:tc>
          <w:tcPr>
            <w:tcW w:w="3229" w:type="dxa"/>
            <w:shd w:val="clear" w:color="auto" w:fill="auto"/>
          </w:tcPr>
          <w:p w14:paraId="5601B09B" w14:textId="77777777" w:rsidR="00B11855" w:rsidRPr="00621E63" w:rsidRDefault="003D003E" w:rsidP="00AF7F19">
            <w:pPr>
              <w:pStyle w:val="TableEntry"/>
            </w:pPr>
            <w:r w:rsidRPr="00621E63">
              <w:t>Specimen Collector</w:t>
            </w:r>
          </w:p>
        </w:tc>
        <w:tc>
          <w:tcPr>
            <w:tcW w:w="3420" w:type="dxa"/>
            <w:shd w:val="clear" w:color="auto" w:fill="auto"/>
          </w:tcPr>
          <w:p w14:paraId="19E10161" w14:textId="77777777" w:rsidR="00B11855" w:rsidRPr="00621E63" w:rsidRDefault="003D003E" w:rsidP="00AF7F19">
            <w:pPr>
              <w:pStyle w:val="TableEntry"/>
            </w:pPr>
            <w:r w:rsidRPr="00621E63">
              <w:t>OBR-10 Collector Identifier</w:t>
            </w:r>
          </w:p>
        </w:tc>
      </w:tr>
      <w:tr w:rsidR="00B11855" w:rsidRPr="00621E63" w14:paraId="12C508A6" w14:textId="77777777" w:rsidTr="006C0E8E">
        <w:trPr>
          <w:cantSplit/>
          <w:jc w:val="center"/>
        </w:trPr>
        <w:tc>
          <w:tcPr>
            <w:tcW w:w="1147" w:type="dxa"/>
            <w:shd w:val="clear" w:color="auto" w:fill="auto"/>
          </w:tcPr>
          <w:p w14:paraId="2DBD8EC2" w14:textId="77777777" w:rsidR="00B11855" w:rsidRPr="00621E63" w:rsidRDefault="003D003E" w:rsidP="00AF7F19">
            <w:pPr>
              <w:pStyle w:val="TableEntry"/>
            </w:pPr>
            <w:r w:rsidRPr="00621E63">
              <w:t>TN</w:t>
            </w:r>
          </w:p>
        </w:tc>
        <w:tc>
          <w:tcPr>
            <w:tcW w:w="3229" w:type="dxa"/>
            <w:shd w:val="clear" w:color="auto" w:fill="auto"/>
          </w:tcPr>
          <w:p w14:paraId="5C1A68D7" w14:textId="77777777" w:rsidR="00B11855" w:rsidRPr="00621E63" w:rsidRDefault="003D003E" w:rsidP="00AF7F19">
            <w:pPr>
              <w:pStyle w:val="TableEntry"/>
            </w:pPr>
            <w:r w:rsidRPr="00621E63">
              <w:t>Technician</w:t>
            </w:r>
          </w:p>
        </w:tc>
        <w:tc>
          <w:tcPr>
            <w:tcW w:w="3420" w:type="dxa"/>
            <w:shd w:val="clear" w:color="auto" w:fill="auto"/>
          </w:tcPr>
          <w:p w14:paraId="7C34DB11" w14:textId="77777777" w:rsidR="00B11855" w:rsidRPr="00621E63" w:rsidRDefault="00B11855" w:rsidP="00AF7F19">
            <w:pPr>
              <w:pStyle w:val="TableEntry"/>
            </w:pPr>
          </w:p>
        </w:tc>
      </w:tr>
      <w:tr w:rsidR="00B11855" w:rsidRPr="00621E63" w14:paraId="001DADD9" w14:textId="77777777" w:rsidTr="006C0E8E">
        <w:trPr>
          <w:cantSplit/>
          <w:jc w:val="center"/>
        </w:trPr>
        <w:tc>
          <w:tcPr>
            <w:tcW w:w="1147" w:type="dxa"/>
            <w:shd w:val="clear" w:color="auto" w:fill="auto"/>
          </w:tcPr>
          <w:p w14:paraId="2BE98A51" w14:textId="77777777" w:rsidR="00B11855" w:rsidRPr="00621E63" w:rsidRDefault="003D003E" w:rsidP="00AF7F19">
            <w:pPr>
              <w:pStyle w:val="TableEntry"/>
            </w:pPr>
            <w:r w:rsidRPr="00621E63">
              <w:t>TR</w:t>
            </w:r>
          </w:p>
        </w:tc>
        <w:tc>
          <w:tcPr>
            <w:tcW w:w="3229" w:type="dxa"/>
            <w:shd w:val="clear" w:color="auto" w:fill="auto"/>
          </w:tcPr>
          <w:p w14:paraId="396C203D" w14:textId="77777777" w:rsidR="00B11855" w:rsidRPr="00621E63" w:rsidRDefault="003D003E" w:rsidP="00AF7F19">
            <w:pPr>
              <w:pStyle w:val="TableEntry"/>
            </w:pPr>
            <w:r w:rsidRPr="00621E63">
              <w:t>Transcriptionist</w:t>
            </w:r>
          </w:p>
        </w:tc>
        <w:tc>
          <w:tcPr>
            <w:tcW w:w="3420" w:type="dxa"/>
            <w:shd w:val="clear" w:color="auto" w:fill="auto"/>
          </w:tcPr>
          <w:p w14:paraId="041DA3B3" w14:textId="77777777" w:rsidR="00B11855" w:rsidRPr="00621E63" w:rsidRDefault="00B11855" w:rsidP="00AF7F19">
            <w:pPr>
              <w:pStyle w:val="TableEntry"/>
            </w:pPr>
          </w:p>
        </w:tc>
      </w:tr>
      <w:tr w:rsidR="00B11855" w:rsidRPr="00621E63" w14:paraId="5152471D" w14:textId="77777777" w:rsidTr="006C0E8E">
        <w:trPr>
          <w:cantSplit/>
          <w:jc w:val="center"/>
        </w:trPr>
        <w:tc>
          <w:tcPr>
            <w:tcW w:w="1147" w:type="dxa"/>
            <w:shd w:val="clear" w:color="auto" w:fill="auto"/>
          </w:tcPr>
          <w:p w14:paraId="0DA30A91" w14:textId="77777777" w:rsidR="00B11855" w:rsidRPr="00621E63" w:rsidRDefault="003D003E" w:rsidP="00AF7F19">
            <w:pPr>
              <w:pStyle w:val="TableEntry"/>
            </w:pPr>
            <w:r w:rsidRPr="00621E63">
              <w:t>VP</w:t>
            </w:r>
          </w:p>
        </w:tc>
        <w:tc>
          <w:tcPr>
            <w:tcW w:w="3229" w:type="dxa"/>
            <w:shd w:val="clear" w:color="auto" w:fill="auto"/>
          </w:tcPr>
          <w:p w14:paraId="42D92103" w14:textId="77777777" w:rsidR="00B11855" w:rsidRPr="00621E63" w:rsidRDefault="003D003E" w:rsidP="00AF7F19">
            <w:pPr>
              <w:pStyle w:val="TableEntry"/>
            </w:pPr>
            <w:r w:rsidRPr="00621E63">
              <w:t xml:space="preserve">Verifying Provider </w:t>
            </w:r>
          </w:p>
        </w:tc>
        <w:tc>
          <w:tcPr>
            <w:tcW w:w="3420" w:type="dxa"/>
            <w:shd w:val="clear" w:color="auto" w:fill="auto"/>
          </w:tcPr>
          <w:p w14:paraId="1ED44B1D" w14:textId="77777777" w:rsidR="00B11855" w:rsidRPr="00621E63" w:rsidRDefault="003D003E" w:rsidP="00AF7F19">
            <w:pPr>
              <w:pStyle w:val="TableEntry"/>
            </w:pPr>
            <w:r w:rsidRPr="00621E63">
              <w:t>ORC-11 Verified By</w:t>
            </w:r>
          </w:p>
        </w:tc>
      </w:tr>
      <w:tr w:rsidR="00B11855" w:rsidRPr="00621E63" w14:paraId="71E601F5" w14:textId="77777777" w:rsidTr="006C0E8E">
        <w:trPr>
          <w:cantSplit/>
          <w:jc w:val="center"/>
        </w:trPr>
        <w:tc>
          <w:tcPr>
            <w:tcW w:w="1147" w:type="dxa"/>
            <w:shd w:val="clear" w:color="auto" w:fill="auto"/>
          </w:tcPr>
          <w:p w14:paraId="5C7F0A7C" w14:textId="77777777" w:rsidR="00B11855" w:rsidRPr="00621E63" w:rsidRDefault="003D003E" w:rsidP="00AF7F19">
            <w:pPr>
              <w:pStyle w:val="TableEntry"/>
            </w:pPr>
            <w:r w:rsidRPr="00621E63">
              <w:t>VPS</w:t>
            </w:r>
          </w:p>
        </w:tc>
        <w:tc>
          <w:tcPr>
            <w:tcW w:w="3229" w:type="dxa"/>
            <w:shd w:val="clear" w:color="auto" w:fill="auto"/>
          </w:tcPr>
          <w:p w14:paraId="10C226EB" w14:textId="77777777" w:rsidR="00B11855" w:rsidRPr="00621E63" w:rsidRDefault="003D003E" w:rsidP="00AF7F19">
            <w:pPr>
              <w:pStyle w:val="TableEntry"/>
            </w:pPr>
            <w:r w:rsidRPr="00621E63">
              <w:t xml:space="preserve">Verifying Pharmaceutical Supplier   (not sure how to dissect Pharmacist/Treatment Supplier's Verifier ID) </w:t>
            </w:r>
          </w:p>
        </w:tc>
        <w:tc>
          <w:tcPr>
            <w:tcW w:w="3420" w:type="dxa"/>
            <w:shd w:val="clear" w:color="auto" w:fill="auto"/>
          </w:tcPr>
          <w:p w14:paraId="035BC01E" w14:textId="77777777" w:rsidR="00B11855" w:rsidRPr="00621E63" w:rsidRDefault="003D003E" w:rsidP="00AF7F19">
            <w:pPr>
              <w:pStyle w:val="TableEntry"/>
            </w:pPr>
            <w:r w:rsidRPr="00621E63">
              <w:t>RXE-14 Pharmacist/Treatment Supplier's Verifier ID</w:t>
            </w:r>
          </w:p>
        </w:tc>
      </w:tr>
      <w:tr w:rsidR="00B11855" w:rsidRPr="00621E63" w14:paraId="5CCF9F9B" w14:textId="77777777" w:rsidTr="006C0E8E">
        <w:trPr>
          <w:cantSplit/>
          <w:jc w:val="center"/>
        </w:trPr>
        <w:tc>
          <w:tcPr>
            <w:tcW w:w="1147" w:type="dxa"/>
            <w:shd w:val="clear" w:color="auto" w:fill="auto"/>
          </w:tcPr>
          <w:p w14:paraId="1FE603A6" w14:textId="77777777" w:rsidR="00B11855" w:rsidRPr="00621E63" w:rsidRDefault="003D003E" w:rsidP="00AF7F19">
            <w:pPr>
              <w:pStyle w:val="TableEntry"/>
            </w:pPr>
            <w:r w:rsidRPr="00621E63">
              <w:t>VTS</w:t>
            </w:r>
          </w:p>
        </w:tc>
        <w:tc>
          <w:tcPr>
            <w:tcW w:w="3229" w:type="dxa"/>
            <w:shd w:val="clear" w:color="auto" w:fill="auto"/>
          </w:tcPr>
          <w:p w14:paraId="5626C3A8" w14:textId="77777777" w:rsidR="00B11855" w:rsidRPr="00621E63" w:rsidRDefault="003D003E" w:rsidP="00AF7F19">
            <w:pPr>
              <w:pStyle w:val="TableEntry"/>
            </w:pPr>
            <w:r w:rsidRPr="00621E63">
              <w:t xml:space="preserve">Verifying Treatment Supplier   (not sure how to dissect Pharmacist/Treatment Supplier's Verifier ID) </w:t>
            </w:r>
          </w:p>
        </w:tc>
        <w:tc>
          <w:tcPr>
            <w:tcW w:w="3420" w:type="dxa"/>
            <w:shd w:val="clear" w:color="auto" w:fill="auto"/>
          </w:tcPr>
          <w:p w14:paraId="282CE165" w14:textId="77777777" w:rsidR="00B11855" w:rsidRPr="00621E63" w:rsidRDefault="003D003E" w:rsidP="00AF7F19">
            <w:pPr>
              <w:pStyle w:val="TableEntry"/>
            </w:pPr>
            <w:r w:rsidRPr="00621E63">
              <w:t>RXE-14 Pharmacist/Treatment Supplier's Verifier ID</w:t>
            </w:r>
          </w:p>
        </w:tc>
      </w:tr>
      <w:tr w:rsidR="00B11855" w:rsidRPr="00621E63" w14:paraId="392D690F" w14:textId="77777777" w:rsidTr="006C0E8E">
        <w:trPr>
          <w:cantSplit/>
          <w:jc w:val="center"/>
        </w:trPr>
        <w:tc>
          <w:tcPr>
            <w:tcW w:w="1147" w:type="dxa"/>
            <w:shd w:val="clear" w:color="auto" w:fill="auto"/>
          </w:tcPr>
          <w:p w14:paraId="242AD4D4" w14:textId="77777777" w:rsidR="00B11855" w:rsidRPr="00621E63" w:rsidRDefault="003D003E" w:rsidP="00AF7F19">
            <w:pPr>
              <w:pStyle w:val="TableEntry"/>
            </w:pPr>
            <w:r w:rsidRPr="00621E63">
              <w:t>WAY</w:t>
            </w:r>
          </w:p>
        </w:tc>
        <w:tc>
          <w:tcPr>
            <w:tcW w:w="3229" w:type="dxa"/>
            <w:shd w:val="clear" w:color="auto" w:fill="auto"/>
          </w:tcPr>
          <w:p w14:paraId="1A33827D" w14:textId="77777777" w:rsidR="00B11855" w:rsidRPr="00621E63" w:rsidRDefault="003D003E" w:rsidP="00AF7F19">
            <w:pPr>
              <w:pStyle w:val="TableEntry"/>
            </w:pPr>
            <w:r w:rsidRPr="00621E63">
              <w:t>Waypoint</w:t>
            </w:r>
          </w:p>
        </w:tc>
        <w:tc>
          <w:tcPr>
            <w:tcW w:w="3420" w:type="dxa"/>
            <w:shd w:val="clear" w:color="auto" w:fill="auto"/>
          </w:tcPr>
          <w:p w14:paraId="4521B519" w14:textId="77777777" w:rsidR="00B11855" w:rsidRPr="00621E63" w:rsidRDefault="00B11855" w:rsidP="00AF7F19">
            <w:pPr>
              <w:pStyle w:val="TableEntry"/>
            </w:pPr>
          </w:p>
        </w:tc>
      </w:tr>
      <w:tr w:rsidR="00B11855" w:rsidRPr="00621E63" w14:paraId="1BF29D0F" w14:textId="77777777" w:rsidTr="006C0E8E">
        <w:trPr>
          <w:cantSplit/>
          <w:jc w:val="center"/>
        </w:trPr>
        <w:tc>
          <w:tcPr>
            <w:tcW w:w="1147" w:type="dxa"/>
            <w:shd w:val="clear" w:color="auto" w:fill="auto"/>
          </w:tcPr>
          <w:p w14:paraId="1E242A49" w14:textId="77777777" w:rsidR="00B11855" w:rsidRPr="00621E63" w:rsidRDefault="003D003E" w:rsidP="00AF7F19">
            <w:pPr>
              <w:pStyle w:val="TableEntry"/>
            </w:pPr>
            <w:r w:rsidRPr="00621E63">
              <w:t>WAYR</w:t>
            </w:r>
          </w:p>
        </w:tc>
        <w:tc>
          <w:tcPr>
            <w:tcW w:w="3229" w:type="dxa"/>
            <w:shd w:val="clear" w:color="auto" w:fill="auto"/>
          </w:tcPr>
          <w:p w14:paraId="6C76F115" w14:textId="77777777" w:rsidR="00B11855" w:rsidRPr="00621E63" w:rsidRDefault="003D003E" w:rsidP="00AF7F19">
            <w:pPr>
              <w:pStyle w:val="TableEntry"/>
            </w:pPr>
            <w:r w:rsidRPr="00621E63">
              <w:t>Waypoint Recipient</w:t>
            </w:r>
          </w:p>
        </w:tc>
        <w:tc>
          <w:tcPr>
            <w:tcW w:w="3420" w:type="dxa"/>
            <w:shd w:val="clear" w:color="auto" w:fill="auto"/>
          </w:tcPr>
          <w:p w14:paraId="2A0BA62C" w14:textId="77777777" w:rsidR="00B11855" w:rsidRPr="00621E63" w:rsidRDefault="00B11855" w:rsidP="00AF7F19">
            <w:pPr>
              <w:pStyle w:val="TableEntry"/>
            </w:pPr>
          </w:p>
        </w:tc>
      </w:tr>
    </w:tbl>
    <w:p w14:paraId="45800F55" w14:textId="77777777" w:rsidR="00B11855" w:rsidRPr="00621E63" w:rsidRDefault="00B11855" w:rsidP="00AF7F19">
      <w:pPr>
        <w:pStyle w:val="BodyText"/>
      </w:pPr>
    </w:p>
    <w:p w14:paraId="5CD90346" w14:textId="77777777" w:rsidR="00B11855" w:rsidRPr="00621E63" w:rsidRDefault="003D003E" w:rsidP="001422D4">
      <w:pPr>
        <w:pStyle w:val="HL7Field"/>
      </w:pPr>
      <w:r w:rsidRPr="00621E63">
        <w:t>PRT-5   Participation Person   (XCN)   02382</w:t>
      </w:r>
    </w:p>
    <w:p w14:paraId="0C5F74A4" w14:textId="77777777" w:rsidR="00B11855" w:rsidRPr="00621E63" w:rsidRDefault="003D003E" w:rsidP="00AF7F19">
      <w:pPr>
        <w:pStyle w:val="Components"/>
      </w:pPr>
      <w:r w:rsidRPr="00621E63">
        <w:t xml:space="preserve">Components:&lt;Person Identifier (ST)&gt; ^ &lt;Family Name (FN)&gt; ^ &lt;Given Name (ST)&gt; ^ &lt;Second and Further Given Names or Initials Thereof (ST)&gt; ^ &lt;Suffix (e.g., JR or III) (ST)&gt; ^ &lt;Prefix (e.g., DR) (ST)&gt; ^ &lt;WITHDRAWN Constituent&gt; ^ </w:t>
      </w:r>
      <w:r w:rsidRPr="00621E63">
        <w:lastRenderedPageBreak/>
        <w:t>&lt;DEPRECATED-Source Table (CWE)&gt; ^ &lt;Assigning Authority (HD)&gt; ^ &lt;Name Type Code (ID)&gt; ^ &lt;Identifier Check Digit (ST)&gt; ^ &lt;Check Digit Scheme (ID)&gt; ^ &lt;Identifier Type Code (ID)&gt; ^ &lt;Assigning Facility (HD)&gt; ^ &lt;Name Representation Code (ID)&gt; ^ &lt;Name Context (CWE)&gt; ^ &lt;WITHDRAWN Constituent&gt; ^ &lt;Name Assembly Order (ID)&gt; ^ &lt;Effective Date (DTM)&gt; ^ &lt;Expiration Date (DTM)&gt; ^ &lt;Professional Suffix (ST)&gt; ^ &lt;Assigning Jurisdiction (CWE)&gt; ^ &lt;Assigning Agency or Department (CWE)&gt; ^ &lt;Security Check  (ST)&gt; ^ &lt;Security Check Scheme (ID)&gt;</w:t>
      </w:r>
    </w:p>
    <w:p w14:paraId="450A73BF" w14:textId="77777777" w:rsidR="00B11855" w:rsidRPr="00621E63" w:rsidRDefault="003D003E" w:rsidP="00AF7F19">
      <w:pPr>
        <w:pStyle w:val="Components"/>
      </w:pPr>
      <w:r w:rsidRPr="00621E63">
        <w:t>Subcomponents for Family Name (FN):  &lt;Surname (ST)&gt; &amp; &lt;Own Surname Prefix (ST)&gt; &amp; &lt;Own Surname (ST)&gt; &amp; &lt;Surname Prefix from Partner/Spouse (ST)&gt; &amp; &lt;Surname from Partner/Spouse (ST)&gt;</w:t>
      </w:r>
    </w:p>
    <w:p w14:paraId="3D073AC2" w14:textId="77777777" w:rsidR="00B11855" w:rsidRPr="00621E63" w:rsidRDefault="003D003E" w:rsidP="00AF7F19">
      <w:pPr>
        <w:pStyle w:val="Components"/>
      </w:pPr>
      <w:r w:rsidRPr="00621E63">
        <w:t>Subcomponents for Source Table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965EC2F" w14:textId="77777777" w:rsidR="00B11855" w:rsidRPr="00621E63" w:rsidRDefault="003D003E" w:rsidP="00AF7F19">
      <w:pPr>
        <w:pStyle w:val="Components"/>
      </w:pPr>
      <w:r w:rsidRPr="00621E63">
        <w:t>Subcomponents for Assigning Authority (HD):  &lt;Namespace ID (CWE)&gt; &amp; &lt;Universal ID (ST)&gt; &amp; &lt;Universal ID Type (ID)&gt;</w:t>
      </w:r>
    </w:p>
    <w:p w14:paraId="36229A65"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6889EDEE" w14:textId="77777777" w:rsidR="00B11855" w:rsidRPr="00621E63" w:rsidRDefault="003D003E" w:rsidP="00AF7F19">
      <w:pPr>
        <w:pStyle w:val="Components"/>
      </w:pPr>
      <w:r w:rsidRPr="00621E63">
        <w:t>Subcomponents for Assigning Facility (HD):  &lt;Namespace ID (CWE)&gt; &amp; &lt;Universal ID (ST)&gt; &amp; &lt;Universal ID Type (ID)&gt;</w:t>
      </w:r>
    </w:p>
    <w:p w14:paraId="0E79AA1E"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6C7FEE87" w14:textId="77777777" w:rsidR="00B11855" w:rsidRPr="00621E63" w:rsidRDefault="003D003E" w:rsidP="00AF7F19">
      <w:pPr>
        <w:pStyle w:val="Components"/>
      </w:pPr>
      <w:r w:rsidRPr="00621E63">
        <w:t>Subcomponents for Name Context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2EEA2A3" w14:textId="77777777" w:rsidR="00B11855" w:rsidRPr="00621E63" w:rsidRDefault="003D003E" w:rsidP="00AF7F19">
      <w:pPr>
        <w:pStyle w:val="Components"/>
      </w:pPr>
      <w:r w:rsidRPr="00621E63">
        <w:t xml:space="preserve">Subcomponents for Assigning Jurisdiction (CWE):  &lt;Identifier (ST)&gt; &amp; &lt;Text (ST)&gt; &amp; &lt;Name of Coding System (ID)&gt; &amp; &lt;Alternate Identifier (ST)&gt; &amp; &lt;Alternate Text (ST)&gt; &amp; &lt;Name of Alternate Coding System (ID)&gt; &amp; &lt;Coding System </w:t>
      </w:r>
      <w:r w:rsidRPr="00621E63">
        <w:lastRenderedPageBreak/>
        <w:t>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7E208C8" w14:textId="77777777" w:rsidR="00B11855" w:rsidRPr="00621E63" w:rsidRDefault="003D003E" w:rsidP="00AF7F19">
      <w:pPr>
        <w:pStyle w:val="Components"/>
      </w:pPr>
      <w:r w:rsidRPr="00621E63">
        <w:t>Subcomponents for Assigning Agency or Department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57791A9" w14:textId="77777777" w:rsidR="00B11855" w:rsidRPr="00621E63" w:rsidRDefault="003D003E" w:rsidP="001466DF">
      <w:pPr>
        <w:pStyle w:val="HL7FieldIndent2"/>
        <w:rPr>
          <w:noProof w:val="0"/>
        </w:rPr>
      </w:pPr>
      <w:r w:rsidRPr="00621E63">
        <w:rPr>
          <w:noProof w:val="0"/>
        </w:rPr>
        <w:t>Definition:  This field contains the identity of the person who is represented in the participation that is being transmitted</w:t>
      </w:r>
      <w:r w:rsidR="00CA3A2C" w:rsidRPr="00621E63">
        <w:rPr>
          <w:noProof w:val="0"/>
        </w:rPr>
        <w:t xml:space="preserve">. </w:t>
      </w:r>
    </w:p>
    <w:p w14:paraId="671BE94B" w14:textId="77777777" w:rsidR="00B11855" w:rsidRPr="00621E63" w:rsidRDefault="003D003E" w:rsidP="001466DF">
      <w:pPr>
        <w:pStyle w:val="HL7FieldIndent2"/>
        <w:rPr>
          <w:noProof w:val="0"/>
        </w:rPr>
      </w:pPr>
      <w:r w:rsidRPr="00621E63">
        <w:rPr>
          <w:noProof w:val="0"/>
        </w:rPr>
        <w:t>If this attribute repeats, all instances must represent the same person.</w:t>
      </w:r>
    </w:p>
    <w:p w14:paraId="34D1C77A"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6EDE5601" w14:textId="77777777" w:rsidR="00B11855" w:rsidRPr="00621E63" w:rsidRDefault="003D003E" w:rsidP="001466DF">
      <w:pPr>
        <w:pStyle w:val="HL7FieldIndent2"/>
        <w:rPr>
          <w:noProof w:val="0"/>
        </w:rPr>
      </w:pPr>
      <w:r w:rsidRPr="00621E63">
        <w:rPr>
          <w:noProof w:val="0"/>
        </w:rPr>
        <w:t>For the Report Alert [PCD-04] transaction the PRT-5 participation Person is the identification of an addition</w:t>
      </w:r>
      <w:r w:rsidR="003570BC" w:rsidRPr="00621E63">
        <w:rPr>
          <w:noProof w:val="0"/>
        </w:rPr>
        <w:t>al</w:t>
      </w:r>
      <w:r w:rsidRPr="00621E63">
        <w:rPr>
          <w:noProof w:val="0"/>
        </w:rPr>
        <w:t xml:space="preserve"> recipient of the dissemination of the alert</w:t>
      </w:r>
      <w:r w:rsidR="00CA3A2C" w:rsidRPr="00621E63">
        <w:rPr>
          <w:noProof w:val="0"/>
        </w:rPr>
        <w:t xml:space="preserve">. </w:t>
      </w:r>
      <w:r w:rsidRPr="00621E63">
        <w:rPr>
          <w:noProof w:val="0"/>
        </w:rPr>
        <w:t>The PRT-15 Participation Telecommunication Address may also be used if only a PIN/Carrier destination is known.</w:t>
      </w:r>
    </w:p>
    <w:p w14:paraId="62965787" w14:textId="77777777" w:rsidR="00B11855" w:rsidRPr="00621E63" w:rsidRDefault="003D003E" w:rsidP="001466DF">
      <w:pPr>
        <w:pStyle w:val="HL7FieldIndent2"/>
        <w:rPr>
          <w:noProof w:val="0"/>
        </w:rPr>
      </w:pPr>
      <w:r w:rsidRPr="00621E63">
        <w:rPr>
          <w:noProof w:val="0"/>
        </w:rPr>
        <w:t>For the Report Alert Status [PCD-05] transaction the PRT-5 Participation Person is the identification of the person that was the participating recipient of the message.</w:t>
      </w:r>
    </w:p>
    <w:p w14:paraId="3CA8B6ED" w14:textId="77777777" w:rsidR="00C44528" w:rsidRPr="00621E63" w:rsidRDefault="00C44528" w:rsidP="001466DF">
      <w:pPr>
        <w:pStyle w:val="HL7FieldIndent2"/>
        <w:rPr>
          <w:noProof w:val="0"/>
        </w:rPr>
      </w:pPr>
    </w:p>
    <w:p w14:paraId="2F7E769E" w14:textId="77777777" w:rsidR="00B11855" w:rsidRPr="00621E63" w:rsidRDefault="003D003E" w:rsidP="001422D4">
      <w:pPr>
        <w:pStyle w:val="HL7Field"/>
      </w:pPr>
      <w:r w:rsidRPr="00621E63">
        <w:t>PRT-6   Participation Person Provider Type   (CWE)   02383</w:t>
      </w:r>
    </w:p>
    <w:p w14:paraId="2199610B"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142CAE14" w14:textId="77777777" w:rsidR="00B11855" w:rsidRPr="00621E63" w:rsidRDefault="003D003E" w:rsidP="001466DF">
      <w:pPr>
        <w:pStyle w:val="HL7FieldIndent2"/>
        <w:rPr>
          <w:noProof w:val="0"/>
        </w:rPr>
      </w:pPr>
      <w:r w:rsidRPr="00621E63">
        <w:rPr>
          <w:noProof w:val="0"/>
        </w:rPr>
        <w:t>Definition:  This field contains a code identifying the provider type for the participating person</w:t>
      </w:r>
      <w:r w:rsidR="00CA3A2C" w:rsidRPr="00621E63">
        <w:rPr>
          <w:noProof w:val="0"/>
        </w:rPr>
        <w:t xml:space="preserve">. </w:t>
      </w:r>
      <w:r w:rsidRPr="00621E63">
        <w:rPr>
          <w:noProof w:val="0"/>
        </w:rPr>
        <w:t>This attribute correlates to the following master file attribute:  STF-4 Staff Type</w:t>
      </w:r>
      <w:r w:rsidR="00CA3A2C" w:rsidRPr="00621E63">
        <w:rPr>
          <w:noProof w:val="0"/>
        </w:rPr>
        <w:t xml:space="preserve">. </w:t>
      </w:r>
      <w:r w:rsidRPr="00621E63">
        <w:rPr>
          <w:noProof w:val="0"/>
        </w:rPr>
        <w:t>Coded values from the correlated master file table are used; the user defined master file table is used as the coding system for this attribute</w:t>
      </w:r>
      <w:r w:rsidR="00CA3A2C" w:rsidRPr="00621E63">
        <w:rPr>
          <w:noProof w:val="0"/>
        </w:rPr>
        <w:t xml:space="preserve">. </w:t>
      </w:r>
      <w:r w:rsidRPr="00621E63">
        <w:rPr>
          <w:noProof w:val="0"/>
        </w:rPr>
        <w:t>For example, if you are using values from STF-2 Staff Type, the coding system would be HL70182 which is the table number for the user defined Staff Type table</w:t>
      </w:r>
      <w:r w:rsidR="00CA3A2C" w:rsidRPr="00621E63">
        <w:rPr>
          <w:noProof w:val="0"/>
        </w:rPr>
        <w:t xml:space="preserve">. </w:t>
      </w:r>
      <w:r w:rsidRPr="00621E63">
        <w:rPr>
          <w:noProof w:val="0"/>
        </w:rPr>
        <w:t xml:space="preserve">This field is included in this segment to support </w:t>
      </w:r>
      <w:r w:rsidRPr="00621E63">
        <w:rPr>
          <w:noProof w:val="0"/>
        </w:rPr>
        <w:lastRenderedPageBreak/>
        <w:t>international requirements. When ROL is used in an encounter message, it is not intended as a master file update.</w:t>
      </w:r>
    </w:p>
    <w:p w14:paraId="111EE8E5" w14:textId="77777777" w:rsidR="00B11855" w:rsidRPr="00621E63" w:rsidRDefault="003D003E" w:rsidP="001466DF">
      <w:pPr>
        <w:pStyle w:val="HL7FieldIndent2"/>
        <w:rPr>
          <w:noProof w:val="0"/>
        </w:rPr>
      </w:pPr>
      <w:r w:rsidRPr="00621E63">
        <w:rPr>
          <w:noProof w:val="0"/>
        </w:rPr>
        <w:t>Condition: This field may only be valued if PRT-5 Participation Person is valued.</w:t>
      </w:r>
    </w:p>
    <w:p w14:paraId="69D9526F"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513C63D6" w14:textId="77777777" w:rsidR="00B11855" w:rsidRPr="00621E63" w:rsidRDefault="003D003E" w:rsidP="001422D4">
      <w:pPr>
        <w:pStyle w:val="HL7Field"/>
      </w:pPr>
      <w:r w:rsidRPr="00621E63">
        <w:t>PRT-7   Participation Organization Unit Type   (CWE)   02384</w:t>
      </w:r>
    </w:p>
    <w:p w14:paraId="14CED7B8"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5E36728D" w14:textId="77777777" w:rsidR="00B11855" w:rsidRPr="00621E63" w:rsidRDefault="003D003E" w:rsidP="001466DF">
      <w:pPr>
        <w:pStyle w:val="HL7FieldIndent2"/>
        <w:rPr>
          <w:noProof w:val="0"/>
        </w:rPr>
      </w:pPr>
      <w:r w:rsidRPr="00621E63">
        <w:rPr>
          <w:noProof w:val="0"/>
        </w:rPr>
        <w:t>Definition:   This field identifies the environment in which the participant acts in the role specified in PRT-3 Action Reason</w:t>
      </w:r>
      <w:r w:rsidR="00CA3A2C" w:rsidRPr="00621E63">
        <w:rPr>
          <w:noProof w:val="0"/>
        </w:rPr>
        <w:t xml:space="preserve">. </w:t>
      </w:r>
      <w:r w:rsidRPr="00621E63">
        <w:rPr>
          <w:noProof w:val="0"/>
        </w:rPr>
        <w:t>In the case of a person, the environment is not the specialty for the provider</w:t>
      </w:r>
      <w:r w:rsidR="00CA3A2C" w:rsidRPr="00621E63">
        <w:rPr>
          <w:noProof w:val="0"/>
        </w:rPr>
        <w:t xml:space="preserve">. </w:t>
      </w:r>
      <w:r w:rsidRPr="00621E63">
        <w:rPr>
          <w:noProof w:val="0"/>
        </w:rPr>
        <w:t>The specialty information for the provider is defined in the PRA segment</w:t>
      </w:r>
      <w:r w:rsidR="00CA3A2C" w:rsidRPr="00621E63">
        <w:rPr>
          <w:noProof w:val="0"/>
        </w:rPr>
        <w:t xml:space="preserve">. </w:t>
      </w:r>
    </w:p>
    <w:p w14:paraId="69D57AB7" w14:textId="77777777" w:rsidR="00B11855" w:rsidRPr="00621E63" w:rsidRDefault="003D003E" w:rsidP="001466DF">
      <w:pPr>
        <w:pStyle w:val="HL7FieldIndent2"/>
        <w:rPr>
          <w:noProof w:val="0"/>
        </w:rPr>
      </w:pPr>
      <w:r w:rsidRPr="00621E63">
        <w:rPr>
          <w:noProof w:val="0"/>
        </w:rPr>
        <w:t>This attribute is included in the PRT segment to allow communication of this data when the participant information may not have been communicated previously in a master file or to provide better context</w:t>
      </w:r>
      <w:r w:rsidR="00CA3A2C" w:rsidRPr="00621E63">
        <w:rPr>
          <w:noProof w:val="0"/>
        </w:rPr>
        <w:t xml:space="preserve">. </w:t>
      </w:r>
      <w:r w:rsidRPr="00621E63">
        <w:rPr>
          <w:noProof w:val="0"/>
        </w:rPr>
        <w:t xml:space="preserve">Refer to </w:t>
      </w:r>
      <w:r w:rsidRPr="00621E63">
        <w:rPr>
          <w:rStyle w:val="Emphasis"/>
          <w:noProof w:val="0"/>
        </w:rPr>
        <w:t>User-defined table 0406 - Organization unit type</w:t>
      </w:r>
      <w:r w:rsidRPr="00621E63">
        <w:rPr>
          <w:noProof w:val="0"/>
        </w:rPr>
        <w:t>.</w:t>
      </w:r>
      <w:r w:rsidR="004C60BF" w:rsidRPr="00621E63">
        <w:rPr>
          <w:noProof w:val="0"/>
        </w:rPr>
        <w:t xml:space="preserve"> </w:t>
      </w:r>
      <w:r w:rsidRPr="00621E63">
        <w:rPr>
          <w:noProof w:val="0"/>
        </w:rPr>
        <w:t>This field is included in this segment to support international requirements, and is not intended as a master file update.</w:t>
      </w:r>
    </w:p>
    <w:p w14:paraId="3DD1A31C" w14:textId="77777777" w:rsidR="00B11855" w:rsidRPr="00621E63" w:rsidRDefault="003D003E" w:rsidP="001466DF">
      <w:pPr>
        <w:pStyle w:val="HL7FieldIndent2"/>
        <w:rPr>
          <w:noProof w:val="0"/>
        </w:rPr>
      </w:pPr>
      <w:r w:rsidRPr="00621E63">
        <w:rPr>
          <w:noProof w:val="0"/>
        </w:rPr>
        <w:t>Condition: This field may only be valued if PRT-5 Participation Person is valued.</w:t>
      </w:r>
    </w:p>
    <w:p w14:paraId="2E6B40D7"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63A33F83" w14:textId="77777777" w:rsidR="00B11855" w:rsidRPr="00621E63" w:rsidRDefault="003D003E" w:rsidP="001422D4">
      <w:pPr>
        <w:pStyle w:val="HL7Field"/>
      </w:pPr>
      <w:r w:rsidRPr="00621E63">
        <w:t>PRT-8   Participation Organization   (XON)   02385</w:t>
      </w:r>
    </w:p>
    <w:p w14:paraId="08C86267" w14:textId="77777777" w:rsidR="00B11855" w:rsidRPr="00621E63" w:rsidRDefault="003D003E" w:rsidP="00AF7F19">
      <w:pPr>
        <w:pStyle w:val="Components"/>
      </w:pPr>
      <w:r w:rsidRPr="00621E63">
        <w:t>Components:&lt;Organization Name (ST)&gt; ^ &lt;Organization Name Type Code (CWE)&gt; ^ &lt;WITHDRAWN Constituent&gt; ^ &lt;Identifier Check Digit (NM)&gt; ^ &lt;Check Digit Scheme  (ID)&gt; ^ &lt;Assigning Authority (HD)&gt; ^ &lt;Identifier Type Code (ID)&gt; ^ &lt;Assigning Facility (HD)&gt; ^ &lt;Name Representation Code (ID)&gt; ^ &lt;Organization Identifier (ST)&gt;</w:t>
      </w:r>
    </w:p>
    <w:p w14:paraId="0A73CCC8" w14:textId="77777777" w:rsidR="00B11855" w:rsidRPr="00621E63" w:rsidRDefault="003D003E" w:rsidP="00AF7F19">
      <w:pPr>
        <w:pStyle w:val="Components"/>
      </w:pPr>
      <w:r w:rsidRPr="00621E63">
        <w:t>Subcomponents for Organization Name Type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783D373" w14:textId="77777777" w:rsidR="00B11855" w:rsidRPr="00621E63" w:rsidRDefault="003D003E" w:rsidP="00AF7F19">
      <w:pPr>
        <w:pStyle w:val="Components"/>
      </w:pPr>
      <w:r w:rsidRPr="00621E63">
        <w:t>Subcomponents for Assigning Authority (HD):  &lt;Namespace ID (CWE)&gt; &amp; &lt;Universal ID (ST)&gt; &amp; &lt;Universal ID Type (ID)&gt;</w:t>
      </w:r>
    </w:p>
    <w:p w14:paraId="37539E7F" w14:textId="77777777" w:rsidR="00B11855" w:rsidRPr="00621E63" w:rsidRDefault="003D003E" w:rsidP="00AF7F19">
      <w:pPr>
        <w:pStyle w:val="Components"/>
      </w:pPr>
      <w:r w:rsidRPr="00621E63">
        <w:t xml:space="preserve">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w:t>
      </w:r>
      <w:r w:rsidRPr="00621E63">
        <w:lastRenderedPageBreak/>
        <w:t>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DF43F10" w14:textId="77777777" w:rsidR="00B11855" w:rsidRPr="00621E63" w:rsidRDefault="003D003E" w:rsidP="00AF7F19">
      <w:pPr>
        <w:pStyle w:val="Components"/>
      </w:pPr>
      <w:r w:rsidRPr="00621E63">
        <w:t>Subcomponents for Assigning Facility (HD):  &lt;Namespace ID (CWE)&gt; &amp; &lt;Universal ID (ST)&gt; &amp; &lt;Universal ID Type (ID)&gt;</w:t>
      </w:r>
    </w:p>
    <w:p w14:paraId="3E2402E2"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68F692E" w14:textId="68EB6090" w:rsidR="00B11855" w:rsidRPr="00621E63" w:rsidRDefault="003D003E" w:rsidP="001466DF">
      <w:pPr>
        <w:pStyle w:val="HL7FieldIndent2"/>
        <w:rPr>
          <w:noProof w:val="0"/>
        </w:rPr>
      </w:pPr>
      <w:r w:rsidRPr="00621E63">
        <w:rPr>
          <w:noProof w:val="0"/>
        </w:rPr>
        <w:t>Definition:  The organization that is involved in the participation</w:t>
      </w:r>
      <w:r w:rsidR="00CA3A2C" w:rsidRPr="00621E63">
        <w:rPr>
          <w:noProof w:val="0"/>
        </w:rPr>
        <w:t xml:space="preserve">. </w:t>
      </w:r>
      <w:r w:rsidRPr="00621E63">
        <w:rPr>
          <w:noProof w:val="0"/>
        </w:rPr>
        <w:t>If PRT-5 Participation Person is valued, it reflects the affiliation of the individual participating as identified in PRT-4 Participation</w:t>
      </w:r>
      <w:r w:rsidR="00CA3A2C" w:rsidRPr="00621E63">
        <w:rPr>
          <w:noProof w:val="0"/>
        </w:rPr>
        <w:t xml:space="preserve">. </w:t>
      </w:r>
      <w:r w:rsidR="0028379E" w:rsidRPr="00621E63">
        <w:rPr>
          <w:noProof w:val="0"/>
        </w:rPr>
        <w:t>Otherwise,</w:t>
      </w:r>
      <w:r w:rsidRPr="00621E63">
        <w:rPr>
          <w:noProof w:val="0"/>
        </w:rPr>
        <w:t xml:space="preserve"> the organization is directly participating as identified in PRT-4 Participation.</w:t>
      </w:r>
    </w:p>
    <w:p w14:paraId="46C2AB5B" w14:textId="77777777" w:rsidR="00B11855" w:rsidRPr="00621E63" w:rsidRDefault="003D003E" w:rsidP="001466DF">
      <w:pPr>
        <w:pStyle w:val="HL7FieldIndent2"/>
        <w:rPr>
          <w:noProof w:val="0"/>
        </w:rPr>
      </w:pPr>
      <w:r w:rsidRPr="00621E63">
        <w:rPr>
          <w:noProof w:val="0"/>
        </w:rPr>
        <w:t>If this attribute repeats, all instances must represent the same organization.</w:t>
      </w:r>
    </w:p>
    <w:p w14:paraId="35348AE4"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3BC11596"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7965DD47" w14:textId="77777777" w:rsidR="00B11855" w:rsidRPr="00621E63" w:rsidRDefault="003D003E" w:rsidP="001422D4">
      <w:pPr>
        <w:pStyle w:val="HL7Field"/>
      </w:pPr>
      <w:r w:rsidRPr="00621E63">
        <w:t>PRT-9   Participation Location   (PL)   02386</w:t>
      </w:r>
    </w:p>
    <w:p w14:paraId="53E6D910" w14:textId="77777777" w:rsidR="00B11855" w:rsidRPr="00621E63" w:rsidRDefault="003D003E" w:rsidP="00AF7F19">
      <w:pPr>
        <w:pStyle w:val="Components"/>
      </w:pPr>
      <w:r w:rsidRPr="00621E63">
        <w:t>Components:&lt;Point of Care (HD)&gt; ^ &lt;Room (HD)&gt; ^ &lt;Bed (HD)&gt; ^ &lt;Facility (HD)&gt; ^ &lt;Location Status (IS)&gt; ^ &lt;Person Location Type (IS)&gt; ^ &lt;Building (HD)&gt; ^ &lt;Floor (HD)&gt; ^ &lt;Location Description (ST)&gt; ^ &lt;Comprehensive Location Identifier (EI)&gt; ^ &lt;Assigning Authority for Location (HD)&gt;</w:t>
      </w:r>
    </w:p>
    <w:p w14:paraId="5A2226C8" w14:textId="77777777" w:rsidR="00B11855" w:rsidRPr="00621E63" w:rsidRDefault="003D003E" w:rsidP="00AF7F19">
      <w:pPr>
        <w:pStyle w:val="Components"/>
      </w:pPr>
      <w:r w:rsidRPr="00621E63">
        <w:t>Subcomponents for Point of Care (HD):  &lt;Namespace ID (CWE)&gt; &amp; &lt;Universal ID (ST)&gt; &amp; &lt;Universal ID Type (ID)&gt;</w:t>
      </w:r>
    </w:p>
    <w:p w14:paraId="6B36BD0A"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DFF2889" w14:textId="77777777" w:rsidR="00B11855" w:rsidRPr="00621E63" w:rsidRDefault="003D003E" w:rsidP="00AF7F19">
      <w:pPr>
        <w:pStyle w:val="Components"/>
      </w:pPr>
      <w:r w:rsidRPr="00621E63">
        <w:t>Subcomponents for Room (HD):  &lt;Namespace ID (CWE)&gt; &amp; &lt;Universal ID (ST)&gt; &amp; &lt;Universal ID Type (ID)&gt;</w:t>
      </w:r>
    </w:p>
    <w:p w14:paraId="30C2EC02" w14:textId="77777777" w:rsidR="00B11855" w:rsidRPr="00621E63" w:rsidRDefault="003D003E" w:rsidP="00AF7F19">
      <w:pPr>
        <w:pStyle w:val="Components"/>
      </w:pPr>
      <w:r w:rsidRPr="00621E63">
        <w:t xml:space="preserve">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w:t>
      </w:r>
      <w:r w:rsidRPr="00621E63">
        <w:lastRenderedPageBreak/>
        <w:t>&lt;Alternate Value Set OID (ST)&gt; &amp; &lt;Alternate Value Set Version ID (DTM)&gt; &amp; &lt;Second Alternate Coding System OID (ST)&gt; &amp; &lt;Second Alternate Value Set OID (ST)&gt; &amp; &lt;Second Alternate Value Set Version ID (DTM)&gt;</w:t>
      </w:r>
    </w:p>
    <w:p w14:paraId="40E4D335" w14:textId="77777777" w:rsidR="00B11855" w:rsidRPr="00621E63" w:rsidRDefault="003D003E" w:rsidP="00AF7F19">
      <w:pPr>
        <w:pStyle w:val="Components"/>
      </w:pPr>
      <w:r w:rsidRPr="00621E63">
        <w:t>Subcomponents for Bed (HD):  &lt;Namespace ID (CWE)&gt; &amp; &lt;Universal ID (ST)&gt; &amp; &lt;Universal ID Type (ID)&gt;</w:t>
      </w:r>
    </w:p>
    <w:p w14:paraId="258760DD"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59BB222" w14:textId="77777777" w:rsidR="00B11855" w:rsidRPr="00621E63" w:rsidRDefault="003D003E" w:rsidP="00AF7F19">
      <w:pPr>
        <w:pStyle w:val="Components"/>
      </w:pPr>
      <w:r w:rsidRPr="00621E63">
        <w:t>Subcomponents for Facility (HD):  &lt;Namespace ID (CWE)&gt; &amp; &lt;Universal ID (ST)&gt; &amp; &lt;Universal ID Type (ID)&gt;</w:t>
      </w:r>
    </w:p>
    <w:p w14:paraId="510DB6DD"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62D276F" w14:textId="77777777" w:rsidR="00B11855" w:rsidRPr="00621E63" w:rsidRDefault="003D003E" w:rsidP="00AF7F19">
      <w:pPr>
        <w:pStyle w:val="Components"/>
      </w:pPr>
      <w:r w:rsidRPr="00621E63">
        <w:t>Subcomponents for Building (HD):  &lt;Namespace ID (CWE)&gt; &amp; &lt;Universal ID (ST)&gt; &amp; &lt;Universal ID Type (ID)&gt;</w:t>
      </w:r>
    </w:p>
    <w:p w14:paraId="5D4E9D6C"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BFA18BE" w14:textId="77777777" w:rsidR="00B11855" w:rsidRPr="00621E63" w:rsidRDefault="003D003E" w:rsidP="00AF7F19">
      <w:pPr>
        <w:pStyle w:val="Components"/>
      </w:pPr>
      <w:r w:rsidRPr="00621E63">
        <w:t>Subcomponents for Floor (HD):  &lt;Namespace ID (CWE)&gt; &amp; &lt;Universal ID (ST)&gt; &amp; &lt;Universal ID Type (ID)&gt;</w:t>
      </w:r>
    </w:p>
    <w:p w14:paraId="34940911"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E2C9510" w14:textId="77777777" w:rsidR="00B11855" w:rsidRPr="00621E63" w:rsidRDefault="003D003E" w:rsidP="00AF7F19">
      <w:pPr>
        <w:pStyle w:val="Components"/>
      </w:pPr>
      <w:r w:rsidRPr="00621E63">
        <w:t>Subcomponents for Comprehensive Location Identifier (EI):  &lt;Entity Identifier (ST)&gt; &amp; &lt;Namespace ID (IS)&gt; &amp; &lt;Universal ID (ST)&gt; &amp; &lt;Universal ID Type (ID)&gt;</w:t>
      </w:r>
    </w:p>
    <w:p w14:paraId="7F5F5004" w14:textId="77777777" w:rsidR="00B11855" w:rsidRPr="00621E63" w:rsidRDefault="003D003E" w:rsidP="00AF7F19">
      <w:pPr>
        <w:pStyle w:val="Components"/>
      </w:pPr>
      <w:r w:rsidRPr="00621E63">
        <w:t>Subcomponents for Assigning Authority for Location (HD):  &lt;Namespace ID (CWE)&gt; &amp; &lt;Universal ID (ST)&gt; &amp; &lt;Universal ID Type (ID)&gt;</w:t>
      </w:r>
    </w:p>
    <w:p w14:paraId="068D950E" w14:textId="77777777" w:rsidR="00B11855" w:rsidRPr="00621E63" w:rsidRDefault="003D003E" w:rsidP="00AF7F19">
      <w:pPr>
        <w:pStyle w:val="Components"/>
      </w:pPr>
      <w:r w:rsidRPr="00621E63">
        <w:lastRenderedPageBreak/>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09BE746" w14:textId="28E46C33" w:rsidR="00B11855" w:rsidRPr="00621E63" w:rsidRDefault="003D003E" w:rsidP="001466DF">
      <w:pPr>
        <w:pStyle w:val="HL7FieldIndent2"/>
        <w:rPr>
          <w:noProof w:val="0"/>
        </w:rPr>
      </w:pPr>
      <w:r w:rsidRPr="00621E63">
        <w:rPr>
          <w:noProof w:val="0"/>
        </w:rPr>
        <w:t>Definition: This field specifies the physical location (e.g., nurse station, ancillary service location, clinic, or floor) that is participating</w:t>
      </w:r>
      <w:r w:rsidR="00CA3A2C" w:rsidRPr="00621E63">
        <w:rPr>
          <w:noProof w:val="0"/>
        </w:rPr>
        <w:t xml:space="preserve">. </w:t>
      </w:r>
      <w:r w:rsidRPr="00621E63">
        <w:rPr>
          <w:noProof w:val="0"/>
        </w:rPr>
        <w:t>If either PRT-5 Participation Person or PRT-8 Participation Organization is valued, it reflects the location of the individual or organization participating as identified in PRT-4 Participation</w:t>
      </w:r>
      <w:r w:rsidR="00CA3A2C" w:rsidRPr="00621E63">
        <w:rPr>
          <w:noProof w:val="0"/>
        </w:rPr>
        <w:t xml:space="preserve">. </w:t>
      </w:r>
      <w:r w:rsidR="0028379E" w:rsidRPr="00621E63">
        <w:rPr>
          <w:noProof w:val="0"/>
        </w:rPr>
        <w:t>Otherwise,</w:t>
      </w:r>
      <w:r w:rsidRPr="00621E63">
        <w:rPr>
          <w:noProof w:val="0"/>
        </w:rPr>
        <w:t xml:space="preserve"> the location is directly participating as identified in PRT-4 Participation.</w:t>
      </w:r>
    </w:p>
    <w:p w14:paraId="780409D8" w14:textId="77777777" w:rsidR="00B11855" w:rsidRPr="00621E63" w:rsidRDefault="003D003E" w:rsidP="001466DF">
      <w:pPr>
        <w:pStyle w:val="HL7FieldIndent2"/>
        <w:rPr>
          <w:noProof w:val="0"/>
        </w:rPr>
      </w:pPr>
      <w:r w:rsidRPr="00621E63">
        <w:rPr>
          <w:noProof w:val="0"/>
        </w:rPr>
        <w:t>If this attribute repeats, all instances must represent the same organization.</w:t>
      </w:r>
    </w:p>
    <w:p w14:paraId="4DFAA41F"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237719FF" w14:textId="77777777" w:rsidR="00B11855" w:rsidRPr="00621E63" w:rsidRDefault="003D003E" w:rsidP="001466DF">
      <w:pPr>
        <w:pStyle w:val="HL7FieldIndent2"/>
        <w:rPr>
          <w:noProof w:val="0"/>
        </w:rPr>
      </w:pPr>
      <w:r w:rsidRPr="00621E63">
        <w:rPr>
          <w:noProof w:val="0"/>
        </w:rPr>
        <w:t>For the Report Alert Status [PCD-05] transaction this field is optional.</w:t>
      </w:r>
    </w:p>
    <w:p w14:paraId="2B2D1239" w14:textId="77777777" w:rsidR="00B11855" w:rsidRPr="00621E63" w:rsidRDefault="003D003E" w:rsidP="00CF5627">
      <w:pPr>
        <w:pStyle w:val="HL7Field"/>
        <w:keepNext w:val="0"/>
      </w:pPr>
      <w:r w:rsidRPr="00621E63">
        <w:t>PRT-10   Participation Device   (EI)    02348</w:t>
      </w:r>
    </w:p>
    <w:p w14:paraId="7B20CC3A" w14:textId="77777777" w:rsidR="00B11855" w:rsidRPr="00621E63" w:rsidRDefault="003D003E" w:rsidP="00AF7F19">
      <w:pPr>
        <w:pStyle w:val="Components"/>
      </w:pPr>
      <w:r w:rsidRPr="00621E63">
        <w:t>Components:&lt;Entity Identifier (ST)&gt; ^ &lt;Namespace ID (IS)&gt; ^ &lt;Universal ID (ST)&gt; ^ &lt;Universal ID Type (ID)&gt;</w:t>
      </w:r>
    </w:p>
    <w:p w14:paraId="3447BDC3" w14:textId="77777777" w:rsidR="00B11855" w:rsidRPr="00621E63" w:rsidRDefault="003D003E" w:rsidP="001466DF">
      <w:pPr>
        <w:pStyle w:val="HL7FieldIndent2"/>
        <w:rPr>
          <w:noProof w:val="0"/>
        </w:rPr>
      </w:pPr>
      <w:r w:rsidRPr="00621E63">
        <w:rPr>
          <w:noProof w:val="0"/>
        </w:rPr>
        <w:t>Definition: Identifier for the device participating.</w:t>
      </w:r>
      <w:r w:rsidR="0012698E" w:rsidRPr="00621E63">
        <w:rPr>
          <w:noProof w:val="0"/>
        </w:rPr>
        <w:t xml:space="preserve"> This may reflect an unstructured or a structured identifier such as FDA UDI, RFID, IEEE EUI-64 identifiers, or bar codes.</w:t>
      </w:r>
    </w:p>
    <w:p w14:paraId="3F47C2DF" w14:textId="77777777" w:rsidR="00B11855" w:rsidRPr="00621E63" w:rsidRDefault="003D003E" w:rsidP="001466DF">
      <w:pPr>
        <w:pStyle w:val="HL7FieldIndent2"/>
        <w:rPr>
          <w:noProof w:val="0"/>
        </w:rPr>
      </w:pPr>
      <w:r w:rsidRPr="00621E63">
        <w:rPr>
          <w:noProof w:val="0"/>
        </w:rPr>
        <w:t>If this attribute repeats, all instances must represent the same device.</w:t>
      </w:r>
    </w:p>
    <w:p w14:paraId="3F0BC778"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41F013FF" w14:textId="77777777" w:rsidR="00B11855" w:rsidRPr="00621E63" w:rsidRDefault="003D003E" w:rsidP="001466DF">
      <w:pPr>
        <w:pStyle w:val="HL7FieldIndent2"/>
        <w:rPr>
          <w:noProof w:val="0"/>
        </w:rPr>
      </w:pPr>
      <w:r w:rsidRPr="00621E63">
        <w:rPr>
          <w:noProof w:val="0"/>
        </w:rPr>
        <w:t>For the Report Alert Status [PCD-05] transaction the Entity Identifier is the PIN/Carrier or device communication ID and namespace ID is the Alert Communicator (AC) or Alert Manager (AM) ID.</w:t>
      </w:r>
    </w:p>
    <w:p w14:paraId="323BE977" w14:textId="5E17ABFB" w:rsidR="00B11855" w:rsidRPr="00621E63" w:rsidRDefault="00353E05" w:rsidP="001466DF">
      <w:pPr>
        <w:pStyle w:val="HL7FieldIndent2"/>
        <w:rPr>
          <w:noProof w:val="0"/>
        </w:rPr>
      </w:pPr>
      <w:r w:rsidRPr="00621E63">
        <w:rPr>
          <w:noProof w:val="0"/>
        </w:rPr>
        <w:t>Future imple</w:t>
      </w:r>
      <w:r w:rsidR="003D003E" w:rsidRPr="00621E63">
        <w:rPr>
          <w:noProof w:val="0"/>
        </w:rPr>
        <w:t>mentation note</w:t>
      </w:r>
      <w:r w:rsidRPr="00621E63">
        <w:rPr>
          <w:noProof w:val="0"/>
        </w:rPr>
        <w:t>s</w:t>
      </w:r>
      <w:r w:rsidR="003D003E" w:rsidRPr="00621E63">
        <w:rPr>
          <w:noProof w:val="0"/>
        </w:rPr>
        <w:t xml:space="preserve">: as of </w:t>
      </w:r>
      <w:r w:rsidR="006D613E" w:rsidRPr="00621E63">
        <w:rPr>
          <w:noProof w:val="0"/>
        </w:rPr>
        <w:t>HL7</w:t>
      </w:r>
      <w:r w:rsidR="00995105" w:rsidRPr="00621E63">
        <w:rPr>
          <w:noProof w:val="0"/>
        </w:rPr>
        <w:t xml:space="preserve"> </w:t>
      </w:r>
      <w:r w:rsidR="003D003E" w:rsidRPr="00621E63">
        <w:rPr>
          <w:noProof w:val="0"/>
        </w:rPr>
        <w:t>V2.7, identifying devices in the OBX-18 field of the OBX segment is retained for backward compatibility only. This field will be represented through the PRT segment. Future versions of the IHE PCD Technical Framework will require the use of this segment, which will also provide for including the Unique Device Identification adopted by the U.S. F.D.A. and being considered by regulatory agencies in other jurisdictions.</w:t>
      </w:r>
    </w:p>
    <w:p w14:paraId="3F784D2D" w14:textId="77777777" w:rsidR="0012698E" w:rsidRPr="00621E63" w:rsidRDefault="0012698E" w:rsidP="001466DF">
      <w:pPr>
        <w:pStyle w:val="HL7FieldIndent2"/>
        <w:rPr>
          <w:noProof w:val="0"/>
        </w:rPr>
      </w:pPr>
      <w:r w:rsidRPr="00621E63">
        <w:rPr>
          <w:noProof w:val="0"/>
        </w:rPr>
        <w:t>If this field contains an FDA UDI, it shall contain the entire Human Readable Form of the UDI</w:t>
      </w:r>
      <w:r w:rsidR="002E782A" w:rsidRPr="00621E63">
        <w:rPr>
          <w:noProof w:val="0"/>
        </w:rPr>
        <w:t xml:space="preserve">. </w:t>
      </w:r>
      <w:r w:rsidRPr="00621E63">
        <w:rPr>
          <w:noProof w:val="0"/>
        </w:rPr>
        <w:t>For example, a GS1-based UDI would be represented as follows:</w:t>
      </w:r>
    </w:p>
    <w:p w14:paraId="0535941D" w14:textId="77777777" w:rsidR="0012698E" w:rsidRPr="00621E63" w:rsidRDefault="0012698E" w:rsidP="001466DF">
      <w:pPr>
        <w:pStyle w:val="HL7FieldIndent2"/>
        <w:rPr>
          <w:noProof w:val="0"/>
        </w:rPr>
      </w:pPr>
      <w:r w:rsidRPr="00621E63">
        <w:rPr>
          <w:noProof w:val="0"/>
        </w:rPr>
        <w:t>|(01)00643169001763(17)160712(21)21A11F4855^^2.16.840.1.113883.3.3719^ISO|</w:t>
      </w:r>
    </w:p>
    <w:p w14:paraId="737FCB10" w14:textId="77777777" w:rsidR="0012698E" w:rsidRPr="00621E63" w:rsidRDefault="0012698E" w:rsidP="001466DF">
      <w:pPr>
        <w:pStyle w:val="HL7FieldIndent2"/>
        <w:rPr>
          <w:noProof w:val="0"/>
        </w:rPr>
      </w:pPr>
      <w:r w:rsidRPr="00621E63">
        <w:rPr>
          <w:noProof w:val="0"/>
        </w:rPr>
        <w:t>A HIBCC-based example would be represented as follows:</w:t>
      </w:r>
    </w:p>
    <w:p w14:paraId="089E1D4D" w14:textId="77777777" w:rsidR="0012698E" w:rsidRPr="00621E63" w:rsidRDefault="0012698E" w:rsidP="001466DF">
      <w:pPr>
        <w:pStyle w:val="HL7FieldIndent2"/>
        <w:rPr>
          <w:noProof w:val="0"/>
        </w:rPr>
      </w:pPr>
      <w:r w:rsidRPr="00621E63">
        <w:rPr>
          <w:noProof w:val="0"/>
        </w:rPr>
        <w:lastRenderedPageBreak/>
        <w:t>|+H123PARTNO1234567890120/$$420020216LOT123456789012345/SXYZ4567890123 45678/16D20130202C^^2.16.840.1.113883.3.3719^ISO</w:t>
      </w:r>
    </w:p>
    <w:p w14:paraId="34D6C972" w14:textId="77777777" w:rsidR="0012698E" w:rsidRPr="00621E63" w:rsidRDefault="0012698E" w:rsidP="001466DF">
      <w:pPr>
        <w:pStyle w:val="HL7FieldIndent2"/>
        <w:rPr>
          <w:noProof w:val="0"/>
        </w:rPr>
      </w:pPr>
      <w:r w:rsidRPr="00621E63">
        <w:rPr>
          <w:noProof w:val="0"/>
        </w:rPr>
        <w:t xml:space="preserve">An ICCBBA-based example would be represented as follows: </w:t>
      </w:r>
    </w:p>
    <w:p w14:paraId="2EFAF647" w14:textId="77777777" w:rsidR="0012698E" w:rsidRPr="00621E63" w:rsidRDefault="0012698E" w:rsidP="001466DF">
      <w:pPr>
        <w:pStyle w:val="HL7FieldIndent2"/>
        <w:rPr>
          <w:noProof w:val="0"/>
        </w:rPr>
      </w:pPr>
      <w:r w:rsidRPr="00621E63">
        <w:rPr>
          <w:noProof w:val="0"/>
        </w:rPr>
        <w:t>|=/A9999XYZ100T0944=,000025=A99971312345600=&gt;014032=}013032\T\,1000000000000XYZ123^^2.16.840.1.113883.3.3719^ISO|</w:t>
      </w:r>
    </w:p>
    <w:p w14:paraId="6CC6CFCA" w14:textId="77777777" w:rsidR="0012698E" w:rsidRPr="00621E63" w:rsidRDefault="0012698E" w:rsidP="001466DF">
      <w:pPr>
        <w:pStyle w:val="HL7FieldIndent2"/>
        <w:rPr>
          <w:noProof w:val="0"/>
        </w:rPr>
      </w:pPr>
      <w:r w:rsidRPr="00621E63">
        <w:rPr>
          <w:noProof w:val="0"/>
        </w:rPr>
        <w:t>Or for ICCBBA for blood bags only an example would be represented as follows:</w:t>
      </w:r>
    </w:p>
    <w:p w14:paraId="221E7BF6" w14:textId="77777777" w:rsidR="0012698E" w:rsidRPr="00621E63" w:rsidRDefault="0012698E" w:rsidP="001466DF">
      <w:pPr>
        <w:pStyle w:val="HL7FieldIndent2"/>
        <w:rPr>
          <w:noProof w:val="0"/>
        </w:rPr>
      </w:pPr>
      <w:r w:rsidRPr="00621E63">
        <w:rPr>
          <w:noProof w:val="0"/>
        </w:rPr>
        <w:t>|=)1TE123456A\T\)RZ12345678^^2.16.840.1.113883.3.3719^ISO|</w:t>
      </w:r>
    </w:p>
    <w:p w14:paraId="06863E59" w14:textId="77777777" w:rsidR="0012698E" w:rsidRPr="00621E63" w:rsidRDefault="0012698E" w:rsidP="001466DF">
      <w:pPr>
        <w:pStyle w:val="HL7FieldIndent2"/>
        <w:rPr>
          <w:noProof w:val="0"/>
        </w:rPr>
      </w:pPr>
      <w:r w:rsidRPr="00621E63">
        <w:rPr>
          <w:noProof w:val="0"/>
        </w:rPr>
        <w:t>The identifier root shall be the OID assigned to UDI. For example, for FDA UDIs the root shall be 2.16.840.1.113883.3.3719, and the extension shall be the Human Readable Form appropriate for the style of content. When captured as a simple string, the string shall be the Human Readable Form appropriate for the style of content. The content style can be determined from the leading characters of the content:</w:t>
      </w:r>
    </w:p>
    <w:p w14:paraId="671295BA" w14:textId="77777777" w:rsidR="0012698E" w:rsidRPr="00621E63" w:rsidRDefault="0012698E" w:rsidP="001466DF">
      <w:pPr>
        <w:pStyle w:val="HL7FieldIndent2"/>
        <w:rPr>
          <w:noProof w:val="0"/>
        </w:rPr>
      </w:pPr>
      <w:r w:rsidRPr="00621E63">
        <w:rPr>
          <w:noProof w:val="0"/>
        </w:rPr>
        <w:t xml:space="preserve">UDIs beginning with: </w:t>
      </w:r>
      <w:r w:rsidRPr="00621E63">
        <w:rPr>
          <w:noProof w:val="0"/>
        </w:rPr>
        <w:tab/>
      </w:r>
    </w:p>
    <w:p w14:paraId="4F06DFA7" w14:textId="77777777" w:rsidR="0012698E" w:rsidRPr="00621E63" w:rsidRDefault="0012698E" w:rsidP="0012698E">
      <w:pPr>
        <w:pStyle w:val="HL7FieldIndent2"/>
        <w:rPr>
          <w:noProof w:val="0"/>
        </w:rPr>
      </w:pPr>
      <w:r w:rsidRPr="00621E63">
        <w:rPr>
          <w:noProof w:val="0"/>
        </w:rPr>
        <w:tab/>
        <w:t>‘(‘ are in the GS1 Human Readable style;</w:t>
      </w:r>
    </w:p>
    <w:p w14:paraId="55BEF6C3" w14:textId="77777777" w:rsidR="0012698E" w:rsidRPr="00621E63" w:rsidRDefault="0012698E" w:rsidP="0012698E">
      <w:pPr>
        <w:pStyle w:val="HL7FieldIndent2"/>
        <w:rPr>
          <w:noProof w:val="0"/>
        </w:rPr>
      </w:pPr>
      <w:r w:rsidRPr="00621E63">
        <w:rPr>
          <w:noProof w:val="0"/>
        </w:rPr>
        <w:tab/>
      </w:r>
      <w:r w:rsidRPr="00621E63">
        <w:rPr>
          <w:noProof w:val="0"/>
        </w:rPr>
        <w:tab/>
        <w:t>‘0-9’ are a GS1 DI (containing only the DI value, no PI or GS1 AI);</w:t>
      </w:r>
    </w:p>
    <w:p w14:paraId="1A0D82AA" w14:textId="77777777" w:rsidR="0012698E" w:rsidRPr="00621E63" w:rsidRDefault="0012698E" w:rsidP="0012698E">
      <w:pPr>
        <w:pStyle w:val="HL7FieldIndent2"/>
        <w:rPr>
          <w:noProof w:val="0"/>
        </w:rPr>
      </w:pPr>
      <w:r w:rsidRPr="00621E63">
        <w:rPr>
          <w:noProof w:val="0"/>
        </w:rPr>
        <w:tab/>
        <w:t>‘+‘ are in the HIBCC Human Readable style;</w:t>
      </w:r>
    </w:p>
    <w:p w14:paraId="135A75D9" w14:textId="77777777" w:rsidR="0012698E" w:rsidRPr="00621E63" w:rsidRDefault="0012698E" w:rsidP="0012698E">
      <w:pPr>
        <w:pStyle w:val="HL7FieldIndent2"/>
        <w:rPr>
          <w:noProof w:val="0"/>
        </w:rPr>
      </w:pPr>
      <w:r w:rsidRPr="00621E63">
        <w:rPr>
          <w:noProof w:val="0"/>
        </w:rPr>
        <w:tab/>
        <w:t>‘=‘ or ‘&amp;’ are in the ICCBBA Human Readable style.</w:t>
      </w:r>
    </w:p>
    <w:p w14:paraId="1067C141" w14:textId="77777777" w:rsidR="0012698E" w:rsidRPr="00621E63" w:rsidRDefault="0012698E" w:rsidP="001466DF">
      <w:pPr>
        <w:pStyle w:val="HL7FieldIndent2"/>
        <w:rPr>
          <w:noProof w:val="0"/>
        </w:rPr>
      </w:pPr>
      <w:r w:rsidRPr="00621E63">
        <w:rPr>
          <w:noProof w:val="0"/>
        </w:rPr>
        <w:t>Note: If “&amp;” is used in the UDI while one of the delimiters in MSH.2 includes “&amp;” as well, it must be properly escaped per Chapter 2.7.</w:t>
      </w:r>
    </w:p>
    <w:p w14:paraId="776D8FA9" w14:textId="77777777" w:rsidR="0012698E" w:rsidRPr="00621E63" w:rsidRDefault="0012698E" w:rsidP="001466DF">
      <w:pPr>
        <w:pStyle w:val="HL7FieldIndent2"/>
        <w:rPr>
          <w:noProof w:val="0"/>
        </w:rPr>
      </w:pPr>
      <w:r w:rsidRPr="00621E63">
        <w:rPr>
          <w:noProof w:val="0"/>
        </w:rPr>
        <w:t>The exchange of UDI sub-elements in PRT-16 through PRT-21 is not required when the full UDI string is provided in PRT.10</w:t>
      </w:r>
      <w:r w:rsidR="002E782A" w:rsidRPr="00621E63">
        <w:rPr>
          <w:noProof w:val="0"/>
        </w:rPr>
        <w:t xml:space="preserve">. </w:t>
      </w:r>
      <w:r w:rsidRPr="00621E63">
        <w:rPr>
          <w:noProof w:val="0"/>
        </w:rPr>
        <w:t>Whether to include some or all these fields as well when PRT-10 is present with a UDI that the rules are subject to specific implementation guides that will have to consider the patient safety implications of potentially conflicting data.</w:t>
      </w:r>
    </w:p>
    <w:p w14:paraId="412D3750" w14:textId="4251428F" w:rsidR="0012698E" w:rsidRPr="00621E63" w:rsidRDefault="0012698E" w:rsidP="001466DF">
      <w:pPr>
        <w:pStyle w:val="HL7FieldIndent2"/>
        <w:rPr>
          <w:noProof w:val="0"/>
        </w:rPr>
      </w:pPr>
      <w:r w:rsidRPr="00621E63">
        <w:rPr>
          <w:noProof w:val="0"/>
        </w:rPr>
        <w:t>When a</w:t>
      </w:r>
      <w:r w:rsidR="009E6C9B" w:rsidRPr="00621E63">
        <w:rPr>
          <w:noProof w:val="0"/>
        </w:rPr>
        <w:t xml:space="preserve"> </w:t>
      </w:r>
      <w:r w:rsidRPr="00621E63">
        <w:rPr>
          <w:noProof w:val="0"/>
        </w:rPr>
        <w:t xml:space="preserve">UDI is provided and sub-elements are also provided, then for those sub-elements that are valued, the content must match the content encoded in the UDI if it is encoded within the UDI. </w:t>
      </w:r>
    </w:p>
    <w:p w14:paraId="7EAFC7B5" w14:textId="77777777" w:rsidR="0012698E" w:rsidRPr="00621E63" w:rsidRDefault="0012698E" w:rsidP="001466DF">
      <w:pPr>
        <w:pStyle w:val="HL7FieldIndent2"/>
        <w:rPr>
          <w:noProof w:val="0"/>
        </w:rPr>
      </w:pPr>
      <w:r w:rsidRPr="00621E63">
        <w:rPr>
          <w:noProof w:val="0"/>
        </w:rPr>
        <w:t xml:space="preserve">Caution: The UDI may contain personally identifying information in the form of the device serial number which may be used to link to other information on a patient. Standard </w:t>
      </w:r>
      <w:r w:rsidR="00DF4204" w:rsidRPr="00621E63">
        <w:rPr>
          <w:noProof w:val="0"/>
        </w:rPr>
        <w:t>practice</w:t>
      </w:r>
      <w:r w:rsidRPr="00621E63">
        <w:rPr>
          <w:noProof w:val="0"/>
        </w:rPr>
        <w:t xml:space="preserve"> for exchanging potentially identifying content should be exercised when exchanging UDIs which contain a serial number. </w:t>
      </w:r>
    </w:p>
    <w:p w14:paraId="388D6E2E" w14:textId="77777777" w:rsidR="0012698E" w:rsidRPr="00621E63" w:rsidRDefault="0012698E" w:rsidP="001466DF">
      <w:pPr>
        <w:pStyle w:val="HL7FieldIndent2"/>
        <w:rPr>
          <w:noProof w:val="0"/>
        </w:rPr>
      </w:pPr>
      <w:r w:rsidRPr="00621E63">
        <w:rPr>
          <w:noProof w:val="0"/>
        </w:rPr>
        <w:t>Note:  PRT.10 is a repeating field</w:t>
      </w:r>
      <w:r w:rsidR="002E782A" w:rsidRPr="00621E63">
        <w:rPr>
          <w:noProof w:val="0"/>
        </w:rPr>
        <w:t xml:space="preserve">. </w:t>
      </w:r>
      <w:r w:rsidRPr="00621E63">
        <w:rPr>
          <w:noProof w:val="0"/>
        </w:rPr>
        <w:t>Additional device identifiers, such as an IEEE EUI-64 may also be contained in this field.</w:t>
      </w:r>
    </w:p>
    <w:p w14:paraId="24C8A544" w14:textId="77777777" w:rsidR="00B11855" w:rsidRPr="00621E63" w:rsidRDefault="003D003E" w:rsidP="001422D4">
      <w:pPr>
        <w:pStyle w:val="HL7Field"/>
      </w:pPr>
      <w:r w:rsidRPr="00621E63">
        <w:t>PRT-11   Participation Begin Date/Time   (DTM)   02387</w:t>
      </w:r>
    </w:p>
    <w:p w14:paraId="4078F147" w14:textId="77777777" w:rsidR="00B11855" w:rsidRPr="00621E63" w:rsidRDefault="003D003E" w:rsidP="001466DF">
      <w:pPr>
        <w:pStyle w:val="HL7FieldIndent2"/>
        <w:rPr>
          <w:noProof w:val="0"/>
        </w:rPr>
      </w:pPr>
      <w:r w:rsidRPr="00621E63">
        <w:rPr>
          <w:noProof w:val="0"/>
        </w:rPr>
        <w:t>Definition:  This field contains the date/time when the participation began.</w:t>
      </w:r>
    </w:p>
    <w:p w14:paraId="7ACD06E2" w14:textId="77777777" w:rsidR="00B11855" w:rsidRPr="00621E63" w:rsidRDefault="003D003E" w:rsidP="001466DF">
      <w:pPr>
        <w:pStyle w:val="HL7FieldIndent2"/>
        <w:rPr>
          <w:noProof w:val="0"/>
        </w:rPr>
      </w:pPr>
      <w:r w:rsidRPr="00621E63">
        <w:rPr>
          <w:noProof w:val="0"/>
        </w:rPr>
        <w:t>In the case of waypoints, this reflects the time a shipment arrives at the waypoint.</w:t>
      </w:r>
    </w:p>
    <w:p w14:paraId="268E00FE" w14:textId="77777777" w:rsidR="00B11855" w:rsidRPr="00621E63" w:rsidRDefault="003D003E" w:rsidP="001466DF">
      <w:pPr>
        <w:pStyle w:val="HL7FieldIndent2"/>
        <w:rPr>
          <w:noProof w:val="0"/>
        </w:rPr>
      </w:pPr>
      <w:r w:rsidRPr="00621E63">
        <w:rPr>
          <w:noProof w:val="0"/>
        </w:rPr>
        <w:lastRenderedPageBreak/>
        <w:t>For the Report Alert Status [PCD-05] transaction this field contains the time of the dissemination status or response update.</w:t>
      </w:r>
    </w:p>
    <w:p w14:paraId="30C8D18A" w14:textId="77777777" w:rsidR="00B11855" w:rsidRPr="00621E63" w:rsidRDefault="003D003E" w:rsidP="001422D4">
      <w:pPr>
        <w:pStyle w:val="HL7Field"/>
      </w:pPr>
      <w:r w:rsidRPr="00621E63">
        <w:t>PRT-12   Participation End Date/Time   (DTM)   02388</w:t>
      </w:r>
    </w:p>
    <w:p w14:paraId="231B56A1" w14:textId="77777777" w:rsidR="00B11855" w:rsidRPr="00621E63" w:rsidRDefault="003D003E" w:rsidP="001466DF">
      <w:pPr>
        <w:pStyle w:val="HL7FieldIndent2"/>
        <w:rPr>
          <w:noProof w:val="0"/>
        </w:rPr>
      </w:pPr>
      <w:r w:rsidRPr="00621E63">
        <w:rPr>
          <w:noProof w:val="0"/>
        </w:rPr>
        <w:t>Definition:  This field contains the date/time when the participation ended.</w:t>
      </w:r>
    </w:p>
    <w:p w14:paraId="6AD71A81" w14:textId="77777777" w:rsidR="00B11855" w:rsidRPr="00621E63" w:rsidRDefault="003D003E" w:rsidP="001466DF">
      <w:pPr>
        <w:pStyle w:val="HL7FieldIndent2"/>
        <w:rPr>
          <w:noProof w:val="0"/>
        </w:rPr>
      </w:pPr>
      <w:r w:rsidRPr="00621E63">
        <w:rPr>
          <w:noProof w:val="0"/>
        </w:rPr>
        <w:t>In the case of waypoints, this reflects the time a shipment departs from the waypoint.</w:t>
      </w:r>
    </w:p>
    <w:p w14:paraId="5920B3A8"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56992A58" w14:textId="77777777" w:rsidR="00B11855" w:rsidRPr="00621E63" w:rsidRDefault="003D003E" w:rsidP="001422D4">
      <w:pPr>
        <w:pStyle w:val="HL7Field"/>
      </w:pPr>
      <w:r w:rsidRPr="00621E63">
        <w:t>PRT-13   Participation Qualitative Duration   (CWE)   02389</w:t>
      </w:r>
    </w:p>
    <w:p w14:paraId="4CFA448A"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3824426B" w14:textId="77777777" w:rsidR="00B11855" w:rsidRPr="00621E63" w:rsidRDefault="003D003E" w:rsidP="001466DF">
      <w:pPr>
        <w:pStyle w:val="HL7FieldIndent2"/>
        <w:rPr>
          <w:noProof w:val="0"/>
        </w:rPr>
      </w:pPr>
      <w:r w:rsidRPr="00621E63">
        <w:rPr>
          <w:noProof w:val="0"/>
        </w:rPr>
        <w:t>Definition:  This field contains the qualitative length of time for participation (e.g., until the next assessment, four days, until discharge, etc.).</w:t>
      </w:r>
    </w:p>
    <w:p w14:paraId="6214C601"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51FD0AF9" w14:textId="77777777" w:rsidR="00B11855" w:rsidRPr="00621E63" w:rsidRDefault="003D003E" w:rsidP="001422D4">
      <w:pPr>
        <w:pStyle w:val="HL7Field"/>
      </w:pPr>
      <w:r w:rsidRPr="00621E63">
        <w:t>PRT-14   Participation Address   (XAD)   02390</w:t>
      </w:r>
    </w:p>
    <w:p w14:paraId="739AE0E6" w14:textId="77777777" w:rsidR="00B11855" w:rsidRPr="00621E63" w:rsidRDefault="003D003E" w:rsidP="00AF7F19">
      <w:pPr>
        <w:pStyle w:val="Components"/>
      </w:pPr>
      <w:r w:rsidRPr="00621E63">
        <w:t>Components:&lt;Street Address (SAD)&gt; ^ &lt;Other Designation (ST)&gt; ^ &lt;City (ST)&gt; ^ &lt;State or Province (ST)&gt; ^ &lt;Zip or Postal Code (ST)&gt; ^ &lt;Country (ID)&gt; ^ &lt;Address Type (ID)&gt; ^ &lt;Other Geographic Designation (ST)&gt; ^ &lt;County/Parish Code (CWE)&gt; ^ &lt;Census Tract (CWE)&gt; ^ &lt;Address Representation Code (ID)&gt; ^ &lt;WITHDRAWN Constituent&gt; ^ &lt;Effective Date (DTM)&gt; ^ &lt;Expiration Date (DTM)&gt; ^ &lt;Expiration Reason (CWE)&gt; ^ &lt;Temporary Indicator (ID)&gt; ^ &lt;Bad Address Indicator (ID)&gt; ^ &lt;Address Usage (ID)&gt; ^ &lt;Addressee (ST)&gt; ^ &lt;Comment (ST)&gt; ^ &lt;Preference Order (NM)&gt; ^ &lt;Protection Code (CWE)&gt; ^ &lt;Address Identifier (EI)&gt;</w:t>
      </w:r>
    </w:p>
    <w:p w14:paraId="17B2CDB8" w14:textId="77777777" w:rsidR="00B11855" w:rsidRPr="00621E63" w:rsidRDefault="003D003E" w:rsidP="00AF7F19">
      <w:pPr>
        <w:pStyle w:val="Components"/>
      </w:pPr>
      <w:r w:rsidRPr="00621E63">
        <w:t>Subcomponents for Street Address (SAD):  &lt;Street or Mailing Address (ST)&gt; &amp; &lt;Street Name (ST)&gt; &amp; &lt;Dwelling Number (ST)&gt;</w:t>
      </w:r>
    </w:p>
    <w:p w14:paraId="418AD08E" w14:textId="77777777" w:rsidR="00B11855" w:rsidRPr="00621E63" w:rsidRDefault="003D003E" w:rsidP="00AF7F19">
      <w:pPr>
        <w:pStyle w:val="Components"/>
      </w:pPr>
      <w:r w:rsidRPr="00621E63">
        <w:t>Subcomponents for County/Parish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56FA0B8" w14:textId="77777777" w:rsidR="00B11855" w:rsidRPr="00621E63" w:rsidRDefault="003D003E" w:rsidP="00AF7F19">
      <w:pPr>
        <w:pStyle w:val="Components"/>
      </w:pPr>
      <w:r w:rsidRPr="00621E63">
        <w:t xml:space="preserve">Subcomponents for Census Tract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w:t>
      </w:r>
      <w:r w:rsidRPr="00621E63">
        <w:lastRenderedPageBreak/>
        <w:t>&lt;Second Alternate Coding System OID (ST)&gt; &amp; &lt;Second Alternate Value Set OID (ST)&gt; &amp; &lt;Second Alternate Value Set Version ID (DTM)&gt;</w:t>
      </w:r>
    </w:p>
    <w:p w14:paraId="2675711C" w14:textId="77777777" w:rsidR="00B11855" w:rsidRPr="00621E63" w:rsidRDefault="003D003E" w:rsidP="00AF7F19">
      <w:pPr>
        <w:pStyle w:val="Components"/>
      </w:pPr>
      <w:r w:rsidRPr="00621E63">
        <w:t>Subcomponents for Expiration Reason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28116D8" w14:textId="77777777" w:rsidR="00B11855" w:rsidRPr="00621E63" w:rsidRDefault="003D003E" w:rsidP="00AF7F19">
      <w:pPr>
        <w:pStyle w:val="Components"/>
      </w:pPr>
      <w:r w:rsidRPr="00621E63">
        <w:t>Subcomponents for Protection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D55FD83" w14:textId="77777777" w:rsidR="00B11855" w:rsidRPr="00621E63" w:rsidRDefault="003D003E" w:rsidP="00AF7F19">
      <w:pPr>
        <w:pStyle w:val="Components"/>
      </w:pPr>
      <w:r w:rsidRPr="00621E63">
        <w:t>Subcomponents for Address Identifier (EI):  &lt;Entity Identifier (ST)&gt; &amp; &lt;Namespace ID (IS)&gt; &amp; &lt;Universal ID (ST)&gt; &amp; &lt;Universal ID Type (ID)&gt;</w:t>
      </w:r>
    </w:p>
    <w:p w14:paraId="56EB6867" w14:textId="77777777" w:rsidR="00B11855" w:rsidRPr="00621E63" w:rsidRDefault="003D003E" w:rsidP="001466DF">
      <w:pPr>
        <w:pStyle w:val="HL7FieldIndent2"/>
        <w:rPr>
          <w:noProof w:val="0"/>
        </w:rPr>
      </w:pPr>
      <w:r w:rsidRPr="00621E63">
        <w:rPr>
          <w:noProof w:val="0"/>
        </w:rPr>
        <w:t>Definition: This field contains addresses associated with the participation</w:t>
      </w:r>
      <w:r w:rsidR="00CA3A2C" w:rsidRPr="00621E63">
        <w:rPr>
          <w:noProof w:val="0"/>
        </w:rPr>
        <w:t xml:space="preserve">. </w:t>
      </w:r>
      <w:r w:rsidRPr="00621E63">
        <w:rPr>
          <w:noProof w:val="0"/>
        </w:rPr>
        <w:t>The address can repeat to indicate alternate addresses or an alternate expression of the same address.</w:t>
      </w:r>
    </w:p>
    <w:p w14:paraId="201111C9" w14:textId="77777777" w:rsidR="00B11855" w:rsidRPr="00621E63" w:rsidRDefault="003D003E" w:rsidP="001466DF">
      <w:pPr>
        <w:pStyle w:val="HL7FieldIndent2"/>
        <w:rPr>
          <w:noProof w:val="0"/>
        </w:rPr>
      </w:pPr>
      <w:r w:rsidRPr="00621E63">
        <w:rPr>
          <w:noProof w:val="0"/>
        </w:rPr>
        <w:t>Condition: The address must be present if the Participation is Performing Organization Medical Director.</w:t>
      </w:r>
    </w:p>
    <w:p w14:paraId="49E401BE"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4B23B8EE" w14:textId="77777777" w:rsidR="00B11855" w:rsidRPr="00621E63" w:rsidRDefault="003D003E" w:rsidP="001422D4">
      <w:pPr>
        <w:pStyle w:val="HL7Field"/>
      </w:pPr>
      <w:r w:rsidRPr="00621E63">
        <w:t>PRT-15   Participation Telecommunication Address   (XTN)   02391</w:t>
      </w:r>
    </w:p>
    <w:p w14:paraId="347A534F" w14:textId="77777777" w:rsidR="00B11855" w:rsidRPr="00621E63" w:rsidRDefault="003D003E" w:rsidP="00AF7F19">
      <w:pPr>
        <w:pStyle w:val="Components"/>
      </w:pPr>
      <w:r w:rsidRPr="00621E63">
        <w:t>Components:&lt;WITHDRAWN Constituent&gt; ^ &lt;Telecommunication Use Code (ID)&gt; ^ &lt;Telecommunication Equipment Type (ID)&gt; ^ &lt;Communication Address (ST)&gt; ^ &lt;Country Code (SNM)&gt; ^ &lt;Area/City Code (SNM)&gt; ^ &lt;Local Number (SNM)&gt; ^ &lt;Extension (SNM)&gt; ^ &lt;Any Text (ST)&gt; ^ &lt;Extension Prefix (ST)&gt; ^ &lt;Speed Dial Code (ST)&gt; ^ &lt;Unformatted Telephone number  (ST)&gt; ^ &lt;Effective Start Date (DTM)&gt; ^ &lt;Expiration Date (DTM)&gt; ^ &lt;Expiration Reason (CWE)&gt; ^ &lt;Protection Code (CWE)&gt; ^ &lt;Shared Telecommunication Identifier (EI)&gt; ^ &lt;Preference Order (NM)&gt;</w:t>
      </w:r>
    </w:p>
    <w:p w14:paraId="53DAD72A" w14:textId="77777777" w:rsidR="00B11855" w:rsidRPr="00621E63" w:rsidRDefault="003D003E" w:rsidP="00AF7F19">
      <w:pPr>
        <w:pStyle w:val="Components"/>
      </w:pPr>
      <w:r w:rsidRPr="00621E63">
        <w:t>Subcomponents for Expiration Reason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D7D3B74" w14:textId="77777777" w:rsidR="00B11855" w:rsidRPr="00621E63" w:rsidRDefault="003D003E" w:rsidP="00AF7F19">
      <w:pPr>
        <w:pStyle w:val="Components"/>
      </w:pPr>
      <w:r w:rsidRPr="00621E63">
        <w:t xml:space="preserve">Subcomponents for Protection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w:t>
      </w:r>
      <w:r w:rsidRPr="00621E63">
        <w:lastRenderedPageBreak/>
        <w:t>&lt;Value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85E98C6" w14:textId="77777777" w:rsidR="00B11855" w:rsidRPr="00621E63" w:rsidRDefault="003D003E" w:rsidP="00AF7F19">
      <w:pPr>
        <w:pStyle w:val="Components"/>
      </w:pPr>
      <w:r w:rsidRPr="00621E63">
        <w:t>Subcomponents for Shared Telecommunication Identifier (EI):  &lt;Entity Identifier (ST)&gt; &amp; &lt;Namespace ID (IS)&gt; &amp; &lt;Universal ID (ST)&gt; &amp; &lt;Universal ID Type (ID)&gt;</w:t>
      </w:r>
    </w:p>
    <w:p w14:paraId="0017B049" w14:textId="77777777" w:rsidR="00B11855" w:rsidRPr="00621E63" w:rsidRDefault="003D003E" w:rsidP="001466DF">
      <w:pPr>
        <w:pStyle w:val="HL7FieldIndent2"/>
        <w:rPr>
          <w:noProof w:val="0"/>
        </w:rPr>
      </w:pPr>
      <w:r w:rsidRPr="00621E63">
        <w:rPr>
          <w:noProof w:val="0"/>
        </w:rPr>
        <w:t>Definition:  The waypoint telecommunication address field carries telecommunications addresses for the waypoint</w:t>
      </w:r>
      <w:r w:rsidR="00CA3A2C" w:rsidRPr="00621E63">
        <w:rPr>
          <w:noProof w:val="0"/>
        </w:rPr>
        <w:t xml:space="preserve">. </w:t>
      </w:r>
      <w:r w:rsidRPr="00621E63">
        <w:rPr>
          <w:noProof w:val="0"/>
        </w:rPr>
        <w:t>These telecommunications addresses are used to contact the waypoint for additional information regarding the receipt of the shipment</w:t>
      </w:r>
      <w:r w:rsidR="00CA3A2C" w:rsidRPr="00621E63">
        <w:rPr>
          <w:noProof w:val="0"/>
        </w:rPr>
        <w:t xml:space="preserve">. </w:t>
      </w:r>
      <w:r w:rsidRPr="00621E63">
        <w:rPr>
          <w:noProof w:val="0"/>
        </w:rPr>
        <w:t>The address can repeat to indicate alternate addresses or an alternate expression of the same address.</w:t>
      </w:r>
    </w:p>
    <w:p w14:paraId="27D29785" w14:textId="77777777" w:rsidR="00B11855" w:rsidRPr="00621E63" w:rsidRDefault="003D003E" w:rsidP="001466DF">
      <w:pPr>
        <w:pStyle w:val="HL7FieldIndent2"/>
        <w:rPr>
          <w:noProof w:val="0"/>
        </w:rPr>
      </w:pPr>
      <w:r w:rsidRPr="00621E63">
        <w:rPr>
          <w:noProof w:val="0"/>
        </w:rPr>
        <w:t>For the Report Alert [PCD-04] transaction this field may also be used if only a PIN/Carrier destination is known, in which case the PIN is in the first sub-component of the Communication Address component and the Carrier is in the second sub-component of the Communication Address component.</w:t>
      </w:r>
    </w:p>
    <w:p w14:paraId="550B893B" w14:textId="77777777" w:rsidR="00B11855" w:rsidRPr="00621E63" w:rsidRDefault="003D003E" w:rsidP="001466DF">
      <w:pPr>
        <w:pStyle w:val="HL7FieldIndent2"/>
        <w:rPr>
          <w:noProof w:val="0"/>
        </w:rPr>
      </w:pPr>
      <w:r w:rsidRPr="00621E63">
        <w:rPr>
          <w:noProof w:val="0"/>
        </w:rPr>
        <w:t>For the Report Alert Status [PCD-05] transaction, if the PIN/Carrier of the recipient is known then this would contain that information just as it is passed in Report Alert [PCD-04] so that the Alert Reporter could use this information to contact the recipient.</w:t>
      </w:r>
    </w:p>
    <w:p w14:paraId="369C8196" w14:textId="77777777" w:rsidR="0012698E" w:rsidRPr="00621E63" w:rsidRDefault="0012698E" w:rsidP="001422D4">
      <w:pPr>
        <w:pStyle w:val="HL7Field"/>
      </w:pPr>
      <w:r w:rsidRPr="00621E63">
        <w:t>PRT-16   Participation Device Identifier   (EI)   03476</w:t>
      </w:r>
    </w:p>
    <w:p w14:paraId="2D243993" w14:textId="77777777" w:rsidR="0012698E" w:rsidRPr="00621E63" w:rsidRDefault="0012698E" w:rsidP="001466DF">
      <w:pPr>
        <w:pStyle w:val="HL7FieldIndent2"/>
        <w:rPr>
          <w:noProof w:val="0"/>
        </w:rPr>
      </w:pPr>
      <w:r w:rsidRPr="00621E63">
        <w:rPr>
          <w:noProof w:val="0"/>
        </w:rPr>
        <w:t>Components:  &lt;Entity Identifier (ST)&gt; ^ &lt;Namespace ID (IS)&gt; ^ &lt;Universal ID (ST)&gt; ^ &lt;Universal ID Type (ID)&gt;</w:t>
      </w:r>
    </w:p>
    <w:p w14:paraId="61C18D53" w14:textId="77777777" w:rsidR="0012698E" w:rsidRPr="00621E63" w:rsidRDefault="0012698E" w:rsidP="001466DF">
      <w:pPr>
        <w:pStyle w:val="HL7FieldIndent2"/>
        <w:rPr>
          <w:noProof w:val="0"/>
        </w:rPr>
      </w:pPr>
      <w:r w:rsidRPr="00621E63">
        <w:rPr>
          <w:noProof w:val="0"/>
        </w:rPr>
        <w:t>Definition: Provides the U.S. FDA UDI device identifier (DI) element.</w:t>
      </w:r>
    </w:p>
    <w:p w14:paraId="59578995" w14:textId="77777777" w:rsidR="0012698E" w:rsidRPr="00621E63" w:rsidRDefault="0012698E" w:rsidP="001466DF">
      <w:pPr>
        <w:pStyle w:val="HL7FieldIndent2"/>
        <w:rPr>
          <w:noProof w:val="0"/>
        </w:rPr>
      </w:pPr>
      <w:r w:rsidRPr="00621E63">
        <w:rPr>
          <w:noProof w:val="0"/>
        </w:rPr>
        <w:t xml:space="preserve">This is the first component in the UDI and acts as the look up key for the Global Unique </w:t>
      </w:r>
      <w:r w:rsidR="00DF4204" w:rsidRPr="00621E63">
        <w:rPr>
          <w:noProof w:val="0"/>
        </w:rPr>
        <w:t>Device</w:t>
      </w:r>
      <w:r w:rsidRPr="00621E63">
        <w:rPr>
          <w:noProof w:val="0"/>
        </w:rPr>
        <w:t xml:space="preserve"> Identification Database (GUDID ), and may be used for retrieving additional attributes.</w:t>
      </w:r>
    </w:p>
    <w:p w14:paraId="0E461091" w14:textId="77777777" w:rsidR="0012698E" w:rsidRPr="00621E63" w:rsidRDefault="0012698E" w:rsidP="001466DF">
      <w:pPr>
        <w:pStyle w:val="HL7FieldIndent2"/>
        <w:rPr>
          <w:noProof w:val="0"/>
        </w:rPr>
      </w:pPr>
      <w:r w:rsidRPr="00621E63">
        <w:rPr>
          <w:noProof w:val="0"/>
        </w:rPr>
        <w:t>When exchanging Device Identifiers (DI) the root shall be the OID, or standards’ appropriate corollary to the OID, assigned to DI and the extension shall be the Human Readable Form of the content. For example, for DIs the root shall be:</w:t>
      </w:r>
    </w:p>
    <w:p w14:paraId="30F652AF" w14:textId="77777777" w:rsidR="0012698E" w:rsidRPr="00621E63" w:rsidRDefault="0012698E" w:rsidP="001466DF">
      <w:pPr>
        <w:pStyle w:val="HL7FieldIndent2"/>
        <w:rPr>
          <w:noProof w:val="0"/>
        </w:rPr>
      </w:pPr>
      <w:r w:rsidRPr="00621E63">
        <w:rPr>
          <w:noProof w:val="0"/>
        </w:rPr>
        <w:tab/>
        <w:t xml:space="preserve">GS1 DIs: </w:t>
      </w:r>
      <w:r w:rsidRPr="00621E63">
        <w:rPr>
          <w:noProof w:val="0"/>
        </w:rPr>
        <w:tab/>
        <w:t>2.51.1.1</w:t>
      </w:r>
    </w:p>
    <w:p w14:paraId="74CECC67" w14:textId="77777777" w:rsidR="0012698E" w:rsidRPr="00621E63" w:rsidRDefault="0012698E" w:rsidP="001466DF">
      <w:pPr>
        <w:pStyle w:val="HL7FieldIndent2"/>
        <w:rPr>
          <w:noProof w:val="0"/>
        </w:rPr>
      </w:pPr>
      <w:r w:rsidRPr="00621E63">
        <w:rPr>
          <w:noProof w:val="0"/>
        </w:rPr>
        <w:tab/>
        <w:t>HIBCC DIs:</w:t>
      </w:r>
      <w:r w:rsidRPr="00621E63">
        <w:rPr>
          <w:noProof w:val="0"/>
        </w:rPr>
        <w:tab/>
        <w:t>1.0.15961.10.816</w:t>
      </w:r>
    </w:p>
    <w:p w14:paraId="3C847A8A" w14:textId="77777777" w:rsidR="0012698E" w:rsidRPr="00621E63" w:rsidRDefault="0012698E" w:rsidP="001466DF">
      <w:pPr>
        <w:pStyle w:val="HL7FieldIndent2"/>
        <w:rPr>
          <w:noProof w:val="0"/>
        </w:rPr>
      </w:pPr>
      <w:r w:rsidRPr="00621E63">
        <w:rPr>
          <w:noProof w:val="0"/>
        </w:rPr>
        <w:t>ICCBBA DIs:</w:t>
      </w:r>
      <w:r w:rsidRPr="00621E63">
        <w:rPr>
          <w:noProof w:val="0"/>
        </w:rPr>
        <w:tab/>
        <w:t>2.16.840.1.113883.6.18.1.17 for Blood containers and 2.16.840.1.113883.6.18.1.34 otherwise.</w:t>
      </w:r>
    </w:p>
    <w:p w14:paraId="415DC1FF" w14:textId="77777777" w:rsidR="0012698E" w:rsidRPr="00621E63" w:rsidRDefault="0012698E" w:rsidP="001466DF">
      <w:pPr>
        <w:pStyle w:val="HL7FieldIndent2"/>
        <w:rPr>
          <w:noProof w:val="0"/>
        </w:rPr>
      </w:pPr>
      <w:r w:rsidRPr="00621E63">
        <w:rPr>
          <w:noProof w:val="0"/>
        </w:rPr>
        <w:t>Example:</w:t>
      </w:r>
      <w:r w:rsidRPr="00621E63">
        <w:rPr>
          <w:noProof w:val="0"/>
        </w:rPr>
        <w:tab/>
        <w:t>|00643169001763^^2.51.1.1^ISO|</w:t>
      </w:r>
    </w:p>
    <w:p w14:paraId="44E82083" w14:textId="77777777" w:rsidR="0012698E" w:rsidRPr="00621E63" w:rsidRDefault="0012698E" w:rsidP="001466DF">
      <w:pPr>
        <w:pStyle w:val="HL7FieldIndent2"/>
        <w:rPr>
          <w:noProof w:val="0"/>
        </w:rPr>
      </w:pPr>
      <w:r w:rsidRPr="00621E63">
        <w:rPr>
          <w:noProof w:val="0"/>
        </w:rPr>
        <w:t>7.1.1.2</w:t>
      </w:r>
      <w:r w:rsidRPr="00621E63">
        <w:rPr>
          <w:noProof w:val="0"/>
        </w:rPr>
        <w:tab/>
        <w:t>PRT-17   Participation Device Manufacture Date   (DTM)   03477</w:t>
      </w:r>
    </w:p>
    <w:p w14:paraId="1834295E" w14:textId="77777777" w:rsidR="0012698E" w:rsidRPr="00621E63" w:rsidRDefault="0012698E" w:rsidP="001466DF">
      <w:pPr>
        <w:pStyle w:val="HL7FieldIndent2"/>
        <w:rPr>
          <w:noProof w:val="0"/>
        </w:rPr>
      </w:pPr>
      <w:r w:rsidRPr="00621E63">
        <w:rPr>
          <w:noProof w:val="0"/>
        </w:rPr>
        <w:t>Definition: Date and time w</w:t>
      </w:r>
      <w:r w:rsidR="00DF4204" w:rsidRPr="00621E63">
        <w:rPr>
          <w:noProof w:val="0"/>
        </w:rPr>
        <w:t>hen the device was manufacture</w:t>
      </w:r>
      <w:r w:rsidRPr="00621E63">
        <w:rPr>
          <w:noProof w:val="0"/>
        </w:rPr>
        <w:t>d.</w:t>
      </w:r>
    </w:p>
    <w:p w14:paraId="2423C495" w14:textId="77777777" w:rsidR="0012698E" w:rsidRPr="00621E63" w:rsidRDefault="0012698E" w:rsidP="001466DF">
      <w:pPr>
        <w:pStyle w:val="HL7FieldIndent2"/>
        <w:rPr>
          <w:noProof w:val="0"/>
        </w:rPr>
      </w:pPr>
      <w:r w:rsidRPr="00621E63">
        <w:rPr>
          <w:noProof w:val="0"/>
        </w:rPr>
        <w:t>Note:  The user system may need to convert the date and optional hour from the UDI Human Readable Form to a timestamp style data type, augmenting the date as required to provide for a complete date and optionally the hour</w:t>
      </w:r>
      <w:r w:rsidR="002E782A" w:rsidRPr="00621E63">
        <w:rPr>
          <w:noProof w:val="0"/>
        </w:rPr>
        <w:t xml:space="preserve">. </w:t>
      </w:r>
    </w:p>
    <w:p w14:paraId="0B393BE8" w14:textId="77777777" w:rsidR="0012698E" w:rsidRPr="00621E63" w:rsidRDefault="0012698E" w:rsidP="001466DF">
      <w:pPr>
        <w:pStyle w:val="HL7FieldIndent2"/>
        <w:rPr>
          <w:noProof w:val="0"/>
        </w:rPr>
      </w:pPr>
      <w:r w:rsidRPr="00621E63">
        <w:rPr>
          <w:noProof w:val="0"/>
        </w:rPr>
        <w:t>Example:</w:t>
      </w:r>
      <w:r w:rsidRPr="00621E63">
        <w:rPr>
          <w:noProof w:val="0"/>
        </w:rPr>
        <w:tab/>
        <w:t>|20140401|</w:t>
      </w:r>
    </w:p>
    <w:p w14:paraId="2DBBFA77" w14:textId="77777777" w:rsidR="0012698E" w:rsidRPr="00621E63" w:rsidRDefault="0012698E" w:rsidP="00D93F40">
      <w:pPr>
        <w:pStyle w:val="HL7Field"/>
        <w:pPrChange w:id="2457" w:author="Mary Jungers" w:date="2019-11-14T18:56:00Z">
          <w:pPr>
            <w:pStyle w:val="HL7Field"/>
            <w:keepNext w:val="0"/>
          </w:pPr>
        </w:pPrChange>
      </w:pPr>
      <w:r w:rsidRPr="00621E63">
        <w:lastRenderedPageBreak/>
        <w:t>PRT-18   Participation Device Expiry Date   (DTM)   03478</w:t>
      </w:r>
    </w:p>
    <w:p w14:paraId="1F847023" w14:textId="77777777" w:rsidR="0012698E" w:rsidRPr="00621E63" w:rsidRDefault="0012698E" w:rsidP="001466DF">
      <w:pPr>
        <w:pStyle w:val="HL7FieldIndent2"/>
        <w:rPr>
          <w:noProof w:val="0"/>
        </w:rPr>
      </w:pPr>
      <w:r w:rsidRPr="00621E63">
        <w:rPr>
          <w:noProof w:val="0"/>
        </w:rPr>
        <w:t>Definition: Date and time when the device is no longer approved for use. Not generally applicable in IHE PCD transactions.</w:t>
      </w:r>
    </w:p>
    <w:p w14:paraId="36CEBE70" w14:textId="77777777" w:rsidR="0012698E" w:rsidRPr="00621E63" w:rsidRDefault="0012698E" w:rsidP="001466DF">
      <w:pPr>
        <w:pStyle w:val="HL7FieldIndent2"/>
        <w:rPr>
          <w:noProof w:val="0"/>
        </w:rPr>
      </w:pPr>
      <w:r w:rsidRPr="00621E63">
        <w:rPr>
          <w:noProof w:val="0"/>
        </w:rPr>
        <w:t>Note:  The user system may need to convert the date and optional hour from the UDI Human Readable Form to a timestamp style data type, augmenting the date as required to provide for a complete date and optionally the hour</w:t>
      </w:r>
      <w:r w:rsidR="002E782A" w:rsidRPr="00621E63">
        <w:rPr>
          <w:noProof w:val="0"/>
        </w:rPr>
        <w:t xml:space="preserve">. </w:t>
      </w:r>
    </w:p>
    <w:p w14:paraId="346CB2B8" w14:textId="77777777" w:rsidR="0012698E" w:rsidRPr="00621E63" w:rsidRDefault="0012698E" w:rsidP="001466DF">
      <w:pPr>
        <w:pStyle w:val="HL7FieldIndent2"/>
        <w:rPr>
          <w:noProof w:val="0"/>
        </w:rPr>
      </w:pPr>
      <w:r w:rsidRPr="00621E63">
        <w:rPr>
          <w:noProof w:val="0"/>
        </w:rPr>
        <w:t>Example:</w:t>
      </w:r>
      <w:r w:rsidRPr="00621E63">
        <w:rPr>
          <w:noProof w:val="0"/>
        </w:rPr>
        <w:tab/>
        <w:t>|20160712|</w:t>
      </w:r>
    </w:p>
    <w:p w14:paraId="49110320" w14:textId="77777777" w:rsidR="0012698E" w:rsidRPr="00621E63" w:rsidRDefault="0012698E" w:rsidP="001422D4">
      <w:pPr>
        <w:pStyle w:val="HL7Field"/>
      </w:pPr>
      <w:r w:rsidRPr="00621E63">
        <w:t>PRT-19   Participation Device Lot Number   (ST)   03479</w:t>
      </w:r>
    </w:p>
    <w:p w14:paraId="2CB1CB00" w14:textId="77777777" w:rsidR="0012698E" w:rsidRPr="00621E63" w:rsidRDefault="0012698E" w:rsidP="001466DF">
      <w:pPr>
        <w:pStyle w:val="HL7FieldIndent2"/>
        <w:rPr>
          <w:noProof w:val="0"/>
        </w:rPr>
      </w:pPr>
      <w:r w:rsidRPr="00621E63">
        <w:rPr>
          <w:noProof w:val="0"/>
        </w:rPr>
        <w:t>Definition: Alphanumeric string that identifies the device’s production lot number.</w:t>
      </w:r>
    </w:p>
    <w:p w14:paraId="3BC599D0" w14:textId="77777777" w:rsidR="0012698E" w:rsidRPr="00621E63" w:rsidRDefault="0012698E" w:rsidP="001466DF">
      <w:pPr>
        <w:pStyle w:val="HL7FieldIndent2"/>
        <w:rPr>
          <w:noProof w:val="0"/>
        </w:rPr>
      </w:pPr>
      <w:r w:rsidRPr="00621E63">
        <w:rPr>
          <w:noProof w:val="0"/>
        </w:rPr>
        <w:tab/>
        <w:t>Example:</w:t>
      </w:r>
      <w:r w:rsidRPr="00621E63">
        <w:rPr>
          <w:noProof w:val="0"/>
        </w:rPr>
        <w:tab/>
        <w:t>|123ABC|</w:t>
      </w:r>
    </w:p>
    <w:p w14:paraId="26AAA019" w14:textId="77777777" w:rsidR="0012698E" w:rsidRPr="00621E63" w:rsidRDefault="0012698E" w:rsidP="001422D4">
      <w:pPr>
        <w:pStyle w:val="HL7Field"/>
      </w:pPr>
      <w:r w:rsidRPr="00621E63">
        <w:t>PRT-20   Participation Device Serial Number   (ST)   03480</w:t>
      </w:r>
    </w:p>
    <w:p w14:paraId="7ACCA942" w14:textId="77777777" w:rsidR="0012698E" w:rsidRPr="00621E63" w:rsidRDefault="0012698E" w:rsidP="001466DF">
      <w:pPr>
        <w:pStyle w:val="HL7FieldIndent2"/>
        <w:rPr>
          <w:noProof w:val="0"/>
        </w:rPr>
      </w:pPr>
      <w:r w:rsidRPr="00621E63">
        <w:rPr>
          <w:noProof w:val="0"/>
        </w:rPr>
        <w:t>Definition: Manufacturer’s serial number for this device.</w:t>
      </w:r>
    </w:p>
    <w:p w14:paraId="18864270" w14:textId="77777777" w:rsidR="0012698E" w:rsidRPr="00621E63" w:rsidRDefault="0012698E" w:rsidP="001466DF">
      <w:pPr>
        <w:pStyle w:val="HL7FieldIndent2"/>
        <w:rPr>
          <w:noProof w:val="0"/>
        </w:rPr>
      </w:pPr>
      <w:r w:rsidRPr="00621E63">
        <w:rPr>
          <w:noProof w:val="0"/>
        </w:rPr>
        <w:t>CAUTION:  See the related privacy considerations discussion in PRT.10</w:t>
      </w:r>
      <w:r w:rsidR="002E782A" w:rsidRPr="00621E63">
        <w:rPr>
          <w:noProof w:val="0"/>
        </w:rPr>
        <w:t xml:space="preserve">. </w:t>
      </w:r>
    </w:p>
    <w:p w14:paraId="71AF8718" w14:textId="77777777" w:rsidR="0012698E" w:rsidRPr="00621E63" w:rsidRDefault="0012698E" w:rsidP="001466DF">
      <w:pPr>
        <w:pStyle w:val="HL7FieldIndent2"/>
        <w:rPr>
          <w:noProof w:val="0"/>
        </w:rPr>
      </w:pPr>
      <w:r w:rsidRPr="00621E63">
        <w:rPr>
          <w:noProof w:val="0"/>
        </w:rPr>
        <w:t>Example:</w:t>
      </w:r>
      <w:r w:rsidRPr="00621E63">
        <w:rPr>
          <w:noProof w:val="0"/>
        </w:rPr>
        <w:tab/>
        <w:t>|21A11F4855|</w:t>
      </w:r>
    </w:p>
    <w:p w14:paraId="75DE9DB3" w14:textId="0F121DBA" w:rsidR="00227594" w:rsidRPr="00621E63" w:rsidRDefault="00D53FC4" w:rsidP="00D53FC4">
      <w:pPr>
        <w:pStyle w:val="Heading3"/>
        <w:numPr>
          <w:ilvl w:val="0"/>
          <w:numId w:val="0"/>
        </w:numPr>
        <w:rPr>
          <w:noProof w:val="0"/>
        </w:rPr>
        <w:pPrChange w:id="2458" w:author="Mary Jungers" w:date="2019-11-13T19:06:00Z">
          <w:pPr>
            <w:pStyle w:val="AppendixHeading3"/>
          </w:pPr>
        </w:pPrChange>
      </w:pPr>
      <w:bookmarkStart w:id="2459" w:name="_Toc24650532"/>
      <w:ins w:id="2460" w:author="Mary Jungers" w:date="2019-11-13T19:06:00Z">
        <w:r w:rsidRPr="00621E63">
          <w:rPr>
            <w:noProof w:val="0"/>
          </w:rPr>
          <w:t xml:space="preserve">B.10.3 </w:t>
        </w:r>
      </w:ins>
      <w:r w:rsidR="00227594" w:rsidRPr="00621E63">
        <w:rPr>
          <w:noProof w:val="0"/>
        </w:rPr>
        <w:t xml:space="preserve">PRT Participation Information Segment in ACM Transactions </w:t>
      </w:r>
      <w:r w:rsidR="00647994" w:rsidRPr="00621E63">
        <w:rPr>
          <w:noProof w:val="0"/>
        </w:rPr>
        <w:t>[PCD-04]</w:t>
      </w:r>
      <w:r w:rsidR="00227594" w:rsidRPr="00621E63">
        <w:rPr>
          <w:noProof w:val="0"/>
        </w:rPr>
        <w:t xml:space="preserve"> and </w:t>
      </w:r>
      <w:r w:rsidR="00647994" w:rsidRPr="00621E63">
        <w:rPr>
          <w:noProof w:val="0"/>
        </w:rPr>
        <w:t>[PCD-05]</w:t>
      </w:r>
      <w:bookmarkEnd w:id="2459"/>
    </w:p>
    <w:p w14:paraId="7854D123" w14:textId="77777777" w:rsidR="00227594" w:rsidRPr="00621E63" w:rsidRDefault="00227594" w:rsidP="00227594">
      <w:pPr>
        <w:pStyle w:val="BodyText"/>
      </w:pPr>
      <w:r w:rsidRPr="00621E63">
        <w:t>A Report Alert [PCD-04] transaction can optionally contain multiple occurrences of the Participation Information (PRT) segment to indicate additional alert notification recipients in addition to any alert notification recipients identified internally by the Alert Manager (AM)</w:t>
      </w:r>
      <w:r w:rsidR="002E782A" w:rsidRPr="00621E63">
        <w:t xml:space="preserve">. </w:t>
      </w:r>
    </w:p>
    <w:p w14:paraId="68E82852" w14:textId="230EAE92" w:rsidR="00227594" w:rsidRPr="00621E63" w:rsidRDefault="00227594" w:rsidP="00227594">
      <w:pPr>
        <w:pStyle w:val="BodyText"/>
      </w:pPr>
      <w:r w:rsidRPr="00621E63">
        <w:t>A Report Alert Status [PCD-05] transaction can contain multiple occurrences of the Participation Information (PRT) segment to indicate the recipient person and/or endpoint communication device to which an alert was disseminated (successfully or unsuccessfully) and the endpoint communication device operator response</w:t>
      </w:r>
      <w:r w:rsidR="002E782A" w:rsidRPr="00621E63">
        <w:t xml:space="preserve">. </w:t>
      </w:r>
      <w:r w:rsidRPr="00621E63">
        <w:t xml:space="preserve">PRT segment optionality and repeat indications are specific to the </w:t>
      </w:r>
      <w:r w:rsidR="00647994" w:rsidRPr="00621E63">
        <w:t>PCD-04</w:t>
      </w:r>
      <w:r w:rsidRPr="00621E63">
        <w:t xml:space="preserve"> and </w:t>
      </w:r>
      <w:r w:rsidR="00647994" w:rsidRPr="00621E63">
        <w:t>PCD-05</w:t>
      </w:r>
      <w:r w:rsidRPr="00621E63">
        <w:t xml:space="preserve"> messages</w:t>
      </w:r>
      <w:r w:rsidR="002E782A" w:rsidRPr="00621E63">
        <w:t xml:space="preserve">. </w:t>
      </w:r>
      <w:r w:rsidRPr="00621E63">
        <w:t>There is one recipient person or device per PRT segment occurrence</w:t>
      </w:r>
      <w:r w:rsidR="002E782A" w:rsidRPr="00621E63">
        <w:t xml:space="preserve">. </w:t>
      </w:r>
      <w:r w:rsidRPr="00621E63">
        <w:t xml:space="preserve">The group of PRT segments optionally identifying the additional recipients is in the </w:t>
      </w:r>
      <w:r w:rsidR="00647994" w:rsidRPr="00621E63">
        <w:t>PCD-04</w:t>
      </w:r>
      <w:r w:rsidRPr="00621E63">
        <w:t xml:space="preserve"> or </w:t>
      </w:r>
      <w:r w:rsidR="00647994" w:rsidRPr="00621E63">
        <w:t>PCD-05</w:t>
      </w:r>
      <w:r w:rsidRPr="00621E63">
        <w:t xml:space="preserve"> message occur after the OBR segment identifying the alert or alert status and before any OBX observation segments associated with the alert in the case of the </w:t>
      </w:r>
      <w:r w:rsidR="00647994" w:rsidRPr="00621E63">
        <w:t>[PCD-04]</w:t>
      </w:r>
      <w:r w:rsidRPr="00621E63">
        <w:t xml:space="preserve"> transaction.</w:t>
      </w:r>
    </w:p>
    <w:p w14:paraId="2D5FAE54" w14:textId="5FFA59E9" w:rsidR="00227594" w:rsidRPr="00621E63" w:rsidRDefault="00227594" w:rsidP="00227594">
      <w:pPr>
        <w:pStyle w:val="BodyText"/>
      </w:pPr>
      <w:r w:rsidRPr="00621E63">
        <w:t>The content of a PRT segment shall resolve to an unambiguous single recipient, be it an identified person in PRT-5 or a communication endpoint device destination identified by its telecommunication address in PRT-15</w:t>
      </w:r>
      <w:r w:rsidR="002E782A" w:rsidRPr="00621E63">
        <w:t xml:space="preserve">. </w:t>
      </w:r>
      <w:r w:rsidRPr="00621E63">
        <w:t xml:space="preserve">In the case of </w:t>
      </w:r>
      <w:r w:rsidR="00647994" w:rsidRPr="00621E63">
        <w:t>[PCD-04]</w:t>
      </w:r>
      <w:r w:rsidRPr="00621E63">
        <w:t xml:space="preserve"> if both PRT-5 and PRT-15 are populated the </w:t>
      </w:r>
      <w:r w:rsidR="009E2B46" w:rsidRPr="00621E63">
        <w:t>Alert Manager</w:t>
      </w:r>
      <w:r w:rsidRPr="00621E63">
        <w:t xml:space="preserve"> may send the alert notification to additional endpoint communication devices associated with the person identified in PRT-5</w:t>
      </w:r>
      <w:r w:rsidR="002E782A" w:rsidRPr="00621E63">
        <w:t xml:space="preserve">. </w:t>
      </w:r>
      <w:r w:rsidRPr="00621E63">
        <w:t xml:space="preserve">In the case of </w:t>
      </w:r>
      <w:r w:rsidR="00647994" w:rsidRPr="00621E63">
        <w:t>[PCD-05]</w:t>
      </w:r>
      <w:r w:rsidRPr="00621E63">
        <w:t xml:space="preserve"> if both PRT-5 and PRT-15 are populated the focus shall be on PRT-5 as the person to which the alert was addressed and the value in PRT-15 is additional information for retrospective analysis indicating the endpoint communication device on which they successfully or unsuccessfully received or responded to the alert notification</w:t>
      </w:r>
      <w:r w:rsidR="002E782A" w:rsidRPr="00621E63">
        <w:t xml:space="preserve">. </w:t>
      </w:r>
      <w:r w:rsidRPr="00621E63">
        <w:t xml:space="preserve">If the person received or responded to the alert on multiple endpoint communication devices that shall result in multiple </w:t>
      </w:r>
      <w:r w:rsidR="00647994" w:rsidRPr="00621E63">
        <w:t>PCD-05</w:t>
      </w:r>
      <w:r w:rsidRPr="00621E63">
        <w:t xml:space="preserve"> messages rather </w:t>
      </w:r>
      <w:r w:rsidRPr="00621E63">
        <w:lastRenderedPageBreak/>
        <w:t xml:space="preserve">than waiting to queue up multiple PRT segments into a single </w:t>
      </w:r>
      <w:r w:rsidR="00647994" w:rsidRPr="00621E63">
        <w:t>[PCD-05]</w:t>
      </w:r>
      <w:r w:rsidRPr="00621E63">
        <w:t xml:space="preserve"> transaction which might delay providing alert status back to the </w:t>
      </w:r>
      <w:r w:rsidR="009E2B46" w:rsidRPr="00621E63">
        <w:t>Alert Reporter</w:t>
      </w:r>
      <w:r w:rsidRPr="00621E63">
        <w:t>.</w:t>
      </w:r>
    </w:p>
    <w:p w14:paraId="4AAF8C81" w14:textId="77777777" w:rsidR="00227594" w:rsidRPr="00621E63" w:rsidRDefault="00227594" w:rsidP="00CF5627">
      <w:pPr>
        <w:pStyle w:val="HL7Field"/>
      </w:pPr>
      <w:r w:rsidRPr="00621E63">
        <w:t>PRT-2 Action Code (ID) 00816</w:t>
      </w:r>
    </w:p>
    <w:p w14:paraId="4BAE0F59" w14:textId="2A23ECB8" w:rsidR="00227594" w:rsidRPr="00621E63" w:rsidRDefault="00227594" w:rsidP="00227594">
      <w:pPr>
        <w:pStyle w:val="BodyText"/>
      </w:pPr>
      <w:r w:rsidRPr="00621E63">
        <w:t xml:space="preserve">For the </w:t>
      </w:r>
      <w:r w:rsidR="00647994" w:rsidRPr="00621E63">
        <w:t>PCD-04</w:t>
      </w:r>
      <w:r w:rsidRPr="00621E63">
        <w:t xml:space="preserve"> and </w:t>
      </w:r>
      <w:r w:rsidR="00647994" w:rsidRPr="00621E63">
        <w:t>PCD-05</w:t>
      </w:r>
      <w:r w:rsidRPr="00621E63">
        <w:t xml:space="preserve"> message this field shall contain the value AD indicating Add.</w:t>
      </w:r>
    </w:p>
    <w:p w14:paraId="6F8FA50B" w14:textId="77777777" w:rsidR="00227594" w:rsidRPr="00621E63" w:rsidRDefault="00227594" w:rsidP="00CF5627">
      <w:pPr>
        <w:pStyle w:val="HL7Field"/>
      </w:pPr>
      <w:r w:rsidRPr="00621E63">
        <w:t>PRT-3 Action Reason (CWE) 02380</w:t>
      </w:r>
    </w:p>
    <w:p w14:paraId="74BB7D6C" w14:textId="3F3D168D" w:rsidR="00227594" w:rsidRPr="00621E63" w:rsidRDefault="00227594" w:rsidP="00227594">
      <w:pPr>
        <w:pStyle w:val="BodyText"/>
      </w:pPr>
      <w:r w:rsidRPr="00621E63">
        <w:t xml:space="preserve">For the </w:t>
      </w:r>
      <w:r w:rsidR="00647994" w:rsidRPr="00621E63">
        <w:t>PCD-04</w:t>
      </w:r>
      <w:r w:rsidRPr="00621E63">
        <w:t xml:space="preserve"> message this field is optional.</w:t>
      </w:r>
    </w:p>
    <w:p w14:paraId="57C77DC3" w14:textId="77777777" w:rsidR="00227594" w:rsidRPr="00621E63" w:rsidRDefault="00227594" w:rsidP="00CF5627">
      <w:pPr>
        <w:pStyle w:val="HL7Field"/>
      </w:pPr>
      <w:r w:rsidRPr="00621E63">
        <w:t>PRT-4 Participation (CWE) 02381</w:t>
      </w:r>
    </w:p>
    <w:p w14:paraId="1B30807A" w14:textId="7840EDF2" w:rsidR="00227594" w:rsidRPr="00621E63" w:rsidRDefault="00227594" w:rsidP="00227594">
      <w:pPr>
        <w:pStyle w:val="BodyText"/>
      </w:pPr>
      <w:r w:rsidRPr="00621E63">
        <w:t xml:space="preserve">For </w:t>
      </w:r>
      <w:r w:rsidR="00647994" w:rsidRPr="00621E63">
        <w:t>[PCD-04]</w:t>
      </w:r>
      <w:r w:rsidRPr="00621E63">
        <w:t xml:space="preserve"> and </w:t>
      </w:r>
      <w:r w:rsidR="00647994" w:rsidRPr="00621E63">
        <w:t>[PCD-05]</w:t>
      </w:r>
      <w:r w:rsidRPr="00621E63">
        <w:t xml:space="preserve"> this field shall contain AR indicating Alert Recipient</w:t>
      </w:r>
      <w:r w:rsidR="002E782A" w:rsidRPr="00621E63">
        <w:t xml:space="preserve">. </w:t>
      </w:r>
      <w:r w:rsidRPr="00621E63">
        <w:t xml:space="preserve">This is an addition to </w:t>
      </w:r>
      <w:r w:rsidR="006D613E" w:rsidRPr="00621E63">
        <w:t>HL7</w:t>
      </w:r>
      <w:r w:rsidR="00995105" w:rsidRPr="00621E63">
        <w:t xml:space="preserve"> </w:t>
      </w:r>
      <w:r w:rsidRPr="00621E63">
        <w:t xml:space="preserve">v2.8 Table 0912 specifically for the </w:t>
      </w:r>
      <w:r w:rsidR="00647994" w:rsidRPr="00621E63">
        <w:t>PCD-04</w:t>
      </w:r>
      <w:r w:rsidRPr="00621E63">
        <w:t xml:space="preserve"> message such that PRT segment occurrences identifying alert recipients can be unambiguously identified for processing, independent of unrelated to alert processing PRT segments containing RCT (indicating Result Copies To).</w:t>
      </w:r>
    </w:p>
    <w:p w14:paraId="2EBD8B9B" w14:textId="77777777" w:rsidR="00227594" w:rsidRPr="00621E63" w:rsidRDefault="00227594" w:rsidP="00CF5627">
      <w:pPr>
        <w:pStyle w:val="HL7Field"/>
      </w:pPr>
      <w:r w:rsidRPr="00621E63">
        <w:t>PRT-5 Participation Person (XCN) 02382</w:t>
      </w:r>
    </w:p>
    <w:p w14:paraId="38A1977F" w14:textId="7821E3BB" w:rsidR="00227594" w:rsidRPr="00621E63" w:rsidRDefault="00227594" w:rsidP="00227594">
      <w:pPr>
        <w:pStyle w:val="BodyText"/>
      </w:pPr>
      <w:r w:rsidRPr="00621E63">
        <w:t>This is the identification of the person that is the recipient of the alert notification</w:t>
      </w:r>
      <w:r w:rsidR="002E782A" w:rsidRPr="00621E63">
        <w:t xml:space="preserve">. </w:t>
      </w:r>
      <w:r w:rsidRPr="00621E63">
        <w:t xml:space="preserve">If this field is populated it shall unambiguously resolve to one person. If this field is populated and PRT-15 is not populated it presumes the </w:t>
      </w:r>
      <w:r w:rsidR="009E2B46" w:rsidRPr="00621E63">
        <w:t>Alert Manager</w:t>
      </w:r>
      <w:r w:rsidR="00257A60" w:rsidRPr="00621E63">
        <w:t xml:space="preserve"> will</w:t>
      </w:r>
      <w:r w:rsidRPr="00621E63">
        <w:t xml:space="preserve"> (in the case of </w:t>
      </w:r>
      <w:r w:rsidR="00647994" w:rsidRPr="00621E63">
        <w:t>[PCD-04]</w:t>
      </w:r>
      <w:r w:rsidRPr="00621E63">
        <w:t xml:space="preserve">) or has (in the case of </w:t>
      </w:r>
      <w:r w:rsidR="00647994" w:rsidRPr="00621E63">
        <w:t>[PCD-05]</w:t>
      </w:r>
      <w:r w:rsidRPr="00621E63">
        <w:t>) internally resolved the person to one or more of their currently assigned endpoint communication devices.</w:t>
      </w:r>
    </w:p>
    <w:p w14:paraId="2A3DA2FA" w14:textId="77777777" w:rsidR="00227594" w:rsidRPr="00621E63" w:rsidRDefault="00227594" w:rsidP="00CF5627">
      <w:pPr>
        <w:pStyle w:val="HL7Field"/>
      </w:pPr>
      <w:r w:rsidRPr="00621E63">
        <w:t>PRT-11 Participation Begin Date/Time (DTM) 02387</w:t>
      </w:r>
    </w:p>
    <w:p w14:paraId="19A2215F" w14:textId="472A6BE7" w:rsidR="00227594" w:rsidRPr="00621E63" w:rsidRDefault="00227594" w:rsidP="00227594">
      <w:pPr>
        <w:pStyle w:val="BodyText"/>
      </w:pPr>
      <w:r w:rsidRPr="00621E63">
        <w:t xml:space="preserve">For the </w:t>
      </w:r>
      <w:r w:rsidR="00647994" w:rsidRPr="00621E63">
        <w:t>PCD-05</w:t>
      </w:r>
      <w:r w:rsidRPr="00621E63">
        <w:t xml:space="preserve"> message this field contains the timestamp of the message dissemination status or operator response.</w:t>
      </w:r>
    </w:p>
    <w:p w14:paraId="7BE6F719" w14:textId="77777777" w:rsidR="00227594" w:rsidRPr="00621E63" w:rsidRDefault="00227594" w:rsidP="00CF5627">
      <w:pPr>
        <w:pStyle w:val="HL7Field"/>
      </w:pPr>
      <w:r w:rsidRPr="00621E63">
        <w:t>PRT-15 Participation Telecommunication Address (XTN) 02391</w:t>
      </w:r>
    </w:p>
    <w:p w14:paraId="66A2861F" w14:textId="18B229F9" w:rsidR="00227594" w:rsidRPr="00621E63" w:rsidRDefault="00227594" w:rsidP="00227594">
      <w:pPr>
        <w:pStyle w:val="BodyText"/>
      </w:pPr>
      <w:r w:rsidRPr="00621E63">
        <w:t>This field optionally contains the telecommunication identification of the alert notification recipient’s telecommunication device (phone #, carrier and PIN, etc.)</w:t>
      </w:r>
      <w:r w:rsidR="002E782A" w:rsidRPr="00621E63">
        <w:t xml:space="preserve">. </w:t>
      </w:r>
      <w:r w:rsidRPr="00621E63">
        <w:t>If this field is populated it shall unambiguously resolve to one endpoint communication device</w:t>
      </w:r>
      <w:r w:rsidR="002E782A" w:rsidRPr="00621E63">
        <w:t xml:space="preserve">. </w:t>
      </w:r>
      <w:r w:rsidRPr="00621E63">
        <w:t>If this field is not populated then PRT-5 Participation Person shall be populated and it is presume</w:t>
      </w:r>
      <w:r w:rsidR="00A059D9" w:rsidRPr="00621E63">
        <w:t>d</w:t>
      </w:r>
      <w:r w:rsidRPr="00621E63">
        <w:t xml:space="preserve"> the </w:t>
      </w:r>
      <w:r w:rsidR="009E2B46" w:rsidRPr="00621E63">
        <w:t>Alert Manager</w:t>
      </w:r>
      <w:r w:rsidRPr="00621E63">
        <w:t xml:space="preserve"> will internally resolve the person to their currently assigned endpoint communication device or devices.</w:t>
      </w:r>
    </w:p>
    <w:p w14:paraId="04003FD6" w14:textId="77777777" w:rsidR="00227594" w:rsidRPr="00621E63" w:rsidRDefault="00227594" w:rsidP="00227594">
      <w:pPr>
        <w:pStyle w:val="BodyText"/>
      </w:pPr>
      <w:r w:rsidRPr="00621E63">
        <w:t>If the field value represents a telecommunications carrier identification and PIN reference the carrier identification string goes in the fourth component Communication Address and the PIN string goes in the seventh component Local Number</w:t>
      </w:r>
      <w:r w:rsidR="002E782A" w:rsidRPr="00621E63">
        <w:t xml:space="preserve">. </w:t>
      </w:r>
      <w:r w:rsidRPr="00621E63">
        <w:t xml:space="preserve">If the field value represents a telephony dial string it can either be split into its XTN data type components or it can be a dial string in the </w:t>
      </w:r>
      <w:r w:rsidR="00242B41" w:rsidRPr="00621E63">
        <w:t>twelfth</w:t>
      </w:r>
      <w:r w:rsidRPr="00621E63">
        <w:t xml:space="preserve"> component Unformatted Telephone number.</w:t>
      </w:r>
    </w:p>
    <w:p w14:paraId="189DAFCA" w14:textId="55A3C7E1" w:rsidR="00B11855" w:rsidRPr="00621E63" w:rsidRDefault="00227594" w:rsidP="00A92110">
      <w:pPr>
        <w:pStyle w:val="BodyText"/>
      </w:pPr>
      <w:r w:rsidRPr="00621E63">
        <w:t xml:space="preserve">In the case of an outsourced </w:t>
      </w:r>
      <w:r w:rsidR="00916BBE" w:rsidRPr="00621E63">
        <w:t>Alert Communicator</w:t>
      </w:r>
      <w:r w:rsidRPr="00621E63">
        <w:t xml:space="preserve"> as a notification service (answering machine service, help desk, etc.) the telecommunication carrier identification and PIN reference may not be known by the </w:t>
      </w:r>
      <w:r w:rsidR="009E2B46" w:rsidRPr="00621E63">
        <w:t>Alert Manager</w:t>
      </w:r>
      <w:r w:rsidRPr="00621E63">
        <w:t xml:space="preserve"> in which case this field might not be populated. </w:t>
      </w:r>
    </w:p>
    <w:p w14:paraId="746D90F3" w14:textId="77777777" w:rsidR="00B11855" w:rsidRPr="00621E63" w:rsidRDefault="00B11855" w:rsidP="00A92110">
      <w:pPr>
        <w:pStyle w:val="BodyText"/>
      </w:pPr>
    </w:p>
    <w:p w14:paraId="2A5EBFCD" w14:textId="2ACF7923" w:rsidR="00B11855" w:rsidRPr="00621E63" w:rsidRDefault="00D53FC4" w:rsidP="00D53FC4">
      <w:pPr>
        <w:pStyle w:val="Heading1"/>
        <w:numPr>
          <w:ilvl w:val="0"/>
          <w:numId w:val="0"/>
        </w:numPr>
        <w:rPr>
          <w:noProof w:val="0"/>
        </w:rPr>
        <w:pPrChange w:id="2461" w:author="Mary Jungers" w:date="2019-11-13T19:06:00Z">
          <w:pPr>
            <w:pStyle w:val="AppendixHeading1"/>
          </w:pPr>
        </w:pPrChange>
      </w:pPr>
      <w:bookmarkStart w:id="2462" w:name="_Toc401769871"/>
      <w:bookmarkStart w:id="2463" w:name="_Toc24650533"/>
      <w:ins w:id="2464" w:author="Mary Jungers" w:date="2019-11-13T19:06:00Z">
        <w:r w:rsidRPr="00621E63">
          <w:rPr>
            <w:noProof w:val="0"/>
          </w:rPr>
          <w:lastRenderedPageBreak/>
          <w:t>Appendix C</w:t>
        </w:r>
      </w:ins>
      <w:del w:id="2465" w:author="Mary Jungers" w:date="2019-11-13T19:06:00Z">
        <w:r w:rsidR="003D003E" w:rsidRPr="00621E63" w:rsidDel="00D53FC4">
          <w:rPr>
            <w:noProof w:val="0"/>
          </w:rPr>
          <w:delText>C</w:delText>
        </w:r>
      </w:del>
      <w:ins w:id="2466" w:author="Mary Jungers" w:date="2019-11-13T19:06:00Z">
        <w:r w:rsidRPr="00621E63">
          <w:rPr>
            <w:noProof w:val="0"/>
          </w:rPr>
          <w:t xml:space="preserve"> C</w:t>
        </w:r>
      </w:ins>
      <w:r w:rsidR="003D003E" w:rsidRPr="00621E63">
        <w:rPr>
          <w:noProof w:val="0"/>
        </w:rPr>
        <w:t>ommon Data Types</w:t>
      </w:r>
      <w:bookmarkEnd w:id="2462"/>
      <w:bookmarkEnd w:id="2463"/>
    </w:p>
    <w:p w14:paraId="0FF0E954" w14:textId="0737F05D" w:rsidR="00B11855" w:rsidRPr="00621E63" w:rsidRDefault="003D003E" w:rsidP="00AF7F19">
      <w:pPr>
        <w:pStyle w:val="BodyText"/>
      </w:pPr>
      <w:r w:rsidRPr="00621E63">
        <w:t xml:space="preserve">This section describes PCD constraints of commonly used </w:t>
      </w:r>
      <w:r w:rsidR="006D613E" w:rsidRPr="00621E63">
        <w:t>HL7</w:t>
      </w:r>
      <w:r w:rsidR="00995105" w:rsidRPr="00621E63">
        <w:t xml:space="preserve"> </w:t>
      </w:r>
      <w:r w:rsidRPr="00621E63">
        <w:t>data types.</w:t>
      </w:r>
    </w:p>
    <w:p w14:paraId="2833E46E" w14:textId="6D933436" w:rsidR="00B11855" w:rsidRPr="00621E63" w:rsidRDefault="006D613E" w:rsidP="00AF7F19">
      <w:pPr>
        <w:pStyle w:val="BodyText"/>
      </w:pPr>
      <w:r w:rsidRPr="00621E63">
        <w:t>HL7</w:t>
      </w:r>
      <w:r w:rsidR="00995105" w:rsidRPr="00621E63">
        <w:t xml:space="preserve"> </w:t>
      </w:r>
      <w:r w:rsidR="003D003E" w:rsidRPr="00621E63">
        <w:t xml:space="preserve">OBX-2 defines the Value Type that is used to express the value in OBX-5 based on </w:t>
      </w:r>
      <w:r w:rsidRPr="00621E63">
        <w:t>HL7</w:t>
      </w:r>
      <w:r w:rsidR="00995105" w:rsidRPr="00621E63">
        <w:t xml:space="preserve"> </w:t>
      </w:r>
      <w:r w:rsidR="003D003E" w:rsidRPr="00621E63">
        <w:t xml:space="preserve">Table 0125. </w:t>
      </w:r>
    </w:p>
    <w:p w14:paraId="69CF0A2E" w14:textId="6EBB0B16" w:rsidR="00B11855" w:rsidRPr="00621E63" w:rsidRDefault="003D003E" w:rsidP="00AF7F19">
      <w:pPr>
        <w:pStyle w:val="BodyText"/>
      </w:pPr>
      <w:r w:rsidRPr="00621E63">
        <w:t>The PCD T</w:t>
      </w:r>
      <w:ins w:id="2467" w:author="Mary Jungers" w:date="2019-11-13T19:35:00Z">
        <w:r w:rsidR="00D04981" w:rsidRPr="00621E63">
          <w:t>echnical Framework</w:t>
        </w:r>
      </w:ins>
      <w:del w:id="2468" w:author="Mary Jungers" w:date="2019-11-13T19:35:00Z">
        <w:r w:rsidRPr="00621E63" w:rsidDel="00D04981">
          <w:delText>F</w:delText>
        </w:r>
      </w:del>
      <w:r w:rsidRPr="00621E63">
        <w:t xml:space="preserve"> constrains the allowable value type to those shown in </w:t>
      </w:r>
      <w:r w:rsidR="00CA3A2C" w:rsidRPr="00621E63">
        <w:t>Table</w:t>
      </w:r>
      <w:r w:rsidRPr="00621E63">
        <w:t xml:space="preserve"> C-1.</w:t>
      </w:r>
    </w:p>
    <w:p w14:paraId="443929F9" w14:textId="4346E005" w:rsidR="00B11855" w:rsidRPr="00621E63" w:rsidRDefault="003D003E" w:rsidP="00CF5627">
      <w:pPr>
        <w:pStyle w:val="TableTitle"/>
      </w:pPr>
      <w:r w:rsidRPr="00621E63">
        <w:t xml:space="preserve">Table C-1: PCD Constrained </w:t>
      </w:r>
      <w:r w:rsidR="006D613E" w:rsidRPr="00621E63">
        <w:t>HL7</w:t>
      </w:r>
      <w:r w:rsidR="00995105" w:rsidRPr="00621E63">
        <w:t xml:space="preserve"> </w:t>
      </w:r>
      <w:r w:rsidRPr="00621E63">
        <w:t>Table 0125</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0"/>
        <w:gridCol w:w="3600"/>
        <w:gridCol w:w="2160"/>
      </w:tblGrid>
      <w:tr w:rsidR="009E3628" w:rsidRPr="00621E63" w14:paraId="0250EC17" w14:textId="77777777" w:rsidTr="00A92110">
        <w:trPr>
          <w:tblHeader/>
          <w:jc w:val="center"/>
        </w:trPr>
        <w:tc>
          <w:tcPr>
            <w:tcW w:w="1440" w:type="dxa"/>
            <w:shd w:val="clear" w:color="auto" w:fill="D9D9D9"/>
          </w:tcPr>
          <w:p w14:paraId="600BFF09" w14:textId="77777777" w:rsidR="009E3628" w:rsidRPr="00621E63" w:rsidRDefault="009E3628" w:rsidP="007B21C7">
            <w:pPr>
              <w:pStyle w:val="TableEntryHeader"/>
            </w:pPr>
            <w:r w:rsidRPr="00621E63">
              <w:t>Value</w:t>
            </w:r>
          </w:p>
        </w:tc>
        <w:tc>
          <w:tcPr>
            <w:tcW w:w="3600" w:type="dxa"/>
            <w:shd w:val="clear" w:color="auto" w:fill="D9D9D9"/>
          </w:tcPr>
          <w:p w14:paraId="4743E458" w14:textId="77777777" w:rsidR="009E3628" w:rsidRPr="00621E63" w:rsidRDefault="009E3628" w:rsidP="007B21C7">
            <w:pPr>
              <w:pStyle w:val="TableEntryHeader"/>
            </w:pPr>
            <w:r w:rsidRPr="00621E63">
              <w:t>Description</w:t>
            </w:r>
          </w:p>
        </w:tc>
        <w:tc>
          <w:tcPr>
            <w:tcW w:w="2160" w:type="dxa"/>
            <w:shd w:val="clear" w:color="auto" w:fill="D9D9D9"/>
          </w:tcPr>
          <w:p w14:paraId="129BE946" w14:textId="77777777" w:rsidR="009E3628" w:rsidRPr="00621E63" w:rsidRDefault="009E3628" w:rsidP="007B21C7">
            <w:pPr>
              <w:pStyle w:val="TableEntryHeader"/>
            </w:pPr>
            <w:r w:rsidRPr="00621E63">
              <w:t>Comment</w:t>
            </w:r>
          </w:p>
        </w:tc>
      </w:tr>
      <w:tr w:rsidR="009E3628" w:rsidRPr="00621E63" w14:paraId="28CEC6B3" w14:textId="77777777" w:rsidTr="007B21C7">
        <w:trPr>
          <w:jc w:val="center"/>
        </w:trPr>
        <w:tc>
          <w:tcPr>
            <w:tcW w:w="1440" w:type="dxa"/>
          </w:tcPr>
          <w:p w14:paraId="757DD0AB" w14:textId="77777777" w:rsidR="009E3628" w:rsidRPr="00621E63" w:rsidRDefault="009E3628" w:rsidP="007B21C7">
            <w:pPr>
              <w:pStyle w:val="TableEntry"/>
            </w:pPr>
            <w:r w:rsidRPr="00621E63">
              <w:t>CNE</w:t>
            </w:r>
          </w:p>
        </w:tc>
        <w:tc>
          <w:tcPr>
            <w:tcW w:w="3600" w:type="dxa"/>
          </w:tcPr>
          <w:p w14:paraId="76BB37AA" w14:textId="77777777" w:rsidR="009E3628" w:rsidRPr="00621E63" w:rsidRDefault="009E3628" w:rsidP="007B21C7">
            <w:pPr>
              <w:pStyle w:val="TableEntry"/>
            </w:pPr>
            <w:r w:rsidRPr="00621E63">
              <w:t>Coded with No Exceptions</w:t>
            </w:r>
          </w:p>
        </w:tc>
        <w:tc>
          <w:tcPr>
            <w:tcW w:w="2160" w:type="dxa"/>
          </w:tcPr>
          <w:p w14:paraId="07537C28" w14:textId="77777777" w:rsidR="009E3628" w:rsidRPr="00621E63" w:rsidRDefault="009E3628" w:rsidP="007B21C7">
            <w:pPr>
              <w:pStyle w:val="TableEntry"/>
            </w:pPr>
          </w:p>
        </w:tc>
      </w:tr>
      <w:tr w:rsidR="009E3628" w:rsidRPr="00621E63" w14:paraId="11B1D323" w14:textId="77777777" w:rsidTr="007B21C7">
        <w:trPr>
          <w:jc w:val="center"/>
        </w:trPr>
        <w:tc>
          <w:tcPr>
            <w:tcW w:w="1440" w:type="dxa"/>
          </w:tcPr>
          <w:p w14:paraId="1FA99566" w14:textId="77777777" w:rsidR="009E3628" w:rsidRPr="00621E63" w:rsidRDefault="009E3628" w:rsidP="007B21C7">
            <w:pPr>
              <w:pStyle w:val="TableEntry"/>
            </w:pPr>
            <w:r w:rsidRPr="00621E63">
              <w:t>CWE</w:t>
            </w:r>
          </w:p>
        </w:tc>
        <w:tc>
          <w:tcPr>
            <w:tcW w:w="3600" w:type="dxa"/>
          </w:tcPr>
          <w:p w14:paraId="47D531C3" w14:textId="77777777" w:rsidR="009E3628" w:rsidRPr="00621E63" w:rsidRDefault="009E3628" w:rsidP="007B21C7">
            <w:pPr>
              <w:pStyle w:val="TableEntry"/>
            </w:pPr>
            <w:r w:rsidRPr="00621E63">
              <w:t>Coded with Exceptions</w:t>
            </w:r>
          </w:p>
        </w:tc>
        <w:tc>
          <w:tcPr>
            <w:tcW w:w="2160" w:type="dxa"/>
          </w:tcPr>
          <w:p w14:paraId="58E2D929" w14:textId="77777777" w:rsidR="009E3628" w:rsidRPr="00621E63" w:rsidRDefault="009E3628" w:rsidP="007B21C7">
            <w:pPr>
              <w:pStyle w:val="TableEntry"/>
            </w:pPr>
          </w:p>
        </w:tc>
      </w:tr>
      <w:tr w:rsidR="009E3628" w:rsidRPr="00621E63" w14:paraId="5F2EF419" w14:textId="77777777" w:rsidTr="007B21C7">
        <w:trPr>
          <w:jc w:val="center"/>
        </w:trPr>
        <w:tc>
          <w:tcPr>
            <w:tcW w:w="1440" w:type="dxa"/>
          </w:tcPr>
          <w:p w14:paraId="6DFDA600" w14:textId="77777777" w:rsidR="009E3628" w:rsidRPr="00621E63" w:rsidRDefault="009E3628" w:rsidP="007B21C7">
            <w:pPr>
              <w:pStyle w:val="TableEntry"/>
            </w:pPr>
            <w:r w:rsidRPr="00621E63">
              <w:t>CF</w:t>
            </w:r>
          </w:p>
        </w:tc>
        <w:tc>
          <w:tcPr>
            <w:tcW w:w="3600" w:type="dxa"/>
          </w:tcPr>
          <w:p w14:paraId="36D6485C" w14:textId="77777777" w:rsidR="009E3628" w:rsidRPr="00621E63" w:rsidRDefault="009E3628" w:rsidP="007B21C7">
            <w:pPr>
              <w:pStyle w:val="TableEntry"/>
            </w:pPr>
            <w:r w:rsidRPr="00621E63">
              <w:t>Coded Element with Formatted Values</w:t>
            </w:r>
          </w:p>
        </w:tc>
        <w:tc>
          <w:tcPr>
            <w:tcW w:w="2160" w:type="dxa"/>
          </w:tcPr>
          <w:p w14:paraId="55A2BCB9" w14:textId="77777777" w:rsidR="009E3628" w:rsidRPr="00621E63" w:rsidRDefault="009E3628" w:rsidP="007B21C7">
            <w:pPr>
              <w:pStyle w:val="TableEntry"/>
            </w:pPr>
          </w:p>
        </w:tc>
      </w:tr>
      <w:tr w:rsidR="009E3628" w:rsidRPr="00621E63" w14:paraId="7F62A22E" w14:textId="77777777" w:rsidTr="007B21C7">
        <w:trPr>
          <w:jc w:val="center"/>
        </w:trPr>
        <w:tc>
          <w:tcPr>
            <w:tcW w:w="1440" w:type="dxa"/>
          </w:tcPr>
          <w:p w14:paraId="27575CB1" w14:textId="77777777" w:rsidR="009E3628" w:rsidRPr="00621E63" w:rsidRDefault="009E3628" w:rsidP="007B21C7">
            <w:pPr>
              <w:pStyle w:val="TableEntry"/>
            </w:pPr>
            <w:r w:rsidRPr="00621E63">
              <w:t>DR</w:t>
            </w:r>
          </w:p>
        </w:tc>
        <w:tc>
          <w:tcPr>
            <w:tcW w:w="3600" w:type="dxa"/>
          </w:tcPr>
          <w:p w14:paraId="5D8BC492" w14:textId="77777777" w:rsidR="009E3628" w:rsidRPr="00621E63" w:rsidRDefault="009E3628" w:rsidP="007B21C7">
            <w:pPr>
              <w:pStyle w:val="TableEntry"/>
            </w:pPr>
            <w:r w:rsidRPr="00621E63">
              <w:t>Date Range</w:t>
            </w:r>
          </w:p>
        </w:tc>
        <w:tc>
          <w:tcPr>
            <w:tcW w:w="2160" w:type="dxa"/>
          </w:tcPr>
          <w:p w14:paraId="5600FFD0" w14:textId="77777777" w:rsidR="009E3628" w:rsidRPr="00621E63" w:rsidRDefault="009E3628" w:rsidP="007B21C7">
            <w:pPr>
              <w:pStyle w:val="TableEntry"/>
            </w:pPr>
          </w:p>
        </w:tc>
      </w:tr>
      <w:tr w:rsidR="009E3628" w:rsidRPr="00621E63" w14:paraId="0221D20E" w14:textId="77777777" w:rsidTr="007B21C7">
        <w:trPr>
          <w:jc w:val="center"/>
        </w:trPr>
        <w:tc>
          <w:tcPr>
            <w:tcW w:w="1440" w:type="dxa"/>
          </w:tcPr>
          <w:p w14:paraId="05F4B3D4" w14:textId="77777777" w:rsidR="009E3628" w:rsidRPr="00621E63" w:rsidRDefault="009E3628" w:rsidP="007B21C7">
            <w:pPr>
              <w:pStyle w:val="TableEntry"/>
            </w:pPr>
            <w:r w:rsidRPr="00621E63">
              <w:t>DTM</w:t>
            </w:r>
          </w:p>
        </w:tc>
        <w:tc>
          <w:tcPr>
            <w:tcW w:w="3600" w:type="dxa"/>
          </w:tcPr>
          <w:p w14:paraId="17A37BE6" w14:textId="77777777" w:rsidR="009E3628" w:rsidRPr="00621E63" w:rsidRDefault="009E3628" w:rsidP="007B21C7">
            <w:pPr>
              <w:pStyle w:val="TableEntry"/>
            </w:pPr>
            <w:r w:rsidRPr="00621E63">
              <w:t>Date/Time</w:t>
            </w:r>
          </w:p>
        </w:tc>
        <w:tc>
          <w:tcPr>
            <w:tcW w:w="2160" w:type="dxa"/>
          </w:tcPr>
          <w:p w14:paraId="75D4DCA6" w14:textId="77777777" w:rsidR="009E3628" w:rsidRPr="00621E63" w:rsidRDefault="009E3628" w:rsidP="007B21C7">
            <w:pPr>
              <w:pStyle w:val="TableEntry"/>
            </w:pPr>
          </w:p>
        </w:tc>
      </w:tr>
      <w:tr w:rsidR="009E3628" w:rsidRPr="00621E63" w14:paraId="69B19CC9" w14:textId="77777777" w:rsidTr="007B21C7">
        <w:trPr>
          <w:jc w:val="center"/>
        </w:trPr>
        <w:tc>
          <w:tcPr>
            <w:tcW w:w="1440" w:type="dxa"/>
          </w:tcPr>
          <w:p w14:paraId="66841F67" w14:textId="77777777" w:rsidR="009E3628" w:rsidRPr="00621E63" w:rsidRDefault="009E3628" w:rsidP="007B21C7">
            <w:pPr>
              <w:pStyle w:val="TableEntry"/>
            </w:pPr>
            <w:r w:rsidRPr="00621E63">
              <w:t>ED</w:t>
            </w:r>
          </w:p>
        </w:tc>
        <w:tc>
          <w:tcPr>
            <w:tcW w:w="3600" w:type="dxa"/>
          </w:tcPr>
          <w:p w14:paraId="75B594B9" w14:textId="77777777" w:rsidR="009E3628" w:rsidRPr="00621E63" w:rsidRDefault="009E3628" w:rsidP="007B21C7">
            <w:pPr>
              <w:pStyle w:val="TableEntry"/>
            </w:pPr>
            <w:r w:rsidRPr="00621E63">
              <w:t>Encapsulated Data</w:t>
            </w:r>
          </w:p>
        </w:tc>
        <w:tc>
          <w:tcPr>
            <w:tcW w:w="2160" w:type="dxa"/>
          </w:tcPr>
          <w:p w14:paraId="52177A09" w14:textId="77777777" w:rsidR="009E3628" w:rsidRPr="00621E63" w:rsidRDefault="009E3628" w:rsidP="007B21C7">
            <w:pPr>
              <w:pStyle w:val="TableEntry"/>
            </w:pPr>
          </w:p>
        </w:tc>
      </w:tr>
      <w:tr w:rsidR="009E3628" w:rsidRPr="00621E63" w14:paraId="56DA1729" w14:textId="77777777" w:rsidTr="007B21C7">
        <w:trPr>
          <w:jc w:val="center"/>
        </w:trPr>
        <w:tc>
          <w:tcPr>
            <w:tcW w:w="1440" w:type="dxa"/>
          </w:tcPr>
          <w:p w14:paraId="5DD8ABFA" w14:textId="77777777" w:rsidR="009E3628" w:rsidRPr="00621E63" w:rsidRDefault="009E3628" w:rsidP="007B21C7">
            <w:pPr>
              <w:pStyle w:val="TableEntry"/>
            </w:pPr>
            <w:r w:rsidRPr="00621E63">
              <w:t>FT</w:t>
            </w:r>
          </w:p>
        </w:tc>
        <w:tc>
          <w:tcPr>
            <w:tcW w:w="3600" w:type="dxa"/>
          </w:tcPr>
          <w:p w14:paraId="5C4A714E" w14:textId="77777777" w:rsidR="009E3628" w:rsidRPr="00621E63" w:rsidRDefault="009E3628" w:rsidP="007B21C7">
            <w:pPr>
              <w:pStyle w:val="TableEntry"/>
            </w:pPr>
            <w:r w:rsidRPr="00621E63">
              <w:t>Formatted Text</w:t>
            </w:r>
          </w:p>
        </w:tc>
        <w:tc>
          <w:tcPr>
            <w:tcW w:w="2160" w:type="dxa"/>
          </w:tcPr>
          <w:p w14:paraId="2EE9B539" w14:textId="77777777" w:rsidR="009E3628" w:rsidRPr="00621E63" w:rsidRDefault="009E3628" w:rsidP="007B21C7">
            <w:pPr>
              <w:pStyle w:val="TableEntry"/>
            </w:pPr>
          </w:p>
        </w:tc>
      </w:tr>
      <w:tr w:rsidR="009E3628" w:rsidRPr="00621E63" w14:paraId="6C66C325" w14:textId="77777777" w:rsidTr="007B21C7">
        <w:trPr>
          <w:jc w:val="center"/>
        </w:trPr>
        <w:tc>
          <w:tcPr>
            <w:tcW w:w="1440" w:type="dxa"/>
          </w:tcPr>
          <w:p w14:paraId="07B7565E" w14:textId="77777777" w:rsidR="009E3628" w:rsidRPr="00621E63" w:rsidRDefault="009E3628" w:rsidP="007B21C7">
            <w:pPr>
              <w:pStyle w:val="TableEntry"/>
            </w:pPr>
            <w:r w:rsidRPr="00621E63">
              <w:t>NA</w:t>
            </w:r>
          </w:p>
        </w:tc>
        <w:tc>
          <w:tcPr>
            <w:tcW w:w="3600" w:type="dxa"/>
          </w:tcPr>
          <w:p w14:paraId="1F78F8CA" w14:textId="77777777" w:rsidR="009E3628" w:rsidRPr="00621E63" w:rsidRDefault="009E3628" w:rsidP="007B21C7">
            <w:pPr>
              <w:pStyle w:val="TableEntry"/>
            </w:pPr>
            <w:r w:rsidRPr="00621E63">
              <w:t>Numeric Array</w:t>
            </w:r>
          </w:p>
        </w:tc>
        <w:tc>
          <w:tcPr>
            <w:tcW w:w="2160" w:type="dxa"/>
          </w:tcPr>
          <w:p w14:paraId="7EED3066" w14:textId="77777777" w:rsidR="009E3628" w:rsidRPr="00621E63" w:rsidRDefault="009E3628" w:rsidP="007B21C7">
            <w:pPr>
              <w:pStyle w:val="TableEntry"/>
            </w:pPr>
          </w:p>
        </w:tc>
      </w:tr>
      <w:tr w:rsidR="009E3628" w:rsidRPr="00621E63" w14:paraId="4A7CE262" w14:textId="77777777" w:rsidTr="007B21C7">
        <w:trPr>
          <w:jc w:val="center"/>
        </w:trPr>
        <w:tc>
          <w:tcPr>
            <w:tcW w:w="1440" w:type="dxa"/>
          </w:tcPr>
          <w:p w14:paraId="3D5959A7" w14:textId="77777777" w:rsidR="009E3628" w:rsidRPr="00621E63" w:rsidRDefault="009E3628" w:rsidP="007B21C7">
            <w:pPr>
              <w:pStyle w:val="TableEntry"/>
            </w:pPr>
            <w:r w:rsidRPr="00621E63">
              <w:t>NM</w:t>
            </w:r>
          </w:p>
        </w:tc>
        <w:tc>
          <w:tcPr>
            <w:tcW w:w="3600" w:type="dxa"/>
          </w:tcPr>
          <w:p w14:paraId="27D13536" w14:textId="77777777" w:rsidR="009E3628" w:rsidRPr="00621E63" w:rsidRDefault="009E3628" w:rsidP="007B21C7">
            <w:pPr>
              <w:pStyle w:val="TableEntry"/>
            </w:pPr>
            <w:r w:rsidRPr="00621E63">
              <w:t>Numeric</w:t>
            </w:r>
          </w:p>
        </w:tc>
        <w:tc>
          <w:tcPr>
            <w:tcW w:w="2160" w:type="dxa"/>
          </w:tcPr>
          <w:p w14:paraId="1FF30E6B" w14:textId="77777777" w:rsidR="009E3628" w:rsidRPr="00621E63" w:rsidRDefault="009E3628" w:rsidP="007B21C7">
            <w:pPr>
              <w:pStyle w:val="TableEntry"/>
            </w:pPr>
          </w:p>
        </w:tc>
      </w:tr>
      <w:tr w:rsidR="009E3628" w:rsidRPr="00621E63" w14:paraId="02F1E154" w14:textId="77777777" w:rsidTr="007B21C7">
        <w:trPr>
          <w:jc w:val="center"/>
        </w:trPr>
        <w:tc>
          <w:tcPr>
            <w:tcW w:w="1440" w:type="dxa"/>
          </w:tcPr>
          <w:p w14:paraId="34059654" w14:textId="77777777" w:rsidR="009E3628" w:rsidRPr="00621E63" w:rsidRDefault="009E3628" w:rsidP="007B21C7">
            <w:pPr>
              <w:pStyle w:val="TableEntry"/>
            </w:pPr>
            <w:r w:rsidRPr="00621E63">
              <w:t>PN</w:t>
            </w:r>
          </w:p>
        </w:tc>
        <w:tc>
          <w:tcPr>
            <w:tcW w:w="3600" w:type="dxa"/>
          </w:tcPr>
          <w:p w14:paraId="5564EE5B" w14:textId="77777777" w:rsidR="009E3628" w:rsidRPr="00621E63" w:rsidRDefault="009E3628" w:rsidP="007B21C7">
            <w:pPr>
              <w:pStyle w:val="TableEntry"/>
            </w:pPr>
            <w:r w:rsidRPr="00621E63">
              <w:t>Person Name</w:t>
            </w:r>
          </w:p>
        </w:tc>
        <w:tc>
          <w:tcPr>
            <w:tcW w:w="2160" w:type="dxa"/>
          </w:tcPr>
          <w:p w14:paraId="1C18EABC" w14:textId="77777777" w:rsidR="009E3628" w:rsidRPr="00621E63" w:rsidRDefault="009E3628" w:rsidP="007B21C7">
            <w:pPr>
              <w:pStyle w:val="TableEntry"/>
            </w:pPr>
          </w:p>
        </w:tc>
      </w:tr>
      <w:tr w:rsidR="009E3628" w:rsidRPr="00621E63" w14:paraId="6111B781" w14:textId="77777777" w:rsidTr="007B21C7">
        <w:trPr>
          <w:jc w:val="center"/>
        </w:trPr>
        <w:tc>
          <w:tcPr>
            <w:tcW w:w="1440" w:type="dxa"/>
          </w:tcPr>
          <w:p w14:paraId="145DFB61" w14:textId="77777777" w:rsidR="009E3628" w:rsidRPr="00621E63" w:rsidRDefault="009E3628" w:rsidP="007B21C7">
            <w:pPr>
              <w:pStyle w:val="TableEntry"/>
            </w:pPr>
            <w:r w:rsidRPr="00621E63">
              <w:t>SN</w:t>
            </w:r>
          </w:p>
        </w:tc>
        <w:tc>
          <w:tcPr>
            <w:tcW w:w="3600" w:type="dxa"/>
          </w:tcPr>
          <w:p w14:paraId="748183FE" w14:textId="77777777" w:rsidR="009E3628" w:rsidRPr="00621E63" w:rsidRDefault="009E3628" w:rsidP="007B21C7">
            <w:pPr>
              <w:pStyle w:val="TableEntry"/>
            </w:pPr>
            <w:r w:rsidRPr="00621E63">
              <w:t>Structured Numeric</w:t>
            </w:r>
          </w:p>
        </w:tc>
        <w:tc>
          <w:tcPr>
            <w:tcW w:w="2160" w:type="dxa"/>
          </w:tcPr>
          <w:p w14:paraId="27B18A41" w14:textId="77777777" w:rsidR="009E3628" w:rsidRPr="00621E63" w:rsidRDefault="009E3628" w:rsidP="007B21C7">
            <w:pPr>
              <w:pStyle w:val="TableEntry"/>
            </w:pPr>
          </w:p>
        </w:tc>
      </w:tr>
      <w:tr w:rsidR="009E3628" w:rsidRPr="00621E63" w14:paraId="1D9762AE" w14:textId="77777777" w:rsidTr="007B21C7">
        <w:trPr>
          <w:jc w:val="center"/>
        </w:trPr>
        <w:tc>
          <w:tcPr>
            <w:tcW w:w="1440" w:type="dxa"/>
          </w:tcPr>
          <w:p w14:paraId="7FB9AC2C" w14:textId="77777777" w:rsidR="009E3628" w:rsidRPr="00621E63" w:rsidRDefault="009E3628" w:rsidP="007B21C7">
            <w:pPr>
              <w:pStyle w:val="TableEntry"/>
            </w:pPr>
            <w:r w:rsidRPr="00621E63">
              <w:t>ST</w:t>
            </w:r>
          </w:p>
        </w:tc>
        <w:tc>
          <w:tcPr>
            <w:tcW w:w="3600" w:type="dxa"/>
          </w:tcPr>
          <w:p w14:paraId="110F0BCC" w14:textId="77777777" w:rsidR="009E3628" w:rsidRPr="00621E63" w:rsidRDefault="009E3628" w:rsidP="007B21C7">
            <w:pPr>
              <w:pStyle w:val="TableEntry"/>
            </w:pPr>
            <w:r w:rsidRPr="00621E63">
              <w:t>String Data</w:t>
            </w:r>
          </w:p>
        </w:tc>
        <w:tc>
          <w:tcPr>
            <w:tcW w:w="2160" w:type="dxa"/>
          </w:tcPr>
          <w:p w14:paraId="094455AC" w14:textId="77777777" w:rsidR="009E3628" w:rsidRPr="00621E63" w:rsidRDefault="009E3628" w:rsidP="007B21C7">
            <w:pPr>
              <w:pStyle w:val="TableEntry"/>
            </w:pPr>
          </w:p>
        </w:tc>
      </w:tr>
      <w:tr w:rsidR="009E3628" w:rsidRPr="00621E63" w14:paraId="42F5328A" w14:textId="77777777" w:rsidTr="007B21C7">
        <w:trPr>
          <w:jc w:val="center"/>
        </w:trPr>
        <w:tc>
          <w:tcPr>
            <w:tcW w:w="1440" w:type="dxa"/>
          </w:tcPr>
          <w:p w14:paraId="53B173B8" w14:textId="77777777" w:rsidR="009E3628" w:rsidRPr="00621E63" w:rsidRDefault="009E3628" w:rsidP="007B21C7">
            <w:pPr>
              <w:pStyle w:val="TableEntry"/>
            </w:pPr>
            <w:r w:rsidRPr="00621E63">
              <w:t>TM</w:t>
            </w:r>
          </w:p>
        </w:tc>
        <w:tc>
          <w:tcPr>
            <w:tcW w:w="3600" w:type="dxa"/>
          </w:tcPr>
          <w:p w14:paraId="59B130C2" w14:textId="77777777" w:rsidR="009E3628" w:rsidRPr="00621E63" w:rsidRDefault="009E3628" w:rsidP="007B21C7">
            <w:pPr>
              <w:pStyle w:val="TableEntry"/>
            </w:pPr>
            <w:r w:rsidRPr="00621E63">
              <w:t>Time</w:t>
            </w:r>
          </w:p>
        </w:tc>
        <w:tc>
          <w:tcPr>
            <w:tcW w:w="2160" w:type="dxa"/>
          </w:tcPr>
          <w:p w14:paraId="7DA87749" w14:textId="77777777" w:rsidR="009E3628" w:rsidRPr="00621E63" w:rsidRDefault="009E3628" w:rsidP="007B21C7">
            <w:pPr>
              <w:pStyle w:val="TableEntry"/>
            </w:pPr>
          </w:p>
        </w:tc>
      </w:tr>
      <w:tr w:rsidR="009E3628" w:rsidRPr="00621E63" w14:paraId="7C799EB7" w14:textId="77777777" w:rsidTr="007B21C7">
        <w:trPr>
          <w:jc w:val="center"/>
        </w:trPr>
        <w:tc>
          <w:tcPr>
            <w:tcW w:w="1440" w:type="dxa"/>
          </w:tcPr>
          <w:p w14:paraId="53A0BE42" w14:textId="77777777" w:rsidR="009E3628" w:rsidRPr="00621E63" w:rsidRDefault="009E3628" w:rsidP="007B21C7">
            <w:pPr>
              <w:pStyle w:val="TableEntry"/>
            </w:pPr>
            <w:r w:rsidRPr="00621E63">
              <w:t>XCN</w:t>
            </w:r>
          </w:p>
        </w:tc>
        <w:tc>
          <w:tcPr>
            <w:tcW w:w="3600" w:type="dxa"/>
          </w:tcPr>
          <w:p w14:paraId="58AFD9EB" w14:textId="77777777" w:rsidR="009E3628" w:rsidRPr="00621E63" w:rsidRDefault="009E3628" w:rsidP="007B21C7">
            <w:pPr>
              <w:pStyle w:val="TableEntry"/>
            </w:pPr>
            <w:r w:rsidRPr="00621E63">
              <w:t>Extended Composite Name and Number for Persons</w:t>
            </w:r>
          </w:p>
        </w:tc>
        <w:tc>
          <w:tcPr>
            <w:tcW w:w="2160" w:type="dxa"/>
          </w:tcPr>
          <w:p w14:paraId="6D47F472" w14:textId="77777777" w:rsidR="009E3628" w:rsidRPr="00621E63" w:rsidRDefault="009E3628" w:rsidP="007B21C7">
            <w:pPr>
              <w:pStyle w:val="TableEntry"/>
            </w:pPr>
          </w:p>
        </w:tc>
      </w:tr>
      <w:tr w:rsidR="009E3628" w:rsidRPr="00621E63" w14:paraId="2EDBCF1D" w14:textId="77777777" w:rsidTr="007B21C7">
        <w:trPr>
          <w:jc w:val="center"/>
        </w:trPr>
        <w:tc>
          <w:tcPr>
            <w:tcW w:w="1440" w:type="dxa"/>
          </w:tcPr>
          <w:p w14:paraId="60CAC27F" w14:textId="77777777" w:rsidR="009E3628" w:rsidRPr="00621E63" w:rsidRDefault="009E3628" w:rsidP="007B21C7">
            <w:pPr>
              <w:pStyle w:val="TableEntry"/>
            </w:pPr>
            <w:r w:rsidRPr="00621E63">
              <w:t>XPN</w:t>
            </w:r>
          </w:p>
        </w:tc>
        <w:tc>
          <w:tcPr>
            <w:tcW w:w="3600" w:type="dxa"/>
          </w:tcPr>
          <w:p w14:paraId="5D947141" w14:textId="77777777" w:rsidR="009E3628" w:rsidRPr="00621E63" w:rsidRDefault="009E3628" w:rsidP="007B21C7">
            <w:pPr>
              <w:pStyle w:val="TableEntry"/>
            </w:pPr>
            <w:r w:rsidRPr="00621E63">
              <w:t>Extended Person Name</w:t>
            </w:r>
          </w:p>
        </w:tc>
        <w:tc>
          <w:tcPr>
            <w:tcW w:w="2160" w:type="dxa"/>
          </w:tcPr>
          <w:p w14:paraId="22C9B2C4" w14:textId="77777777" w:rsidR="009E3628" w:rsidRPr="00621E63" w:rsidRDefault="009E3628" w:rsidP="007B21C7">
            <w:pPr>
              <w:pStyle w:val="TableEntry"/>
            </w:pPr>
          </w:p>
        </w:tc>
      </w:tr>
    </w:tbl>
    <w:p w14:paraId="41A55112" w14:textId="77777777" w:rsidR="009E3628" w:rsidRPr="00621E63" w:rsidRDefault="009E3628" w:rsidP="00A92110">
      <w:pPr>
        <w:pStyle w:val="BodyText"/>
      </w:pPr>
    </w:p>
    <w:p w14:paraId="7E23E897" w14:textId="3862E229" w:rsidR="00B11855" w:rsidRPr="00621E63" w:rsidRDefault="00D53FC4" w:rsidP="00D53FC4">
      <w:pPr>
        <w:pStyle w:val="Heading2"/>
        <w:numPr>
          <w:ilvl w:val="0"/>
          <w:numId w:val="0"/>
        </w:numPr>
        <w:rPr>
          <w:noProof w:val="0"/>
        </w:rPr>
        <w:pPrChange w:id="2469" w:author="Mary Jungers" w:date="2019-11-13T19:07:00Z">
          <w:pPr>
            <w:pStyle w:val="AppendixHeading2"/>
          </w:pPr>
        </w:pPrChange>
      </w:pPr>
      <w:bookmarkStart w:id="2470" w:name="_Toc401769872"/>
      <w:bookmarkStart w:id="2471" w:name="_Toc24650534"/>
      <w:ins w:id="2472" w:author="Mary Jungers" w:date="2019-11-13T19:07:00Z">
        <w:r w:rsidRPr="00621E63">
          <w:rPr>
            <w:noProof w:val="0"/>
          </w:rPr>
          <w:t xml:space="preserve">C.1 </w:t>
        </w:r>
      </w:ins>
      <w:r w:rsidR="003D003E" w:rsidRPr="00621E63">
        <w:rPr>
          <w:noProof w:val="0"/>
        </w:rPr>
        <w:t>CNE Data Type – coded with no exceptions</w:t>
      </w:r>
      <w:bookmarkEnd w:id="2470"/>
      <w:bookmarkEnd w:id="2471"/>
    </w:p>
    <w:p w14:paraId="429EECE1" w14:textId="110D08F2" w:rsidR="00B11855" w:rsidRPr="00621E63" w:rsidRDefault="003D003E" w:rsidP="00386C6C">
      <w:pPr>
        <w:pStyle w:val="BodyText"/>
      </w:pPr>
      <w:r w:rsidRPr="00621E63">
        <w:t xml:space="preserve">Used when a field must represent a distinct value (a code) from a closed set of acceptable values, where all the values must be drawn from code sets accepted by HL7, where the authority determining acceptance is the </w:t>
      </w:r>
      <w:r w:rsidR="006D613E" w:rsidRPr="00621E63">
        <w:t>HL7</w:t>
      </w:r>
      <w:r w:rsidR="00995105" w:rsidRPr="00621E63">
        <w:t xml:space="preserve"> </w:t>
      </w:r>
      <w:r w:rsidRPr="00621E63">
        <w:t>Vocabulary Work Group.</w:t>
      </w:r>
    </w:p>
    <w:p w14:paraId="65F24FAC" w14:textId="3C1CD952" w:rsidR="00B11855" w:rsidRPr="00621E63" w:rsidRDefault="003D003E" w:rsidP="00386C6C">
      <w:pPr>
        <w:pStyle w:val="BodyText"/>
      </w:pPr>
      <w:r w:rsidRPr="00621E63">
        <w:t xml:space="preserve">Definition: Specifies a coded element and its associated detail. The CNE data type is used when a required or mandatory coded field is needed. The specified </w:t>
      </w:r>
      <w:r w:rsidR="006D613E" w:rsidRPr="00621E63">
        <w:t>HL7</w:t>
      </w:r>
      <w:r w:rsidR="00995105" w:rsidRPr="00621E63">
        <w:t xml:space="preserve"> </w:t>
      </w:r>
      <w:r w:rsidRPr="00621E63">
        <w:t>table or imported or externally defined coding system must be used and may not be extended with local values.</w:t>
      </w:r>
    </w:p>
    <w:p w14:paraId="19794F05" w14:textId="77777777" w:rsidR="00B11855" w:rsidRPr="00621E63" w:rsidRDefault="003D003E" w:rsidP="00CF5627">
      <w:pPr>
        <w:pStyle w:val="TableTitle"/>
      </w:pPr>
      <w:r w:rsidRPr="00621E63">
        <w:t>Table C.1-1: CNE-Coded Element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4"/>
        <w:gridCol w:w="764"/>
        <w:gridCol w:w="760"/>
        <w:gridCol w:w="961"/>
        <w:gridCol w:w="1316"/>
        <w:gridCol w:w="861"/>
        <w:gridCol w:w="3928"/>
      </w:tblGrid>
      <w:tr w:rsidR="00C40FD5" w:rsidRPr="00621E63" w14:paraId="5F680373" w14:textId="77777777" w:rsidTr="00A92110">
        <w:trPr>
          <w:cantSplit/>
          <w:tblHeader/>
        </w:trPr>
        <w:tc>
          <w:tcPr>
            <w:tcW w:w="784" w:type="dxa"/>
            <w:shd w:val="clear" w:color="auto" w:fill="D9D9D9"/>
          </w:tcPr>
          <w:p w14:paraId="5DD9252B" w14:textId="77777777" w:rsidR="00B11855" w:rsidRPr="00621E63" w:rsidRDefault="003D003E" w:rsidP="00B43978">
            <w:pPr>
              <w:pStyle w:val="TableEntryHeader"/>
            </w:pPr>
            <w:r w:rsidRPr="00621E63">
              <w:t>SEQ</w:t>
            </w:r>
          </w:p>
        </w:tc>
        <w:tc>
          <w:tcPr>
            <w:tcW w:w="764" w:type="dxa"/>
            <w:shd w:val="clear" w:color="auto" w:fill="D9D9D9"/>
          </w:tcPr>
          <w:p w14:paraId="6E73BEDB" w14:textId="77777777" w:rsidR="00B11855" w:rsidRPr="00621E63" w:rsidRDefault="003D003E" w:rsidP="00B43978">
            <w:pPr>
              <w:pStyle w:val="TableEntryHeader"/>
            </w:pPr>
            <w:r w:rsidRPr="00621E63">
              <w:t>LEN</w:t>
            </w:r>
          </w:p>
        </w:tc>
        <w:tc>
          <w:tcPr>
            <w:tcW w:w="760" w:type="dxa"/>
            <w:shd w:val="clear" w:color="auto" w:fill="D9D9D9"/>
          </w:tcPr>
          <w:p w14:paraId="696DC866" w14:textId="77777777" w:rsidR="00B11855" w:rsidRPr="00621E63" w:rsidRDefault="003D003E" w:rsidP="00B43978">
            <w:pPr>
              <w:pStyle w:val="TableEntryHeader"/>
            </w:pPr>
            <w:r w:rsidRPr="00621E63">
              <w:t>DT</w:t>
            </w:r>
          </w:p>
        </w:tc>
        <w:tc>
          <w:tcPr>
            <w:tcW w:w="961" w:type="dxa"/>
            <w:shd w:val="clear" w:color="auto" w:fill="D9D9D9"/>
          </w:tcPr>
          <w:p w14:paraId="33ADE02D" w14:textId="77777777" w:rsidR="00B11855" w:rsidRPr="00621E63" w:rsidRDefault="003D003E" w:rsidP="00B43978">
            <w:pPr>
              <w:pStyle w:val="TableEntryHeader"/>
            </w:pPr>
            <w:r w:rsidRPr="00621E63">
              <w:t>Usage</w:t>
            </w:r>
          </w:p>
        </w:tc>
        <w:tc>
          <w:tcPr>
            <w:tcW w:w="1316" w:type="dxa"/>
            <w:shd w:val="clear" w:color="auto" w:fill="D9D9D9"/>
          </w:tcPr>
          <w:p w14:paraId="307DE023" w14:textId="77777777" w:rsidR="00B11855" w:rsidRPr="00621E63" w:rsidRDefault="003D003E" w:rsidP="00B43978">
            <w:pPr>
              <w:pStyle w:val="TableEntryHeader"/>
            </w:pPr>
            <w:r w:rsidRPr="00621E63">
              <w:t>Card.</w:t>
            </w:r>
          </w:p>
        </w:tc>
        <w:tc>
          <w:tcPr>
            <w:tcW w:w="861" w:type="dxa"/>
            <w:shd w:val="clear" w:color="auto" w:fill="D9D9D9"/>
          </w:tcPr>
          <w:p w14:paraId="680C649F" w14:textId="77777777" w:rsidR="00B11855" w:rsidRPr="00621E63" w:rsidRDefault="003D003E" w:rsidP="00B43978">
            <w:pPr>
              <w:pStyle w:val="TableEntryHeader"/>
            </w:pPr>
            <w:r w:rsidRPr="00621E63">
              <w:t>TBL#</w:t>
            </w:r>
          </w:p>
        </w:tc>
        <w:tc>
          <w:tcPr>
            <w:tcW w:w="3928" w:type="dxa"/>
            <w:shd w:val="clear" w:color="auto" w:fill="D9D9D9"/>
          </w:tcPr>
          <w:p w14:paraId="3E7D13A9" w14:textId="77777777" w:rsidR="00B11855" w:rsidRPr="00621E63" w:rsidRDefault="003D003E" w:rsidP="00B43978">
            <w:pPr>
              <w:pStyle w:val="TableEntryHeader"/>
            </w:pPr>
            <w:r w:rsidRPr="00621E63">
              <w:t>Component name</w:t>
            </w:r>
          </w:p>
        </w:tc>
      </w:tr>
      <w:tr w:rsidR="00C40FD5" w:rsidRPr="00621E63" w14:paraId="3B250B72" w14:textId="77777777" w:rsidTr="006C0E8E">
        <w:tc>
          <w:tcPr>
            <w:tcW w:w="784" w:type="dxa"/>
            <w:shd w:val="clear" w:color="auto" w:fill="auto"/>
          </w:tcPr>
          <w:p w14:paraId="34593070" w14:textId="77777777" w:rsidR="00B11855" w:rsidRPr="00621E63" w:rsidRDefault="003D003E" w:rsidP="00B43978">
            <w:pPr>
              <w:pStyle w:val="TableEntry"/>
            </w:pPr>
            <w:r w:rsidRPr="00621E63">
              <w:t>1</w:t>
            </w:r>
          </w:p>
        </w:tc>
        <w:tc>
          <w:tcPr>
            <w:tcW w:w="764" w:type="dxa"/>
            <w:shd w:val="clear" w:color="auto" w:fill="auto"/>
          </w:tcPr>
          <w:p w14:paraId="5CA41479" w14:textId="77777777" w:rsidR="00B11855" w:rsidRPr="00621E63" w:rsidRDefault="003D003E" w:rsidP="00B43978">
            <w:pPr>
              <w:pStyle w:val="TableEntry"/>
            </w:pPr>
            <w:r w:rsidRPr="00621E63">
              <w:t>20</w:t>
            </w:r>
          </w:p>
        </w:tc>
        <w:tc>
          <w:tcPr>
            <w:tcW w:w="760" w:type="dxa"/>
            <w:shd w:val="clear" w:color="auto" w:fill="auto"/>
          </w:tcPr>
          <w:p w14:paraId="1DB2535B" w14:textId="77777777" w:rsidR="00B11855" w:rsidRPr="00621E63" w:rsidRDefault="003D003E" w:rsidP="00B43978">
            <w:pPr>
              <w:pStyle w:val="TableEntry"/>
            </w:pPr>
            <w:r w:rsidRPr="00621E63">
              <w:t>ST</w:t>
            </w:r>
          </w:p>
        </w:tc>
        <w:tc>
          <w:tcPr>
            <w:tcW w:w="961" w:type="dxa"/>
            <w:shd w:val="clear" w:color="auto" w:fill="auto"/>
          </w:tcPr>
          <w:p w14:paraId="5D348507" w14:textId="77777777" w:rsidR="00B11855" w:rsidRPr="00621E63" w:rsidRDefault="003D003E" w:rsidP="00B43978">
            <w:pPr>
              <w:pStyle w:val="TableEntry"/>
            </w:pPr>
            <w:r w:rsidRPr="00621E63">
              <w:t>R</w:t>
            </w:r>
          </w:p>
        </w:tc>
        <w:tc>
          <w:tcPr>
            <w:tcW w:w="1316" w:type="dxa"/>
            <w:shd w:val="clear" w:color="auto" w:fill="auto"/>
          </w:tcPr>
          <w:p w14:paraId="42E03582" w14:textId="77777777" w:rsidR="00B11855" w:rsidRPr="00621E63" w:rsidRDefault="003D003E" w:rsidP="00B43978">
            <w:pPr>
              <w:pStyle w:val="TableEntry"/>
            </w:pPr>
            <w:r w:rsidRPr="00621E63">
              <w:t>[1..1]</w:t>
            </w:r>
          </w:p>
        </w:tc>
        <w:tc>
          <w:tcPr>
            <w:tcW w:w="861" w:type="dxa"/>
            <w:shd w:val="clear" w:color="auto" w:fill="auto"/>
          </w:tcPr>
          <w:p w14:paraId="2E719F82" w14:textId="77777777" w:rsidR="00B11855" w:rsidRPr="00621E63" w:rsidRDefault="00B11855" w:rsidP="00B43978">
            <w:pPr>
              <w:pStyle w:val="TableEntry"/>
            </w:pPr>
          </w:p>
        </w:tc>
        <w:tc>
          <w:tcPr>
            <w:tcW w:w="3928" w:type="dxa"/>
            <w:shd w:val="clear" w:color="auto" w:fill="auto"/>
          </w:tcPr>
          <w:p w14:paraId="58010B8D" w14:textId="77777777" w:rsidR="00B11855" w:rsidRPr="00621E63" w:rsidRDefault="003D003E" w:rsidP="00B43978">
            <w:pPr>
              <w:pStyle w:val="TableEntry"/>
            </w:pPr>
            <w:r w:rsidRPr="00621E63">
              <w:t>Identifier</w:t>
            </w:r>
          </w:p>
        </w:tc>
      </w:tr>
      <w:tr w:rsidR="00C40FD5" w:rsidRPr="00621E63" w14:paraId="4709C995" w14:textId="77777777" w:rsidTr="006C0E8E">
        <w:tc>
          <w:tcPr>
            <w:tcW w:w="784" w:type="dxa"/>
            <w:shd w:val="clear" w:color="auto" w:fill="auto"/>
          </w:tcPr>
          <w:p w14:paraId="1734EB7C" w14:textId="77777777" w:rsidR="00B11855" w:rsidRPr="00621E63" w:rsidRDefault="003D003E" w:rsidP="00B43978">
            <w:pPr>
              <w:pStyle w:val="TableEntry"/>
            </w:pPr>
            <w:r w:rsidRPr="00621E63">
              <w:t>2</w:t>
            </w:r>
          </w:p>
        </w:tc>
        <w:tc>
          <w:tcPr>
            <w:tcW w:w="764" w:type="dxa"/>
            <w:shd w:val="clear" w:color="auto" w:fill="auto"/>
          </w:tcPr>
          <w:p w14:paraId="643AAA11" w14:textId="77777777" w:rsidR="00B11855" w:rsidRPr="00621E63" w:rsidRDefault="003D003E" w:rsidP="00B43978">
            <w:pPr>
              <w:pStyle w:val="TableEntry"/>
            </w:pPr>
            <w:r w:rsidRPr="00621E63">
              <w:t>199</w:t>
            </w:r>
          </w:p>
        </w:tc>
        <w:tc>
          <w:tcPr>
            <w:tcW w:w="760" w:type="dxa"/>
            <w:shd w:val="clear" w:color="auto" w:fill="auto"/>
          </w:tcPr>
          <w:p w14:paraId="399B4CF5" w14:textId="77777777" w:rsidR="00B11855" w:rsidRPr="00621E63" w:rsidRDefault="003D003E" w:rsidP="00B43978">
            <w:pPr>
              <w:pStyle w:val="TableEntry"/>
            </w:pPr>
            <w:r w:rsidRPr="00621E63">
              <w:t>ST</w:t>
            </w:r>
          </w:p>
        </w:tc>
        <w:tc>
          <w:tcPr>
            <w:tcW w:w="961" w:type="dxa"/>
            <w:shd w:val="clear" w:color="auto" w:fill="auto"/>
          </w:tcPr>
          <w:p w14:paraId="15E4135F" w14:textId="77777777" w:rsidR="00B11855" w:rsidRPr="00621E63" w:rsidRDefault="003D003E" w:rsidP="00B43978">
            <w:pPr>
              <w:pStyle w:val="TableEntry"/>
            </w:pPr>
            <w:r w:rsidRPr="00621E63">
              <w:t>R</w:t>
            </w:r>
          </w:p>
        </w:tc>
        <w:tc>
          <w:tcPr>
            <w:tcW w:w="1316" w:type="dxa"/>
            <w:shd w:val="clear" w:color="auto" w:fill="auto"/>
          </w:tcPr>
          <w:p w14:paraId="69C7D81C" w14:textId="77777777" w:rsidR="00B11855" w:rsidRPr="00621E63" w:rsidRDefault="003D003E" w:rsidP="00B43978">
            <w:pPr>
              <w:pStyle w:val="TableEntry"/>
            </w:pPr>
            <w:r w:rsidRPr="00621E63">
              <w:t>[1..1]</w:t>
            </w:r>
          </w:p>
        </w:tc>
        <w:tc>
          <w:tcPr>
            <w:tcW w:w="861" w:type="dxa"/>
            <w:shd w:val="clear" w:color="auto" w:fill="auto"/>
          </w:tcPr>
          <w:p w14:paraId="32BA97A5" w14:textId="77777777" w:rsidR="00B11855" w:rsidRPr="00621E63" w:rsidRDefault="00B11855" w:rsidP="00B43978">
            <w:pPr>
              <w:pStyle w:val="TableEntry"/>
            </w:pPr>
          </w:p>
        </w:tc>
        <w:tc>
          <w:tcPr>
            <w:tcW w:w="3928" w:type="dxa"/>
            <w:shd w:val="clear" w:color="auto" w:fill="auto"/>
          </w:tcPr>
          <w:p w14:paraId="3B5856E1" w14:textId="77777777" w:rsidR="00B11855" w:rsidRPr="00621E63" w:rsidRDefault="003D003E" w:rsidP="00B43978">
            <w:pPr>
              <w:pStyle w:val="TableEntry"/>
            </w:pPr>
            <w:r w:rsidRPr="00621E63">
              <w:t>Text</w:t>
            </w:r>
          </w:p>
        </w:tc>
      </w:tr>
      <w:tr w:rsidR="00C40FD5" w:rsidRPr="00621E63" w14:paraId="5BC760AD" w14:textId="77777777" w:rsidTr="006C0E8E">
        <w:tc>
          <w:tcPr>
            <w:tcW w:w="784" w:type="dxa"/>
            <w:shd w:val="clear" w:color="auto" w:fill="auto"/>
          </w:tcPr>
          <w:p w14:paraId="5D873CC8" w14:textId="77777777" w:rsidR="00B11855" w:rsidRPr="00621E63" w:rsidRDefault="003D003E" w:rsidP="00B43978">
            <w:pPr>
              <w:pStyle w:val="TableEntry"/>
            </w:pPr>
            <w:r w:rsidRPr="00621E63">
              <w:t>3</w:t>
            </w:r>
          </w:p>
        </w:tc>
        <w:tc>
          <w:tcPr>
            <w:tcW w:w="764" w:type="dxa"/>
            <w:shd w:val="clear" w:color="auto" w:fill="auto"/>
          </w:tcPr>
          <w:p w14:paraId="2833B4D3" w14:textId="77777777" w:rsidR="00B11855" w:rsidRPr="00621E63" w:rsidRDefault="003D003E" w:rsidP="00B43978">
            <w:pPr>
              <w:pStyle w:val="TableEntry"/>
            </w:pPr>
            <w:r w:rsidRPr="00621E63">
              <w:t>20</w:t>
            </w:r>
          </w:p>
        </w:tc>
        <w:tc>
          <w:tcPr>
            <w:tcW w:w="760" w:type="dxa"/>
            <w:shd w:val="clear" w:color="auto" w:fill="auto"/>
          </w:tcPr>
          <w:p w14:paraId="62ACD945" w14:textId="77777777" w:rsidR="00B11855" w:rsidRPr="00621E63" w:rsidRDefault="003D003E" w:rsidP="00B43978">
            <w:pPr>
              <w:pStyle w:val="TableEntry"/>
            </w:pPr>
            <w:r w:rsidRPr="00621E63">
              <w:t>ID</w:t>
            </w:r>
          </w:p>
        </w:tc>
        <w:tc>
          <w:tcPr>
            <w:tcW w:w="961" w:type="dxa"/>
            <w:shd w:val="clear" w:color="auto" w:fill="auto"/>
          </w:tcPr>
          <w:p w14:paraId="1C180502" w14:textId="77777777" w:rsidR="00B11855" w:rsidRPr="00621E63" w:rsidRDefault="003D003E" w:rsidP="00B43978">
            <w:pPr>
              <w:pStyle w:val="TableEntry"/>
            </w:pPr>
            <w:r w:rsidRPr="00621E63">
              <w:t>RE</w:t>
            </w:r>
          </w:p>
        </w:tc>
        <w:tc>
          <w:tcPr>
            <w:tcW w:w="1316" w:type="dxa"/>
            <w:shd w:val="clear" w:color="auto" w:fill="auto"/>
          </w:tcPr>
          <w:p w14:paraId="6084E881" w14:textId="77777777" w:rsidR="00B11855" w:rsidRPr="00621E63" w:rsidRDefault="003D003E" w:rsidP="00B43978">
            <w:pPr>
              <w:pStyle w:val="TableEntry"/>
            </w:pPr>
            <w:r w:rsidRPr="00621E63">
              <w:t>[0..1]</w:t>
            </w:r>
          </w:p>
        </w:tc>
        <w:tc>
          <w:tcPr>
            <w:tcW w:w="861" w:type="dxa"/>
            <w:shd w:val="clear" w:color="auto" w:fill="auto"/>
          </w:tcPr>
          <w:p w14:paraId="65D88157" w14:textId="77777777" w:rsidR="00B11855" w:rsidRPr="00621E63" w:rsidRDefault="003D003E" w:rsidP="00B43978">
            <w:pPr>
              <w:pStyle w:val="TableEntry"/>
            </w:pPr>
            <w:r w:rsidRPr="00621E63">
              <w:t>0396</w:t>
            </w:r>
          </w:p>
        </w:tc>
        <w:tc>
          <w:tcPr>
            <w:tcW w:w="3928" w:type="dxa"/>
            <w:shd w:val="clear" w:color="auto" w:fill="auto"/>
          </w:tcPr>
          <w:p w14:paraId="3DE6D6B3" w14:textId="77777777" w:rsidR="00B11855" w:rsidRPr="00621E63" w:rsidRDefault="003D003E" w:rsidP="00B43978">
            <w:pPr>
              <w:pStyle w:val="TableEntry"/>
            </w:pPr>
            <w:r w:rsidRPr="00621E63">
              <w:t>Name of Coding System</w:t>
            </w:r>
          </w:p>
        </w:tc>
      </w:tr>
      <w:tr w:rsidR="00C40FD5" w:rsidRPr="00621E63" w14:paraId="0074358A" w14:textId="77777777" w:rsidTr="006C0E8E">
        <w:tc>
          <w:tcPr>
            <w:tcW w:w="784" w:type="dxa"/>
            <w:shd w:val="clear" w:color="auto" w:fill="auto"/>
          </w:tcPr>
          <w:p w14:paraId="0AD4A9EA" w14:textId="77777777" w:rsidR="00B11855" w:rsidRPr="00621E63" w:rsidRDefault="003D003E" w:rsidP="00B43978">
            <w:pPr>
              <w:pStyle w:val="TableEntry"/>
            </w:pPr>
            <w:r w:rsidRPr="00621E63">
              <w:lastRenderedPageBreak/>
              <w:t>4</w:t>
            </w:r>
          </w:p>
        </w:tc>
        <w:tc>
          <w:tcPr>
            <w:tcW w:w="764" w:type="dxa"/>
            <w:shd w:val="clear" w:color="auto" w:fill="auto"/>
          </w:tcPr>
          <w:p w14:paraId="1B871A0D" w14:textId="77777777" w:rsidR="00B11855" w:rsidRPr="00621E63" w:rsidRDefault="003D003E" w:rsidP="00B43978">
            <w:pPr>
              <w:pStyle w:val="TableEntry"/>
            </w:pPr>
            <w:r w:rsidRPr="00621E63">
              <w:t>20</w:t>
            </w:r>
          </w:p>
        </w:tc>
        <w:tc>
          <w:tcPr>
            <w:tcW w:w="760" w:type="dxa"/>
            <w:shd w:val="clear" w:color="auto" w:fill="auto"/>
          </w:tcPr>
          <w:p w14:paraId="28FF265D" w14:textId="77777777" w:rsidR="00B11855" w:rsidRPr="00621E63" w:rsidRDefault="003D003E" w:rsidP="00B43978">
            <w:pPr>
              <w:pStyle w:val="TableEntry"/>
            </w:pPr>
            <w:r w:rsidRPr="00621E63">
              <w:t>ST</w:t>
            </w:r>
          </w:p>
        </w:tc>
        <w:tc>
          <w:tcPr>
            <w:tcW w:w="961" w:type="dxa"/>
            <w:shd w:val="clear" w:color="auto" w:fill="auto"/>
          </w:tcPr>
          <w:p w14:paraId="5F6F75C1" w14:textId="77777777" w:rsidR="00B11855" w:rsidRPr="00621E63" w:rsidRDefault="003D003E" w:rsidP="00B43978">
            <w:pPr>
              <w:pStyle w:val="TableEntry"/>
            </w:pPr>
            <w:r w:rsidRPr="00621E63">
              <w:t>RE</w:t>
            </w:r>
          </w:p>
        </w:tc>
        <w:tc>
          <w:tcPr>
            <w:tcW w:w="1316" w:type="dxa"/>
            <w:shd w:val="clear" w:color="auto" w:fill="auto"/>
          </w:tcPr>
          <w:p w14:paraId="52056140" w14:textId="77777777" w:rsidR="00B11855" w:rsidRPr="00621E63" w:rsidRDefault="003D003E" w:rsidP="00B43978">
            <w:pPr>
              <w:pStyle w:val="TableEntry"/>
            </w:pPr>
            <w:r w:rsidRPr="00621E63">
              <w:t>[0..1]</w:t>
            </w:r>
          </w:p>
        </w:tc>
        <w:tc>
          <w:tcPr>
            <w:tcW w:w="861" w:type="dxa"/>
            <w:shd w:val="clear" w:color="auto" w:fill="auto"/>
          </w:tcPr>
          <w:p w14:paraId="3370C2EC" w14:textId="77777777" w:rsidR="00B11855" w:rsidRPr="00621E63" w:rsidRDefault="00B11855" w:rsidP="00B43978">
            <w:pPr>
              <w:pStyle w:val="TableEntry"/>
            </w:pPr>
          </w:p>
        </w:tc>
        <w:tc>
          <w:tcPr>
            <w:tcW w:w="3928" w:type="dxa"/>
            <w:shd w:val="clear" w:color="auto" w:fill="auto"/>
          </w:tcPr>
          <w:p w14:paraId="07F29614" w14:textId="77777777" w:rsidR="00B11855" w:rsidRPr="00621E63" w:rsidRDefault="003D003E" w:rsidP="00B43978">
            <w:pPr>
              <w:pStyle w:val="TableEntry"/>
            </w:pPr>
            <w:r w:rsidRPr="00621E63">
              <w:t>Alternate Identifier</w:t>
            </w:r>
          </w:p>
        </w:tc>
      </w:tr>
      <w:tr w:rsidR="00C40FD5" w:rsidRPr="00621E63" w14:paraId="4F11C084" w14:textId="77777777" w:rsidTr="006C0E8E">
        <w:tc>
          <w:tcPr>
            <w:tcW w:w="784" w:type="dxa"/>
            <w:shd w:val="clear" w:color="auto" w:fill="auto"/>
          </w:tcPr>
          <w:p w14:paraId="0536B26C" w14:textId="77777777" w:rsidR="00B11855" w:rsidRPr="00621E63" w:rsidRDefault="003D003E" w:rsidP="00B43978">
            <w:pPr>
              <w:pStyle w:val="TableEntry"/>
            </w:pPr>
            <w:r w:rsidRPr="00621E63">
              <w:t>5</w:t>
            </w:r>
          </w:p>
        </w:tc>
        <w:tc>
          <w:tcPr>
            <w:tcW w:w="764" w:type="dxa"/>
            <w:shd w:val="clear" w:color="auto" w:fill="auto"/>
          </w:tcPr>
          <w:p w14:paraId="1E67910F" w14:textId="77777777" w:rsidR="00B11855" w:rsidRPr="00621E63" w:rsidRDefault="003D003E" w:rsidP="00B43978">
            <w:pPr>
              <w:pStyle w:val="TableEntry"/>
            </w:pPr>
            <w:r w:rsidRPr="00621E63">
              <w:t>199</w:t>
            </w:r>
          </w:p>
        </w:tc>
        <w:tc>
          <w:tcPr>
            <w:tcW w:w="760" w:type="dxa"/>
            <w:shd w:val="clear" w:color="auto" w:fill="auto"/>
          </w:tcPr>
          <w:p w14:paraId="0634B7CA" w14:textId="77777777" w:rsidR="00B11855" w:rsidRPr="00621E63" w:rsidRDefault="003D003E" w:rsidP="00B43978">
            <w:pPr>
              <w:pStyle w:val="TableEntry"/>
            </w:pPr>
            <w:r w:rsidRPr="00621E63">
              <w:t>ST</w:t>
            </w:r>
          </w:p>
        </w:tc>
        <w:tc>
          <w:tcPr>
            <w:tcW w:w="961" w:type="dxa"/>
            <w:shd w:val="clear" w:color="auto" w:fill="auto"/>
          </w:tcPr>
          <w:p w14:paraId="2F7B7193" w14:textId="77777777" w:rsidR="00B11855" w:rsidRPr="00621E63" w:rsidRDefault="003D003E" w:rsidP="00B43978">
            <w:pPr>
              <w:pStyle w:val="TableEntry"/>
            </w:pPr>
            <w:r w:rsidRPr="00621E63">
              <w:t>RE</w:t>
            </w:r>
          </w:p>
        </w:tc>
        <w:tc>
          <w:tcPr>
            <w:tcW w:w="1316" w:type="dxa"/>
            <w:shd w:val="clear" w:color="auto" w:fill="auto"/>
          </w:tcPr>
          <w:p w14:paraId="2DC0E48A" w14:textId="77777777" w:rsidR="00B11855" w:rsidRPr="00621E63" w:rsidRDefault="003D003E" w:rsidP="00B43978">
            <w:pPr>
              <w:pStyle w:val="TableEntry"/>
            </w:pPr>
            <w:r w:rsidRPr="00621E63">
              <w:t>[0..1]</w:t>
            </w:r>
          </w:p>
        </w:tc>
        <w:tc>
          <w:tcPr>
            <w:tcW w:w="861" w:type="dxa"/>
            <w:shd w:val="clear" w:color="auto" w:fill="auto"/>
          </w:tcPr>
          <w:p w14:paraId="5C0C52F1" w14:textId="77777777" w:rsidR="00B11855" w:rsidRPr="00621E63" w:rsidRDefault="00B11855" w:rsidP="00B43978">
            <w:pPr>
              <w:pStyle w:val="TableEntry"/>
            </w:pPr>
          </w:p>
        </w:tc>
        <w:tc>
          <w:tcPr>
            <w:tcW w:w="3928" w:type="dxa"/>
            <w:shd w:val="clear" w:color="auto" w:fill="auto"/>
          </w:tcPr>
          <w:p w14:paraId="5FD6D0B6" w14:textId="77777777" w:rsidR="00B11855" w:rsidRPr="00621E63" w:rsidRDefault="003D003E" w:rsidP="00B43978">
            <w:pPr>
              <w:pStyle w:val="TableEntry"/>
            </w:pPr>
            <w:r w:rsidRPr="00621E63">
              <w:t>Alternate Text</w:t>
            </w:r>
          </w:p>
        </w:tc>
      </w:tr>
      <w:tr w:rsidR="00C40FD5" w:rsidRPr="00621E63" w14:paraId="73137687" w14:textId="77777777" w:rsidTr="006C0E8E">
        <w:tc>
          <w:tcPr>
            <w:tcW w:w="784" w:type="dxa"/>
            <w:shd w:val="clear" w:color="auto" w:fill="auto"/>
          </w:tcPr>
          <w:p w14:paraId="77135F17" w14:textId="77777777" w:rsidR="00B11855" w:rsidRPr="00621E63" w:rsidRDefault="003D003E" w:rsidP="00B43978">
            <w:pPr>
              <w:pStyle w:val="TableEntry"/>
            </w:pPr>
            <w:r w:rsidRPr="00621E63">
              <w:t>6</w:t>
            </w:r>
          </w:p>
        </w:tc>
        <w:tc>
          <w:tcPr>
            <w:tcW w:w="764" w:type="dxa"/>
            <w:shd w:val="clear" w:color="auto" w:fill="auto"/>
          </w:tcPr>
          <w:p w14:paraId="3D33FF13" w14:textId="77777777" w:rsidR="00B11855" w:rsidRPr="00621E63" w:rsidRDefault="003D003E" w:rsidP="00B43978">
            <w:pPr>
              <w:pStyle w:val="TableEntry"/>
            </w:pPr>
            <w:r w:rsidRPr="00621E63">
              <w:t>20</w:t>
            </w:r>
          </w:p>
        </w:tc>
        <w:tc>
          <w:tcPr>
            <w:tcW w:w="760" w:type="dxa"/>
            <w:shd w:val="clear" w:color="auto" w:fill="auto"/>
          </w:tcPr>
          <w:p w14:paraId="0ECD505A" w14:textId="77777777" w:rsidR="00B11855" w:rsidRPr="00621E63" w:rsidRDefault="003D003E" w:rsidP="00B43978">
            <w:pPr>
              <w:pStyle w:val="TableEntry"/>
            </w:pPr>
            <w:r w:rsidRPr="00621E63">
              <w:t>ID</w:t>
            </w:r>
          </w:p>
        </w:tc>
        <w:tc>
          <w:tcPr>
            <w:tcW w:w="961" w:type="dxa"/>
            <w:shd w:val="clear" w:color="auto" w:fill="auto"/>
          </w:tcPr>
          <w:p w14:paraId="75903501" w14:textId="77777777" w:rsidR="00B11855" w:rsidRPr="00621E63" w:rsidRDefault="003D003E" w:rsidP="00B43978">
            <w:pPr>
              <w:pStyle w:val="TableEntry"/>
            </w:pPr>
            <w:r w:rsidRPr="00621E63">
              <w:t>RE</w:t>
            </w:r>
          </w:p>
        </w:tc>
        <w:tc>
          <w:tcPr>
            <w:tcW w:w="1316" w:type="dxa"/>
            <w:shd w:val="clear" w:color="auto" w:fill="auto"/>
          </w:tcPr>
          <w:p w14:paraId="384E5CED" w14:textId="77777777" w:rsidR="00B11855" w:rsidRPr="00621E63" w:rsidRDefault="003D003E" w:rsidP="00B43978">
            <w:pPr>
              <w:pStyle w:val="TableEntry"/>
            </w:pPr>
            <w:r w:rsidRPr="00621E63">
              <w:t>[0..1]</w:t>
            </w:r>
          </w:p>
        </w:tc>
        <w:tc>
          <w:tcPr>
            <w:tcW w:w="861" w:type="dxa"/>
            <w:shd w:val="clear" w:color="auto" w:fill="auto"/>
          </w:tcPr>
          <w:p w14:paraId="314FC9CA" w14:textId="77777777" w:rsidR="00B11855" w:rsidRPr="00621E63" w:rsidRDefault="003D003E" w:rsidP="00B43978">
            <w:pPr>
              <w:pStyle w:val="TableEntry"/>
            </w:pPr>
            <w:r w:rsidRPr="00621E63">
              <w:t>0396</w:t>
            </w:r>
          </w:p>
        </w:tc>
        <w:tc>
          <w:tcPr>
            <w:tcW w:w="3928" w:type="dxa"/>
            <w:shd w:val="clear" w:color="auto" w:fill="auto"/>
          </w:tcPr>
          <w:p w14:paraId="5CFD0E1E" w14:textId="77777777" w:rsidR="00B11855" w:rsidRPr="00621E63" w:rsidRDefault="003D003E" w:rsidP="00B43978">
            <w:pPr>
              <w:pStyle w:val="TableEntry"/>
            </w:pPr>
            <w:r w:rsidRPr="00621E63">
              <w:t>Name of Alternate Coding System</w:t>
            </w:r>
          </w:p>
        </w:tc>
      </w:tr>
      <w:tr w:rsidR="00C40FD5" w:rsidRPr="00621E63" w14:paraId="714EBC91" w14:textId="77777777" w:rsidTr="006C0E8E">
        <w:tc>
          <w:tcPr>
            <w:tcW w:w="784" w:type="dxa"/>
            <w:shd w:val="clear" w:color="auto" w:fill="auto"/>
          </w:tcPr>
          <w:p w14:paraId="4CB70CE2" w14:textId="77777777" w:rsidR="00B11855" w:rsidRPr="00621E63" w:rsidRDefault="003D003E" w:rsidP="00B43978">
            <w:pPr>
              <w:pStyle w:val="TableEntry"/>
            </w:pPr>
            <w:r w:rsidRPr="00621E63">
              <w:t>7</w:t>
            </w:r>
          </w:p>
        </w:tc>
        <w:tc>
          <w:tcPr>
            <w:tcW w:w="764" w:type="dxa"/>
            <w:shd w:val="clear" w:color="auto" w:fill="auto"/>
          </w:tcPr>
          <w:p w14:paraId="25760D0D" w14:textId="77777777" w:rsidR="00B11855" w:rsidRPr="00621E63" w:rsidRDefault="003D003E" w:rsidP="00B43978">
            <w:pPr>
              <w:pStyle w:val="TableEntry"/>
            </w:pPr>
            <w:r w:rsidRPr="00621E63">
              <w:t>10</w:t>
            </w:r>
          </w:p>
        </w:tc>
        <w:tc>
          <w:tcPr>
            <w:tcW w:w="760" w:type="dxa"/>
            <w:shd w:val="clear" w:color="auto" w:fill="auto"/>
          </w:tcPr>
          <w:p w14:paraId="3CDF621F" w14:textId="77777777" w:rsidR="00B11855" w:rsidRPr="00621E63" w:rsidRDefault="003D003E" w:rsidP="00B43978">
            <w:pPr>
              <w:pStyle w:val="TableEntry"/>
            </w:pPr>
            <w:r w:rsidRPr="00621E63">
              <w:t>ST</w:t>
            </w:r>
          </w:p>
        </w:tc>
        <w:tc>
          <w:tcPr>
            <w:tcW w:w="961" w:type="dxa"/>
            <w:shd w:val="clear" w:color="auto" w:fill="auto"/>
          </w:tcPr>
          <w:p w14:paraId="60C41427" w14:textId="77777777" w:rsidR="00B11855" w:rsidRPr="00621E63" w:rsidRDefault="003D003E" w:rsidP="00B43978">
            <w:pPr>
              <w:pStyle w:val="TableEntry"/>
            </w:pPr>
            <w:r w:rsidRPr="00621E63">
              <w:t>C</w:t>
            </w:r>
          </w:p>
        </w:tc>
        <w:tc>
          <w:tcPr>
            <w:tcW w:w="1316" w:type="dxa"/>
            <w:shd w:val="clear" w:color="auto" w:fill="auto"/>
          </w:tcPr>
          <w:p w14:paraId="5D4614A7" w14:textId="77777777" w:rsidR="00B11855" w:rsidRPr="00621E63" w:rsidRDefault="003D003E" w:rsidP="00B43978">
            <w:pPr>
              <w:pStyle w:val="TableEntry"/>
            </w:pPr>
            <w:r w:rsidRPr="00621E63">
              <w:t>[0..1]</w:t>
            </w:r>
          </w:p>
        </w:tc>
        <w:tc>
          <w:tcPr>
            <w:tcW w:w="861" w:type="dxa"/>
            <w:shd w:val="clear" w:color="auto" w:fill="auto"/>
          </w:tcPr>
          <w:p w14:paraId="64932781" w14:textId="77777777" w:rsidR="00B11855" w:rsidRPr="00621E63" w:rsidRDefault="00B11855" w:rsidP="00B43978">
            <w:pPr>
              <w:pStyle w:val="TableEntry"/>
            </w:pPr>
          </w:p>
        </w:tc>
        <w:tc>
          <w:tcPr>
            <w:tcW w:w="3928" w:type="dxa"/>
            <w:shd w:val="clear" w:color="auto" w:fill="auto"/>
          </w:tcPr>
          <w:p w14:paraId="7C5F5BB9" w14:textId="77777777" w:rsidR="00B11855" w:rsidRPr="00621E63" w:rsidRDefault="003D003E" w:rsidP="00B43978">
            <w:pPr>
              <w:pStyle w:val="TableEntry"/>
            </w:pPr>
            <w:r w:rsidRPr="00621E63">
              <w:t>Coding System Version ID</w:t>
            </w:r>
          </w:p>
        </w:tc>
      </w:tr>
      <w:tr w:rsidR="00C40FD5" w:rsidRPr="00621E63" w14:paraId="190619C2" w14:textId="77777777" w:rsidTr="006C0E8E">
        <w:tc>
          <w:tcPr>
            <w:tcW w:w="784" w:type="dxa"/>
            <w:shd w:val="clear" w:color="auto" w:fill="auto"/>
          </w:tcPr>
          <w:p w14:paraId="74A50A52" w14:textId="77777777" w:rsidR="00B11855" w:rsidRPr="00621E63" w:rsidRDefault="003D003E" w:rsidP="00B43978">
            <w:pPr>
              <w:pStyle w:val="TableEntry"/>
            </w:pPr>
            <w:r w:rsidRPr="00621E63">
              <w:t>8</w:t>
            </w:r>
          </w:p>
        </w:tc>
        <w:tc>
          <w:tcPr>
            <w:tcW w:w="764" w:type="dxa"/>
            <w:shd w:val="clear" w:color="auto" w:fill="auto"/>
          </w:tcPr>
          <w:p w14:paraId="7A89F188" w14:textId="77777777" w:rsidR="00B11855" w:rsidRPr="00621E63" w:rsidRDefault="003D003E" w:rsidP="00B43978">
            <w:pPr>
              <w:pStyle w:val="TableEntry"/>
            </w:pPr>
            <w:r w:rsidRPr="00621E63">
              <w:t>10</w:t>
            </w:r>
          </w:p>
        </w:tc>
        <w:tc>
          <w:tcPr>
            <w:tcW w:w="760" w:type="dxa"/>
            <w:shd w:val="clear" w:color="auto" w:fill="auto"/>
          </w:tcPr>
          <w:p w14:paraId="1903F774" w14:textId="77777777" w:rsidR="00B11855" w:rsidRPr="00621E63" w:rsidRDefault="003D003E" w:rsidP="00B43978">
            <w:pPr>
              <w:pStyle w:val="TableEntry"/>
            </w:pPr>
            <w:r w:rsidRPr="00621E63">
              <w:t>ST</w:t>
            </w:r>
          </w:p>
        </w:tc>
        <w:tc>
          <w:tcPr>
            <w:tcW w:w="961" w:type="dxa"/>
            <w:shd w:val="clear" w:color="auto" w:fill="auto"/>
          </w:tcPr>
          <w:p w14:paraId="4838D928" w14:textId="77777777" w:rsidR="00B11855" w:rsidRPr="00621E63" w:rsidRDefault="003D003E" w:rsidP="00B43978">
            <w:pPr>
              <w:pStyle w:val="TableEntry"/>
            </w:pPr>
            <w:r w:rsidRPr="00621E63">
              <w:t>O</w:t>
            </w:r>
          </w:p>
        </w:tc>
        <w:tc>
          <w:tcPr>
            <w:tcW w:w="1316" w:type="dxa"/>
            <w:shd w:val="clear" w:color="auto" w:fill="auto"/>
          </w:tcPr>
          <w:p w14:paraId="47EFC054" w14:textId="77777777" w:rsidR="00B11855" w:rsidRPr="00621E63" w:rsidRDefault="003D003E" w:rsidP="00B43978">
            <w:pPr>
              <w:pStyle w:val="TableEntry"/>
            </w:pPr>
            <w:r w:rsidRPr="00621E63">
              <w:t>[0..1]</w:t>
            </w:r>
          </w:p>
        </w:tc>
        <w:tc>
          <w:tcPr>
            <w:tcW w:w="861" w:type="dxa"/>
            <w:shd w:val="clear" w:color="auto" w:fill="auto"/>
          </w:tcPr>
          <w:p w14:paraId="53B22677" w14:textId="77777777" w:rsidR="00B11855" w:rsidRPr="00621E63" w:rsidRDefault="00B11855" w:rsidP="00B43978">
            <w:pPr>
              <w:pStyle w:val="TableEntry"/>
            </w:pPr>
          </w:p>
        </w:tc>
        <w:tc>
          <w:tcPr>
            <w:tcW w:w="3928" w:type="dxa"/>
            <w:shd w:val="clear" w:color="auto" w:fill="auto"/>
          </w:tcPr>
          <w:p w14:paraId="747A75CC" w14:textId="77777777" w:rsidR="00B11855" w:rsidRPr="00621E63" w:rsidRDefault="003D003E" w:rsidP="00B43978">
            <w:pPr>
              <w:pStyle w:val="TableEntry"/>
            </w:pPr>
            <w:r w:rsidRPr="00621E63">
              <w:t>Alternate Coding System Version ID</w:t>
            </w:r>
          </w:p>
        </w:tc>
      </w:tr>
      <w:tr w:rsidR="00C40FD5" w:rsidRPr="00621E63" w14:paraId="32DE20A5" w14:textId="77777777" w:rsidTr="006C0E8E">
        <w:tc>
          <w:tcPr>
            <w:tcW w:w="784" w:type="dxa"/>
            <w:shd w:val="clear" w:color="auto" w:fill="auto"/>
          </w:tcPr>
          <w:p w14:paraId="1A16EAB1" w14:textId="77777777" w:rsidR="00B11855" w:rsidRPr="00621E63" w:rsidRDefault="003D003E" w:rsidP="00B43978">
            <w:pPr>
              <w:pStyle w:val="TableEntry"/>
            </w:pPr>
            <w:r w:rsidRPr="00621E63">
              <w:t>9</w:t>
            </w:r>
          </w:p>
        </w:tc>
        <w:tc>
          <w:tcPr>
            <w:tcW w:w="764" w:type="dxa"/>
            <w:shd w:val="clear" w:color="auto" w:fill="auto"/>
          </w:tcPr>
          <w:p w14:paraId="7C363927" w14:textId="77777777" w:rsidR="00B11855" w:rsidRPr="00621E63" w:rsidRDefault="003D003E" w:rsidP="00B43978">
            <w:pPr>
              <w:pStyle w:val="TableEntry"/>
            </w:pPr>
            <w:r w:rsidRPr="00621E63">
              <w:t>199</w:t>
            </w:r>
          </w:p>
        </w:tc>
        <w:tc>
          <w:tcPr>
            <w:tcW w:w="760" w:type="dxa"/>
            <w:shd w:val="clear" w:color="auto" w:fill="auto"/>
          </w:tcPr>
          <w:p w14:paraId="473B777E" w14:textId="77777777" w:rsidR="00B11855" w:rsidRPr="00621E63" w:rsidRDefault="003D003E" w:rsidP="00B43978">
            <w:pPr>
              <w:pStyle w:val="TableEntry"/>
            </w:pPr>
            <w:r w:rsidRPr="00621E63">
              <w:t>ST</w:t>
            </w:r>
          </w:p>
        </w:tc>
        <w:tc>
          <w:tcPr>
            <w:tcW w:w="961" w:type="dxa"/>
            <w:shd w:val="clear" w:color="auto" w:fill="auto"/>
          </w:tcPr>
          <w:p w14:paraId="4F63ED05" w14:textId="77777777" w:rsidR="00B11855" w:rsidRPr="00621E63" w:rsidRDefault="003D003E" w:rsidP="00B43978">
            <w:pPr>
              <w:pStyle w:val="TableEntry"/>
            </w:pPr>
            <w:r w:rsidRPr="00621E63">
              <w:t>O</w:t>
            </w:r>
          </w:p>
        </w:tc>
        <w:tc>
          <w:tcPr>
            <w:tcW w:w="1316" w:type="dxa"/>
            <w:shd w:val="clear" w:color="auto" w:fill="auto"/>
          </w:tcPr>
          <w:p w14:paraId="4788C743" w14:textId="77777777" w:rsidR="00B11855" w:rsidRPr="00621E63" w:rsidRDefault="003D003E" w:rsidP="00B43978">
            <w:pPr>
              <w:pStyle w:val="TableEntry"/>
            </w:pPr>
            <w:r w:rsidRPr="00621E63">
              <w:t>[0..1]</w:t>
            </w:r>
          </w:p>
        </w:tc>
        <w:tc>
          <w:tcPr>
            <w:tcW w:w="861" w:type="dxa"/>
            <w:shd w:val="clear" w:color="auto" w:fill="auto"/>
          </w:tcPr>
          <w:p w14:paraId="65512523" w14:textId="77777777" w:rsidR="00B11855" w:rsidRPr="00621E63" w:rsidRDefault="00B11855" w:rsidP="00B43978">
            <w:pPr>
              <w:pStyle w:val="TableEntry"/>
            </w:pPr>
          </w:p>
        </w:tc>
        <w:tc>
          <w:tcPr>
            <w:tcW w:w="3928" w:type="dxa"/>
            <w:shd w:val="clear" w:color="auto" w:fill="auto"/>
          </w:tcPr>
          <w:p w14:paraId="750A9AB6" w14:textId="77777777" w:rsidR="00B11855" w:rsidRPr="00621E63" w:rsidRDefault="003D003E" w:rsidP="00506FBD">
            <w:pPr>
              <w:pStyle w:val="TableEntry"/>
            </w:pPr>
            <w:r w:rsidRPr="00621E63">
              <w:t>Original Text</w:t>
            </w:r>
          </w:p>
        </w:tc>
      </w:tr>
    </w:tbl>
    <w:p w14:paraId="0E971C68" w14:textId="77777777" w:rsidR="00C44528" w:rsidRPr="00621E63" w:rsidRDefault="00C44528" w:rsidP="00A17802">
      <w:pPr>
        <w:pStyle w:val="BodyText"/>
      </w:pPr>
      <w:bookmarkStart w:id="2473" w:name="_Toc401769873"/>
    </w:p>
    <w:p w14:paraId="562979AD" w14:textId="0FC69C2B" w:rsidR="00A91B0D" w:rsidRPr="00621E63" w:rsidRDefault="00D53FC4" w:rsidP="00D53FC4">
      <w:pPr>
        <w:pStyle w:val="Heading2"/>
        <w:numPr>
          <w:ilvl w:val="0"/>
          <w:numId w:val="0"/>
        </w:numPr>
        <w:rPr>
          <w:noProof w:val="0"/>
        </w:rPr>
        <w:pPrChange w:id="2474" w:author="Mary Jungers" w:date="2019-11-13T19:07:00Z">
          <w:pPr>
            <w:pStyle w:val="AppendixHeading2"/>
          </w:pPr>
        </w:pPrChange>
      </w:pPr>
      <w:bookmarkStart w:id="2475" w:name="_Toc24650535"/>
      <w:ins w:id="2476" w:author="Mary Jungers" w:date="2019-11-13T19:07:00Z">
        <w:r w:rsidRPr="00621E63">
          <w:rPr>
            <w:noProof w:val="0"/>
          </w:rPr>
          <w:t xml:space="preserve">C.2 </w:t>
        </w:r>
      </w:ins>
      <w:r w:rsidR="00A91B0D" w:rsidRPr="00621E63">
        <w:rPr>
          <w:noProof w:val="0"/>
        </w:rPr>
        <w:t>CWE Data Type – coded with exceptions</w:t>
      </w:r>
      <w:bookmarkEnd w:id="2473"/>
      <w:bookmarkEnd w:id="2475"/>
    </w:p>
    <w:p w14:paraId="102DCF05" w14:textId="77777777" w:rsidR="00B11855" w:rsidRPr="00621E63" w:rsidRDefault="003D003E" w:rsidP="00A92110">
      <w:r w:rsidRPr="00621E63">
        <w:t>Used when a field must represent a distinct value (a code) from a closed set of acceptable values, but where some values may be drawn from outside code sets accepted by HL7. In IHE PCD, to promote interoperability, where possible such values should be submitted to, and sanctioned by, the IHE PCD Technical Committee before use.</w:t>
      </w:r>
    </w:p>
    <w:p w14:paraId="486BBF3E" w14:textId="14C14540" w:rsidR="00B11855" w:rsidRPr="00621E63" w:rsidRDefault="003D003E" w:rsidP="00386C6C">
      <w:pPr>
        <w:pStyle w:val="BodyText"/>
      </w:pPr>
      <w:r w:rsidRPr="00621E63">
        <w:t xml:space="preserve">Definition: Specifies a coded element and its associated detail. The CWE data type is used when 1) more than one table may be applicable or 2) the specified </w:t>
      </w:r>
      <w:r w:rsidR="006D613E" w:rsidRPr="00621E63">
        <w:t>HL7</w:t>
      </w:r>
      <w:r w:rsidR="00995105" w:rsidRPr="00621E63">
        <w:t xml:space="preserve"> </w:t>
      </w:r>
      <w:r w:rsidRPr="00621E63">
        <w:t xml:space="preserve">or externally defined table may be extended with local values. See </w:t>
      </w:r>
      <w:r w:rsidR="006D613E" w:rsidRPr="00621E63">
        <w:t>HL7</w:t>
      </w:r>
      <w:r w:rsidR="00995105" w:rsidRPr="00621E63">
        <w:t xml:space="preserve"> </w:t>
      </w:r>
      <w:r w:rsidRPr="00621E63">
        <w:t>v2.6 2.A.13 for details.</w:t>
      </w:r>
    </w:p>
    <w:p w14:paraId="689491DA" w14:textId="77777777" w:rsidR="00B11855" w:rsidRPr="00621E63" w:rsidRDefault="003D003E" w:rsidP="00386C6C">
      <w:pPr>
        <w:pStyle w:val="BodyText"/>
      </w:pPr>
      <w:r w:rsidRPr="00621E63">
        <w:t>Note that this data type allows for a primary and an alternate coding system. This can be used to identify coded values from two value sets, such as measurement identifiers for the same measurement from both the MDC (ISO/IEEE 11073) and SNOMED CT systems, or units of measure from both MDC and UCUM systems.</w:t>
      </w:r>
    </w:p>
    <w:p w14:paraId="38476696" w14:textId="77777777" w:rsidR="00B11855" w:rsidRPr="00621E63" w:rsidRDefault="003D003E" w:rsidP="00CF5627">
      <w:pPr>
        <w:pStyle w:val="TableTitle"/>
      </w:pPr>
      <w:r w:rsidRPr="00621E63">
        <w:t>Table C.2-1: CWE-Coded Element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9"/>
        <w:gridCol w:w="1260"/>
        <w:gridCol w:w="900"/>
        <w:gridCol w:w="1080"/>
        <w:gridCol w:w="990"/>
        <w:gridCol w:w="911"/>
        <w:gridCol w:w="2968"/>
      </w:tblGrid>
      <w:tr w:rsidR="00C40FD5" w:rsidRPr="00621E63" w14:paraId="0BA5140C" w14:textId="77777777" w:rsidTr="00A92110">
        <w:trPr>
          <w:cantSplit/>
          <w:tblHeader/>
          <w:jc w:val="center"/>
        </w:trPr>
        <w:tc>
          <w:tcPr>
            <w:tcW w:w="909" w:type="dxa"/>
            <w:shd w:val="clear" w:color="auto" w:fill="D9D9D9"/>
          </w:tcPr>
          <w:p w14:paraId="263764CE" w14:textId="77777777" w:rsidR="00B11855" w:rsidRPr="00621E63" w:rsidRDefault="003D003E" w:rsidP="00386C6C">
            <w:pPr>
              <w:pStyle w:val="TableEntryHeader"/>
            </w:pPr>
            <w:r w:rsidRPr="00621E63">
              <w:t>SEQ</w:t>
            </w:r>
          </w:p>
        </w:tc>
        <w:tc>
          <w:tcPr>
            <w:tcW w:w="1260" w:type="dxa"/>
            <w:shd w:val="clear" w:color="auto" w:fill="D9D9D9"/>
          </w:tcPr>
          <w:p w14:paraId="36230449" w14:textId="77777777" w:rsidR="00B11855" w:rsidRPr="00621E63" w:rsidRDefault="003D003E" w:rsidP="00386C6C">
            <w:pPr>
              <w:pStyle w:val="TableEntryHeader"/>
            </w:pPr>
            <w:r w:rsidRPr="00621E63">
              <w:t>LEN</w:t>
            </w:r>
          </w:p>
        </w:tc>
        <w:tc>
          <w:tcPr>
            <w:tcW w:w="900" w:type="dxa"/>
            <w:shd w:val="clear" w:color="auto" w:fill="D9D9D9"/>
          </w:tcPr>
          <w:p w14:paraId="78682900" w14:textId="77777777" w:rsidR="00B11855" w:rsidRPr="00621E63" w:rsidRDefault="003D003E" w:rsidP="00386C6C">
            <w:pPr>
              <w:pStyle w:val="TableEntryHeader"/>
            </w:pPr>
            <w:r w:rsidRPr="00621E63">
              <w:t>DT</w:t>
            </w:r>
          </w:p>
        </w:tc>
        <w:tc>
          <w:tcPr>
            <w:tcW w:w="1080" w:type="dxa"/>
            <w:shd w:val="clear" w:color="auto" w:fill="D9D9D9"/>
          </w:tcPr>
          <w:p w14:paraId="4EF9E5F3" w14:textId="77777777" w:rsidR="00B11855" w:rsidRPr="00621E63" w:rsidRDefault="003D003E" w:rsidP="00386C6C">
            <w:pPr>
              <w:pStyle w:val="TableEntryHeader"/>
            </w:pPr>
            <w:r w:rsidRPr="00621E63">
              <w:t>Usage</w:t>
            </w:r>
          </w:p>
        </w:tc>
        <w:tc>
          <w:tcPr>
            <w:tcW w:w="990" w:type="dxa"/>
            <w:shd w:val="clear" w:color="auto" w:fill="D9D9D9"/>
          </w:tcPr>
          <w:p w14:paraId="63F78C58" w14:textId="77777777" w:rsidR="00B11855" w:rsidRPr="00621E63" w:rsidRDefault="003D003E" w:rsidP="00386C6C">
            <w:pPr>
              <w:pStyle w:val="TableEntryHeader"/>
            </w:pPr>
            <w:r w:rsidRPr="00621E63">
              <w:t>Card.</w:t>
            </w:r>
          </w:p>
        </w:tc>
        <w:tc>
          <w:tcPr>
            <w:tcW w:w="911" w:type="dxa"/>
            <w:shd w:val="clear" w:color="auto" w:fill="D9D9D9"/>
          </w:tcPr>
          <w:p w14:paraId="2ACFE97B" w14:textId="77777777" w:rsidR="00B11855" w:rsidRPr="00621E63" w:rsidRDefault="003D003E" w:rsidP="00386C6C">
            <w:pPr>
              <w:pStyle w:val="TableEntryHeader"/>
            </w:pPr>
            <w:r w:rsidRPr="00621E63">
              <w:t>TBL#</w:t>
            </w:r>
          </w:p>
        </w:tc>
        <w:tc>
          <w:tcPr>
            <w:tcW w:w="2968" w:type="dxa"/>
            <w:shd w:val="clear" w:color="auto" w:fill="D9D9D9"/>
          </w:tcPr>
          <w:p w14:paraId="053CE18A" w14:textId="77777777" w:rsidR="00B11855" w:rsidRPr="00621E63" w:rsidRDefault="003D003E" w:rsidP="00386C6C">
            <w:pPr>
              <w:pStyle w:val="TableEntryHeader"/>
            </w:pPr>
            <w:r w:rsidRPr="00621E63">
              <w:t>Component name</w:t>
            </w:r>
          </w:p>
        </w:tc>
      </w:tr>
      <w:tr w:rsidR="00C40FD5" w:rsidRPr="00621E63" w14:paraId="2FC8130B" w14:textId="77777777" w:rsidTr="00A92110">
        <w:trPr>
          <w:cantSplit/>
          <w:jc w:val="center"/>
        </w:trPr>
        <w:tc>
          <w:tcPr>
            <w:tcW w:w="909" w:type="dxa"/>
            <w:shd w:val="clear" w:color="auto" w:fill="auto"/>
          </w:tcPr>
          <w:p w14:paraId="56FECA94" w14:textId="77777777" w:rsidR="00B11855" w:rsidRPr="00621E63" w:rsidRDefault="003D003E" w:rsidP="00386C6C">
            <w:pPr>
              <w:pStyle w:val="TableEntry"/>
            </w:pPr>
            <w:r w:rsidRPr="00621E63">
              <w:t>1</w:t>
            </w:r>
          </w:p>
        </w:tc>
        <w:tc>
          <w:tcPr>
            <w:tcW w:w="1260" w:type="dxa"/>
            <w:shd w:val="clear" w:color="auto" w:fill="auto"/>
          </w:tcPr>
          <w:p w14:paraId="07AE6EC7" w14:textId="77777777" w:rsidR="00B11855" w:rsidRPr="00621E63" w:rsidRDefault="003D003E" w:rsidP="00386C6C">
            <w:pPr>
              <w:pStyle w:val="TableEntry"/>
            </w:pPr>
            <w:r w:rsidRPr="00621E63">
              <w:t>40 (See Note)</w:t>
            </w:r>
          </w:p>
        </w:tc>
        <w:tc>
          <w:tcPr>
            <w:tcW w:w="900" w:type="dxa"/>
            <w:shd w:val="clear" w:color="auto" w:fill="auto"/>
          </w:tcPr>
          <w:p w14:paraId="49DC880F" w14:textId="77777777" w:rsidR="00B11855" w:rsidRPr="00621E63" w:rsidRDefault="003D003E" w:rsidP="00386C6C">
            <w:pPr>
              <w:pStyle w:val="TableEntry"/>
            </w:pPr>
            <w:r w:rsidRPr="00621E63">
              <w:t>ST</w:t>
            </w:r>
          </w:p>
        </w:tc>
        <w:tc>
          <w:tcPr>
            <w:tcW w:w="1080" w:type="dxa"/>
            <w:shd w:val="clear" w:color="auto" w:fill="auto"/>
          </w:tcPr>
          <w:p w14:paraId="2C5C7108" w14:textId="77777777" w:rsidR="00B11855" w:rsidRPr="00621E63" w:rsidRDefault="003D003E" w:rsidP="00386C6C">
            <w:pPr>
              <w:pStyle w:val="TableEntry"/>
            </w:pPr>
            <w:r w:rsidRPr="00621E63">
              <w:t>RE</w:t>
            </w:r>
          </w:p>
        </w:tc>
        <w:tc>
          <w:tcPr>
            <w:tcW w:w="990" w:type="dxa"/>
            <w:shd w:val="clear" w:color="auto" w:fill="auto"/>
          </w:tcPr>
          <w:p w14:paraId="7169019E" w14:textId="77777777" w:rsidR="00B11855" w:rsidRPr="00621E63" w:rsidRDefault="003D003E" w:rsidP="00386C6C">
            <w:pPr>
              <w:pStyle w:val="TableEntry"/>
            </w:pPr>
            <w:r w:rsidRPr="00621E63">
              <w:t>[0..1]</w:t>
            </w:r>
          </w:p>
        </w:tc>
        <w:tc>
          <w:tcPr>
            <w:tcW w:w="911" w:type="dxa"/>
            <w:shd w:val="clear" w:color="auto" w:fill="auto"/>
          </w:tcPr>
          <w:p w14:paraId="646FEFB3" w14:textId="77777777" w:rsidR="00B11855" w:rsidRPr="00621E63" w:rsidRDefault="00B11855" w:rsidP="00386C6C">
            <w:pPr>
              <w:pStyle w:val="TableEntry"/>
            </w:pPr>
          </w:p>
        </w:tc>
        <w:tc>
          <w:tcPr>
            <w:tcW w:w="2968" w:type="dxa"/>
            <w:shd w:val="clear" w:color="auto" w:fill="auto"/>
          </w:tcPr>
          <w:p w14:paraId="354B960C" w14:textId="77777777" w:rsidR="00B11855" w:rsidRPr="00621E63" w:rsidRDefault="003D003E" w:rsidP="00386C6C">
            <w:pPr>
              <w:pStyle w:val="TableEntry"/>
            </w:pPr>
            <w:r w:rsidRPr="00621E63">
              <w:t>Identifier</w:t>
            </w:r>
          </w:p>
        </w:tc>
      </w:tr>
      <w:tr w:rsidR="00C40FD5" w:rsidRPr="00621E63" w14:paraId="57B6D82A" w14:textId="77777777" w:rsidTr="00A92110">
        <w:trPr>
          <w:cantSplit/>
          <w:jc w:val="center"/>
        </w:trPr>
        <w:tc>
          <w:tcPr>
            <w:tcW w:w="909" w:type="dxa"/>
            <w:shd w:val="clear" w:color="auto" w:fill="auto"/>
          </w:tcPr>
          <w:p w14:paraId="298F47D1" w14:textId="77777777" w:rsidR="00B11855" w:rsidRPr="00621E63" w:rsidRDefault="003D003E" w:rsidP="00386C6C">
            <w:pPr>
              <w:pStyle w:val="TableEntry"/>
            </w:pPr>
            <w:r w:rsidRPr="00621E63">
              <w:t>2</w:t>
            </w:r>
          </w:p>
        </w:tc>
        <w:tc>
          <w:tcPr>
            <w:tcW w:w="1260" w:type="dxa"/>
            <w:shd w:val="clear" w:color="auto" w:fill="auto"/>
          </w:tcPr>
          <w:p w14:paraId="78C2E6F4" w14:textId="77777777" w:rsidR="00B11855" w:rsidRPr="00621E63" w:rsidRDefault="003D003E" w:rsidP="00386C6C">
            <w:pPr>
              <w:pStyle w:val="TableEntry"/>
            </w:pPr>
            <w:r w:rsidRPr="00621E63">
              <w:t>199</w:t>
            </w:r>
          </w:p>
        </w:tc>
        <w:tc>
          <w:tcPr>
            <w:tcW w:w="900" w:type="dxa"/>
            <w:shd w:val="clear" w:color="auto" w:fill="auto"/>
          </w:tcPr>
          <w:p w14:paraId="68230A29" w14:textId="77777777" w:rsidR="00B11855" w:rsidRPr="00621E63" w:rsidRDefault="003D003E" w:rsidP="00386C6C">
            <w:pPr>
              <w:pStyle w:val="TableEntry"/>
            </w:pPr>
            <w:r w:rsidRPr="00621E63">
              <w:t>ST</w:t>
            </w:r>
          </w:p>
        </w:tc>
        <w:tc>
          <w:tcPr>
            <w:tcW w:w="1080" w:type="dxa"/>
            <w:shd w:val="clear" w:color="auto" w:fill="auto"/>
          </w:tcPr>
          <w:p w14:paraId="2349B9E9" w14:textId="77777777" w:rsidR="00B11855" w:rsidRPr="00621E63" w:rsidRDefault="003D003E" w:rsidP="00386C6C">
            <w:pPr>
              <w:pStyle w:val="TableEntry"/>
            </w:pPr>
            <w:r w:rsidRPr="00621E63">
              <w:t>R</w:t>
            </w:r>
          </w:p>
        </w:tc>
        <w:tc>
          <w:tcPr>
            <w:tcW w:w="990" w:type="dxa"/>
            <w:shd w:val="clear" w:color="auto" w:fill="auto"/>
          </w:tcPr>
          <w:p w14:paraId="5E6DF284" w14:textId="77777777" w:rsidR="00B11855" w:rsidRPr="00621E63" w:rsidRDefault="003D003E" w:rsidP="00386C6C">
            <w:pPr>
              <w:pStyle w:val="TableEntry"/>
            </w:pPr>
            <w:r w:rsidRPr="00621E63">
              <w:t>[1..1]</w:t>
            </w:r>
          </w:p>
        </w:tc>
        <w:tc>
          <w:tcPr>
            <w:tcW w:w="911" w:type="dxa"/>
            <w:shd w:val="clear" w:color="auto" w:fill="auto"/>
          </w:tcPr>
          <w:p w14:paraId="3AFD87BF" w14:textId="77777777" w:rsidR="00B11855" w:rsidRPr="00621E63" w:rsidRDefault="00B11855" w:rsidP="00386C6C">
            <w:pPr>
              <w:pStyle w:val="TableEntry"/>
            </w:pPr>
          </w:p>
        </w:tc>
        <w:tc>
          <w:tcPr>
            <w:tcW w:w="2968" w:type="dxa"/>
            <w:shd w:val="clear" w:color="auto" w:fill="auto"/>
          </w:tcPr>
          <w:p w14:paraId="2B4D8367" w14:textId="77777777" w:rsidR="00B11855" w:rsidRPr="00621E63" w:rsidRDefault="003D003E" w:rsidP="00386C6C">
            <w:pPr>
              <w:pStyle w:val="TableEntry"/>
            </w:pPr>
            <w:r w:rsidRPr="00621E63">
              <w:t>Text</w:t>
            </w:r>
          </w:p>
        </w:tc>
      </w:tr>
      <w:tr w:rsidR="00C40FD5" w:rsidRPr="00621E63" w14:paraId="1652F2F8" w14:textId="77777777" w:rsidTr="00A92110">
        <w:trPr>
          <w:cantSplit/>
          <w:jc w:val="center"/>
        </w:trPr>
        <w:tc>
          <w:tcPr>
            <w:tcW w:w="909" w:type="dxa"/>
            <w:shd w:val="clear" w:color="auto" w:fill="auto"/>
          </w:tcPr>
          <w:p w14:paraId="1C8FA39E" w14:textId="77777777" w:rsidR="00B11855" w:rsidRPr="00621E63" w:rsidRDefault="003D003E" w:rsidP="00386C6C">
            <w:pPr>
              <w:pStyle w:val="TableEntry"/>
            </w:pPr>
            <w:r w:rsidRPr="00621E63">
              <w:t>3</w:t>
            </w:r>
          </w:p>
        </w:tc>
        <w:tc>
          <w:tcPr>
            <w:tcW w:w="1260" w:type="dxa"/>
            <w:shd w:val="clear" w:color="auto" w:fill="auto"/>
          </w:tcPr>
          <w:p w14:paraId="4D84AE81" w14:textId="77777777" w:rsidR="00B11855" w:rsidRPr="00621E63" w:rsidRDefault="003D003E" w:rsidP="00386C6C">
            <w:pPr>
              <w:pStyle w:val="TableEntry"/>
            </w:pPr>
            <w:r w:rsidRPr="00621E63">
              <w:t>20</w:t>
            </w:r>
          </w:p>
        </w:tc>
        <w:tc>
          <w:tcPr>
            <w:tcW w:w="900" w:type="dxa"/>
            <w:shd w:val="clear" w:color="auto" w:fill="auto"/>
          </w:tcPr>
          <w:p w14:paraId="762756FD" w14:textId="77777777" w:rsidR="00B11855" w:rsidRPr="00621E63" w:rsidRDefault="003D003E" w:rsidP="00386C6C">
            <w:pPr>
              <w:pStyle w:val="TableEntry"/>
            </w:pPr>
            <w:r w:rsidRPr="00621E63">
              <w:t>ID</w:t>
            </w:r>
          </w:p>
        </w:tc>
        <w:tc>
          <w:tcPr>
            <w:tcW w:w="1080" w:type="dxa"/>
            <w:shd w:val="clear" w:color="auto" w:fill="auto"/>
          </w:tcPr>
          <w:p w14:paraId="5E4116BA" w14:textId="77777777" w:rsidR="00B11855" w:rsidRPr="00621E63" w:rsidRDefault="003D003E" w:rsidP="00386C6C">
            <w:pPr>
              <w:pStyle w:val="TableEntry"/>
            </w:pPr>
            <w:r w:rsidRPr="00621E63">
              <w:t>RE</w:t>
            </w:r>
          </w:p>
        </w:tc>
        <w:tc>
          <w:tcPr>
            <w:tcW w:w="990" w:type="dxa"/>
            <w:shd w:val="clear" w:color="auto" w:fill="auto"/>
          </w:tcPr>
          <w:p w14:paraId="0211D04A" w14:textId="77777777" w:rsidR="00B11855" w:rsidRPr="00621E63" w:rsidRDefault="003D003E" w:rsidP="00386C6C">
            <w:pPr>
              <w:pStyle w:val="TableEntry"/>
            </w:pPr>
            <w:r w:rsidRPr="00621E63">
              <w:t>[0..1]</w:t>
            </w:r>
          </w:p>
        </w:tc>
        <w:tc>
          <w:tcPr>
            <w:tcW w:w="911" w:type="dxa"/>
            <w:shd w:val="clear" w:color="auto" w:fill="auto"/>
          </w:tcPr>
          <w:p w14:paraId="00705DE2" w14:textId="77777777" w:rsidR="00B11855" w:rsidRPr="00621E63" w:rsidRDefault="003D003E" w:rsidP="00386C6C">
            <w:pPr>
              <w:pStyle w:val="TableEntry"/>
            </w:pPr>
            <w:r w:rsidRPr="00621E63">
              <w:t>0396</w:t>
            </w:r>
          </w:p>
        </w:tc>
        <w:tc>
          <w:tcPr>
            <w:tcW w:w="2968" w:type="dxa"/>
            <w:shd w:val="clear" w:color="auto" w:fill="auto"/>
          </w:tcPr>
          <w:p w14:paraId="71CE6704" w14:textId="77777777" w:rsidR="00B11855" w:rsidRPr="00621E63" w:rsidRDefault="003D003E" w:rsidP="00386C6C">
            <w:pPr>
              <w:pStyle w:val="TableEntry"/>
            </w:pPr>
            <w:r w:rsidRPr="00621E63">
              <w:t>Name of Coding System</w:t>
            </w:r>
          </w:p>
        </w:tc>
      </w:tr>
      <w:tr w:rsidR="00C40FD5" w:rsidRPr="00621E63" w14:paraId="0F41EBAB" w14:textId="77777777" w:rsidTr="00A92110">
        <w:trPr>
          <w:cantSplit/>
          <w:jc w:val="center"/>
        </w:trPr>
        <w:tc>
          <w:tcPr>
            <w:tcW w:w="909" w:type="dxa"/>
            <w:shd w:val="clear" w:color="auto" w:fill="auto"/>
          </w:tcPr>
          <w:p w14:paraId="073FD7C2" w14:textId="77777777" w:rsidR="00B11855" w:rsidRPr="00621E63" w:rsidRDefault="003D003E" w:rsidP="00386C6C">
            <w:pPr>
              <w:pStyle w:val="TableEntry"/>
            </w:pPr>
            <w:r w:rsidRPr="00621E63">
              <w:t>4</w:t>
            </w:r>
          </w:p>
        </w:tc>
        <w:tc>
          <w:tcPr>
            <w:tcW w:w="1260" w:type="dxa"/>
            <w:shd w:val="clear" w:color="auto" w:fill="auto"/>
          </w:tcPr>
          <w:p w14:paraId="3744E1C7" w14:textId="77777777" w:rsidR="00B11855" w:rsidRPr="00621E63" w:rsidRDefault="003D003E" w:rsidP="00386C6C">
            <w:pPr>
              <w:pStyle w:val="TableEntry"/>
            </w:pPr>
            <w:r w:rsidRPr="00621E63">
              <w:t>20</w:t>
            </w:r>
          </w:p>
        </w:tc>
        <w:tc>
          <w:tcPr>
            <w:tcW w:w="900" w:type="dxa"/>
            <w:shd w:val="clear" w:color="auto" w:fill="auto"/>
          </w:tcPr>
          <w:p w14:paraId="689660E3" w14:textId="77777777" w:rsidR="00B11855" w:rsidRPr="00621E63" w:rsidRDefault="003D003E" w:rsidP="00386C6C">
            <w:pPr>
              <w:pStyle w:val="TableEntry"/>
            </w:pPr>
            <w:r w:rsidRPr="00621E63">
              <w:t>ST</w:t>
            </w:r>
          </w:p>
        </w:tc>
        <w:tc>
          <w:tcPr>
            <w:tcW w:w="1080" w:type="dxa"/>
            <w:shd w:val="clear" w:color="auto" w:fill="auto"/>
          </w:tcPr>
          <w:p w14:paraId="6C0FDD3F" w14:textId="77777777" w:rsidR="00B11855" w:rsidRPr="00621E63" w:rsidRDefault="003D003E" w:rsidP="00386C6C">
            <w:pPr>
              <w:pStyle w:val="TableEntry"/>
            </w:pPr>
            <w:r w:rsidRPr="00621E63">
              <w:t>RE</w:t>
            </w:r>
          </w:p>
        </w:tc>
        <w:tc>
          <w:tcPr>
            <w:tcW w:w="990" w:type="dxa"/>
            <w:shd w:val="clear" w:color="auto" w:fill="auto"/>
          </w:tcPr>
          <w:p w14:paraId="37A7B299" w14:textId="77777777" w:rsidR="00B11855" w:rsidRPr="00621E63" w:rsidRDefault="003D003E" w:rsidP="00386C6C">
            <w:pPr>
              <w:pStyle w:val="TableEntry"/>
            </w:pPr>
            <w:r w:rsidRPr="00621E63">
              <w:t>[0..1]</w:t>
            </w:r>
          </w:p>
        </w:tc>
        <w:tc>
          <w:tcPr>
            <w:tcW w:w="911" w:type="dxa"/>
            <w:shd w:val="clear" w:color="auto" w:fill="auto"/>
          </w:tcPr>
          <w:p w14:paraId="377B6309" w14:textId="77777777" w:rsidR="00B11855" w:rsidRPr="00621E63" w:rsidRDefault="00B11855" w:rsidP="00386C6C">
            <w:pPr>
              <w:pStyle w:val="TableEntry"/>
            </w:pPr>
          </w:p>
        </w:tc>
        <w:tc>
          <w:tcPr>
            <w:tcW w:w="2968" w:type="dxa"/>
            <w:shd w:val="clear" w:color="auto" w:fill="auto"/>
          </w:tcPr>
          <w:p w14:paraId="139326BD" w14:textId="77777777" w:rsidR="00B11855" w:rsidRPr="00621E63" w:rsidRDefault="003D003E" w:rsidP="00386C6C">
            <w:pPr>
              <w:pStyle w:val="TableEntry"/>
            </w:pPr>
            <w:r w:rsidRPr="00621E63">
              <w:t>Alternate Identifier</w:t>
            </w:r>
          </w:p>
        </w:tc>
      </w:tr>
      <w:tr w:rsidR="00C40FD5" w:rsidRPr="00621E63" w14:paraId="38F1D5DD" w14:textId="77777777" w:rsidTr="00A92110">
        <w:trPr>
          <w:cantSplit/>
          <w:jc w:val="center"/>
        </w:trPr>
        <w:tc>
          <w:tcPr>
            <w:tcW w:w="909" w:type="dxa"/>
            <w:shd w:val="clear" w:color="auto" w:fill="auto"/>
          </w:tcPr>
          <w:p w14:paraId="6EFAABC7" w14:textId="77777777" w:rsidR="00B11855" w:rsidRPr="00621E63" w:rsidRDefault="003D003E" w:rsidP="00386C6C">
            <w:pPr>
              <w:pStyle w:val="TableEntry"/>
            </w:pPr>
            <w:r w:rsidRPr="00621E63">
              <w:t>5</w:t>
            </w:r>
          </w:p>
        </w:tc>
        <w:tc>
          <w:tcPr>
            <w:tcW w:w="1260" w:type="dxa"/>
            <w:shd w:val="clear" w:color="auto" w:fill="auto"/>
          </w:tcPr>
          <w:p w14:paraId="219CD506" w14:textId="77777777" w:rsidR="00B11855" w:rsidRPr="00621E63" w:rsidRDefault="003D003E" w:rsidP="00386C6C">
            <w:pPr>
              <w:pStyle w:val="TableEntry"/>
            </w:pPr>
            <w:r w:rsidRPr="00621E63">
              <w:t>199</w:t>
            </w:r>
          </w:p>
        </w:tc>
        <w:tc>
          <w:tcPr>
            <w:tcW w:w="900" w:type="dxa"/>
            <w:shd w:val="clear" w:color="auto" w:fill="auto"/>
          </w:tcPr>
          <w:p w14:paraId="18A51808" w14:textId="77777777" w:rsidR="00B11855" w:rsidRPr="00621E63" w:rsidRDefault="003D003E" w:rsidP="00386C6C">
            <w:pPr>
              <w:pStyle w:val="TableEntry"/>
            </w:pPr>
            <w:r w:rsidRPr="00621E63">
              <w:t>ST</w:t>
            </w:r>
          </w:p>
        </w:tc>
        <w:tc>
          <w:tcPr>
            <w:tcW w:w="1080" w:type="dxa"/>
            <w:shd w:val="clear" w:color="auto" w:fill="auto"/>
          </w:tcPr>
          <w:p w14:paraId="10979E03" w14:textId="77777777" w:rsidR="00B11855" w:rsidRPr="00621E63" w:rsidRDefault="003D003E" w:rsidP="00386C6C">
            <w:pPr>
              <w:pStyle w:val="TableEntry"/>
            </w:pPr>
            <w:r w:rsidRPr="00621E63">
              <w:t>RE</w:t>
            </w:r>
          </w:p>
        </w:tc>
        <w:tc>
          <w:tcPr>
            <w:tcW w:w="990" w:type="dxa"/>
            <w:shd w:val="clear" w:color="auto" w:fill="auto"/>
          </w:tcPr>
          <w:p w14:paraId="239587EC" w14:textId="77777777" w:rsidR="00B11855" w:rsidRPr="00621E63" w:rsidRDefault="003D003E" w:rsidP="00386C6C">
            <w:pPr>
              <w:pStyle w:val="TableEntry"/>
            </w:pPr>
            <w:r w:rsidRPr="00621E63">
              <w:t>[0..1]</w:t>
            </w:r>
          </w:p>
        </w:tc>
        <w:tc>
          <w:tcPr>
            <w:tcW w:w="911" w:type="dxa"/>
            <w:shd w:val="clear" w:color="auto" w:fill="auto"/>
          </w:tcPr>
          <w:p w14:paraId="3A8C305E" w14:textId="77777777" w:rsidR="00B11855" w:rsidRPr="00621E63" w:rsidRDefault="00B11855" w:rsidP="00386C6C">
            <w:pPr>
              <w:pStyle w:val="TableEntry"/>
            </w:pPr>
          </w:p>
        </w:tc>
        <w:tc>
          <w:tcPr>
            <w:tcW w:w="2968" w:type="dxa"/>
            <w:shd w:val="clear" w:color="auto" w:fill="auto"/>
          </w:tcPr>
          <w:p w14:paraId="2F285280" w14:textId="77777777" w:rsidR="00B11855" w:rsidRPr="00621E63" w:rsidRDefault="003D003E" w:rsidP="00386C6C">
            <w:pPr>
              <w:pStyle w:val="TableEntry"/>
            </w:pPr>
            <w:r w:rsidRPr="00621E63">
              <w:t>Alternate Text</w:t>
            </w:r>
          </w:p>
        </w:tc>
      </w:tr>
      <w:tr w:rsidR="00C40FD5" w:rsidRPr="00621E63" w14:paraId="73D3CD35" w14:textId="77777777" w:rsidTr="00A92110">
        <w:trPr>
          <w:cantSplit/>
          <w:jc w:val="center"/>
        </w:trPr>
        <w:tc>
          <w:tcPr>
            <w:tcW w:w="909" w:type="dxa"/>
            <w:shd w:val="clear" w:color="auto" w:fill="auto"/>
          </w:tcPr>
          <w:p w14:paraId="30A63F33" w14:textId="77777777" w:rsidR="00B11855" w:rsidRPr="00621E63" w:rsidRDefault="003D003E" w:rsidP="00386C6C">
            <w:pPr>
              <w:pStyle w:val="TableEntry"/>
            </w:pPr>
            <w:r w:rsidRPr="00621E63">
              <w:t>6</w:t>
            </w:r>
          </w:p>
        </w:tc>
        <w:tc>
          <w:tcPr>
            <w:tcW w:w="1260" w:type="dxa"/>
            <w:shd w:val="clear" w:color="auto" w:fill="auto"/>
          </w:tcPr>
          <w:p w14:paraId="74D35F0A" w14:textId="77777777" w:rsidR="00B11855" w:rsidRPr="00621E63" w:rsidRDefault="003D003E" w:rsidP="00386C6C">
            <w:pPr>
              <w:pStyle w:val="TableEntry"/>
            </w:pPr>
            <w:r w:rsidRPr="00621E63">
              <w:t>20</w:t>
            </w:r>
          </w:p>
        </w:tc>
        <w:tc>
          <w:tcPr>
            <w:tcW w:w="900" w:type="dxa"/>
            <w:shd w:val="clear" w:color="auto" w:fill="auto"/>
          </w:tcPr>
          <w:p w14:paraId="6BF208D4" w14:textId="77777777" w:rsidR="00B11855" w:rsidRPr="00621E63" w:rsidRDefault="003D003E" w:rsidP="00386C6C">
            <w:pPr>
              <w:pStyle w:val="TableEntry"/>
            </w:pPr>
            <w:r w:rsidRPr="00621E63">
              <w:t>ID</w:t>
            </w:r>
          </w:p>
        </w:tc>
        <w:tc>
          <w:tcPr>
            <w:tcW w:w="1080" w:type="dxa"/>
            <w:shd w:val="clear" w:color="auto" w:fill="auto"/>
          </w:tcPr>
          <w:p w14:paraId="3F499325" w14:textId="77777777" w:rsidR="00B11855" w:rsidRPr="00621E63" w:rsidRDefault="003D003E" w:rsidP="00386C6C">
            <w:pPr>
              <w:pStyle w:val="TableEntry"/>
            </w:pPr>
            <w:r w:rsidRPr="00621E63">
              <w:t>RE</w:t>
            </w:r>
          </w:p>
        </w:tc>
        <w:tc>
          <w:tcPr>
            <w:tcW w:w="990" w:type="dxa"/>
            <w:shd w:val="clear" w:color="auto" w:fill="auto"/>
          </w:tcPr>
          <w:p w14:paraId="049EBC1A" w14:textId="77777777" w:rsidR="00B11855" w:rsidRPr="00621E63" w:rsidRDefault="003D003E" w:rsidP="00386C6C">
            <w:pPr>
              <w:pStyle w:val="TableEntry"/>
            </w:pPr>
            <w:r w:rsidRPr="00621E63">
              <w:t>[0..1]</w:t>
            </w:r>
          </w:p>
        </w:tc>
        <w:tc>
          <w:tcPr>
            <w:tcW w:w="911" w:type="dxa"/>
            <w:shd w:val="clear" w:color="auto" w:fill="auto"/>
          </w:tcPr>
          <w:p w14:paraId="58A2D3C3" w14:textId="77777777" w:rsidR="00B11855" w:rsidRPr="00621E63" w:rsidRDefault="003D003E" w:rsidP="00386C6C">
            <w:pPr>
              <w:pStyle w:val="TableEntry"/>
            </w:pPr>
            <w:r w:rsidRPr="00621E63">
              <w:t>0396</w:t>
            </w:r>
          </w:p>
        </w:tc>
        <w:tc>
          <w:tcPr>
            <w:tcW w:w="2968" w:type="dxa"/>
            <w:shd w:val="clear" w:color="auto" w:fill="auto"/>
          </w:tcPr>
          <w:p w14:paraId="79A2C105" w14:textId="77777777" w:rsidR="00B11855" w:rsidRPr="00621E63" w:rsidRDefault="003D003E" w:rsidP="00386C6C">
            <w:pPr>
              <w:pStyle w:val="TableEntry"/>
            </w:pPr>
            <w:r w:rsidRPr="00621E63">
              <w:t>Name of Alternate Coding System</w:t>
            </w:r>
          </w:p>
        </w:tc>
      </w:tr>
      <w:tr w:rsidR="00C40FD5" w:rsidRPr="00621E63" w14:paraId="62BE638A" w14:textId="77777777" w:rsidTr="00A92110">
        <w:trPr>
          <w:cantSplit/>
          <w:jc w:val="center"/>
        </w:trPr>
        <w:tc>
          <w:tcPr>
            <w:tcW w:w="909" w:type="dxa"/>
            <w:shd w:val="clear" w:color="auto" w:fill="auto"/>
          </w:tcPr>
          <w:p w14:paraId="1F7455C7" w14:textId="77777777" w:rsidR="00B11855" w:rsidRPr="00621E63" w:rsidRDefault="003D003E" w:rsidP="00386C6C">
            <w:pPr>
              <w:pStyle w:val="TableEntry"/>
            </w:pPr>
            <w:r w:rsidRPr="00621E63">
              <w:t>7</w:t>
            </w:r>
          </w:p>
        </w:tc>
        <w:tc>
          <w:tcPr>
            <w:tcW w:w="1260" w:type="dxa"/>
            <w:shd w:val="clear" w:color="auto" w:fill="auto"/>
          </w:tcPr>
          <w:p w14:paraId="4D0B7FF2" w14:textId="77777777" w:rsidR="00B11855" w:rsidRPr="00621E63" w:rsidRDefault="003D003E" w:rsidP="00386C6C">
            <w:pPr>
              <w:pStyle w:val="TableEntry"/>
            </w:pPr>
            <w:r w:rsidRPr="00621E63">
              <w:t>10</w:t>
            </w:r>
          </w:p>
        </w:tc>
        <w:tc>
          <w:tcPr>
            <w:tcW w:w="900" w:type="dxa"/>
            <w:shd w:val="clear" w:color="auto" w:fill="auto"/>
          </w:tcPr>
          <w:p w14:paraId="4D3839C9" w14:textId="77777777" w:rsidR="00B11855" w:rsidRPr="00621E63" w:rsidRDefault="003D003E" w:rsidP="00386C6C">
            <w:pPr>
              <w:pStyle w:val="TableEntry"/>
            </w:pPr>
            <w:r w:rsidRPr="00621E63">
              <w:t>ST</w:t>
            </w:r>
          </w:p>
        </w:tc>
        <w:tc>
          <w:tcPr>
            <w:tcW w:w="1080" w:type="dxa"/>
            <w:shd w:val="clear" w:color="auto" w:fill="auto"/>
          </w:tcPr>
          <w:p w14:paraId="010DA9D1" w14:textId="77777777" w:rsidR="00B11855" w:rsidRPr="00621E63" w:rsidRDefault="003D003E" w:rsidP="00386C6C">
            <w:pPr>
              <w:pStyle w:val="TableEntry"/>
            </w:pPr>
            <w:r w:rsidRPr="00621E63">
              <w:t>C</w:t>
            </w:r>
          </w:p>
        </w:tc>
        <w:tc>
          <w:tcPr>
            <w:tcW w:w="990" w:type="dxa"/>
            <w:shd w:val="clear" w:color="auto" w:fill="auto"/>
          </w:tcPr>
          <w:p w14:paraId="04386995" w14:textId="77777777" w:rsidR="00B11855" w:rsidRPr="00621E63" w:rsidRDefault="003D003E" w:rsidP="00386C6C">
            <w:pPr>
              <w:pStyle w:val="TableEntry"/>
            </w:pPr>
            <w:r w:rsidRPr="00621E63">
              <w:t>[0..1]</w:t>
            </w:r>
          </w:p>
        </w:tc>
        <w:tc>
          <w:tcPr>
            <w:tcW w:w="911" w:type="dxa"/>
            <w:shd w:val="clear" w:color="auto" w:fill="auto"/>
          </w:tcPr>
          <w:p w14:paraId="03372485" w14:textId="77777777" w:rsidR="00B11855" w:rsidRPr="00621E63" w:rsidRDefault="00B11855" w:rsidP="00386C6C">
            <w:pPr>
              <w:pStyle w:val="TableEntry"/>
            </w:pPr>
          </w:p>
        </w:tc>
        <w:tc>
          <w:tcPr>
            <w:tcW w:w="2968" w:type="dxa"/>
            <w:shd w:val="clear" w:color="auto" w:fill="auto"/>
          </w:tcPr>
          <w:p w14:paraId="7580A171" w14:textId="77777777" w:rsidR="00B11855" w:rsidRPr="00621E63" w:rsidRDefault="003D003E" w:rsidP="00386C6C">
            <w:pPr>
              <w:pStyle w:val="TableEntry"/>
            </w:pPr>
            <w:r w:rsidRPr="00621E63">
              <w:t>Coding System Version ID</w:t>
            </w:r>
          </w:p>
        </w:tc>
      </w:tr>
      <w:tr w:rsidR="00C40FD5" w:rsidRPr="00621E63" w14:paraId="252D308D" w14:textId="77777777" w:rsidTr="00A92110">
        <w:trPr>
          <w:cantSplit/>
          <w:jc w:val="center"/>
        </w:trPr>
        <w:tc>
          <w:tcPr>
            <w:tcW w:w="909" w:type="dxa"/>
            <w:shd w:val="clear" w:color="auto" w:fill="auto"/>
          </w:tcPr>
          <w:p w14:paraId="3CFD8B69" w14:textId="77777777" w:rsidR="00B11855" w:rsidRPr="00621E63" w:rsidRDefault="003D003E" w:rsidP="00386C6C">
            <w:pPr>
              <w:pStyle w:val="TableEntry"/>
            </w:pPr>
            <w:r w:rsidRPr="00621E63">
              <w:t>8</w:t>
            </w:r>
          </w:p>
        </w:tc>
        <w:tc>
          <w:tcPr>
            <w:tcW w:w="1260" w:type="dxa"/>
            <w:shd w:val="clear" w:color="auto" w:fill="auto"/>
          </w:tcPr>
          <w:p w14:paraId="65DA12A9" w14:textId="77777777" w:rsidR="00B11855" w:rsidRPr="00621E63" w:rsidRDefault="003D003E" w:rsidP="00386C6C">
            <w:pPr>
              <w:pStyle w:val="TableEntry"/>
            </w:pPr>
            <w:r w:rsidRPr="00621E63">
              <w:t>10</w:t>
            </w:r>
          </w:p>
        </w:tc>
        <w:tc>
          <w:tcPr>
            <w:tcW w:w="900" w:type="dxa"/>
            <w:shd w:val="clear" w:color="auto" w:fill="auto"/>
          </w:tcPr>
          <w:p w14:paraId="7A0ABD39" w14:textId="77777777" w:rsidR="00B11855" w:rsidRPr="00621E63" w:rsidRDefault="003D003E" w:rsidP="00386C6C">
            <w:pPr>
              <w:pStyle w:val="TableEntry"/>
            </w:pPr>
            <w:r w:rsidRPr="00621E63">
              <w:t>ST</w:t>
            </w:r>
          </w:p>
        </w:tc>
        <w:tc>
          <w:tcPr>
            <w:tcW w:w="1080" w:type="dxa"/>
            <w:shd w:val="clear" w:color="auto" w:fill="auto"/>
          </w:tcPr>
          <w:p w14:paraId="090A4020" w14:textId="77777777" w:rsidR="00B11855" w:rsidRPr="00621E63" w:rsidRDefault="003D003E" w:rsidP="00386C6C">
            <w:pPr>
              <w:pStyle w:val="TableEntry"/>
            </w:pPr>
            <w:r w:rsidRPr="00621E63">
              <w:t>O</w:t>
            </w:r>
          </w:p>
        </w:tc>
        <w:tc>
          <w:tcPr>
            <w:tcW w:w="990" w:type="dxa"/>
            <w:shd w:val="clear" w:color="auto" w:fill="auto"/>
          </w:tcPr>
          <w:p w14:paraId="694ACE62" w14:textId="77777777" w:rsidR="00B11855" w:rsidRPr="00621E63" w:rsidRDefault="003D003E" w:rsidP="00386C6C">
            <w:pPr>
              <w:pStyle w:val="TableEntry"/>
            </w:pPr>
            <w:r w:rsidRPr="00621E63">
              <w:t>[0..1]</w:t>
            </w:r>
          </w:p>
        </w:tc>
        <w:tc>
          <w:tcPr>
            <w:tcW w:w="911" w:type="dxa"/>
            <w:shd w:val="clear" w:color="auto" w:fill="auto"/>
          </w:tcPr>
          <w:p w14:paraId="75DC7FBB" w14:textId="77777777" w:rsidR="00B11855" w:rsidRPr="00621E63" w:rsidRDefault="00B11855" w:rsidP="00386C6C">
            <w:pPr>
              <w:pStyle w:val="TableEntry"/>
            </w:pPr>
          </w:p>
        </w:tc>
        <w:tc>
          <w:tcPr>
            <w:tcW w:w="2968" w:type="dxa"/>
            <w:shd w:val="clear" w:color="auto" w:fill="auto"/>
          </w:tcPr>
          <w:p w14:paraId="271D2BFC" w14:textId="77777777" w:rsidR="00B11855" w:rsidRPr="00621E63" w:rsidRDefault="003D003E" w:rsidP="00386C6C">
            <w:pPr>
              <w:pStyle w:val="TableEntry"/>
            </w:pPr>
            <w:r w:rsidRPr="00621E63">
              <w:t>Alternate Coding System Version ID</w:t>
            </w:r>
          </w:p>
        </w:tc>
      </w:tr>
      <w:tr w:rsidR="00C40FD5" w:rsidRPr="00621E63" w14:paraId="6C89527F" w14:textId="77777777" w:rsidTr="00A92110">
        <w:trPr>
          <w:cantSplit/>
          <w:jc w:val="center"/>
        </w:trPr>
        <w:tc>
          <w:tcPr>
            <w:tcW w:w="909" w:type="dxa"/>
            <w:shd w:val="clear" w:color="auto" w:fill="auto"/>
          </w:tcPr>
          <w:p w14:paraId="51AC4812" w14:textId="77777777" w:rsidR="00B11855" w:rsidRPr="00621E63" w:rsidRDefault="003D003E" w:rsidP="00386C6C">
            <w:pPr>
              <w:pStyle w:val="TableEntry"/>
            </w:pPr>
            <w:r w:rsidRPr="00621E63">
              <w:t>9</w:t>
            </w:r>
          </w:p>
        </w:tc>
        <w:tc>
          <w:tcPr>
            <w:tcW w:w="1260" w:type="dxa"/>
            <w:shd w:val="clear" w:color="auto" w:fill="auto"/>
          </w:tcPr>
          <w:p w14:paraId="5955B2E1" w14:textId="77777777" w:rsidR="00B11855" w:rsidRPr="00621E63" w:rsidRDefault="003D003E" w:rsidP="00386C6C">
            <w:pPr>
              <w:pStyle w:val="TableEntry"/>
            </w:pPr>
            <w:r w:rsidRPr="00621E63">
              <w:t>199</w:t>
            </w:r>
          </w:p>
        </w:tc>
        <w:tc>
          <w:tcPr>
            <w:tcW w:w="900" w:type="dxa"/>
            <w:shd w:val="clear" w:color="auto" w:fill="auto"/>
          </w:tcPr>
          <w:p w14:paraId="47BC417F" w14:textId="77777777" w:rsidR="00B11855" w:rsidRPr="00621E63" w:rsidRDefault="003D003E" w:rsidP="00386C6C">
            <w:pPr>
              <w:pStyle w:val="TableEntry"/>
            </w:pPr>
            <w:r w:rsidRPr="00621E63">
              <w:t>ST</w:t>
            </w:r>
          </w:p>
        </w:tc>
        <w:tc>
          <w:tcPr>
            <w:tcW w:w="1080" w:type="dxa"/>
            <w:shd w:val="clear" w:color="auto" w:fill="auto"/>
          </w:tcPr>
          <w:p w14:paraId="1C298439" w14:textId="77777777" w:rsidR="00B11855" w:rsidRPr="00621E63" w:rsidRDefault="003D003E" w:rsidP="00386C6C">
            <w:pPr>
              <w:pStyle w:val="TableEntry"/>
            </w:pPr>
            <w:r w:rsidRPr="00621E63">
              <w:t>O</w:t>
            </w:r>
          </w:p>
        </w:tc>
        <w:tc>
          <w:tcPr>
            <w:tcW w:w="990" w:type="dxa"/>
            <w:shd w:val="clear" w:color="auto" w:fill="auto"/>
          </w:tcPr>
          <w:p w14:paraId="7FC24570" w14:textId="77777777" w:rsidR="00B11855" w:rsidRPr="00621E63" w:rsidRDefault="003D003E" w:rsidP="00386C6C">
            <w:pPr>
              <w:pStyle w:val="TableEntry"/>
            </w:pPr>
            <w:r w:rsidRPr="00621E63">
              <w:t>[0..1]</w:t>
            </w:r>
          </w:p>
        </w:tc>
        <w:tc>
          <w:tcPr>
            <w:tcW w:w="911" w:type="dxa"/>
            <w:shd w:val="clear" w:color="auto" w:fill="auto"/>
          </w:tcPr>
          <w:p w14:paraId="5AEEC582" w14:textId="77777777" w:rsidR="00B11855" w:rsidRPr="00621E63" w:rsidRDefault="00B11855" w:rsidP="00386C6C">
            <w:pPr>
              <w:pStyle w:val="TableEntry"/>
            </w:pPr>
          </w:p>
        </w:tc>
        <w:tc>
          <w:tcPr>
            <w:tcW w:w="2968" w:type="dxa"/>
            <w:shd w:val="clear" w:color="auto" w:fill="auto"/>
          </w:tcPr>
          <w:p w14:paraId="151BF4C1" w14:textId="77777777" w:rsidR="00B11855" w:rsidRPr="00621E63" w:rsidRDefault="003D003E" w:rsidP="00386C6C">
            <w:pPr>
              <w:pStyle w:val="TableEntry"/>
            </w:pPr>
            <w:r w:rsidRPr="00621E63">
              <w:t>Original Text</w:t>
            </w:r>
          </w:p>
        </w:tc>
      </w:tr>
    </w:tbl>
    <w:p w14:paraId="6B2ECFCA" w14:textId="558A5821" w:rsidR="00B11855" w:rsidRPr="00621E63" w:rsidRDefault="003D003E" w:rsidP="00B520F3">
      <w:pPr>
        <w:pStyle w:val="Note"/>
      </w:pPr>
      <w:r w:rsidRPr="00621E63">
        <w:t xml:space="preserve">Note: </w:t>
      </w:r>
      <w:r w:rsidR="006D613E" w:rsidRPr="00621E63">
        <w:t>HL7</w:t>
      </w:r>
      <w:r w:rsidR="00995105" w:rsidRPr="00621E63">
        <w:t xml:space="preserve"> </w:t>
      </w:r>
      <w:r w:rsidRPr="00621E63">
        <w:t>Ch. 2A calls for a length limit of 20 on component 1 of CWE, but some codes required in this Technical Framework are longer, hence this deviation.</w:t>
      </w:r>
    </w:p>
    <w:p w14:paraId="7DE669BF" w14:textId="77777777" w:rsidR="00B11855" w:rsidRPr="00621E63" w:rsidRDefault="00B11855" w:rsidP="00A92110">
      <w:pPr>
        <w:pStyle w:val="BodyText"/>
      </w:pPr>
    </w:p>
    <w:p w14:paraId="0B73BDD9" w14:textId="1F1479EB" w:rsidR="00B11855" w:rsidRPr="00621E63" w:rsidRDefault="00D53FC4" w:rsidP="00D53FC4">
      <w:pPr>
        <w:pStyle w:val="Heading2"/>
        <w:numPr>
          <w:ilvl w:val="0"/>
          <w:numId w:val="0"/>
        </w:numPr>
        <w:rPr>
          <w:noProof w:val="0"/>
        </w:rPr>
        <w:pPrChange w:id="2477" w:author="Mary Jungers" w:date="2019-11-13T19:07:00Z">
          <w:pPr>
            <w:pStyle w:val="AppendixHeading2"/>
          </w:pPr>
        </w:pPrChange>
      </w:pPr>
      <w:bookmarkStart w:id="2478" w:name="_Toc401769874"/>
      <w:bookmarkStart w:id="2479" w:name="_Toc24650536"/>
      <w:ins w:id="2480" w:author="Mary Jungers" w:date="2019-11-13T19:07:00Z">
        <w:r w:rsidRPr="00621E63">
          <w:rPr>
            <w:noProof w:val="0"/>
          </w:rPr>
          <w:lastRenderedPageBreak/>
          <w:t xml:space="preserve">C.3 </w:t>
        </w:r>
      </w:ins>
      <w:r w:rsidR="003D003E" w:rsidRPr="00621E63">
        <w:rPr>
          <w:noProof w:val="0"/>
        </w:rPr>
        <w:t>CX Data Type</w:t>
      </w:r>
      <w:bookmarkEnd w:id="2478"/>
      <w:bookmarkEnd w:id="2479"/>
    </w:p>
    <w:p w14:paraId="26C80825" w14:textId="77777777" w:rsidR="00B11855" w:rsidRPr="00621E63" w:rsidRDefault="003D003E" w:rsidP="00CF5627">
      <w:pPr>
        <w:pStyle w:val="TableTitle"/>
      </w:pPr>
      <w:r w:rsidRPr="00621E63">
        <w:t>Table C.3-1: CX-Extended Composite ID with check digit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1188"/>
        <w:gridCol w:w="760"/>
        <w:gridCol w:w="961"/>
        <w:gridCol w:w="1316"/>
        <w:gridCol w:w="861"/>
        <w:gridCol w:w="2834"/>
      </w:tblGrid>
      <w:tr w:rsidR="00C40FD5" w:rsidRPr="00621E63" w14:paraId="7930C3B1" w14:textId="77777777" w:rsidTr="00A92110">
        <w:trPr>
          <w:cantSplit/>
          <w:tblHeader/>
          <w:jc w:val="center"/>
        </w:trPr>
        <w:tc>
          <w:tcPr>
            <w:tcW w:w="900" w:type="dxa"/>
            <w:shd w:val="clear" w:color="auto" w:fill="D9D9D9"/>
          </w:tcPr>
          <w:p w14:paraId="62ED4230" w14:textId="77777777" w:rsidR="00B11855" w:rsidRPr="00621E63" w:rsidRDefault="003D003E" w:rsidP="00B520F3">
            <w:pPr>
              <w:pStyle w:val="TableEntryHeader"/>
            </w:pPr>
            <w:r w:rsidRPr="00621E63">
              <w:t>SEQ</w:t>
            </w:r>
          </w:p>
        </w:tc>
        <w:tc>
          <w:tcPr>
            <w:tcW w:w="1188" w:type="dxa"/>
            <w:shd w:val="clear" w:color="auto" w:fill="D9D9D9"/>
          </w:tcPr>
          <w:p w14:paraId="431127F8" w14:textId="77777777" w:rsidR="00B11855" w:rsidRPr="00621E63" w:rsidRDefault="003D003E" w:rsidP="00B520F3">
            <w:pPr>
              <w:pStyle w:val="TableEntryHeader"/>
            </w:pPr>
            <w:r w:rsidRPr="00621E63">
              <w:t>LEN</w:t>
            </w:r>
          </w:p>
        </w:tc>
        <w:tc>
          <w:tcPr>
            <w:tcW w:w="760" w:type="dxa"/>
            <w:shd w:val="clear" w:color="auto" w:fill="D9D9D9"/>
          </w:tcPr>
          <w:p w14:paraId="04372A97" w14:textId="77777777" w:rsidR="00B11855" w:rsidRPr="00621E63" w:rsidRDefault="003D003E" w:rsidP="00B520F3">
            <w:pPr>
              <w:pStyle w:val="TableEntryHeader"/>
            </w:pPr>
            <w:r w:rsidRPr="00621E63">
              <w:t>DT</w:t>
            </w:r>
          </w:p>
        </w:tc>
        <w:tc>
          <w:tcPr>
            <w:tcW w:w="961" w:type="dxa"/>
            <w:shd w:val="clear" w:color="auto" w:fill="D9D9D9"/>
          </w:tcPr>
          <w:p w14:paraId="53699FFF" w14:textId="77777777" w:rsidR="00B11855" w:rsidRPr="00621E63" w:rsidRDefault="003D003E" w:rsidP="00B520F3">
            <w:pPr>
              <w:pStyle w:val="TableEntryHeader"/>
            </w:pPr>
            <w:r w:rsidRPr="00621E63">
              <w:t>Usage</w:t>
            </w:r>
          </w:p>
        </w:tc>
        <w:tc>
          <w:tcPr>
            <w:tcW w:w="1316" w:type="dxa"/>
            <w:shd w:val="clear" w:color="auto" w:fill="D9D9D9"/>
          </w:tcPr>
          <w:p w14:paraId="162BDBDF" w14:textId="77777777" w:rsidR="00B11855" w:rsidRPr="00621E63" w:rsidRDefault="003D003E" w:rsidP="00B520F3">
            <w:pPr>
              <w:pStyle w:val="TableEntryHeader"/>
            </w:pPr>
            <w:r w:rsidRPr="00621E63">
              <w:t>Card.</w:t>
            </w:r>
          </w:p>
        </w:tc>
        <w:tc>
          <w:tcPr>
            <w:tcW w:w="861" w:type="dxa"/>
            <w:shd w:val="clear" w:color="auto" w:fill="D9D9D9"/>
          </w:tcPr>
          <w:p w14:paraId="2B9EB282" w14:textId="77777777" w:rsidR="00B11855" w:rsidRPr="00621E63" w:rsidRDefault="003D003E" w:rsidP="00B520F3">
            <w:pPr>
              <w:pStyle w:val="TableEntryHeader"/>
            </w:pPr>
            <w:r w:rsidRPr="00621E63">
              <w:t>TBL#</w:t>
            </w:r>
          </w:p>
        </w:tc>
        <w:tc>
          <w:tcPr>
            <w:tcW w:w="2834" w:type="dxa"/>
            <w:shd w:val="clear" w:color="auto" w:fill="D9D9D9"/>
          </w:tcPr>
          <w:p w14:paraId="0232FD6C" w14:textId="77777777" w:rsidR="00B11855" w:rsidRPr="00621E63" w:rsidRDefault="003D003E" w:rsidP="00B520F3">
            <w:pPr>
              <w:pStyle w:val="TableEntryHeader"/>
            </w:pPr>
            <w:r w:rsidRPr="00621E63">
              <w:t>Component name</w:t>
            </w:r>
          </w:p>
        </w:tc>
      </w:tr>
      <w:tr w:rsidR="00C40FD5" w:rsidRPr="00621E63" w14:paraId="18F0D4F0" w14:textId="77777777" w:rsidTr="00A92110">
        <w:trPr>
          <w:cantSplit/>
          <w:jc w:val="center"/>
        </w:trPr>
        <w:tc>
          <w:tcPr>
            <w:tcW w:w="900" w:type="dxa"/>
            <w:shd w:val="clear" w:color="auto" w:fill="auto"/>
          </w:tcPr>
          <w:p w14:paraId="5ED044A1" w14:textId="77777777" w:rsidR="00B11855" w:rsidRPr="00621E63" w:rsidRDefault="003D003E" w:rsidP="00B520F3">
            <w:pPr>
              <w:pStyle w:val="TableEntry"/>
            </w:pPr>
            <w:r w:rsidRPr="00621E63">
              <w:t>1</w:t>
            </w:r>
          </w:p>
        </w:tc>
        <w:tc>
          <w:tcPr>
            <w:tcW w:w="1188" w:type="dxa"/>
            <w:shd w:val="clear" w:color="auto" w:fill="auto"/>
          </w:tcPr>
          <w:p w14:paraId="76E5B179" w14:textId="77777777" w:rsidR="00B11855" w:rsidRPr="00621E63" w:rsidRDefault="003D003E" w:rsidP="00B520F3">
            <w:pPr>
              <w:pStyle w:val="TableEntry"/>
            </w:pPr>
            <w:r w:rsidRPr="00621E63">
              <w:t>15</w:t>
            </w:r>
          </w:p>
        </w:tc>
        <w:tc>
          <w:tcPr>
            <w:tcW w:w="760" w:type="dxa"/>
            <w:shd w:val="clear" w:color="auto" w:fill="auto"/>
          </w:tcPr>
          <w:p w14:paraId="64D658C1" w14:textId="77777777" w:rsidR="00B11855" w:rsidRPr="00621E63" w:rsidRDefault="003D003E" w:rsidP="00B520F3">
            <w:pPr>
              <w:pStyle w:val="TableEntry"/>
            </w:pPr>
            <w:r w:rsidRPr="00621E63">
              <w:t>ST</w:t>
            </w:r>
          </w:p>
        </w:tc>
        <w:tc>
          <w:tcPr>
            <w:tcW w:w="961" w:type="dxa"/>
            <w:shd w:val="clear" w:color="auto" w:fill="auto"/>
          </w:tcPr>
          <w:p w14:paraId="0E17D03D" w14:textId="77777777" w:rsidR="00B11855" w:rsidRPr="00621E63" w:rsidRDefault="003D003E" w:rsidP="00B520F3">
            <w:pPr>
              <w:pStyle w:val="TableEntry"/>
            </w:pPr>
            <w:r w:rsidRPr="00621E63">
              <w:t>R</w:t>
            </w:r>
          </w:p>
        </w:tc>
        <w:tc>
          <w:tcPr>
            <w:tcW w:w="1316" w:type="dxa"/>
            <w:shd w:val="clear" w:color="auto" w:fill="auto"/>
          </w:tcPr>
          <w:p w14:paraId="429C6BC2" w14:textId="77777777" w:rsidR="00B11855" w:rsidRPr="00621E63" w:rsidRDefault="003D003E" w:rsidP="00B520F3">
            <w:pPr>
              <w:pStyle w:val="TableEntry"/>
            </w:pPr>
            <w:r w:rsidRPr="00621E63">
              <w:t>[1..1]</w:t>
            </w:r>
          </w:p>
        </w:tc>
        <w:tc>
          <w:tcPr>
            <w:tcW w:w="861" w:type="dxa"/>
            <w:shd w:val="clear" w:color="auto" w:fill="auto"/>
          </w:tcPr>
          <w:p w14:paraId="05DEC2C7" w14:textId="77777777" w:rsidR="00B11855" w:rsidRPr="00621E63" w:rsidRDefault="00B11855" w:rsidP="00B520F3">
            <w:pPr>
              <w:pStyle w:val="TableEntry"/>
            </w:pPr>
          </w:p>
        </w:tc>
        <w:tc>
          <w:tcPr>
            <w:tcW w:w="2834" w:type="dxa"/>
            <w:shd w:val="clear" w:color="auto" w:fill="auto"/>
          </w:tcPr>
          <w:p w14:paraId="4DE302D7" w14:textId="77777777" w:rsidR="00B11855" w:rsidRPr="00621E63" w:rsidRDefault="003D003E" w:rsidP="00B520F3">
            <w:pPr>
              <w:pStyle w:val="TableEntry"/>
            </w:pPr>
            <w:r w:rsidRPr="00621E63">
              <w:t>ID Number</w:t>
            </w:r>
          </w:p>
        </w:tc>
      </w:tr>
      <w:tr w:rsidR="00C40FD5" w:rsidRPr="00621E63" w14:paraId="6D893F8F" w14:textId="77777777" w:rsidTr="00A92110">
        <w:trPr>
          <w:cantSplit/>
          <w:jc w:val="center"/>
        </w:trPr>
        <w:tc>
          <w:tcPr>
            <w:tcW w:w="900" w:type="dxa"/>
            <w:shd w:val="clear" w:color="auto" w:fill="auto"/>
          </w:tcPr>
          <w:p w14:paraId="6A25C511" w14:textId="77777777" w:rsidR="00B11855" w:rsidRPr="00621E63" w:rsidRDefault="003D003E" w:rsidP="00B520F3">
            <w:pPr>
              <w:pStyle w:val="TableEntry"/>
            </w:pPr>
            <w:r w:rsidRPr="00621E63">
              <w:t>2</w:t>
            </w:r>
          </w:p>
        </w:tc>
        <w:tc>
          <w:tcPr>
            <w:tcW w:w="1188" w:type="dxa"/>
            <w:shd w:val="clear" w:color="auto" w:fill="auto"/>
          </w:tcPr>
          <w:p w14:paraId="4605FAC3" w14:textId="77777777" w:rsidR="00B11855" w:rsidRPr="00621E63" w:rsidRDefault="003D003E" w:rsidP="00B520F3">
            <w:pPr>
              <w:pStyle w:val="TableEntry"/>
            </w:pPr>
            <w:r w:rsidRPr="00621E63">
              <w:t>4</w:t>
            </w:r>
          </w:p>
        </w:tc>
        <w:tc>
          <w:tcPr>
            <w:tcW w:w="760" w:type="dxa"/>
            <w:shd w:val="clear" w:color="auto" w:fill="auto"/>
          </w:tcPr>
          <w:p w14:paraId="6E71DFA8" w14:textId="77777777" w:rsidR="00B11855" w:rsidRPr="00621E63" w:rsidRDefault="003D003E" w:rsidP="00B520F3">
            <w:pPr>
              <w:pStyle w:val="TableEntry"/>
            </w:pPr>
            <w:r w:rsidRPr="00621E63">
              <w:t>ST</w:t>
            </w:r>
          </w:p>
        </w:tc>
        <w:tc>
          <w:tcPr>
            <w:tcW w:w="961" w:type="dxa"/>
            <w:shd w:val="clear" w:color="auto" w:fill="auto"/>
          </w:tcPr>
          <w:p w14:paraId="219E218D" w14:textId="77777777" w:rsidR="00B11855" w:rsidRPr="00621E63" w:rsidRDefault="003D003E" w:rsidP="00B520F3">
            <w:pPr>
              <w:pStyle w:val="TableEntry"/>
            </w:pPr>
            <w:r w:rsidRPr="00621E63">
              <w:t>RE</w:t>
            </w:r>
          </w:p>
        </w:tc>
        <w:tc>
          <w:tcPr>
            <w:tcW w:w="1316" w:type="dxa"/>
            <w:shd w:val="clear" w:color="auto" w:fill="auto"/>
          </w:tcPr>
          <w:p w14:paraId="4A79D8E4" w14:textId="77777777" w:rsidR="00B11855" w:rsidRPr="00621E63" w:rsidRDefault="003D003E" w:rsidP="00B520F3">
            <w:pPr>
              <w:pStyle w:val="TableEntry"/>
            </w:pPr>
            <w:r w:rsidRPr="00621E63">
              <w:t>[0..1]</w:t>
            </w:r>
          </w:p>
        </w:tc>
        <w:tc>
          <w:tcPr>
            <w:tcW w:w="861" w:type="dxa"/>
            <w:shd w:val="clear" w:color="auto" w:fill="auto"/>
          </w:tcPr>
          <w:p w14:paraId="3F828549" w14:textId="77777777" w:rsidR="00B11855" w:rsidRPr="00621E63" w:rsidRDefault="00B11855" w:rsidP="00B520F3">
            <w:pPr>
              <w:pStyle w:val="TableEntry"/>
            </w:pPr>
          </w:p>
        </w:tc>
        <w:tc>
          <w:tcPr>
            <w:tcW w:w="2834" w:type="dxa"/>
            <w:shd w:val="clear" w:color="auto" w:fill="auto"/>
          </w:tcPr>
          <w:p w14:paraId="0D400EED" w14:textId="77777777" w:rsidR="00B11855" w:rsidRPr="00621E63" w:rsidRDefault="003D003E" w:rsidP="00B520F3">
            <w:pPr>
              <w:pStyle w:val="TableEntry"/>
            </w:pPr>
            <w:r w:rsidRPr="00621E63">
              <w:t>Identifier Check Digit</w:t>
            </w:r>
          </w:p>
        </w:tc>
      </w:tr>
      <w:tr w:rsidR="00C40FD5" w:rsidRPr="00621E63" w14:paraId="1F2C79FC" w14:textId="77777777" w:rsidTr="00A92110">
        <w:trPr>
          <w:cantSplit/>
          <w:jc w:val="center"/>
        </w:trPr>
        <w:tc>
          <w:tcPr>
            <w:tcW w:w="900" w:type="dxa"/>
            <w:shd w:val="clear" w:color="auto" w:fill="auto"/>
          </w:tcPr>
          <w:p w14:paraId="45584A42" w14:textId="77777777" w:rsidR="00B11855" w:rsidRPr="00621E63" w:rsidRDefault="003D003E" w:rsidP="00B520F3">
            <w:pPr>
              <w:pStyle w:val="TableEntry"/>
            </w:pPr>
            <w:r w:rsidRPr="00621E63">
              <w:t>3</w:t>
            </w:r>
          </w:p>
        </w:tc>
        <w:tc>
          <w:tcPr>
            <w:tcW w:w="1188" w:type="dxa"/>
            <w:shd w:val="clear" w:color="auto" w:fill="auto"/>
          </w:tcPr>
          <w:p w14:paraId="6725A2D0" w14:textId="77777777" w:rsidR="00B11855" w:rsidRPr="00621E63" w:rsidRDefault="003D003E" w:rsidP="00B520F3">
            <w:pPr>
              <w:pStyle w:val="TableEntry"/>
            </w:pPr>
            <w:r w:rsidRPr="00621E63">
              <w:t>3</w:t>
            </w:r>
          </w:p>
        </w:tc>
        <w:tc>
          <w:tcPr>
            <w:tcW w:w="760" w:type="dxa"/>
            <w:shd w:val="clear" w:color="auto" w:fill="auto"/>
          </w:tcPr>
          <w:p w14:paraId="29E3E16D" w14:textId="77777777" w:rsidR="00B11855" w:rsidRPr="00621E63" w:rsidRDefault="003D003E" w:rsidP="00B520F3">
            <w:pPr>
              <w:pStyle w:val="TableEntry"/>
            </w:pPr>
            <w:r w:rsidRPr="00621E63">
              <w:t>ID</w:t>
            </w:r>
          </w:p>
        </w:tc>
        <w:tc>
          <w:tcPr>
            <w:tcW w:w="961" w:type="dxa"/>
            <w:shd w:val="clear" w:color="auto" w:fill="auto"/>
          </w:tcPr>
          <w:p w14:paraId="264BE09A" w14:textId="77777777" w:rsidR="00B11855" w:rsidRPr="00621E63" w:rsidRDefault="003D003E" w:rsidP="00B520F3">
            <w:pPr>
              <w:pStyle w:val="TableEntry"/>
            </w:pPr>
            <w:r w:rsidRPr="00621E63">
              <w:t>RE</w:t>
            </w:r>
          </w:p>
        </w:tc>
        <w:tc>
          <w:tcPr>
            <w:tcW w:w="1316" w:type="dxa"/>
            <w:shd w:val="clear" w:color="auto" w:fill="auto"/>
          </w:tcPr>
          <w:p w14:paraId="47F42ACB" w14:textId="77777777" w:rsidR="00B11855" w:rsidRPr="00621E63" w:rsidRDefault="003D003E" w:rsidP="00B520F3">
            <w:pPr>
              <w:pStyle w:val="TableEntry"/>
            </w:pPr>
            <w:r w:rsidRPr="00621E63">
              <w:t>[0..1]</w:t>
            </w:r>
          </w:p>
        </w:tc>
        <w:tc>
          <w:tcPr>
            <w:tcW w:w="861" w:type="dxa"/>
            <w:shd w:val="clear" w:color="auto" w:fill="auto"/>
          </w:tcPr>
          <w:p w14:paraId="7D1A8615" w14:textId="77777777" w:rsidR="00B11855" w:rsidRPr="00621E63" w:rsidRDefault="003D003E" w:rsidP="00B520F3">
            <w:pPr>
              <w:pStyle w:val="TableEntry"/>
            </w:pPr>
            <w:r w:rsidRPr="00621E63">
              <w:t>0061</w:t>
            </w:r>
          </w:p>
        </w:tc>
        <w:tc>
          <w:tcPr>
            <w:tcW w:w="2834" w:type="dxa"/>
            <w:shd w:val="clear" w:color="auto" w:fill="auto"/>
          </w:tcPr>
          <w:p w14:paraId="7D96D9BF" w14:textId="77777777" w:rsidR="00B11855" w:rsidRPr="00621E63" w:rsidRDefault="003D003E" w:rsidP="00B520F3">
            <w:pPr>
              <w:pStyle w:val="TableEntry"/>
            </w:pPr>
            <w:r w:rsidRPr="00621E63">
              <w:t xml:space="preserve">Check Digit Scheme </w:t>
            </w:r>
          </w:p>
        </w:tc>
      </w:tr>
      <w:tr w:rsidR="00C40FD5" w:rsidRPr="00621E63" w14:paraId="020ECDC3" w14:textId="77777777" w:rsidTr="00A92110">
        <w:trPr>
          <w:cantSplit/>
          <w:jc w:val="center"/>
        </w:trPr>
        <w:tc>
          <w:tcPr>
            <w:tcW w:w="900" w:type="dxa"/>
            <w:shd w:val="clear" w:color="auto" w:fill="auto"/>
          </w:tcPr>
          <w:p w14:paraId="08508D4B" w14:textId="77777777" w:rsidR="00B11855" w:rsidRPr="00621E63" w:rsidRDefault="003D003E" w:rsidP="00B520F3">
            <w:pPr>
              <w:pStyle w:val="TableEntry"/>
            </w:pPr>
            <w:r w:rsidRPr="00621E63">
              <w:t>4</w:t>
            </w:r>
          </w:p>
        </w:tc>
        <w:tc>
          <w:tcPr>
            <w:tcW w:w="1188" w:type="dxa"/>
            <w:shd w:val="clear" w:color="auto" w:fill="auto"/>
          </w:tcPr>
          <w:p w14:paraId="15493A6F" w14:textId="77777777" w:rsidR="00B11855" w:rsidRPr="00621E63" w:rsidRDefault="003D003E" w:rsidP="00B520F3">
            <w:pPr>
              <w:pStyle w:val="TableEntry"/>
            </w:pPr>
            <w:r w:rsidRPr="00621E63">
              <w:t>227</w:t>
            </w:r>
          </w:p>
        </w:tc>
        <w:tc>
          <w:tcPr>
            <w:tcW w:w="760" w:type="dxa"/>
            <w:shd w:val="clear" w:color="auto" w:fill="auto"/>
          </w:tcPr>
          <w:p w14:paraId="3553730A" w14:textId="77777777" w:rsidR="00B11855" w:rsidRPr="00621E63" w:rsidRDefault="003D003E" w:rsidP="00B520F3">
            <w:pPr>
              <w:pStyle w:val="TableEntry"/>
            </w:pPr>
            <w:r w:rsidRPr="00621E63">
              <w:t>HD</w:t>
            </w:r>
          </w:p>
        </w:tc>
        <w:tc>
          <w:tcPr>
            <w:tcW w:w="961" w:type="dxa"/>
            <w:shd w:val="clear" w:color="auto" w:fill="auto"/>
          </w:tcPr>
          <w:p w14:paraId="5D7121BF" w14:textId="77777777" w:rsidR="00B11855" w:rsidRPr="00621E63" w:rsidRDefault="003D003E" w:rsidP="00B520F3">
            <w:pPr>
              <w:pStyle w:val="TableEntry"/>
            </w:pPr>
            <w:r w:rsidRPr="00621E63">
              <w:t>RE</w:t>
            </w:r>
          </w:p>
        </w:tc>
        <w:tc>
          <w:tcPr>
            <w:tcW w:w="1316" w:type="dxa"/>
            <w:shd w:val="clear" w:color="auto" w:fill="auto"/>
          </w:tcPr>
          <w:p w14:paraId="5828716E" w14:textId="77777777" w:rsidR="00B11855" w:rsidRPr="00621E63" w:rsidRDefault="003D003E" w:rsidP="003570BC">
            <w:pPr>
              <w:pStyle w:val="TableEntry"/>
            </w:pPr>
            <w:r w:rsidRPr="00621E63">
              <w:t>[</w:t>
            </w:r>
            <w:r w:rsidR="003570BC" w:rsidRPr="00621E63">
              <w:t>0</w:t>
            </w:r>
            <w:r w:rsidRPr="00621E63">
              <w:t>..1]</w:t>
            </w:r>
          </w:p>
        </w:tc>
        <w:tc>
          <w:tcPr>
            <w:tcW w:w="861" w:type="dxa"/>
            <w:shd w:val="clear" w:color="auto" w:fill="auto"/>
          </w:tcPr>
          <w:p w14:paraId="22946905" w14:textId="77777777" w:rsidR="00B11855" w:rsidRPr="00621E63" w:rsidRDefault="003D003E" w:rsidP="00B520F3">
            <w:pPr>
              <w:pStyle w:val="TableEntry"/>
            </w:pPr>
            <w:r w:rsidRPr="00621E63">
              <w:t>0363</w:t>
            </w:r>
          </w:p>
        </w:tc>
        <w:tc>
          <w:tcPr>
            <w:tcW w:w="2834" w:type="dxa"/>
            <w:shd w:val="clear" w:color="auto" w:fill="auto"/>
          </w:tcPr>
          <w:p w14:paraId="328DB969" w14:textId="77777777" w:rsidR="00B11855" w:rsidRPr="00621E63" w:rsidRDefault="003D003E" w:rsidP="00B520F3">
            <w:pPr>
              <w:pStyle w:val="TableEntry"/>
            </w:pPr>
            <w:r w:rsidRPr="00621E63">
              <w:t>Assigning Authority</w:t>
            </w:r>
          </w:p>
        </w:tc>
      </w:tr>
      <w:tr w:rsidR="00C40FD5" w:rsidRPr="00621E63" w14:paraId="11330736" w14:textId="77777777" w:rsidTr="00A92110">
        <w:trPr>
          <w:cantSplit/>
          <w:jc w:val="center"/>
        </w:trPr>
        <w:tc>
          <w:tcPr>
            <w:tcW w:w="900" w:type="dxa"/>
            <w:shd w:val="clear" w:color="auto" w:fill="auto"/>
          </w:tcPr>
          <w:p w14:paraId="0CF85270" w14:textId="77777777" w:rsidR="00B11855" w:rsidRPr="00621E63" w:rsidRDefault="003D003E" w:rsidP="00B520F3">
            <w:pPr>
              <w:pStyle w:val="TableEntry"/>
            </w:pPr>
            <w:r w:rsidRPr="00621E63">
              <w:t>5</w:t>
            </w:r>
          </w:p>
        </w:tc>
        <w:tc>
          <w:tcPr>
            <w:tcW w:w="1188" w:type="dxa"/>
            <w:shd w:val="clear" w:color="auto" w:fill="auto"/>
          </w:tcPr>
          <w:p w14:paraId="2D7F46B1" w14:textId="77777777" w:rsidR="00B11855" w:rsidRPr="00621E63" w:rsidRDefault="003D003E" w:rsidP="00B520F3">
            <w:pPr>
              <w:pStyle w:val="TableEntry"/>
            </w:pPr>
            <w:r w:rsidRPr="00621E63">
              <w:t>5</w:t>
            </w:r>
          </w:p>
        </w:tc>
        <w:tc>
          <w:tcPr>
            <w:tcW w:w="760" w:type="dxa"/>
            <w:shd w:val="clear" w:color="auto" w:fill="auto"/>
          </w:tcPr>
          <w:p w14:paraId="06C7C106" w14:textId="77777777" w:rsidR="00B11855" w:rsidRPr="00621E63" w:rsidRDefault="003D003E" w:rsidP="00B520F3">
            <w:pPr>
              <w:pStyle w:val="TableEntry"/>
            </w:pPr>
            <w:r w:rsidRPr="00621E63">
              <w:t>ID</w:t>
            </w:r>
          </w:p>
        </w:tc>
        <w:tc>
          <w:tcPr>
            <w:tcW w:w="961" w:type="dxa"/>
            <w:shd w:val="clear" w:color="auto" w:fill="auto"/>
          </w:tcPr>
          <w:p w14:paraId="3844A769" w14:textId="77777777" w:rsidR="00B11855" w:rsidRPr="00621E63" w:rsidRDefault="003D003E" w:rsidP="00B520F3">
            <w:pPr>
              <w:pStyle w:val="TableEntry"/>
            </w:pPr>
            <w:r w:rsidRPr="00621E63">
              <w:t>RE</w:t>
            </w:r>
          </w:p>
        </w:tc>
        <w:tc>
          <w:tcPr>
            <w:tcW w:w="1316" w:type="dxa"/>
            <w:shd w:val="clear" w:color="auto" w:fill="auto"/>
          </w:tcPr>
          <w:p w14:paraId="3CD72705" w14:textId="77777777" w:rsidR="00B11855" w:rsidRPr="00621E63" w:rsidRDefault="003D003E" w:rsidP="003570BC">
            <w:pPr>
              <w:pStyle w:val="TableEntry"/>
            </w:pPr>
            <w:r w:rsidRPr="00621E63">
              <w:t>[</w:t>
            </w:r>
            <w:r w:rsidR="003570BC" w:rsidRPr="00621E63">
              <w:t>0</w:t>
            </w:r>
            <w:r w:rsidRPr="00621E63">
              <w:t>..1]</w:t>
            </w:r>
          </w:p>
        </w:tc>
        <w:tc>
          <w:tcPr>
            <w:tcW w:w="861" w:type="dxa"/>
            <w:shd w:val="clear" w:color="auto" w:fill="auto"/>
          </w:tcPr>
          <w:p w14:paraId="2500D212" w14:textId="77777777" w:rsidR="00B11855" w:rsidRPr="00621E63" w:rsidRDefault="003D003E" w:rsidP="00B520F3">
            <w:pPr>
              <w:pStyle w:val="TableEntry"/>
            </w:pPr>
            <w:r w:rsidRPr="00621E63">
              <w:t>0203</w:t>
            </w:r>
          </w:p>
        </w:tc>
        <w:tc>
          <w:tcPr>
            <w:tcW w:w="2834" w:type="dxa"/>
            <w:shd w:val="clear" w:color="auto" w:fill="auto"/>
          </w:tcPr>
          <w:p w14:paraId="2B87BB8E" w14:textId="77777777" w:rsidR="00B11855" w:rsidRPr="00621E63" w:rsidRDefault="003D003E" w:rsidP="00B520F3">
            <w:pPr>
              <w:pStyle w:val="TableEntry"/>
            </w:pPr>
            <w:r w:rsidRPr="00621E63">
              <w:t>Identifier Type Code</w:t>
            </w:r>
          </w:p>
        </w:tc>
      </w:tr>
      <w:tr w:rsidR="00C40FD5" w:rsidRPr="00621E63" w14:paraId="20B40507" w14:textId="77777777" w:rsidTr="00A92110">
        <w:trPr>
          <w:cantSplit/>
          <w:jc w:val="center"/>
        </w:trPr>
        <w:tc>
          <w:tcPr>
            <w:tcW w:w="900" w:type="dxa"/>
            <w:shd w:val="clear" w:color="auto" w:fill="auto"/>
          </w:tcPr>
          <w:p w14:paraId="6DA8672D" w14:textId="77777777" w:rsidR="00B11855" w:rsidRPr="00621E63" w:rsidRDefault="003D003E" w:rsidP="00B520F3">
            <w:pPr>
              <w:pStyle w:val="TableEntry"/>
            </w:pPr>
            <w:r w:rsidRPr="00621E63">
              <w:t>6</w:t>
            </w:r>
          </w:p>
        </w:tc>
        <w:tc>
          <w:tcPr>
            <w:tcW w:w="1188" w:type="dxa"/>
            <w:shd w:val="clear" w:color="auto" w:fill="auto"/>
          </w:tcPr>
          <w:p w14:paraId="708B0AE7" w14:textId="77777777" w:rsidR="00B11855" w:rsidRPr="00621E63" w:rsidRDefault="003D003E" w:rsidP="00B520F3">
            <w:pPr>
              <w:pStyle w:val="TableEntry"/>
            </w:pPr>
            <w:r w:rsidRPr="00621E63">
              <w:t>227</w:t>
            </w:r>
          </w:p>
        </w:tc>
        <w:tc>
          <w:tcPr>
            <w:tcW w:w="760" w:type="dxa"/>
            <w:shd w:val="clear" w:color="auto" w:fill="auto"/>
          </w:tcPr>
          <w:p w14:paraId="212E2CF1" w14:textId="77777777" w:rsidR="00B11855" w:rsidRPr="00621E63" w:rsidRDefault="003D003E" w:rsidP="00B520F3">
            <w:pPr>
              <w:pStyle w:val="TableEntry"/>
            </w:pPr>
            <w:r w:rsidRPr="00621E63">
              <w:t>HD</w:t>
            </w:r>
          </w:p>
        </w:tc>
        <w:tc>
          <w:tcPr>
            <w:tcW w:w="961" w:type="dxa"/>
            <w:shd w:val="clear" w:color="auto" w:fill="auto"/>
          </w:tcPr>
          <w:p w14:paraId="037ED81F" w14:textId="77777777" w:rsidR="00B11855" w:rsidRPr="00621E63" w:rsidRDefault="003D003E" w:rsidP="00B520F3">
            <w:pPr>
              <w:pStyle w:val="TableEntry"/>
            </w:pPr>
            <w:r w:rsidRPr="00621E63">
              <w:t>RE</w:t>
            </w:r>
          </w:p>
        </w:tc>
        <w:tc>
          <w:tcPr>
            <w:tcW w:w="1316" w:type="dxa"/>
            <w:shd w:val="clear" w:color="auto" w:fill="auto"/>
          </w:tcPr>
          <w:p w14:paraId="3435C413" w14:textId="77777777" w:rsidR="00B11855" w:rsidRPr="00621E63" w:rsidRDefault="003D003E" w:rsidP="00B520F3">
            <w:pPr>
              <w:pStyle w:val="TableEntry"/>
            </w:pPr>
            <w:r w:rsidRPr="00621E63">
              <w:t>[0..1]</w:t>
            </w:r>
          </w:p>
        </w:tc>
        <w:tc>
          <w:tcPr>
            <w:tcW w:w="861" w:type="dxa"/>
            <w:shd w:val="clear" w:color="auto" w:fill="auto"/>
          </w:tcPr>
          <w:p w14:paraId="0DAFEA31" w14:textId="77777777" w:rsidR="00B11855" w:rsidRPr="00621E63" w:rsidRDefault="00B11855" w:rsidP="00B520F3">
            <w:pPr>
              <w:pStyle w:val="TableEntry"/>
            </w:pPr>
          </w:p>
        </w:tc>
        <w:tc>
          <w:tcPr>
            <w:tcW w:w="2834" w:type="dxa"/>
            <w:shd w:val="clear" w:color="auto" w:fill="auto"/>
          </w:tcPr>
          <w:p w14:paraId="30B812BF" w14:textId="77777777" w:rsidR="00B11855" w:rsidRPr="00621E63" w:rsidRDefault="003D003E" w:rsidP="00B520F3">
            <w:pPr>
              <w:pStyle w:val="TableEntry"/>
            </w:pPr>
            <w:r w:rsidRPr="00621E63">
              <w:t>Assigning Facility</w:t>
            </w:r>
          </w:p>
        </w:tc>
      </w:tr>
      <w:tr w:rsidR="00C40FD5" w:rsidRPr="00621E63" w14:paraId="4FD9470C" w14:textId="77777777" w:rsidTr="00A92110">
        <w:trPr>
          <w:cantSplit/>
          <w:jc w:val="center"/>
        </w:trPr>
        <w:tc>
          <w:tcPr>
            <w:tcW w:w="900" w:type="dxa"/>
            <w:shd w:val="clear" w:color="auto" w:fill="auto"/>
          </w:tcPr>
          <w:p w14:paraId="353196A4" w14:textId="77777777" w:rsidR="00B11855" w:rsidRPr="00621E63" w:rsidRDefault="003D003E" w:rsidP="00B520F3">
            <w:pPr>
              <w:pStyle w:val="TableEntry"/>
            </w:pPr>
            <w:r w:rsidRPr="00621E63">
              <w:t>7</w:t>
            </w:r>
          </w:p>
        </w:tc>
        <w:tc>
          <w:tcPr>
            <w:tcW w:w="1188" w:type="dxa"/>
            <w:shd w:val="clear" w:color="auto" w:fill="auto"/>
          </w:tcPr>
          <w:p w14:paraId="4A6CD4CA" w14:textId="77777777" w:rsidR="00B11855" w:rsidRPr="00621E63" w:rsidRDefault="003D003E" w:rsidP="00B520F3">
            <w:pPr>
              <w:pStyle w:val="TableEntry"/>
            </w:pPr>
            <w:r w:rsidRPr="00621E63">
              <w:t>8</w:t>
            </w:r>
          </w:p>
        </w:tc>
        <w:tc>
          <w:tcPr>
            <w:tcW w:w="760" w:type="dxa"/>
            <w:shd w:val="clear" w:color="auto" w:fill="auto"/>
          </w:tcPr>
          <w:p w14:paraId="4C2C2099" w14:textId="77777777" w:rsidR="00B11855" w:rsidRPr="00621E63" w:rsidRDefault="003D003E" w:rsidP="00B520F3">
            <w:pPr>
              <w:pStyle w:val="TableEntry"/>
            </w:pPr>
            <w:r w:rsidRPr="00621E63">
              <w:t>DT</w:t>
            </w:r>
          </w:p>
        </w:tc>
        <w:tc>
          <w:tcPr>
            <w:tcW w:w="961" w:type="dxa"/>
            <w:shd w:val="clear" w:color="auto" w:fill="auto"/>
          </w:tcPr>
          <w:p w14:paraId="53EB77E8" w14:textId="77777777" w:rsidR="00B11855" w:rsidRPr="00621E63" w:rsidRDefault="003D003E" w:rsidP="00B520F3">
            <w:pPr>
              <w:pStyle w:val="TableEntry"/>
            </w:pPr>
            <w:r w:rsidRPr="00621E63">
              <w:t>RE</w:t>
            </w:r>
          </w:p>
        </w:tc>
        <w:tc>
          <w:tcPr>
            <w:tcW w:w="1316" w:type="dxa"/>
            <w:shd w:val="clear" w:color="auto" w:fill="auto"/>
          </w:tcPr>
          <w:p w14:paraId="0B63CF75" w14:textId="77777777" w:rsidR="00B11855" w:rsidRPr="00621E63" w:rsidRDefault="003D003E" w:rsidP="00B520F3">
            <w:pPr>
              <w:pStyle w:val="TableEntry"/>
            </w:pPr>
            <w:r w:rsidRPr="00621E63">
              <w:t>[0..1]</w:t>
            </w:r>
          </w:p>
        </w:tc>
        <w:tc>
          <w:tcPr>
            <w:tcW w:w="861" w:type="dxa"/>
            <w:shd w:val="clear" w:color="auto" w:fill="auto"/>
          </w:tcPr>
          <w:p w14:paraId="0F1A7C9F" w14:textId="77777777" w:rsidR="00B11855" w:rsidRPr="00621E63" w:rsidRDefault="00B11855" w:rsidP="00B520F3">
            <w:pPr>
              <w:pStyle w:val="TableEntry"/>
            </w:pPr>
          </w:p>
        </w:tc>
        <w:tc>
          <w:tcPr>
            <w:tcW w:w="2834" w:type="dxa"/>
            <w:shd w:val="clear" w:color="auto" w:fill="auto"/>
          </w:tcPr>
          <w:p w14:paraId="062B8D52" w14:textId="77777777" w:rsidR="00B11855" w:rsidRPr="00621E63" w:rsidRDefault="003D003E" w:rsidP="00B520F3">
            <w:pPr>
              <w:pStyle w:val="TableEntry"/>
            </w:pPr>
            <w:r w:rsidRPr="00621E63">
              <w:t>Effective Date</w:t>
            </w:r>
          </w:p>
        </w:tc>
      </w:tr>
      <w:tr w:rsidR="00C40FD5" w:rsidRPr="00621E63" w14:paraId="565C57E7" w14:textId="77777777" w:rsidTr="00A92110">
        <w:trPr>
          <w:cantSplit/>
          <w:jc w:val="center"/>
        </w:trPr>
        <w:tc>
          <w:tcPr>
            <w:tcW w:w="900" w:type="dxa"/>
            <w:shd w:val="clear" w:color="auto" w:fill="auto"/>
          </w:tcPr>
          <w:p w14:paraId="5D878368" w14:textId="77777777" w:rsidR="00B11855" w:rsidRPr="00621E63" w:rsidRDefault="003D003E" w:rsidP="00B520F3">
            <w:pPr>
              <w:pStyle w:val="TableEntry"/>
            </w:pPr>
            <w:r w:rsidRPr="00621E63">
              <w:t>8</w:t>
            </w:r>
          </w:p>
        </w:tc>
        <w:tc>
          <w:tcPr>
            <w:tcW w:w="1188" w:type="dxa"/>
            <w:shd w:val="clear" w:color="auto" w:fill="auto"/>
          </w:tcPr>
          <w:p w14:paraId="32C903C6" w14:textId="77777777" w:rsidR="00B11855" w:rsidRPr="00621E63" w:rsidRDefault="003D003E" w:rsidP="00B520F3">
            <w:pPr>
              <w:pStyle w:val="TableEntry"/>
            </w:pPr>
            <w:r w:rsidRPr="00621E63">
              <w:t>8</w:t>
            </w:r>
          </w:p>
        </w:tc>
        <w:tc>
          <w:tcPr>
            <w:tcW w:w="760" w:type="dxa"/>
            <w:shd w:val="clear" w:color="auto" w:fill="auto"/>
          </w:tcPr>
          <w:p w14:paraId="64A29859" w14:textId="77777777" w:rsidR="00B11855" w:rsidRPr="00621E63" w:rsidRDefault="003D003E" w:rsidP="00B520F3">
            <w:pPr>
              <w:pStyle w:val="TableEntry"/>
            </w:pPr>
            <w:r w:rsidRPr="00621E63">
              <w:t>DT</w:t>
            </w:r>
          </w:p>
        </w:tc>
        <w:tc>
          <w:tcPr>
            <w:tcW w:w="961" w:type="dxa"/>
            <w:shd w:val="clear" w:color="auto" w:fill="auto"/>
          </w:tcPr>
          <w:p w14:paraId="4CBB6ADE" w14:textId="77777777" w:rsidR="00B11855" w:rsidRPr="00621E63" w:rsidRDefault="003D003E" w:rsidP="00B520F3">
            <w:pPr>
              <w:pStyle w:val="TableEntry"/>
            </w:pPr>
            <w:r w:rsidRPr="00621E63">
              <w:t>RE</w:t>
            </w:r>
          </w:p>
        </w:tc>
        <w:tc>
          <w:tcPr>
            <w:tcW w:w="1316" w:type="dxa"/>
            <w:shd w:val="clear" w:color="auto" w:fill="auto"/>
          </w:tcPr>
          <w:p w14:paraId="4CFFAD00" w14:textId="77777777" w:rsidR="00B11855" w:rsidRPr="00621E63" w:rsidRDefault="003D003E" w:rsidP="00B520F3">
            <w:pPr>
              <w:pStyle w:val="TableEntry"/>
            </w:pPr>
            <w:r w:rsidRPr="00621E63">
              <w:t>[0..1]</w:t>
            </w:r>
          </w:p>
        </w:tc>
        <w:tc>
          <w:tcPr>
            <w:tcW w:w="861" w:type="dxa"/>
            <w:shd w:val="clear" w:color="auto" w:fill="auto"/>
          </w:tcPr>
          <w:p w14:paraId="079CB77D" w14:textId="77777777" w:rsidR="00B11855" w:rsidRPr="00621E63" w:rsidRDefault="00B11855" w:rsidP="00B520F3">
            <w:pPr>
              <w:pStyle w:val="TableEntry"/>
            </w:pPr>
          </w:p>
        </w:tc>
        <w:tc>
          <w:tcPr>
            <w:tcW w:w="2834" w:type="dxa"/>
            <w:shd w:val="clear" w:color="auto" w:fill="auto"/>
          </w:tcPr>
          <w:p w14:paraId="2237EBC3" w14:textId="77777777" w:rsidR="00B11855" w:rsidRPr="00621E63" w:rsidRDefault="003D003E" w:rsidP="00B520F3">
            <w:pPr>
              <w:pStyle w:val="TableEntry"/>
            </w:pPr>
            <w:r w:rsidRPr="00621E63">
              <w:t>Expiration Date</w:t>
            </w:r>
          </w:p>
        </w:tc>
      </w:tr>
      <w:tr w:rsidR="00C40FD5" w:rsidRPr="00621E63" w14:paraId="18C24867" w14:textId="77777777" w:rsidTr="00A92110">
        <w:trPr>
          <w:cantSplit/>
          <w:jc w:val="center"/>
        </w:trPr>
        <w:tc>
          <w:tcPr>
            <w:tcW w:w="900" w:type="dxa"/>
            <w:shd w:val="clear" w:color="auto" w:fill="auto"/>
          </w:tcPr>
          <w:p w14:paraId="2FA51E5F" w14:textId="77777777" w:rsidR="00B11855" w:rsidRPr="00621E63" w:rsidRDefault="003D003E" w:rsidP="00B520F3">
            <w:pPr>
              <w:pStyle w:val="TableEntry"/>
            </w:pPr>
            <w:r w:rsidRPr="00621E63">
              <w:t>9</w:t>
            </w:r>
          </w:p>
        </w:tc>
        <w:tc>
          <w:tcPr>
            <w:tcW w:w="1188" w:type="dxa"/>
            <w:shd w:val="clear" w:color="auto" w:fill="auto"/>
          </w:tcPr>
          <w:p w14:paraId="6C8AFA1A" w14:textId="77777777" w:rsidR="00B11855" w:rsidRPr="00621E63" w:rsidRDefault="003D003E" w:rsidP="00B520F3">
            <w:pPr>
              <w:pStyle w:val="TableEntry"/>
            </w:pPr>
            <w:r w:rsidRPr="00621E63">
              <w:t>705</w:t>
            </w:r>
          </w:p>
        </w:tc>
        <w:tc>
          <w:tcPr>
            <w:tcW w:w="760" w:type="dxa"/>
            <w:shd w:val="clear" w:color="auto" w:fill="auto"/>
          </w:tcPr>
          <w:p w14:paraId="2AA99E40" w14:textId="77777777" w:rsidR="00B11855" w:rsidRPr="00621E63" w:rsidRDefault="003D003E" w:rsidP="00B520F3">
            <w:pPr>
              <w:pStyle w:val="TableEntry"/>
            </w:pPr>
            <w:r w:rsidRPr="00621E63">
              <w:t>CWE</w:t>
            </w:r>
          </w:p>
        </w:tc>
        <w:tc>
          <w:tcPr>
            <w:tcW w:w="961" w:type="dxa"/>
            <w:shd w:val="clear" w:color="auto" w:fill="auto"/>
          </w:tcPr>
          <w:p w14:paraId="4828B8D1" w14:textId="77777777" w:rsidR="00B11855" w:rsidRPr="00621E63" w:rsidRDefault="003D003E" w:rsidP="00B520F3">
            <w:pPr>
              <w:pStyle w:val="TableEntry"/>
            </w:pPr>
            <w:r w:rsidRPr="00621E63">
              <w:t>RE</w:t>
            </w:r>
          </w:p>
        </w:tc>
        <w:tc>
          <w:tcPr>
            <w:tcW w:w="1316" w:type="dxa"/>
            <w:shd w:val="clear" w:color="auto" w:fill="auto"/>
          </w:tcPr>
          <w:p w14:paraId="5D471346" w14:textId="77777777" w:rsidR="00B11855" w:rsidRPr="00621E63" w:rsidRDefault="003D003E" w:rsidP="00B520F3">
            <w:pPr>
              <w:pStyle w:val="TableEntry"/>
            </w:pPr>
            <w:r w:rsidRPr="00621E63">
              <w:t>[0..1]</w:t>
            </w:r>
          </w:p>
        </w:tc>
        <w:tc>
          <w:tcPr>
            <w:tcW w:w="861" w:type="dxa"/>
            <w:shd w:val="clear" w:color="auto" w:fill="auto"/>
          </w:tcPr>
          <w:p w14:paraId="0ABB4D1C" w14:textId="77777777" w:rsidR="00B11855" w:rsidRPr="00621E63" w:rsidRDefault="00B11855" w:rsidP="00B520F3">
            <w:pPr>
              <w:pStyle w:val="TableEntry"/>
            </w:pPr>
          </w:p>
        </w:tc>
        <w:tc>
          <w:tcPr>
            <w:tcW w:w="2834" w:type="dxa"/>
            <w:shd w:val="clear" w:color="auto" w:fill="auto"/>
          </w:tcPr>
          <w:p w14:paraId="4E89D522" w14:textId="77777777" w:rsidR="00B11855" w:rsidRPr="00621E63" w:rsidRDefault="003D003E" w:rsidP="00B520F3">
            <w:pPr>
              <w:pStyle w:val="TableEntry"/>
            </w:pPr>
            <w:r w:rsidRPr="00621E63">
              <w:t>Assigning Jurisdiction</w:t>
            </w:r>
          </w:p>
        </w:tc>
      </w:tr>
      <w:tr w:rsidR="00C40FD5" w:rsidRPr="00621E63" w14:paraId="65A06E42" w14:textId="77777777" w:rsidTr="00A92110">
        <w:trPr>
          <w:cantSplit/>
          <w:jc w:val="center"/>
        </w:trPr>
        <w:tc>
          <w:tcPr>
            <w:tcW w:w="900" w:type="dxa"/>
            <w:shd w:val="clear" w:color="auto" w:fill="auto"/>
          </w:tcPr>
          <w:p w14:paraId="70606318" w14:textId="77777777" w:rsidR="00B11855" w:rsidRPr="00621E63" w:rsidRDefault="003D003E" w:rsidP="00B520F3">
            <w:pPr>
              <w:pStyle w:val="TableEntry"/>
            </w:pPr>
            <w:r w:rsidRPr="00621E63">
              <w:t>10</w:t>
            </w:r>
          </w:p>
        </w:tc>
        <w:tc>
          <w:tcPr>
            <w:tcW w:w="1188" w:type="dxa"/>
            <w:shd w:val="clear" w:color="auto" w:fill="auto"/>
          </w:tcPr>
          <w:p w14:paraId="3CC67B17" w14:textId="77777777" w:rsidR="00B11855" w:rsidRPr="00621E63" w:rsidRDefault="003D003E" w:rsidP="00B520F3">
            <w:pPr>
              <w:pStyle w:val="TableEntry"/>
            </w:pPr>
            <w:r w:rsidRPr="00621E63">
              <w:t>705</w:t>
            </w:r>
          </w:p>
        </w:tc>
        <w:tc>
          <w:tcPr>
            <w:tcW w:w="760" w:type="dxa"/>
            <w:shd w:val="clear" w:color="auto" w:fill="auto"/>
          </w:tcPr>
          <w:p w14:paraId="256D0670" w14:textId="77777777" w:rsidR="00B11855" w:rsidRPr="00621E63" w:rsidRDefault="003D003E" w:rsidP="00B520F3">
            <w:pPr>
              <w:pStyle w:val="TableEntry"/>
            </w:pPr>
            <w:r w:rsidRPr="00621E63">
              <w:t>CWE</w:t>
            </w:r>
          </w:p>
        </w:tc>
        <w:tc>
          <w:tcPr>
            <w:tcW w:w="961" w:type="dxa"/>
            <w:shd w:val="clear" w:color="auto" w:fill="auto"/>
          </w:tcPr>
          <w:p w14:paraId="629CAB6F" w14:textId="77777777" w:rsidR="00B11855" w:rsidRPr="00621E63" w:rsidRDefault="003D003E" w:rsidP="00B520F3">
            <w:pPr>
              <w:pStyle w:val="TableEntry"/>
            </w:pPr>
            <w:r w:rsidRPr="00621E63">
              <w:t>RE</w:t>
            </w:r>
          </w:p>
        </w:tc>
        <w:tc>
          <w:tcPr>
            <w:tcW w:w="1316" w:type="dxa"/>
            <w:shd w:val="clear" w:color="auto" w:fill="auto"/>
          </w:tcPr>
          <w:p w14:paraId="2F69BCBC" w14:textId="77777777" w:rsidR="00B11855" w:rsidRPr="00621E63" w:rsidRDefault="003D003E" w:rsidP="00B520F3">
            <w:pPr>
              <w:pStyle w:val="TableEntry"/>
            </w:pPr>
            <w:r w:rsidRPr="00621E63">
              <w:t>[0..1]</w:t>
            </w:r>
          </w:p>
        </w:tc>
        <w:tc>
          <w:tcPr>
            <w:tcW w:w="861" w:type="dxa"/>
            <w:shd w:val="clear" w:color="auto" w:fill="auto"/>
          </w:tcPr>
          <w:p w14:paraId="067A31FF" w14:textId="77777777" w:rsidR="00B11855" w:rsidRPr="00621E63" w:rsidRDefault="00B11855" w:rsidP="00B520F3">
            <w:pPr>
              <w:pStyle w:val="TableEntry"/>
            </w:pPr>
          </w:p>
        </w:tc>
        <w:tc>
          <w:tcPr>
            <w:tcW w:w="2834" w:type="dxa"/>
            <w:shd w:val="clear" w:color="auto" w:fill="auto"/>
          </w:tcPr>
          <w:p w14:paraId="18DCB1DF" w14:textId="77777777" w:rsidR="00B11855" w:rsidRPr="00621E63" w:rsidRDefault="003D003E" w:rsidP="00B520F3">
            <w:pPr>
              <w:pStyle w:val="TableEntry"/>
            </w:pPr>
            <w:r w:rsidRPr="00621E63">
              <w:t>Assigning Agency or Department</w:t>
            </w:r>
          </w:p>
        </w:tc>
      </w:tr>
    </w:tbl>
    <w:p w14:paraId="56B2C74C" w14:textId="77777777" w:rsidR="00C44528" w:rsidRPr="00621E63" w:rsidRDefault="00C44528" w:rsidP="00C44528">
      <w:pPr>
        <w:pStyle w:val="BodyText"/>
      </w:pPr>
    </w:p>
    <w:p w14:paraId="239488FA" w14:textId="77777777" w:rsidR="00B11855" w:rsidRPr="00621E63" w:rsidRDefault="003D003E" w:rsidP="002B53BA">
      <w:pPr>
        <w:pStyle w:val="BodyText"/>
      </w:pPr>
      <w:r w:rsidRPr="00621E63">
        <w:t>The constraints above particularly apply to the Patient Identifiers carried in the PID segment.</w:t>
      </w:r>
    </w:p>
    <w:p w14:paraId="1457948C" w14:textId="77777777" w:rsidR="00B11855" w:rsidRPr="00621E63" w:rsidRDefault="003D003E" w:rsidP="002B53BA">
      <w:pPr>
        <w:pStyle w:val="BodyText"/>
      </w:pPr>
      <w:r w:rsidRPr="00621E63">
        <w:t>In the context of this PCD Framework, the Assigning Authority and the Identifier Type Code are considered to be important components for disambiguating identifiers, so these should be included whenever they are known.</w:t>
      </w:r>
    </w:p>
    <w:p w14:paraId="7EEA7B66" w14:textId="3763C673" w:rsidR="00B11855" w:rsidRPr="00621E63" w:rsidRDefault="003D003E" w:rsidP="002B53BA">
      <w:pPr>
        <w:pStyle w:val="BodyText"/>
      </w:pPr>
      <w:r w:rsidRPr="00621E63">
        <w:t xml:space="preserve">A common value of the Identifier Type Code for a Patient Identifier assigned by the healthcare organization (PID-5) is "PI". Other values are defined in Table 0203 of </w:t>
      </w:r>
      <w:r w:rsidR="006D613E" w:rsidRPr="00621E63">
        <w:t>HL7</w:t>
      </w:r>
      <w:r w:rsidR="00995105" w:rsidRPr="00621E63">
        <w:t xml:space="preserve"> </w:t>
      </w:r>
      <w:r w:rsidRPr="00621E63">
        <w:t>2.6 section 2.A.14.5</w:t>
      </w:r>
    </w:p>
    <w:p w14:paraId="048CEF45" w14:textId="77777777" w:rsidR="00B11855" w:rsidRPr="00621E63" w:rsidRDefault="003D003E" w:rsidP="002B53BA">
      <w:pPr>
        <w:pStyle w:val="BodyText"/>
      </w:pPr>
      <w:r w:rsidRPr="00621E63">
        <w:t>Example: 12345^^^Saint-John Hospital^PI</w:t>
      </w:r>
    </w:p>
    <w:p w14:paraId="2DC3DD3E" w14:textId="04B90DF6" w:rsidR="00B11855" w:rsidRPr="00621E63" w:rsidRDefault="00D53FC4" w:rsidP="00D53FC4">
      <w:pPr>
        <w:pStyle w:val="Heading2"/>
        <w:numPr>
          <w:ilvl w:val="0"/>
          <w:numId w:val="0"/>
        </w:numPr>
        <w:rPr>
          <w:noProof w:val="0"/>
        </w:rPr>
        <w:pPrChange w:id="2481" w:author="Mary Jungers" w:date="2019-11-13T19:07:00Z">
          <w:pPr>
            <w:pStyle w:val="AppendixHeading2"/>
          </w:pPr>
        </w:pPrChange>
      </w:pPr>
      <w:bookmarkStart w:id="2482" w:name="_Toc401769875"/>
      <w:bookmarkStart w:id="2483" w:name="_Toc24650537"/>
      <w:ins w:id="2484" w:author="Mary Jungers" w:date="2019-11-13T19:07:00Z">
        <w:r w:rsidRPr="00621E63">
          <w:rPr>
            <w:noProof w:val="0"/>
          </w:rPr>
          <w:t xml:space="preserve">C.4 </w:t>
        </w:r>
      </w:ins>
      <w:r w:rsidR="003D003E" w:rsidRPr="00621E63">
        <w:rPr>
          <w:noProof w:val="0"/>
        </w:rPr>
        <w:t>DTM – date/time</w:t>
      </w:r>
      <w:bookmarkEnd w:id="2482"/>
      <w:bookmarkEnd w:id="2483"/>
    </w:p>
    <w:p w14:paraId="27C87673" w14:textId="09C1092A" w:rsidR="00B11855" w:rsidRPr="00621E63" w:rsidRDefault="003D003E" w:rsidP="00CF5627">
      <w:pPr>
        <w:pStyle w:val="TableTitle"/>
      </w:pPr>
      <w:r w:rsidRPr="00621E63">
        <w:t xml:space="preserve">Table C.4-1: </w:t>
      </w:r>
      <w:r w:rsidR="006D613E" w:rsidRPr="00621E63">
        <w:t>HL7</w:t>
      </w:r>
      <w:r w:rsidR="00995105" w:rsidRPr="00621E63">
        <w:t xml:space="preserve"> </w:t>
      </w:r>
      <w:r w:rsidRPr="00621E63">
        <w:t>Component Table - DTM – Date/Time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810"/>
        <w:gridCol w:w="720"/>
        <w:gridCol w:w="810"/>
        <w:gridCol w:w="900"/>
        <w:gridCol w:w="1800"/>
        <w:gridCol w:w="1710"/>
        <w:gridCol w:w="1398"/>
      </w:tblGrid>
      <w:tr w:rsidR="00D65F7D" w:rsidRPr="00621E63" w14:paraId="6197F3E9" w14:textId="77777777" w:rsidTr="008C3E59">
        <w:trPr>
          <w:cantSplit/>
          <w:jc w:val="center"/>
        </w:trPr>
        <w:tc>
          <w:tcPr>
            <w:tcW w:w="810" w:type="dxa"/>
            <w:shd w:val="clear" w:color="auto" w:fill="D9D9D9"/>
          </w:tcPr>
          <w:p w14:paraId="5074E681" w14:textId="77777777" w:rsidR="00B11855" w:rsidRPr="00621E63" w:rsidRDefault="003D003E" w:rsidP="002B53BA">
            <w:pPr>
              <w:pStyle w:val="TableEntryHeader"/>
            </w:pPr>
            <w:r w:rsidRPr="00621E63">
              <w:t xml:space="preserve">SEQ </w:t>
            </w:r>
          </w:p>
        </w:tc>
        <w:tc>
          <w:tcPr>
            <w:tcW w:w="810" w:type="dxa"/>
            <w:shd w:val="clear" w:color="auto" w:fill="D9D9D9"/>
          </w:tcPr>
          <w:p w14:paraId="2FBBBCB4" w14:textId="77777777" w:rsidR="00B11855" w:rsidRPr="00621E63" w:rsidRDefault="003D003E" w:rsidP="002B53BA">
            <w:pPr>
              <w:pStyle w:val="TableEntryHeader"/>
            </w:pPr>
            <w:r w:rsidRPr="00621E63">
              <w:t xml:space="preserve">LEN </w:t>
            </w:r>
          </w:p>
        </w:tc>
        <w:tc>
          <w:tcPr>
            <w:tcW w:w="720" w:type="dxa"/>
            <w:shd w:val="clear" w:color="auto" w:fill="D9D9D9"/>
          </w:tcPr>
          <w:p w14:paraId="50431710" w14:textId="77777777" w:rsidR="00B11855" w:rsidRPr="00621E63" w:rsidRDefault="003D003E" w:rsidP="002B53BA">
            <w:pPr>
              <w:pStyle w:val="TableEntryHeader"/>
            </w:pPr>
            <w:r w:rsidRPr="00621E63">
              <w:t xml:space="preserve">DT </w:t>
            </w:r>
          </w:p>
        </w:tc>
        <w:tc>
          <w:tcPr>
            <w:tcW w:w="810" w:type="dxa"/>
            <w:shd w:val="clear" w:color="auto" w:fill="D9D9D9"/>
          </w:tcPr>
          <w:p w14:paraId="38D89A34" w14:textId="77777777" w:rsidR="00B11855" w:rsidRPr="00621E63" w:rsidRDefault="003D003E" w:rsidP="002B53BA">
            <w:pPr>
              <w:pStyle w:val="TableEntryHeader"/>
            </w:pPr>
            <w:r w:rsidRPr="00621E63">
              <w:t xml:space="preserve">OPT </w:t>
            </w:r>
          </w:p>
        </w:tc>
        <w:tc>
          <w:tcPr>
            <w:tcW w:w="900" w:type="dxa"/>
            <w:shd w:val="clear" w:color="auto" w:fill="D9D9D9"/>
          </w:tcPr>
          <w:p w14:paraId="68A08B1D" w14:textId="77777777" w:rsidR="00B11855" w:rsidRPr="00621E63" w:rsidRDefault="003D003E" w:rsidP="002B53BA">
            <w:pPr>
              <w:pStyle w:val="TableEntryHeader"/>
            </w:pPr>
            <w:r w:rsidRPr="00621E63">
              <w:t xml:space="preserve">TBL# </w:t>
            </w:r>
          </w:p>
        </w:tc>
        <w:tc>
          <w:tcPr>
            <w:tcW w:w="1800" w:type="dxa"/>
            <w:shd w:val="clear" w:color="auto" w:fill="D9D9D9"/>
          </w:tcPr>
          <w:p w14:paraId="7205C9A6" w14:textId="77777777" w:rsidR="00B11855" w:rsidRPr="00621E63" w:rsidRDefault="003D003E" w:rsidP="002B53BA">
            <w:pPr>
              <w:pStyle w:val="TableEntryHeader"/>
            </w:pPr>
            <w:r w:rsidRPr="00621E63">
              <w:t xml:space="preserve">COMPONENT NAME </w:t>
            </w:r>
          </w:p>
        </w:tc>
        <w:tc>
          <w:tcPr>
            <w:tcW w:w="1710" w:type="dxa"/>
            <w:shd w:val="clear" w:color="auto" w:fill="D9D9D9"/>
          </w:tcPr>
          <w:p w14:paraId="6315D7A5" w14:textId="77777777" w:rsidR="00B11855" w:rsidRPr="00621E63" w:rsidRDefault="003D003E" w:rsidP="002B53BA">
            <w:pPr>
              <w:pStyle w:val="TableEntryHeader"/>
            </w:pPr>
            <w:r w:rsidRPr="00621E63">
              <w:t xml:space="preserve">COMMENTS </w:t>
            </w:r>
          </w:p>
        </w:tc>
        <w:tc>
          <w:tcPr>
            <w:tcW w:w="1398" w:type="dxa"/>
            <w:shd w:val="clear" w:color="auto" w:fill="D9D9D9"/>
          </w:tcPr>
          <w:p w14:paraId="57FEB5F9" w14:textId="77777777" w:rsidR="00B11855" w:rsidRPr="00621E63" w:rsidRDefault="003D003E" w:rsidP="002B53BA">
            <w:pPr>
              <w:pStyle w:val="TableEntryHeader"/>
            </w:pPr>
            <w:r w:rsidRPr="00621E63">
              <w:t xml:space="preserve">SEC.REF. </w:t>
            </w:r>
          </w:p>
        </w:tc>
      </w:tr>
      <w:tr w:rsidR="00D65F7D" w:rsidRPr="00621E63" w14:paraId="26023376" w14:textId="77777777" w:rsidTr="00D65F7D">
        <w:trPr>
          <w:cantSplit/>
          <w:jc w:val="center"/>
        </w:trPr>
        <w:tc>
          <w:tcPr>
            <w:tcW w:w="810" w:type="dxa"/>
            <w:shd w:val="clear" w:color="auto" w:fill="auto"/>
          </w:tcPr>
          <w:p w14:paraId="1D752569" w14:textId="77777777" w:rsidR="00B11855" w:rsidRPr="00621E63" w:rsidRDefault="00B11855" w:rsidP="002B53BA">
            <w:pPr>
              <w:pStyle w:val="TableEntry"/>
            </w:pPr>
          </w:p>
        </w:tc>
        <w:tc>
          <w:tcPr>
            <w:tcW w:w="810" w:type="dxa"/>
            <w:shd w:val="clear" w:color="auto" w:fill="auto"/>
          </w:tcPr>
          <w:p w14:paraId="3228F8F9" w14:textId="77777777" w:rsidR="00B11855" w:rsidRPr="00621E63" w:rsidRDefault="003D003E" w:rsidP="002B53BA">
            <w:pPr>
              <w:pStyle w:val="TableEntry"/>
            </w:pPr>
            <w:r w:rsidRPr="00621E63">
              <w:t>24</w:t>
            </w:r>
          </w:p>
        </w:tc>
        <w:tc>
          <w:tcPr>
            <w:tcW w:w="720" w:type="dxa"/>
            <w:shd w:val="clear" w:color="auto" w:fill="auto"/>
          </w:tcPr>
          <w:p w14:paraId="68E43B67" w14:textId="77777777" w:rsidR="00B11855" w:rsidRPr="00621E63" w:rsidRDefault="00B11855" w:rsidP="002B53BA">
            <w:pPr>
              <w:pStyle w:val="TableEntry"/>
            </w:pPr>
          </w:p>
        </w:tc>
        <w:tc>
          <w:tcPr>
            <w:tcW w:w="810" w:type="dxa"/>
            <w:shd w:val="clear" w:color="auto" w:fill="auto"/>
          </w:tcPr>
          <w:p w14:paraId="16C7BB2F" w14:textId="77777777" w:rsidR="00B11855" w:rsidRPr="00621E63" w:rsidRDefault="00B11855" w:rsidP="002B53BA">
            <w:pPr>
              <w:pStyle w:val="TableEntry"/>
            </w:pPr>
          </w:p>
        </w:tc>
        <w:tc>
          <w:tcPr>
            <w:tcW w:w="900" w:type="dxa"/>
            <w:shd w:val="clear" w:color="auto" w:fill="auto"/>
          </w:tcPr>
          <w:p w14:paraId="0764A89C" w14:textId="77777777" w:rsidR="00B11855" w:rsidRPr="00621E63" w:rsidRDefault="00B11855" w:rsidP="002B53BA">
            <w:pPr>
              <w:pStyle w:val="TableEntry"/>
            </w:pPr>
          </w:p>
        </w:tc>
        <w:tc>
          <w:tcPr>
            <w:tcW w:w="1800" w:type="dxa"/>
            <w:shd w:val="clear" w:color="auto" w:fill="auto"/>
          </w:tcPr>
          <w:p w14:paraId="3BA5146E" w14:textId="77777777" w:rsidR="00B11855" w:rsidRPr="00621E63" w:rsidRDefault="003D003E" w:rsidP="002B53BA">
            <w:pPr>
              <w:pStyle w:val="TableEntry"/>
            </w:pPr>
            <w:r w:rsidRPr="00621E63">
              <w:t>Date/Time</w:t>
            </w:r>
          </w:p>
        </w:tc>
        <w:tc>
          <w:tcPr>
            <w:tcW w:w="1710" w:type="dxa"/>
            <w:shd w:val="clear" w:color="auto" w:fill="auto"/>
          </w:tcPr>
          <w:p w14:paraId="470D9CCC" w14:textId="77777777" w:rsidR="00B11855" w:rsidRPr="00621E63" w:rsidRDefault="00B11855" w:rsidP="002B53BA">
            <w:pPr>
              <w:pStyle w:val="TableEntry"/>
            </w:pPr>
          </w:p>
        </w:tc>
        <w:tc>
          <w:tcPr>
            <w:tcW w:w="1398" w:type="dxa"/>
            <w:shd w:val="clear" w:color="auto" w:fill="auto"/>
          </w:tcPr>
          <w:p w14:paraId="704519F8" w14:textId="77777777" w:rsidR="00B11855" w:rsidRPr="00621E63" w:rsidRDefault="003D003E" w:rsidP="002B53BA">
            <w:pPr>
              <w:pStyle w:val="TableEntry"/>
            </w:pPr>
            <w:r w:rsidRPr="00621E63">
              <w:t>2.A.22</w:t>
            </w:r>
          </w:p>
        </w:tc>
      </w:tr>
    </w:tbl>
    <w:p w14:paraId="3D7CECCA" w14:textId="77777777" w:rsidR="00D65F7D" w:rsidRPr="00621E63" w:rsidRDefault="00D65F7D" w:rsidP="002B53BA">
      <w:pPr>
        <w:pStyle w:val="BodyText"/>
      </w:pPr>
    </w:p>
    <w:p w14:paraId="7C94E0B0" w14:textId="4D894C80" w:rsidR="00B11855" w:rsidRPr="00621E63" w:rsidRDefault="006D613E" w:rsidP="002B53BA">
      <w:pPr>
        <w:pStyle w:val="BodyText"/>
      </w:pPr>
      <w:r w:rsidRPr="00621E63">
        <w:t>HL7</w:t>
      </w:r>
      <w:r w:rsidR="00995105" w:rsidRPr="00621E63">
        <w:t xml:space="preserve"> </w:t>
      </w:r>
      <w:r w:rsidR="003D003E" w:rsidRPr="00621E63">
        <w:t>Format: YYYY[MM[DD[HH[MM[SS[.S[S[S[S]]]]]]]]][+/-ZZZZ]</w:t>
      </w:r>
    </w:p>
    <w:p w14:paraId="2B28F3B9" w14:textId="22729E4B" w:rsidR="00B11855" w:rsidRPr="00621E63" w:rsidRDefault="003D003E" w:rsidP="002B53BA">
      <w:pPr>
        <w:pStyle w:val="BodyText"/>
      </w:pPr>
      <w:r w:rsidRPr="00621E63">
        <w:t>The time zone (+/-ZZZZ) is represented as +/-HHMM offset from Coordinated Universal Time (UTC)</w:t>
      </w:r>
      <w:r w:rsidR="0043596B" w:rsidRPr="00621E63">
        <w:t xml:space="preserve">. </w:t>
      </w:r>
      <w:r w:rsidR="00CB6BE2" w:rsidRPr="00621E63">
        <w:t xml:space="preserve">Note that while the general </w:t>
      </w:r>
      <w:r w:rsidR="006D613E" w:rsidRPr="00621E63">
        <w:t>HL7</w:t>
      </w:r>
      <w:r w:rsidR="00995105" w:rsidRPr="00621E63">
        <w:t xml:space="preserve"> </w:t>
      </w:r>
      <w:r w:rsidR="00CB6BE2" w:rsidRPr="00621E63">
        <w:t>V2.6 definition does not require the time zone indication to be present in all cases, in all IHE PCD profiles, the time zone is required.</w:t>
      </w:r>
    </w:p>
    <w:p w14:paraId="1960B91D" w14:textId="4356499A" w:rsidR="0043596B" w:rsidRPr="00621E63" w:rsidDel="00D53FC4" w:rsidRDefault="0043596B" w:rsidP="0043596B">
      <w:pPr>
        <w:pStyle w:val="BodyText"/>
        <w:rPr>
          <w:del w:id="2485" w:author="Mary Jungers" w:date="2019-11-13T19:07:00Z"/>
        </w:rPr>
      </w:pPr>
      <w:r w:rsidRPr="00621E63">
        <w:t>The IHE PCD TF uses the IETF RFC3339 “Unknown Local Offset Convention” to make it possible to distinguish between the case where UTC is the preferred reference point for the specified time, denoted with +0000, and the case where the UTC time is known, but the offset to local time is unknown, denoted with -0000. This distinction is in some cases important to represent in device data.</w:t>
      </w:r>
    </w:p>
    <w:p w14:paraId="1F9E07DF" w14:textId="77777777" w:rsidR="0043596B" w:rsidRPr="00621E63" w:rsidRDefault="0043596B" w:rsidP="002B53BA">
      <w:pPr>
        <w:pStyle w:val="BodyText"/>
      </w:pPr>
    </w:p>
    <w:p w14:paraId="5D1ACA76" w14:textId="7EB3E87D" w:rsidR="00B11855" w:rsidRPr="00621E63" w:rsidRDefault="00D53FC4" w:rsidP="00D53FC4">
      <w:pPr>
        <w:pStyle w:val="Heading2"/>
        <w:numPr>
          <w:ilvl w:val="0"/>
          <w:numId w:val="0"/>
        </w:numPr>
        <w:rPr>
          <w:noProof w:val="0"/>
        </w:rPr>
        <w:pPrChange w:id="2486" w:author="Mary Jungers" w:date="2019-11-13T19:07:00Z">
          <w:pPr>
            <w:pStyle w:val="AppendixHeading2"/>
          </w:pPr>
        </w:pPrChange>
      </w:pPr>
      <w:bookmarkStart w:id="2487" w:name="_Toc401769876"/>
      <w:bookmarkStart w:id="2488" w:name="_Toc24650538"/>
      <w:ins w:id="2489" w:author="Mary Jungers" w:date="2019-11-13T19:07:00Z">
        <w:r w:rsidRPr="00621E63">
          <w:rPr>
            <w:noProof w:val="0"/>
          </w:rPr>
          <w:lastRenderedPageBreak/>
          <w:t xml:space="preserve">C.5 </w:t>
        </w:r>
      </w:ins>
      <w:r w:rsidR="00852E72" w:rsidRPr="00621E63">
        <w:rPr>
          <w:noProof w:val="0"/>
        </w:rPr>
        <w:t>Entity Identifier (EI) Data Type</w:t>
      </w:r>
      <w:bookmarkEnd w:id="2487"/>
      <w:bookmarkEnd w:id="2488"/>
    </w:p>
    <w:p w14:paraId="14A2930A" w14:textId="77777777" w:rsidR="00B11855" w:rsidRPr="00621E63" w:rsidRDefault="003D003E" w:rsidP="00CF5627">
      <w:pPr>
        <w:pStyle w:val="TableTitle"/>
      </w:pPr>
      <w:r w:rsidRPr="00621E63">
        <w:t>Table C.5-1: EI-Entity Identifier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24D64F27" w14:textId="77777777" w:rsidTr="00A92110">
        <w:trPr>
          <w:cantSplit/>
          <w:tblHeader/>
          <w:jc w:val="center"/>
        </w:trPr>
        <w:tc>
          <w:tcPr>
            <w:tcW w:w="783" w:type="dxa"/>
            <w:shd w:val="clear" w:color="auto" w:fill="D9D9D9"/>
          </w:tcPr>
          <w:p w14:paraId="3BEFB3A9" w14:textId="77777777" w:rsidR="00B11855" w:rsidRPr="00621E63" w:rsidRDefault="003D003E" w:rsidP="002B53BA">
            <w:pPr>
              <w:pStyle w:val="TableEntryHeader"/>
            </w:pPr>
            <w:r w:rsidRPr="00621E63">
              <w:t>SEQ</w:t>
            </w:r>
          </w:p>
        </w:tc>
        <w:tc>
          <w:tcPr>
            <w:tcW w:w="764" w:type="dxa"/>
            <w:shd w:val="clear" w:color="auto" w:fill="D9D9D9"/>
          </w:tcPr>
          <w:p w14:paraId="75CC29BE" w14:textId="77777777" w:rsidR="00B11855" w:rsidRPr="00621E63" w:rsidRDefault="003D003E" w:rsidP="002B53BA">
            <w:pPr>
              <w:pStyle w:val="TableEntryHeader"/>
            </w:pPr>
            <w:r w:rsidRPr="00621E63">
              <w:t>LEN</w:t>
            </w:r>
          </w:p>
        </w:tc>
        <w:tc>
          <w:tcPr>
            <w:tcW w:w="760" w:type="dxa"/>
            <w:shd w:val="clear" w:color="auto" w:fill="D9D9D9"/>
          </w:tcPr>
          <w:p w14:paraId="346A4593" w14:textId="77777777" w:rsidR="00B11855" w:rsidRPr="00621E63" w:rsidRDefault="003D003E" w:rsidP="002B53BA">
            <w:pPr>
              <w:pStyle w:val="TableEntryHeader"/>
            </w:pPr>
            <w:r w:rsidRPr="00621E63">
              <w:t>DT</w:t>
            </w:r>
          </w:p>
        </w:tc>
        <w:tc>
          <w:tcPr>
            <w:tcW w:w="961" w:type="dxa"/>
            <w:shd w:val="clear" w:color="auto" w:fill="D9D9D9"/>
          </w:tcPr>
          <w:p w14:paraId="6BFBF370" w14:textId="77777777" w:rsidR="00B11855" w:rsidRPr="00621E63" w:rsidRDefault="003D003E" w:rsidP="002B53BA">
            <w:pPr>
              <w:pStyle w:val="TableEntryHeader"/>
            </w:pPr>
            <w:r w:rsidRPr="00621E63">
              <w:t>Usage</w:t>
            </w:r>
          </w:p>
        </w:tc>
        <w:tc>
          <w:tcPr>
            <w:tcW w:w="1316" w:type="dxa"/>
            <w:shd w:val="clear" w:color="auto" w:fill="D9D9D9"/>
          </w:tcPr>
          <w:p w14:paraId="3BB70420" w14:textId="77777777" w:rsidR="00B11855" w:rsidRPr="00621E63" w:rsidRDefault="003D003E" w:rsidP="002B53BA">
            <w:pPr>
              <w:pStyle w:val="TableEntryHeader"/>
            </w:pPr>
            <w:r w:rsidRPr="00621E63">
              <w:t>Card.</w:t>
            </w:r>
          </w:p>
        </w:tc>
        <w:tc>
          <w:tcPr>
            <w:tcW w:w="861" w:type="dxa"/>
            <w:shd w:val="clear" w:color="auto" w:fill="D9D9D9"/>
          </w:tcPr>
          <w:p w14:paraId="772623F3" w14:textId="77777777" w:rsidR="00B11855" w:rsidRPr="00621E63" w:rsidRDefault="003D003E" w:rsidP="002B53BA">
            <w:pPr>
              <w:pStyle w:val="TableEntryHeader"/>
            </w:pPr>
            <w:r w:rsidRPr="00621E63">
              <w:t>TBL#</w:t>
            </w:r>
          </w:p>
        </w:tc>
        <w:tc>
          <w:tcPr>
            <w:tcW w:w="2834" w:type="dxa"/>
            <w:shd w:val="clear" w:color="auto" w:fill="D9D9D9"/>
          </w:tcPr>
          <w:p w14:paraId="0D3E29CD" w14:textId="77777777" w:rsidR="00B11855" w:rsidRPr="00621E63" w:rsidRDefault="003D003E" w:rsidP="002B53BA">
            <w:pPr>
              <w:pStyle w:val="TableEntryHeader"/>
            </w:pPr>
            <w:r w:rsidRPr="00621E63">
              <w:t>Component name</w:t>
            </w:r>
          </w:p>
        </w:tc>
      </w:tr>
      <w:tr w:rsidR="00C40FD5" w:rsidRPr="00621E63" w14:paraId="35E62A1A" w14:textId="77777777" w:rsidTr="006C0E8E">
        <w:trPr>
          <w:cantSplit/>
          <w:jc w:val="center"/>
        </w:trPr>
        <w:tc>
          <w:tcPr>
            <w:tcW w:w="783" w:type="dxa"/>
            <w:shd w:val="clear" w:color="auto" w:fill="auto"/>
          </w:tcPr>
          <w:p w14:paraId="4CA74F0D" w14:textId="77777777" w:rsidR="00B11855" w:rsidRPr="00621E63" w:rsidRDefault="003D003E" w:rsidP="002B53BA">
            <w:pPr>
              <w:pStyle w:val="TableEntry"/>
            </w:pPr>
            <w:r w:rsidRPr="00621E63">
              <w:t>1</w:t>
            </w:r>
          </w:p>
        </w:tc>
        <w:tc>
          <w:tcPr>
            <w:tcW w:w="764" w:type="dxa"/>
            <w:shd w:val="clear" w:color="auto" w:fill="auto"/>
          </w:tcPr>
          <w:p w14:paraId="4990954A" w14:textId="77777777" w:rsidR="00B11855" w:rsidRPr="00621E63" w:rsidRDefault="003D003E" w:rsidP="002B53BA">
            <w:pPr>
              <w:pStyle w:val="TableEntry"/>
            </w:pPr>
            <w:r w:rsidRPr="00621E63">
              <w:t>199</w:t>
            </w:r>
          </w:p>
        </w:tc>
        <w:tc>
          <w:tcPr>
            <w:tcW w:w="760" w:type="dxa"/>
            <w:shd w:val="clear" w:color="auto" w:fill="auto"/>
          </w:tcPr>
          <w:p w14:paraId="4ABC237B" w14:textId="77777777" w:rsidR="00B11855" w:rsidRPr="00621E63" w:rsidRDefault="003D003E" w:rsidP="002B53BA">
            <w:pPr>
              <w:pStyle w:val="TableEntry"/>
            </w:pPr>
            <w:r w:rsidRPr="00621E63">
              <w:t>ST</w:t>
            </w:r>
          </w:p>
        </w:tc>
        <w:tc>
          <w:tcPr>
            <w:tcW w:w="961" w:type="dxa"/>
            <w:shd w:val="clear" w:color="auto" w:fill="auto"/>
          </w:tcPr>
          <w:p w14:paraId="2EA9F93B" w14:textId="77777777" w:rsidR="00B11855" w:rsidRPr="00621E63" w:rsidRDefault="003D003E" w:rsidP="002B53BA">
            <w:pPr>
              <w:pStyle w:val="TableEntry"/>
            </w:pPr>
            <w:r w:rsidRPr="00621E63">
              <w:t>RE</w:t>
            </w:r>
          </w:p>
        </w:tc>
        <w:tc>
          <w:tcPr>
            <w:tcW w:w="1316" w:type="dxa"/>
            <w:shd w:val="clear" w:color="auto" w:fill="auto"/>
          </w:tcPr>
          <w:p w14:paraId="49CB1437" w14:textId="77777777" w:rsidR="00B11855" w:rsidRPr="00621E63" w:rsidRDefault="003D003E" w:rsidP="002B53BA">
            <w:pPr>
              <w:pStyle w:val="TableEntry"/>
            </w:pPr>
            <w:r w:rsidRPr="00621E63">
              <w:t>[1..1]</w:t>
            </w:r>
          </w:p>
        </w:tc>
        <w:tc>
          <w:tcPr>
            <w:tcW w:w="861" w:type="dxa"/>
            <w:shd w:val="clear" w:color="auto" w:fill="auto"/>
          </w:tcPr>
          <w:p w14:paraId="0ED35C46" w14:textId="77777777" w:rsidR="00B11855" w:rsidRPr="00621E63" w:rsidRDefault="00B11855" w:rsidP="002B53BA">
            <w:pPr>
              <w:pStyle w:val="TableEntry"/>
            </w:pPr>
          </w:p>
        </w:tc>
        <w:tc>
          <w:tcPr>
            <w:tcW w:w="2834" w:type="dxa"/>
            <w:shd w:val="clear" w:color="auto" w:fill="auto"/>
          </w:tcPr>
          <w:p w14:paraId="5D87982F" w14:textId="77777777" w:rsidR="00B11855" w:rsidRPr="00621E63" w:rsidRDefault="003D003E" w:rsidP="002B53BA">
            <w:pPr>
              <w:pStyle w:val="TableEntry"/>
            </w:pPr>
            <w:r w:rsidRPr="00621E63">
              <w:t>Entity Identifier</w:t>
            </w:r>
          </w:p>
        </w:tc>
      </w:tr>
      <w:tr w:rsidR="00C40FD5" w:rsidRPr="00621E63" w14:paraId="1F606003" w14:textId="77777777" w:rsidTr="006C0E8E">
        <w:trPr>
          <w:cantSplit/>
          <w:jc w:val="center"/>
        </w:trPr>
        <w:tc>
          <w:tcPr>
            <w:tcW w:w="783" w:type="dxa"/>
            <w:shd w:val="clear" w:color="auto" w:fill="auto"/>
          </w:tcPr>
          <w:p w14:paraId="59E9F7EB" w14:textId="77777777" w:rsidR="00B11855" w:rsidRPr="00621E63" w:rsidRDefault="003D003E" w:rsidP="002B53BA">
            <w:pPr>
              <w:pStyle w:val="TableEntry"/>
            </w:pPr>
            <w:r w:rsidRPr="00621E63">
              <w:t>2</w:t>
            </w:r>
          </w:p>
        </w:tc>
        <w:tc>
          <w:tcPr>
            <w:tcW w:w="764" w:type="dxa"/>
            <w:shd w:val="clear" w:color="auto" w:fill="auto"/>
          </w:tcPr>
          <w:p w14:paraId="7FD8CF5B" w14:textId="77777777" w:rsidR="00B11855" w:rsidRPr="00621E63" w:rsidRDefault="003D003E" w:rsidP="002B53BA">
            <w:pPr>
              <w:pStyle w:val="TableEntry"/>
            </w:pPr>
            <w:r w:rsidRPr="00621E63">
              <w:t>20</w:t>
            </w:r>
          </w:p>
        </w:tc>
        <w:tc>
          <w:tcPr>
            <w:tcW w:w="760" w:type="dxa"/>
            <w:shd w:val="clear" w:color="auto" w:fill="auto"/>
          </w:tcPr>
          <w:p w14:paraId="3B97BFDC" w14:textId="77777777" w:rsidR="00B11855" w:rsidRPr="00621E63" w:rsidRDefault="003D003E" w:rsidP="002B53BA">
            <w:pPr>
              <w:pStyle w:val="TableEntry"/>
            </w:pPr>
            <w:r w:rsidRPr="00621E63">
              <w:t>IS</w:t>
            </w:r>
          </w:p>
        </w:tc>
        <w:tc>
          <w:tcPr>
            <w:tcW w:w="961" w:type="dxa"/>
            <w:shd w:val="clear" w:color="auto" w:fill="auto"/>
          </w:tcPr>
          <w:p w14:paraId="47A820AE" w14:textId="77777777" w:rsidR="00B11855" w:rsidRPr="00621E63" w:rsidRDefault="003D003E" w:rsidP="002B53BA">
            <w:pPr>
              <w:pStyle w:val="TableEntry"/>
            </w:pPr>
            <w:r w:rsidRPr="00621E63">
              <w:t>RE</w:t>
            </w:r>
          </w:p>
        </w:tc>
        <w:tc>
          <w:tcPr>
            <w:tcW w:w="1316" w:type="dxa"/>
            <w:shd w:val="clear" w:color="auto" w:fill="auto"/>
          </w:tcPr>
          <w:p w14:paraId="17FA912C" w14:textId="77777777" w:rsidR="00B11855" w:rsidRPr="00621E63" w:rsidRDefault="003D003E" w:rsidP="002B53BA">
            <w:pPr>
              <w:pStyle w:val="TableEntry"/>
            </w:pPr>
            <w:r w:rsidRPr="00621E63">
              <w:t>[0..1]</w:t>
            </w:r>
          </w:p>
        </w:tc>
        <w:tc>
          <w:tcPr>
            <w:tcW w:w="861" w:type="dxa"/>
            <w:shd w:val="clear" w:color="auto" w:fill="auto"/>
          </w:tcPr>
          <w:p w14:paraId="02A01649" w14:textId="77777777" w:rsidR="00B11855" w:rsidRPr="00621E63" w:rsidRDefault="003D003E" w:rsidP="002B53BA">
            <w:pPr>
              <w:pStyle w:val="TableEntry"/>
            </w:pPr>
            <w:r w:rsidRPr="00621E63">
              <w:t>0363</w:t>
            </w:r>
          </w:p>
        </w:tc>
        <w:tc>
          <w:tcPr>
            <w:tcW w:w="2834" w:type="dxa"/>
            <w:shd w:val="clear" w:color="auto" w:fill="auto"/>
          </w:tcPr>
          <w:p w14:paraId="5283A511" w14:textId="77777777" w:rsidR="00B11855" w:rsidRPr="00621E63" w:rsidRDefault="003D003E" w:rsidP="002B53BA">
            <w:pPr>
              <w:pStyle w:val="TableEntry"/>
            </w:pPr>
            <w:r w:rsidRPr="00621E63">
              <w:t>Namespace ID</w:t>
            </w:r>
          </w:p>
        </w:tc>
      </w:tr>
      <w:tr w:rsidR="00C40FD5" w:rsidRPr="00621E63" w14:paraId="1EC8F526" w14:textId="77777777" w:rsidTr="006C0E8E">
        <w:trPr>
          <w:cantSplit/>
          <w:jc w:val="center"/>
        </w:trPr>
        <w:tc>
          <w:tcPr>
            <w:tcW w:w="783" w:type="dxa"/>
            <w:shd w:val="clear" w:color="auto" w:fill="auto"/>
          </w:tcPr>
          <w:p w14:paraId="4F500D9C" w14:textId="77777777" w:rsidR="00B11855" w:rsidRPr="00621E63" w:rsidRDefault="003D003E" w:rsidP="002B53BA">
            <w:pPr>
              <w:pStyle w:val="TableEntry"/>
            </w:pPr>
            <w:r w:rsidRPr="00621E63">
              <w:t>3</w:t>
            </w:r>
          </w:p>
        </w:tc>
        <w:tc>
          <w:tcPr>
            <w:tcW w:w="764" w:type="dxa"/>
            <w:shd w:val="clear" w:color="auto" w:fill="auto"/>
          </w:tcPr>
          <w:p w14:paraId="4D26EE31" w14:textId="77777777" w:rsidR="00B11855" w:rsidRPr="00621E63" w:rsidRDefault="003D003E" w:rsidP="002B53BA">
            <w:pPr>
              <w:pStyle w:val="TableEntry"/>
            </w:pPr>
            <w:r w:rsidRPr="00621E63">
              <w:t>199</w:t>
            </w:r>
          </w:p>
        </w:tc>
        <w:tc>
          <w:tcPr>
            <w:tcW w:w="760" w:type="dxa"/>
            <w:shd w:val="clear" w:color="auto" w:fill="auto"/>
          </w:tcPr>
          <w:p w14:paraId="698CA371" w14:textId="77777777" w:rsidR="00B11855" w:rsidRPr="00621E63" w:rsidRDefault="003D003E" w:rsidP="002B53BA">
            <w:pPr>
              <w:pStyle w:val="TableEntry"/>
            </w:pPr>
            <w:r w:rsidRPr="00621E63">
              <w:t>ST</w:t>
            </w:r>
          </w:p>
        </w:tc>
        <w:tc>
          <w:tcPr>
            <w:tcW w:w="961" w:type="dxa"/>
            <w:shd w:val="clear" w:color="auto" w:fill="auto"/>
          </w:tcPr>
          <w:p w14:paraId="5367177E" w14:textId="77777777" w:rsidR="00B11855" w:rsidRPr="00621E63" w:rsidRDefault="003D003E" w:rsidP="002B53BA">
            <w:pPr>
              <w:pStyle w:val="TableEntry"/>
            </w:pPr>
            <w:r w:rsidRPr="00621E63">
              <w:t>RE</w:t>
            </w:r>
          </w:p>
        </w:tc>
        <w:tc>
          <w:tcPr>
            <w:tcW w:w="1316" w:type="dxa"/>
            <w:shd w:val="clear" w:color="auto" w:fill="auto"/>
          </w:tcPr>
          <w:p w14:paraId="34FD16C3" w14:textId="77777777" w:rsidR="00B11855" w:rsidRPr="00621E63" w:rsidRDefault="003D003E" w:rsidP="002B53BA">
            <w:pPr>
              <w:pStyle w:val="TableEntry"/>
            </w:pPr>
            <w:r w:rsidRPr="00621E63">
              <w:t>[0..1]</w:t>
            </w:r>
          </w:p>
        </w:tc>
        <w:tc>
          <w:tcPr>
            <w:tcW w:w="861" w:type="dxa"/>
            <w:shd w:val="clear" w:color="auto" w:fill="auto"/>
          </w:tcPr>
          <w:p w14:paraId="6C5F1672" w14:textId="77777777" w:rsidR="00B11855" w:rsidRPr="00621E63" w:rsidRDefault="00B11855" w:rsidP="002B53BA">
            <w:pPr>
              <w:pStyle w:val="TableEntry"/>
            </w:pPr>
          </w:p>
        </w:tc>
        <w:tc>
          <w:tcPr>
            <w:tcW w:w="2834" w:type="dxa"/>
            <w:shd w:val="clear" w:color="auto" w:fill="auto"/>
          </w:tcPr>
          <w:p w14:paraId="16ED0AED" w14:textId="77777777" w:rsidR="00B11855" w:rsidRPr="00621E63" w:rsidRDefault="003D003E" w:rsidP="002B53BA">
            <w:pPr>
              <w:pStyle w:val="TableEntry"/>
            </w:pPr>
            <w:r w:rsidRPr="00621E63">
              <w:t>Universal ID</w:t>
            </w:r>
          </w:p>
        </w:tc>
      </w:tr>
      <w:tr w:rsidR="00C40FD5" w:rsidRPr="00621E63" w14:paraId="2D1925CD" w14:textId="77777777" w:rsidTr="006C0E8E">
        <w:trPr>
          <w:cantSplit/>
          <w:jc w:val="center"/>
        </w:trPr>
        <w:tc>
          <w:tcPr>
            <w:tcW w:w="783" w:type="dxa"/>
            <w:shd w:val="clear" w:color="auto" w:fill="auto"/>
          </w:tcPr>
          <w:p w14:paraId="1E717E7C" w14:textId="77777777" w:rsidR="00B11855" w:rsidRPr="00621E63" w:rsidRDefault="003D003E" w:rsidP="002B53BA">
            <w:pPr>
              <w:pStyle w:val="TableEntry"/>
            </w:pPr>
            <w:r w:rsidRPr="00621E63">
              <w:t>4</w:t>
            </w:r>
          </w:p>
        </w:tc>
        <w:tc>
          <w:tcPr>
            <w:tcW w:w="764" w:type="dxa"/>
            <w:shd w:val="clear" w:color="auto" w:fill="auto"/>
          </w:tcPr>
          <w:p w14:paraId="030E200F" w14:textId="77777777" w:rsidR="00B11855" w:rsidRPr="00621E63" w:rsidRDefault="003D003E" w:rsidP="002B53BA">
            <w:pPr>
              <w:pStyle w:val="TableEntry"/>
            </w:pPr>
            <w:r w:rsidRPr="00621E63">
              <w:t>6</w:t>
            </w:r>
          </w:p>
        </w:tc>
        <w:tc>
          <w:tcPr>
            <w:tcW w:w="760" w:type="dxa"/>
            <w:shd w:val="clear" w:color="auto" w:fill="auto"/>
          </w:tcPr>
          <w:p w14:paraId="4FF09E17" w14:textId="77777777" w:rsidR="00B11855" w:rsidRPr="00621E63" w:rsidRDefault="003D003E" w:rsidP="002B53BA">
            <w:pPr>
              <w:pStyle w:val="TableEntry"/>
            </w:pPr>
            <w:r w:rsidRPr="00621E63">
              <w:t>ID</w:t>
            </w:r>
          </w:p>
        </w:tc>
        <w:tc>
          <w:tcPr>
            <w:tcW w:w="961" w:type="dxa"/>
            <w:shd w:val="clear" w:color="auto" w:fill="auto"/>
          </w:tcPr>
          <w:p w14:paraId="5CEDAC80" w14:textId="77777777" w:rsidR="00B11855" w:rsidRPr="00621E63" w:rsidRDefault="003D003E" w:rsidP="002B53BA">
            <w:pPr>
              <w:pStyle w:val="TableEntry"/>
            </w:pPr>
            <w:r w:rsidRPr="00621E63">
              <w:t>RE</w:t>
            </w:r>
          </w:p>
        </w:tc>
        <w:tc>
          <w:tcPr>
            <w:tcW w:w="1316" w:type="dxa"/>
            <w:shd w:val="clear" w:color="auto" w:fill="auto"/>
          </w:tcPr>
          <w:p w14:paraId="24FF9AAB" w14:textId="77777777" w:rsidR="00B11855" w:rsidRPr="00621E63" w:rsidRDefault="003D003E" w:rsidP="002B53BA">
            <w:pPr>
              <w:pStyle w:val="TableEntry"/>
            </w:pPr>
            <w:r w:rsidRPr="00621E63">
              <w:t>[0..1]</w:t>
            </w:r>
          </w:p>
        </w:tc>
        <w:tc>
          <w:tcPr>
            <w:tcW w:w="861" w:type="dxa"/>
            <w:shd w:val="clear" w:color="auto" w:fill="auto"/>
          </w:tcPr>
          <w:p w14:paraId="7CDD68BC" w14:textId="77777777" w:rsidR="00B11855" w:rsidRPr="00621E63" w:rsidRDefault="003D003E" w:rsidP="002B53BA">
            <w:pPr>
              <w:pStyle w:val="TableEntry"/>
            </w:pPr>
            <w:r w:rsidRPr="00621E63">
              <w:t>0301</w:t>
            </w:r>
          </w:p>
        </w:tc>
        <w:tc>
          <w:tcPr>
            <w:tcW w:w="2834" w:type="dxa"/>
            <w:shd w:val="clear" w:color="auto" w:fill="auto"/>
          </w:tcPr>
          <w:p w14:paraId="5507F399" w14:textId="77777777" w:rsidR="00B11855" w:rsidRPr="00621E63" w:rsidRDefault="003D003E" w:rsidP="002B53BA">
            <w:pPr>
              <w:pStyle w:val="TableEntry"/>
            </w:pPr>
            <w:r w:rsidRPr="00621E63">
              <w:t>Universal ID Type</w:t>
            </w:r>
          </w:p>
        </w:tc>
      </w:tr>
    </w:tbl>
    <w:p w14:paraId="38CBEE8F" w14:textId="77777777" w:rsidR="00B11855" w:rsidRPr="00621E63" w:rsidRDefault="00B11855" w:rsidP="002B53BA">
      <w:pPr>
        <w:pStyle w:val="BodyText"/>
      </w:pPr>
    </w:p>
    <w:p w14:paraId="028BA990" w14:textId="3D198767" w:rsidR="00B11855" w:rsidRPr="00621E63" w:rsidRDefault="003D003E" w:rsidP="002B53BA">
      <w:pPr>
        <w:pStyle w:val="BodyText"/>
      </w:pPr>
      <w:r w:rsidRPr="00621E63">
        <w:t>Definition: The Entity Identifier defines a given entity uniquely within a specified series of identifiers. A piece of equipment or an information system would be an example of an entity to be uniquely identified. In addition to the unique identifier in the first component, called somewhat confusingly by the same name as the data type itself, the Entity Identifier, the EI data type has 3 additional components that identify the ‘assigning authority’ that assigned the Entity Identifier. These function quite similarly to the three components of the Hierarchical Designator data type (see Appendix C.6, HD Data Type).</w:t>
      </w:r>
    </w:p>
    <w:p w14:paraId="42F4A2F9" w14:textId="290EECB1" w:rsidR="00B11855" w:rsidRPr="00621E63" w:rsidRDefault="003D003E" w:rsidP="002B53BA">
      <w:pPr>
        <w:pStyle w:val="BodyText"/>
      </w:pPr>
      <w:r w:rsidRPr="00621E63">
        <w:t xml:space="preserve">Identifiers do not serve their purpose if they cannot be used to distinguish unambiguously all of the entities of a particular kind in the context in which they are applied. The </w:t>
      </w:r>
      <w:r w:rsidR="006D613E" w:rsidRPr="00621E63">
        <w:t>HL7</w:t>
      </w:r>
      <w:r w:rsidR="00995105" w:rsidRPr="00621E63">
        <w:t xml:space="preserve"> </w:t>
      </w:r>
      <w:r w:rsidRPr="00621E63">
        <w:t xml:space="preserve">specification discusses two kinds of identifiers: local and universal. Local identifiers only need to be unique within a limited scope agreed to by the sending and receiving systems, say, a particular hospital. The limitations of such a scheme are obvious: once you try to use such an identifier outside of its scope, another identifier in the wider scope may conflict with it (if, say, Alice Hospital and Barry Hospital merge and both have a monitor identified as "Monitor101"). </w:t>
      </w:r>
    </w:p>
    <w:p w14:paraId="3E1D0400" w14:textId="77777777" w:rsidR="00B11855" w:rsidRPr="00621E63" w:rsidRDefault="003D003E" w:rsidP="002B53BA">
      <w:pPr>
        <w:pStyle w:val="BodyText"/>
      </w:pPr>
      <w:r w:rsidRPr="00621E63">
        <w:t>A sort of intermediate but still local kind of identifier supplements the Entity Identifier with a Namespace ID. So the merged hospital could use a Namespace ID of "AH" for equipment names created in Alice Hospital and "BH" for ones from Barry Hospital. But as you go to wider scopes, such as a statewide reporting system, this intermediate system could still result in identifier clashes.</w:t>
      </w:r>
    </w:p>
    <w:p w14:paraId="7A2F40CC" w14:textId="77777777" w:rsidR="00B11855" w:rsidRPr="00621E63" w:rsidRDefault="003D003E" w:rsidP="002B53BA">
      <w:pPr>
        <w:pStyle w:val="BodyText"/>
      </w:pPr>
      <w:r w:rsidRPr="00621E63">
        <w:t>Universal identifiers avoid this problem by always including a unique identifier for the 'assigning authority' that created and manages the Entity Identifier. A Universal ID system must have a foolproof method for unambiguously identifying the 'assigning authority' over a 'universal' scope. Just allowing every assigning authority to name itself can still lead to name clashes. But there are a number of well-defined identifier systems that are designed to always yield unique identifiers. One that is familiar to programmers is the GUID, which gives a long hexadecimal number that can be generated on any suitably programmed computer with virtual certainty that the same number will not have been, and will not in the future be, generated by that computer or any other computer. EUI-64, ISO OIDs and URIs identifiers are other identifier schemes also are created according to well-defined rules such that each identifier system is intended to avoid applying the same identifier to the more than one entity no matter how wide the scope of applicability is.</w:t>
      </w:r>
    </w:p>
    <w:p w14:paraId="01D5D949" w14:textId="77777777" w:rsidR="00B11855" w:rsidRPr="00621E63" w:rsidRDefault="003D003E" w:rsidP="002B53BA">
      <w:pPr>
        <w:pStyle w:val="BodyText"/>
      </w:pPr>
      <w:r w:rsidRPr="00621E63">
        <w:t xml:space="preserve">In other contexts in PCD profiles, the ‘assigning authority’, as identified by Namespace ID (EI-2), Universal ID (EI-3), and Universal ID type (EI-4) is required. Assigning authorities in PCD </w:t>
      </w:r>
      <w:r w:rsidRPr="00621E63">
        <w:lastRenderedPageBreak/>
        <w:t>profiles may, depending on context and need, be standards development organizations, manufacturers, software systems, or provider institutions. See the descriptions of particular fields with a data type of EI elsewhere in the Technical Framework.</w:t>
      </w:r>
    </w:p>
    <w:p w14:paraId="03FD6CB6" w14:textId="77777777" w:rsidR="00B11855" w:rsidRPr="00621E63" w:rsidRDefault="003D003E" w:rsidP="002B53BA">
      <w:pPr>
        <w:pStyle w:val="BodyText"/>
      </w:pPr>
      <w:r w:rsidRPr="00621E63">
        <w:t xml:space="preserve">Either Namespace ID (EI-2), giving a local identifier namespace, or (preferably) both Universal ID (EI-3), and Universal ID type (EI-4) are required. </w:t>
      </w:r>
    </w:p>
    <w:p w14:paraId="2C403586" w14:textId="77777777" w:rsidR="00B11855" w:rsidRPr="00621E63" w:rsidRDefault="003D003E" w:rsidP="002B53BA">
      <w:pPr>
        <w:pStyle w:val="BodyText"/>
      </w:pPr>
      <w:r w:rsidRPr="00621E63">
        <w:t xml:space="preserve">When only Namespace ID (EI-2) is valued, the identification of the assigning authority is only local. Particularly when there are several concurrent assigning authorities within the healthcare enterprise, this Namespace ID will indicate which assigning authority provided the Entity Identifier (EI-1). </w:t>
      </w:r>
    </w:p>
    <w:p w14:paraId="36521104" w14:textId="77777777" w:rsidR="00B11855" w:rsidRPr="00621E63" w:rsidRDefault="003D003E" w:rsidP="002B53BA">
      <w:pPr>
        <w:pStyle w:val="BodyText"/>
      </w:pPr>
      <w:r w:rsidRPr="00621E63">
        <w:t>In preference to such a local ID, IHE PCD strongly recommends a Universal ID. In such a Universal ID, IHE PCD recommends that Namespace ID (EI-2) always be populated, but it is optional when both Universal ID (EI-3), and Universal ID type (EI-4) are given. When EI-3 and EI-4 identify the manufacturer, EI-2 may be used for the model identification, to further qualify the Entity Identifier (EI-1) which shall contain a unique identifier for the instance of the device, either an EUI-64 (in which case EI-1 will duplicate the information in EI-3) or a manufacturer’s serial number.</w:t>
      </w:r>
    </w:p>
    <w:p w14:paraId="05638BA7" w14:textId="3C9B15FF" w:rsidR="00B11855" w:rsidRPr="00621E63" w:rsidRDefault="00591F6E" w:rsidP="00591F6E">
      <w:pPr>
        <w:pStyle w:val="BodyText"/>
      </w:pPr>
      <w:r w:rsidRPr="00621E63">
        <w:t xml:space="preserve">In IHE PCD, the order of preference for systems of Universal ID is: EUI-64, OID and URI. In addition to this order of </w:t>
      </w:r>
      <w:r w:rsidR="0028379E" w:rsidRPr="00621E63">
        <w:t>preference,</w:t>
      </w:r>
      <w:r w:rsidRPr="00621E63">
        <w:t xml:space="preserve"> it is noted that any IHE PCD system running in a production environment shall only use a</w:t>
      </w:r>
      <w:r w:rsidR="005F5A47" w:rsidRPr="00621E63">
        <w:t>n</w:t>
      </w:r>
      <w:r w:rsidRPr="00621E63">
        <w:t xml:space="preserve"> EUI-64 Universal ID. Systems running in test environments or certification environments are allowed to use an OID or URI Universal ID</w:t>
      </w:r>
    </w:p>
    <w:p w14:paraId="56F14282" w14:textId="77777777" w:rsidR="00B11855" w:rsidRPr="00621E63" w:rsidRDefault="003D003E" w:rsidP="002B53BA">
      <w:pPr>
        <w:pStyle w:val="BodyText"/>
      </w:pPr>
      <w:r w:rsidRPr="00621E63">
        <w:rPr>
          <w:rStyle w:val="Strong"/>
        </w:rPr>
        <w:t>Identifying with an EUI-64.</w:t>
      </w:r>
      <w:r w:rsidRPr="00621E63">
        <w:t xml:space="preserve"> Namespace ID (EI-2) is optional in this case and may contain a locally unique name for the application implementing PCD actor(s). Universal ID (EI-3) contains the EUI-64 identifier as a hexadecimal string. The IEEE defined 64-bit extended unique identifier (EUI-64) is a concatenation of the 24-bit company_id value assigned by the IEEE Registration Authority, and a 40-bit extension identifier assigned by the organization having that company_id assignment. The Universal ID Type (EI-4) contains the value EUI-64.</w:t>
      </w:r>
    </w:p>
    <w:p w14:paraId="009161F4" w14:textId="77777777" w:rsidR="00B11855" w:rsidRPr="00621E63" w:rsidRDefault="003D003E" w:rsidP="00852E72">
      <w:pPr>
        <w:pStyle w:val="BodyText"/>
      </w:pPr>
      <w:r w:rsidRPr="00621E63">
        <w:rPr>
          <w:rStyle w:val="Strong"/>
        </w:rPr>
        <w:t xml:space="preserve">Identifying with an ISO OID. </w:t>
      </w:r>
      <w:r w:rsidRPr="00621E63">
        <w:t>When an ISO OID is used, "Namespace ID" (EI-2) contains either a local name of the assigning authority or the device model number when a patient care device is being identified, "Universal ID" (</w:t>
      </w:r>
      <w:r w:rsidR="003570BC" w:rsidRPr="00621E63">
        <w:t>EI-3</w:t>
      </w:r>
      <w:r w:rsidRPr="00621E63">
        <w:t>) contains its universal OID, and "Universal ID Type" (EI-4) containing the value ISO.</w:t>
      </w:r>
    </w:p>
    <w:p w14:paraId="64677041" w14:textId="176C5E3A" w:rsidR="00B11855" w:rsidRPr="00621E63" w:rsidRDefault="003D003E" w:rsidP="00852E72">
      <w:pPr>
        <w:pStyle w:val="BodyText"/>
      </w:pPr>
      <w:r w:rsidRPr="00621E63">
        <w:rPr>
          <w:rStyle w:val="Strong"/>
        </w:rPr>
        <w:t xml:space="preserve">Identifying with a URI. </w:t>
      </w:r>
      <w:r w:rsidRPr="00621E63">
        <w:t>The Universal Resource Identifier, defined in IETF RFC3306, encompasses the familiar Uniform Resource Locator (the URL “internet address” of a website, for example), and the Universal Resource Name, which need not identify a web resource but uniquely identifies an entity according to a number of unique identifier schemes, including some of the others listed, such as ISO OIDs (which can be made into URIs simply by prefixing the OID string with “urn:oid:”). The URI is placed in the Universal ID (EI-3) component and the Universal ID type (EI-4) is "URN".</w:t>
      </w:r>
    </w:p>
    <w:p w14:paraId="6F4A6AAB" w14:textId="77777777" w:rsidR="00B11855" w:rsidRPr="00621E63" w:rsidRDefault="003D003E" w:rsidP="008E3695">
      <w:pPr>
        <w:pStyle w:val="BodyText"/>
      </w:pPr>
      <w:r w:rsidRPr="00621E63">
        <w:t xml:space="preserve">When identifying a piece of equipment, an EUI-64 has the advantage of being inherently unique to the piece of equipment, and containing the identity of the manufacturer. </w:t>
      </w:r>
    </w:p>
    <w:p w14:paraId="14EB0D7F" w14:textId="336793EA" w:rsidR="00B11855" w:rsidRPr="00621E63" w:rsidRDefault="008E3695" w:rsidP="00852E72">
      <w:pPr>
        <w:pStyle w:val="BodyText"/>
      </w:pPr>
      <w:r w:rsidRPr="00621E63">
        <w:lastRenderedPageBreak/>
        <w:t>Refer to</w:t>
      </w:r>
      <w:r w:rsidR="003D003E" w:rsidRPr="00621E63">
        <w:t xml:space="preserve"> discussion and examples of the use of Entity Identifiers to identify equipmen</w:t>
      </w:r>
      <w:r w:rsidRPr="00621E63">
        <w:t xml:space="preserve">t sourcing medical device data in the description of </w:t>
      </w:r>
      <w:r w:rsidR="006D613E" w:rsidRPr="00621E63">
        <w:t>HL7</w:t>
      </w:r>
      <w:r w:rsidR="00995105" w:rsidRPr="00621E63">
        <w:t xml:space="preserve"> </w:t>
      </w:r>
      <w:r w:rsidRPr="00621E63">
        <w:t>field OBX-18 in Appendix B.8</w:t>
      </w:r>
      <w:r w:rsidR="003D003E" w:rsidRPr="00621E63">
        <w:t>.</w:t>
      </w:r>
    </w:p>
    <w:p w14:paraId="18717FDB" w14:textId="77777777" w:rsidR="00B11855" w:rsidRPr="00621E63" w:rsidRDefault="003D003E" w:rsidP="00852E72">
      <w:pPr>
        <w:pStyle w:val="BodyText"/>
      </w:pPr>
      <w:r w:rsidRPr="00621E63">
        <w:t>IHE PCD constrains the length of the first component to 20 characters. National extensions can extend this length up to a maximum of 199.</w:t>
      </w:r>
    </w:p>
    <w:p w14:paraId="5542A94F" w14:textId="48B24E0F" w:rsidR="00B11855" w:rsidRPr="00621E63" w:rsidRDefault="00D53FC4" w:rsidP="00D53FC4">
      <w:pPr>
        <w:pStyle w:val="Heading2"/>
        <w:numPr>
          <w:ilvl w:val="0"/>
          <w:numId w:val="0"/>
        </w:numPr>
        <w:rPr>
          <w:noProof w:val="0"/>
        </w:rPr>
        <w:pPrChange w:id="2490" w:author="Mary Jungers" w:date="2019-11-13T19:07:00Z">
          <w:pPr>
            <w:pStyle w:val="AppendixHeading2"/>
          </w:pPr>
        </w:pPrChange>
      </w:pPr>
      <w:bookmarkStart w:id="2491" w:name="_Toc401769877"/>
      <w:bookmarkStart w:id="2492" w:name="_Toc24650539"/>
      <w:ins w:id="2493" w:author="Mary Jungers" w:date="2019-11-13T19:07:00Z">
        <w:r w:rsidRPr="00621E63">
          <w:rPr>
            <w:noProof w:val="0"/>
          </w:rPr>
          <w:t xml:space="preserve">C.6 </w:t>
        </w:r>
      </w:ins>
      <w:r w:rsidR="003D003E" w:rsidRPr="00621E63">
        <w:rPr>
          <w:noProof w:val="0"/>
        </w:rPr>
        <w:t>Hierarchic Designator (HD) Data Type</w:t>
      </w:r>
      <w:bookmarkEnd w:id="2491"/>
      <w:bookmarkEnd w:id="2492"/>
    </w:p>
    <w:p w14:paraId="796610BD" w14:textId="77777777" w:rsidR="00B11855" w:rsidRPr="00621E63" w:rsidRDefault="003D003E" w:rsidP="00852E72">
      <w:pPr>
        <w:pStyle w:val="BodyText"/>
      </w:pPr>
      <w:r w:rsidRPr="00621E63">
        <w:t>Definition: The basic definition of the HD is that it identifies an (administrative or system or application or other) entity that has responsibility for managing or assigning a defined set of instance identifiers (such as placer or filler number, patient identifiers, provider identifiers, etc.). This entity could be a particular health care application such as a registration system that assigns patient identifiers, a governmental entity such as a licensing authority that assigns professional identifiers or drivers’ license numbers, or a facility where such identifiers are assigned.</w:t>
      </w:r>
    </w:p>
    <w:p w14:paraId="5B9D2915" w14:textId="77777777" w:rsidR="00B11855" w:rsidRPr="00621E63" w:rsidRDefault="003D003E" w:rsidP="00852E72">
      <w:pPr>
        <w:pStyle w:val="BodyText"/>
      </w:pPr>
      <w:r w:rsidRPr="00621E63">
        <w:t>In the context of IHE PCD profiles, the HD data type appears directly as the data type for sending and receiving applications, and sending and receiving facilities, in the MSH segment (MSH fields MSH-3, MSH-4, MSH-5, and MSH-6).</w:t>
      </w:r>
    </w:p>
    <w:p w14:paraId="373DDF60" w14:textId="77777777" w:rsidR="00B11855" w:rsidRPr="00621E63" w:rsidRDefault="003D003E" w:rsidP="00852E72">
      <w:pPr>
        <w:pStyle w:val="BodyText"/>
      </w:pPr>
      <w:r w:rsidRPr="00621E63">
        <w:t>The Hierarchic Designator (HD) data type also essentially forms part of the Entity Identifier (EI) data type which has other important roles in IHE PCD profile such as giving a placer or filler order number in OBR. The EI data type is made up of an Entity Identifier component (EI-1), plus additional components in the same form as the HD data type (EI-2 Namespace ID, corresponding to HD-1, EI-3 Universal ID corresponding to HD-2, and EI-4 Universal ID Type corresponding to HD-3). These additional components serve to identify the 'assigning authority' that is the source of the Entity Identifier. The EI data type is important in this Technical Framework for combining an identification of a particular entity (such as an information system) with the identification of the 'assigning authority' which assigned that particular identifier. See Appendix Section C.5 for details of this usage.</w:t>
      </w:r>
    </w:p>
    <w:p w14:paraId="69ED6686" w14:textId="77777777" w:rsidR="00B11855" w:rsidRPr="00621E63" w:rsidRDefault="003D003E" w:rsidP="00CF5627">
      <w:pPr>
        <w:pStyle w:val="TableTitle"/>
      </w:pPr>
      <w:r w:rsidRPr="00621E63">
        <w:t>Table C.6-1: HD-Hierarchic designator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3C15DD9A" w14:textId="77777777" w:rsidTr="00C10546">
        <w:trPr>
          <w:cantSplit/>
          <w:tblHeader/>
          <w:jc w:val="center"/>
        </w:trPr>
        <w:tc>
          <w:tcPr>
            <w:tcW w:w="783" w:type="dxa"/>
            <w:shd w:val="clear" w:color="auto" w:fill="D9D9D9"/>
          </w:tcPr>
          <w:p w14:paraId="53832428" w14:textId="77777777" w:rsidR="00B11855" w:rsidRPr="00621E63" w:rsidRDefault="003D003E" w:rsidP="00852E72">
            <w:pPr>
              <w:pStyle w:val="TableEntryHeader"/>
            </w:pPr>
            <w:r w:rsidRPr="00621E63">
              <w:t>SEQ</w:t>
            </w:r>
          </w:p>
        </w:tc>
        <w:tc>
          <w:tcPr>
            <w:tcW w:w="764" w:type="dxa"/>
            <w:shd w:val="clear" w:color="auto" w:fill="D9D9D9"/>
          </w:tcPr>
          <w:p w14:paraId="690EE793" w14:textId="77777777" w:rsidR="00B11855" w:rsidRPr="00621E63" w:rsidRDefault="003D003E" w:rsidP="00852E72">
            <w:pPr>
              <w:pStyle w:val="TableEntryHeader"/>
            </w:pPr>
            <w:r w:rsidRPr="00621E63">
              <w:t>LEN</w:t>
            </w:r>
          </w:p>
        </w:tc>
        <w:tc>
          <w:tcPr>
            <w:tcW w:w="760" w:type="dxa"/>
            <w:shd w:val="clear" w:color="auto" w:fill="D9D9D9"/>
          </w:tcPr>
          <w:p w14:paraId="7BD6D275" w14:textId="77777777" w:rsidR="00B11855" w:rsidRPr="00621E63" w:rsidRDefault="003D003E" w:rsidP="00852E72">
            <w:pPr>
              <w:pStyle w:val="TableEntryHeader"/>
            </w:pPr>
            <w:r w:rsidRPr="00621E63">
              <w:t>DT</w:t>
            </w:r>
          </w:p>
        </w:tc>
        <w:tc>
          <w:tcPr>
            <w:tcW w:w="961" w:type="dxa"/>
            <w:shd w:val="clear" w:color="auto" w:fill="D9D9D9"/>
          </w:tcPr>
          <w:p w14:paraId="7B54CD75" w14:textId="77777777" w:rsidR="00B11855" w:rsidRPr="00621E63" w:rsidRDefault="003D003E" w:rsidP="00852E72">
            <w:pPr>
              <w:pStyle w:val="TableEntryHeader"/>
            </w:pPr>
            <w:r w:rsidRPr="00621E63">
              <w:t>Usage</w:t>
            </w:r>
          </w:p>
        </w:tc>
        <w:tc>
          <w:tcPr>
            <w:tcW w:w="1316" w:type="dxa"/>
            <w:shd w:val="clear" w:color="auto" w:fill="D9D9D9"/>
          </w:tcPr>
          <w:p w14:paraId="7F5B048D" w14:textId="77777777" w:rsidR="00B11855" w:rsidRPr="00621E63" w:rsidRDefault="003D003E" w:rsidP="00852E72">
            <w:pPr>
              <w:pStyle w:val="TableEntryHeader"/>
            </w:pPr>
            <w:r w:rsidRPr="00621E63">
              <w:t>Card.</w:t>
            </w:r>
          </w:p>
        </w:tc>
        <w:tc>
          <w:tcPr>
            <w:tcW w:w="861" w:type="dxa"/>
            <w:shd w:val="clear" w:color="auto" w:fill="D9D9D9"/>
          </w:tcPr>
          <w:p w14:paraId="61CA8996" w14:textId="77777777" w:rsidR="00B11855" w:rsidRPr="00621E63" w:rsidRDefault="003D003E" w:rsidP="00852E72">
            <w:pPr>
              <w:pStyle w:val="TableEntryHeader"/>
            </w:pPr>
            <w:r w:rsidRPr="00621E63">
              <w:t>TBL#</w:t>
            </w:r>
          </w:p>
        </w:tc>
        <w:tc>
          <w:tcPr>
            <w:tcW w:w="2834" w:type="dxa"/>
            <w:shd w:val="clear" w:color="auto" w:fill="D9D9D9"/>
          </w:tcPr>
          <w:p w14:paraId="320D1CC7" w14:textId="77777777" w:rsidR="00B11855" w:rsidRPr="00621E63" w:rsidRDefault="003D003E" w:rsidP="00852E72">
            <w:pPr>
              <w:pStyle w:val="TableEntryHeader"/>
            </w:pPr>
            <w:r w:rsidRPr="00621E63">
              <w:t>Component name</w:t>
            </w:r>
          </w:p>
        </w:tc>
      </w:tr>
      <w:tr w:rsidR="00C40FD5" w:rsidRPr="00621E63" w14:paraId="530FD812" w14:textId="77777777" w:rsidTr="006C0E8E">
        <w:trPr>
          <w:cantSplit/>
          <w:jc w:val="center"/>
        </w:trPr>
        <w:tc>
          <w:tcPr>
            <w:tcW w:w="783" w:type="dxa"/>
            <w:shd w:val="clear" w:color="auto" w:fill="auto"/>
          </w:tcPr>
          <w:p w14:paraId="2DE33896" w14:textId="77777777" w:rsidR="00B11855" w:rsidRPr="00621E63" w:rsidRDefault="003D003E" w:rsidP="00852E72">
            <w:pPr>
              <w:pStyle w:val="TableEntry"/>
            </w:pPr>
            <w:r w:rsidRPr="00621E63">
              <w:t>1</w:t>
            </w:r>
          </w:p>
        </w:tc>
        <w:tc>
          <w:tcPr>
            <w:tcW w:w="764" w:type="dxa"/>
            <w:shd w:val="clear" w:color="auto" w:fill="auto"/>
          </w:tcPr>
          <w:p w14:paraId="00FE8B97" w14:textId="77777777" w:rsidR="00B11855" w:rsidRPr="00621E63" w:rsidRDefault="003D003E" w:rsidP="00852E72">
            <w:pPr>
              <w:pStyle w:val="TableEntry"/>
            </w:pPr>
            <w:r w:rsidRPr="00621E63">
              <w:t>20</w:t>
            </w:r>
          </w:p>
        </w:tc>
        <w:tc>
          <w:tcPr>
            <w:tcW w:w="760" w:type="dxa"/>
            <w:shd w:val="clear" w:color="auto" w:fill="auto"/>
          </w:tcPr>
          <w:p w14:paraId="403DE311" w14:textId="77777777" w:rsidR="00B11855" w:rsidRPr="00621E63" w:rsidRDefault="003D003E" w:rsidP="00852E72">
            <w:pPr>
              <w:pStyle w:val="TableEntry"/>
            </w:pPr>
            <w:r w:rsidRPr="00621E63">
              <w:t>IS</w:t>
            </w:r>
          </w:p>
        </w:tc>
        <w:tc>
          <w:tcPr>
            <w:tcW w:w="961" w:type="dxa"/>
            <w:shd w:val="clear" w:color="auto" w:fill="auto"/>
          </w:tcPr>
          <w:p w14:paraId="213CDA65" w14:textId="77777777" w:rsidR="00B11855" w:rsidRPr="00621E63" w:rsidRDefault="003D003E" w:rsidP="00852E72">
            <w:pPr>
              <w:pStyle w:val="TableEntry"/>
            </w:pPr>
            <w:r w:rsidRPr="00621E63">
              <w:t>RE</w:t>
            </w:r>
          </w:p>
        </w:tc>
        <w:tc>
          <w:tcPr>
            <w:tcW w:w="1316" w:type="dxa"/>
            <w:shd w:val="clear" w:color="auto" w:fill="auto"/>
          </w:tcPr>
          <w:p w14:paraId="3693241E" w14:textId="77777777" w:rsidR="00B11855" w:rsidRPr="00621E63" w:rsidRDefault="003D003E" w:rsidP="00852E72">
            <w:pPr>
              <w:pStyle w:val="TableEntry"/>
            </w:pPr>
            <w:r w:rsidRPr="00621E63">
              <w:t>[0..1]</w:t>
            </w:r>
          </w:p>
        </w:tc>
        <w:tc>
          <w:tcPr>
            <w:tcW w:w="861" w:type="dxa"/>
            <w:shd w:val="clear" w:color="auto" w:fill="auto"/>
          </w:tcPr>
          <w:p w14:paraId="45DD5B0E" w14:textId="77777777" w:rsidR="00B11855" w:rsidRPr="00621E63" w:rsidRDefault="003D003E" w:rsidP="00852E72">
            <w:pPr>
              <w:pStyle w:val="TableEntry"/>
            </w:pPr>
            <w:r w:rsidRPr="00621E63">
              <w:t>0300</w:t>
            </w:r>
          </w:p>
        </w:tc>
        <w:tc>
          <w:tcPr>
            <w:tcW w:w="2834" w:type="dxa"/>
            <w:shd w:val="clear" w:color="auto" w:fill="auto"/>
          </w:tcPr>
          <w:p w14:paraId="57FAFEDA" w14:textId="77777777" w:rsidR="00B11855" w:rsidRPr="00621E63" w:rsidRDefault="003D003E" w:rsidP="00852E72">
            <w:pPr>
              <w:pStyle w:val="TableEntry"/>
            </w:pPr>
            <w:r w:rsidRPr="00621E63">
              <w:t>Namespace ID</w:t>
            </w:r>
          </w:p>
        </w:tc>
      </w:tr>
      <w:tr w:rsidR="00C40FD5" w:rsidRPr="00621E63" w14:paraId="3A8E3E0F" w14:textId="77777777" w:rsidTr="006C0E8E">
        <w:trPr>
          <w:cantSplit/>
          <w:jc w:val="center"/>
        </w:trPr>
        <w:tc>
          <w:tcPr>
            <w:tcW w:w="783" w:type="dxa"/>
            <w:shd w:val="clear" w:color="auto" w:fill="auto"/>
          </w:tcPr>
          <w:p w14:paraId="21E11371" w14:textId="77777777" w:rsidR="00B11855" w:rsidRPr="00621E63" w:rsidRDefault="003D003E" w:rsidP="00852E72">
            <w:pPr>
              <w:pStyle w:val="TableEntry"/>
            </w:pPr>
            <w:r w:rsidRPr="00621E63">
              <w:t>2</w:t>
            </w:r>
          </w:p>
        </w:tc>
        <w:tc>
          <w:tcPr>
            <w:tcW w:w="764" w:type="dxa"/>
            <w:shd w:val="clear" w:color="auto" w:fill="auto"/>
          </w:tcPr>
          <w:p w14:paraId="52B394EA" w14:textId="77777777" w:rsidR="00B11855" w:rsidRPr="00621E63" w:rsidRDefault="003D003E" w:rsidP="00852E72">
            <w:pPr>
              <w:pStyle w:val="TableEntry"/>
            </w:pPr>
            <w:r w:rsidRPr="00621E63">
              <w:t>999</w:t>
            </w:r>
          </w:p>
        </w:tc>
        <w:tc>
          <w:tcPr>
            <w:tcW w:w="760" w:type="dxa"/>
            <w:shd w:val="clear" w:color="auto" w:fill="auto"/>
          </w:tcPr>
          <w:p w14:paraId="4E64BE0F" w14:textId="77777777" w:rsidR="00B11855" w:rsidRPr="00621E63" w:rsidRDefault="003D003E" w:rsidP="00852E72">
            <w:pPr>
              <w:pStyle w:val="TableEntry"/>
            </w:pPr>
            <w:r w:rsidRPr="00621E63">
              <w:t>ST</w:t>
            </w:r>
          </w:p>
        </w:tc>
        <w:tc>
          <w:tcPr>
            <w:tcW w:w="961" w:type="dxa"/>
            <w:shd w:val="clear" w:color="auto" w:fill="auto"/>
          </w:tcPr>
          <w:p w14:paraId="09DC1241" w14:textId="77777777" w:rsidR="00B11855" w:rsidRPr="00621E63" w:rsidRDefault="003D003E" w:rsidP="00852E72">
            <w:pPr>
              <w:pStyle w:val="TableEntry"/>
            </w:pPr>
            <w:r w:rsidRPr="00621E63">
              <w:t>RE</w:t>
            </w:r>
          </w:p>
        </w:tc>
        <w:tc>
          <w:tcPr>
            <w:tcW w:w="1316" w:type="dxa"/>
            <w:shd w:val="clear" w:color="auto" w:fill="auto"/>
          </w:tcPr>
          <w:p w14:paraId="5AB5020E" w14:textId="77777777" w:rsidR="00B11855" w:rsidRPr="00621E63" w:rsidRDefault="003D003E" w:rsidP="00852E72">
            <w:pPr>
              <w:pStyle w:val="TableEntry"/>
            </w:pPr>
            <w:r w:rsidRPr="00621E63">
              <w:t>[0..1]</w:t>
            </w:r>
          </w:p>
        </w:tc>
        <w:tc>
          <w:tcPr>
            <w:tcW w:w="861" w:type="dxa"/>
            <w:shd w:val="clear" w:color="auto" w:fill="auto"/>
          </w:tcPr>
          <w:p w14:paraId="6D1CC6FF" w14:textId="77777777" w:rsidR="00B11855" w:rsidRPr="00621E63" w:rsidRDefault="00B11855" w:rsidP="00852E72">
            <w:pPr>
              <w:pStyle w:val="TableEntry"/>
            </w:pPr>
          </w:p>
        </w:tc>
        <w:tc>
          <w:tcPr>
            <w:tcW w:w="2834" w:type="dxa"/>
            <w:shd w:val="clear" w:color="auto" w:fill="auto"/>
          </w:tcPr>
          <w:p w14:paraId="040B24C5" w14:textId="77777777" w:rsidR="00B11855" w:rsidRPr="00621E63" w:rsidRDefault="003D003E" w:rsidP="00852E72">
            <w:pPr>
              <w:pStyle w:val="TableEntry"/>
            </w:pPr>
            <w:r w:rsidRPr="00621E63">
              <w:t>Universal ID</w:t>
            </w:r>
          </w:p>
        </w:tc>
      </w:tr>
      <w:tr w:rsidR="00C40FD5" w:rsidRPr="00621E63" w14:paraId="30303BAF" w14:textId="77777777" w:rsidTr="006C0E8E">
        <w:trPr>
          <w:cantSplit/>
          <w:jc w:val="center"/>
        </w:trPr>
        <w:tc>
          <w:tcPr>
            <w:tcW w:w="783" w:type="dxa"/>
            <w:shd w:val="clear" w:color="auto" w:fill="auto"/>
          </w:tcPr>
          <w:p w14:paraId="7DEF8A88" w14:textId="77777777" w:rsidR="00B11855" w:rsidRPr="00621E63" w:rsidRDefault="003D003E" w:rsidP="00852E72">
            <w:pPr>
              <w:pStyle w:val="TableEntry"/>
            </w:pPr>
            <w:r w:rsidRPr="00621E63">
              <w:t>3</w:t>
            </w:r>
          </w:p>
        </w:tc>
        <w:tc>
          <w:tcPr>
            <w:tcW w:w="764" w:type="dxa"/>
            <w:shd w:val="clear" w:color="auto" w:fill="auto"/>
          </w:tcPr>
          <w:p w14:paraId="69A26F60" w14:textId="77777777" w:rsidR="00B11855" w:rsidRPr="00621E63" w:rsidRDefault="003D003E" w:rsidP="00852E72">
            <w:pPr>
              <w:pStyle w:val="TableEntry"/>
            </w:pPr>
            <w:r w:rsidRPr="00621E63">
              <w:t>6</w:t>
            </w:r>
          </w:p>
        </w:tc>
        <w:tc>
          <w:tcPr>
            <w:tcW w:w="760" w:type="dxa"/>
            <w:shd w:val="clear" w:color="auto" w:fill="auto"/>
          </w:tcPr>
          <w:p w14:paraId="1797AC57" w14:textId="77777777" w:rsidR="00B11855" w:rsidRPr="00621E63" w:rsidRDefault="003D003E" w:rsidP="00852E72">
            <w:pPr>
              <w:pStyle w:val="TableEntry"/>
            </w:pPr>
            <w:r w:rsidRPr="00621E63">
              <w:t>ID</w:t>
            </w:r>
          </w:p>
        </w:tc>
        <w:tc>
          <w:tcPr>
            <w:tcW w:w="961" w:type="dxa"/>
            <w:shd w:val="clear" w:color="auto" w:fill="auto"/>
          </w:tcPr>
          <w:p w14:paraId="30BB3FC0" w14:textId="77777777" w:rsidR="00B11855" w:rsidRPr="00621E63" w:rsidRDefault="003D003E" w:rsidP="00852E72">
            <w:pPr>
              <w:pStyle w:val="TableEntry"/>
            </w:pPr>
            <w:r w:rsidRPr="00621E63">
              <w:t>RE</w:t>
            </w:r>
          </w:p>
        </w:tc>
        <w:tc>
          <w:tcPr>
            <w:tcW w:w="1316" w:type="dxa"/>
            <w:shd w:val="clear" w:color="auto" w:fill="auto"/>
          </w:tcPr>
          <w:p w14:paraId="1A8980CB" w14:textId="77777777" w:rsidR="00B11855" w:rsidRPr="00621E63" w:rsidRDefault="003D003E" w:rsidP="00852E72">
            <w:pPr>
              <w:pStyle w:val="TableEntry"/>
            </w:pPr>
            <w:r w:rsidRPr="00621E63">
              <w:t>[0..1]</w:t>
            </w:r>
          </w:p>
        </w:tc>
        <w:tc>
          <w:tcPr>
            <w:tcW w:w="861" w:type="dxa"/>
            <w:shd w:val="clear" w:color="auto" w:fill="auto"/>
          </w:tcPr>
          <w:p w14:paraId="281EAFA2" w14:textId="77777777" w:rsidR="00B11855" w:rsidRPr="00621E63" w:rsidRDefault="003D003E" w:rsidP="00852E72">
            <w:pPr>
              <w:pStyle w:val="TableEntry"/>
            </w:pPr>
            <w:r w:rsidRPr="00621E63">
              <w:t>0301</w:t>
            </w:r>
          </w:p>
        </w:tc>
        <w:tc>
          <w:tcPr>
            <w:tcW w:w="2834" w:type="dxa"/>
            <w:shd w:val="clear" w:color="auto" w:fill="auto"/>
          </w:tcPr>
          <w:p w14:paraId="3C44A30F" w14:textId="77777777" w:rsidR="00B11855" w:rsidRPr="00621E63" w:rsidRDefault="003D003E" w:rsidP="00852E72">
            <w:pPr>
              <w:pStyle w:val="TableEntry"/>
            </w:pPr>
            <w:r w:rsidRPr="00621E63">
              <w:t>Universal ID Type</w:t>
            </w:r>
          </w:p>
        </w:tc>
      </w:tr>
    </w:tbl>
    <w:p w14:paraId="456E7C1F" w14:textId="77777777" w:rsidR="00B11855" w:rsidRPr="00621E63" w:rsidRDefault="00B11855" w:rsidP="00852E72">
      <w:pPr>
        <w:pStyle w:val="BodyText"/>
      </w:pPr>
    </w:p>
    <w:p w14:paraId="3A9C790B" w14:textId="4FB24E1B" w:rsidR="00B11855" w:rsidRPr="00621E63" w:rsidRDefault="003D003E" w:rsidP="00852E72">
      <w:pPr>
        <w:pStyle w:val="BodyText"/>
      </w:pPr>
      <w:r w:rsidRPr="00621E63">
        <w:t xml:space="preserve">The Namespace ID (HD-1) in </w:t>
      </w:r>
      <w:r w:rsidR="006D613E" w:rsidRPr="00621E63">
        <w:t>HL7</w:t>
      </w:r>
      <w:r w:rsidR="00995105" w:rsidRPr="00621E63">
        <w:t xml:space="preserve"> </w:t>
      </w:r>
      <w:r w:rsidRPr="00621E63">
        <w:t xml:space="preserve">in general may be populated with a strictly local identifier, which only needs to be understood in the same way by the individual sending and receiving applications. Where it is possible, IHE PCD discourages the use of such local identifiers and instead encourages the use of "Universal" types of identifier, specified by Universal ID and Universal ID Type, which carry a semantic context that can be understood widely in a context not limited to a single institution, with no risk of conflicting duplicate identifiers if the Universal ID system is used properly. The Universal ID (HD-2) should be a well-formed identifier according to a generally recognized system of identification such as the IEEE EUI-64 for </w:t>
      </w:r>
      <w:r w:rsidRPr="00621E63">
        <w:lastRenderedPageBreak/>
        <w:t>hardware or software systems, or an ISO OID. The Universal ID type (HD-3) specifies which Universal ID system the Universal ID (HD-2) is drawn from.</w:t>
      </w:r>
    </w:p>
    <w:p w14:paraId="1FDC7549" w14:textId="77777777" w:rsidR="00B11855" w:rsidRPr="00621E63" w:rsidRDefault="003D003E" w:rsidP="00852E72">
      <w:pPr>
        <w:pStyle w:val="BodyText"/>
      </w:pPr>
      <w:r w:rsidRPr="00621E63">
        <w:t xml:space="preserve">The PCD TF requires that a field of Data Type HD be populated with: </w:t>
      </w:r>
    </w:p>
    <w:p w14:paraId="678C46A3" w14:textId="77777777" w:rsidR="00B11855" w:rsidRPr="00621E63" w:rsidRDefault="003D003E" w:rsidP="00C94C3F">
      <w:pPr>
        <w:pStyle w:val="ListBullet2"/>
      </w:pPr>
      <w:r w:rsidRPr="00621E63">
        <w:t xml:space="preserve">Either "Namespace ID" (HD-1) alone, which in this case contains a local identifier of the assigning entity. </w:t>
      </w:r>
    </w:p>
    <w:p w14:paraId="0B7EC23F" w14:textId="77777777" w:rsidR="00B11855" w:rsidRPr="00621E63" w:rsidRDefault="003D003E" w:rsidP="00A92110">
      <w:pPr>
        <w:pStyle w:val="ListBullet2"/>
      </w:pPr>
      <w:r w:rsidRPr="00621E63">
        <w:t>Or, preferably, with a recognized system of Universal IDs such as an EUI-64 or an ISO OID as Universal IDs. See the discussion under EI data type, Appendix Section C.5 for the application of Universal ID systems in IHE PCD profiles (note that the component names Namespace ID, Universal ID, and Universal ID Type are the same in HD and EI data types, but since the EI data type has an extra component, Entity Identifier, at the beginning, the component numbers are not the same between HD and EI).</w:t>
      </w:r>
    </w:p>
    <w:p w14:paraId="18EE9500" w14:textId="6B9D6E76" w:rsidR="00B11855" w:rsidRPr="00621E63" w:rsidRDefault="00D53FC4" w:rsidP="00D53FC4">
      <w:pPr>
        <w:pStyle w:val="Heading2"/>
        <w:numPr>
          <w:ilvl w:val="0"/>
          <w:numId w:val="0"/>
        </w:numPr>
        <w:rPr>
          <w:noProof w:val="0"/>
        </w:rPr>
        <w:pPrChange w:id="2494" w:author="Mary Jungers" w:date="2019-11-13T19:07:00Z">
          <w:pPr>
            <w:pStyle w:val="AppendixHeading2"/>
          </w:pPr>
        </w:pPrChange>
      </w:pPr>
      <w:bookmarkStart w:id="2495" w:name="_Toc401769878"/>
      <w:bookmarkStart w:id="2496" w:name="_Toc24650540"/>
      <w:ins w:id="2497" w:author="Mary Jungers" w:date="2019-11-13T19:07:00Z">
        <w:r w:rsidRPr="00621E63">
          <w:rPr>
            <w:noProof w:val="0"/>
          </w:rPr>
          <w:t xml:space="preserve">C.7 </w:t>
        </w:r>
      </w:ins>
      <w:r w:rsidR="003D003E" w:rsidRPr="00621E63">
        <w:rPr>
          <w:noProof w:val="0"/>
        </w:rPr>
        <w:t>PL Data Type</w:t>
      </w:r>
      <w:bookmarkEnd w:id="2495"/>
      <w:bookmarkEnd w:id="2496"/>
    </w:p>
    <w:p w14:paraId="341AD890" w14:textId="77777777" w:rsidR="00B11855" w:rsidRPr="00621E63" w:rsidRDefault="003D003E" w:rsidP="00CF5627">
      <w:pPr>
        <w:pStyle w:val="TableTitle"/>
      </w:pPr>
      <w:r w:rsidRPr="00621E63">
        <w:t>Table C.7-1: PL-Person Location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3911"/>
      </w:tblGrid>
      <w:tr w:rsidR="00C40FD5" w:rsidRPr="00621E63" w14:paraId="7B9DC773" w14:textId="77777777" w:rsidTr="00A92110">
        <w:trPr>
          <w:cantSplit/>
          <w:jc w:val="center"/>
        </w:trPr>
        <w:tc>
          <w:tcPr>
            <w:tcW w:w="783" w:type="dxa"/>
            <w:shd w:val="clear" w:color="auto" w:fill="D9D9D9"/>
          </w:tcPr>
          <w:p w14:paraId="04F2D213" w14:textId="77777777" w:rsidR="00B11855" w:rsidRPr="00621E63" w:rsidRDefault="003D003E" w:rsidP="00852E72">
            <w:pPr>
              <w:pStyle w:val="TableEntryHeader"/>
            </w:pPr>
            <w:r w:rsidRPr="00621E63">
              <w:t>SEQ</w:t>
            </w:r>
          </w:p>
        </w:tc>
        <w:tc>
          <w:tcPr>
            <w:tcW w:w="764" w:type="dxa"/>
            <w:shd w:val="clear" w:color="auto" w:fill="D9D9D9"/>
          </w:tcPr>
          <w:p w14:paraId="7271DA7F" w14:textId="77777777" w:rsidR="00B11855" w:rsidRPr="00621E63" w:rsidRDefault="003D003E" w:rsidP="00852E72">
            <w:pPr>
              <w:pStyle w:val="TableEntryHeader"/>
            </w:pPr>
            <w:r w:rsidRPr="00621E63">
              <w:t>LEN</w:t>
            </w:r>
          </w:p>
        </w:tc>
        <w:tc>
          <w:tcPr>
            <w:tcW w:w="760" w:type="dxa"/>
            <w:shd w:val="clear" w:color="auto" w:fill="D9D9D9"/>
          </w:tcPr>
          <w:p w14:paraId="14D831CD" w14:textId="77777777" w:rsidR="00B11855" w:rsidRPr="00621E63" w:rsidRDefault="003D003E" w:rsidP="00852E72">
            <w:pPr>
              <w:pStyle w:val="TableEntryHeader"/>
            </w:pPr>
            <w:r w:rsidRPr="00621E63">
              <w:t>DT</w:t>
            </w:r>
          </w:p>
        </w:tc>
        <w:tc>
          <w:tcPr>
            <w:tcW w:w="961" w:type="dxa"/>
            <w:shd w:val="clear" w:color="auto" w:fill="D9D9D9"/>
          </w:tcPr>
          <w:p w14:paraId="44FB3C18" w14:textId="77777777" w:rsidR="00B11855" w:rsidRPr="00621E63" w:rsidRDefault="003D003E" w:rsidP="00852E72">
            <w:pPr>
              <w:pStyle w:val="TableEntryHeader"/>
            </w:pPr>
            <w:r w:rsidRPr="00621E63">
              <w:t>Usage</w:t>
            </w:r>
          </w:p>
        </w:tc>
        <w:tc>
          <w:tcPr>
            <w:tcW w:w="1316" w:type="dxa"/>
            <w:shd w:val="clear" w:color="auto" w:fill="D9D9D9"/>
          </w:tcPr>
          <w:p w14:paraId="753D4E84" w14:textId="77777777" w:rsidR="00B11855" w:rsidRPr="00621E63" w:rsidRDefault="003D003E" w:rsidP="00852E72">
            <w:pPr>
              <w:pStyle w:val="TableEntryHeader"/>
            </w:pPr>
            <w:r w:rsidRPr="00621E63">
              <w:t>Card.</w:t>
            </w:r>
          </w:p>
        </w:tc>
        <w:tc>
          <w:tcPr>
            <w:tcW w:w="861" w:type="dxa"/>
            <w:shd w:val="clear" w:color="auto" w:fill="D9D9D9"/>
          </w:tcPr>
          <w:p w14:paraId="4BFA0A13" w14:textId="77777777" w:rsidR="00B11855" w:rsidRPr="00621E63" w:rsidRDefault="003D003E" w:rsidP="00852E72">
            <w:pPr>
              <w:pStyle w:val="TableEntryHeader"/>
            </w:pPr>
            <w:r w:rsidRPr="00621E63">
              <w:t>TBL#</w:t>
            </w:r>
          </w:p>
        </w:tc>
        <w:tc>
          <w:tcPr>
            <w:tcW w:w="3911" w:type="dxa"/>
            <w:shd w:val="clear" w:color="auto" w:fill="D9D9D9"/>
          </w:tcPr>
          <w:p w14:paraId="526158F0" w14:textId="77777777" w:rsidR="00B11855" w:rsidRPr="00621E63" w:rsidRDefault="003D003E" w:rsidP="00852E72">
            <w:pPr>
              <w:pStyle w:val="TableEntryHeader"/>
            </w:pPr>
            <w:r w:rsidRPr="00621E63">
              <w:t>Component name</w:t>
            </w:r>
          </w:p>
        </w:tc>
      </w:tr>
      <w:tr w:rsidR="00C40FD5" w:rsidRPr="00621E63" w14:paraId="54D01A80" w14:textId="77777777" w:rsidTr="006C0E8E">
        <w:trPr>
          <w:cantSplit/>
          <w:jc w:val="center"/>
        </w:trPr>
        <w:tc>
          <w:tcPr>
            <w:tcW w:w="783" w:type="dxa"/>
            <w:shd w:val="clear" w:color="auto" w:fill="auto"/>
          </w:tcPr>
          <w:p w14:paraId="6EF985EE" w14:textId="77777777" w:rsidR="00B11855" w:rsidRPr="00621E63" w:rsidRDefault="003D003E" w:rsidP="00852E72">
            <w:pPr>
              <w:pStyle w:val="TableEntry"/>
            </w:pPr>
            <w:r w:rsidRPr="00621E63">
              <w:t>1</w:t>
            </w:r>
          </w:p>
        </w:tc>
        <w:tc>
          <w:tcPr>
            <w:tcW w:w="764" w:type="dxa"/>
            <w:shd w:val="clear" w:color="auto" w:fill="auto"/>
          </w:tcPr>
          <w:p w14:paraId="7593DEBD" w14:textId="77777777" w:rsidR="00B11855" w:rsidRPr="00621E63" w:rsidRDefault="003D003E" w:rsidP="00852E72">
            <w:pPr>
              <w:pStyle w:val="TableEntry"/>
            </w:pPr>
            <w:r w:rsidRPr="00621E63">
              <w:t>20</w:t>
            </w:r>
          </w:p>
        </w:tc>
        <w:tc>
          <w:tcPr>
            <w:tcW w:w="760" w:type="dxa"/>
            <w:shd w:val="clear" w:color="auto" w:fill="auto"/>
          </w:tcPr>
          <w:p w14:paraId="44D4EC6D" w14:textId="77777777" w:rsidR="00B11855" w:rsidRPr="00621E63" w:rsidRDefault="003D003E" w:rsidP="00852E72">
            <w:pPr>
              <w:pStyle w:val="TableEntry"/>
            </w:pPr>
            <w:r w:rsidRPr="00621E63">
              <w:t>IS</w:t>
            </w:r>
          </w:p>
        </w:tc>
        <w:tc>
          <w:tcPr>
            <w:tcW w:w="961" w:type="dxa"/>
            <w:shd w:val="clear" w:color="auto" w:fill="auto"/>
          </w:tcPr>
          <w:p w14:paraId="377EDD80" w14:textId="77777777" w:rsidR="00B11855" w:rsidRPr="00621E63" w:rsidRDefault="003D003E" w:rsidP="00852E72">
            <w:pPr>
              <w:pStyle w:val="TableEntry"/>
            </w:pPr>
            <w:r w:rsidRPr="00621E63">
              <w:t>RE</w:t>
            </w:r>
          </w:p>
        </w:tc>
        <w:tc>
          <w:tcPr>
            <w:tcW w:w="1316" w:type="dxa"/>
            <w:shd w:val="clear" w:color="auto" w:fill="auto"/>
          </w:tcPr>
          <w:p w14:paraId="1904516B" w14:textId="77777777" w:rsidR="00B11855" w:rsidRPr="00621E63" w:rsidRDefault="003D003E" w:rsidP="00852E72">
            <w:pPr>
              <w:pStyle w:val="TableEntry"/>
            </w:pPr>
            <w:r w:rsidRPr="00621E63">
              <w:t>[0..1]</w:t>
            </w:r>
          </w:p>
        </w:tc>
        <w:tc>
          <w:tcPr>
            <w:tcW w:w="861" w:type="dxa"/>
            <w:shd w:val="clear" w:color="auto" w:fill="auto"/>
          </w:tcPr>
          <w:p w14:paraId="55B42826" w14:textId="77777777" w:rsidR="00B11855" w:rsidRPr="00621E63" w:rsidRDefault="003D003E" w:rsidP="00852E72">
            <w:pPr>
              <w:pStyle w:val="TableEntry"/>
            </w:pPr>
            <w:r w:rsidRPr="00621E63">
              <w:t>0302</w:t>
            </w:r>
          </w:p>
        </w:tc>
        <w:tc>
          <w:tcPr>
            <w:tcW w:w="3911" w:type="dxa"/>
            <w:shd w:val="clear" w:color="auto" w:fill="auto"/>
          </w:tcPr>
          <w:p w14:paraId="7B750F12" w14:textId="77777777" w:rsidR="00B11855" w:rsidRPr="00621E63" w:rsidRDefault="003D003E" w:rsidP="00852E72">
            <w:pPr>
              <w:pStyle w:val="TableEntry"/>
            </w:pPr>
            <w:r w:rsidRPr="00621E63">
              <w:t>Point of Care</w:t>
            </w:r>
          </w:p>
        </w:tc>
      </w:tr>
      <w:tr w:rsidR="00C40FD5" w:rsidRPr="00621E63" w14:paraId="0A79D82B" w14:textId="77777777" w:rsidTr="006C0E8E">
        <w:trPr>
          <w:cantSplit/>
          <w:jc w:val="center"/>
        </w:trPr>
        <w:tc>
          <w:tcPr>
            <w:tcW w:w="783" w:type="dxa"/>
            <w:shd w:val="clear" w:color="auto" w:fill="auto"/>
          </w:tcPr>
          <w:p w14:paraId="4E958F2B" w14:textId="77777777" w:rsidR="00B11855" w:rsidRPr="00621E63" w:rsidRDefault="003D003E" w:rsidP="00852E72">
            <w:pPr>
              <w:pStyle w:val="TableEntry"/>
            </w:pPr>
            <w:r w:rsidRPr="00621E63">
              <w:t>2</w:t>
            </w:r>
          </w:p>
        </w:tc>
        <w:tc>
          <w:tcPr>
            <w:tcW w:w="764" w:type="dxa"/>
            <w:shd w:val="clear" w:color="auto" w:fill="auto"/>
          </w:tcPr>
          <w:p w14:paraId="5AA24953" w14:textId="77777777" w:rsidR="00B11855" w:rsidRPr="00621E63" w:rsidRDefault="003D003E" w:rsidP="00852E72">
            <w:pPr>
              <w:pStyle w:val="TableEntry"/>
            </w:pPr>
            <w:r w:rsidRPr="00621E63">
              <w:t>20</w:t>
            </w:r>
          </w:p>
        </w:tc>
        <w:tc>
          <w:tcPr>
            <w:tcW w:w="760" w:type="dxa"/>
            <w:shd w:val="clear" w:color="auto" w:fill="auto"/>
          </w:tcPr>
          <w:p w14:paraId="1EE3D3CA" w14:textId="77777777" w:rsidR="00B11855" w:rsidRPr="00621E63" w:rsidRDefault="003D003E" w:rsidP="00852E72">
            <w:pPr>
              <w:pStyle w:val="TableEntry"/>
            </w:pPr>
            <w:r w:rsidRPr="00621E63">
              <w:t>IS</w:t>
            </w:r>
          </w:p>
        </w:tc>
        <w:tc>
          <w:tcPr>
            <w:tcW w:w="961" w:type="dxa"/>
            <w:shd w:val="clear" w:color="auto" w:fill="auto"/>
          </w:tcPr>
          <w:p w14:paraId="2540AFAC" w14:textId="77777777" w:rsidR="00B11855" w:rsidRPr="00621E63" w:rsidRDefault="003D003E" w:rsidP="00852E72">
            <w:pPr>
              <w:pStyle w:val="TableEntry"/>
            </w:pPr>
            <w:r w:rsidRPr="00621E63">
              <w:t>RE</w:t>
            </w:r>
          </w:p>
        </w:tc>
        <w:tc>
          <w:tcPr>
            <w:tcW w:w="1316" w:type="dxa"/>
            <w:shd w:val="clear" w:color="auto" w:fill="auto"/>
          </w:tcPr>
          <w:p w14:paraId="3DA0114E" w14:textId="77777777" w:rsidR="00B11855" w:rsidRPr="00621E63" w:rsidRDefault="003D003E" w:rsidP="00852E72">
            <w:pPr>
              <w:pStyle w:val="TableEntry"/>
            </w:pPr>
            <w:r w:rsidRPr="00621E63">
              <w:t>[0..1]</w:t>
            </w:r>
          </w:p>
        </w:tc>
        <w:tc>
          <w:tcPr>
            <w:tcW w:w="861" w:type="dxa"/>
            <w:shd w:val="clear" w:color="auto" w:fill="auto"/>
          </w:tcPr>
          <w:p w14:paraId="40C4C38A" w14:textId="77777777" w:rsidR="00B11855" w:rsidRPr="00621E63" w:rsidRDefault="003D003E" w:rsidP="00852E72">
            <w:pPr>
              <w:pStyle w:val="TableEntry"/>
            </w:pPr>
            <w:r w:rsidRPr="00621E63">
              <w:t>0303</w:t>
            </w:r>
          </w:p>
        </w:tc>
        <w:tc>
          <w:tcPr>
            <w:tcW w:w="3911" w:type="dxa"/>
            <w:shd w:val="clear" w:color="auto" w:fill="auto"/>
          </w:tcPr>
          <w:p w14:paraId="578E55AE" w14:textId="77777777" w:rsidR="00B11855" w:rsidRPr="00621E63" w:rsidRDefault="003D003E" w:rsidP="00852E72">
            <w:pPr>
              <w:pStyle w:val="TableEntry"/>
            </w:pPr>
            <w:r w:rsidRPr="00621E63">
              <w:t>Room</w:t>
            </w:r>
          </w:p>
        </w:tc>
      </w:tr>
      <w:tr w:rsidR="00C40FD5" w:rsidRPr="00621E63" w14:paraId="59028161" w14:textId="77777777" w:rsidTr="006C0E8E">
        <w:trPr>
          <w:cantSplit/>
          <w:jc w:val="center"/>
        </w:trPr>
        <w:tc>
          <w:tcPr>
            <w:tcW w:w="783" w:type="dxa"/>
            <w:shd w:val="clear" w:color="auto" w:fill="auto"/>
          </w:tcPr>
          <w:p w14:paraId="7F66A8EF" w14:textId="77777777" w:rsidR="00B11855" w:rsidRPr="00621E63" w:rsidRDefault="003D003E" w:rsidP="00852E72">
            <w:pPr>
              <w:pStyle w:val="TableEntry"/>
            </w:pPr>
            <w:r w:rsidRPr="00621E63">
              <w:t>3</w:t>
            </w:r>
          </w:p>
        </w:tc>
        <w:tc>
          <w:tcPr>
            <w:tcW w:w="764" w:type="dxa"/>
            <w:shd w:val="clear" w:color="auto" w:fill="auto"/>
          </w:tcPr>
          <w:p w14:paraId="206BC553" w14:textId="77777777" w:rsidR="00B11855" w:rsidRPr="00621E63" w:rsidRDefault="003D003E" w:rsidP="00852E72">
            <w:pPr>
              <w:pStyle w:val="TableEntry"/>
            </w:pPr>
            <w:r w:rsidRPr="00621E63">
              <w:t>20</w:t>
            </w:r>
          </w:p>
        </w:tc>
        <w:tc>
          <w:tcPr>
            <w:tcW w:w="760" w:type="dxa"/>
            <w:shd w:val="clear" w:color="auto" w:fill="auto"/>
          </w:tcPr>
          <w:p w14:paraId="617DB53A" w14:textId="77777777" w:rsidR="00B11855" w:rsidRPr="00621E63" w:rsidRDefault="003D003E" w:rsidP="00852E72">
            <w:pPr>
              <w:pStyle w:val="TableEntry"/>
            </w:pPr>
            <w:r w:rsidRPr="00621E63">
              <w:t>IS</w:t>
            </w:r>
          </w:p>
        </w:tc>
        <w:tc>
          <w:tcPr>
            <w:tcW w:w="961" w:type="dxa"/>
            <w:shd w:val="clear" w:color="auto" w:fill="auto"/>
          </w:tcPr>
          <w:p w14:paraId="2E9E5520" w14:textId="77777777" w:rsidR="00B11855" w:rsidRPr="00621E63" w:rsidRDefault="003D003E" w:rsidP="00852E72">
            <w:pPr>
              <w:pStyle w:val="TableEntry"/>
            </w:pPr>
            <w:r w:rsidRPr="00621E63">
              <w:t>RE</w:t>
            </w:r>
          </w:p>
        </w:tc>
        <w:tc>
          <w:tcPr>
            <w:tcW w:w="1316" w:type="dxa"/>
            <w:shd w:val="clear" w:color="auto" w:fill="auto"/>
          </w:tcPr>
          <w:p w14:paraId="0B348B6A" w14:textId="77777777" w:rsidR="00B11855" w:rsidRPr="00621E63" w:rsidRDefault="003D003E" w:rsidP="00852E72">
            <w:pPr>
              <w:pStyle w:val="TableEntry"/>
            </w:pPr>
            <w:r w:rsidRPr="00621E63">
              <w:t>[0..1]</w:t>
            </w:r>
          </w:p>
        </w:tc>
        <w:tc>
          <w:tcPr>
            <w:tcW w:w="861" w:type="dxa"/>
            <w:shd w:val="clear" w:color="auto" w:fill="auto"/>
          </w:tcPr>
          <w:p w14:paraId="79D50C5D" w14:textId="77777777" w:rsidR="00B11855" w:rsidRPr="00621E63" w:rsidRDefault="003D003E" w:rsidP="00852E72">
            <w:pPr>
              <w:pStyle w:val="TableEntry"/>
            </w:pPr>
            <w:r w:rsidRPr="00621E63">
              <w:t>0304</w:t>
            </w:r>
          </w:p>
        </w:tc>
        <w:tc>
          <w:tcPr>
            <w:tcW w:w="3911" w:type="dxa"/>
            <w:shd w:val="clear" w:color="auto" w:fill="auto"/>
          </w:tcPr>
          <w:p w14:paraId="7D484816" w14:textId="77777777" w:rsidR="00B11855" w:rsidRPr="00621E63" w:rsidRDefault="003D003E" w:rsidP="00852E72">
            <w:pPr>
              <w:pStyle w:val="TableEntry"/>
            </w:pPr>
            <w:r w:rsidRPr="00621E63">
              <w:t>Bed</w:t>
            </w:r>
          </w:p>
        </w:tc>
      </w:tr>
      <w:tr w:rsidR="00C40FD5" w:rsidRPr="00621E63" w14:paraId="78EFB148" w14:textId="77777777" w:rsidTr="006C0E8E">
        <w:trPr>
          <w:cantSplit/>
          <w:jc w:val="center"/>
        </w:trPr>
        <w:tc>
          <w:tcPr>
            <w:tcW w:w="783" w:type="dxa"/>
            <w:shd w:val="clear" w:color="auto" w:fill="auto"/>
          </w:tcPr>
          <w:p w14:paraId="502A5D26" w14:textId="77777777" w:rsidR="00B11855" w:rsidRPr="00621E63" w:rsidRDefault="003D003E" w:rsidP="00852E72">
            <w:pPr>
              <w:pStyle w:val="TableEntry"/>
            </w:pPr>
            <w:r w:rsidRPr="00621E63">
              <w:t>4</w:t>
            </w:r>
          </w:p>
        </w:tc>
        <w:tc>
          <w:tcPr>
            <w:tcW w:w="764" w:type="dxa"/>
            <w:shd w:val="clear" w:color="auto" w:fill="auto"/>
          </w:tcPr>
          <w:p w14:paraId="04445EC3" w14:textId="77777777" w:rsidR="00B11855" w:rsidRPr="00621E63" w:rsidRDefault="003D003E" w:rsidP="00852E72">
            <w:pPr>
              <w:pStyle w:val="TableEntry"/>
            </w:pPr>
            <w:r w:rsidRPr="00621E63">
              <w:t>227</w:t>
            </w:r>
          </w:p>
        </w:tc>
        <w:tc>
          <w:tcPr>
            <w:tcW w:w="760" w:type="dxa"/>
            <w:shd w:val="clear" w:color="auto" w:fill="auto"/>
          </w:tcPr>
          <w:p w14:paraId="4DF41E27" w14:textId="77777777" w:rsidR="00B11855" w:rsidRPr="00621E63" w:rsidRDefault="003D003E" w:rsidP="00852E72">
            <w:pPr>
              <w:pStyle w:val="TableEntry"/>
            </w:pPr>
            <w:r w:rsidRPr="00621E63">
              <w:t>HD</w:t>
            </w:r>
          </w:p>
        </w:tc>
        <w:tc>
          <w:tcPr>
            <w:tcW w:w="961" w:type="dxa"/>
            <w:shd w:val="clear" w:color="auto" w:fill="auto"/>
          </w:tcPr>
          <w:p w14:paraId="2935AAAA" w14:textId="77777777" w:rsidR="00B11855" w:rsidRPr="00621E63" w:rsidRDefault="003D003E" w:rsidP="00852E72">
            <w:pPr>
              <w:pStyle w:val="TableEntry"/>
            </w:pPr>
            <w:r w:rsidRPr="00621E63">
              <w:t>RE</w:t>
            </w:r>
          </w:p>
        </w:tc>
        <w:tc>
          <w:tcPr>
            <w:tcW w:w="1316" w:type="dxa"/>
            <w:shd w:val="clear" w:color="auto" w:fill="auto"/>
          </w:tcPr>
          <w:p w14:paraId="0AE11633" w14:textId="77777777" w:rsidR="00B11855" w:rsidRPr="00621E63" w:rsidRDefault="003D003E" w:rsidP="00852E72">
            <w:pPr>
              <w:pStyle w:val="TableEntry"/>
            </w:pPr>
            <w:r w:rsidRPr="00621E63">
              <w:t>[0..1]</w:t>
            </w:r>
          </w:p>
        </w:tc>
        <w:tc>
          <w:tcPr>
            <w:tcW w:w="861" w:type="dxa"/>
            <w:shd w:val="clear" w:color="auto" w:fill="auto"/>
          </w:tcPr>
          <w:p w14:paraId="781D5F37" w14:textId="77777777" w:rsidR="00B11855" w:rsidRPr="00621E63" w:rsidRDefault="00B11855" w:rsidP="00852E72">
            <w:pPr>
              <w:pStyle w:val="TableEntry"/>
            </w:pPr>
          </w:p>
        </w:tc>
        <w:tc>
          <w:tcPr>
            <w:tcW w:w="3911" w:type="dxa"/>
            <w:shd w:val="clear" w:color="auto" w:fill="auto"/>
          </w:tcPr>
          <w:p w14:paraId="19DAC621" w14:textId="77777777" w:rsidR="00B11855" w:rsidRPr="00621E63" w:rsidRDefault="003D003E" w:rsidP="00852E72">
            <w:pPr>
              <w:pStyle w:val="TableEntry"/>
            </w:pPr>
            <w:r w:rsidRPr="00621E63">
              <w:t>Facility</w:t>
            </w:r>
          </w:p>
        </w:tc>
      </w:tr>
      <w:tr w:rsidR="00C40FD5" w:rsidRPr="00621E63" w14:paraId="3C30DC8A" w14:textId="77777777" w:rsidTr="006C0E8E">
        <w:trPr>
          <w:cantSplit/>
          <w:jc w:val="center"/>
        </w:trPr>
        <w:tc>
          <w:tcPr>
            <w:tcW w:w="783" w:type="dxa"/>
            <w:shd w:val="clear" w:color="auto" w:fill="auto"/>
          </w:tcPr>
          <w:p w14:paraId="1E711A6F" w14:textId="77777777" w:rsidR="00B11855" w:rsidRPr="00621E63" w:rsidRDefault="003D003E" w:rsidP="00852E72">
            <w:pPr>
              <w:pStyle w:val="TableEntry"/>
            </w:pPr>
            <w:r w:rsidRPr="00621E63">
              <w:t>5</w:t>
            </w:r>
          </w:p>
        </w:tc>
        <w:tc>
          <w:tcPr>
            <w:tcW w:w="764" w:type="dxa"/>
            <w:shd w:val="clear" w:color="auto" w:fill="auto"/>
          </w:tcPr>
          <w:p w14:paraId="740FD0CA" w14:textId="77777777" w:rsidR="00B11855" w:rsidRPr="00621E63" w:rsidRDefault="003D003E" w:rsidP="00852E72">
            <w:pPr>
              <w:pStyle w:val="TableEntry"/>
            </w:pPr>
            <w:r w:rsidRPr="00621E63">
              <w:t>20</w:t>
            </w:r>
          </w:p>
        </w:tc>
        <w:tc>
          <w:tcPr>
            <w:tcW w:w="760" w:type="dxa"/>
            <w:shd w:val="clear" w:color="auto" w:fill="auto"/>
          </w:tcPr>
          <w:p w14:paraId="1DC9C5A1" w14:textId="77777777" w:rsidR="00B11855" w:rsidRPr="00621E63" w:rsidRDefault="003D003E" w:rsidP="00852E72">
            <w:pPr>
              <w:pStyle w:val="TableEntry"/>
            </w:pPr>
            <w:r w:rsidRPr="00621E63">
              <w:t>IS</w:t>
            </w:r>
          </w:p>
        </w:tc>
        <w:tc>
          <w:tcPr>
            <w:tcW w:w="961" w:type="dxa"/>
            <w:shd w:val="clear" w:color="auto" w:fill="auto"/>
          </w:tcPr>
          <w:p w14:paraId="60AF68DC" w14:textId="77777777" w:rsidR="00B11855" w:rsidRPr="00621E63" w:rsidRDefault="003D003E" w:rsidP="00852E72">
            <w:pPr>
              <w:pStyle w:val="TableEntry"/>
            </w:pPr>
            <w:r w:rsidRPr="00621E63">
              <w:t>RE</w:t>
            </w:r>
          </w:p>
        </w:tc>
        <w:tc>
          <w:tcPr>
            <w:tcW w:w="1316" w:type="dxa"/>
            <w:shd w:val="clear" w:color="auto" w:fill="auto"/>
          </w:tcPr>
          <w:p w14:paraId="4456A2AD" w14:textId="77777777" w:rsidR="00B11855" w:rsidRPr="00621E63" w:rsidRDefault="003D003E" w:rsidP="00852E72">
            <w:pPr>
              <w:pStyle w:val="TableEntry"/>
            </w:pPr>
            <w:r w:rsidRPr="00621E63">
              <w:t>[0..1]</w:t>
            </w:r>
          </w:p>
        </w:tc>
        <w:tc>
          <w:tcPr>
            <w:tcW w:w="861" w:type="dxa"/>
            <w:shd w:val="clear" w:color="auto" w:fill="auto"/>
          </w:tcPr>
          <w:p w14:paraId="4AABB01F" w14:textId="77777777" w:rsidR="00B11855" w:rsidRPr="00621E63" w:rsidRDefault="003D003E" w:rsidP="00852E72">
            <w:pPr>
              <w:pStyle w:val="TableEntry"/>
            </w:pPr>
            <w:r w:rsidRPr="00621E63">
              <w:t>0306</w:t>
            </w:r>
          </w:p>
        </w:tc>
        <w:tc>
          <w:tcPr>
            <w:tcW w:w="3911" w:type="dxa"/>
            <w:shd w:val="clear" w:color="auto" w:fill="auto"/>
          </w:tcPr>
          <w:p w14:paraId="379076F8" w14:textId="77777777" w:rsidR="00B11855" w:rsidRPr="00621E63" w:rsidRDefault="003D003E" w:rsidP="00852E72">
            <w:pPr>
              <w:pStyle w:val="TableEntry"/>
            </w:pPr>
            <w:r w:rsidRPr="00621E63">
              <w:t>Location Status</w:t>
            </w:r>
          </w:p>
        </w:tc>
      </w:tr>
      <w:tr w:rsidR="00C40FD5" w:rsidRPr="00621E63" w14:paraId="2A60E24A" w14:textId="77777777" w:rsidTr="006C0E8E">
        <w:trPr>
          <w:cantSplit/>
          <w:jc w:val="center"/>
        </w:trPr>
        <w:tc>
          <w:tcPr>
            <w:tcW w:w="783" w:type="dxa"/>
            <w:shd w:val="clear" w:color="auto" w:fill="auto"/>
          </w:tcPr>
          <w:p w14:paraId="398968CF" w14:textId="77777777" w:rsidR="00B11855" w:rsidRPr="00621E63" w:rsidRDefault="003D003E" w:rsidP="00852E72">
            <w:pPr>
              <w:pStyle w:val="TableEntry"/>
            </w:pPr>
            <w:r w:rsidRPr="00621E63">
              <w:t>6</w:t>
            </w:r>
          </w:p>
        </w:tc>
        <w:tc>
          <w:tcPr>
            <w:tcW w:w="764" w:type="dxa"/>
            <w:shd w:val="clear" w:color="auto" w:fill="auto"/>
          </w:tcPr>
          <w:p w14:paraId="67869C65" w14:textId="77777777" w:rsidR="00B11855" w:rsidRPr="00621E63" w:rsidRDefault="003D003E" w:rsidP="00852E72">
            <w:pPr>
              <w:pStyle w:val="TableEntry"/>
            </w:pPr>
            <w:r w:rsidRPr="00621E63">
              <w:t>20</w:t>
            </w:r>
          </w:p>
        </w:tc>
        <w:tc>
          <w:tcPr>
            <w:tcW w:w="760" w:type="dxa"/>
            <w:shd w:val="clear" w:color="auto" w:fill="auto"/>
          </w:tcPr>
          <w:p w14:paraId="322ACEAC" w14:textId="77777777" w:rsidR="00B11855" w:rsidRPr="00621E63" w:rsidRDefault="003D003E" w:rsidP="00852E72">
            <w:pPr>
              <w:pStyle w:val="TableEntry"/>
            </w:pPr>
            <w:r w:rsidRPr="00621E63">
              <w:t>IS</w:t>
            </w:r>
          </w:p>
        </w:tc>
        <w:tc>
          <w:tcPr>
            <w:tcW w:w="961" w:type="dxa"/>
            <w:shd w:val="clear" w:color="auto" w:fill="auto"/>
          </w:tcPr>
          <w:p w14:paraId="2F475941" w14:textId="77777777" w:rsidR="00B11855" w:rsidRPr="00621E63" w:rsidRDefault="003D003E" w:rsidP="00852E72">
            <w:pPr>
              <w:pStyle w:val="TableEntry"/>
            </w:pPr>
            <w:r w:rsidRPr="00621E63">
              <w:t>CE</w:t>
            </w:r>
          </w:p>
        </w:tc>
        <w:tc>
          <w:tcPr>
            <w:tcW w:w="1316" w:type="dxa"/>
            <w:shd w:val="clear" w:color="auto" w:fill="auto"/>
          </w:tcPr>
          <w:p w14:paraId="5F37D200" w14:textId="77777777" w:rsidR="00B11855" w:rsidRPr="00621E63" w:rsidRDefault="003D003E" w:rsidP="00852E72">
            <w:pPr>
              <w:pStyle w:val="TableEntry"/>
            </w:pPr>
            <w:r w:rsidRPr="00621E63">
              <w:t>[0..1]</w:t>
            </w:r>
          </w:p>
        </w:tc>
        <w:tc>
          <w:tcPr>
            <w:tcW w:w="861" w:type="dxa"/>
            <w:shd w:val="clear" w:color="auto" w:fill="auto"/>
          </w:tcPr>
          <w:p w14:paraId="7B803D76" w14:textId="77777777" w:rsidR="00B11855" w:rsidRPr="00621E63" w:rsidRDefault="003D003E" w:rsidP="00852E72">
            <w:pPr>
              <w:pStyle w:val="TableEntry"/>
            </w:pPr>
            <w:r w:rsidRPr="00621E63">
              <w:t>0305</w:t>
            </w:r>
          </w:p>
        </w:tc>
        <w:tc>
          <w:tcPr>
            <w:tcW w:w="3911" w:type="dxa"/>
            <w:shd w:val="clear" w:color="auto" w:fill="auto"/>
          </w:tcPr>
          <w:p w14:paraId="01C2D48D" w14:textId="77777777" w:rsidR="00B11855" w:rsidRPr="00621E63" w:rsidRDefault="003D003E" w:rsidP="00852E72">
            <w:pPr>
              <w:pStyle w:val="TableEntry"/>
            </w:pPr>
            <w:r w:rsidRPr="00621E63">
              <w:t>Person Location Type</w:t>
            </w:r>
          </w:p>
        </w:tc>
      </w:tr>
      <w:tr w:rsidR="00C40FD5" w:rsidRPr="00621E63" w14:paraId="0F8DFC01" w14:textId="77777777" w:rsidTr="006C0E8E">
        <w:trPr>
          <w:cantSplit/>
          <w:jc w:val="center"/>
        </w:trPr>
        <w:tc>
          <w:tcPr>
            <w:tcW w:w="783" w:type="dxa"/>
            <w:shd w:val="clear" w:color="auto" w:fill="auto"/>
          </w:tcPr>
          <w:p w14:paraId="61D60C25" w14:textId="77777777" w:rsidR="00B11855" w:rsidRPr="00621E63" w:rsidRDefault="003D003E" w:rsidP="00852E72">
            <w:pPr>
              <w:pStyle w:val="TableEntry"/>
            </w:pPr>
            <w:r w:rsidRPr="00621E63">
              <w:t>7</w:t>
            </w:r>
          </w:p>
        </w:tc>
        <w:tc>
          <w:tcPr>
            <w:tcW w:w="764" w:type="dxa"/>
            <w:shd w:val="clear" w:color="auto" w:fill="auto"/>
          </w:tcPr>
          <w:p w14:paraId="6B9CE16C" w14:textId="77777777" w:rsidR="00B11855" w:rsidRPr="00621E63" w:rsidRDefault="003D003E" w:rsidP="00852E72">
            <w:pPr>
              <w:pStyle w:val="TableEntry"/>
            </w:pPr>
            <w:r w:rsidRPr="00621E63">
              <w:t>20</w:t>
            </w:r>
          </w:p>
        </w:tc>
        <w:tc>
          <w:tcPr>
            <w:tcW w:w="760" w:type="dxa"/>
            <w:shd w:val="clear" w:color="auto" w:fill="auto"/>
          </w:tcPr>
          <w:p w14:paraId="7C80E158" w14:textId="77777777" w:rsidR="00B11855" w:rsidRPr="00621E63" w:rsidRDefault="003D003E" w:rsidP="00852E72">
            <w:pPr>
              <w:pStyle w:val="TableEntry"/>
            </w:pPr>
            <w:r w:rsidRPr="00621E63">
              <w:t>IS</w:t>
            </w:r>
          </w:p>
        </w:tc>
        <w:tc>
          <w:tcPr>
            <w:tcW w:w="961" w:type="dxa"/>
            <w:shd w:val="clear" w:color="auto" w:fill="auto"/>
          </w:tcPr>
          <w:p w14:paraId="7751E992" w14:textId="77777777" w:rsidR="00B11855" w:rsidRPr="00621E63" w:rsidRDefault="003D003E" w:rsidP="00852E72">
            <w:pPr>
              <w:pStyle w:val="TableEntry"/>
            </w:pPr>
            <w:r w:rsidRPr="00621E63">
              <w:t>RE</w:t>
            </w:r>
          </w:p>
        </w:tc>
        <w:tc>
          <w:tcPr>
            <w:tcW w:w="1316" w:type="dxa"/>
            <w:shd w:val="clear" w:color="auto" w:fill="auto"/>
          </w:tcPr>
          <w:p w14:paraId="1C7A88F1" w14:textId="77777777" w:rsidR="00B11855" w:rsidRPr="00621E63" w:rsidRDefault="003D003E" w:rsidP="00852E72">
            <w:pPr>
              <w:pStyle w:val="TableEntry"/>
            </w:pPr>
            <w:r w:rsidRPr="00621E63">
              <w:t>[0..1]</w:t>
            </w:r>
          </w:p>
        </w:tc>
        <w:tc>
          <w:tcPr>
            <w:tcW w:w="861" w:type="dxa"/>
            <w:shd w:val="clear" w:color="auto" w:fill="auto"/>
          </w:tcPr>
          <w:p w14:paraId="23E4459E" w14:textId="77777777" w:rsidR="00B11855" w:rsidRPr="00621E63" w:rsidRDefault="003D003E" w:rsidP="00852E72">
            <w:pPr>
              <w:pStyle w:val="TableEntry"/>
            </w:pPr>
            <w:r w:rsidRPr="00621E63">
              <w:t>0307</w:t>
            </w:r>
          </w:p>
        </w:tc>
        <w:tc>
          <w:tcPr>
            <w:tcW w:w="3911" w:type="dxa"/>
            <w:shd w:val="clear" w:color="auto" w:fill="auto"/>
          </w:tcPr>
          <w:p w14:paraId="074F7D7E" w14:textId="77777777" w:rsidR="00B11855" w:rsidRPr="00621E63" w:rsidRDefault="003D003E" w:rsidP="00852E72">
            <w:pPr>
              <w:pStyle w:val="TableEntry"/>
            </w:pPr>
            <w:r w:rsidRPr="00621E63">
              <w:t>Building</w:t>
            </w:r>
          </w:p>
        </w:tc>
      </w:tr>
      <w:tr w:rsidR="00C40FD5" w:rsidRPr="00621E63" w14:paraId="4E3ABCBD" w14:textId="77777777" w:rsidTr="006C0E8E">
        <w:trPr>
          <w:cantSplit/>
          <w:jc w:val="center"/>
        </w:trPr>
        <w:tc>
          <w:tcPr>
            <w:tcW w:w="783" w:type="dxa"/>
            <w:shd w:val="clear" w:color="auto" w:fill="auto"/>
          </w:tcPr>
          <w:p w14:paraId="550972CD" w14:textId="77777777" w:rsidR="00B11855" w:rsidRPr="00621E63" w:rsidRDefault="003D003E" w:rsidP="00852E72">
            <w:pPr>
              <w:pStyle w:val="TableEntry"/>
            </w:pPr>
            <w:r w:rsidRPr="00621E63">
              <w:t>8</w:t>
            </w:r>
          </w:p>
        </w:tc>
        <w:tc>
          <w:tcPr>
            <w:tcW w:w="764" w:type="dxa"/>
            <w:shd w:val="clear" w:color="auto" w:fill="auto"/>
          </w:tcPr>
          <w:p w14:paraId="66860467" w14:textId="77777777" w:rsidR="00B11855" w:rsidRPr="00621E63" w:rsidRDefault="003D003E" w:rsidP="00852E72">
            <w:pPr>
              <w:pStyle w:val="TableEntry"/>
            </w:pPr>
            <w:r w:rsidRPr="00621E63">
              <w:t>20</w:t>
            </w:r>
          </w:p>
        </w:tc>
        <w:tc>
          <w:tcPr>
            <w:tcW w:w="760" w:type="dxa"/>
            <w:shd w:val="clear" w:color="auto" w:fill="auto"/>
          </w:tcPr>
          <w:p w14:paraId="3E63CCC4" w14:textId="77777777" w:rsidR="00B11855" w:rsidRPr="00621E63" w:rsidRDefault="003D003E" w:rsidP="00852E72">
            <w:pPr>
              <w:pStyle w:val="TableEntry"/>
            </w:pPr>
            <w:r w:rsidRPr="00621E63">
              <w:t>IS</w:t>
            </w:r>
          </w:p>
        </w:tc>
        <w:tc>
          <w:tcPr>
            <w:tcW w:w="961" w:type="dxa"/>
            <w:shd w:val="clear" w:color="auto" w:fill="auto"/>
          </w:tcPr>
          <w:p w14:paraId="15B363E1" w14:textId="77777777" w:rsidR="00B11855" w:rsidRPr="00621E63" w:rsidRDefault="003D003E" w:rsidP="00852E72">
            <w:pPr>
              <w:pStyle w:val="TableEntry"/>
            </w:pPr>
            <w:r w:rsidRPr="00621E63">
              <w:t>RE</w:t>
            </w:r>
          </w:p>
        </w:tc>
        <w:tc>
          <w:tcPr>
            <w:tcW w:w="1316" w:type="dxa"/>
            <w:shd w:val="clear" w:color="auto" w:fill="auto"/>
          </w:tcPr>
          <w:p w14:paraId="1E0B7F10" w14:textId="77777777" w:rsidR="00B11855" w:rsidRPr="00621E63" w:rsidRDefault="003D003E" w:rsidP="00852E72">
            <w:pPr>
              <w:pStyle w:val="TableEntry"/>
            </w:pPr>
            <w:r w:rsidRPr="00621E63">
              <w:t>[0..1]</w:t>
            </w:r>
          </w:p>
        </w:tc>
        <w:tc>
          <w:tcPr>
            <w:tcW w:w="861" w:type="dxa"/>
            <w:shd w:val="clear" w:color="auto" w:fill="auto"/>
          </w:tcPr>
          <w:p w14:paraId="3A1657DD" w14:textId="77777777" w:rsidR="00B11855" w:rsidRPr="00621E63" w:rsidRDefault="003D003E" w:rsidP="00852E72">
            <w:pPr>
              <w:pStyle w:val="TableEntry"/>
            </w:pPr>
            <w:r w:rsidRPr="00621E63">
              <w:t>0308</w:t>
            </w:r>
          </w:p>
        </w:tc>
        <w:tc>
          <w:tcPr>
            <w:tcW w:w="3911" w:type="dxa"/>
            <w:shd w:val="clear" w:color="auto" w:fill="auto"/>
          </w:tcPr>
          <w:p w14:paraId="063584F7" w14:textId="77777777" w:rsidR="00B11855" w:rsidRPr="00621E63" w:rsidRDefault="003D003E" w:rsidP="00852E72">
            <w:pPr>
              <w:pStyle w:val="TableEntry"/>
            </w:pPr>
            <w:r w:rsidRPr="00621E63">
              <w:t>Floor</w:t>
            </w:r>
          </w:p>
        </w:tc>
      </w:tr>
      <w:tr w:rsidR="00C40FD5" w:rsidRPr="00621E63" w14:paraId="56BC3572" w14:textId="77777777" w:rsidTr="006C0E8E">
        <w:trPr>
          <w:cantSplit/>
          <w:jc w:val="center"/>
        </w:trPr>
        <w:tc>
          <w:tcPr>
            <w:tcW w:w="783" w:type="dxa"/>
            <w:shd w:val="clear" w:color="auto" w:fill="auto"/>
          </w:tcPr>
          <w:p w14:paraId="3E6783AA" w14:textId="77777777" w:rsidR="00B11855" w:rsidRPr="00621E63" w:rsidRDefault="003D003E" w:rsidP="00852E72">
            <w:pPr>
              <w:pStyle w:val="TableEntry"/>
            </w:pPr>
            <w:r w:rsidRPr="00621E63">
              <w:t>9</w:t>
            </w:r>
          </w:p>
        </w:tc>
        <w:tc>
          <w:tcPr>
            <w:tcW w:w="764" w:type="dxa"/>
            <w:shd w:val="clear" w:color="auto" w:fill="auto"/>
          </w:tcPr>
          <w:p w14:paraId="2432E4E8" w14:textId="77777777" w:rsidR="00B11855" w:rsidRPr="00621E63" w:rsidRDefault="003D003E" w:rsidP="00852E72">
            <w:pPr>
              <w:pStyle w:val="TableEntry"/>
            </w:pPr>
            <w:r w:rsidRPr="00621E63">
              <w:t>199</w:t>
            </w:r>
          </w:p>
        </w:tc>
        <w:tc>
          <w:tcPr>
            <w:tcW w:w="760" w:type="dxa"/>
            <w:shd w:val="clear" w:color="auto" w:fill="auto"/>
          </w:tcPr>
          <w:p w14:paraId="4F844B15" w14:textId="77777777" w:rsidR="00B11855" w:rsidRPr="00621E63" w:rsidRDefault="003D003E" w:rsidP="00852E72">
            <w:pPr>
              <w:pStyle w:val="TableEntry"/>
            </w:pPr>
            <w:r w:rsidRPr="00621E63">
              <w:t>ST</w:t>
            </w:r>
          </w:p>
        </w:tc>
        <w:tc>
          <w:tcPr>
            <w:tcW w:w="961" w:type="dxa"/>
            <w:shd w:val="clear" w:color="auto" w:fill="auto"/>
          </w:tcPr>
          <w:p w14:paraId="21414451" w14:textId="77777777" w:rsidR="00B11855" w:rsidRPr="00621E63" w:rsidRDefault="003D003E" w:rsidP="00852E72">
            <w:pPr>
              <w:pStyle w:val="TableEntry"/>
            </w:pPr>
            <w:r w:rsidRPr="00621E63">
              <w:t>RE</w:t>
            </w:r>
          </w:p>
        </w:tc>
        <w:tc>
          <w:tcPr>
            <w:tcW w:w="1316" w:type="dxa"/>
            <w:shd w:val="clear" w:color="auto" w:fill="auto"/>
          </w:tcPr>
          <w:p w14:paraId="5FE6892D" w14:textId="77777777" w:rsidR="00B11855" w:rsidRPr="00621E63" w:rsidRDefault="003D003E" w:rsidP="00852E72">
            <w:pPr>
              <w:pStyle w:val="TableEntry"/>
            </w:pPr>
            <w:r w:rsidRPr="00621E63">
              <w:t>[0..1]</w:t>
            </w:r>
          </w:p>
        </w:tc>
        <w:tc>
          <w:tcPr>
            <w:tcW w:w="861" w:type="dxa"/>
            <w:shd w:val="clear" w:color="auto" w:fill="auto"/>
          </w:tcPr>
          <w:p w14:paraId="2A297491" w14:textId="77777777" w:rsidR="00B11855" w:rsidRPr="00621E63" w:rsidRDefault="00B11855" w:rsidP="00852E72">
            <w:pPr>
              <w:pStyle w:val="TableEntry"/>
            </w:pPr>
          </w:p>
        </w:tc>
        <w:tc>
          <w:tcPr>
            <w:tcW w:w="3911" w:type="dxa"/>
            <w:shd w:val="clear" w:color="auto" w:fill="auto"/>
          </w:tcPr>
          <w:p w14:paraId="1369A3C3" w14:textId="77777777" w:rsidR="00B11855" w:rsidRPr="00621E63" w:rsidRDefault="003D003E" w:rsidP="00852E72">
            <w:pPr>
              <w:pStyle w:val="TableEntry"/>
            </w:pPr>
            <w:r w:rsidRPr="00621E63">
              <w:t>Location Description</w:t>
            </w:r>
          </w:p>
        </w:tc>
      </w:tr>
      <w:tr w:rsidR="00C40FD5" w:rsidRPr="00621E63" w14:paraId="08086ED7" w14:textId="77777777" w:rsidTr="006C0E8E">
        <w:trPr>
          <w:cantSplit/>
          <w:jc w:val="center"/>
        </w:trPr>
        <w:tc>
          <w:tcPr>
            <w:tcW w:w="783" w:type="dxa"/>
            <w:shd w:val="clear" w:color="auto" w:fill="auto"/>
          </w:tcPr>
          <w:p w14:paraId="0D5B4CCE" w14:textId="77777777" w:rsidR="00B11855" w:rsidRPr="00621E63" w:rsidRDefault="003D003E" w:rsidP="00852E72">
            <w:pPr>
              <w:pStyle w:val="TableEntry"/>
            </w:pPr>
            <w:r w:rsidRPr="00621E63">
              <w:t>10</w:t>
            </w:r>
          </w:p>
        </w:tc>
        <w:tc>
          <w:tcPr>
            <w:tcW w:w="764" w:type="dxa"/>
            <w:shd w:val="clear" w:color="auto" w:fill="auto"/>
          </w:tcPr>
          <w:p w14:paraId="029E2E04" w14:textId="77777777" w:rsidR="00B11855" w:rsidRPr="00621E63" w:rsidRDefault="003D003E" w:rsidP="00852E72">
            <w:pPr>
              <w:pStyle w:val="TableEntry"/>
            </w:pPr>
            <w:r w:rsidRPr="00621E63">
              <w:t>427</w:t>
            </w:r>
          </w:p>
        </w:tc>
        <w:tc>
          <w:tcPr>
            <w:tcW w:w="760" w:type="dxa"/>
            <w:shd w:val="clear" w:color="auto" w:fill="auto"/>
          </w:tcPr>
          <w:p w14:paraId="09580541" w14:textId="77777777" w:rsidR="00B11855" w:rsidRPr="00621E63" w:rsidRDefault="003D003E" w:rsidP="00852E72">
            <w:pPr>
              <w:pStyle w:val="TableEntry"/>
            </w:pPr>
            <w:r w:rsidRPr="00621E63">
              <w:t>EI</w:t>
            </w:r>
          </w:p>
        </w:tc>
        <w:tc>
          <w:tcPr>
            <w:tcW w:w="961" w:type="dxa"/>
            <w:shd w:val="clear" w:color="auto" w:fill="auto"/>
          </w:tcPr>
          <w:p w14:paraId="10CE5221" w14:textId="77777777" w:rsidR="00B11855" w:rsidRPr="00621E63" w:rsidRDefault="003D003E" w:rsidP="00852E72">
            <w:pPr>
              <w:pStyle w:val="TableEntry"/>
            </w:pPr>
            <w:r w:rsidRPr="00621E63">
              <w:t>RE</w:t>
            </w:r>
          </w:p>
        </w:tc>
        <w:tc>
          <w:tcPr>
            <w:tcW w:w="1316" w:type="dxa"/>
            <w:shd w:val="clear" w:color="auto" w:fill="auto"/>
          </w:tcPr>
          <w:p w14:paraId="56317958" w14:textId="77777777" w:rsidR="00B11855" w:rsidRPr="00621E63" w:rsidRDefault="003D003E" w:rsidP="00852E72">
            <w:pPr>
              <w:pStyle w:val="TableEntry"/>
            </w:pPr>
            <w:r w:rsidRPr="00621E63">
              <w:t>[0..1]</w:t>
            </w:r>
          </w:p>
        </w:tc>
        <w:tc>
          <w:tcPr>
            <w:tcW w:w="861" w:type="dxa"/>
            <w:shd w:val="clear" w:color="auto" w:fill="auto"/>
          </w:tcPr>
          <w:p w14:paraId="43090CDB" w14:textId="77777777" w:rsidR="00B11855" w:rsidRPr="00621E63" w:rsidRDefault="00B11855" w:rsidP="00852E72">
            <w:pPr>
              <w:pStyle w:val="TableEntry"/>
            </w:pPr>
          </w:p>
        </w:tc>
        <w:tc>
          <w:tcPr>
            <w:tcW w:w="3911" w:type="dxa"/>
            <w:shd w:val="clear" w:color="auto" w:fill="auto"/>
          </w:tcPr>
          <w:p w14:paraId="4D3F14A9" w14:textId="77777777" w:rsidR="00B11855" w:rsidRPr="00621E63" w:rsidRDefault="003D003E" w:rsidP="00852E72">
            <w:pPr>
              <w:pStyle w:val="TableEntry"/>
            </w:pPr>
            <w:r w:rsidRPr="00621E63">
              <w:t>Comprehensive Location Identifier</w:t>
            </w:r>
          </w:p>
        </w:tc>
      </w:tr>
      <w:tr w:rsidR="00C40FD5" w:rsidRPr="00621E63" w14:paraId="3123E1A1" w14:textId="77777777" w:rsidTr="006C0E8E">
        <w:trPr>
          <w:cantSplit/>
          <w:jc w:val="center"/>
        </w:trPr>
        <w:tc>
          <w:tcPr>
            <w:tcW w:w="783" w:type="dxa"/>
            <w:shd w:val="clear" w:color="auto" w:fill="auto"/>
          </w:tcPr>
          <w:p w14:paraId="4690E09B" w14:textId="77777777" w:rsidR="00B11855" w:rsidRPr="00621E63" w:rsidRDefault="003D003E" w:rsidP="00852E72">
            <w:pPr>
              <w:pStyle w:val="TableEntry"/>
            </w:pPr>
            <w:r w:rsidRPr="00621E63">
              <w:t>11</w:t>
            </w:r>
          </w:p>
        </w:tc>
        <w:tc>
          <w:tcPr>
            <w:tcW w:w="764" w:type="dxa"/>
            <w:shd w:val="clear" w:color="auto" w:fill="auto"/>
          </w:tcPr>
          <w:p w14:paraId="3F05847B" w14:textId="77777777" w:rsidR="00B11855" w:rsidRPr="00621E63" w:rsidRDefault="003D003E" w:rsidP="00852E72">
            <w:pPr>
              <w:pStyle w:val="TableEntry"/>
            </w:pPr>
            <w:r w:rsidRPr="00621E63">
              <w:t>227</w:t>
            </w:r>
          </w:p>
        </w:tc>
        <w:tc>
          <w:tcPr>
            <w:tcW w:w="760" w:type="dxa"/>
            <w:shd w:val="clear" w:color="auto" w:fill="auto"/>
          </w:tcPr>
          <w:p w14:paraId="51B84B48" w14:textId="77777777" w:rsidR="00B11855" w:rsidRPr="00621E63" w:rsidRDefault="003D003E" w:rsidP="00852E72">
            <w:pPr>
              <w:pStyle w:val="TableEntry"/>
            </w:pPr>
            <w:r w:rsidRPr="00621E63">
              <w:t>HD</w:t>
            </w:r>
          </w:p>
        </w:tc>
        <w:tc>
          <w:tcPr>
            <w:tcW w:w="961" w:type="dxa"/>
            <w:shd w:val="clear" w:color="auto" w:fill="auto"/>
          </w:tcPr>
          <w:p w14:paraId="262CF8E0" w14:textId="77777777" w:rsidR="00B11855" w:rsidRPr="00621E63" w:rsidRDefault="003D003E" w:rsidP="00852E72">
            <w:pPr>
              <w:pStyle w:val="TableEntry"/>
            </w:pPr>
            <w:r w:rsidRPr="00621E63">
              <w:t>RE</w:t>
            </w:r>
          </w:p>
        </w:tc>
        <w:tc>
          <w:tcPr>
            <w:tcW w:w="1316" w:type="dxa"/>
            <w:shd w:val="clear" w:color="auto" w:fill="auto"/>
          </w:tcPr>
          <w:p w14:paraId="26547C8C" w14:textId="77777777" w:rsidR="00B11855" w:rsidRPr="00621E63" w:rsidRDefault="003D003E" w:rsidP="00852E72">
            <w:pPr>
              <w:pStyle w:val="TableEntry"/>
            </w:pPr>
            <w:r w:rsidRPr="00621E63">
              <w:t>[0..1]</w:t>
            </w:r>
          </w:p>
        </w:tc>
        <w:tc>
          <w:tcPr>
            <w:tcW w:w="861" w:type="dxa"/>
            <w:shd w:val="clear" w:color="auto" w:fill="auto"/>
          </w:tcPr>
          <w:p w14:paraId="123AD22A" w14:textId="77777777" w:rsidR="00B11855" w:rsidRPr="00621E63" w:rsidRDefault="00B11855" w:rsidP="00852E72">
            <w:pPr>
              <w:pStyle w:val="TableEntry"/>
            </w:pPr>
          </w:p>
        </w:tc>
        <w:tc>
          <w:tcPr>
            <w:tcW w:w="3911" w:type="dxa"/>
            <w:shd w:val="clear" w:color="auto" w:fill="auto"/>
          </w:tcPr>
          <w:p w14:paraId="759D5DC9" w14:textId="77777777" w:rsidR="00B11855" w:rsidRPr="00621E63" w:rsidRDefault="003D003E" w:rsidP="00852E72">
            <w:pPr>
              <w:pStyle w:val="TableEntry"/>
            </w:pPr>
            <w:r w:rsidRPr="00621E63">
              <w:t>Assigning Authority for Location</w:t>
            </w:r>
          </w:p>
        </w:tc>
      </w:tr>
    </w:tbl>
    <w:p w14:paraId="4893AFD6" w14:textId="77777777" w:rsidR="00C44528" w:rsidRPr="00621E63" w:rsidRDefault="00C44528" w:rsidP="00C44528">
      <w:pPr>
        <w:pStyle w:val="BodyText"/>
      </w:pPr>
    </w:p>
    <w:p w14:paraId="64CD701E" w14:textId="77777777" w:rsidR="00B11855" w:rsidRPr="00621E63" w:rsidRDefault="003D003E" w:rsidP="007822F8">
      <w:pPr>
        <w:pStyle w:val="BodyText"/>
      </w:pPr>
      <w:r w:rsidRPr="00621E63">
        <w:t>IHE PCD Definition: This data type is used to specify a patient location within a healthcare institution, or other setting where healthcare is provided. Which components are valued depends on the needs of the site. For example, for a patient treated at home, only the person location type is valued.</w:t>
      </w:r>
    </w:p>
    <w:p w14:paraId="385324C3" w14:textId="77777777" w:rsidR="00B11855" w:rsidRPr="00621E63" w:rsidRDefault="003D003E" w:rsidP="00CF5627">
      <w:pPr>
        <w:pStyle w:val="HL7Field"/>
      </w:pPr>
      <w:r w:rsidRPr="00621E63">
        <w:t xml:space="preserve">Component 1: Point of Care (IS), required but may be empty: </w:t>
      </w:r>
    </w:p>
    <w:p w14:paraId="68B61BF6" w14:textId="066B37AE"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point where patient care is administered. It is related to PL.6 Person Location Type (e.g., nursing unit or department or clinic). After floor, it is the most general patient location designation.</w:t>
      </w:r>
    </w:p>
    <w:p w14:paraId="2D5BA561" w14:textId="5A43C7D4"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0302 does not suggest any values. The codification of points of care will be defined at the site level in acute care settings.</w:t>
      </w:r>
    </w:p>
    <w:p w14:paraId="2FE43B21" w14:textId="77777777" w:rsidR="00B11855" w:rsidRPr="00621E63" w:rsidRDefault="003D003E" w:rsidP="00CF5627">
      <w:pPr>
        <w:pStyle w:val="HL7Field"/>
      </w:pPr>
      <w:r w:rsidRPr="00621E63">
        <w:lastRenderedPageBreak/>
        <w:t>Component 2: Room (IS), required but may be empty:</w:t>
      </w:r>
    </w:p>
    <w:p w14:paraId="61BD2000" w14:textId="75560400"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patient's room. After point of care, it is the most general person location designation.</w:t>
      </w:r>
    </w:p>
    <w:p w14:paraId="2F8196FD" w14:textId="7FE47B18"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0303 does not suggest any values. The codification of rooms shall be defined at the site level in acute care settings.</w:t>
      </w:r>
    </w:p>
    <w:p w14:paraId="198A2C79" w14:textId="77777777" w:rsidR="00B11855" w:rsidRPr="00621E63" w:rsidRDefault="003D003E" w:rsidP="00CF5627">
      <w:pPr>
        <w:pStyle w:val="HL7Field"/>
      </w:pPr>
      <w:r w:rsidRPr="00621E63">
        <w:t>Component 3: Bed (IS), required but may be empty:</w:t>
      </w:r>
    </w:p>
    <w:p w14:paraId="64D8D926" w14:textId="7B5334BC"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patient's bed. After room, it is the most general person location designation.</w:t>
      </w:r>
    </w:p>
    <w:p w14:paraId="6E0F73AC" w14:textId="421B1B97"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0304 does not suggest any values. The codification of beds shall be defined at the site level in acute care settings.</w:t>
      </w:r>
    </w:p>
    <w:p w14:paraId="61D58AC3" w14:textId="77777777" w:rsidR="00B11855" w:rsidRPr="00621E63" w:rsidRDefault="003D003E" w:rsidP="00CF5627">
      <w:pPr>
        <w:pStyle w:val="HL7Field"/>
      </w:pPr>
      <w:r w:rsidRPr="00621E63">
        <w:t>Component 4: Facility (HD), required but may be empty:</w:t>
      </w:r>
    </w:p>
    <w:p w14:paraId="58394FA7" w14:textId="487B1910"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is subject to site interpretation but generally describes the highest level physical designation of an institution, medical center or enterprise. It is the most general person location designation.</w:t>
      </w:r>
    </w:p>
    <w:p w14:paraId="29B19A54" w14:textId="77777777" w:rsidR="00B11855" w:rsidRPr="00621E63" w:rsidRDefault="003D003E" w:rsidP="001466DF">
      <w:pPr>
        <w:pStyle w:val="HL7FieldIndent2"/>
        <w:rPr>
          <w:noProof w:val="0"/>
        </w:rPr>
      </w:pPr>
      <w:r w:rsidRPr="00621E63">
        <w:rPr>
          <w:noProof w:val="0"/>
        </w:rPr>
        <w:t>The codification of facilities shall be defined at the highest level, according to the context of use of the PCD profile (acute care setting, ambulatory domain, etc.).</w:t>
      </w:r>
    </w:p>
    <w:p w14:paraId="1D7A4822" w14:textId="77777777" w:rsidR="00B11855" w:rsidRPr="00621E63" w:rsidRDefault="003D003E" w:rsidP="00CF5627">
      <w:pPr>
        <w:pStyle w:val="HL7Field"/>
      </w:pPr>
      <w:r w:rsidRPr="00621E63">
        <w:t>Component 6: Person Location Type (IS), conditional but may be empty:</w:t>
      </w:r>
    </w:p>
    <w:p w14:paraId="772DFBFE" w14:textId="77777777" w:rsidR="00B11855" w:rsidRPr="00621E63" w:rsidRDefault="003D003E" w:rsidP="001466DF">
      <w:pPr>
        <w:pStyle w:val="HL7FieldIndent2"/>
        <w:rPr>
          <w:noProof w:val="0"/>
        </w:rPr>
      </w:pPr>
      <w:r w:rsidRPr="00621E63">
        <w:rPr>
          <w:noProof w:val="0"/>
        </w:rPr>
        <w:t>IHE PCD condition: PL.6 is only populated if none of the other components of the PL data type are populated.</w:t>
      </w:r>
    </w:p>
    <w:p w14:paraId="3A292F97" w14:textId="24591A04"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 xml:space="preserve">definition: Person location type is the categorization of the person’s location defined by facility, building, floor, point of care, room or bed. Although not a required field, when used, it may be the only populated field. It usually includes values such as nursing unit, department, clinic, SNF, physician’s office. Refer to </w:t>
      </w:r>
      <w:r w:rsidRPr="00621E63">
        <w:rPr>
          <w:rStyle w:val="Emphasis"/>
          <w:noProof w:val="0"/>
        </w:rPr>
        <w:t>HL7</w:t>
      </w:r>
      <w:r w:rsidR="00995105" w:rsidRPr="00621E63">
        <w:rPr>
          <w:rStyle w:val="Emphasis"/>
          <w:noProof w:val="0"/>
        </w:rPr>
        <w:t xml:space="preserve"> </w:t>
      </w:r>
      <w:r w:rsidR="003D003E" w:rsidRPr="00621E63">
        <w:rPr>
          <w:rStyle w:val="Emphasis"/>
          <w:noProof w:val="0"/>
        </w:rPr>
        <w:t>User-defined Table 0305 - Person location type</w:t>
      </w:r>
      <w:r w:rsidR="003D003E" w:rsidRPr="00621E63">
        <w:rPr>
          <w:noProof w:val="0"/>
        </w:rPr>
        <w:t xml:space="preserve"> for suggested values.</w:t>
      </w:r>
    </w:p>
    <w:p w14:paraId="5FCDA4B6" w14:textId="0947C108" w:rsidR="00B11855" w:rsidRPr="00621E63" w:rsidRDefault="003D003E" w:rsidP="00CF5627">
      <w:pPr>
        <w:pStyle w:val="TableTitle"/>
      </w:pPr>
      <w:r w:rsidRPr="00621E63">
        <w:t xml:space="preserve">Table C.7-2: </w:t>
      </w:r>
      <w:r w:rsidR="006D613E" w:rsidRPr="00621E63">
        <w:t>HL7</w:t>
      </w:r>
      <w:r w:rsidR="00995105" w:rsidRPr="00621E63">
        <w:t xml:space="preserve"> </w:t>
      </w:r>
      <w:r w:rsidRPr="00621E63">
        <w:t>User-defined Table 0305 - Person Location Type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3600"/>
        <w:gridCol w:w="2160"/>
      </w:tblGrid>
      <w:tr w:rsidR="00C40FD5" w:rsidRPr="00621E63" w14:paraId="6B067D52" w14:textId="77777777" w:rsidTr="00A92110">
        <w:trPr>
          <w:cantSplit/>
          <w:jc w:val="center"/>
        </w:trPr>
        <w:tc>
          <w:tcPr>
            <w:tcW w:w="1440" w:type="dxa"/>
            <w:shd w:val="clear" w:color="auto" w:fill="D9D9D9"/>
          </w:tcPr>
          <w:p w14:paraId="6F34C7E2" w14:textId="77777777" w:rsidR="00B11855" w:rsidRPr="00621E63" w:rsidRDefault="003D003E" w:rsidP="00852E72">
            <w:pPr>
              <w:pStyle w:val="TableEntryHeader"/>
            </w:pPr>
            <w:r w:rsidRPr="00621E63">
              <w:t>Value</w:t>
            </w:r>
          </w:p>
        </w:tc>
        <w:tc>
          <w:tcPr>
            <w:tcW w:w="3600" w:type="dxa"/>
            <w:shd w:val="clear" w:color="auto" w:fill="D9D9D9"/>
          </w:tcPr>
          <w:p w14:paraId="56E52D46" w14:textId="77777777" w:rsidR="00B11855" w:rsidRPr="00621E63" w:rsidRDefault="003D003E" w:rsidP="00852E72">
            <w:pPr>
              <w:pStyle w:val="TableEntryHeader"/>
            </w:pPr>
            <w:r w:rsidRPr="00621E63">
              <w:t>Description</w:t>
            </w:r>
          </w:p>
        </w:tc>
        <w:tc>
          <w:tcPr>
            <w:tcW w:w="2160" w:type="dxa"/>
            <w:shd w:val="clear" w:color="auto" w:fill="D9D9D9"/>
          </w:tcPr>
          <w:p w14:paraId="3106C028" w14:textId="77777777" w:rsidR="00B11855" w:rsidRPr="00621E63" w:rsidRDefault="003D003E" w:rsidP="00852E72">
            <w:pPr>
              <w:pStyle w:val="TableEntryHeader"/>
            </w:pPr>
            <w:r w:rsidRPr="00621E63">
              <w:t>Comment</w:t>
            </w:r>
          </w:p>
        </w:tc>
      </w:tr>
      <w:tr w:rsidR="00B11855" w:rsidRPr="00621E63" w14:paraId="60DE82CF" w14:textId="77777777" w:rsidTr="006C0E8E">
        <w:trPr>
          <w:cantSplit/>
          <w:jc w:val="center"/>
        </w:trPr>
        <w:tc>
          <w:tcPr>
            <w:tcW w:w="1440" w:type="dxa"/>
            <w:shd w:val="clear" w:color="auto" w:fill="auto"/>
          </w:tcPr>
          <w:p w14:paraId="730294DE" w14:textId="77777777" w:rsidR="00B11855" w:rsidRPr="00621E63" w:rsidRDefault="003D003E" w:rsidP="00852E72">
            <w:pPr>
              <w:pStyle w:val="TableEntry"/>
            </w:pPr>
            <w:r w:rsidRPr="00621E63">
              <w:t>C</w:t>
            </w:r>
          </w:p>
        </w:tc>
        <w:tc>
          <w:tcPr>
            <w:tcW w:w="3600" w:type="dxa"/>
            <w:shd w:val="clear" w:color="auto" w:fill="auto"/>
          </w:tcPr>
          <w:p w14:paraId="45160002" w14:textId="77777777" w:rsidR="00B11855" w:rsidRPr="00621E63" w:rsidRDefault="003D003E" w:rsidP="00852E72">
            <w:pPr>
              <w:pStyle w:val="TableEntry"/>
            </w:pPr>
            <w:r w:rsidRPr="00621E63">
              <w:t>Clinic</w:t>
            </w:r>
          </w:p>
        </w:tc>
        <w:tc>
          <w:tcPr>
            <w:tcW w:w="2160" w:type="dxa"/>
            <w:shd w:val="clear" w:color="auto" w:fill="auto"/>
          </w:tcPr>
          <w:p w14:paraId="780B3433" w14:textId="77777777" w:rsidR="00B11855" w:rsidRPr="00621E63" w:rsidRDefault="00B11855" w:rsidP="00852E72">
            <w:pPr>
              <w:pStyle w:val="TableEntry"/>
            </w:pPr>
          </w:p>
        </w:tc>
      </w:tr>
      <w:tr w:rsidR="00B11855" w:rsidRPr="00621E63" w14:paraId="3042B637" w14:textId="77777777" w:rsidTr="006C0E8E">
        <w:trPr>
          <w:cantSplit/>
          <w:jc w:val="center"/>
        </w:trPr>
        <w:tc>
          <w:tcPr>
            <w:tcW w:w="1440" w:type="dxa"/>
            <w:shd w:val="clear" w:color="auto" w:fill="auto"/>
          </w:tcPr>
          <w:p w14:paraId="534D29D2" w14:textId="77777777" w:rsidR="00B11855" w:rsidRPr="00621E63" w:rsidRDefault="003D003E" w:rsidP="00852E72">
            <w:pPr>
              <w:pStyle w:val="TableEntry"/>
            </w:pPr>
            <w:r w:rsidRPr="00621E63">
              <w:t>D</w:t>
            </w:r>
          </w:p>
        </w:tc>
        <w:tc>
          <w:tcPr>
            <w:tcW w:w="3600" w:type="dxa"/>
            <w:shd w:val="clear" w:color="auto" w:fill="auto"/>
          </w:tcPr>
          <w:p w14:paraId="524A4956" w14:textId="77777777" w:rsidR="00B11855" w:rsidRPr="00621E63" w:rsidRDefault="003D003E" w:rsidP="00852E72">
            <w:pPr>
              <w:pStyle w:val="TableEntry"/>
            </w:pPr>
            <w:r w:rsidRPr="00621E63">
              <w:t>Department</w:t>
            </w:r>
          </w:p>
        </w:tc>
        <w:tc>
          <w:tcPr>
            <w:tcW w:w="2160" w:type="dxa"/>
            <w:shd w:val="clear" w:color="auto" w:fill="auto"/>
          </w:tcPr>
          <w:p w14:paraId="06EC3F3D" w14:textId="77777777" w:rsidR="00B11855" w:rsidRPr="00621E63" w:rsidRDefault="00B11855" w:rsidP="00852E72">
            <w:pPr>
              <w:pStyle w:val="TableEntry"/>
            </w:pPr>
          </w:p>
        </w:tc>
      </w:tr>
      <w:tr w:rsidR="00B11855" w:rsidRPr="00621E63" w14:paraId="46B4A001" w14:textId="77777777" w:rsidTr="006C0E8E">
        <w:trPr>
          <w:cantSplit/>
          <w:jc w:val="center"/>
        </w:trPr>
        <w:tc>
          <w:tcPr>
            <w:tcW w:w="1440" w:type="dxa"/>
            <w:shd w:val="clear" w:color="auto" w:fill="auto"/>
          </w:tcPr>
          <w:p w14:paraId="0A553885" w14:textId="77777777" w:rsidR="00B11855" w:rsidRPr="00621E63" w:rsidRDefault="003D003E" w:rsidP="00852E72">
            <w:pPr>
              <w:pStyle w:val="TableEntry"/>
            </w:pPr>
            <w:r w:rsidRPr="00621E63">
              <w:t>H</w:t>
            </w:r>
          </w:p>
        </w:tc>
        <w:tc>
          <w:tcPr>
            <w:tcW w:w="3600" w:type="dxa"/>
            <w:shd w:val="clear" w:color="auto" w:fill="auto"/>
          </w:tcPr>
          <w:p w14:paraId="0266064F" w14:textId="77777777" w:rsidR="00B11855" w:rsidRPr="00621E63" w:rsidRDefault="003D003E" w:rsidP="00852E72">
            <w:pPr>
              <w:pStyle w:val="TableEntry"/>
            </w:pPr>
            <w:r w:rsidRPr="00621E63">
              <w:t>Home</w:t>
            </w:r>
          </w:p>
        </w:tc>
        <w:tc>
          <w:tcPr>
            <w:tcW w:w="2160" w:type="dxa"/>
            <w:shd w:val="clear" w:color="auto" w:fill="auto"/>
          </w:tcPr>
          <w:p w14:paraId="1F0CBCD3" w14:textId="77777777" w:rsidR="00B11855" w:rsidRPr="00621E63" w:rsidRDefault="00B11855" w:rsidP="00852E72">
            <w:pPr>
              <w:pStyle w:val="TableEntry"/>
            </w:pPr>
          </w:p>
        </w:tc>
      </w:tr>
      <w:tr w:rsidR="00B11855" w:rsidRPr="00621E63" w14:paraId="0C41E51E" w14:textId="77777777" w:rsidTr="006C0E8E">
        <w:trPr>
          <w:cantSplit/>
          <w:jc w:val="center"/>
        </w:trPr>
        <w:tc>
          <w:tcPr>
            <w:tcW w:w="1440" w:type="dxa"/>
            <w:shd w:val="clear" w:color="auto" w:fill="auto"/>
          </w:tcPr>
          <w:p w14:paraId="1A6B1D6F" w14:textId="77777777" w:rsidR="00B11855" w:rsidRPr="00621E63" w:rsidRDefault="003D003E" w:rsidP="00852E72">
            <w:pPr>
              <w:pStyle w:val="TableEntry"/>
            </w:pPr>
            <w:r w:rsidRPr="00621E63">
              <w:t>N</w:t>
            </w:r>
          </w:p>
        </w:tc>
        <w:tc>
          <w:tcPr>
            <w:tcW w:w="3600" w:type="dxa"/>
            <w:shd w:val="clear" w:color="auto" w:fill="auto"/>
          </w:tcPr>
          <w:p w14:paraId="1A54E15A" w14:textId="77777777" w:rsidR="00B11855" w:rsidRPr="00621E63" w:rsidRDefault="003D003E" w:rsidP="00852E72">
            <w:pPr>
              <w:pStyle w:val="TableEntry"/>
            </w:pPr>
            <w:r w:rsidRPr="00621E63">
              <w:t>Nursing Unit</w:t>
            </w:r>
          </w:p>
        </w:tc>
        <w:tc>
          <w:tcPr>
            <w:tcW w:w="2160" w:type="dxa"/>
            <w:shd w:val="clear" w:color="auto" w:fill="auto"/>
          </w:tcPr>
          <w:p w14:paraId="4555EBBF" w14:textId="77777777" w:rsidR="00B11855" w:rsidRPr="00621E63" w:rsidRDefault="00B11855" w:rsidP="00852E72">
            <w:pPr>
              <w:pStyle w:val="TableEntry"/>
            </w:pPr>
          </w:p>
        </w:tc>
      </w:tr>
      <w:tr w:rsidR="00B11855" w:rsidRPr="00621E63" w14:paraId="2865DF85" w14:textId="77777777" w:rsidTr="006C0E8E">
        <w:trPr>
          <w:cantSplit/>
          <w:jc w:val="center"/>
        </w:trPr>
        <w:tc>
          <w:tcPr>
            <w:tcW w:w="1440" w:type="dxa"/>
            <w:shd w:val="clear" w:color="auto" w:fill="auto"/>
          </w:tcPr>
          <w:p w14:paraId="56FF647F" w14:textId="77777777" w:rsidR="00B11855" w:rsidRPr="00621E63" w:rsidRDefault="003D003E" w:rsidP="00852E72">
            <w:pPr>
              <w:pStyle w:val="TableEntry"/>
            </w:pPr>
            <w:r w:rsidRPr="00621E63">
              <w:t>O</w:t>
            </w:r>
          </w:p>
        </w:tc>
        <w:tc>
          <w:tcPr>
            <w:tcW w:w="3600" w:type="dxa"/>
            <w:shd w:val="clear" w:color="auto" w:fill="auto"/>
          </w:tcPr>
          <w:p w14:paraId="1EBF499C" w14:textId="77777777" w:rsidR="00B11855" w:rsidRPr="00621E63" w:rsidRDefault="003D003E" w:rsidP="00852E72">
            <w:pPr>
              <w:pStyle w:val="TableEntry"/>
            </w:pPr>
            <w:r w:rsidRPr="00621E63">
              <w:t>Provider’s Office</w:t>
            </w:r>
          </w:p>
        </w:tc>
        <w:tc>
          <w:tcPr>
            <w:tcW w:w="2160" w:type="dxa"/>
            <w:shd w:val="clear" w:color="auto" w:fill="auto"/>
          </w:tcPr>
          <w:p w14:paraId="2B77A79C" w14:textId="77777777" w:rsidR="00B11855" w:rsidRPr="00621E63" w:rsidRDefault="00B11855" w:rsidP="00852E72">
            <w:pPr>
              <w:pStyle w:val="TableEntry"/>
            </w:pPr>
          </w:p>
        </w:tc>
      </w:tr>
      <w:tr w:rsidR="00B11855" w:rsidRPr="00621E63" w14:paraId="42791621" w14:textId="77777777" w:rsidTr="006C0E8E">
        <w:trPr>
          <w:cantSplit/>
          <w:jc w:val="center"/>
        </w:trPr>
        <w:tc>
          <w:tcPr>
            <w:tcW w:w="1440" w:type="dxa"/>
            <w:shd w:val="clear" w:color="auto" w:fill="auto"/>
          </w:tcPr>
          <w:p w14:paraId="673CAE9B" w14:textId="77777777" w:rsidR="00B11855" w:rsidRPr="00621E63" w:rsidRDefault="003D003E" w:rsidP="00852E72">
            <w:pPr>
              <w:pStyle w:val="TableEntry"/>
            </w:pPr>
            <w:r w:rsidRPr="00621E63">
              <w:t>P</w:t>
            </w:r>
          </w:p>
        </w:tc>
        <w:tc>
          <w:tcPr>
            <w:tcW w:w="3600" w:type="dxa"/>
            <w:shd w:val="clear" w:color="auto" w:fill="auto"/>
          </w:tcPr>
          <w:p w14:paraId="1E03607B" w14:textId="77777777" w:rsidR="00B11855" w:rsidRPr="00621E63" w:rsidRDefault="003D003E" w:rsidP="00852E72">
            <w:pPr>
              <w:pStyle w:val="TableEntry"/>
            </w:pPr>
            <w:r w:rsidRPr="00621E63">
              <w:t>Phone</w:t>
            </w:r>
          </w:p>
        </w:tc>
        <w:tc>
          <w:tcPr>
            <w:tcW w:w="2160" w:type="dxa"/>
            <w:shd w:val="clear" w:color="auto" w:fill="auto"/>
          </w:tcPr>
          <w:p w14:paraId="0298FEF1" w14:textId="77777777" w:rsidR="00B11855" w:rsidRPr="00621E63" w:rsidRDefault="00B11855" w:rsidP="00852E72">
            <w:pPr>
              <w:pStyle w:val="TableEntry"/>
            </w:pPr>
          </w:p>
        </w:tc>
      </w:tr>
      <w:tr w:rsidR="00B11855" w:rsidRPr="00621E63" w14:paraId="18BAD06C" w14:textId="77777777" w:rsidTr="006C0E8E">
        <w:trPr>
          <w:cantSplit/>
          <w:jc w:val="center"/>
        </w:trPr>
        <w:tc>
          <w:tcPr>
            <w:tcW w:w="1440" w:type="dxa"/>
            <w:shd w:val="clear" w:color="auto" w:fill="auto"/>
          </w:tcPr>
          <w:p w14:paraId="3A52BAC5" w14:textId="77777777" w:rsidR="00B11855" w:rsidRPr="00621E63" w:rsidRDefault="003D003E" w:rsidP="00852E72">
            <w:pPr>
              <w:pStyle w:val="TableEntry"/>
            </w:pPr>
            <w:r w:rsidRPr="00621E63">
              <w:t>S</w:t>
            </w:r>
          </w:p>
        </w:tc>
        <w:tc>
          <w:tcPr>
            <w:tcW w:w="3600" w:type="dxa"/>
            <w:shd w:val="clear" w:color="auto" w:fill="auto"/>
          </w:tcPr>
          <w:p w14:paraId="12D3ECB0" w14:textId="77777777" w:rsidR="00B11855" w:rsidRPr="00621E63" w:rsidRDefault="003D003E" w:rsidP="00852E72">
            <w:pPr>
              <w:pStyle w:val="TableEntry"/>
            </w:pPr>
            <w:r w:rsidRPr="00621E63">
              <w:t>SNF</w:t>
            </w:r>
          </w:p>
        </w:tc>
        <w:tc>
          <w:tcPr>
            <w:tcW w:w="2160" w:type="dxa"/>
            <w:shd w:val="clear" w:color="auto" w:fill="auto"/>
          </w:tcPr>
          <w:p w14:paraId="672BDC99" w14:textId="77777777" w:rsidR="00B11855" w:rsidRPr="00621E63" w:rsidRDefault="00B11855" w:rsidP="00852E72">
            <w:pPr>
              <w:pStyle w:val="TableEntry"/>
            </w:pPr>
          </w:p>
        </w:tc>
      </w:tr>
    </w:tbl>
    <w:p w14:paraId="51DA75DB" w14:textId="77777777" w:rsidR="00B11855" w:rsidRPr="00621E63" w:rsidRDefault="003D003E" w:rsidP="00852E72">
      <w:pPr>
        <w:pStyle w:val="HL7FieldIndent2"/>
        <w:rPr>
          <w:noProof w:val="0"/>
        </w:rPr>
      </w:pPr>
      <w:r w:rsidRPr="00621E63">
        <w:rPr>
          <w:noProof w:val="0"/>
        </w:rPr>
        <w:t>National extensions of this profile may further constrain on extend this table.</w:t>
      </w:r>
    </w:p>
    <w:p w14:paraId="44E83C5B" w14:textId="77777777" w:rsidR="00B11855" w:rsidRPr="00621E63" w:rsidRDefault="003D003E" w:rsidP="00CF5627">
      <w:pPr>
        <w:pStyle w:val="HL7Field"/>
      </w:pPr>
      <w:r w:rsidRPr="00621E63">
        <w:lastRenderedPageBreak/>
        <w:t>Component 7: Building (IS), required but may be empty:</w:t>
      </w:r>
    </w:p>
    <w:p w14:paraId="1C605B2F" w14:textId="20C4FE84"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building where the person is located. After facility, it is the most general person location designation.</w:t>
      </w:r>
    </w:p>
    <w:p w14:paraId="3796D1AC" w14:textId="4064C0AE"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0307 does not suggest any values. The codification of buildings shall be defined at the site level in acute care settings.</w:t>
      </w:r>
    </w:p>
    <w:p w14:paraId="2FF684C8" w14:textId="77777777" w:rsidR="00B11855" w:rsidRPr="00621E63" w:rsidRDefault="003D003E" w:rsidP="00CF5627">
      <w:pPr>
        <w:pStyle w:val="HL7Field"/>
      </w:pPr>
      <w:r w:rsidRPr="00621E63">
        <w:t>Component 8: Floor (IS), required but may be empty:</w:t>
      </w:r>
    </w:p>
    <w:p w14:paraId="1F50C992" w14:textId="7440ABEC"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floor where the person is located. After building, it is the most general person location designation.</w:t>
      </w:r>
    </w:p>
    <w:p w14:paraId="7951A281" w14:textId="70107F55"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308 does not suggest any values. The codification of floors shall be defined at the site level in acute care settings.</w:t>
      </w:r>
    </w:p>
    <w:p w14:paraId="4BD41F1B" w14:textId="77777777" w:rsidR="00B11855" w:rsidRPr="00621E63" w:rsidRDefault="003D003E" w:rsidP="00CF5627">
      <w:pPr>
        <w:pStyle w:val="HL7Field"/>
      </w:pPr>
      <w:r w:rsidRPr="00621E63">
        <w:t>Component 9: Location description (ST), required but may be empty:</w:t>
      </w:r>
    </w:p>
    <w:p w14:paraId="23BA2C8C" w14:textId="43F1D0CC"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describes the location in free text.</w:t>
      </w:r>
    </w:p>
    <w:p w14:paraId="384BB341" w14:textId="77777777" w:rsidR="00B11855" w:rsidRPr="00621E63" w:rsidRDefault="003D003E" w:rsidP="00CF5627">
      <w:pPr>
        <w:pStyle w:val="HL7Field"/>
      </w:pPr>
      <w:r w:rsidRPr="00621E63">
        <w:t>Component 10: Comprehensive Location Identifier (EI), required but may be empty:</w:t>
      </w:r>
    </w:p>
    <w:p w14:paraId="4B288786" w14:textId="2EE3F1C2"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The unique identifier that represents the physical location as a whole without regard for the individual components. This accommodates sites that may have a different method of defining physical units or who may code at a less granular level. For example, point of care, room, and bed may be 1 indivisible code.</w:t>
      </w:r>
    </w:p>
    <w:p w14:paraId="6CE40162" w14:textId="77777777" w:rsidR="00B11855" w:rsidRPr="00621E63" w:rsidRDefault="003D003E" w:rsidP="00CF5627">
      <w:pPr>
        <w:pStyle w:val="HL7Field"/>
      </w:pPr>
      <w:r w:rsidRPr="00621E63">
        <w:t>Component 11: Assigning Authority for Location (HD), required but may be empty:</w:t>
      </w:r>
    </w:p>
    <w:p w14:paraId="0216076A" w14:textId="2A3563D9"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 xml:space="preserve">definition: The entity that creates the data for the individual physical location components. If populated, it should be the authority for all components populated. Refer to </w:t>
      </w:r>
      <w:r w:rsidRPr="00621E63">
        <w:rPr>
          <w:noProof w:val="0"/>
        </w:rPr>
        <w:t>HL7</w:t>
      </w:r>
      <w:r w:rsidR="00995105" w:rsidRPr="00621E63">
        <w:rPr>
          <w:noProof w:val="0"/>
        </w:rPr>
        <w:t xml:space="preserve"> </w:t>
      </w:r>
      <w:r w:rsidR="003D003E" w:rsidRPr="00621E63">
        <w:rPr>
          <w:noProof w:val="0"/>
        </w:rPr>
        <w:t>User-defined Table 0363 - Assigning authority for suggested values for the first sub-component of the HD component, &lt;namespace ID&gt;.</w:t>
      </w:r>
    </w:p>
    <w:p w14:paraId="222715E5" w14:textId="5D443AC5" w:rsidR="00B11855" w:rsidRPr="00621E63" w:rsidRDefault="003D003E" w:rsidP="001466DF">
      <w:pPr>
        <w:pStyle w:val="HL7FieldIndent2"/>
        <w:rPr>
          <w:noProof w:val="0"/>
        </w:rPr>
      </w:pPr>
      <w:r w:rsidRPr="00621E63">
        <w:rPr>
          <w:noProof w:val="0"/>
        </w:rPr>
        <w:t xml:space="preserve">By site agreement, implementers may continue to use </w:t>
      </w:r>
      <w:r w:rsidR="006D613E" w:rsidRPr="00621E63">
        <w:rPr>
          <w:noProof w:val="0"/>
        </w:rPr>
        <w:t>HL7</w:t>
      </w:r>
      <w:r w:rsidR="00995105" w:rsidRPr="00621E63">
        <w:rPr>
          <w:noProof w:val="0"/>
        </w:rPr>
        <w:t xml:space="preserve"> </w:t>
      </w:r>
      <w:r w:rsidRPr="00621E63">
        <w:rPr>
          <w:noProof w:val="0"/>
        </w:rPr>
        <w:t>User-defined Table 0300 - Namespace ID for the first sub-component.</w:t>
      </w:r>
    </w:p>
    <w:p w14:paraId="507FC85C" w14:textId="3E708537" w:rsidR="00B11855" w:rsidRPr="00621E63" w:rsidRDefault="00D53FC4" w:rsidP="00D53FC4">
      <w:pPr>
        <w:pStyle w:val="Heading2"/>
        <w:numPr>
          <w:ilvl w:val="0"/>
          <w:numId w:val="0"/>
        </w:numPr>
        <w:rPr>
          <w:noProof w:val="0"/>
        </w:rPr>
        <w:pPrChange w:id="2498" w:author="Mary Jungers" w:date="2019-11-13T19:08:00Z">
          <w:pPr>
            <w:pStyle w:val="AppendixHeading2"/>
          </w:pPr>
        </w:pPrChange>
      </w:pPr>
      <w:bookmarkStart w:id="2499" w:name="_Toc401769879"/>
      <w:bookmarkStart w:id="2500" w:name="_Toc24650541"/>
      <w:ins w:id="2501" w:author="Mary Jungers" w:date="2019-11-13T19:08:00Z">
        <w:r w:rsidRPr="00621E63">
          <w:rPr>
            <w:noProof w:val="0"/>
          </w:rPr>
          <w:t xml:space="preserve">C.8 </w:t>
        </w:r>
      </w:ins>
      <w:r w:rsidR="003D003E" w:rsidRPr="00621E63">
        <w:rPr>
          <w:noProof w:val="0"/>
        </w:rPr>
        <w:t>XPN Data Type</w:t>
      </w:r>
      <w:bookmarkEnd w:id="2499"/>
      <w:bookmarkEnd w:id="2500"/>
    </w:p>
    <w:p w14:paraId="2DBDDAD0" w14:textId="77777777" w:rsidR="00B11855" w:rsidRPr="00621E63" w:rsidRDefault="003D003E" w:rsidP="00CF5627">
      <w:pPr>
        <w:pStyle w:val="TableTitle"/>
      </w:pPr>
      <w:r w:rsidRPr="00621E63">
        <w:t>Table C.8-1: XPN-Extended Person Name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0FAE3711" w14:textId="77777777" w:rsidTr="00A92110">
        <w:trPr>
          <w:cantSplit/>
          <w:tblHeader/>
          <w:jc w:val="center"/>
        </w:trPr>
        <w:tc>
          <w:tcPr>
            <w:tcW w:w="783" w:type="dxa"/>
            <w:shd w:val="clear" w:color="auto" w:fill="D9D9D9"/>
          </w:tcPr>
          <w:p w14:paraId="67801A41" w14:textId="77777777" w:rsidR="00B11855" w:rsidRPr="00621E63" w:rsidRDefault="003D003E" w:rsidP="00DC2467">
            <w:pPr>
              <w:pStyle w:val="TableEntryHeader"/>
            </w:pPr>
            <w:r w:rsidRPr="00621E63">
              <w:t>SEQ</w:t>
            </w:r>
          </w:p>
        </w:tc>
        <w:tc>
          <w:tcPr>
            <w:tcW w:w="764" w:type="dxa"/>
            <w:shd w:val="clear" w:color="auto" w:fill="D9D9D9"/>
          </w:tcPr>
          <w:p w14:paraId="387C0E66" w14:textId="77777777" w:rsidR="00B11855" w:rsidRPr="00621E63" w:rsidRDefault="003D003E" w:rsidP="00DC2467">
            <w:pPr>
              <w:pStyle w:val="TableEntryHeader"/>
            </w:pPr>
            <w:r w:rsidRPr="00621E63">
              <w:t>LEN</w:t>
            </w:r>
          </w:p>
        </w:tc>
        <w:tc>
          <w:tcPr>
            <w:tcW w:w="760" w:type="dxa"/>
            <w:shd w:val="clear" w:color="auto" w:fill="D9D9D9"/>
          </w:tcPr>
          <w:p w14:paraId="0A413048" w14:textId="77777777" w:rsidR="00B11855" w:rsidRPr="00621E63" w:rsidRDefault="003D003E" w:rsidP="00DC2467">
            <w:pPr>
              <w:pStyle w:val="TableEntryHeader"/>
            </w:pPr>
            <w:r w:rsidRPr="00621E63">
              <w:t>DT</w:t>
            </w:r>
          </w:p>
        </w:tc>
        <w:tc>
          <w:tcPr>
            <w:tcW w:w="961" w:type="dxa"/>
            <w:shd w:val="clear" w:color="auto" w:fill="D9D9D9"/>
          </w:tcPr>
          <w:p w14:paraId="01E5E9BD" w14:textId="77777777" w:rsidR="00B11855" w:rsidRPr="00621E63" w:rsidRDefault="003D003E" w:rsidP="00DC2467">
            <w:pPr>
              <w:pStyle w:val="TableEntryHeader"/>
            </w:pPr>
            <w:r w:rsidRPr="00621E63">
              <w:t>Usage</w:t>
            </w:r>
          </w:p>
        </w:tc>
        <w:tc>
          <w:tcPr>
            <w:tcW w:w="1316" w:type="dxa"/>
            <w:shd w:val="clear" w:color="auto" w:fill="D9D9D9"/>
          </w:tcPr>
          <w:p w14:paraId="6C44B83F" w14:textId="77777777" w:rsidR="00B11855" w:rsidRPr="00621E63" w:rsidRDefault="003D003E" w:rsidP="00DC2467">
            <w:pPr>
              <w:pStyle w:val="TableEntryHeader"/>
            </w:pPr>
            <w:r w:rsidRPr="00621E63">
              <w:t>Card.</w:t>
            </w:r>
          </w:p>
        </w:tc>
        <w:tc>
          <w:tcPr>
            <w:tcW w:w="861" w:type="dxa"/>
            <w:shd w:val="clear" w:color="auto" w:fill="D9D9D9"/>
          </w:tcPr>
          <w:p w14:paraId="235D38C2" w14:textId="77777777" w:rsidR="00B11855" w:rsidRPr="00621E63" w:rsidRDefault="003D003E" w:rsidP="00DC2467">
            <w:pPr>
              <w:pStyle w:val="TableEntryHeader"/>
            </w:pPr>
            <w:r w:rsidRPr="00621E63">
              <w:t>TBL#</w:t>
            </w:r>
          </w:p>
        </w:tc>
        <w:tc>
          <w:tcPr>
            <w:tcW w:w="2834" w:type="dxa"/>
            <w:shd w:val="clear" w:color="auto" w:fill="D9D9D9"/>
          </w:tcPr>
          <w:p w14:paraId="4A573C39" w14:textId="77777777" w:rsidR="00B11855" w:rsidRPr="00621E63" w:rsidRDefault="003D003E" w:rsidP="00DC2467">
            <w:pPr>
              <w:pStyle w:val="TableEntryHeader"/>
            </w:pPr>
            <w:r w:rsidRPr="00621E63">
              <w:t>Component name</w:t>
            </w:r>
          </w:p>
        </w:tc>
      </w:tr>
      <w:tr w:rsidR="00C40FD5" w:rsidRPr="00621E63" w14:paraId="6669E507" w14:textId="77777777" w:rsidTr="006C0E8E">
        <w:trPr>
          <w:cantSplit/>
          <w:jc w:val="center"/>
        </w:trPr>
        <w:tc>
          <w:tcPr>
            <w:tcW w:w="783" w:type="dxa"/>
            <w:shd w:val="clear" w:color="auto" w:fill="auto"/>
          </w:tcPr>
          <w:p w14:paraId="29835148" w14:textId="77777777" w:rsidR="00B11855" w:rsidRPr="00621E63" w:rsidRDefault="003D003E" w:rsidP="00DC2467">
            <w:pPr>
              <w:pStyle w:val="TableEntry"/>
            </w:pPr>
            <w:r w:rsidRPr="00621E63">
              <w:t>1</w:t>
            </w:r>
          </w:p>
        </w:tc>
        <w:tc>
          <w:tcPr>
            <w:tcW w:w="764" w:type="dxa"/>
            <w:shd w:val="clear" w:color="auto" w:fill="auto"/>
          </w:tcPr>
          <w:p w14:paraId="2DD20349" w14:textId="77777777" w:rsidR="00B11855" w:rsidRPr="00621E63" w:rsidRDefault="003D003E" w:rsidP="00DC2467">
            <w:pPr>
              <w:pStyle w:val="TableEntry"/>
            </w:pPr>
            <w:r w:rsidRPr="00621E63">
              <w:t>194</w:t>
            </w:r>
          </w:p>
        </w:tc>
        <w:tc>
          <w:tcPr>
            <w:tcW w:w="760" w:type="dxa"/>
            <w:shd w:val="clear" w:color="auto" w:fill="auto"/>
          </w:tcPr>
          <w:p w14:paraId="6CD4CFF9" w14:textId="77777777" w:rsidR="00B11855" w:rsidRPr="00621E63" w:rsidRDefault="003D003E" w:rsidP="00DC2467">
            <w:pPr>
              <w:pStyle w:val="TableEntry"/>
            </w:pPr>
            <w:r w:rsidRPr="00621E63">
              <w:t>FN</w:t>
            </w:r>
          </w:p>
        </w:tc>
        <w:tc>
          <w:tcPr>
            <w:tcW w:w="961" w:type="dxa"/>
            <w:shd w:val="clear" w:color="auto" w:fill="auto"/>
          </w:tcPr>
          <w:p w14:paraId="3B3B7619" w14:textId="77777777" w:rsidR="00B11855" w:rsidRPr="00621E63" w:rsidRDefault="003D003E" w:rsidP="00DC2467">
            <w:pPr>
              <w:pStyle w:val="TableEntry"/>
            </w:pPr>
            <w:r w:rsidRPr="00621E63">
              <w:t>RE</w:t>
            </w:r>
          </w:p>
        </w:tc>
        <w:tc>
          <w:tcPr>
            <w:tcW w:w="1316" w:type="dxa"/>
            <w:shd w:val="clear" w:color="auto" w:fill="auto"/>
          </w:tcPr>
          <w:p w14:paraId="732E739F" w14:textId="77777777" w:rsidR="00B11855" w:rsidRPr="00621E63" w:rsidRDefault="003D003E" w:rsidP="00DC2467">
            <w:pPr>
              <w:pStyle w:val="TableEntry"/>
            </w:pPr>
            <w:r w:rsidRPr="00621E63">
              <w:t>[0..1]</w:t>
            </w:r>
          </w:p>
        </w:tc>
        <w:tc>
          <w:tcPr>
            <w:tcW w:w="861" w:type="dxa"/>
            <w:shd w:val="clear" w:color="auto" w:fill="auto"/>
          </w:tcPr>
          <w:p w14:paraId="58169318" w14:textId="77777777" w:rsidR="00B11855" w:rsidRPr="00621E63" w:rsidRDefault="00B11855" w:rsidP="00DC2467">
            <w:pPr>
              <w:pStyle w:val="TableEntry"/>
            </w:pPr>
          </w:p>
        </w:tc>
        <w:tc>
          <w:tcPr>
            <w:tcW w:w="2834" w:type="dxa"/>
            <w:shd w:val="clear" w:color="auto" w:fill="auto"/>
          </w:tcPr>
          <w:p w14:paraId="7515F521" w14:textId="77777777" w:rsidR="00B11855" w:rsidRPr="00621E63" w:rsidRDefault="003D003E" w:rsidP="00DC2467">
            <w:pPr>
              <w:pStyle w:val="TableEntry"/>
            </w:pPr>
            <w:r w:rsidRPr="00621E63">
              <w:t>Family Name</w:t>
            </w:r>
          </w:p>
        </w:tc>
      </w:tr>
      <w:tr w:rsidR="00C40FD5" w:rsidRPr="00621E63" w14:paraId="571197AA" w14:textId="77777777" w:rsidTr="006C0E8E">
        <w:trPr>
          <w:cantSplit/>
          <w:jc w:val="center"/>
        </w:trPr>
        <w:tc>
          <w:tcPr>
            <w:tcW w:w="783" w:type="dxa"/>
            <w:shd w:val="clear" w:color="auto" w:fill="auto"/>
          </w:tcPr>
          <w:p w14:paraId="07842912" w14:textId="77777777" w:rsidR="00B11855" w:rsidRPr="00621E63" w:rsidRDefault="003D003E" w:rsidP="00DC2467">
            <w:pPr>
              <w:pStyle w:val="TableEntry"/>
            </w:pPr>
            <w:r w:rsidRPr="00621E63">
              <w:t>2</w:t>
            </w:r>
          </w:p>
        </w:tc>
        <w:tc>
          <w:tcPr>
            <w:tcW w:w="764" w:type="dxa"/>
            <w:shd w:val="clear" w:color="auto" w:fill="auto"/>
          </w:tcPr>
          <w:p w14:paraId="74283DC0" w14:textId="77777777" w:rsidR="00B11855" w:rsidRPr="00621E63" w:rsidRDefault="003D003E" w:rsidP="00DC2467">
            <w:pPr>
              <w:pStyle w:val="TableEntry"/>
            </w:pPr>
            <w:r w:rsidRPr="00621E63">
              <w:t>30</w:t>
            </w:r>
          </w:p>
        </w:tc>
        <w:tc>
          <w:tcPr>
            <w:tcW w:w="760" w:type="dxa"/>
            <w:shd w:val="clear" w:color="auto" w:fill="auto"/>
          </w:tcPr>
          <w:p w14:paraId="46D5E104" w14:textId="77777777" w:rsidR="00B11855" w:rsidRPr="00621E63" w:rsidRDefault="003D003E" w:rsidP="00DC2467">
            <w:pPr>
              <w:pStyle w:val="TableEntry"/>
            </w:pPr>
            <w:r w:rsidRPr="00621E63">
              <w:t>ST</w:t>
            </w:r>
          </w:p>
        </w:tc>
        <w:tc>
          <w:tcPr>
            <w:tcW w:w="961" w:type="dxa"/>
            <w:shd w:val="clear" w:color="auto" w:fill="auto"/>
          </w:tcPr>
          <w:p w14:paraId="16263072" w14:textId="77777777" w:rsidR="00B11855" w:rsidRPr="00621E63" w:rsidRDefault="003D003E" w:rsidP="00DC2467">
            <w:pPr>
              <w:pStyle w:val="TableEntry"/>
            </w:pPr>
            <w:r w:rsidRPr="00621E63">
              <w:t>RE</w:t>
            </w:r>
          </w:p>
        </w:tc>
        <w:tc>
          <w:tcPr>
            <w:tcW w:w="1316" w:type="dxa"/>
            <w:shd w:val="clear" w:color="auto" w:fill="auto"/>
          </w:tcPr>
          <w:p w14:paraId="521D3EA9" w14:textId="77777777" w:rsidR="00B11855" w:rsidRPr="00621E63" w:rsidRDefault="003D003E" w:rsidP="00DC2467">
            <w:pPr>
              <w:pStyle w:val="TableEntry"/>
            </w:pPr>
            <w:r w:rsidRPr="00621E63">
              <w:t>[0..1]</w:t>
            </w:r>
          </w:p>
        </w:tc>
        <w:tc>
          <w:tcPr>
            <w:tcW w:w="861" w:type="dxa"/>
            <w:shd w:val="clear" w:color="auto" w:fill="auto"/>
          </w:tcPr>
          <w:p w14:paraId="46F9AA8B" w14:textId="77777777" w:rsidR="00B11855" w:rsidRPr="00621E63" w:rsidRDefault="00B11855" w:rsidP="00DC2467">
            <w:pPr>
              <w:pStyle w:val="TableEntry"/>
            </w:pPr>
          </w:p>
        </w:tc>
        <w:tc>
          <w:tcPr>
            <w:tcW w:w="2834" w:type="dxa"/>
            <w:shd w:val="clear" w:color="auto" w:fill="auto"/>
          </w:tcPr>
          <w:p w14:paraId="73106578" w14:textId="77777777" w:rsidR="00B11855" w:rsidRPr="00621E63" w:rsidRDefault="003D003E" w:rsidP="00DC2467">
            <w:pPr>
              <w:pStyle w:val="TableEntry"/>
            </w:pPr>
            <w:r w:rsidRPr="00621E63">
              <w:t>Given Name</w:t>
            </w:r>
          </w:p>
        </w:tc>
      </w:tr>
      <w:tr w:rsidR="00C40FD5" w:rsidRPr="00621E63" w14:paraId="559B1AA8" w14:textId="77777777" w:rsidTr="006C0E8E">
        <w:trPr>
          <w:cantSplit/>
          <w:jc w:val="center"/>
        </w:trPr>
        <w:tc>
          <w:tcPr>
            <w:tcW w:w="783" w:type="dxa"/>
            <w:shd w:val="clear" w:color="auto" w:fill="auto"/>
          </w:tcPr>
          <w:p w14:paraId="58F44453" w14:textId="77777777" w:rsidR="00B11855" w:rsidRPr="00621E63" w:rsidRDefault="003D003E" w:rsidP="00DC2467">
            <w:pPr>
              <w:pStyle w:val="TableEntry"/>
            </w:pPr>
            <w:r w:rsidRPr="00621E63">
              <w:t>3</w:t>
            </w:r>
          </w:p>
        </w:tc>
        <w:tc>
          <w:tcPr>
            <w:tcW w:w="764" w:type="dxa"/>
            <w:shd w:val="clear" w:color="auto" w:fill="auto"/>
          </w:tcPr>
          <w:p w14:paraId="2DEE0FC0" w14:textId="77777777" w:rsidR="00B11855" w:rsidRPr="00621E63" w:rsidRDefault="003D003E" w:rsidP="00DC2467">
            <w:pPr>
              <w:pStyle w:val="TableEntry"/>
            </w:pPr>
            <w:r w:rsidRPr="00621E63">
              <w:t>30</w:t>
            </w:r>
          </w:p>
        </w:tc>
        <w:tc>
          <w:tcPr>
            <w:tcW w:w="760" w:type="dxa"/>
            <w:shd w:val="clear" w:color="auto" w:fill="auto"/>
          </w:tcPr>
          <w:p w14:paraId="20DF0C4C" w14:textId="77777777" w:rsidR="00B11855" w:rsidRPr="00621E63" w:rsidRDefault="003D003E" w:rsidP="00DC2467">
            <w:pPr>
              <w:pStyle w:val="TableEntry"/>
            </w:pPr>
            <w:r w:rsidRPr="00621E63">
              <w:t>ST</w:t>
            </w:r>
          </w:p>
        </w:tc>
        <w:tc>
          <w:tcPr>
            <w:tcW w:w="961" w:type="dxa"/>
            <w:shd w:val="clear" w:color="auto" w:fill="auto"/>
          </w:tcPr>
          <w:p w14:paraId="27E78764" w14:textId="77777777" w:rsidR="00B11855" w:rsidRPr="00621E63" w:rsidRDefault="003D003E" w:rsidP="00DC2467">
            <w:pPr>
              <w:pStyle w:val="TableEntry"/>
            </w:pPr>
            <w:r w:rsidRPr="00621E63">
              <w:t>RE</w:t>
            </w:r>
          </w:p>
        </w:tc>
        <w:tc>
          <w:tcPr>
            <w:tcW w:w="1316" w:type="dxa"/>
            <w:shd w:val="clear" w:color="auto" w:fill="auto"/>
          </w:tcPr>
          <w:p w14:paraId="7841E19D" w14:textId="77777777" w:rsidR="00B11855" w:rsidRPr="00621E63" w:rsidRDefault="003D003E" w:rsidP="00DC2467">
            <w:pPr>
              <w:pStyle w:val="TableEntry"/>
            </w:pPr>
            <w:r w:rsidRPr="00621E63">
              <w:t>[0..1]</w:t>
            </w:r>
          </w:p>
        </w:tc>
        <w:tc>
          <w:tcPr>
            <w:tcW w:w="861" w:type="dxa"/>
            <w:shd w:val="clear" w:color="auto" w:fill="auto"/>
          </w:tcPr>
          <w:p w14:paraId="12793F85" w14:textId="77777777" w:rsidR="00B11855" w:rsidRPr="00621E63" w:rsidRDefault="00B11855" w:rsidP="00DC2467">
            <w:pPr>
              <w:pStyle w:val="TableEntry"/>
            </w:pPr>
          </w:p>
        </w:tc>
        <w:tc>
          <w:tcPr>
            <w:tcW w:w="2834" w:type="dxa"/>
            <w:shd w:val="clear" w:color="auto" w:fill="auto"/>
          </w:tcPr>
          <w:p w14:paraId="508691FB" w14:textId="77777777" w:rsidR="00B11855" w:rsidRPr="00621E63" w:rsidRDefault="003D003E" w:rsidP="00DC2467">
            <w:pPr>
              <w:pStyle w:val="TableEntry"/>
            </w:pPr>
            <w:r w:rsidRPr="00621E63">
              <w:t>Second and Further Given Names or Initials Thereof</w:t>
            </w:r>
          </w:p>
        </w:tc>
      </w:tr>
      <w:tr w:rsidR="00C40FD5" w:rsidRPr="00621E63" w14:paraId="05BB478C" w14:textId="77777777" w:rsidTr="006C0E8E">
        <w:trPr>
          <w:cantSplit/>
          <w:jc w:val="center"/>
        </w:trPr>
        <w:tc>
          <w:tcPr>
            <w:tcW w:w="783" w:type="dxa"/>
            <w:shd w:val="clear" w:color="auto" w:fill="auto"/>
          </w:tcPr>
          <w:p w14:paraId="3A5A7C05" w14:textId="77777777" w:rsidR="00B11855" w:rsidRPr="00621E63" w:rsidRDefault="003D003E" w:rsidP="00DC2467">
            <w:pPr>
              <w:pStyle w:val="TableEntry"/>
            </w:pPr>
            <w:r w:rsidRPr="00621E63">
              <w:t>4</w:t>
            </w:r>
          </w:p>
        </w:tc>
        <w:tc>
          <w:tcPr>
            <w:tcW w:w="764" w:type="dxa"/>
            <w:shd w:val="clear" w:color="auto" w:fill="auto"/>
          </w:tcPr>
          <w:p w14:paraId="3C548F41" w14:textId="77777777" w:rsidR="00B11855" w:rsidRPr="00621E63" w:rsidRDefault="003D003E" w:rsidP="00DC2467">
            <w:pPr>
              <w:pStyle w:val="TableEntry"/>
            </w:pPr>
            <w:r w:rsidRPr="00621E63">
              <w:t>20</w:t>
            </w:r>
          </w:p>
        </w:tc>
        <w:tc>
          <w:tcPr>
            <w:tcW w:w="760" w:type="dxa"/>
            <w:shd w:val="clear" w:color="auto" w:fill="auto"/>
          </w:tcPr>
          <w:p w14:paraId="13087660" w14:textId="77777777" w:rsidR="00B11855" w:rsidRPr="00621E63" w:rsidRDefault="003D003E" w:rsidP="00DC2467">
            <w:pPr>
              <w:pStyle w:val="TableEntry"/>
            </w:pPr>
            <w:r w:rsidRPr="00621E63">
              <w:t>ST</w:t>
            </w:r>
          </w:p>
        </w:tc>
        <w:tc>
          <w:tcPr>
            <w:tcW w:w="961" w:type="dxa"/>
            <w:shd w:val="clear" w:color="auto" w:fill="auto"/>
          </w:tcPr>
          <w:p w14:paraId="46B1F879" w14:textId="77777777" w:rsidR="00B11855" w:rsidRPr="00621E63" w:rsidRDefault="003D003E" w:rsidP="00DC2467">
            <w:pPr>
              <w:pStyle w:val="TableEntry"/>
            </w:pPr>
            <w:r w:rsidRPr="00621E63">
              <w:t>RE</w:t>
            </w:r>
          </w:p>
        </w:tc>
        <w:tc>
          <w:tcPr>
            <w:tcW w:w="1316" w:type="dxa"/>
            <w:shd w:val="clear" w:color="auto" w:fill="auto"/>
          </w:tcPr>
          <w:p w14:paraId="34960B41" w14:textId="77777777" w:rsidR="00B11855" w:rsidRPr="00621E63" w:rsidRDefault="003D003E" w:rsidP="00DC2467">
            <w:pPr>
              <w:pStyle w:val="TableEntry"/>
            </w:pPr>
            <w:r w:rsidRPr="00621E63">
              <w:t>[0..1]</w:t>
            </w:r>
          </w:p>
        </w:tc>
        <w:tc>
          <w:tcPr>
            <w:tcW w:w="861" w:type="dxa"/>
            <w:shd w:val="clear" w:color="auto" w:fill="auto"/>
          </w:tcPr>
          <w:p w14:paraId="7B3A9985" w14:textId="77777777" w:rsidR="00B11855" w:rsidRPr="00621E63" w:rsidRDefault="00B11855" w:rsidP="00DC2467">
            <w:pPr>
              <w:pStyle w:val="TableEntry"/>
            </w:pPr>
          </w:p>
        </w:tc>
        <w:tc>
          <w:tcPr>
            <w:tcW w:w="2834" w:type="dxa"/>
            <w:shd w:val="clear" w:color="auto" w:fill="auto"/>
          </w:tcPr>
          <w:p w14:paraId="12208C83" w14:textId="77777777" w:rsidR="00B11855" w:rsidRPr="00621E63" w:rsidRDefault="003D003E" w:rsidP="00DC2467">
            <w:pPr>
              <w:pStyle w:val="TableEntry"/>
            </w:pPr>
            <w:r w:rsidRPr="00621E63">
              <w:t>Suffix (e.g., JR or III)</w:t>
            </w:r>
          </w:p>
        </w:tc>
      </w:tr>
      <w:tr w:rsidR="00C40FD5" w:rsidRPr="00621E63" w14:paraId="6D57865E" w14:textId="77777777" w:rsidTr="006C0E8E">
        <w:trPr>
          <w:cantSplit/>
          <w:jc w:val="center"/>
        </w:trPr>
        <w:tc>
          <w:tcPr>
            <w:tcW w:w="783" w:type="dxa"/>
            <w:shd w:val="clear" w:color="auto" w:fill="auto"/>
          </w:tcPr>
          <w:p w14:paraId="7CB4840C" w14:textId="77777777" w:rsidR="00B11855" w:rsidRPr="00621E63" w:rsidRDefault="003D003E" w:rsidP="00DC2467">
            <w:pPr>
              <w:pStyle w:val="TableEntry"/>
            </w:pPr>
            <w:r w:rsidRPr="00621E63">
              <w:t>5</w:t>
            </w:r>
          </w:p>
        </w:tc>
        <w:tc>
          <w:tcPr>
            <w:tcW w:w="764" w:type="dxa"/>
            <w:shd w:val="clear" w:color="auto" w:fill="auto"/>
          </w:tcPr>
          <w:p w14:paraId="343AB76C" w14:textId="77777777" w:rsidR="00B11855" w:rsidRPr="00621E63" w:rsidRDefault="003D003E" w:rsidP="00DC2467">
            <w:pPr>
              <w:pStyle w:val="TableEntry"/>
            </w:pPr>
            <w:r w:rsidRPr="00621E63">
              <w:t>20</w:t>
            </w:r>
          </w:p>
        </w:tc>
        <w:tc>
          <w:tcPr>
            <w:tcW w:w="760" w:type="dxa"/>
            <w:shd w:val="clear" w:color="auto" w:fill="auto"/>
          </w:tcPr>
          <w:p w14:paraId="4B9B75D6" w14:textId="77777777" w:rsidR="00B11855" w:rsidRPr="00621E63" w:rsidRDefault="003D003E" w:rsidP="00DC2467">
            <w:pPr>
              <w:pStyle w:val="TableEntry"/>
            </w:pPr>
            <w:r w:rsidRPr="00621E63">
              <w:t>ST</w:t>
            </w:r>
          </w:p>
        </w:tc>
        <w:tc>
          <w:tcPr>
            <w:tcW w:w="961" w:type="dxa"/>
            <w:shd w:val="clear" w:color="auto" w:fill="auto"/>
          </w:tcPr>
          <w:p w14:paraId="26047726" w14:textId="77777777" w:rsidR="00B11855" w:rsidRPr="00621E63" w:rsidRDefault="003D003E" w:rsidP="00DC2467">
            <w:pPr>
              <w:pStyle w:val="TableEntry"/>
            </w:pPr>
            <w:r w:rsidRPr="00621E63">
              <w:t>RE</w:t>
            </w:r>
          </w:p>
        </w:tc>
        <w:tc>
          <w:tcPr>
            <w:tcW w:w="1316" w:type="dxa"/>
            <w:shd w:val="clear" w:color="auto" w:fill="auto"/>
          </w:tcPr>
          <w:p w14:paraId="145BAF92" w14:textId="77777777" w:rsidR="00B11855" w:rsidRPr="00621E63" w:rsidRDefault="003D003E" w:rsidP="00DC2467">
            <w:pPr>
              <w:pStyle w:val="TableEntry"/>
            </w:pPr>
            <w:r w:rsidRPr="00621E63">
              <w:t>[0..1]</w:t>
            </w:r>
          </w:p>
        </w:tc>
        <w:tc>
          <w:tcPr>
            <w:tcW w:w="861" w:type="dxa"/>
            <w:shd w:val="clear" w:color="auto" w:fill="auto"/>
          </w:tcPr>
          <w:p w14:paraId="1C6B2173" w14:textId="77777777" w:rsidR="00B11855" w:rsidRPr="00621E63" w:rsidRDefault="00B11855" w:rsidP="00DC2467">
            <w:pPr>
              <w:pStyle w:val="TableEntry"/>
            </w:pPr>
          </w:p>
        </w:tc>
        <w:tc>
          <w:tcPr>
            <w:tcW w:w="2834" w:type="dxa"/>
            <w:shd w:val="clear" w:color="auto" w:fill="auto"/>
          </w:tcPr>
          <w:p w14:paraId="54EEEF19" w14:textId="77777777" w:rsidR="00B11855" w:rsidRPr="00621E63" w:rsidRDefault="003D003E" w:rsidP="00DC2467">
            <w:pPr>
              <w:pStyle w:val="TableEntry"/>
            </w:pPr>
            <w:r w:rsidRPr="00621E63">
              <w:t>Prefix (e.g., DR)</w:t>
            </w:r>
          </w:p>
        </w:tc>
      </w:tr>
      <w:tr w:rsidR="00C40FD5" w:rsidRPr="00621E63" w14:paraId="214E62A3" w14:textId="77777777" w:rsidTr="006C0E8E">
        <w:trPr>
          <w:cantSplit/>
          <w:jc w:val="center"/>
        </w:trPr>
        <w:tc>
          <w:tcPr>
            <w:tcW w:w="783" w:type="dxa"/>
            <w:shd w:val="clear" w:color="auto" w:fill="auto"/>
          </w:tcPr>
          <w:p w14:paraId="51CAC0C1" w14:textId="77777777" w:rsidR="00B11855" w:rsidRPr="00621E63" w:rsidRDefault="003D003E" w:rsidP="00DC2467">
            <w:pPr>
              <w:pStyle w:val="TableEntry"/>
            </w:pPr>
            <w:r w:rsidRPr="00621E63">
              <w:t>6</w:t>
            </w:r>
          </w:p>
        </w:tc>
        <w:tc>
          <w:tcPr>
            <w:tcW w:w="764" w:type="dxa"/>
            <w:shd w:val="clear" w:color="auto" w:fill="auto"/>
          </w:tcPr>
          <w:p w14:paraId="6A5188A6" w14:textId="77777777" w:rsidR="00B11855" w:rsidRPr="00621E63" w:rsidRDefault="003D003E" w:rsidP="00DC2467">
            <w:pPr>
              <w:pStyle w:val="TableEntry"/>
            </w:pPr>
            <w:r w:rsidRPr="00621E63">
              <w:t>6</w:t>
            </w:r>
          </w:p>
        </w:tc>
        <w:tc>
          <w:tcPr>
            <w:tcW w:w="760" w:type="dxa"/>
            <w:shd w:val="clear" w:color="auto" w:fill="auto"/>
          </w:tcPr>
          <w:p w14:paraId="54F42EA8" w14:textId="77777777" w:rsidR="00B11855" w:rsidRPr="00621E63" w:rsidRDefault="003D003E" w:rsidP="00DC2467">
            <w:pPr>
              <w:pStyle w:val="TableEntry"/>
            </w:pPr>
            <w:r w:rsidRPr="00621E63">
              <w:t>IS</w:t>
            </w:r>
          </w:p>
        </w:tc>
        <w:tc>
          <w:tcPr>
            <w:tcW w:w="961" w:type="dxa"/>
            <w:shd w:val="clear" w:color="auto" w:fill="auto"/>
          </w:tcPr>
          <w:p w14:paraId="36AEC184" w14:textId="77777777" w:rsidR="00B11855" w:rsidRPr="00621E63" w:rsidRDefault="003D003E" w:rsidP="00DC2467">
            <w:pPr>
              <w:pStyle w:val="TableEntry"/>
            </w:pPr>
            <w:r w:rsidRPr="00621E63">
              <w:t>X</w:t>
            </w:r>
          </w:p>
        </w:tc>
        <w:tc>
          <w:tcPr>
            <w:tcW w:w="1316" w:type="dxa"/>
            <w:shd w:val="clear" w:color="auto" w:fill="auto"/>
          </w:tcPr>
          <w:p w14:paraId="6942C0AA" w14:textId="77777777" w:rsidR="00B11855" w:rsidRPr="00621E63" w:rsidRDefault="003D003E" w:rsidP="00DC2467">
            <w:pPr>
              <w:pStyle w:val="TableEntry"/>
            </w:pPr>
            <w:r w:rsidRPr="00621E63">
              <w:t>[0..0]</w:t>
            </w:r>
          </w:p>
        </w:tc>
        <w:tc>
          <w:tcPr>
            <w:tcW w:w="861" w:type="dxa"/>
            <w:shd w:val="clear" w:color="auto" w:fill="auto"/>
          </w:tcPr>
          <w:p w14:paraId="40E6202F" w14:textId="77777777" w:rsidR="00B11855" w:rsidRPr="00621E63" w:rsidRDefault="003D003E" w:rsidP="00DC2467">
            <w:pPr>
              <w:pStyle w:val="TableEntry"/>
            </w:pPr>
            <w:r w:rsidRPr="00621E63">
              <w:t>0360</w:t>
            </w:r>
          </w:p>
        </w:tc>
        <w:tc>
          <w:tcPr>
            <w:tcW w:w="2834" w:type="dxa"/>
            <w:shd w:val="clear" w:color="auto" w:fill="auto"/>
          </w:tcPr>
          <w:p w14:paraId="576D9087" w14:textId="77777777" w:rsidR="00B11855" w:rsidRPr="00621E63" w:rsidRDefault="003D003E" w:rsidP="00DC2467">
            <w:pPr>
              <w:pStyle w:val="TableEntry"/>
            </w:pPr>
            <w:r w:rsidRPr="00621E63">
              <w:t>Degree (e.g., MD)</w:t>
            </w:r>
          </w:p>
        </w:tc>
      </w:tr>
      <w:tr w:rsidR="00C40FD5" w:rsidRPr="00621E63" w14:paraId="1B25F8A0" w14:textId="77777777" w:rsidTr="006C0E8E">
        <w:trPr>
          <w:cantSplit/>
          <w:jc w:val="center"/>
        </w:trPr>
        <w:tc>
          <w:tcPr>
            <w:tcW w:w="783" w:type="dxa"/>
            <w:shd w:val="clear" w:color="auto" w:fill="auto"/>
          </w:tcPr>
          <w:p w14:paraId="572AC7A7" w14:textId="77777777" w:rsidR="00B11855" w:rsidRPr="00621E63" w:rsidRDefault="003D003E" w:rsidP="00DC2467">
            <w:pPr>
              <w:pStyle w:val="TableEntry"/>
            </w:pPr>
            <w:r w:rsidRPr="00621E63">
              <w:t>7</w:t>
            </w:r>
          </w:p>
        </w:tc>
        <w:tc>
          <w:tcPr>
            <w:tcW w:w="764" w:type="dxa"/>
            <w:shd w:val="clear" w:color="auto" w:fill="auto"/>
          </w:tcPr>
          <w:p w14:paraId="1F3A339A" w14:textId="77777777" w:rsidR="00B11855" w:rsidRPr="00621E63" w:rsidRDefault="003D003E" w:rsidP="00DC2467">
            <w:pPr>
              <w:pStyle w:val="TableEntry"/>
            </w:pPr>
            <w:r w:rsidRPr="00621E63">
              <w:t>1</w:t>
            </w:r>
          </w:p>
        </w:tc>
        <w:tc>
          <w:tcPr>
            <w:tcW w:w="760" w:type="dxa"/>
            <w:shd w:val="clear" w:color="auto" w:fill="auto"/>
          </w:tcPr>
          <w:p w14:paraId="16DA5DEF" w14:textId="77777777" w:rsidR="00B11855" w:rsidRPr="00621E63" w:rsidRDefault="003D003E" w:rsidP="00DC2467">
            <w:pPr>
              <w:pStyle w:val="TableEntry"/>
            </w:pPr>
            <w:r w:rsidRPr="00621E63">
              <w:t>ID</w:t>
            </w:r>
          </w:p>
        </w:tc>
        <w:tc>
          <w:tcPr>
            <w:tcW w:w="961" w:type="dxa"/>
            <w:shd w:val="clear" w:color="auto" w:fill="auto"/>
          </w:tcPr>
          <w:p w14:paraId="52525C23" w14:textId="77777777" w:rsidR="00B11855" w:rsidRPr="00621E63" w:rsidRDefault="003D003E" w:rsidP="00DC2467">
            <w:pPr>
              <w:pStyle w:val="TableEntry"/>
            </w:pPr>
            <w:r w:rsidRPr="00621E63">
              <w:t>R</w:t>
            </w:r>
          </w:p>
        </w:tc>
        <w:tc>
          <w:tcPr>
            <w:tcW w:w="1316" w:type="dxa"/>
            <w:shd w:val="clear" w:color="auto" w:fill="auto"/>
          </w:tcPr>
          <w:p w14:paraId="3CA57B0A" w14:textId="77777777" w:rsidR="00B11855" w:rsidRPr="00621E63" w:rsidRDefault="003D003E" w:rsidP="00DC2467">
            <w:pPr>
              <w:pStyle w:val="TableEntry"/>
            </w:pPr>
            <w:r w:rsidRPr="00621E63">
              <w:t>[1..1]</w:t>
            </w:r>
          </w:p>
        </w:tc>
        <w:tc>
          <w:tcPr>
            <w:tcW w:w="861" w:type="dxa"/>
            <w:shd w:val="clear" w:color="auto" w:fill="auto"/>
          </w:tcPr>
          <w:p w14:paraId="336DFDAF" w14:textId="77777777" w:rsidR="00B11855" w:rsidRPr="00621E63" w:rsidRDefault="003D003E" w:rsidP="00DC2467">
            <w:pPr>
              <w:pStyle w:val="TableEntry"/>
            </w:pPr>
            <w:r w:rsidRPr="00621E63">
              <w:t>0200</w:t>
            </w:r>
          </w:p>
        </w:tc>
        <w:tc>
          <w:tcPr>
            <w:tcW w:w="2834" w:type="dxa"/>
            <w:shd w:val="clear" w:color="auto" w:fill="auto"/>
          </w:tcPr>
          <w:p w14:paraId="1DA9EE41" w14:textId="77777777" w:rsidR="00B11855" w:rsidRPr="00621E63" w:rsidRDefault="003D003E" w:rsidP="00DC2467">
            <w:pPr>
              <w:pStyle w:val="TableEntry"/>
            </w:pPr>
            <w:r w:rsidRPr="00621E63">
              <w:t>Name Type Code</w:t>
            </w:r>
          </w:p>
        </w:tc>
      </w:tr>
      <w:tr w:rsidR="00C40FD5" w:rsidRPr="00621E63" w14:paraId="60C86E74" w14:textId="77777777" w:rsidTr="006C0E8E">
        <w:trPr>
          <w:cantSplit/>
          <w:jc w:val="center"/>
        </w:trPr>
        <w:tc>
          <w:tcPr>
            <w:tcW w:w="783" w:type="dxa"/>
            <w:shd w:val="clear" w:color="auto" w:fill="auto"/>
          </w:tcPr>
          <w:p w14:paraId="1ABFD0C5" w14:textId="77777777" w:rsidR="00B11855" w:rsidRPr="00621E63" w:rsidRDefault="003D003E" w:rsidP="00DC2467">
            <w:pPr>
              <w:pStyle w:val="TableEntry"/>
            </w:pPr>
            <w:r w:rsidRPr="00621E63">
              <w:t>8</w:t>
            </w:r>
          </w:p>
        </w:tc>
        <w:tc>
          <w:tcPr>
            <w:tcW w:w="764" w:type="dxa"/>
            <w:shd w:val="clear" w:color="auto" w:fill="auto"/>
          </w:tcPr>
          <w:p w14:paraId="4BB8C359" w14:textId="77777777" w:rsidR="00B11855" w:rsidRPr="00621E63" w:rsidRDefault="003D003E" w:rsidP="00DC2467">
            <w:pPr>
              <w:pStyle w:val="TableEntry"/>
            </w:pPr>
            <w:r w:rsidRPr="00621E63">
              <w:t>1</w:t>
            </w:r>
          </w:p>
        </w:tc>
        <w:tc>
          <w:tcPr>
            <w:tcW w:w="760" w:type="dxa"/>
            <w:shd w:val="clear" w:color="auto" w:fill="auto"/>
          </w:tcPr>
          <w:p w14:paraId="0A2B0680" w14:textId="77777777" w:rsidR="00B11855" w:rsidRPr="00621E63" w:rsidRDefault="003D003E" w:rsidP="00DC2467">
            <w:pPr>
              <w:pStyle w:val="TableEntry"/>
            </w:pPr>
            <w:r w:rsidRPr="00621E63">
              <w:t>ID</w:t>
            </w:r>
          </w:p>
        </w:tc>
        <w:tc>
          <w:tcPr>
            <w:tcW w:w="961" w:type="dxa"/>
            <w:shd w:val="clear" w:color="auto" w:fill="auto"/>
          </w:tcPr>
          <w:p w14:paraId="2FA515D2" w14:textId="77777777" w:rsidR="00B11855" w:rsidRPr="00621E63" w:rsidRDefault="003D003E" w:rsidP="00DC2467">
            <w:pPr>
              <w:pStyle w:val="TableEntry"/>
            </w:pPr>
            <w:r w:rsidRPr="00621E63">
              <w:t>RE</w:t>
            </w:r>
          </w:p>
        </w:tc>
        <w:tc>
          <w:tcPr>
            <w:tcW w:w="1316" w:type="dxa"/>
            <w:shd w:val="clear" w:color="auto" w:fill="auto"/>
          </w:tcPr>
          <w:p w14:paraId="6B42F167" w14:textId="77777777" w:rsidR="00B11855" w:rsidRPr="00621E63" w:rsidRDefault="003D003E" w:rsidP="00DC2467">
            <w:pPr>
              <w:pStyle w:val="TableEntry"/>
            </w:pPr>
            <w:r w:rsidRPr="00621E63">
              <w:t>[0..1]</w:t>
            </w:r>
          </w:p>
        </w:tc>
        <w:tc>
          <w:tcPr>
            <w:tcW w:w="861" w:type="dxa"/>
            <w:shd w:val="clear" w:color="auto" w:fill="auto"/>
          </w:tcPr>
          <w:p w14:paraId="0233EDA4" w14:textId="77777777" w:rsidR="00B11855" w:rsidRPr="00621E63" w:rsidRDefault="003D003E" w:rsidP="00DC2467">
            <w:pPr>
              <w:pStyle w:val="TableEntry"/>
            </w:pPr>
            <w:r w:rsidRPr="00621E63">
              <w:t>0465</w:t>
            </w:r>
          </w:p>
        </w:tc>
        <w:tc>
          <w:tcPr>
            <w:tcW w:w="2834" w:type="dxa"/>
            <w:shd w:val="clear" w:color="auto" w:fill="auto"/>
          </w:tcPr>
          <w:p w14:paraId="1D304B60" w14:textId="77777777" w:rsidR="00B11855" w:rsidRPr="00621E63" w:rsidRDefault="003D003E" w:rsidP="00DC2467">
            <w:pPr>
              <w:pStyle w:val="TableEntry"/>
            </w:pPr>
            <w:r w:rsidRPr="00621E63">
              <w:t>Name Representation Code</w:t>
            </w:r>
          </w:p>
        </w:tc>
      </w:tr>
      <w:tr w:rsidR="00C40FD5" w:rsidRPr="00621E63" w14:paraId="58F5266E" w14:textId="77777777" w:rsidTr="006C0E8E">
        <w:trPr>
          <w:cantSplit/>
          <w:jc w:val="center"/>
        </w:trPr>
        <w:tc>
          <w:tcPr>
            <w:tcW w:w="783" w:type="dxa"/>
            <w:shd w:val="clear" w:color="auto" w:fill="auto"/>
          </w:tcPr>
          <w:p w14:paraId="04423B0D" w14:textId="77777777" w:rsidR="00B11855" w:rsidRPr="00621E63" w:rsidRDefault="003D003E" w:rsidP="00DC2467">
            <w:pPr>
              <w:pStyle w:val="TableEntry"/>
            </w:pPr>
            <w:r w:rsidRPr="00621E63">
              <w:lastRenderedPageBreak/>
              <w:t>9</w:t>
            </w:r>
          </w:p>
        </w:tc>
        <w:tc>
          <w:tcPr>
            <w:tcW w:w="764" w:type="dxa"/>
            <w:shd w:val="clear" w:color="auto" w:fill="auto"/>
          </w:tcPr>
          <w:p w14:paraId="7BE00C34" w14:textId="77777777" w:rsidR="00B11855" w:rsidRPr="00621E63" w:rsidRDefault="003D003E" w:rsidP="00DC2467">
            <w:pPr>
              <w:pStyle w:val="TableEntry"/>
            </w:pPr>
            <w:r w:rsidRPr="00621E63">
              <w:t>705</w:t>
            </w:r>
          </w:p>
        </w:tc>
        <w:tc>
          <w:tcPr>
            <w:tcW w:w="760" w:type="dxa"/>
            <w:shd w:val="clear" w:color="auto" w:fill="auto"/>
          </w:tcPr>
          <w:p w14:paraId="5D4126B8" w14:textId="77777777" w:rsidR="00B11855" w:rsidRPr="00621E63" w:rsidRDefault="003D003E" w:rsidP="00DC2467">
            <w:pPr>
              <w:pStyle w:val="TableEntry"/>
            </w:pPr>
            <w:r w:rsidRPr="00621E63">
              <w:t>CWE</w:t>
            </w:r>
          </w:p>
        </w:tc>
        <w:tc>
          <w:tcPr>
            <w:tcW w:w="961" w:type="dxa"/>
            <w:shd w:val="clear" w:color="auto" w:fill="auto"/>
          </w:tcPr>
          <w:p w14:paraId="27773630" w14:textId="77777777" w:rsidR="00B11855" w:rsidRPr="00621E63" w:rsidRDefault="003D003E" w:rsidP="00DC2467">
            <w:pPr>
              <w:pStyle w:val="TableEntry"/>
            </w:pPr>
            <w:r w:rsidRPr="00621E63">
              <w:t>RE</w:t>
            </w:r>
          </w:p>
        </w:tc>
        <w:tc>
          <w:tcPr>
            <w:tcW w:w="1316" w:type="dxa"/>
            <w:shd w:val="clear" w:color="auto" w:fill="auto"/>
          </w:tcPr>
          <w:p w14:paraId="2366A502" w14:textId="77777777" w:rsidR="00B11855" w:rsidRPr="00621E63" w:rsidRDefault="003D003E" w:rsidP="00DC2467">
            <w:pPr>
              <w:pStyle w:val="TableEntry"/>
            </w:pPr>
            <w:r w:rsidRPr="00621E63">
              <w:t>[0..1]</w:t>
            </w:r>
          </w:p>
        </w:tc>
        <w:tc>
          <w:tcPr>
            <w:tcW w:w="861" w:type="dxa"/>
            <w:shd w:val="clear" w:color="auto" w:fill="auto"/>
          </w:tcPr>
          <w:p w14:paraId="33D501D6" w14:textId="77777777" w:rsidR="00B11855" w:rsidRPr="00621E63" w:rsidRDefault="003D003E" w:rsidP="00DC2467">
            <w:pPr>
              <w:pStyle w:val="TableEntry"/>
            </w:pPr>
            <w:r w:rsidRPr="00621E63">
              <w:t>0448</w:t>
            </w:r>
          </w:p>
        </w:tc>
        <w:tc>
          <w:tcPr>
            <w:tcW w:w="2834" w:type="dxa"/>
            <w:shd w:val="clear" w:color="auto" w:fill="auto"/>
          </w:tcPr>
          <w:p w14:paraId="0DB44CDB" w14:textId="77777777" w:rsidR="00B11855" w:rsidRPr="00621E63" w:rsidRDefault="003D003E" w:rsidP="00DC2467">
            <w:pPr>
              <w:pStyle w:val="TableEntry"/>
            </w:pPr>
            <w:r w:rsidRPr="00621E63">
              <w:t>Name Context</w:t>
            </w:r>
          </w:p>
        </w:tc>
      </w:tr>
      <w:tr w:rsidR="00C40FD5" w:rsidRPr="00621E63" w14:paraId="2155C488" w14:textId="77777777" w:rsidTr="006C0E8E">
        <w:trPr>
          <w:cantSplit/>
          <w:jc w:val="center"/>
        </w:trPr>
        <w:tc>
          <w:tcPr>
            <w:tcW w:w="783" w:type="dxa"/>
            <w:shd w:val="clear" w:color="auto" w:fill="auto"/>
          </w:tcPr>
          <w:p w14:paraId="4FD01EA1" w14:textId="77777777" w:rsidR="00B11855" w:rsidRPr="00621E63" w:rsidRDefault="003D003E" w:rsidP="00DC2467">
            <w:pPr>
              <w:pStyle w:val="TableEntry"/>
            </w:pPr>
            <w:r w:rsidRPr="00621E63">
              <w:t>10</w:t>
            </w:r>
          </w:p>
        </w:tc>
        <w:tc>
          <w:tcPr>
            <w:tcW w:w="764" w:type="dxa"/>
            <w:shd w:val="clear" w:color="auto" w:fill="auto"/>
          </w:tcPr>
          <w:p w14:paraId="7E33EA11" w14:textId="77777777" w:rsidR="00B11855" w:rsidRPr="00621E63" w:rsidRDefault="003D003E" w:rsidP="00DC2467">
            <w:pPr>
              <w:pStyle w:val="TableEntry"/>
            </w:pPr>
            <w:r w:rsidRPr="00621E63">
              <w:t>49</w:t>
            </w:r>
          </w:p>
        </w:tc>
        <w:tc>
          <w:tcPr>
            <w:tcW w:w="760" w:type="dxa"/>
            <w:shd w:val="clear" w:color="auto" w:fill="auto"/>
          </w:tcPr>
          <w:p w14:paraId="28A77760" w14:textId="77777777" w:rsidR="00B11855" w:rsidRPr="00621E63" w:rsidRDefault="003D003E" w:rsidP="00DC2467">
            <w:pPr>
              <w:pStyle w:val="TableEntry"/>
            </w:pPr>
            <w:r w:rsidRPr="00621E63">
              <w:t>DR</w:t>
            </w:r>
          </w:p>
        </w:tc>
        <w:tc>
          <w:tcPr>
            <w:tcW w:w="961" w:type="dxa"/>
            <w:shd w:val="clear" w:color="auto" w:fill="auto"/>
          </w:tcPr>
          <w:p w14:paraId="3B9B789D" w14:textId="77777777" w:rsidR="00B11855" w:rsidRPr="00621E63" w:rsidRDefault="003D003E" w:rsidP="00DC2467">
            <w:pPr>
              <w:pStyle w:val="TableEntry"/>
            </w:pPr>
            <w:r w:rsidRPr="00621E63">
              <w:t>X</w:t>
            </w:r>
          </w:p>
        </w:tc>
        <w:tc>
          <w:tcPr>
            <w:tcW w:w="1316" w:type="dxa"/>
            <w:shd w:val="clear" w:color="auto" w:fill="auto"/>
          </w:tcPr>
          <w:p w14:paraId="566EF799" w14:textId="77777777" w:rsidR="00B11855" w:rsidRPr="00621E63" w:rsidRDefault="003D003E" w:rsidP="00DC2467">
            <w:pPr>
              <w:pStyle w:val="TableEntry"/>
            </w:pPr>
            <w:r w:rsidRPr="00621E63">
              <w:t>[0..0]</w:t>
            </w:r>
          </w:p>
        </w:tc>
        <w:tc>
          <w:tcPr>
            <w:tcW w:w="861" w:type="dxa"/>
            <w:shd w:val="clear" w:color="auto" w:fill="auto"/>
          </w:tcPr>
          <w:p w14:paraId="7A1D9D3E" w14:textId="77777777" w:rsidR="00B11855" w:rsidRPr="00621E63" w:rsidRDefault="00B11855" w:rsidP="00DC2467">
            <w:pPr>
              <w:pStyle w:val="TableEntry"/>
            </w:pPr>
          </w:p>
        </w:tc>
        <w:tc>
          <w:tcPr>
            <w:tcW w:w="2834" w:type="dxa"/>
            <w:shd w:val="clear" w:color="auto" w:fill="auto"/>
          </w:tcPr>
          <w:p w14:paraId="5D264C9B" w14:textId="77777777" w:rsidR="00B11855" w:rsidRPr="00621E63" w:rsidRDefault="003D003E" w:rsidP="00DC2467">
            <w:pPr>
              <w:pStyle w:val="TableEntry"/>
            </w:pPr>
            <w:r w:rsidRPr="00621E63">
              <w:t>Name Validity Range</w:t>
            </w:r>
          </w:p>
        </w:tc>
      </w:tr>
      <w:tr w:rsidR="00C40FD5" w:rsidRPr="00621E63" w14:paraId="33DF083D" w14:textId="77777777" w:rsidTr="006C0E8E">
        <w:trPr>
          <w:cantSplit/>
          <w:jc w:val="center"/>
        </w:trPr>
        <w:tc>
          <w:tcPr>
            <w:tcW w:w="783" w:type="dxa"/>
            <w:shd w:val="clear" w:color="auto" w:fill="auto"/>
          </w:tcPr>
          <w:p w14:paraId="7261504C" w14:textId="77777777" w:rsidR="00B11855" w:rsidRPr="00621E63" w:rsidRDefault="003D003E" w:rsidP="00DC2467">
            <w:pPr>
              <w:pStyle w:val="TableEntry"/>
            </w:pPr>
            <w:r w:rsidRPr="00621E63">
              <w:t>11</w:t>
            </w:r>
          </w:p>
        </w:tc>
        <w:tc>
          <w:tcPr>
            <w:tcW w:w="764" w:type="dxa"/>
            <w:shd w:val="clear" w:color="auto" w:fill="auto"/>
          </w:tcPr>
          <w:p w14:paraId="1A526AF9" w14:textId="77777777" w:rsidR="00B11855" w:rsidRPr="00621E63" w:rsidRDefault="003D003E" w:rsidP="00DC2467">
            <w:pPr>
              <w:pStyle w:val="TableEntry"/>
            </w:pPr>
            <w:r w:rsidRPr="00621E63">
              <w:t>1</w:t>
            </w:r>
          </w:p>
        </w:tc>
        <w:tc>
          <w:tcPr>
            <w:tcW w:w="760" w:type="dxa"/>
            <w:shd w:val="clear" w:color="auto" w:fill="auto"/>
          </w:tcPr>
          <w:p w14:paraId="66DE9391" w14:textId="77777777" w:rsidR="00B11855" w:rsidRPr="00621E63" w:rsidRDefault="003D003E" w:rsidP="00DC2467">
            <w:pPr>
              <w:pStyle w:val="TableEntry"/>
            </w:pPr>
            <w:r w:rsidRPr="00621E63">
              <w:t>ID</w:t>
            </w:r>
          </w:p>
        </w:tc>
        <w:tc>
          <w:tcPr>
            <w:tcW w:w="961" w:type="dxa"/>
            <w:shd w:val="clear" w:color="auto" w:fill="auto"/>
          </w:tcPr>
          <w:p w14:paraId="03D01BF6" w14:textId="77777777" w:rsidR="00B11855" w:rsidRPr="00621E63" w:rsidRDefault="003D003E" w:rsidP="00DC2467">
            <w:pPr>
              <w:pStyle w:val="TableEntry"/>
            </w:pPr>
            <w:r w:rsidRPr="00621E63">
              <w:t>RE</w:t>
            </w:r>
          </w:p>
        </w:tc>
        <w:tc>
          <w:tcPr>
            <w:tcW w:w="1316" w:type="dxa"/>
            <w:shd w:val="clear" w:color="auto" w:fill="auto"/>
          </w:tcPr>
          <w:p w14:paraId="61CD70A0" w14:textId="77777777" w:rsidR="00B11855" w:rsidRPr="00621E63" w:rsidRDefault="003D003E" w:rsidP="00DC2467">
            <w:pPr>
              <w:pStyle w:val="TableEntry"/>
            </w:pPr>
            <w:r w:rsidRPr="00621E63">
              <w:t>[0..1]</w:t>
            </w:r>
          </w:p>
        </w:tc>
        <w:tc>
          <w:tcPr>
            <w:tcW w:w="861" w:type="dxa"/>
            <w:shd w:val="clear" w:color="auto" w:fill="auto"/>
          </w:tcPr>
          <w:p w14:paraId="2166962C" w14:textId="77777777" w:rsidR="00B11855" w:rsidRPr="00621E63" w:rsidRDefault="003D003E" w:rsidP="00DC2467">
            <w:pPr>
              <w:pStyle w:val="TableEntry"/>
            </w:pPr>
            <w:r w:rsidRPr="00621E63">
              <w:t>0444</w:t>
            </w:r>
          </w:p>
        </w:tc>
        <w:tc>
          <w:tcPr>
            <w:tcW w:w="2834" w:type="dxa"/>
            <w:shd w:val="clear" w:color="auto" w:fill="auto"/>
          </w:tcPr>
          <w:p w14:paraId="779BECF9" w14:textId="77777777" w:rsidR="00B11855" w:rsidRPr="00621E63" w:rsidRDefault="003D003E" w:rsidP="00DC2467">
            <w:pPr>
              <w:pStyle w:val="TableEntry"/>
            </w:pPr>
            <w:r w:rsidRPr="00621E63">
              <w:t>Name Assembly Order</w:t>
            </w:r>
          </w:p>
        </w:tc>
      </w:tr>
      <w:tr w:rsidR="00C40FD5" w:rsidRPr="00621E63" w14:paraId="6E9EC687" w14:textId="77777777" w:rsidTr="006C0E8E">
        <w:trPr>
          <w:cantSplit/>
          <w:jc w:val="center"/>
        </w:trPr>
        <w:tc>
          <w:tcPr>
            <w:tcW w:w="783" w:type="dxa"/>
            <w:shd w:val="clear" w:color="auto" w:fill="auto"/>
          </w:tcPr>
          <w:p w14:paraId="0E4BE8B3" w14:textId="77777777" w:rsidR="00B11855" w:rsidRPr="00621E63" w:rsidRDefault="003D003E" w:rsidP="00DC2467">
            <w:pPr>
              <w:pStyle w:val="TableEntry"/>
            </w:pPr>
            <w:r w:rsidRPr="00621E63">
              <w:t>12</w:t>
            </w:r>
          </w:p>
        </w:tc>
        <w:tc>
          <w:tcPr>
            <w:tcW w:w="764" w:type="dxa"/>
            <w:shd w:val="clear" w:color="auto" w:fill="auto"/>
          </w:tcPr>
          <w:p w14:paraId="112ADB05" w14:textId="77777777" w:rsidR="00B11855" w:rsidRPr="00621E63" w:rsidRDefault="003D003E" w:rsidP="00DC2467">
            <w:pPr>
              <w:pStyle w:val="TableEntry"/>
            </w:pPr>
            <w:r w:rsidRPr="00621E63">
              <w:t>24</w:t>
            </w:r>
          </w:p>
        </w:tc>
        <w:tc>
          <w:tcPr>
            <w:tcW w:w="760" w:type="dxa"/>
            <w:shd w:val="clear" w:color="auto" w:fill="auto"/>
          </w:tcPr>
          <w:p w14:paraId="342106F0" w14:textId="77777777" w:rsidR="00B11855" w:rsidRPr="00621E63" w:rsidRDefault="003D003E" w:rsidP="00DC2467">
            <w:pPr>
              <w:pStyle w:val="TableEntry"/>
            </w:pPr>
            <w:r w:rsidRPr="00621E63">
              <w:t>DTM</w:t>
            </w:r>
          </w:p>
        </w:tc>
        <w:tc>
          <w:tcPr>
            <w:tcW w:w="961" w:type="dxa"/>
            <w:shd w:val="clear" w:color="auto" w:fill="auto"/>
          </w:tcPr>
          <w:p w14:paraId="721400E6" w14:textId="77777777" w:rsidR="00B11855" w:rsidRPr="00621E63" w:rsidRDefault="003D003E" w:rsidP="00DC2467">
            <w:pPr>
              <w:pStyle w:val="TableEntry"/>
            </w:pPr>
            <w:r w:rsidRPr="00621E63">
              <w:t>RE</w:t>
            </w:r>
          </w:p>
        </w:tc>
        <w:tc>
          <w:tcPr>
            <w:tcW w:w="1316" w:type="dxa"/>
            <w:shd w:val="clear" w:color="auto" w:fill="auto"/>
          </w:tcPr>
          <w:p w14:paraId="04735DFC" w14:textId="77777777" w:rsidR="00B11855" w:rsidRPr="00621E63" w:rsidRDefault="003D003E" w:rsidP="00DC2467">
            <w:pPr>
              <w:pStyle w:val="TableEntry"/>
            </w:pPr>
            <w:r w:rsidRPr="00621E63">
              <w:t>[0..1]</w:t>
            </w:r>
          </w:p>
        </w:tc>
        <w:tc>
          <w:tcPr>
            <w:tcW w:w="861" w:type="dxa"/>
            <w:shd w:val="clear" w:color="auto" w:fill="auto"/>
          </w:tcPr>
          <w:p w14:paraId="58E94BB6" w14:textId="77777777" w:rsidR="00B11855" w:rsidRPr="00621E63" w:rsidRDefault="00B11855" w:rsidP="00DC2467">
            <w:pPr>
              <w:pStyle w:val="TableEntry"/>
            </w:pPr>
          </w:p>
        </w:tc>
        <w:tc>
          <w:tcPr>
            <w:tcW w:w="2834" w:type="dxa"/>
            <w:shd w:val="clear" w:color="auto" w:fill="auto"/>
          </w:tcPr>
          <w:p w14:paraId="090A63AE" w14:textId="77777777" w:rsidR="00B11855" w:rsidRPr="00621E63" w:rsidRDefault="003D003E" w:rsidP="00DC2467">
            <w:pPr>
              <w:pStyle w:val="TableEntry"/>
            </w:pPr>
            <w:r w:rsidRPr="00621E63">
              <w:t>Effective Date</w:t>
            </w:r>
          </w:p>
        </w:tc>
      </w:tr>
      <w:tr w:rsidR="00C40FD5" w:rsidRPr="00621E63" w14:paraId="6CEE7C67" w14:textId="77777777" w:rsidTr="006C0E8E">
        <w:trPr>
          <w:cantSplit/>
          <w:jc w:val="center"/>
        </w:trPr>
        <w:tc>
          <w:tcPr>
            <w:tcW w:w="783" w:type="dxa"/>
            <w:shd w:val="clear" w:color="auto" w:fill="auto"/>
          </w:tcPr>
          <w:p w14:paraId="5C330B59" w14:textId="77777777" w:rsidR="00B11855" w:rsidRPr="00621E63" w:rsidRDefault="003D003E" w:rsidP="00DC2467">
            <w:pPr>
              <w:pStyle w:val="TableEntry"/>
            </w:pPr>
            <w:r w:rsidRPr="00621E63">
              <w:t>13</w:t>
            </w:r>
          </w:p>
        </w:tc>
        <w:tc>
          <w:tcPr>
            <w:tcW w:w="764" w:type="dxa"/>
            <w:shd w:val="clear" w:color="auto" w:fill="auto"/>
          </w:tcPr>
          <w:p w14:paraId="2D473B29" w14:textId="77777777" w:rsidR="00B11855" w:rsidRPr="00621E63" w:rsidRDefault="003D003E" w:rsidP="00DC2467">
            <w:pPr>
              <w:pStyle w:val="TableEntry"/>
            </w:pPr>
            <w:r w:rsidRPr="00621E63">
              <w:t>24</w:t>
            </w:r>
          </w:p>
        </w:tc>
        <w:tc>
          <w:tcPr>
            <w:tcW w:w="760" w:type="dxa"/>
            <w:shd w:val="clear" w:color="auto" w:fill="auto"/>
          </w:tcPr>
          <w:p w14:paraId="20B567F7" w14:textId="77777777" w:rsidR="00B11855" w:rsidRPr="00621E63" w:rsidRDefault="003D003E" w:rsidP="00DC2467">
            <w:pPr>
              <w:pStyle w:val="TableEntry"/>
            </w:pPr>
            <w:r w:rsidRPr="00621E63">
              <w:t>DTM</w:t>
            </w:r>
          </w:p>
        </w:tc>
        <w:tc>
          <w:tcPr>
            <w:tcW w:w="961" w:type="dxa"/>
            <w:shd w:val="clear" w:color="auto" w:fill="auto"/>
          </w:tcPr>
          <w:p w14:paraId="6A6240ED" w14:textId="77777777" w:rsidR="00B11855" w:rsidRPr="00621E63" w:rsidRDefault="003D003E" w:rsidP="00DC2467">
            <w:pPr>
              <w:pStyle w:val="TableEntry"/>
            </w:pPr>
            <w:r w:rsidRPr="00621E63">
              <w:t>RE</w:t>
            </w:r>
          </w:p>
        </w:tc>
        <w:tc>
          <w:tcPr>
            <w:tcW w:w="1316" w:type="dxa"/>
            <w:shd w:val="clear" w:color="auto" w:fill="auto"/>
          </w:tcPr>
          <w:p w14:paraId="5661A7E7" w14:textId="77777777" w:rsidR="00B11855" w:rsidRPr="00621E63" w:rsidRDefault="003D003E" w:rsidP="00DC2467">
            <w:pPr>
              <w:pStyle w:val="TableEntry"/>
            </w:pPr>
            <w:r w:rsidRPr="00621E63">
              <w:t>[0..1]</w:t>
            </w:r>
          </w:p>
        </w:tc>
        <w:tc>
          <w:tcPr>
            <w:tcW w:w="861" w:type="dxa"/>
            <w:shd w:val="clear" w:color="auto" w:fill="auto"/>
          </w:tcPr>
          <w:p w14:paraId="7B7320A8" w14:textId="77777777" w:rsidR="00B11855" w:rsidRPr="00621E63" w:rsidRDefault="00B11855" w:rsidP="00DC2467">
            <w:pPr>
              <w:pStyle w:val="TableEntry"/>
            </w:pPr>
          </w:p>
        </w:tc>
        <w:tc>
          <w:tcPr>
            <w:tcW w:w="2834" w:type="dxa"/>
            <w:shd w:val="clear" w:color="auto" w:fill="auto"/>
          </w:tcPr>
          <w:p w14:paraId="0AB8C1C6" w14:textId="77777777" w:rsidR="00B11855" w:rsidRPr="00621E63" w:rsidRDefault="003D003E" w:rsidP="00DC2467">
            <w:pPr>
              <w:pStyle w:val="TableEntry"/>
            </w:pPr>
            <w:r w:rsidRPr="00621E63">
              <w:t>Expiration Date</w:t>
            </w:r>
          </w:p>
        </w:tc>
      </w:tr>
      <w:tr w:rsidR="00C40FD5" w:rsidRPr="00621E63" w14:paraId="77504223" w14:textId="77777777" w:rsidTr="006C0E8E">
        <w:trPr>
          <w:cantSplit/>
          <w:jc w:val="center"/>
        </w:trPr>
        <w:tc>
          <w:tcPr>
            <w:tcW w:w="783" w:type="dxa"/>
            <w:shd w:val="clear" w:color="auto" w:fill="auto"/>
          </w:tcPr>
          <w:p w14:paraId="14277375" w14:textId="77777777" w:rsidR="00B11855" w:rsidRPr="00621E63" w:rsidRDefault="003D003E" w:rsidP="00DC2467">
            <w:pPr>
              <w:pStyle w:val="TableEntry"/>
            </w:pPr>
            <w:r w:rsidRPr="00621E63">
              <w:t>14</w:t>
            </w:r>
          </w:p>
        </w:tc>
        <w:tc>
          <w:tcPr>
            <w:tcW w:w="764" w:type="dxa"/>
            <w:shd w:val="clear" w:color="auto" w:fill="auto"/>
          </w:tcPr>
          <w:p w14:paraId="488502AE" w14:textId="77777777" w:rsidR="00B11855" w:rsidRPr="00621E63" w:rsidRDefault="003D003E" w:rsidP="00DC2467">
            <w:pPr>
              <w:pStyle w:val="TableEntry"/>
            </w:pPr>
            <w:r w:rsidRPr="00621E63">
              <w:t>199</w:t>
            </w:r>
          </w:p>
        </w:tc>
        <w:tc>
          <w:tcPr>
            <w:tcW w:w="760" w:type="dxa"/>
            <w:shd w:val="clear" w:color="auto" w:fill="auto"/>
          </w:tcPr>
          <w:p w14:paraId="31C4A960" w14:textId="77777777" w:rsidR="00B11855" w:rsidRPr="00621E63" w:rsidRDefault="003D003E" w:rsidP="00DC2467">
            <w:pPr>
              <w:pStyle w:val="TableEntry"/>
            </w:pPr>
            <w:r w:rsidRPr="00621E63">
              <w:t>ST</w:t>
            </w:r>
          </w:p>
        </w:tc>
        <w:tc>
          <w:tcPr>
            <w:tcW w:w="961" w:type="dxa"/>
            <w:shd w:val="clear" w:color="auto" w:fill="auto"/>
          </w:tcPr>
          <w:p w14:paraId="60A28B62" w14:textId="77777777" w:rsidR="00B11855" w:rsidRPr="00621E63" w:rsidRDefault="003D003E" w:rsidP="00DC2467">
            <w:pPr>
              <w:pStyle w:val="TableEntry"/>
            </w:pPr>
            <w:r w:rsidRPr="00621E63">
              <w:t>RE</w:t>
            </w:r>
          </w:p>
        </w:tc>
        <w:tc>
          <w:tcPr>
            <w:tcW w:w="1316" w:type="dxa"/>
            <w:shd w:val="clear" w:color="auto" w:fill="auto"/>
          </w:tcPr>
          <w:p w14:paraId="56CA21B1" w14:textId="77777777" w:rsidR="00B11855" w:rsidRPr="00621E63" w:rsidRDefault="003D003E" w:rsidP="00DC2467">
            <w:pPr>
              <w:pStyle w:val="TableEntry"/>
            </w:pPr>
            <w:r w:rsidRPr="00621E63">
              <w:t>[0..1]</w:t>
            </w:r>
          </w:p>
        </w:tc>
        <w:tc>
          <w:tcPr>
            <w:tcW w:w="861" w:type="dxa"/>
            <w:shd w:val="clear" w:color="auto" w:fill="auto"/>
          </w:tcPr>
          <w:p w14:paraId="237B5D24" w14:textId="77777777" w:rsidR="00B11855" w:rsidRPr="00621E63" w:rsidRDefault="00B11855" w:rsidP="00DC2467">
            <w:pPr>
              <w:pStyle w:val="TableEntry"/>
            </w:pPr>
          </w:p>
        </w:tc>
        <w:tc>
          <w:tcPr>
            <w:tcW w:w="2834" w:type="dxa"/>
            <w:shd w:val="clear" w:color="auto" w:fill="auto"/>
          </w:tcPr>
          <w:p w14:paraId="4EB0FFC0" w14:textId="77777777" w:rsidR="00B11855" w:rsidRPr="00621E63" w:rsidRDefault="003D003E" w:rsidP="00DC2467">
            <w:pPr>
              <w:pStyle w:val="TableEntry"/>
            </w:pPr>
            <w:r w:rsidRPr="00621E63">
              <w:t>Professional Suffix</w:t>
            </w:r>
          </w:p>
        </w:tc>
      </w:tr>
    </w:tbl>
    <w:p w14:paraId="5D062D4D" w14:textId="77777777" w:rsidR="00B11855" w:rsidRPr="00621E63" w:rsidRDefault="00B11855" w:rsidP="00452006">
      <w:pPr>
        <w:pStyle w:val="BodyText"/>
      </w:pPr>
    </w:p>
    <w:p w14:paraId="5104D516" w14:textId="77777777" w:rsidR="00B11855" w:rsidRPr="00621E63" w:rsidRDefault="003D003E" w:rsidP="00452006">
      <w:pPr>
        <w:pStyle w:val="BodyText"/>
      </w:pPr>
      <w:r w:rsidRPr="00621E63">
        <w:t>This data type is usually in a repeatable field, to allow a list of names. Examples: Legal name, display name.</w:t>
      </w:r>
    </w:p>
    <w:p w14:paraId="416F9F55" w14:textId="77777777" w:rsidR="00B11855" w:rsidRPr="00621E63" w:rsidRDefault="003D003E" w:rsidP="00452006">
      <w:pPr>
        <w:pStyle w:val="BodyText"/>
      </w:pPr>
      <w:r w:rsidRPr="00621E63">
        <w:t>Subfield 1 "Family Name" is required if known to the sender.</w:t>
      </w:r>
    </w:p>
    <w:p w14:paraId="724060C2" w14:textId="1D8F8796" w:rsidR="00B11855" w:rsidRPr="00621E63" w:rsidRDefault="003D003E" w:rsidP="00452006">
      <w:pPr>
        <w:pStyle w:val="BodyText"/>
      </w:pPr>
      <w:r w:rsidRPr="00621E63">
        <w:t xml:space="preserve">Subfield 7 "Name Type Code" is required. The PAM </w:t>
      </w:r>
      <w:r w:rsidR="00CA3A2C" w:rsidRPr="00621E63">
        <w:t>Profile</w:t>
      </w:r>
      <w:r w:rsidRPr="00621E63">
        <w:t xml:space="preserve"> allows these values from </w:t>
      </w:r>
      <w:r w:rsidR="006D613E" w:rsidRPr="00621E63">
        <w:t>HL7</w:t>
      </w:r>
      <w:r w:rsidR="00995105" w:rsidRPr="00621E63">
        <w:t xml:space="preserve"> </w:t>
      </w:r>
      <w:r w:rsidRPr="00621E63">
        <w:t>Table 0200 – Name type:</w:t>
      </w:r>
    </w:p>
    <w:p w14:paraId="12BAB811" w14:textId="26514E2D" w:rsidR="00B11855" w:rsidRPr="00621E63" w:rsidRDefault="003D003E" w:rsidP="00CF5627">
      <w:pPr>
        <w:pStyle w:val="TableTitle"/>
      </w:pPr>
      <w:r w:rsidRPr="00621E63">
        <w:t xml:space="preserve">Table C.8-2: </w:t>
      </w:r>
      <w:r w:rsidR="006D613E" w:rsidRPr="00621E63">
        <w:t>HL7</w:t>
      </w:r>
      <w:r w:rsidR="00995105" w:rsidRPr="00621E63">
        <w:t xml:space="preserve"> </w:t>
      </w:r>
      <w:r w:rsidRPr="00621E63">
        <w:t>Table 0200 - Name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0"/>
        <w:gridCol w:w="3488"/>
        <w:gridCol w:w="2160"/>
      </w:tblGrid>
      <w:tr w:rsidR="00C40FD5" w:rsidRPr="00621E63" w14:paraId="0B37D9BD" w14:textId="77777777" w:rsidTr="0034511D">
        <w:trPr>
          <w:cantSplit/>
          <w:jc w:val="center"/>
        </w:trPr>
        <w:tc>
          <w:tcPr>
            <w:tcW w:w="1190" w:type="dxa"/>
            <w:shd w:val="clear" w:color="auto" w:fill="D9D9D9"/>
          </w:tcPr>
          <w:p w14:paraId="20342F42" w14:textId="77777777" w:rsidR="00B11855" w:rsidRPr="00621E63" w:rsidRDefault="003D003E" w:rsidP="00452006">
            <w:pPr>
              <w:pStyle w:val="TableEntryHeader"/>
            </w:pPr>
            <w:r w:rsidRPr="00621E63">
              <w:t>Value</w:t>
            </w:r>
          </w:p>
        </w:tc>
        <w:tc>
          <w:tcPr>
            <w:tcW w:w="3488" w:type="dxa"/>
            <w:shd w:val="clear" w:color="auto" w:fill="D9D9D9"/>
          </w:tcPr>
          <w:p w14:paraId="0D05AA9B" w14:textId="77777777" w:rsidR="00B11855" w:rsidRPr="00621E63" w:rsidRDefault="003D003E" w:rsidP="00452006">
            <w:pPr>
              <w:pStyle w:val="TableEntryHeader"/>
            </w:pPr>
            <w:r w:rsidRPr="00621E63">
              <w:t>Description</w:t>
            </w:r>
          </w:p>
        </w:tc>
        <w:tc>
          <w:tcPr>
            <w:tcW w:w="2160" w:type="dxa"/>
            <w:shd w:val="clear" w:color="auto" w:fill="D9D9D9"/>
          </w:tcPr>
          <w:p w14:paraId="2D6EB58E" w14:textId="77777777" w:rsidR="00B11855" w:rsidRPr="00621E63" w:rsidRDefault="003D003E" w:rsidP="00452006">
            <w:pPr>
              <w:pStyle w:val="TableEntryHeader"/>
            </w:pPr>
            <w:r w:rsidRPr="00621E63">
              <w:t>Comment</w:t>
            </w:r>
          </w:p>
        </w:tc>
      </w:tr>
      <w:tr w:rsidR="00B11855" w:rsidRPr="00621E63" w14:paraId="004F4DD5" w14:textId="77777777" w:rsidTr="0034511D">
        <w:trPr>
          <w:cantSplit/>
          <w:jc w:val="center"/>
        </w:trPr>
        <w:tc>
          <w:tcPr>
            <w:tcW w:w="1190" w:type="dxa"/>
            <w:shd w:val="clear" w:color="auto" w:fill="auto"/>
          </w:tcPr>
          <w:p w14:paraId="78A8D045" w14:textId="77777777" w:rsidR="00B11855" w:rsidRPr="00621E63" w:rsidRDefault="003D003E" w:rsidP="00452006">
            <w:pPr>
              <w:pStyle w:val="TableEntry"/>
            </w:pPr>
            <w:r w:rsidRPr="00621E63">
              <w:t>A</w:t>
            </w:r>
          </w:p>
        </w:tc>
        <w:tc>
          <w:tcPr>
            <w:tcW w:w="3488" w:type="dxa"/>
            <w:shd w:val="clear" w:color="auto" w:fill="auto"/>
          </w:tcPr>
          <w:p w14:paraId="7F4AD223" w14:textId="77777777" w:rsidR="00B11855" w:rsidRPr="00621E63" w:rsidRDefault="003D003E" w:rsidP="00452006">
            <w:pPr>
              <w:pStyle w:val="TableEntry"/>
            </w:pPr>
            <w:r w:rsidRPr="00621E63">
              <w:t>Alias Name</w:t>
            </w:r>
          </w:p>
        </w:tc>
        <w:tc>
          <w:tcPr>
            <w:tcW w:w="2160" w:type="dxa"/>
            <w:shd w:val="clear" w:color="auto" w:fill="auto"/>
          </w:tcPr>
          <w:p w14:paraId="746C7848" w14:textId="77777777" w:rsidR="00B11855" w:rsidRPr="00621E63" w:rsidRDefault="00B11855" w:rsidP="00452006">
            <w:pPr>
              <w:pStyle w:val="TableEntry"/>
            </w:pPr>
          </w:p>
        </w:tc>
      </w:tr>
      <w:tr w:rsidR="00B11855" w:rsidRPr="00621E63" w14:paraId="58845413" w14:textId="77777777" w:rsidTr="0034511D">
        <w:trPr>
          <w:cantSplit/>
          <w:jc w:val="center"/>
        </w:trPr>
        <w:tc>
          <w:tcPr>
            <w:tcW w:w="1190" w:type="dxa"/>
            <w:shd w:val="clear" w:color="auto" w:fill="auto"/>
          </w:tcPr>
          <w:p w14:paraId="7D69989A" w14:textId="77777777" w:rsidR="00B11855" w:rsidRPr="00621E63" w:rsidRDefault="003D003E" w:rsidP="00452006">
            <w:pPr>
              <w:pStyle w:val="TableEntry"/>
            </w:pPr>
            <w:r w:rsidRPr="00621E63">
              <w:t>B</w:t>
            </w:r>
          </w:p>
        </w:tc>
        <w:tc>
          <w:tcPr>
            <w:tcW w:w="3488" w:type="dxa"/>
            <w:shd w:val="clear" w:color="auto" w:fill="auto"/>
          </w:tcPr>
          <w:p w14:paraId="57103CF0" w14:textId="77777777" w:rsidR="00B11855" w:rsidRPr="00621E63" w:rsidRDefault="003D003E" w:rsidP="00452006">
            <w:pPr>
              <w:pStyle w:val="TableEntry"/>
            </w:pPr>
            <w:r w:rsidRPr="00621E63">
              <w:t>Name at Birth</w:t>
            </w:r>
          </w:p>
        </w:tc>
        <w:tc>
          <w:tcPr>
            <w:tcW w:w="2160" w:type="dxa"/>
            <w:shd w:val="clear" w:color="auto" w:fill="auto"/>
          </w:tcPr>
          <w:p w14:paraId="24FEA81E" w14:textId="77777777" w:rsidR="00B11855" w:rsidRPr="00621E63" w:rsidRDefault="00B11855" w:rsidP="00452006">
            <w:pPr>
              <w:pStyle w:val="TableEntry"/>
            </w:pPr>
          </w:p>
        </w:tc>
      </w:tr>
      <w:tr w:rsidR="00B11855" w:rsidRPr="00621E63" w14:paraId="754526A3" w14:textId="77777777" w:rsidTr="0034511D">
        <w:trPr>
          <w:cantSplit/>
          <w:jc w:val="center"/>
        </w:trPr>
        <w:tc>
          <w:tcPr>
            <w:tcW w:w="1190" w:type="dxa"/>
            <w:shd w:val="clear" w:color="auto" w:fill="auto"/>
          </w:tcPr>
          <w:p w14:paraId="679A3A30" w14:textId="77777777" w:rsidR="00B11855" w:rsidRPr="00621E63" w:rsidRDefault="003D003E" w:rsidP="00452006">
            <w:pPr>
              <w:pStyle w:val="TableEntry"/>
            </w:pPr>
            <w:r w:rsidRPr="00621E63">
              <w:t>C</w:t>
            </w:r>
          </w:p>
        </w:tc>
        <w:tc>
          <w:tcPr>
            <w:tcW w:w="3488" w:type="dxa"/>
            <w:shd w:val="clear" w:color="auto" w:fill="auto"/>
          </w:tcPr>
          <w:p w14:paraId="22B722C0" w14:textId="77777777" w:rsidR="00B11855" w:rsidRPr="00621E63" w:rsidRDefault="003D003E" w:rsidP="00452006">
            <w:pPr>
              <w:pStyle w:val="TableEntry"/>
            </w:pPr>
            <w:r w:rsidRPr="00621E63">
              <w:t>Adopted Name</w:t>
            </w:r>
          </w:p>
        </w:tc>
        <w:tc>
          <w:tcPr>
            <w:tcW w:w="2160" w:type="dxa"/>
            <w:shd w:val="clear" w:color="auto" w:fill="auto"/>
          </w:tcPr>
          <w:p w14:paraId="66BCD506" w14:textId="77777777" w:rsidR="00B11855" w:rsidRPr="00621E63" w:rsidRDefault="00B11855" w:rsidP="00452006">
            <w:pPr>
              <w:pStyle w:val="TableEntry"/>
            </w:pPr>
          </w:p>
        </w:tc>
      </w:tr>
      <w:tr w:rsidR="00B11855" w:rsidRPr="00621E63" w14:paraId="2895A94B" w14:textId="77777777" w:rsidTr="0034511D">
        <w:trPr>
          <w:cantSplit/>
          <w:jc w:val="center"/>
        </w:trPr>
        <w:tc>
          <w:tcPr>
            <w:tcW w:w="1190" w:type="dxa"/>
            <w:shd w:val="clear" w:color="auto" w:fill="auto"/>
          </w:tcPr>
          <w:p w14:paraId="78E824C9" w14:textId="77777777" w:rsidR="00B11855" w:rsidRPr="00621E63" w:rsidRDefault="003D003E" w:rsidP="00452006">
            <w:pPr>
              <w:pStyle w:val="TableEntry"/>
            </w:pPr>
            <w:r w:rsidRPr="00621E63">
              <w:t>D</w:t>
            </w:r>
          </w:p>
        </w:tc>
        <w:tc>
          <w:tcPr>
            <w:tcW w:w="3488" w:type="dxa"/>
            <w:shd w:val="clear" w:color="auto" w:fill="auto"/>
          </w:tcPr>
          <w:p w14:paraId="7CD830AC" w14:textId="77777777" w:rsidR="00B11855" w:rsidRPr="00621E63" w:rsidRDefault="003D003E" w:rsidP="00452006">
            <w:pPr>
              <w:pStyle w:val="TableEntry"/>
            </w:pPr>
            <w:r w:rsidRPr="00621E63">
              <w:t>Display Name</w:t>
            </w:r>
          </w:p>
        </w:tc>
        <w:tc>
          <w:tcPr>
            <w:tcW w:w="2160" w:type="dxa"/>
            <w:shd w:val="clear" w:color="auto" w:fill="auto"/>
          </w:tcPr>
          <w:p w14:paraId="0CD027DB" w14:textId="77777777" w:rsidR="00B11855" w:rsidRPr="00621E63" w:rsidRDefault="00B11855" w:rsidP="00452006">
            <w:pPr>
              <w:pStyle w:val="TableEntry"/>
            </w:pPr>
          </w:p>
        </w:tc>
      </w:tr>
      <w:tr w:rsidR="00B11855" w:rsidRPr="00621E63" w14:paraId="0570EDFD" w14:textId="77777777" w:rsidTr="0034511D">
        <w:trPr>
          <w:cantSplit/>
          <w:jc w:val="center"/>
        </w:trPr>
        <w:tc>
          <w:tcPr>
            <w:tcW w:w="1190" w:type="dxa"/>
            <w:shd w:val="clear" w:color="auto" w:fill="auto"/>
          </w:tcPr>
          <w:p w14:paraId="108C6695" w14:textId="77777777" w:rsidR="00B11855" w:rsidRPr="00621E63" w:rsidRDefault="003D003E" w:rsidP="00452006">
            <w:pPr>
              <w:pStyle w:val="TableEntry"/>
            </w:pPr>
            <w:r w:rsidRPr="00621E63">
              <w:t>I</w:t>
            </w:r>
          </w:p>
        </w:tc>
        <w:tc>
          <w:tcPr>
            <w:tcW w:w="3488" w:type="dxa"/>
            <w:shd w:val="clear" w:color="auto" w:fill="auto"/>
          </w:tcPr>
          <w:p w14:paraId="75482EC7" w14:textId="77777777" w:rsidR="00B11855" w:rsidRPr="00621E63" w:rsidRDefault="003D003E" w:rsidP="00452006">
            <w:pPr>
              <w:pStyle w:val="TableEntry"/>
            </w:pPr>
            <w:r w:rsidRPr="00621E63">
              <w:t>Licensing Name</w:t>
            </w:r>
          </w:p>
        </w:tc>
        <w:tc>
          <w:tcPr>
            <w:tcW w:w="2160" w:type="dxa"/>
            <w:shd w:val="clear" w:color="auto" w:fill="auto"/>
          </w:tcPr>
          <w:p w14:paraId="6D378186" w14:textId="77777777" w:rsidR="00B11855" w:rsidRPr="00621E63" w:rsidRDefault="00B11855" w:rsidP="00452006">
            <w:pPr>
              <w:pStyle w:val="TableEntry"/>
            </w:pPr>
          </w:p>
        </w:tc>
      </w:tr>
      <w:tr w:rsidR="00B11855" w:rsidRPr="00621E63" w14:paraId="0ABC474D" w14:textId="77777777" w:rsidTr="0034511D">
        <w:trPr>
          <w:cantSplit/>
          <w:jc w:val="center"/>
        </w:trPr>
        <w:tc>
          <w:tcPr>
            <w:tcW w:w="1190" w:type="dxa"/>
            <w:shd w:val="clear" w:color="auto" w:fill="auto"/>
          </w:tcPr>
          <w:p w14:paraId="5866C392" w14:textId="77777777" w:rsidR="00B11855" w:rsidRPr="00621E63" w:rsidRDefault="003D003E" w:rsidP="00452006">
            <w:pPr>
              <w:pStyle w:val="TableEntry"/>
            </w:pPr>
            <w:r w:rsidRPr="00621E63">
              <w:t>L</w:t>
            </w:r>
          </w:p>
        </w:tc>
        <w:tc>
          <w:tcPr>
            <w:tcW w:w="3488" w:type="dxa"/>
            <w:shd w:val="clear" w:color="auto" w:fill="auto"/>
          </w:tcPr>
          <w:p w14:paraId="7969AEDF" w14:textId="77777777" w:rsidR="00B11855" w:rsidRPr="00621E63" w:rsidRDefault="003D003E" w:rsidP="00452006">
            <w:pPr>
              <w:pStyle w:val="TableEntry"/>
            </w:pPr>
            <w:r w:rsidRPr="00621E63">
              <w:t>Legal Name</w:t>
            </w:r>
          </w:p>
        </w:tc>
        <w:tc>
          <w:tcPr>
            <w:tcW w:w="2160" w:type="dxa"/>
            <w:shd w:val="clear" w:color="auto" w:fill="auto"/>
          </w:tcPr>
          <w:p w14:paraId="6666A45C" w14:textId="77777777" w:rsidR="00B11855" w:rsidRPr="00621E63" w:rsidRDefault="00B11855" w:rsidP="00452006">
            <w:pPr>
              <w:pStyle w:val="TableEntry"/>
            </w:pPr>
          </w:p>
        </w:tc>
      </w:tr>
      <w:tr w:rsidR="00B11855" w:rsidRPr="00621E63" w14:paraId="7A904A4E" w14:textId="77777777" w:rsidTr="0034511D">
        <w:trPr>
          <w:cantSplit/>
          <w:jc w:val="center"/>
        </w:trPr>
        <w:tc>
          <w:tcPr>
            <w:tcW w:w="1190" w:type="dxa"/>
            <w:shd w:val="clear" w:color="auto" w:fill="auto"/>
          </w:tcPr>
          <w:p w14:paraId="7407FB55" w14:textId="77777777" w:rsidR="00B11855" w:rsidRPr="00621E63" w:rsidRDefault="003D003E" w:rsidP="00452006">
            <w:pPr>
              <w:pStyle w:val="TableEntry"/>
            </w:pPr>
            <w:r w:rsidRPr="00621E63">
              <w:t>M</w:t>
            </w:r>
          </w:p>
        </w:tc>
        <w:tc>
          <w:tcPr>
            <w:tcW w:w="3488" w:type="dxa"/>
            <w:shd w:val="clear" w:color="auto" w:fill="auto"/>
          </w:tcPr>
          <w:p w14:paraId="7141EC14" w14:textId="77777777" w:rsidR="00B11855" w:rsidRPr="00621E63" w:rsidRDefault="003D003E" w:rsidP="00452006">
            <w:pPr>
              <w:pStyle w:val="TableEntry"/>
            </w:pPr>
            <w:r w:rsidRPr="00621E63">
              <w:t xml:space="preserve">Maiden Name </w:t>
            </w:r>
          </w:p>
        </w:tc>
        <w:tc>
          <w:tcPr>
            <w:tcW w:w="2160" w:type="dxa"/>
            <w:shd w:val="clear" w:color="auto" w:fill="auto"/>
          </w:tcPr>
          <w:p w14:paraId="090AB361" w14:textId="77777777" w:rsidR="00B11855" w:rsidRPr="00621E63" w:rsidRDefault="00B11855" w:rsidP="00452006">
            <w:pPr>
              <w:pStyle w:val="TableEntry"/>
            </w:pPr>
          </w:p>
        </w:tc>
      </w:tr>
      <w:tr w:rsidR="00B11855" w:rsidRPr="00621E63" w14:paraId="5991145A" w14:textId="77777777" w:rsidTr="0034511D">
        <w:trPr>
          <w:cantSplit/>
          <w:jc w:val="center"/>
        </w:trPr>
        <w:tc>
          <w:tcPr>
            <w:tcW w:w="1190" w:type="dxa"/>
            <w:shd w:val="clear" w:color="auto" w:fill="auto"/>
          </w:tcPr>
          <w:p w14:paraId="0C7F89C6" w14:textId="77777777" w:rsidR="00B11855" w:rsidRPr="00621E63" w:rsidRDefault="003D003E" w:rsidP="00452006">
            <w:pPr>
              <w:pStyle w:val="TableEntry"/>
            </w:pPr>
            <w:r w:rsidRPr="00621E63">
              <w:t>N</w:t>
            </w:r>
          </w:p>
        </w:tc>
        <w:tc>
          <w:tcPr>
            <w:tcW w:w="3488" w:type="dxa"/>
            <w:shd w:val="clear" w:color="auto" w:fill="auto"/>
          </w:tcPr>
          <w:p w14:paraId="13D53917" w14:textId="77777777" w:rsidR="00B11855" w:rsidRPr="00621E63" w:rsidRDefault="003D003E" w:rsidP="00452006">
            <w:pPr>
              <w:pStyle w:val="TableEntry"/>
            </w:pPr>
            <w:r w:rsidRPr="00621E63">
              <w:t>Nickname /"Call me" Name/Street Name</w:t>
            </w:r>
          </w:p>
        </w:tc>
        <w:tc>
          <w:tcPr>
            <w:tcW w:w="2160" w:type="dxa"/>
            <w:shd w:val="clear" w:color="auto" w:fill="auto"/>
          </w:tcPr>
          <w:p w14:paraId="75FBD7C2" w14:textId="77777777" w:rsidR="00B11855" w:rsidRPr="00621E63" w:rsidRDefault="00B11855" w:rsidP="00452006">
            <w:pPr>
              <w:pStyle w:val="TableEntry"/>
            </w:pPr>
          </w:p>
        </w:tc>
      </w:tr>
      <w:tr w:rsidR="00B11855" w:rsidRPr="00621E63" w14:paraId="48EB913C" w14:textId="77777777" w:rsidTr="0034511D">
        <w:trPr>
          <w:cantSplit/>
          <w:jc w:val="center"/>
        </w:trPr>
        <w:tc>
          <w:tcPr>
            <w:tcW w:w="1190" w:type="dxa"/>
            <w:shd w:val="clear" w:color="auto" w:fill="auto"/>
          </w:tcPr>
          <w:p w14:paraId="2DC6A9AC" w14:textId="77777777" w:rsidR="00B11855" w:rsidRPr="00621E63" w:rsidRDefault="003D003E" w:rsidP="00452006">
            <w:pPr>
              <w:pStyle w:val="TableEntry"/>
            </w:pPr>
            <w:r w:rsidRPr="00621E63">
              <w:t>R</w:t>
            </w:r>
          </w:p>
        </w:tc>
        <w:tc>
          <w:tcPr>
            <w:tcW w:w="3488" w:type="dxa"/>
            <w:shd w:val="clear" w:color="auto" w:fill="auto"/>
          </w:tcPr>
          <w:p w14:paraId="3967F151" w14:textId="77777777" w:rsidR="00B11855" w:rsidRPr="00621E63" w:rsidRDefault="003D003E" w:rsidP="00452006">
            <w:pPr>
              <w:pStyle w:val="TableEntry"/>
            </w:pPr>
            <w:r w:rsidRPr="00621E63">
              <w:t>Registered Name (animals only)</w:t>
            </w:r>
          </w:p>
        </w:tc>
        <w:tc>
          <w:tcPr>
            <w:tcW w:w="2160" w:type="dxa"/>
            <w:shd w:val="clear" w:color="auto" w:fill="auto"/>
          </w:tcPr>
          <w:p w14:paraId="63A1955A" w14:textId="77777777" w:rsidR="00B11855" w:rsidRPr="00621E63" w:rsidRDefault="00B11855" w:rsidP="00452006">
            <w:pPr>
              <w:pStyle w:val="TableEntry"/>
            </w:pPr>
          </w:p>
        </w:tc>
      </w:tr>
      <w:tr w:rsidR="00B11855" w:rsidRPr="00621E63" w14:paraId="54C9941C" w14:textId="77777777" w:rsidTr="0034511D">
        <w:trPr>
          <w:cantSplit/>
          <w:jc w:val="center"/>
        </w:trPr>
        <w:tc>
          <w:tcPr>
            <w:tcW w:w="1190" w:type="dxa"/>
            <w:shd w:val="clear" w:color="auto" w:fill="auto"/>
          </w:tcPr>
          <w:p w14:paraId="102F8816" w14:textId="77777777" w:rsidR="00B11855" w:rsidRPr="00621E63" w:rsidRDefault="003D003E" w:rsidP="00452006">
            <w:pPr>
              <w:pStyle w:val="TableEntry"/>
            </w:pPr>
            <w:r w:rsidRPr="00621E63">
              <w:t>S</w:t>
            </w:r>
          </w:p>
        </w:tc>
        <w:tc>
          <w:tcPr>
            <w:tcW w:w="3488" w:type="dxa"/>
            <w:shd w:val="clear" w:color="auto" w:fill="auto"/>
          </w:tcPr>
          <w:p w14:paraId="0A846CF1" w14:textId="77777777" w:rsidR="00B11855" w:rsidRPr="00621E63" w:rsidRDefault="003D003E" w:rsidP="00452006">
            <w:pPr>
              <w:pStyle w:val="TableEntry"/>
            </w:pPr>
            <w:r w:rsidRPr="00621E63">
              <w:t>Coded Pseudo-Name to ensure anonymity</w:t>
            </w:r>
          </w:p>
        </w:tc>
        <w:tc>
          <w:tcPr>
            <w:tcW w:w="2160" w:type="dxa"/>
            <w:shd w:val="clear" w:color="auto" w:fill="auto"/>
          </w:tcPr>
          <w:p w14:paraId="15540ED4" w14:textId="77777777" w:rsidR="00B11855" w:rsidRPr="00621E63" w:rsidRDefault="00B11855" w:rsidP="00452006">
            <w:pPr>
              <w:pStyle w:val="TableEntry"/>
            </w:pPr>
          </w:p>
        </w:tc>
      </w:tr>
      <w:tr w:rsidR="00B11855" w:rsidRPr="00621E63" w14:paraId="41156E3D" w14:textId="77777777" w:rsidTr="0034511D">
        <w:trPr>
          <w:cantSplit/>
          <w:jc w:val="center"/>
        </w:trPr>
        <w:tc>
          <w:tcPr>
            <w:tcW w:w="1190" w:type="dxa"/>
            <w:shd w:val="clear" w:color="auto" w:fill="auto"/>
          </w:tcPr>
          <w:p w14:paraId="5443DFBF" w14:textId="77777777" w:rsidR="00B11855" w:rsidRPr="00621E63" w:rsidRDefault="003D003E" w:rsidP="00452006">
            <w:pPr>
              <w:pStyle w:val="TableEntry"/>
            </w:pPr>
            <w:r w:rsidRPr="00621E63">
              <w:t>T</w:t>
            </w:r>
          </w:p>
        </w:tc>
        <w:tc>
          <w:tcPr>
            <w:tcW w:w="3488" w:type="dxa"/>
            <w:shd w:val="clear" w:color="auto" w:fill="auto"/>
          </w:tcPr>
          <w:p w14:paraId="4AEB799A" w14:textId="77777777" w:rsidR="00B11855" w:rsidRPr="00621E63" w:rsidRDefault="003D003E" w:rsidP="00452006">
            <w:pPr>
              <w:pStyle w:val="TableEntry"/>
            </w:pPr>
            <w:r w:rsidRPr="00621E63">
              <w:t>Indigenous/Tribal/Community Name</w:t>
            </w:r>
          </w:p>
        </w:tc>
        <w:tc>
          <w:tcPr>
            <w:tcW w:w="2160" w:type="dxa"/>
            <w:shd w:val="clear" w:color="auto" w:fill="auto"/>
          </w:tcPr>
          <w:p w14:paraId="46A4F345" w14:textId="77777777" w:rsidR="00B11855" w:rsidRPr="00621E63" w:rsidRDefault="00B11855" w:rsidP="00452006">
            <w:pPr>
              <w:pStyle w:val="TableEntry"/>
            </w:pPr>
          </w:p>
        </w:tc>
      </w:tr>
      <w:tr w:rsidR="00B11855" w:rsidRPr="00621E63" w14:paraId="400D0481" w14:textId="77777777" w:rsidTr="0034511D">
        <w:trPr>
          <w:cantSplit/>
          <w:jc w:val="center"/>
        </w:trPr>
        <w:tc>
          <w:tcPr>
            <w:tcW w:w="1190" w:type="dxa"/>
            <w:shd w:val="clear" w:color="auto" w:fill="auto"/>
          </w:tcPr>
          <w:p w14:paraId="6E3301A2" w14:textId="77777777" w:rsidR="00B11855" w:rsidRPr="00621E63" w:rsidRDefault="003D003E" w:rsidP="00452006">
            <w:pPr>
              <w:pStyle w:val="TableEntry"/>
            </w:pPr>
            <w:r w:rsidRPr="00621E63">
              <w:t>U</w:t>
            </w:r>
          </w:p>
        </w:tc>
        <w:tc>
          <w:tcPr>
            <w:tcW w:w="3488" w:type="dxa"/>
            <w:shd w:val="clear" w:color="auto" w:fill="auto"/>
          </w:tcPr>
          <w:p w14:paraId="35D29E23" w14:textId="77777777" w:rsidR="00B11855" w:rsidRPr="00621E63" w:rsidRDefault="003D003E" w:rsidP="00452006">
            <w:pPr>
              <w:pStyle w:val="TableEntry"/>
            </w:pPr>
            <w:r w:rsidRPr="00621E63">
              <w:t>Unspecified</w:t>
            </w:r>
          </w:p>
        </w:tc>
        <w:tc>
          <w:tcPr>
            <w:tcW w:w="2160" w:type="dxa"/>
            <w:shd w:val="clear" w:color="auto" w:fill="auto"/>
          </w:tcPr>
          <w:p w14:paraId="6C0968F9" w14:textId="77777777" w:rsidR="00B11855" w:rsidRPr="00621E63" w:rsidRDefault="00B11855" w:rsidP="00452006">
            <w:pPr>
              <w:pStyle w:val="TableEntry"/>
            </w:pPr>
          </w:p>
        </w:tc>
      </w:tr>
    </w:tbl>
    <w:p w14:paraId="40EFCB83" w14:textId="77777777" w:rsidR="00264692" w:rsidRPr="00621E63" w:rsidRDefault="00264692" w:rsidP="00452006">
      <w:pPr>
        <w:pStyle w:val="BodyText"/>
      </w:pPr>
    </w:p>
    <w:p w14:paraId="4E72A001" w14:textId="77777777" w:rsidR="00B11855" w:rsidRPr="00621E63" w:rsidRDefault="003D003E" w:rsidP="00452006">
      <w:pPr>
        <w:pStyle w:val="BodyText"/>
      </w:pPr>
      <w:r w:rsidRPr="00621E63">
        <w:t xml:space="preserve">This table may be further defined and restrained in national extensions of this profile. </w:t>
      </w:r>
    </w:p>
    <w:p w14:paraId="1E7129B8" w14:textId="1830CF2B" w:rsidR="00B11855" w:rsidRPr="00621E63" w:rsidRDefault="003D003E" w:rsidP="00452006">
      <w:pPr>
        <w:pStyle w:val="BodyText"/>
      </w:pPr>
      <w:r w:rsidRPr="00621E63">
        <w:t xml:space="preserve">Subfields 6 (Degree) and 10 (Name Validity Range) are deprecated in </w:t>
      </w:r>
      <w:r w:rsidR="006D613E" w:rsidRPr="00621E63">
        <w:t>HL7</w:t>
      </w:r>
      <w:r w:rsidR="00995105" w:rsidRPr="00621E63">
        <w:t xml:space="preserve"> </w:t>
      </w:r>
      <w:r w:rsidRPr="00621E63">
        <w:t>v2.6, therefore not supported by the PCD profile.</w:t>
      </w:r>
    </w:p>
    <w:p w14:paraId="765A4C23" w14:textId="39BF1AC8" w:rsidR="00B11855" w:rsidRPr="00621E63" w:rsidRDefault="00D53FC4" w:rsidP="00D53FC4">
      <w:pPr>
        <w:pStyle w:val="Heading2"/>
        <w:numPr>
          <w:ilvl w:val="0"/>
          <w:numId w:val="0"/>
        </w:numPr>
        <w:rPr>
          <w:noProof w:val="0"/>
        </w:rPr>
        <w:pPrChange w:id="2502" w:author="Mary Jungers" w:date="2019-11-13T19:08:00Z">
          <w:pPr>
            <w:pStyle w:val="AppendixHeading2"/>
            <w:keepNext/>
          </w:pPr>
        </w:pPrChange>
      </w:pPr>
      <w:bookmarkStart w:id="2503" w:name="_Toc401769880"/>
      <w:bookmarkStart w:id="2504" w:name="_Toc24650542"/>
      <w:ins w:id="2505" w:author="Mary Jungers" w:date="2019-11-13T19:08:00Z">
        <w:r w:rsidRPr="00621E63">
          <w:rPr>
            <w:noProof w:val="0"/>
          </w:rPr>
          <w:lastRenderedPageBreak/>
          <w:t xml:space="preserve">C.9 </w:t>
        </w:r>
      </w:ins>
      <w:r w:rsidR="003D003E" w:rsidRPr="00621E63">
        <w:rPr>
          <w:noProof w:val="0"/>
        </w:rPr>
        <w:t>XTN Data Type</w:t>
      </w:r>
      <w:bookmarkEnd w:id="2503"/>
      <w:bookmarkEnd w:id="2504"/>
    </w:p>
    <w:p w14:paraId="6D43465D" w14:textId="77777777" w:rsidR="00B11855" w:rsidRPr="00621E63" w:rsidRDefault="003D003E" w:rsidP="00CF5627">
      <w:pPr>
        <w:pStyle w:val="TableTitle"/>
      </w:pPr>
      <w:r w:rsidRPr="00621E63">
        <w:t>Table C.9-1: XTN-Extended Telecommunication Number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71C3C5F1" w14:textId="77777777" w:rsidTr="00A92110">
        <w:trPr>
          <w:cantSplit/>
          <w:tblHeader/>
          <w:jc w:val="center"/>
        </w:trPr>
        <w:tc>
          <w:tcPr>
            <w:tcW w:w="783" w:type="dxa"/>
            <w:shd w:val="clear" w:color="auto" w:fill="D9D9D9"/>
          </w:tcPr>
          <w:p w14:paraId="48EF5D04" w14:textId="77777777" w:rsidR="00B11855" w:rsidRPr="00621E63" w:rsidRDefault="003D003E" w:rsidP="006C0E8E">
            <w:pPr>
              <w:pStyle w:val="TableEntryHeader"/>
            </w:pPr>
            <w:r w:rsidRPr="00621E63">
              <w:t>SEQ</w:t>
            </w:r>
          </w:p>
        </w:tc>
        <w:tc>
          <w:tcPr>
            <w:tcW w:w="764" w:type="dxa"/>
            <w:shd w:val="clear" w:color="auto" w:fill="D9D9D9"/>
          </w:tcPr>
          <w:p w14:paraId="21D031CE" w14:textId="77777777" w:rsidR="00B11855" w:rsidRPr="00621E63" w:rsidRDefault="003D003E" w:rsidP="006C0E8E">
            <w:pPr>
              <w:pStyle w:val="TableEntryHeader"/>
            </w:pPr>
            <w:r w:rsidRPr="00621E63">
              <w:t>LEN</w:t>
            </w:r>
          </w:p>
        </w:tc>
        <w:tc>
          <w:tcPr>
            <w:tcW w:w="760" w:type="dxa"/>
            <w:shd w:val="clear" w:color="auto" w:fill="D9D9D9"/>
          </w:tcPr>
          <w:p w14:paraId="4B136D06" w14:textId="77777777" w:rsidR="00B11855" w:rsidRPr="00621E63" w:rsidRDefault="003D003E" w:rsidP="006C0E8E">
            <w:pPr>
              <w:pStyle w:val="TableEntryHeader"/>
            </w:pPr>
            <w:r w:rsidRPr="00621E63">
              <w:t>DT</w:t>
            </w:r>
          </w:p>
        </w:tc>
        <w:tc>
          <w:tcPr>
            <w:tcW w:w="961" w:type="dxa"/>
            <w:shd w:val="clear" w:color="auto" w:fill="D9D9D9"/>
          </w:tcPr>
          <w:p w14:paraId="434A5A11" w14:textId="77777777" w:rsidR="00B11855" w:rsidRPr="00621E63" w:rsidRDefault="003D003E" w:rsidP="006C0E8E">
            <w:pPr>
              <w:pStyle w:val="TableEntryHeader"/>
            </w:pPr>
            <w:r w:rsidRPr="00621E63">
              <w:t>Usage</w:t>
            </w:r>
          </w:p>
        </w:tc>
        <w:tc>
          <w:tcPr>
            <w:tcW w:w="1316" w:type="dxa"/>
            <w:shd w:val="clear" w:color="auto" w:fill="D9D9D9"/>
          </w:tcPr>
          <w:p w14:paraId="166E24AE" w14:textId="77777777" w:rsidR="00B11855" w:rsidRPr="00621E63" w:rsidRDefault="003D003E" w:rsidP="006C0E8E">
            <w:pPr>
              <w:pStyle w:val="TableEntryHeader"/>
            </w:pPr>
            <w:r w:rsidRPr="00621E63">
              <w:t>Card.</w:t>
            </w:r>
          </w:p>
        </w:tc>
        <w:tc>
          <w:tcPr>
            <w:tcW w:w="861" w:type="dxa"/>
            <w:shd w:val="clear" w:color="auto" w:fill="D9D9D9"/>
          </w:tcPr>
          <w:p w14:paraId="1A81ED46" w14:textId="77777777" w:rsidR="00B11855" w:rsidRPr="00621E63" w:rsidRDefault="003D003E" w:rsidP="006C0E8E">
            <w:pPr>
              <w:pStyle w:val="TableEntryHeader"/>
            </w:pPr>
            <w:r w:rsidRPr="00621E63">
              <w:t>TBL#</w:t>
            </w:r>
          </w:p>
        </w:tc>
        <w:tc>
          <w:tcPr>
            <w:tcW w:w="2834" w:type="dxa"/>
            <w:shd w:val="clear" w:color="auto" w:fill="D9D9D9"/>
          </w:tcPr>
          <w:p w14:paraId="0578438A" w14:textId="77777777" w:rsidR="00B11855" w:rsidRPr="00621E63" w:rsidRDefault="003D003E" w:rsidP="006C0E8E">
            <w:pPr>
              <w:pStyle w:val="TableEntryHeader"/>
            </w:pPr>
            <w:r w:rsidRPr="00621E63">
              <w:t>Component name</w:t>
            </w:r>
          </w:p>
        </w:tc>
      </w:tr>
      <w:tr w:rsidR="00C40FD5" w:rsidRPr="00621E63" w14:paraId="691F8974" w14:textId="77777777" w:rsidTr="006C0E8E">
        <w:trPr>
          <w:cantSplit/>
          <w:jc w:val="center"/>
        </w:trPr>
        <w:tc>
          <w:tcPr>
            <w:tcW w:w="783" w:type="dxa"/>
            <w:shd w:val="clear" w:color="auto" w:fill="auto"/>
          </w:tcPr>
          <w:p w14:paraId="7E8DB352" w14:textId="77777777" w:rsidR="00B11855" w:rsidRPr="00621E63" w:rsidRDefault="003D003E" w:rsidP="006C0E8E">
            <w:pPr>
              <w:pStyle w:val="TableEntry"/>
              <w:keepNext/>
            </w:pPr>
            <w:r w:rsidRPr="00621E63">
              <w:t>1</w:t>
            </w:r>
          </w:p>
        </w:tc>
        <w:tc>
          <w:tcPr>
            <w:tcW w:w="764" w:type="dxa"/>
            <w:shd w:val="clear" w:color="auto" w:fill="auto"/>
          </w:tcPr>
          <w:p w14:paraId="1D254BE6" w14:textId="77777777" w:rsidR="00B11855" w:rsidRPr="00621E63" w:rsidRDefault="003D003E" w:rsidP="006C0E8E">
            <w:pPr>
              <w:pStyle w:val="TableEntry"/>
              <w:keepNext/>
            </w:pPr>
            <w:r w:rsidRPr="00621E63">
              <w:t>199</w:t>
            </w:r>
          </w:p>
        </w:tc>
        <w:tc>
          <w:tcPr>
            <w:tcW w:w="760" w:type="dxa"/>
            <w:shd w:val="clear" w:color="auto" w:fill="auto"/>
          </w:tcPr>
          <w:p w14:paraId="3ADD7AD1" w14:textId="77777777" w:rsidR="00B11855" w:rsidRPr="00621E63" w:rsidRDefault="003D003E" w:rsidP="006C0E8E">
            <w:pPr>
              <w:pStyle w:val="TableEntry"/>
              <w:keepNext/>
            </w:pPr>
            <w:r w:rsidRPr="00621E63">
              <w:t>ST</w:t>
            </w:r>
          </w:p>
        </w:tc>
        <w:tc>
          <w:tcPr>
            <w:tcW w:w="961" w:type="dxa"/>
            <w:shd w:val="clear" w:color="auto" w:fill="auto"/>
          </w:tcPr>
          <w:p w14:paraId="5DBD699C" w14:textId="77777777" w:rsidR="00B11855" w:rsidRPr="00621E63" w:rsidRDefault="003D003E" w:rsidP="006C0E8E">
            <w:pPr>
              <w:pStyle w:val="TableEntry"/>
              <w:keepNext/>
            </w:pPr>
            <w:r w:rsidRPr="00621E63">
              <w:t>X</w:t>
            </w:r>
          </w:p>
        </w:tc>
        <w:tc>
          <w:tcPr>
            <w:tcW w:w="1316" w:type="dxa"/>
            <w:shd w:val="clear" w:color="auto" w:fill="auto"/>
          </w:tcPr>
          <w:p w14:paraId="46895CAA" w14:textId="77777777" w:rsidR="00B11855" w:rsidRPr="00621E63" w:rsidRDefault="00B11855" w:rsidP="006C0E8E">
            <w:pPr>
              <w:pStyle w:val="TableEntry"/>
              <w:keepNext/>
            </w:pPr>
          </w:p>
        </w:tc>
        <w:tc>
          <w:tcPr>
            <w:tcW w:w="861" w:type="dxa"/>
            <w:shd w:val="clear" w:color="auto" w:fill="auto"/>
          </w:tcPr>
          <w:p w14:paraId="1EB4BB2E" w14:textId="77777777" w:rsidR="00B11855" w:rsidRPr="00621E63" w:rsidRDefault="00B11855" w:rsidP="006C0E8E">
            <w:pPr>
              <w:pStyle w:val="TableEntry"/>
              <w:keepNext/>
            </w:pPr>
          </w:p>
        </w:tc>
        <w:tc>
          <w:tcPr>
            <w:tcW w:w="2834" w:type="dxa"/>
            <w:shd w:val="clear" w:color="auto" w:fill="auto"/>
          </w:tcPr>
          <w:p w14:paraId="167D89E3" w14:textId="77777777" w:rsidR="00B11855" w:rsidRPr="00621E63" w:rsidRDefault="003D003E" w:rsidP="006C0E8E">
            <w:pPr>
              <w:pStyle w:val="TableEntry"/>
              <w:keepNext/>
            </w:pPr>
            <w:r w:rsidRPr="00621E63">
              <w:t>Telephone Number</w:t>
            </w:r>
          </w:p>
        </w:tc>
      </w:tr>
      <w:tr w:rsidR="00C40FD5" w:rsidRPr="00621E63" w14:paraId="2993BFCD" w14:textId="77777777" w:rsidTr="006C0E8E">
        <w:trPr>
          <w:cantSplit/>
          <w:jc w:val="center"/>
        </w:trPr>
        <w:tc>
          <w:tcPr>
            <w:tcW w:w="783" w:type="dxa"/>
            <w:shd w:val="clear" w:color="auto" w:fill="auto"/>
          </w:tcPr>
          <w:p w14:paraId="79E9059F" w14:textId="77777777" w:rsidR="00B11855" w:rsidRPr="00621E63" w:rsidRDefault="003D003E" w:rsidP="006C0E8E">
            <w:pPr>
              <w:pStyle w:val="TableEntry"/>
              <w:keepNext/>
            </w:pPr>
            <w:r w:rsidRPr="00621E63">
              <w:t>2</w:t>
            </w:r>
          </w:p>
        </w:tc>
        <w:tc>
          <w:tcPr>
            <w:tcW w:w="764" w:type="dxa"/>
            <w:shd w:val="clear" w:color="auto" w:fill="auto"/>
          </w:tcPr>
          <w:p w14:paraId="7B89A6D5" w14:textId="77777777" w:rsidR="00B11855" w:rsidRPr="00621E63" w:rsidRDefault="003D003E" w:rsidP="006C0E8E">
            <w:pPr>
              <w:pStyle w:val="TableEntry"/>
              <w:keepNext/>
            </w:pPr>
            <w:r w:rsidRPr="00621E63">
              <w:t>3</w:t>
            </w:r>
          </w:p>
        </w:tc>
        <w:tc>
          <w:tcPr>
            <w:tcW w:w="760" w:type="dxa"/>
            <w:shd w:val="clear" w:color="auto" w:fill="auto"/>
          </w:tcPr>
          <w:p w14:paraId="6AD2462B" w14:textId="77777777" w:rsidR="00B11855" w:rsidRPr="00621E63" w:rsidRDefault="003D003E" w:rsidP="006C0E8E">
            <w:pPr>
              <w:pStyle w:val="TableEntry"/>
              <w:keepNext/>
            </w:pPr>
            <w:r w:rsidRPr="00621E63">
              <w:t>ID</w:t>
            </w:r>
          </w:p>
        </w:tc>
        <w:tc>
          <w:tcPr>
            <w:tcW w:w="961" w:type="dxa"/>
            <w:shd w:val="clear" w:color="auto" w:fill="auto"/>
          </w:tcPr>
          <w:p w14:paraId="1FDAC527" w14:textId="77777777" w:rsidR="00B11855" w:rsidRPr="00621E63" w:rsidRDefault="003D003E" w:rsidP="006C0E8E">
            <w:pPr>
              <w:pStyle w:val="TableEntry"/>
              <w:keepNext/>
            </w:pPr>
            <w:r w:rsidRPr="00621E63">
              <w:t>R</w:t>
            </w:r>
          </w:p>
        </w:tc>
        <w:tc>
          <w:tcPr>
            <w:tcW w:w="1316" w:type="dxa"/>
            <w:shd w:val="clear" w:color="auto" w:fill="auto"/>
          </w:tcPr>
          <w:p w14:paraId="26CA2171" w14:textId="77777777" w:rsidR="00B11855" w:rsidRPr="00621E63" w:rsidRDefault="003D003E" w:rsidP="003570BC">
            <w:pPr>
              <w:pStyle w:val="TableEntry"/>
              <w:keepNext/>
            </w:pPr>
            <w:r w:rsidRPr="00621E63">
              <w:t>[</w:t>
            </w:r>
            <w:r w:rsidR="003570BC" w:rsidRPr="00621E63">
              <w:t>1</w:t>
            </w:r>
            <w:r w:rsidRPr="00621E63">
              <w:t>..1]</w:t>
            </w:r>
          </w:p>
        </w:tc>
        <w:tc>
          <w:tcPr>
            <w:tcW w:w="861" w:type="dxa"/>
            <w:shd w:val="clear" w:color="auto" w:fill="auto"/>
          </w:tcPr>
          <w:p w14:paraId="3371AF56" w14:textId="77777777" w:rsidR="00B11855" w:rsidRPr="00621E63" w:rsidRDefault="003D003E" w:rsidP="006C0E8E">
            <w:pPr>
              <w:pStyle w:val="TableEntry"/>
              <w:keepNext/>
            </w:pPr>
            <w:r w:rsidRPr="00621E63">
              <w:t>0201</w:t>
            </w:r>
          </w:p>
        </w:tc>
        <w:tc>
          <w:tcPr>
            <w:tcW w:w="2834" w:type="dxa"/>
            <w:shd w:val="clear" w:color="auto" w:fill="auto"/>
          </w:tcPr>
          <w:p w14:paraId="2B60546E" w14:textId="77777777" w:rsidR="00B11855" w:rsidRPr="00621E63" w:rsidRDefault="003D003E" w:rsidP="006C0E8E">
            <w:pPr>
              <w:pStyle w:val="TableEntry"/>
              <w:keepNext/>
            </w:pPr>
            <w:r w:rsidRPr="00621E63">
              <w:t>Telecommunication Use Code</w:t>
            </w:r>
          </w:p>
        </w:tc>
      </w:tr>
      <w:tr w:rsidR="00C40FD5" w:rsidRPr="00621E63" w14:paraId="476BA465" w14:textId="77777777" w:rsidTr="006C0E8E">
        <w:trPr>
          <w:cantSplit/>
          <w:jc w:val="center"/>
        </w:trPr>
        <w:tc>
          <w:tcPr>
            <w:tcW w:w="783" w:type="dxa"/>
            <w:shd w:val="clear" w:color="auto" w:fill="auto"/>
          </w:tcPr>
          <w:p w14:paraId="2431EC06" w14:textId="77777777" w:rsidR="00B11855" w:rsidRPr="00621E63" w:rsidRDefault="003D003E" w:rsidP="006C0E8E">
            <w:pPr>
              <w:pStyle w:val="TableEntry"/>
              <w:keepNext/>
            </w:pPr>
            <w:r w:rsidRPr="00621E63">
              <w:t>3</w:t>
            </w:r>
          </w:p>
        </w:tc>
        <w:tc>
          <w:tcPr>
            <w:tcW w:w="764" w:type="dxa"/>
            <w:shd w:val="clear" w:color="auto" w:fill="auto"/>
          </w:tcPr>
          <w:p w14:paraId="2A385FC6" w14:textId="77777777" w:rsidR="00B11855" w:rsidRPr="00621E63" w:rsidRDefault="003D003E" w:rsidP="006C0E8E">
            <w:pPr>
              <w:pStyle w:val="TableEntry"/>
              <w:keepNext/>
            </w:pPr>
            <w:r w:rsidRPr="00621E63">
              <w:t>8</w:t>
            </w:r>
          </w:p>
        </w:tc>
        <w:tc>
          <w:tcPr>
            <w:tcW w:w="760" w:type="dxa"/>
            <w:shd w:val="clear" w:color="auto" w:fill="auto"/>
          </w:tcPr>
          <w:p w14:paraId="4FBEEE3E" w14:textId="77777777" w:rsidR="00B11855" w:rsidRPr="00621E63" w:rsidRDefault="003D003E" w:rsidP="006C0E8E">
            <w:pPr>
              <w:pStyle w:val="TableEntry"/>
              <w:keepNext/>
            </w:pPr>
            <w:r w:rsidRPr="00621E63">
              <w:t>ID</w:t>
            </w:r>
          </w:p>
        </w:tc>
        <w:tc>
          <w:tcPr>
            <w:tcW w:w="961" w:type="dxa"/>
            <w:shd w:val="clear" w:color="auto" w:fill="auto"/>
          </w:tcPr>
          <w:p w14:paraId="6AC6AD04" w14:textId="77777777" w:rsidR="00B11855" w:rsidRPr="00621E63" w:rsidRDefault="003D003E" w:rsidP="006C0E8E">
            <w:pPr>
              <w:pStyle w:val="TableEntry"/>
              <w:keepNext/>
            </w:pPr>
            <w:r w:rsidRPr="00621E63">
              <w:t>R</w:t>
            </w:r>
          </w:p>
        </w:tc>
        <w:tc>
          <w:tcPr>
            <w:tcW w:w="1316" w:type="dxa"/>
            <w:shd w:val="clear" w:color="auto" w:fill="auto"/>
          </w:tcPr>
          <w:p w14:paraId="62E87341" w14:textId="77777777" w:rsidR="00B11855" w:rsidRPr="00621E63" w:rsidRDefault="003D003E" w:rsidP="003570BC">
            <w:pPr>
              <w:pStyle w:val="TableEntry"/>
              <w:keepNext/>
            </w:pPr>
            <w:r w:rsidRPr="00621E63">
              <w:t>[</w:t>
            </w:r>
            <w:r w:rsidR="003570BC" w:rsidRPr="00621E63">
              <w:t>1</w:t>
            </w:r>
            <w:r w:rsidRPr="00621E63">
              <w:t>..1]</w:t>
            </w:r>
          </w:p>
        </w:tc>
        <w:tc>
          <w:tcPr>
            <w:tcW w:w="861" w:type="dxa"/>
            <w:shd w:val="clear" w:color="auto" w:fill="auto"/>
          </w:tcPr>
          <w:p w14:paraId="0A9A67BF" w14:textId="77777777" w:rsidR="00B11855" w:rsidRPr="00621E63" w:rsidRDefault="003D003E" w:rsidP="006C0E8E">
            <w:pPr>
              <w:pStyle w:val="TableEntry"/>
              <w:keepNext/>
            </w:pPr>
            <w:r w:rsidRPr="00621E63">
              <w:t>0202</w:t>
            </w:r>
          </w:p>
        </w:tc>
        <w:tc>
          <w:tcPr>
            <w:tcW w:w="2834" w:type="dxa"/>
            <w:shd w:val="clear" w:color="auto" w:fill="auto"/>
          </w:tcPr>
          <w:p w14:paraId="608AC9C6" w14:textId="77777777" w:rsidR="00B11855" w:rsidRPr="00621E63" w:rsidRDefault="003D003E" w:rsidP="006C0E8E">
            <w:pPr>
              <w:pStyle w:val="TableEntry"/>
              <w:keepNext/>
            </w:pPr>
            <w:r w:rsidRPr="00621E63">
              <w:t>Telecommunication Equipment Type</w:t>
            </w:r>
          </w:p>
        </w:tc>
      </w:tr>
      <w:tr w:rsidR="00C40FD5" w:rsidRPr="00621E63" w14:paraId="2FDF6F6D" w14:textId="77777777" w:rsidTr="006C0E8E">
        <w:trPr>
          <w:cantSplit/>
          <w:jc w:val="center"/>
        </w:trPr>
        <w:tc>
          <w:tcPr>
            <w:tcW w:w="783" w:type="dxa"/>
            <w:shd w:val="clear" w:color="auto" w:fill="auto"/>
          </w:tcPr>
          <w:p w14:paraId="078E8D03" w14:textId="77777777" w:rsidR="00B11855" w:rsidRPr="00621E63" w:rsidRDefault="003D003E" w:rsidP="001915B9">
            <w:pPr>
              <w:pStyle w:val="TableEntry"/>
            </w:pPr>
            <w:r w:rsidRPr="00621E63">
              <w:t>4</w:t>
            </w:r>
          </w:p>
        </w:tc>
        <w:tc>
          <w:tcPr>
            <w:tcW w:w="764" w:type="dxa"/>
            <w:shd w:val="clear" w:color="auto" w:fill="auto"/>
          </w:tcPr>
          <w:p w14:paraId="02C46929" w14:textId="77777777" w:rsidR="00B11855" w:rsidRPr="00621E63" w:rsidRDefault="003D003E" w:rsidP="001915B9">
            <w:pPr>
              <w:pStyle w:val="TableEntry"/>
            </w:pPr>
            <w:r w:rsidRPr="00621E63">
              <w:t>199</w:t>
            </w:r>
          </w:p>
        </w:tc>
        <w:tc>
          <w:tcPr>
            <w:tcW w:w="760" w:type="dxa"/>
            <w:shd w:val="clear" w:color="auto" w:fill="auto"/>
          </w:tcPr>
          <w:p w14:paraId="4402FECB" w14:textId="77777777" w:rsidR="00B11855" w:rsidRPr="00621E63" w:rsidRDefault="003D003E" w:rsidP="001915B9">
            <w:pPr>
              <w:pStyle w:val="TableEntry"/>
            </w:pPr>
            <w:r w:rsidRPr="00621E63">
              <w:t>ST</w:t>
            </w:r>
          </w:p>
        </w:tc>
        <w:tc>
          <w:tcPr>
            <w:tcW w:w="961" w:type="dxa"/>
            <w:shd w:val="clear" w:color="auto" w:fill="auto"/>
          </w:tcPr>
          <w:p w14:paraId="41F594BB" w14:textId="77777777" w:rsidR="00B11855" w:rsidRPr="00621E63" w:rsidRDefault="003D003E" w:rsidP="001915B9">
            <w:pPr>
              <w:pStyle w:val="TableEntry"/>
            </w:pPr>
            <w:r w:rsidRPr="00621E63">
              <w:t>RE</w:t>
            </w:r>
          </w:p>
        </w:tc>
        <w:tc>
          <w:tcPr>
            <w:tcW w:w="1316" w:type="dxa"/>
            <w:shd w:val="clear" w:color="auto" w:fill="auto"/>
          </w:tcPr>
          <w:p w14:paraId="05579265" w14:textId="77777777" w:rsidR="00B11855" w:rsidRPr="00621E63" w:rsidRDefault="003D003E" w:rsidP="001915B9">
            <w:pPr>
              <w:pStyle w:val="TableEntry"/>
            </w:pPr>
            <w:r w:rsidRPr="00621E63">
              <w:t>[0..1]</w:t>
            </w:r>
          </w:p>
        </w:tc>
        <w:tc>
          <w:tcPr>
            <w:tcW w:w="861" w:type="dxa"/>
            <w:shd w:val="clear" w:color="auto" w:fill="auto"/>
          </w:tcPr>
          <w:p w14:paraId="0B97D29C" w14:textId="77777777" w:rsidR="00B11855" w:rsidRPr="00621E63" w:rsidRDefault="00B11855" w:rsidP="001915B9">
            <w:pPr>
              <w:pStyle w:val="TableEntry"/>
            </w:pPr>
          </w:p>
        </w:tc>
        <w:tc>
          <w:tcPr>
            <w:tcW w:w="2834" w:type="dxa"/>
            <w:shd w:val="clear" w:color="auto" w:fill="auto"/>
          </w:tcPr>
          <w:p w14:paraId="5A775AB3" w14:textId="77777777" w:rsidR="00B11855" w:rsidRPr="00621E63" w:rsidRDefault="003D003E" w:rsidP="001915B9">
            <w:pPr>
              <w:pStyle w:val="TableEntry"/>
            </w:pPr>
            <w:r w:rsidRPr="00621E63">
              <w:t>Email Address</w:t>
            </w:r>
          </w:p>
        </w:tc>
      </w:tr>
      <w:tr w:rsidR="00C40FD5" w:rsidRPr="00621E63" w14:paraId="66F11F5C" w14:textId="77777777" w:rsidTr="006C0E8E">
        <w:trPr>
          <w:cantSplit/>
          <w:jc w:val="center"/>
        </w:trPr>
        <w:tc>
          <w:tcPr>
            <w:tcW w:w="783" w:type="dxa"/>
            <w:shd w:val="clear" w:color="auto" w:fill="auto"/>
          </w:tcPr>
          <w:p w14:paraId="29C27FBE" w14:textId="77777777" w:rsidR="00B11855" w:rsidRPr="00621E63" w:rsidRDefault="003D003E" w:rsidP="001915B9">
            <w:pPr>
              <w:pStyle w:val="TableEntry"/>
            </w:pPr>
            <w:r w:rsidRPr="00621E63">
              <w:t>5</w:t>
            </w:r>
          </w:p>
        </w:tc>
        <w:tc>
          <w:tcPr>
            <w:tcW w:w="764" w:type="dxa"/>
            <w:shd w:val="clear" w:color="auto" w:fill="auto"/>
          </w:tcPr>
          <w:p w14:paraId="25AB5904" w14:textId="77777777" w:rsidR="00B11855" w:rsidRPr="00621E63" w:rsidRDefault="003D003E" w:rsidP="001915B9">
            <w:pPr>
              <w:pStyle w:val="TableEntry"/>
            </w:pPr>
            <w:r w:rsidRPr="00621E63">
              <w:t>3</w:t>
            </w:r>
          </w:p>
        </w:tc>
        <w:tc>
          <w:tcPr>
            <w:tcW w:w="760" w:type="dxa"/>
            <w:shd w:val="clear" w:color="auto" w:fill="auto"/>
          </w:tcPr>
          <w:p w14:paraId="3982C2C0" w14:textId="77777777" w:rsidR="00B11855" w:rsidRPr="00621E63" w:rsidRDefault="003D003E" w:rsidP="001915B9">
            <w:pPr>
              <w:pStyle w:val="TableEntry"/>
            </w:pPr>
            <w:r w:rsidRPr="00621E63">
              <w:t>NM</w:t>
            </w:r>
          </w:p>
        </w:tc>
        <w:tc>
          <w:tcPr>
            <w:tcW w:w="961" w:type="dxa"/>
            <w:shd w:val="clear" w:color="auto" w:fill="auto"/>
          </w:tcPr>
          <w:p w14:paraId="6876007C" w14:textId="77777777" w:rsidR="00B11855" w:rsidRPr="00621E63" w:rsidRDefault="003D003E" w:rsidP="001915B9">
            <w:pPr>
              <w:pStyle w:val="TableEntry"/>
            </w:pPr>
            <w:r w:rsidRPr="00621E63">
              <w:t>RE</w:t>
            </w:r>
          </w:p>
        </w:tc>
        <w:tc>
          <w:tcPr>
            <w:tcW w:w="1316" w:type="dxa"/>
            <w:shd w:val="clear" w:color="auto" w:fill="auto"/>
          </w:tcPr>
          <w:p w14:paraId="11FD92DB" w14:textId="77777777" w:rsidR="00B11855" w:rsidRPr="00621E63" w:rsidRDefault="003D003E" w:rsidP="001915B9">
            <w:pPr>
              <w:pStyle w:val="TableEntry"/>
            </w:pPr>
            <w:r w:rsidRPr="00621E63">
              <w:t>[0..1]</w:t>
            </w:r>
          </w:p>
        </w:tc>
        <w:tc>
          <w:tcPr>
            <w:tcW w:w="861" w:type="dxa"/>
            <w:shd w:val="clear" w:color="auto" w:fill="auto"/>
          </w:tcPr>
          <w:p w14:paraId="47F78E0F" w14:textId="77777777" w:rsidR="00B11855" w:rsidRPr="00621E63" w:rsidRDefault="00B11855" w:rsidP="001915B9">
            <w:pPr>
              <w:pStyle w:val="TableEntry"/>
            </w:pPr>
          </w:p>
        </w:tc>
        <w:tc>
          <w:tcPr>
            <w:tcW w:w="2834" w:type="dxa"/>
            <w:shd w:val="clear" w:color="auto" w:fill="auto"/>
          </w:tcPr>
          <w:p w14:paraId="7F11BF9E" w14:textId="77777777" w:rsidR="00B11855" w:rsidRPr="00621E63" w:rsidRDefault="003D003E" w:rsidP="001915B9">
            <w:pPr>
              <w:pStyle w:val="TableEntry"/>
            </w:pPr>
            <w:r w:rsidRPr="00621E63">
              <w:t>Country Code</w:t>
            </w:r>
          </w:p>
        </w:tc>
      </w:tr>
      <w:tr w:rsidR="00C40FD5" w:rsidRPr="00621E63" w14:paraId="3CAEFB73" w14:textId="77777777" w:rsidTr="006C0E8E">
        <w:trPr>
          <w:cantSplit/>
          <w:jc w:val="center"/>
        </w:trPr>
        <w:tc>
          <w:tcPr>
            <w:tcW w:w="783" w:type="dxa"/>
            <w:shd w:val="clear" w:color="auto" w:fill="auto"/>
          </w:tcPr>
          <w:p w14:paraId="4B4CFC24" w14:textId="77777777" w:rsidR="00B11855" w:rsidRPr="00621E63" w:rsidRDefault="003D003E" w:rsidP="001915B9">
            <w:pPr>
              <w:pStyle w:val="TableEntry"/>
            </w:pPr>
            <w:r w:rsidRPr="00621E63">
              <w:t>6</w:t>
            </w:r>
          </w:p>
        </w:tc>
        <w:tc>
          <w:tcPr>
            <w:tcW w:w="764" w:type="dxa"/>
            <w:shd w:val="clear" w:color="auto" w:fill="auto"/>
          </w:tcPr>
          <w:p w14:paraId="6371C43F" w14:textId="77777777" w:rsidR="00B11855" w:rsidRPr="00621E63" w:rsidRDefault="003D003E" w:rsidP="001915B9">
            <w:pPr>
              <w:pStyle w:val="TableEntry"/>
            </w:pPr>
            <w:r w:rsidRPr="00621E63">
              <w:t>5</w:t>
            </w:r>
          </w:p>
        </w:tc>
        <w:tc>
          <w:tcPr>
            <w:tcW w:w="760" w:type="dxa"/>
            <w:shd w:val="clear" w:color="auto" w:fill="auto"/>
          </w:tcPr>
          <w:p w14:paraId="1E82968E" w14:textId="77777777" w:rsidR="00B11855" w:rsidRPr="00621E63" w:rsidRDefault="003D003E" w:rsidP="001915B9">
            <w:pPr>
              <w:pStyle w:val="TableEntry"/>
            </w:pPr>
            <w:r w:rsidRPr="00621E63">
              <w:t>NM</w:t>
            </w:r>
          </w:p>
        </w:tc>
        <w:tc>
          <w:tcPr>
            <w:tcW w:w="961" w:type="dxa"/>
            <w:shd w:val="clear" w:color="auto" w:fill="auto"/>
          </w:tcPr>
          <w:p w14:paraId="12D68E1F" w14:textId="77777777" w:rsidR="00B11855" w:rsidRPr="00621E63" w:rsidRDefault="003D003E" w:rsidP="001915B9">
            <w:pPr>
              <w:pStyle w:val="TableEntry"/>
            </w:pPr>
            <w:r w:rsidRPr="00621E63">
              <w:t>RE</w:t>
            </w:r>
          </w:p>
        </w:tc>
        <w:tc>
          <w:tcPr>
            <w:tcW w:w="1316" w:type="dxa"/>
            <w:shd w:val="clear" w:color="auto" w:fill="auto"/>
          </w:tcPr>
          <w:p w14:paraId="4C16E825" w14:textId="77777777" w:rsidR="00B11855" w:rsidRPr="00621E63" w:rsidRDefault="003D003E" w:rsidP="001915B9">
            <w:pPr>
              <w:pStyle w:val="TableEntry"/>
            </w:pPr>
            <w:r w:rsidRPr="00621E63">
              <w:t>[0..1]</w:t>
            </w:r>
          </w:p>
        </w:tc>
        <w:tc>
          <w:tcPr>
            <w:tcW w:w="861" w:type="dxa"/>
            <w:shd w:val="clear" w:color="auto" w:fill="auto"/>
          </w:tcPr>
          <w:p w14:paraId="25D4A5B7" w14:textId="77777777" w:rsidR="00B11855" w:rsidRPr="00621E63" w:rsidRDefault="00B11855" w:rsidP="001915B9">
            <w:pPr>
              <w:pStyle w:val="TableEntry"/>
            </w:pPr>
          </w:p>
        </w:tc>
        <w:tc>
          <w:tcPr>
            <w:tcW w:w="2834" w:type="dxa"/>
            <w:shd w:val="clear" w:color="auto" w:fill="auto"/>
          </w:tcPr>
          <w:p w14:paraId="69E621E3" w14:textId="77777777" w:rsidR="00B11855" w:rsidRPr="00621E63" w:rsidRDefault="003D003E" w:rsidP="001915B9">
            <w:pPr>
              <w:pStyle w:val="TableEntry"/>
            </w:pPr>
            <w:r w:rsidRPr="00621E63">
              <w:t>Area/City Code</w:t>
            </w:r>
          </w:p>
        </w:tc>
      </w:tr>
      <w:tr w:rsidR="00C40FD5" w:rsidRPr="00621E63" w14:paraId="2690D3E6" w14:textId="77777777" w:rsidTr="006C0E8E">
        <w:trPr>
          <w:cantSplit/>
          <w:jc w:val="center"/>
        </w:trPr>
        <w:tc>
          <w:tcPr>
            <w:tcW w:w="783" w:type="dxa"/>
            <w:shd w:val="clear" w:color="auto" w:fill="auto"/>
          </w:tcPr>
          <w:p w14:paraId="1FF13987" w14:textId="77777777" w:rsidR="00B11855" w:rsidRPr="00621E63" w:rsidRDefault="003D003E" w:rsidP="001915B9">
            <w:pPr>
              <w:pStyle w:val="TableEntry"/>
            </w:pPr>
            <w:r w:rsidRPr="00621E63">
              <w:t>7</w:t>
            </w:r>
          </w:p>
        </w:tc>
        <w:tc>
          <w:tcPr>
            <w:tcW w:w="764" w:type="dxa"/>
            <w:shd w:val="clear" w:color="auto" w:fill="auto"/>
          </w:tcPr>
          <w:p w14:paraId="0438C637" w14:textId="77777777" w:rsidR="00B11855" w:rsidRPr="00621E63" w:rsidRDefault="003D003E" w:rsidP="001915B9">
            <w:pPr>
              <w:pStyle w:val="TableEntry"/>
            </w:pPr>
            <w:r w:rsidRPr="00621E63">
              <w:t>9</w:t>
            </w:r>
          </w:p>
        </w:tc>
        <w:tc>
          <w:tcPr>
            <w:tcW w:w="760" w:type="dxa"/>
            <w:shd w:val="clear" w:color="auto" w:fill="auto"/>
          </w:tcPr>
          <w:p w14:paraId="1118DB1D" w14:textId="77777777" w:rsidR="00B11855" w:rsidRPr="00621E63" w:rsidRDefault="003D003E" w:rsidP="001915B9">
            <w:pPr>
              <w:pStyle w:val="TableEntry"/>
            </w:pPr>
            <w:r w:rsidRPr="00621E63">
              <w:t>NM</w:t>
            </w:r>
          </w:p>
        </w:tc>
        <w:tc>
          <w:tcPr>
            <w:tcW w:w="961" w:type="dxa"/>
            <w:shd w:val="clear" w:color="auto" w:fill="auto"/>
          </w:tcPr>
          <w:p w14:paraId="019AA4AE" w14:textId="77777777" w:rsidR="00B11855" w:rsidRPr="00621E63" w:rsidRDefault="003D003E" w:rsidP="001915B9">
            <w:pPr>
              <w:pStyle w:val="TableEntry"/>
            </w:pPr>
            <w:r w:rsidRPr="00621E63">
              <w:t>RE</w:t>
            </w:r>
          </w:p>
        </w:tc>
        <w:tc>
          <w:tcPr>
            <w:tcW w:w="1316" w:type="dxa"/>
            <w:shd w:val="clear" w:color="auto" w:fill="auto"/>
          </w:tcPr>
          <w:p w14:paraId="24AC6315" w14:textId="77777777" w:rsidR="00B11855" w:rsidRPr="00621E63" w:rsidRDefault="003D003E" w:rsidP="001915B9">
            <w:pPr>
              <w:pStyle w:val="TableEntry"/>
            </w:pPr>
            <w:r w:rsidRPr="00621E63">
              <w:t>[0..1]</w:t>
            </w:r>
          </w:p>
        </w:tc>
        <w:tc>
          <w:tcPr>
            <w:tcW w:w="861" w:type="dxa"/>
            <w:shd w:val="clear" w:color="auto" w:fill="auto"/>
          </w:tcPr>
          <w:p w14:paraId="0461D521" w14:textId="77777777" w:rsidR="00B11855" w:rsidRPr="00621E63" w:rsidRDefault="00B11855" w:rsidP="001915B9">
            <w:pPr>
              <w:pStyle w:val="TableEntry"/>
            </w:pPr>
          </w:p>
        </w:tc>
        <w:tc>
          <w:tcPr>
            <w:tcW w:w="2834" w:type="dxa"/>
            <w:shd w:val="clear" w:color="auto" w:fill="auto"/>
          </w:tcPr>
          <w:p w14:paraId="383A1051" w14:textId="77777777" w:rsidR="00B11855" w:rsidRPr="00621E63" w:rsidRDefault="003D003E" w:rsidP="001915B9">
            <w:pPr>
              <w:pStyle w:val="TableEntry"/>
            </w:pPr>
            <w:r w:rsidRPr="00621E63">
              <w:t>Local Number</w:t>
            </w:r>
          </w:p>
        </w:tc>
      </w:tr>
      <w:tr w:rsidR="00C40FD5" w:rsidRPr="00621E63" w14:paraId="7B86D6D5" w14:textId="77777777" w:rsidTr="006C0E8E">
        <w:trPr>
          <w:cantSplit/>
          <w:jc w:val="center"/>
        </w:trPr>
        <w:tc>
          <w:tcPr>
            <w:tcW w:w="783" w:type="dxa"/>
            <w:shd w:val="clear" w:color="auto" w:fill="auto"/>
          </w:tcPr>
          <w:p w14:paraId="1D1DDFE5" w14:textId="77777777" w:rsidR="00B11855" w:rsidRPr="00621E63" w:rsidRDefault="003D003E" w:rsidP="001915B9">
            <w:pPr>
              <w:pStyle w:val="TableEntry"/>
            </w:pPr>
            <w:r w:rsidRPr="00621E63">
              <w:t>8</w:t>
            </w:r>
          </w:p>
        </w:tc>
        <w:tc>
          <w:tcPr>
            <w:tcW w:w="764" w:type="dxa"/>
            <w:shd w:val="clear" w:color="auto" w:fill="auto"/>
          </w:tcPr>
          <w:p w14:paraId="1E2316A8" w14:textId="77777777" w:rsidR="00B11855" w:rsidRPr="00621E63" w:rsidRDefault="003D003E" w:rsidP="001915B9">
            <w:pPr>
              <w:pStyle w:val="TableEntry"/>
            </w:pPr>
            <w:r w:rsidRPr="00621E63">
              <w:t>5</w:t>
            </w:r>
          </w:p>
        </w:tc>
        <w:tc>
          <w:tcPr>
            <w:tcW w:w="760" w:type="dxa"/>
            <w:shd w:val="clear" w:color="auto" w:fill="auto"/>
          </w:tcPr>
          <w:p w14:paraId="4328E2EE" w14:textId="77777777" w:rsidR="00B11855" w:rsidRPr="00621E63" w:rsidRDefault="003D003E" w:rsidP="001915B9">
            <w:pPr>
              <w:pStyle w:val="TableEntry"/>
            </w:pPr>
            <w:r w:rsidRPr="00621E63">
              <w:t>NM</w:t>
            </w:r>
          </w:p>
        </w:tc>
        <w:tc>
          <w:tcPr>
            <w:tcW w:w="961" w:type="dxa"/>
            <w:shd w:val="clear" w:color="auto" w:fill="auto"/>
          </w:tcPr>
          <w:p w14:paraId="12968B45" w14:textId="77777777" w:rsidR="00B11855" w:rsidRPr="00621E63" w:rsidRDefault="003D003E" w:rsidP="001915B9">
            <w:pPr>
              <w:pStyle w:val="TableEntry"/>
            </w:pPr>
            <w:r w:rsidRPr="00621E63">
              <w:t>RE</w:t>
            </w:r>
          </w:p>
        </w:tc>
        <w:tc>
          <w:tcPr>
            <w:tcW w:w="1316" w:type="dxa"/>
            <w:shd w:val="clear" w:color="auto" w:fill="auto"/>
          </w:tcPr>
          <w:p w14:paraId="3469A27F" w14:textId="77777777" w:rsidR="00B11855" w:rsidRPr="00621E63" w:rsidRDefault="003D003E" w:rsidP="001915B9">
            <w:pPr>
              <w:pStyle w:val="TableEntry"/>
            </w:pPr>
            <w:r w:rsidRPr="00621E63">
              <w:t>[0..1]</w:t>
            </w:r>
          </w:p>
        </w:tc>
        <w:tc>
          <w:tcPr>
            <w:tcW w:w="861" w:type="dxa"/>
            <w:shd w:val="clear" w:color="auto" w:fill="auto"/>
          </w:tcPr>
          <w:p w14:paraId="538BA01A" w14:textId="77777777" w:rsidR="00B11855" w:rsidRPr="00621E63" w:rsidRDefault="00B11855" w:rsidP="001915B9">
            <w:pPr>
              <w:pStyle w:val="TableEntry"/>
            </w:pPr>
          </w:p>
        </w:tc>
        <w:tc>
          <w:tcPr>
            <w:tcW w:w="2834" w:type="dxa"/>
            <w:shd w:val="clear" w:color="auto" w:fill="auto"/>
          </w:tcPr>
          <w:p w14:paraId="2E89E79A" w14:textId="77777777" w:rsidR="00B11855" w:rsidRPr="00621E63" w:rsidRDefault="003D003E" w:rsidP="001915B9">
            <w:pPr>
              <w:pStyle w:val="TableEntry"/>
            </w:pPr>
            <w:r w:rsidRPr="00621E63">
              <w:t>Extension</w:t>
            </w:r>
          </w:p>
        </w:tc>
      </w:tr>
      <w:tr w:rsidR="00C40FD5" w:rsidRPr="00621E63" w14:paraId="689A9EFF" w14:textId="77777777" w:rsidTr="006C0E8E">
        <w:trPr>
          <w:cantSplit/>
          <w:jc w:val="center"/>
        </w:trPr>
        <w:tc>
          <w:tcPr>
            <w:tcW w:w="783" w:type="dxa"/>
            <w:shd w:val="clear" w:color="auto" w:fill="auto"/>
          </w:tcPr>
          <w:p w14:paraId="7EECAC0D" w14:textId="77777777" w:rsidR="00B11855" w:rsidRPr="00621E63" w:rsidRDefault="003D003E" w:rsidP="001915B9">
            <w:pPr>
              <w:pStyle w:val="TableEntry"/>
            </w:pPr>
            <w:r w:rsidRPr="00621E63">
              <w:t>9</w:t>
            </w:r>
          </w:p>
        </w:tc>
        <w:tc>
          <w:tcPr>
            <w:tcW w:w="764" w:type="dxa"/>
            <w:shd w:val="clear" w:color="auto" w:fill="auto"/>
          </w:tcPr>
          <w:p w14:paraId="58916688" w14:textId="77777777" w:rsidR="00B11855" w:rsidRPr="00621E63" w:rsidRDefault="003D003E" w:rsidP="001915B9">
            <w:pPr>
              <w:pStyle w:val="TableEntry"/>
            </w:pPr>
            <w:r w:rsidRPr="00621E63">
              <w:t>199</w:t>
            </w:r>
          </w:p>
        </w:tc>
        <w:tc>
          <w:tcPr>
            <w:tcW w:w="760" w:type="dxa"/>
            <w:shd w:val="clear" w:color="auto" w:fill="auto"/>
          </w:tcPr>
          <w:p w14:paraId="5D175A54" w14:textId="77777777" w:rsidR="00B11855" w:rsidRPr="00621E63" w:rsidRDefault="003D003E" w:rsidP="001915B9">
            <w:pPr>
              <w:pStyle w:val="TableEntry"/>
            </w:pPr>
            <w:r w:rsidRPr="00621E63">
              <w:t>ST</w:t>
            </w:r>
          </w:p>
        </w:tc>
        <w:tc>
          <w:tcPr>
            <w:tcW w:w="961" w:type="dxa"/>
            <w:shd w:val="clear" w:color="auto" w:fill="auto"/>
          </w:tcPr>
          <w:p w14:paraId="63F12A12" w14:textId="77777777" w:rsidR="00B11855" w:rsidRPr="00621E63" w:rsidRDefault="003D003E" w:rsidP="001915B9">
            <w:pPr>
              <w:pStyle w:val="TableEntry"/>
            </w:pPr>
            <w:r w:rsidRPr="00621E63">
              <w:t>RE</w:t>
            </w:r>
          </w:p>
        </w:tc>
        <w:tc>
          <w:tcPr>
            <w:tcW w:w="1316" w:type="dxa"/>
            <w:shd w:val="clear" w:color="auto" w:fill="auto"/>
          </w:tcPr>
          <w:p w14:paraId="35E7E169" w14:textId="77777777" w:rsidR="00B11855" w:rsidRPr="00621E63" w:rsidRDefault="003D003E" w:rsidP="001915B9">
            <w:pPr>
              <w:pStyle w:val="TableEntry"/>
            </w:pPr>
            <w:r w:rsidRPr="00621E63">
              <w:t>[0..1]</w:t>
            </w:r>
          </w:p>
        </w:tc>
        <w:tc>
          <w:tcPr>
            <w:tcW w:w="861" w:type="dxa"/>
            <w:shd w:val="clear" w:color="auto" w:fill="auto"/>
          </w:tcPr>
          <w:p w14:paraId="1BBF5010" w14:textId="77777777" w:rsidR="00B11855" w:rsidRPr="00621E63" w:rsidRDefault="00B11855" w:rsidP="001915B9">
            <w:pPr>
              <w:pStyle w:val="TableEntry"/>
            </w:pPr>
          </w:p>
        </w:tc>
        <w:tc>
          <w:tcPr>
            <w:tcW w:w="2834" w:type="dxa"/>
            <w:shd w:val="clear" w:color="auto" w:fill="auto"/>
          </w:tcPr>
          <w:p w14:paraId="156F4444" w14:textId="77777777" w:rsidR="00B11855" w:rsidRPr="00621E63" w:rsidRDefault="003D003E" w:rsidP="001915B9">
            <w:pPr>
              <w:pStyle w:val="TableEntry"/>
            </w:pPr>
            <w:r w:rsidRPr="00621E63">
              <w:t>Any Text</w:t>
            </w:r>
          </w:p>
        </w:tc>
      </w:tr>
      <w:tr w:rsidR="00C40FD5" w:rsidRPr="00621E63" w14:paraId="4E217167" w14:textId="77777777" w:rsidTr="006C0E8E">
        <w:trPr>
          <w:cantSplit/>
          <w:jc w:val="center"/>
        </w:trPr>
        <w:tc>
          <w:tcPr>
            <w:tcW w:w="783" w:type="dxa"/>
            <w:shd w:val="clear" w:color="auto" w:fill="auto"/>
          </w:tcPr>
          <w:p w14:paraId="0ED2829E" w14:textId="77777777" w:rsidR="00B11855" w:rsidRPr="00621E63" w:rsidRDefault="003D003E" w:rsidP="001915B9">
            <w:pPr>
              <w:pStyle w:val="TableEntry"/>
            </w:pPr>
            <w:r w:rsidRPr="00621E63">
              <w:t>10</w:t>
            </w:r>
          </w:p>
        </w:tc>
        <w:tc>
          <w:tcPr>
            <w:tcW w:w="764" w:type="dxa"/>
            <w:shd w:val="clear" w:color="auto" w:fill="auto"/>
          </w:tcPr>
          <w:p w14:paraId="3CE9A30B" w14:textId="77777777" w:rsidR="00B11855" w:rsidRPr="00621E63" w:rsidRDefault="003D003E" w:rsidP="001915B9">
            <w:pPr>
              <w:pStyle w:val="TableEntry"/>
            </w:pPr>
            <w:r w:rsidRPr="00621E63">
              <w:t>4</w:t>
            </w:r>
          </w:p>
        </w:tc>
        <w:tc>
          <w:tcPr>
            <w:tcW w:w="760" w:type="dxa"/>
            <w:shd w:val="clear" w:color="auto" w:fill="auto"/>
          </w:tcPr>
          <w:p w14:paraId="6A20A6F3" w14:textId="77777777" w:rsidR="00B11855" w:rsidRPr="00621E63" w:rsidRDefault="003D003E" w:rsidP="001915B9">
            <w:pPr>
              <w:pStyle w:val="TableEntry"/>
            </w:pPr>
            <w:r w:rsidRPr="00621E63">
              <w:t>ST</w:t>
            </w:r>
          </w:p>
        </w:tc>
        <w:tc>
          <w:tcPr>
            <w:tcW w:w="961" w:type="dxa"/>
            <w:shd w:val="clear" w:color="auto" w:fill="auto"/>
          </w:tcPr>
          <w:p w14:paraId="01B19CD6" w14:textId="77777777" w:rsidR="00B11855" w:rsidRPr="00621E63" w:rsidRDefault="003D003E" w:rsidP="001915B9">
            <w:pPr>
              <w:pStyle w:val="TableEntry"/>
            </w:pPr>
            <w:r w:rsidRPr="00621E63">
              <w:t>RE</w:t>
            </w:r>
          </w:p>
        </w:tc>
        <w:tc>
          <w:tcPr>
            <w:tcW w:w="1316" w:type="dxa"/>
            <w:shd w:val="clear" w:color="auto" w:fill="auto"/>
          </w:tcPr>
          <w:p w14:paraId="15DA6814" w14:textId="77777777" w:rsidR="00B11855" w:rsidRPr="00621E63" w:rsidRDefault="003D003E" w:rsidP="001915B9">
            <w:pPr>
              <w:pStyle w:val="TableEntry"/>
            </w:pPr>
            <w:r w:rsidRPr="00621E63">
              <w:t>[0..1]</w:t>
            </w:r>
          </w:p>
        </w:tc>
        <w:tc>
          <w:tcPr>
            <w:tcW w:w="861" w:type="dxa"/>
            <w:shd w:val="clear" w:color="auto" w:fill="auto"/>
          </w:tcPr>
          <w:p w14:paraId="76D792CB" w14:textId="77777777" w:rsidR="00B11855" w:rsidRPr="00621E63" w:rsidRDefault="00B11855" w:rsidP="001915B9">
            <w:pPr>
              <w:pStyle w:val="TableEntry"/>
            </w:pPr>
          </w:p>
        </w:tc>
        <w:tc>
          <w:tcPr>
            <w:tcW w:w="2834" w:type="dxa"/>
            <w:shd w:val="clear" w:color="auto" w:fill="auto"/>
          </w:tcPr>
          <w:p w14:paraId="47276A2F" w14:textId="77777777" w:rsidR="00B11855" w:rsidRPr="00621E63" w:rsidRDefault="003D003E" w:rsidP="001915B9">
            <w:pPr>
              <w:pStyle w:val="TableEntry"/>
            </w:pPr>
            <w:r w:rsidRPr="00621E63">
              <w:t>Extension Prefix</w:t>
            </w:r>
          </w:p>
        </w:tc>
      </w:tr>
      <w:tr w:rsidR="00C40FD5" w:rsidRPr="00621E63" w14:paraId="6C6A898B" w14:textId="77777777" w:rsidTr="006C0E8E">
        <w:trPr>
          <w:cantSplit/>
          <w:jc w:val="center"/>
        </w:trPr>
        <w:tc>
          <w:tcPr>
            <w:tcW w:w="783" w:type="dxa"/>
            <w:shd w:val="clear" w:color="auto" w:fill="auto"/>
          </w:tcPr>
          <w:p w14:paraId="74085E92" w14:textId="77777777" w:rsidR="00B11855" w:rsidRPr="00621E63" w:rsidRDefault="003D003E" w:rsidP="001915B9">
            <w:pPr>
              <w:pStyle w:val="TableEntry"/>
            </w:pPr>
            <w:r w:rsidRPr="00621E63">
              <w:t>11</w:t>
            </w:r>
          </w:p>
        </w:tc>
        <w:tc>
          <w:tcPr>
            <w:tcW w:w="764" w:type="dxa"/>
            <w:shd w:val="clear" w:color="auto" w:fill="auto"/>
          </w:tcPr>
          <w:p w14:paraId="0021054C" w14:textId="77777777" w:rsidR="00B11855" w:rsidRPr="00621E63" w:rsidRDefault="003D003E" w:rsidP="001915B9">
            <w:pPr>
              <w:pStyle w:val="TableEntry"/>
            </w:pPr>
            <w:r w:rsidRPr="00621E63">
              <w:t>6</w:t>
            </w:r>
          </w:p>
        </w:tc>
        <w:tc>
          <w:tcPr>
            <w:tcW w:w="760" w:type="dxa"/>
            <w:shd w:val="clear" w:color="auto" w:fill="auto"/>
          </w:tcPr>
          <w:p w14:paraId="0DD4EAA3" w14:textId="77777777" w:rsidR="00B11855" w:rsidRPr="00621E63" w:rsidRDefault="003D003E" w:rsidP="001915B9">
            <w:pPr>
              <w:pStyle w:val="TableEntry"/>
            </w:pPr>
            <w:r w:rsidRPr="00621E63">
              <w:t>ST</w:t>
            </w:r>
          </w:p>
        </w:tc>
        <w:tc>
          <w:tcPr>
            <w:tcW w:w="961" w:type="dxa"/>
            <w:shd w:val="clear" w:color="auto" w:fill="auto"/>
          </w:tcPr>
          <w:p w14:paraId="3C3A2145" w14:textId="77777777" w:rsidR="00B11855" w:rsidRPr="00621E63" w:rsidRDefault="003D003E" w:rsidP="001915B9">
            <w:pPr>
              <w:pStyle w:val="TableEntry"/>
            </w:pPr>
            <w:r w:rsidRPr="00621E63">
              <w:t>X</w:t>
            </w:r>
          </w:p>
        </w:tc>
        <w:tc>
          <w:tcPr>
            <w:tcW w:w="1316" w:type="dxa"/>
            <w:shd w:val="clear" w:color="auto" w:fill="auto"/>
          </w:tcPr>
          <w:p w14:paraId="1D1B22CD" w14:textId="77777777" w:rsidR="00B11855" w:rsidRPr="00621E63" w:rsidRDefault="003D003E" w:rsidP="003570BC">
            <w:pPr>
              <w:pStyle w:val="TableEntry"/>
            </w:pPr>
            <w:r w:rsidRPr="00621E63">
              <w:t>[0..</w:t>
            </w:r>
            <w:r w:rsidR="003570BC" w:rsidRPr="00621E63">
              <w:t>0</w:t>
            </w:r>
            <w:r w:rsidRPr="00621E63">
              <w:t>]</w:t>
            </w:r>
          </w:p>
        </w:tc>
        <w:tc>
          <w:tcPr>
            <w:tcW w:w="861" w:type="dxa"/>
            <w:shd w:val="clear" w:color="auto" w:fill="auto"/>
          </w:tcPr>
          <w:p w14:paraId="3512CA25" w14:textId="77777777" w:rsidR="00B11855" w:rsidRPr="00621E63" w:rsidRDefault="00B11855" w:rsidP="001915B9">
            <w:pPr>
              <w:pStyle w:val="TableEntry"/>
            </w:pPr>
          </w:p>
        </w:tc>
        <w:tc>
          <w:tcPr>
            <w:tcW w:w="2834" w:type="dxa"/>
            <w:shd w:val="clear" w:color="auto" w:fill="auto"/>
          </w:tcPr>
          <w:p w14:paraId="2CE1C5B5" w14:textId="77777777" w:rsidR="00B11855" w:rsidRPr="00621E63" w:rsidRDefault="003D003E" w:rsidP="001915B9">
            <w:pPr>
              <w:pStyle w:val="TableEntry"/>
            </w:pPr>
            <w:r w:rsidRPr="00621E63">
              <w:t>Speed Dial Code</w:t>
            </w:r>
          </w:p>
        </w:tc>
      </w:tr>
      <w:tr w:rsidR="00C40FD5" w:rsidRPr="00621E63" w14:paraId="5473C3E2" w14:textId="77777777" w:rsidTr="006C0E8E">
        <w:trPr>
          <w:cantSplit/>
          <w:jc w:val="center"/>
        </w:trPr>
        <w:tc>
          <w:tcPr>
            <w:tcW w:w="783" w:type="dxa"/>
            <w:shd w:val="clear" w:color="auto" w:fill="auto"/>
          </w:tcPr>
          <w:p w14:paraId="4E2B7CB3" w14:textId="77777777" w:rsidR="00B11855" w:rsidRPr="00621E63" w:rsidRDefault="003D003E" w:rsidP="001915B9">
            <w:pPr>
              <w:pStyle w:val="TableEntry"/>
            </w:pPr>
            <w:r w:rsidRPr="00621E63">
              <w:t>12</w:t>
            </w:r>
          </w:p>
        </w:tc>
        <w:tc>
          <w:tcPr>
            <w:tcW w:w="764" w:type="dxa"/>
            <w:shd w:val="clear" w:color="auto" w:fill="auto"/>
          </w:tcPr>
          <w:p w14:paraId="755BCBBF" w14:textId="77777777" w:rsidR="00B11855" w:rsidRPr="00621E63" w:rsidRDefault="003D003E" w:rsidP="001915B9">
            <w:pPr>
              <w:pStyle w:val="TableEntry"/>
            </w:pPr>
            <w:r w:rsidRPr="00621E63">
              <w:t>199</w:t>
            </w:r>
          </w:p>
        </w:tc>
        <w:tc>
          <w:tcPr>
            <w:tcW w:w="760" w:type="dxa"/>
            <w:shd w:val="clear" w:color="auto" w:fill="auto"/>
          </w:tcPr>
          <w:p w14:paraId="5DA44DBB" w14:textId="77777777" w:rsidR="00B11855" w:rsidRPr="00621E63" w:rsidRDefault="003D003E" w:rsidP="001915B9">
            <w:pPr>
              <w:pStyle w:val="TableEntry"/>
            </w:pPr>
            <w:r w:rsidRPr="00621E63">
              <w:t>ST</w:t>
            </w:r>
          </w:p>
        </w:tc>
        <w:tc>
          <w:tcPr>
            <w:tcW w:w="961" w:type="dxa"/>
            <w:shd w:val="clear" w:color="auto" w:fill="auto"/>
          </w:tcPr>
          <w:p w14:paraId="0346D5C8" w14:textId="77777777" w:rsidR="00B11855" w:rsidRPr="00621E63" w:rsidRDefault="003D003E" w:rsidP="001915B9">
            <w:pPr>
              <w:pStyle w:val="TableEntry"/>
            </w:pPr>
            <w:r w:rsidRPr="00621E63">
              <w:t>X</w:t>
            </w:r>
          </w:p>
        </w:tc>
        <w:tc>
          <w:tcPr>
            <w:tcW w:w="1316" w:type="dxa"/>
            <w:shd w:val="clear" w:color="auto" w:fill="auto"/>
          </w:tcPr>
          <w:p w14:paraId="4F83FAC6" w14:textId="77777777" w:rsidR="00B11855" w:rsidRPr="00621E63" w:rsidRDefault="003D003E" w:rsidP="003570BC">
            <w:pPr>
              <w:pStyle w:val="TableEntry"/>
            </w:pPr>
            <w:r w:rsidRPr="00621E63">
              <w:t>[0..</w:t>
            </w:r>
            <w:r w:rsidR="003570BC" w:rsidRPr="00621E63">
              <w:t>0</w:t>
            </w:r>
            <w:r w:rsidRPr="00621E63">
              <w:t>]</w:t>
            </w:r>
          </w:p>
        </w:tc>
        <w:tc>
          <w:tcPr>
            <w:tcW w:w="861" w:type="dxa"/>
            <w:shd w:val="clear" w:color="auto" w:fill="auto"/>
          </w:tcPr>
          <w:p w14:paraId="153862B7" w14:textId="77777777" w:rsidR="00B11855" w:rsidRPr="00621E63" w:rsidRDefault="00B11855" w:rsidP="001915B9">
            <w:pPr>
              <w:pStyle w:val="TableEntry"/>
            </w:pPr>
          </w:p>
        </w:tc>
        <w:tc>
          <w:tcPr>
            <w:tcW w:w="2834" w:type="dxa"/>
            <w:shd w:val="clear" w:color="auto" w:fill="auto"/>
          </w:tcPr>
          <w:p w14:paraId="2F2FB65C" w14:textId="77777777" w:rsidR="00B11855" w:rsidRPr="00621E63" w:rsidRDefault="003D003E" w:rsidP="001915B9">
            <w:pPr>
              <w:pStyle w:val="TableEntry"/>
            </w:pPr>
            <w:r w:rsidRPr="00621E63">
              <w:t>Unformatted Telephone number</w:t>
            </w:r>
          </w:p>
        </w:tc>
      </w:tr>
      <w:tr w:rsidR="00C40FD5" w:rsidRPr="00621E63" w14:paraId="57E6427C" w14:textId="77777777" w:rsidTr="006C0E8E">
        <w:trPr>
          <w:cantSplit/>
          <w:jc w:val="center"/>
        </w:trPr>
        <w:tc>
          <w:tcPr>
            <w:tcW w:w="783" w:type="dxa"/>
            <w:shd w:val="clear" w:color="auto" w:fill="auto"/>
          </w:tcPr>
          <w:p w14:paraId="782E947B" w14:textId="77777777" w:rsidR="00B11855" w:rsidRPr="00621E63" w:rsidRDefault="003D003E" w:rsidP="001915B9">
            <w:pPr>
              <w:pStyle w:val="TableEntry"/>
            </w:pPr>
            <w:r w:rsidRPr="00621E63">
              <w:t>13</w:t>
            </w:r>
          </w:p>
        </w:tc>
        <w:tc>
          <w:tcPr>
            <w:tcW w:w="764" w:type="dxa"/>
            <w:shd w:val="clear" w:color="auto" w:fill="auto"/>
          </w:tcPr>
          <w:p w14:paraId="2E033BA7" w14:textId="77777777" w:rsidR="00B11855" w:rsidRPr="00621E63" w:rsidRDefault="003D003E" w:rsidP="001915B9">
            <w:pPr>
              <w:pStyle w:val="TableEntry"/>
            </w:pPr>
            <w:r w:rsidRPr="00621E63">
              <w:t>24</w:t>
            </w:r>
          </w:p>
        </w:tc>
        <w:tc>
          <w:tcPr>
            <w:tcW w:w="760" w:type="dxa"/>
            <w:shd w:val="clear" w:color="auto" w:fill="auto"/>
          </w:tcPr>
          <w:p w14:paraId="4D145101" w14:textId="77777777" w:rsidR="00B11855" w:rsidRPr="00621E63" w:rsidRDefault="003D003E" w:rsidP="001915B9">
            <w:pPr>
              <w:pStyle w:val="TableEntry"/>
            </w:pPr>
            <w:r w:rsidRPr="00621E63">
              <w:t>DTM</w:t>
            </w:r>
          </w:p>
        </w:tc>
        <w:tc>
          <w:tcPr>
            <w:tcW w:w="961" w:type="dxa"/>
            <w:shd w:val="clear" w:color="auto" w:fill="auto"/>
          </w:tcPr>
          <w:p w14:paraId="1F747D50" w14:textId="77777777" w:rsidR="00B11855" w:rsidRPr="00621E63" w:rsidRDefault="003D003E" w:rsidP="001915B9">
            <w:pPr>
              <w:pStyle w:val="TableEntry"/>
            </w:pPr>
            <w:r w:rsidRPr="00621E63">
              <w:t>X</w:t>
            </w:r>
          </w:p>
        </w:tc>
        <w:tc>
          <w:tcPr>
            <w:tcW w:w="1316" w:type="dxa"/>
            <w:shd w:val="clear" w:color="auto" w:fill="auto"/>
          </w:tcPr>
          <w:p w14:paraId="52F839C2" w14:textId="77777777" w:rsidR="00B11855" w:rsidRPr="00621E63" w:rsidRDefault="003D003E" w:rsidP="001915B9">
            <w:pPr>
              <w:pStyle w:val="TableEntry"/>
            </w:pPr>
            <w:r w:rsidRPr="00621E63">
              <w:t>[0..0]</w:t>
            </w:r>
          </w:p>
        </w:tc>
        <w:tc>
          <w:tcPr>
            <w:tcW w:w="861" w:type="dxa"/>
            <w:shd w:val="clear" w:color="auto" w:fill="auto"/>
          </w:tcPr>
          <w:p w14:paraId="17CC9D33" w14:textId="77777777" w:rsidR="00B11855" w:rsidRPr="00621E63" w:rsidRDefault="00B11855" w:rsidP="001915B9">
            <w:pPr>
              <w:pStyle w:val="TableEntry"/>
            </w:pPr>
          </w:p>
        </w:tc>
        <w:tc>
          <w:tcPr>
            <w:tcW w:w="2834" w:type="dxa"/>
            <w:shd w:val="clear" w:color="auto" w:fill="auto"/>
          </w:tcPr>
          <w:p w14:paraId="1FB75936" w14:textId="77777777" w:rsidR="00B11855" w:rsidRPr="00621E63" w:rsidRDefault="003D003E" w:rsidP="001915B9">
            <w:pPr>
              <w:pStyle w:val="TableEntry"/>
            </w:pPr>
            <w:r w:rsidRPr="00621E63">
              <w:t>Effective Start Date</w:t>
            </w:r>
          </w:p>
        </w:tc>
      </w:tr>
      <w:tr w:rsidR="00C40FD5" w:rsidRPr="00621E63" w14:paraId="1FC138B9" w14:textId="77777777" w:rsidTr="006C0E8E">
        <w:trPr>
          <w:cantSplit/>
          <w:jc w:val="center"/>
        </w:trPr>
        <w:tc>
          <w:tcPr>
            <w:tcW w:w="783" w:type="dxa"/>
            <w:shd w:val="clear" w:color="auto" w:fill="auto"/>
          </w:tcPr>
          <w:p w14:paraId="37916F08" w14:textId="77777777" w:rsidR="00B11855" w:rsidRPr="00621E63" w:rsidRDefault="003D003E" w:rsidP="001915B9">
            <w:pPr>
              <w:pStyle w:val="TableEntry"/>
            </w:pPr>
            <w:r w:rsidRPr="00621E63">
              <w:t>14</w:t>
            </w:r>
          </w:p>
        </w:tc>
        <w:tc>
          <w:tcPr>
            <w:tcW w:w="764" w:type="dxa"/>
            <w:shd w:val="clear" w:color="auto" w:fill="auto"/>
          </w:tcPr>
          <w:p w14:paraId="615D5388" w14:textId="77777777" w:rsidR="00B11855" w:rsidRPr="00621E63" w:rsidRDefault="003D003E" w:rsidP="001915B9">
            <w:pPr>
              <w:pStyle w:val="TableEntry"/>
            </w:pPr>
            <w:r w:rsidRPr="00621E63">
              <w:t>24</w:t>
            </w:r>
          </w:p>
        </w:tc>
        <w:tc>
          <w:tcPr>
            <w:tcW w:w="760" w:type="dxa"/>
            <w:shd w:val="clear" w:color="auto" w:fill="auto"/>
          </w:tcPr>
          <w:p w14:paraId="545A6923" w14:textId="77777777" w:rsidR="00B11855" w:rsidRPr="00621E63" w:rsidRDefault="003D003E" w:rsidP="001915B9">
            <w:pPr>
              <w:pStyle w:val="TableEntry"/>
            </w:pPr>
            <w:r w:rsidRPr="00621E63">
              <w:t>DTM</w:t>
            </w:r>
          </w:p>
        </w:tc>
        <w:tc>
          <w:tcPr>
            <w:tcW w:w="961" w:type="dxa"/>
            <w:shd w:val="clear" w:color="auto" w:fill="auto"/>
          </w:tcPr>
          <w:p w14:paraId="2B8050AA" w14:textId="77777777" w:rsidR="00B11855" w:rsidRPr="00621E63" w:rsidRDefault="003D003E" w:rsidP="001915B9">
            <w:pPr>
              <w:pStyle w:val="TableEntry"/>
            </w:pPr>
            <w:r w:rsidRPr="00621E63">
              <w:t>X</w:t>
            </w:r>
          </w:p>
        </w:tc>
        <w:tc>
          <w:tcPr>
            <w:tcW w:w="1316" w:type="dxa"/>
            <w:shd w:val="clear" w:color="auto" w:fill="auto"/>
          </w:tcPr>
          <w:p w14:paraId="74A34147" w14:textId="77777777" w:rsidR="00B11855" w:rsidRPr="00621E63" w:rsidRDefault="003D003E" w:rsidP="001915B9">
            <w:pPr>
              <w:pStyle w:val="TableEntry"/>
            </w:pPr>
            <w:r w:rsidRPr="00621E63">
              <w:t>[0..0]</w:t>
            </w:r>
          </w:p>
        </w:tc>
        <w:tc>
          <w:tcPr>
            <w:tcW w:w="861" w:type="dxa"/>
            <w:shd w:val="clear" w:color="auto" w:fill="auto"/>
          </w:tcPr>
          <w:p w14:paraId="360C317C" w14:textId="77777777" w:rsidR="00B11855" w:rsidRPr="00621E63" w:rsidRDefault="00B11855" w:rsidP="001915B9">
            <w:pPr>
              <w:pStyle w:val="TableEntry"/>
            </w:pPr>
          </w:p>
        </w:tc>
        <w:tc>
          <w:tcPr>
            <w:tcW w:w="2834" w:type="dxa"/>
            <w:shd w:val="clear" w:color="auto" w:fill="auto"/>
          </w:tcPr>
          <w:p w14:paraId="0CD34315" w14:textId="77777777" w:rsidR="00B11855" w:rsidRPr="00621E63" w:rsidRDefault="003D003E" w:rsidP="001915B9">
            <w:pPr>
              <w:pStyle w:val="TableEntry"/>
            </w:pPr>
            <w:r w:rsidRPr="00621E63">
              <w:t>Expiration Date</w:t>
            </w:r>
          </w:p>
        </w:tc>
      </w:tr>
      <w:tr w:rsidR="00C40FD5" w:rsidRPr="00621E63" w14:paraId="573F0827" w14:textId="77777777" w:rsidTr="006C0E8E">
        <w:trPr>
          <w:cantSplit/>
          <w:jc w:val="center"/>
        </w:trPr>
        <w:tc>
          <w:tcPr>
            <w:tcW w:w="783" w:type="dxa"/>
            <w:shd w:val="clear" w:color="auto" w:fill="auto"/>
          </w:tcPr>
          <w:p w14:paraId="52A9DE9B" w14:textId="77777777" w:rsidR="00B11855" w:rsidRPr="00621E63" w:rsidRDefault="003D003E" w:rsidP="001915B9">
            <w:pPr>
              <w:pStyle w:val="TableEntry"/>
            </w:pPr>
            <w:r w:rsidRPr="00621E63">
              <w:t>15</w:t>
            </w:r>
          </w:p>
        </w:tc>
        <w:tc>
          <w:tcPr>
            <w:tcW w:w="764" w:type="dxa"/>
            <w:shd w:val="clear" w:color="auto" w:fill="auto"/>
          </w:tcPr>
          <w:p w14:paraId="59CDD280" w14:textId="77777777" w:rsidR="00B11855" w:rsidRPr="00621E63" w:rsidRDefault="003D003E" w:rsidP="001915B9">
            <w:pPr>
              <w:pStyle w:val="TableEntry"/>
            </w:pPr>
            <w:r w:rsidRPr="00621E63">
              <w:t>705</w:t>
            </w:r>
          </w:p>
        </w:tc>
        <w:tc>
          <w:tcPr>
            <w:tcW w:w="760" w:type="dxa"/>
            <w:shd w:val="clear" w:color="auto" w:fill="auto"/>
          </w:tcPr>
          <w:p w14:paraId="48114B72" w14:textId="77777777" w:rsidR="00B11855" w:rsidRPr="00621E63" w:rsidRDefault="003D003E" w:rsidP="001915B9">
            <w:pPr>
              <w:pStyle w:val="TableEntry"/>
            </w:pPr>
            <w:r w:rsidRPr="00621E63">
              <w:t>CWE</w:t>
            </w:r>
          </w:p>
        </w:tc>
        <w:tc>
          <w:tcPr>
            <w:tcW w:w="961" w:type="dxa"/>
            <w:shd w:val="clear" w:color="auto" w:fill="auto"/>
          </w:tcPr>
          <w:p w14:paraId="5A88312D" w14:textId="77777777" w:rsidR="00B11855" w:rsidRPr="00621E63" w:rsidRDefault="003D003E" w:rsidP="001915B9">
            <w:pPr>
              <w:pStyle w:val="TableEntry"/>
            </w:pPr>
            <w:r w:rsidRPr="00621E63">
              <w:t>X</w:t>
            </w:r>
          </w:p>
        </w:tc>
        <w:tc>
          <w:tcPr>
            <w:tcW w:w="1316" w:type="dxa"/>
            <w:shd w:val="clear" w:color="auto" w:fill="auto"/>
          </w:tcPr>
          <w:p w14:paraId="35D3603E" w14:textId="77777777" w:rsidR="00B11855" w:rsidRPr="00621E63" w:rsidRDefault="003D003E" w:rsidP="001915B9">
            <w:pPr>
              <w:pStyle w:val="TableEntry"/>
            </w:pPr>
            <w:r w:rsidRPr="00621E63">
              <w:t>[0..0]</w:t>
            </w:r>
          </w:p>
        </w:tc>
        <w:tc>
          <w:tcPr>
            <w:tcW w:w="861" w:type="dxa"/>
            <w:shd w:val="clear" w:color="auto" w:fill="auto"/>
          </w:tcPr>
          <w:p w14:paraId="091FFCA6" w14:textId="77777777" w:rsidR="00B11855" w:rsidRPr="00621E63" w:rsidRDefault="003D003E" w:rsidP="001915B9">
            <w:pPr>
              <w:pStyle w:val="TableEntry"/>
            </w:pPr>
            <w:r w:rsidRPr="00621E63">
              <w:t>0868</w:t>
            </w:r>
          </w:p>
        </w:tc>
        <w:tc>
          <w:tcPr>
            <w:tcW w:w="2834" w:type="dxa"/>
            <w:shd w:val="clear" w:color="auto" w:fill="auto"/>
          </w:tcPr>
          <w:p w14:paraId="2B2C22C7" w14:textId="77777777" w:rsidR="00B11855" w:rsidRPr="00621E63" w:rsidRDefault="003D003E" w:rsidP="001915B9">
            <w:pPr>
              <w:pStyle w:val="TableEntry"/>
            </w:pPr>
            <w:r w:rsidRPr="00621E63">
              <w:t>Expiration Reason</w:t>
            </w:r>
          </w:p>
        </w:tc>
      </w:tr>
      <w:tr w:rsidR="00C40FD5" w:rsidRPr="00621E63" w14:paraId="39BEF63D" w14:textId="77777777" w:rsidTr="006C0E8E">
        <w:trPr>
          <w:cantSplit/>
          <w:jc w:val="center"/>
        </w:trPr>
        <w:tc>
          <w:tcPr>
            <w:tcW w:w="783" w:type="dxa"/>
            <w:shd w:val="clear" w:color="auto" w:fill="auto"/>
          </w:tcPr>
          <w:p w14:paraId="2828B489" w14:textId="77777777" w:rsidR="00B11855" w:rsidRPr="00621E63" w:rsidRDefault="003D003E" w:rsidP="001915B9">
            <w:pPr>
              <w:pStyle w:val="TableEntry"/>
            </w:pPr>
            <w:r w:rsidRPr="00621E63">
              <w:t>16</w:t>
            </w:r>
          </w:p>
        </w:tc>
        <w:tc>
          <w:tcPr>
            <w:tcW w:w="764" w:type="dxa"/>
            <w:shd w:val="clear" w:color="auto" w:fill="auto"/>
          </w:tcPr>
          <w:p w14:paraId="3CA2A29E" w14:textId="77777777" w:rsidR="00B11855" w:rsidRPr="00621E63" w:rsidRDefault="003D003E" w:rsidP="001915B9">
            <w:pPr>
              <w:pStyle w:val="TableEntry"/>
            </w:pPr>
            <w:r w:rsidRPr="00621E63">
              <w:t>705</w:t>
            </w:r>
          </w:p>
        </w:tc>
        <w:tc>
          <w:tcPr>
            <w:tcW w:w="760" w:type="dxa"/>
            <w:shd w:val="clear" w:color="auto" w:fill="auto"/>
          </w:tcPr>
          <w:p w14:paraId="46455FBD" w14:textId="77777777" w:rsidR="00B11855" w:rsidRPr="00621E63" w:rsidRDefault="003D003E" w:rsidP="001915B9">
            <w:pPr>
              <w:pStyle w:val="TableEntry"/>
            </w:pPr>
            <w:r w:rsidRPr="00621E63">
              <w:t>CWE</w:t>
            </w:r>
          </w:p>
        </w:tc>
        <w:tc>
          <w:tcPr>
            <w:tcW w:w="961" w:type="dxa"/>
            <w:shd w:val="clear" w:color="auto" w:fill="auto"/>
          </w:tcPr>
          <w:p w14:paraId="6E76B56A" w14:textId="77777777" w:rsidR="00B11855" w:rsidRPr="00621E63" w:rsidRDefault="003D003E" w:rsidP="001915B9">
            <w:pPr>
              <w:pStyle w:val="TableEntry"/>
            </w:pPr>
            <w:r w:rsidRPr="00621E63">
              <w:t>X</w:t>
            </w:r>
          </w:p>
        </w:tc>
        <w:tc>
          <w:tcPr>
            <w:tcW w:w="1316" w:type="dxa"/>
            <w:shd w:val="clear" w:color="auto" w:fill="auto"/>
          </w:tcPr>
          <w:p w14:paraId="5B1AA8F4" w14:textId="77777777" w:rsidR="00B11855" w:rsidRPr="00621E63" w:rsidRDefault="003D003E" w:rsidP="001915B9">
            <w:pPr>
              <w:pStyle w:val="TableEntry"/>
            </w:pPr>
            <w:r w:rsidRPr="00621E63">
              <w:t>[0..0]</w:t>
            </w:r>
          </w:p>
        </w:tc>
        <w:tc>
          <w:tcPr>
            <w:tcW w:w="861" w:type="dxa"/>
            <w:shd w:val="clear" w:color="auto" w:fill="auto"/>
          </w:tcPr>
          <w:p w14:paraId="28D085D0" w14:textId="77777777" w:rsidR="00B11855" w:rsidRPr="00621E63" w:rsidRDefault="003D003E" w:rsidP="001915B9">
            <w:pPr>
              <w:pStyle w:val="TableEntry"/>
            </w:pPr>
            <w:r w:rsidRPr="00621E63">
              <w:t>0618</w:t>
            </w:r>
          </w:p>
        </w:tc>
        <w:tc>
          <w:tcPr>
            <w:tcW w:w="2834" w:type="dxa"/>
            <w:shd w:val="clear" w:color="auto" w:fill="auto"/>
          </w:tcPr>
          <w:p w14:paraId="62AA48FD" w14:textId="77777777" w:rsidR="00B11855" w:rsidRPr="00621E63" w:rsidRDefault="003D003E" w:rsidP="001915B9">
            <w:pPr>
              <w:pStyle w:val="TableEntry"/>
            </w:pPr>
            <w:r w:rsidRPr="00621E63">
              <w:t>Protection Code</w:t>
            </w:r>
          </w:p>
        </w:tc>
      </w:tr>
      <w:tr w:rsidR="00C40FD5" w:rsidRPr="00621E63" w14:paraId="26FAF6C7" w14:textId="77777777" w:rsidTr="006C0E8E">
        <w:trPr>
          <w:cantSplit/>
          <w:jc w:val="center"/>
        </w:trPr>
        <w:tc>
          <w:tcPr>
            <w:tcW w:w="783" w:type="dxa"/>
            <w:shd w:val="clear" w:color="auto" w:fill="auto"/>
          </w:tcPr>
          <w:p w14:paraId="6DF96450" w14:textId="77777777" w:rsidR="00B11855" w:rsidRPr="00621E63" w:rsidRDefault="003D003E" w:rsidP="001915B9">
            <w:pPr>
              <w:pStyle w:val="TableEntry"/>
            </w:pPr>
            <w:r w:rsidRPr="00621E63">
              <w:t>17</w:t>
            </w:r>
          </w:p>
        </w:tc>
        <w:tc>
          <w:tcPr>
            <w:tcW w:w="764" w:type="dxa"/>
            <w:shd w:val="clear" w:color="auto" w:fill="auto"/>
          </w:tcPr>
          <w:p w14:paraId="138A4F52" w14:textId="77777777" w:rsidR="00B11855" w:rsidRPr="00621E63" w:rsidRDefault="003D003E" w:rsidP="001915B9">
            <w:pPr>
              <w:pStyle w:val="TableEntry"/>
            </w:pPr>
            <w:r w:rsidRPr="00621E63">
              <w:t>427</w:t>
            </w:r>
          </w:p>
        </w:tc>
        <w:tc>
          <w:tcPr>
            <w:tcW w:w="760" w:type="dxa"/>
            <w:shd w:val="clear" w:color="auto" w:fill="auto"/>
          </w:tcPr>
          <w:p w14:paraId="3C11B2D0" w14:textId="77777777" w:rsidR="00B11855" w:rsidRPr="00621E63" w:rsidRDefault="003D003E" w:rsidP="001915B9">
            <w:pPr>
              <w:pStyle w:val="TableEntry"/>
            </w:pPr>
            <w:r w:rsidRPr="00621E63">
              <w:t>EI</w:t>
            </w:r>
          </w:p>
        </w:tc>
        <w:tc>
          <w:tcPr>
            <w:tcW w:w="961" w:type="dxa"/>
            <w:shd w:val="clear" w:color="auto" w:fill="auto"/>
          </w:tcPr>
          <w:p w14:paraId="0E05ADFB" w14:textId="77777777" w:rsidR="00B11855" w:rsidRPr="00621E63" w:rsidRDefault="003D003E" w:rsidP="001915B9">
            <w:pPr>
              <w:pStyle w:val="TableEntry"/>
            </w:pPr>
            <w:r w:rsidRPr="00621E63">
              <w:t>X</w:t>
            </w:r>
          </w:p>
        </w:tc>
        <w:tc>
          <w:tcPr>
            <w:tcW w:w="1316" w:type="dxa"/>
            <w:shd w:val="clear" w:color="auto" w:fill="auto"/>
          </w:tcPr>
          <w:p w14:paraId="0AF0368D" w14:textId="77777777" w:rsidR="00B11855" w:rsidRPr="00621E63" w:rsidRDefault="003D003E" w:rsidP="001915B9">
            <w:pPr>
              <w:pStyle w:val="TableEntry"/>
            </w:pPr>
            <w:r w:rsidRPr="00621E63">
              <w:t>[0..0]</w:t>
            </w:r>
          </w:p>
        </w:tc>
        <w:tc>
          <w:tcPr>
            <w:tcW w:w="861" w:type="dxa"/>
            <w:shd w:val="clear" w:color="auto" w:fill="auto"/>
          </w:tcPr>
          <w:p w14:paraId="3C6973D3" w14:textId="77777777" w:rsidR="00B11855" w:rsidRPr="00621E63" w:rsidRDefault="00B11855" w:rsidP="001915B9">
            <w:pPr>
              <w:pStyle w:val="TableEntry"/>
            </w:pPr>
          </w:p>
        </w:tc>
        <w:tc>
          <w:tcPr>
            <w:tcW w:w="2834" w:type="dxa"/>
            <w:shd w:val="clear" w:color="auto" w:fill="auto"/>
          </w:tcPr>
          <w:p w14:paraId="348D2CC3" w14:textId="77777777" w:rsidR="00B11855" w:rsidRPr="00621E63" w:rsidRDefault="003D003E" w:rsidP="001915B9">
            <w:pPr>
              <w:pStyle w:val="TableEntry"/>
            </w:pPr>
            <w:r w:rsidRPr="00621E63">
              <w:t>Shared Telecommunication Identifier</w:t>
            </w:r>
          </w:p>
        </w:tc>
      </w:tr>
      <w:tr w:rsidR="00C40FD5" w:rsidRPr="00621E63" w14:paraId="170D7659" w14:textId="77777777" w:rsidTr="006C0E8E">
        <w:trPr>
          <w:cantSplit/>
          <w:jc w:val="center"/>
        </w:trPr>
        <w:tc>
          <w:tcPr>
            <w:tcW w:w="783" w:type="dxa"/>
            <w:shd w:val="clear" w:color="auto" w:fill="auto"/>
          </w:tcPr>
          <w:p w14:paraId="04DA0424" w14:textId="77777777" w:rsidR="00B11855" w:rsidRPr="00621E63" w:rsidRDefault="003D003E" w:rsidP="001915B9">
            <w:pPr>
              <w:pStyle w:val="TableEntry"/>
            </w:pPr>
            <w:r w:rsidRPr="00621E63">
              <w:t>18</w:t>
            </w:r>
          </w:p>
        </w:tc>
        <w:tc>
          <w:tcPr>
            <w:tcW w:w="764" w:type="dxa"/>
            <w:shd w:val="clear" w:color="auto" w:fill="auto"/>
          </w:tcPr>
          <w:p w14:paraId="3ADD965F" w14:textId="77777777" w:rsidR="00B11855" w:rsidRPr="00621E63" w:rsidRDefault="003D003E" w:rsidP="001915B9">
            <w:pPr>
              <w:pStyle w:val="TableEntry"/>
            </w:pPr>
            <w:r w:rsidRPr="00621E63">
              <w:t>2</w:t>
            </w:r>
          </w:p>
        </w:tc>
        <w:tc>
          <w:tcPr>
            <w:tcW w:w="760" w:type="dxa"/>
            <w:shd w:val="clear" w:color="auto" w:fill="auto"/>
          </w:tcPr>
          <w:p w14:paraId="61DE8450" w14:textId="77777777" w:rsidR="00B11855" w:rsidRPr="00621E63" w:rsidRDefault="003D003E" w:rsidP="001915B9">
            <w:pPr>
              <w:pStyle w:val="TableEntry"/>
            </w:pPr>
            <w:r w:rsidRPr="00621E63">
              <w:t>NM</w:t>
            </w:r>
          </w:p>
        </w:tc>
        <w:tc>
          <w:tcPr>
            <w:tcW w:w="961" w:type="dxa"/>
            <w:shd w:val="clear" w:color="auto" w:fill="auto"/>
          </w:tcPr>
          <w:p w14:paraId="3086EE0B" w14:textId="77777777" w:rsidR="00B11855" w:rsidRPr="00621E63" w:rsidRDefault="003D003E" w:rsidP="001915B9">
            <w:pPr>
              <w:pStyle w:val="TableEntry"/>
            </w:pPr>
            <w:r w:rsidRPr="00621E63">
              <w:t>X</w:t>
            </w:r>
          </w:p>
        </w:tc>
        <w:tc>
          <w:tcPr>
            <w:tcW w:w="1316" w:type="dxa"/>
            <w:shd w:val="clear" w:color="auto" w:fill="auto"/>
          </w:tcPr>
          <w:p w14:paraId="4366F4F0" w14:textId="77777777" w:rsidR="00B11855" w:rsidRPr="00621E63" w:rsidRDefault="003D003E" w:rsidP="001915B9">
            <w:pPr>
              <w:pStyle w:val="TableEntry"/>
            </w:pPr>
            <w:r w:rsidRPr="00621E63">
              <w:t>[0..0]</w:t>
            </w:r>
          </w:p>
        </w:tc>
        <w:tc>
          <w:tcPr>
            <w:tcW w:w="861" w:type="dxa"/>
            <w:shd w:val="clear" w:color="auto" w:fill="auto"/>
          </w:tcPr>
          <w:p w14:paraId="5FCF65F7" w14:textId="77777777" w:rsidR="00B11855" w:rsidRPr="00621E63" w:rsidRDefault="00B11855" w:rsidP="001915B9">
            <w:pPr>
              <w:pStyle w:val="TableEntry"/>
            </w:pPr>
          </w:p>
        </w:tc>
        <w:tc>
          <w:tcPr>
            <w:tcW w:w="2834" w:type="dxa"/>
            <w:shd w:val="clear" w:color="auto" w:fill="auto"/>
          </w:tcPr>
          <w:p w14:paraId="32879936" w14:textId="77777777" w:rsidR="00B11855" w:rsidRPr="00621E63" w:rsidRDefault="003D003E" w:rsidP="001915B9">
            <w:pPr>
              <w:pStyle w:val="TableEntry"/>
            </w:pPr>
            <w:r w:rsidRPr="00621E63">
              <w:t>Preference Order</w:t>
            </w:r>
          </w:p>
        </w:tc>
      </w:tr>
    </w:tbl>
    <w:p w14:paraId="7A8203FA" w14:textId="77777777" w:rsidR="00B11855" w:rsidRPr="00621E63" w:rsidRDefault="00B11855" w:rsidP="001915B9">
      <w:pPr>
        <w:pStyle w:val="BodyText"/>
      </w:pPr>
    </w:p>
    <w:p w14:paraId="68DF913E" w14:textId="23886EA7" w:rsidR="00B11855" w:rsidRPr="00621E63" w:rsidRDefault="003D003E" w:rsidP="001915B9">
      <w:pPr>
        <w:pStyle w:val="BodyText"/>
      </w:pPr>
      <w:r w:rsidRPr="00621E63">
        <w:t xml:space="preserve">Subfield 2 "Telecommunication Use Code" is required and is valued as either PRN "Primary Residence Number" or NET "Network (email) address. See </w:t>
      </w:r>
      <w:r w:rsidR="006D613E" w:rsidRPr="00621E63">
        <w:t>HL7</w:t>
      </w:r>
      <w:r w:rsidR="00995105" w:rsidRPr="00621E63">
        <w:t xml:space="preserve"> </w:t>
      </w:r>
      <w:r w:rsidRPr="00621E63">
        <w:t>Table 201.</w:t>
      </w:r>
    </w:p>
    <w:p w14:paraId="63D3E870" w14:textId="455DAE98" w:rsidR="00B11855" w:rsidRPr="00621E63" w:rsidRDefault="003D003E" w:rsidP="001915B9">
      <w:pPr>
        <w:pStyle w:val="BodyText"/>
      </w:pPr>
      <w:r w:rsidRPr="00621E63">
        <w:t xml:space="preserve">Subfield 3 "Telecommunication Equipment Type" is required and is valued as PH "Telephone", Internet "Internet Address: Use Only If Telecommunication Use Code Is NET", or X.400 "X.400 email address: Use Only If Telecommunication Use Code Is NET". See </w:t>
      </w:r>
      <w:r w:rsidR="006D613E" w:rsidRPr="00621E63">
        <w:t>HL7</w:t>
      </w:r>
      <w:r w:rsidR="00995105" w:rsidRPr="00621E63">
        <w:t xml:space="preserve"> </w:t>
      </w:r>
      <w:r w:rsidRPr="00621E63">
        <w:t>Table 202.</w:t>
      </w:r>
    </w:p>
    <w:p w14:paraId="538906A0" w14:textId="16139D5A" w:rsidR="000166DD" w:rsidRPr="00621E63" w:rsidRDefault="00D53FC4" w:rsidP="00D53FC4">
      <w:pPr>
        <w:pStyle w:val="Heading1"/>
        <w:numPr>
          <w:ilvl w:val="0"/>
          <w:numId w:val="0"/>
        </w:numPr>
        <w:rPr>
          <w:bCs/>
          <w:noProof w:val="0"/>
        </w:rPr>
        <w:pPrChange w:id="2506" w:author="Mary Jungers" w:date="2019-11-13T19:08:00Z">
          <w:pPr>
            <w:pStyle w:val="AppendixHeading1"/>
          </w:pPr>
        </w:pPrChange>
      </w:pPr>
      <w:bookmarkStart w:id="2507" w:name="_Toc401769881"/>
      <w:bookmarkStart w:id="2508" w:name="_Toc24650543"/>
      <w:ins w:id="2509" w:author="Mary Jungers" w:date="2019-11-13T19:08:00Z">
        <w:r w:rsidRPr="00621E63">
          <w:rPr>
            <w:noProof w:val="0"/>
          </w:rPr>
          <w:lastRenderedPageBreak/>
          <w:t xml:space="preserve">Appendix D </w:t>
        </w:r>
      </w:ins>
      <w:r w:rsidR="003D003E" w:rsidRPr="00621E63">
        <w:rPr>
          <w:noProof w:val="0"/>
        </w:rPr>
        <w:t>Reserved</w:t>
      </w:r>
      <w:bookmarkStart w:id="2510" w:name="_Toc401769882"/>
      <w:bookmarkEnd w:id="2507"/>
      <w:bookmarkEnd w:id="2508"/>
    </w:p>
    <w:p w14:paraId="4ACFFE38" w14:textId="03432CEB" w:rsidR="00B11855" w:rsidRPr="00621E63" w:rsidRDefault="00D53FC4" w:rsidP="00D53FC4">
      <w:pPr>
        <w:pStyle w:val="Heading1"/>
        <w:numPr>
          <w:ilvl w:val="0"/>
          <w:numId w:val="0"/>
        </w:numPr>
        <w:rPr>
          <w:noProof w:val="0"/>
        </w:rPr>
        <w:pPrChange w:id="2511" w:author="Mary Jungers" w:date="2019-11-13T19:08:00Z">
          <w:pPr>
            <w:pStyle w:val="AppendixHeading1"/>
          </w:pPr>
        </w:pPrChange>
      </w:pPr>
      <w:bookmarkStart w:id="2512" w:name="_Toc24650544"/>
      <w:ins w:id="2513" w:author="Mary Jungers" w:date="2019-11-13T19:08:00Z">
        <w:r w:rsidRPr="00621E63">
          <w:rPr>
            <w:noProof w:val="0"/>
          </w:rPr>
          <w:lastRenderedPageBreak/>
          <w:t xml:space="preserve">Appendix E </w:t>
        </w:r>
      </w:ins>
      <w:r w:rsidR="003D003E" w:rsidRPr="00621E63">
        <w:rPr>
          <w:noProof w:val="0"/>
        </w:rPr>
        <w:t>Examples of messages</w:t>
      </w:r>
      <w:bookmarkEnd w:id="2510"/>
      <w:bookmarkEnd w:id="2512"/>
    </w:p>
    <w:p w14:paraId="285878DF" w14:textId="77777777" w:rsidR="00B11855" w:rsidRPr="00621E63" w:rsidRDefault="003D003E" w:rsidP="001915B9">
      <w:pPr>
        <w:pStyle w:val="BodyText"/>
      </w:pPr>
      <w:r w:rsidRPr="00621E63">
        <w:t xml:space="preserve">These message examples illustrate the uses cases defined in PCD TF-1. They are </w:t>
      </w:r>
      <w:r w:rsidR="000B42A1" w:rsidRPr="00621E63">
        <w:t xml:space="preserve">informative only, not authoritative and </w:t>
      </w:r>
      <w:r w:rsidRPr="00621E63">
        <w:t xml:space="preserve">not representative of messages in actual implementations but </w:t>
      </w:r>
      <w:r w:rsidR="000B42A1" w:rsidRPr="00621E63">
        <w:t>are only</w:t>
      </w:r>
      <w:r w:rsidRPr="00621E63">
        <w:t xml:space="preserve"> examples to illustrate </w:t>
      </w:r>
      <w:r w:rsidR="000B42A1" w:rsidRPr="00621E63">
        <w:t>general aspects of</w:t>
      </w:r>
      <w:r w:rsidR="004C60BF" w:rsidRPr="00621E63">
        <w:t xml:space="preserve"> </w:t>
      </w:r>
      <w:r w:rsidRPr="00621E63">
        <w:t>the use cases and the mapping of ISO/IEEE 11073 to HL7.</w:t>
      </w:r>
      <w:r w:rsidR="000B42A1" w:rsidRPr="00621E63">
        <w:t xml:space="preserve"> Implementers should test all messages against the NIST test tooling for IHE PCD.</w:t>
      </w:r>
    </w:p>
    <w:p w14:paraId="6521C446" w14:textId="26796E17" w:rsidR="00B11855" w:rsidRPr="00621E63" w:rsidRDefault="00D53FC4" w:rsidP="00D53FC4">
      <w:pPr>
        <w:pStyle w:val="Heading2"/>
        <w:numPr>
          <w:ilvl w:val="0"/>
          <w:numId w:val="0"/>
        </w:numPr>
        <w:rPr>
          <w:noProof w:val="0"/>
        </w:rPr>
        <w:pPrChange w:id="2514" w:author="Mary Jungers" w:date="2019-11-13T19:09:00Z">
          <w:pPr>
            <w:pStyle w:val="AppendixHeading2"/>
          </w:pPr>
        </w:pPrChange>
      </w:pPr>
      <w:bookmarkStart w:id="2515" w:name="_Toc401769883"/>
      <w:bookmarkStart w:id="2516" w:name="_Toc24650545"/>
      <w:ins w:id="2517" w:author="Mary Jungers" w:date="2019-11-13T19:09:00Z">
        <w:r w:rsidRPr="00621E63">
          <w:rPr>
            <w:noProof w:val="0"/>
          </w:rPr>
          <w:t xml:space="preserve">E.1 </w:t>
        </w:r>
      </w:ins>
      <w:r w:rsidR="003D003E" w:rsidRPr="00621E63">
        <w:rPr>
          <w:noProof w:val="0"/>
        </w:rPr>
        <w:t>PCD-01 Case C1: Communicate periodic data to Clinical Information System (CIS)</w:t>
      </w:r>
      <w:bookmarkEnd w:id="2515"/>
      <w:bookmarkEnd w:id="2516"/>
    </w:p>
    <w:p w14:paraId="5B739349" w14:textId="30F1B7BF" w:rsidR="00B11855" w:rsidRPr="00621E63" w:rsidRDefault="003D003E" w:rsidP="001915B9">
      <w:pPr>
        <w:pStyle w:val="BodyText"/>
      </w:pPr>
      <w:r w:rsidRPr="00621E63">
        <w:t>Periodic and episodic data from all of the patient care devices associated with a particular patient are typically communicated to a CIS (Device Observation Consumer) by a monitoring gateway server (the DOR). Examples include data from a bedside monitor, point of care lab devices, ventilators, and infusion pumps. Discrete and data are communicated to the CIS. The primary intent is communication of structured data</w:t>
      </w:r>
      <w:r w:rsidR="00EF66D8" w:rsidRPr="00621E63">
        <w:t>;</w:t>
      </w:r>
      <w:r w:rsidRPr="00621E63">
        <w:t xml:space="preserve"> however</w:t>
      </w:r>
      <w:r w:rsidR="00EF66D8" w:rsidRPr="00621E63">
        <w:t>,</w:t>
      </w:r>
      <w:r w:rsidRPr="00621E63">
        <w:t xml:space="preserve"> provisions are made for inclusion of unstructured data. The patient associated with the data is identified and the data is time stamped with a consistent time across the respective patient care devices.</w:t>
      </w:r>
    </w:p>
    <w:p w14:paraId="7BE639E6" w14:textId="05169593" w:rsidR="00B11855" w:rsidRPr="00621E63" w:rsidRDefault="00D53FC4" w:rsidP="00D53FC4">
      <w:pPr>
        <w:pStyle w:val="Heading3"/>
        <w:numPr>
          <w:ilvl w:val="0"/>
          <w:numId w:val="0"/>
        </w:numPr>
        <w:rPr>
          <w:noProof w:val="0"/>
        </w:rPr>
        <w:pPrChange w:id="2518" w:author="Mary Jungers" w:date="2019-11-13T19:09:00Z">
          <w:pPr>
            <w:pStyle w:val="AppendixHeading3"/>
          </w:pPr>
        </w:pPrChange>
      </w:pPr>
      <w:bookmarkStart w:id="2519" w:name="_Toc401769884"/>
      <w:bookmarkStart w:id="2520" w:name="_Toc24650546"/>
      <w:ins w:id="2521" w:author="Mary Jungers" w:date="2019-11-13T19:09:00Z">
        <w:r w:rsidRPr="00621E63">
          <w:rPr>
            <w:noProof w:val="0"/>
          </w:rPr>
          <w:t xml:space="preserve">E.1.1 </w:t>
        </w:r>
      </w:ins>
      <w:r w:rsidR="003D003E" w:rsidRPr="00621E63">
        <w:rPr>
          <w:noProof w:val="0"/>
        </w:rPr>
        <w:t>Example of PCD-01 Observation Report (Physiological Monitor)</w:t>
      </w:r>
      <w:bookmarkEnd w:id="2519"/>
      <w:bookmarkEnd w:id="2520"/>
    </w:p>
    <w:p w14:paraId="4A48195A" w14:textId="467A7D3F" w:rsidR="00B11855" w:rsidRDefault="003D003E" w:rsidP="002E782A">
      <w:pPr>
        <w:pStyle w:val="BodyText"/>
        <w:rPr>
          <w:ins w:id="2522" w:author="Mary Jungers" w:date="2019-11-14T18:56:00Z"/>
        </w:rPr>
      </w:pPr>
      <w:r w:rsidRPr="00621E63">
        <w:t>An observation result from a physiological monitor.</w:t>
      </w:r>
    </w:p>
    <w:p w14:paraId="6423B3CC" w14:textId="0DDFA16A" w:rsidR="00D93F40" w:rsidRDefault="00D93F40" w:rsidP="002E782A">
      <w:pPr>
        <w:pStyle w:val="BodyText"/>
        <w:rPr>
          <w:ins w:id="2523" w:author="Mary Jungers" w:date="2019-11-14T18:56:00Z"/>
        </w:rPr>
      </w:pPr>
    </w:p>
    <w:p w14:paraId="574013CF" w14:textId="6FBEF41F" w:rsidR="00D93F40" w:rsidRDefault="00D93F40" w:rsidP="002E782A">
      <w:pPr>
        <w:pStyle w:val="BodyText"/>
        <w:rPr>
          <w:ins w:id="2524" w:author="Mary Jungers" w:date="2019-11-14T18:56:00Z"/>
        </w:rPr>
      </w:pPr>
    </w:p>
    <w:p w14:paraId="0BA82F05" w14:textId="4BF73F6D" w:rsidR="00D93F40" w:rsidRDefault="00D93F40" w:rsidP="002E782A">
      <w:pPr>
        <w:pStyle w:val="BodyText"/>
        <w:rPr>
          <w:ins w:id="2525" w:author="Mary Jungers" w:date="2019-11-14T18:56:00Z"/>
        </w:rPr>
      </w:pPr>
    </w:p>
    <w:p w14:paraId="67492790" w14:textId="223942C2" w:rsidR="00D93F40" w:rsidRDefault="00D93F40" w:rsidP="002E782A">
      <w:pPr>
        <w:pStyle w:val="BodyText"/>
        <w:rPr>
          <w:ins w:id="2526" w:author="Mary Jungers" w:date="2019-11-14T18:56:00Z"/>
        </w:rPr>
      </w:pPr>
    </w:p>
    <w:p w14:paraId="09C2D396" w14:textId="1A656BDB" w:rsidR="00D93F40" w:rsidRDefault="00D93F40" w:rsidP="002E782A">
      <w:pPr>
        <w:pStyle w:val="BodyText"/>
        <w:rPr>
          <w:ins w:id="2527" w:author="Mary Jungers" w:date="2019-11-14T18:56:00Z"/>
        </w:rPr>
      </w:pPr>
    </w:p>
    <w:p w14:paraId="3FE77D23" w14:textId="7DDA8760" w:rsidR="00D93F40" w:rsidRDefault="00D93F40" w:rsidP="002E782A">
      <w:pPr>
        <w:pStyle w:val="BodyText"/>
        <w:rPr>
          <w:ins w:id="2528" w:author="Mary Jungers" w:date="2019-11-14T18:56:00Z"/>
        </w:rPr>
      </w:pPr>
    </w:p>
    <w:p w14:paraId="43886589" w14:textId="2CFF0E58" w:rsidR="00D93F40" w:rsidRDefault="00D93F40" w:rsidP="002E782A">
      <w:pPr>
        <w:pStyle w:val="BodyText"/>
        <w:rPr>
          <w:ins w:id="2529" w:author="Mary Jungers" w:date="2019-11-14T18:56:00Z"/>
        </w:rPr>
      </w:pPr>
    </w:p>
    <w:p w14:paraId="4FD60EF3" w14:textId="2D28DAC0" w:rsidR="00D93F40" w:rsidRDefault="00D93F40" w:rsidP="002E782A">
      <w:pPr>
        <w:pStyle w:val="BodyText"/>
        <w:rPr>
          <w:ins w:id="2530" w:author="Mary Jungers" w:date="2019-11-14T18:56:00Z"/>
        </w:rPr>
      </w:pPr>
    </w:p>
    <w:p w14:paraId="135CBEA3" w14:textId="613D123F" w:rsidR="00D93F40" w:rsidRDefault="00D93F40" w:rsidP="002E782A">
      <w:pPr>
        <w:pStyle w:val="BodyText"/>
        <w:rPr>
          <w:ins w:id="2531" w:author="Mary Jungers" w:date="2019-11-14T18:56:00Z"/>
        </w:rPr>
      </w:pPr>
    </w:p>
    <w:p w14:paraId="7EF1E189" w14:textId="08672E95" w:rsidR="00D93F40" w:rsidRDefault="00D93F40" w:rsidP="002E782A">
      <w:pPr>
        <w:pStyle w:val="BodyText"/>
        <w:rPr>
          <w:ins w:id="2532" w:author="Mary Jungers" w:date="2019-11-14T18:56:00Z"/>
        </w:rPr>
      </w:pPr>
    </w:p>
    <w:p w14:paraId="7972B296" w14:textId="501AE6FB" w:rsidR="00D93F40" w:rsidRDefault="00D93F40" w:rsidP="002E782A">
      <w:pPr>
        <w:pStyle w:val="BodyText"/>
        <w:rPr>
          <w:ins w:id="2533" w:author="Mary Jungers" w:date="2019-11-14T18:56:00Z"/>
        </w:rPr>
      </w:pPr>
    </w:p>
    <w:p w14:paraId="331C0BEB" w14:textId="0D37740C" w:rsidR="00D93F40" w:rsidRDefault="00D93F40" w:rsidP="002E782A">
      <w:pPr>
        <w:pStyle w:val="BodyText"/>
        <w:rPr>
          <w:ins w:id="2534" w:author="Mary Jungers" w:date="2019-11-14T18:56:00Z"/>
        </w:rPr>
      </w:pPr>
    </w:p>
    <w:p w14:paraId="236B95D3" w14:textId="648E1E90" w:rsidR="00D93F40" w:rsidRDefault="00D93F40" w:rsidP="002E782A">
      <w:pPr>
        <w:pStyle w:val="BodyText"/>
        <w:rPr>
          <w:ins w:id="2535" w:author="Mary Jungers" w:date="2019-11-14T18:56:00Z"/>
        </w:rPr>
      </w:pPr>
    </w:p>
    <w:p w14:paraId="3B375D4B" w14:textId="4EB0F01D" w:rsidR="00D93F40" w:rsidRDefault="00D93F40" w:rsidP="002E782A">
      <w:pPr>
        <w:pStyle w:val="BodyText"/>
        <w:rPr>
          <w:ins w:id="2536" w:author="Mary Jungers" w:date="2019-11-14T18:56:00Z"/>
        </w:rPr>
      </w:pPr>
    </w:p>
    <w:p w14:paraId="74F86C7D" w14:textId="77777777" w:rsidR="00D93F40" w:rsidRPr="00621E63" w:rsidRDefault="00D93F40" w:rsidP="002E782A">
      <w:pPr>
        <w:pStyle w:val="BodyText"/>
      </w:pPr>
    </w:p>
    <w:p w14:paraId="4B0161A5" w14:textId="77777777" w:rsidR="00156753" w:rsidRPr="00621E63" w:rsidRDefault="00156753" w:rsidP="00C10546">
      <w:pPr>
        <w:pStyle w:val="BodyText"/>
      </w:pPr>
    </w:p>
    <w:p w14:paraId="0F0BC984"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bookmarkStart w:id="2537" w:name="_Toc401769885"/>
      <w:r w:rsidRPr="00621E63">
        <w:rPr>
          <w:noProof w:val="0"/>
        </w:rPr>
        <w:lastRenderedPageBreak/>
        <w:t>MSH|^~\&amp;|PAT_DEVICE_PHILIPS_C|Philips|||20150122182658+0000||ORU^R01^ORU_R01|HP0122182658686QQ000CND119C0WS61|P|2.6|||AL|NE||8859/1|EN^English^ISO639||IHE_PCD_001^IHE PCD^1.3.6.1.4.1.19376.1.6.1.1.1^ISO</w:t>
      </w:r>
    </w:p>
    <w:p w14:paraId="523E86D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PID|||HO2009001^^^^MR||Hon^Albert^""^^^^L||19610101|M</w:t>
      </w:r>
    </w:p>
    <w:p w14:paraId="43C9028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PV1||I|HO Surgery^OR^1</w:t>
      </w:r>
    </w:p>
    <w:p w14:paraId="11722BD7"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OBR|1||201512218265601|69965^MDC_DEV_MON_PHYSIO_MULTI_PARAM_MDS^MDC|||20150122182656</w:t>
      </w:r>
    </w:p>
    <w:p w14:paraId="64089F2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OBX|1|ST|69965^MDC_DEV_MON_PHYSIO_MULTI_PARAM_MDS^MDC|1.0.0.0|||||||X|||||||e86c094f-f751-4acf-92b2-38f11c1f6f57-Device</w:t>
      </w:r>
    </w:p>
    <w:p w14:paraId="39CFC43D"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OBX|2|ST|70686^MDC_DEV_PRESS_BLD_NONINV_VMD^MDC|1.1.0.0|||||||X|||||||0600dc750001</w:t>
      </w:r>
    </w:p>
    <w:p w14:paraId="72A81CCB"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OBX|3|ST|70675^MDC_DEV_PULS_CHAN^MDC|1.1.1.0|||||||X</w:t>
      </w:r>
    </w:p>
    <w:p w14:paraId="36658046"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OBX|4|NM|150021^MDC_PRESS_BLD_NONINV_SYS^MDC|1.1.1.5|117|266016^MDC_DIM_MMHG^MDC|90-160||||X|||20150122115000</w:t>
      </w:r>
    </w:p>
    <w:p w14:paraId="6EF6BFE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OBX|5|NM|150022^MDC_PRESS_BLD_NONINV_DIA^MDC|1.1.1.6|82|266016^MDC_DIM_MMHG^MDC|||||X|||20150122115000</w:t>
      </w:r>
    </w:p>
    <w:p w14:paraId="0B2C6C17"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OBX|6|NM|150023^MDC_PRESS_BLD_NONINV_MEAN^MDC|1.1.1.7|90|266016^MDC_DIM_MMHG^MDC|||||X|||20150122115000</w:t>
      </w:r>
    </w:p>
    <w:p w14:paraId="423B7550"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OBX|7|ST|4262^MDC_DEV_ECG_VMD^MDC|1.2.0.0|||||||X|||||||0600dc750001</w:t>
      </w:r>
    </w:p>
    <w:p w14:paraId="7E10586C"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OBX|8|ST|4263^MDC_DEV_ECG_CHAN^MDC|1.2.1.0|||||||X</w:t>
      </w:r>
    </w:p>
    <w:p w14:paraId="541D29A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OBX|9|NM|147842^MDC_ECG_CARD_BEAT_RATE^MDC|1.2.1.1|80|264864^MDC_DIM_BEAT_PER_MIN^MDC|50-120||||X</w:t>
      </w:r>
    </w:p>
    <w:p w14:paraId="7DD5018D"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OBX|10|NM|147232^MDC_ECG_TIME_PD_QT_GL^MDC|1.2.1.14|360|264338^MDC_DIM_MILLI_SEC^MDC|||||X</w:t>
      </w:r>
    </w:p>
    <w:p w14:paraId="6FA97C66"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OBX|11|NM|147236^MDC_ECG_TIME_PD_QTc^MDC|1.2.1.15|416|264338^MDC_DIM_MILLI_SEC^MDC|&lt;500||||X</w:t>
      </w:r>
    </w:p>
    <w:p w14:paraId="541650C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OBX|12|NM|151562^MDC_RESP_RATE^MDC|1.2.1.19|30|264928^MDC_DIM_RESP_PER_MIN^MDC|8-45||||X</w:t>
      </w:r>
    </w:p>
    <w:p w14:paraId="77251E7B" w14:textId="77777777" w:rsidR="003C0F9E" w:rsidRPr="00621E63" w:rsidRDefault="003C0F9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OBX|13|ST|184327^MDC_ECG_STAT_RHY^MDC|1.2.1.21|MDC_ECG_SINUS_RHY||||||X</w:t>
      </w:r>
    </w:p>
    <w:p w14:paraId="660F461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OBX|14|ST|69642^MDC_DEV_ANALY_SAT_O2_VMD^MDC|1.3.0.0|||||||X|||||||0600dc750001</w:t>
      </w:r>
    </w:p>
    <w:p w14:paraId="730213C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OBX|15|ST|70771^MDC_DEV_ANALY_PERF_REL_CHAN^MDC|1.3.1.0|||||||X</w:t>
      </w:r>
    </w:p>
    <w:p w14:paraId="31BD0D6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OBX|16|NM|150456^MDC_PULS_OXIM_SAT_O2^MDC|1.3.1.1|99|262688^MDC_DIM_PERCENT^MDC|90-100||||X</w:t>
      </w:r>
    </w:p>
    <w:p w14:paraId="3CB75805" w14:textId="77777777" w:rsidR="0083495B" w:rsidRPr="00621E63" w:rsidRDefault="0083495B"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b/>
          <w:noProof w:val="0"/>
        </w:rPr>
        <w:t>OBX|17|NM|150448^MDC_PULS_OXIM_PERF_REL^MDC|1.3.1.3|3.9|262656^MDC_DIM_DIMLESS^MDC|||||X</w:t>
      </w:r>
    </w:p>
    <w:p w14:paraId="60B8957A" w14:textId="27AC2BF7" w:rsidR="00B11855" w:rsidRPr="00621E63" w:rsidRDefault="00D53FC4" w:rsidP="00D53FC4">
      <w:pPr>
        <w:pStyle w:val="Heading3"/>
        <w:numPr>
          <w:ilvl w:val="0"/>
          <w:numId w:val="0"/>
        </w:numPr>
        <w:rPr>
          <w:noProof w:val="0"/>
        </w:rPr>
        <w:pPrChange w:id="2538" w:author="Mary Jungers" w:date="2019-11-13T19:09:00Z">
          <w:pPr>
            <w:pStyle w:val="AppendixHeading3"/>
          </w:pPr>
        </w:pPrChange>
      </w:pPr>
      <w:bookmarkStart w:id="2539" w:name="_Toc24650547"/>
      <w:ins w:id="2540" w:author="Mary Jungers" w:date="2019-11-13T19:09:00Z">
        <w:r w:rsidRPr="00621E63">
          <w:rPr>
            <w:noProof w:val="0"/>
          </w:rPr>
          <w:t xml:space="preserve">E.1.2 </w:t>
        </w:r>
      </w:ins>
      <w:r w:rsidR="003D003E" w:rsidRPr="00621E63">
        <w:rPr>
          <w:noProof w:val="0"/>
        </w:rPr>
        <w:t>Example of PCD-01 Episodic Observation Report</w:t>
      </w:r>
      <w:bookmarkEnd w:id="2537"/>
      <w:bookmarkEnd w:id="2539"/>
    </w:p>
    <w:p w14:paraId="244B451C" w14:textId="77777777" w:rsidR="00B11855" w:rsidRPr="00621E63" w:rsidRDefault="003D003E" w:rsidP="00E05350">
      <w:pPr>
        <w:pStyle w:val="BodyText"/>
      </w:pPr>
      <w:r w:rsidRPr="00621E63">
        <w:t>Note that time stamps are present in the metric OBX segments (OBX-14). These override the timestamps at higher levels (here the channel level OBX and the containing OBR, which happen to be the same in this case but would be overridden by the lower-level time stamp if they were not). Note also that the dotted notation in OBX-4 on the MDS, VMD, and channel device data OBX segments have trailing zeroes below the hierarchical level they apply to (e.g., MDS has nonzero MDS-level value, followed by zeroes at the VMD, channel, and metric level).</w:t>
      </w:r>
    </w:p>
    <w:p w14:paraId="76A70A33" w14:textId="36D46F1E" w:rsidR="00B11855" w:rsidRDefault="00B11855" w:rsidP="00C10546">
      <w:pPr>
        <w:pStyle w:val="BodyText"/>
        <w:rPr>
          <w:ins w:id="2541" w:author="Mary Jungers" w:date="2019-11-14T18:56:00Z"/>
        </w:rPr>
      </w:pPr>
    </w:p>
    <w:p w14:paraId="0EB7A8BE" w14:textId="3F7ACB2C" w:rsidR="00D93F40" w:rsidRDefault="00D93F40" w:rsidP="00C10546">
      <w:pPr>
        <w:pStyle w:val="BodyText"/>
        <w:rPr>
          <w:ins w:id="2542" w:author="Mary Jungers" w:date="2019-11-14T18:56:00Z"/>
        </w:rPr>
      </w:pPr>
    </w:p>
    <w:p w14:paraId="64D136E4" w14:textId="7DA647C3" w:rsidR="00D93F40" w:rsidRDefault="00D93F40" w:rsidP="00C10546">
      <w:pPr>
        <w:pStyle w:val="BodyText"/>
        <w:rPr>
          <w:ins w:id="2543" w:author="Mary Jungers" w:date="2019-11-14T18:56:00Z"/>
        </w:rPr>
      </w:pPr>
    </w:p>
    <w:p w14:paraId="6F1C096F" w14:textId="3E6DCB87" w:rsidR="00D93F40" w:rsidRDefault="00D93F40" w:rsidP="00C10546">
      <w:pPr>
        <w:pStyle w:val="BodyText"/>
        <w:rPr>
          <w:ins w:id="2544" w:author="Mary Jungers" w:date="2019-11-14T18:56:00Z"/>
        </w:rPr>
      </w:pPr>
    </w:p>
    <w:p w14:paraId="1525BEE8" w14:textId="6EBDE780" w:rsidR="00D93F40" w:rsidRDefault="00D93F40" w:rsidP="00C10546">
      <w:pPr>
        <w:pStyle w:val="BodyText"/>
        <w:rPr>
          <w:ins w:id="2545" w:author="Mary Jungers" w:date="2019-11-14T18:56:00Z"/>
        </w:rPr>
      </w:pPr>
    </w:p>
    <w:p w14:paraId="06670E04" w14:textId="1659E27C" w:rsidR="00D93F40" w:rsidRDefault="00D93F40" w:rsidP="00C10546">
      <w:pPr>
        <w:pStyle w:val="BodyText"/>
        <w:rPr>
          <w:ins w:id="2546" w:author="Mary Jungers" w:date="2019-11-14T18:56:00Z"/>
        </w:rPr>
      </w:pPr>
    </w:p>
    <w:p w14:paraId="11525F87" w14:textId="77777777" w:rsidR="00D93F40" w:rsidRPr="00621E63" w:rsidRDefault="00D93F40" w:rsidP="00C10546">
      <w:pPr>
        <w:pStyle w:val="BodyText"/>
      </w:pPr>
    </w:p>
    <w:p w14:paraId="013F4E3A"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lastRenderedPageBreak/>
        <w:t>MSH|^~\&amp;|ACME_Gateway^080019FFFE3ED02D^EUI-64|ACME Healthcare|||20110602050000</w:t>
      </w:r>
      <w:r w:rsidR="00156753" w:rsidRPr="00621E63">
        <w:rPr>
          <w:noProof w:val="0"/>
        </w:rPr>
        <w:t>+0000</w:t>
      </w:r>
      <w:r w:rsidRPr="00621E63">
        <w:rPr>
          <w:noProof w:val="0"/>
        </w:rPr>
        <w:t>||ORU^R01^ORU_R01|0104ef190d604db188c3|P|2.6|||</w:t>
      </w:r>
      <w:r w:rsidR="000B42A1" w:rsidRPr="00621E63">
        <w:rPr>
          <w:noProof w:val="0"/>
        </w:rPr>
        <w:t>AL</w:t>
      </w:r>
      <w:r w:rsidRPr="00621E63">
        <w:rPr>
          <w:noProof w:val="0"/>
        </w:rPr>
        <w:t>|</w:t>
      </w:r>
      <w:r w:rsidR="000B42A1" w:rsidRPr="00621E63">
        <w:rPr>
          <w:noProof w:val="0"/>
        </w:rPr>
        <w:t>NE</w:t>
      </w:r>
      <w:r w:rsidRPr="00621E63">
        <w:rPr>
          <w:noProof w:val="0"/>
        </w:rPr>
        <w:t>||UNICODE UTF-8|||PCD_DEC_001^IHE PCD^1.3.6.1.4.1.19376.1.6.1.1.1^ISO</w:t>
      </w:r>
    </w:p>
    <w:p w14:paraId="74A8B8BF"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PID|||12345^^^A^MR||BEDS^TEDSONS^^^^^L</w:t>
      </w:r>
    </w:p>
    <w:p w14:paraId="07C461A4"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PV1||U|COLWELL^^SOLAR</w:t>
      </w:r>
    </w:p>
    <w:p w14:paraId="13E27EF6"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OBR|1|080019FFFE3ED02D20110602045842^ACME_Gateway^080019FFFE3ED02D^EUI-64|080019FFFE3ED02D20110602045842^ACME_Gateway^080019FFFE3ED02D^EUI-64|182777000^monitoring of patient^SCT|||20110602045842</w:t>
      </w:r>
      <w:r w:rsidR="00156753" w:rsidRPr="00621E63">
        <w:rPr>
          <w:noProof w:val="0"/>
        </w:rPr>
        <w:t>+0000</w:t>
      </w:r>
    </w:p>
    <w:p w14:paraId="732D678D"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OBX|1||69965^MDC_DEV_MON_PHYSIO_MULTI_PARAM_MDS^MDC|1.0.0.0|||||||X</w:t>
      </w:r>
    </w:p>
    <w:p w14:paraId="2FEA714D"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OBX|2||70686^MDC_DEV_PRESS_BLD_NONINV_VMD^MDC|1.16.0.0|||||||X</w:t>
      </w:r>
    </w:p>
    <w:p w14:paraId="50097229"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OBX|3||70687^MDC_DEV_PRESS_BLD_NONINV_CHAN^MDC|1.16.1.0|||||||X|||20110602045842</w:t>
      </w:r>
    </w:p>
    <w:p w14:paraId="156D6AE9"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OBX|4|NM|150021^MDC_PRESS_BLD_NONINV_SYS^MDC|1.16.1.1|111|mm[Hg]^mm[Hg]^UCUM|||||R|||20110602045842||||080019FFFE3ED02D172.16.172.135^GATEWAY_ACME</w:t>
      </w:r>
    </w:p>
    <w:p w14:paraId="21AB2238"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OBX|5|NM|150022^MDC_PRESS_BLD_NONINV_DIA^MDC|1.16.1.2|60|mm[Hg]^mm[Hg]^UCUM|||||R|||20110602045842||||080019FFFE3ED02D172.16.172.135^GATEWAY_ACME</w:t>
      </w:r>
    </w:p>
    <w:p w14:paraId="3D4C9350"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OBX|6|NM|150023^MDC_PRESS_BLD_NONINV_MEAN^MDC|1.16.1.3|80|mm[Hg]^mm[Hg]^UCUM|||||R|||20110602045842||||080019FFFE3ED02D172.16.172.135^GATEWAY_ACME</w:t>
      </w:r>
    </w:p>
    <w:p w14:paraId="3DBC3D27"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OBX|7|NM|149546^MDC_PULS_RATE_NON_INV^MDC|1.16.1.4|63|{beat}/min^{beat}/min^UCUM|||||R|||20110602045842||||080019FFFE3ED02D172.16.172.135^GATEWAY_ACME</w:t>
      </w:r>
    </w:p>
    <w:p w14:paraId="7982D9E1" w14:textId="77777777" w:rsidR="00B11855" w:rsidRPr="00621E63" w:rsidRDefault="00B11855" w:rsidP="00C10546">
      <w:pPr>
        <w:pStyle w:val="BodyText"/>
      </w:pPr>
    </w:p>
    <w:p w14:paraId="2BED8F57" w14:textId="48E9C048" w:rsidR="00B11855" w:rsidRPr="00621E63" w:rsidRDefault="00D53FC4" w:rsidP="00D53FC4">
      <w:pPr>
        <w:pStyle w:val="Heading2"/>
        <w:numPr>
          <w:ilvl w:val="0"/>
          <w:numId w:val="0"/>
        </w:numPr>
        <w:rPr>
          <w:noProof w:val="0"/>
        </w:rPr>
        <w:pPrChange w:id="2547" w:author="Mary Jungers" w:date="2019-11-13T19:09:00Z">
          <w:pPr>
            <w:pStyle w:val="AppendixHeading2"/>
          </w:pPr>
        </w:pPrChange>
      </w:pPr>
      <w:bookmarkStart w:id="2548" w:name="_Toc401769886"/>
      <w:bookmarkStart w:id="2549" w:name="_Toc24650548"/>
      <w:ins w:id="2550" w:author="Mary Jungers" w:date="2019-11-13T19:09:00Z">
        <w:r w:rsidRPr="00621E63">
          <w:rPr>
            <w:noProof w:val="0"/>
          </w:rPr>
          <w:t xml:space="preserve">E.2 </w:t>
        </w:r>
      </w:ins>
      <w:r w:rsidR="003D003E" w:rsidRPr="00621E63">
        <w:rPr>
          <w:noProof w:val="0"/>
        </w:rPr>
        <w:t xml:space="preserve">Examples of transaction </w:t>
      </w:r>
      <w:r w:rsidR="00647994" w:rsidRPr="00621E63">
        <w:rPr>
          <w:noProof w:val="0"/>
        </w:rPr>
        <w:t>[PCD-03]</w:t>
      </w:r>
      <w:r w:rsidR="003D003E" w:rsidRPr="00621E63">
        <w:rPr>
          <w:noProof w:val="0"/>
        </w:rPr>
        <w:t>: Communicate Infusion Order</w:t>
      </w:r>
      <w:bookmarkEnd w:id="2548"/>
      <w:bookmarkEnd w:id="2549"/>
    </w:p>
    <w:p w14:paraId="53A0C729" w14:textId="7ACBC59E" w:rsidR="00B11855" w:rsidRPr="00621E63" w:rsidRDefault="003D003E" w:rsidP="00C12E69">
      <w:pPr>
        <w:pStyle w:val="BodyText"/>
      </w:pPr>
      <w:r w:rsidRPr="00621E63">
        <w:t xml:space="preserve">This example illustrates the use of </w:t>
      </w:r>
      <w:r w:rsidR="00647994" w:rsidRPr="00621E63">
        <w:t>[PCD-03]</w:t>
      </w:r>
      <w:r w:rsidRPr="00621E63">
        <w:t>.</w:t>
      </w:r>
    </w:p>
    <w:p w14:paraId="1660B4B0" w14:textId="6CAD5817" w:rsidR="00B11855" w:rsidRPr="00621E63" w:rsidRDefault="00D53FC4" w:rsidP="00D53FC4">
      <w:pPr>
        <w:pStyle w:val="Heading3"/>
        <w:numPr>
          <w:ilvl w:val="0"/>
          <w:numId w:val="0"/>
        </w:numPr>
        <w:rPr>
          <w:noProof w:val="0"/>
        </w:rPr>
        <w:pPrChange w:id="2551" w:author="Mary Jungers" w:date="2019-11-13T19:09:00Z">
          <w:pPr>
            <w:pStyle w:val="AppendixHeading3"/>
          </w:pPr>
        </w:pPrChange>
      </w:pPr>
      <w:bookmarkStart w:id="2552" w:name="_Toc497485653"/>
      <w:bookmarkStart w:id="2553" w:name="_Toc497485990"/>
      <w:bookmarkStart w:id="2554" w:name="_Toc497486217"/>
      <w:bookmarkStart w:id="2555" w:name="_Toc497486494"/>
      <w:bookmarkStart w:id="2556" w:name="_Toc497486721"/>
      <w:bookmarkStart w:id="2557" w:name="_Toc497493590"/>
      <w:bookmarkStart w:id="2558" w:name="_Toc401769887"/>
      <w:bookmarkStart w:id="2559" w:name="_Toc24650549"/>
      <w:bookmarkEnd w:id="2552"/>
      <w:bookmarkEnd w:id="2553"/>
      <w:bookmarkEnd w:id="2554"/>
      <w:bookmarkEnd w:id="2555"/>
      <w:bookmarkEnd w:id="2556"/>
      <w:bookmarkEnd w:id="2557"/>
      <w:ins w:id="2560" w:author="Mary Jungers" w:date="2019-11-13T19:09:00Z">
        <w:r w:rsidRPr="00621E63">
          <w:rPr>
            <w:noProof w:val="0"/>
          </w:rPr>
          <w:t xml:space="preserve">E.2.1 </w:t>
        </w:r>
      </w:ins>
      <w:r w:rsidR="003D003E" w:rsidRPr="00621E63">
        <w:rPr>
          <w:noProof w:val="0"/>
        </w:rPr>
        <w:t>Storyboard</w:t>
      </w:r>
      <w:bookmarkEnd w:id="2558"/>
      <w:bookmarkEnd w:id="2559"/>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8"/>
        <w:gridCol w:w="2880"/>
        <w:gridCol w:w="3600"/>
      </w:tblGrid>
      <w:tr w:rsidR="00B11855" w:rsidRPr="00621E63" w14:paraId="68BCE3A1" w14:textId="77777777" w:rsidTr="00C10546">
        <w:trPr>
          <w:cantSplit/>
          <w:tblHeader/>
          <w:jc w:val="center"/>
        </w:trPr>
        <w:tc>
          <w:tcPr>
            <w:tcW w:w="2988" w:type="dxa"/>
            <w:shd w:val="clear" w:color="auto" w:fill="D9D9D9"/>
          </w:tcPr>
          <w:p w14:paraId="17009277" w14:textId="77777777" w:rsidR="00B11855" w:rsidRPr="00621E63" w:rsidRDefault="003D003E" w:rsidP="00235CEC">
            <w:pPr>
              <w:pStyle w:val="TableEntryHeader"/>
            </w:pPr>
            <w:r w:rsidRPr="00621E63">
              <w:t>Objects</w:t>
            </w:r>
          </w:p>
        </w:tc>
        <w:tc>
          <w:tcPr>
            <w:tcW w:w="6480" w:type="dxa"/>
            <w:gridSpan w:val="2"/>
            <w:shd w:val="clear" w:color="auto" w:fill="D9D9D9"/>
          </w:tcPr>
          <w:p w14:paraId="0BFFA07F" w14:textId="77777777" w:rsidR="00B11855" w:rsidRPr="00621E63" w:rsidRDefault="003D003E" w:rsidP="00235CEC">
            <w:pPr>
              <w:pStyle w:val="TableEntryHeader"/>
            </w:pPr>
            <w:r w:rsidRPr="00621E63">
              <w:t>Attributes</w:t>
            </w:r>
          </w:p>
        </w:tc>
      </w:tr>
      <w:tr w:rsidR="00B11855" w:rsidRPr="00621E63" w14:paraId="4AB1E77D" w14:textId="77777777" w:rsidTr="006C0E8E">
        <w:trPr>
          <w:cantSplit/>
          <w:jc w:val="center"/>
        </w:trPr>
        <w:tc>
          <w:tcPr>
            <w:tcW w:w="2988" w:type="dxa"/>
            <w:shd w:val="clear" w:color="auto" w:fill="auto"/>
          </w:tcPr>
          <w:p w14:paraId="317579DF" w14:textId="77777777" w:rsidR="00B11855" w:rsidRPr="00621E63" w:rsidRDefault="003D003E" w:rsidP="00A92110">
            <w:pPr>
              <w:pStyle w:val="TableEntry"/>
            </w:pPr>
            <w:r w:rsidRPr="00621E63">
              <w:t>Patient</w:t>
            </w:r>
          </w:p>
        </w:tc>
        <w:tc>
          <w:tcPr>
            <w:tcW w:w="6480" w:type="dxa"/>
            <w:gridSpan w:val="2"/>
            <w:shd w:val="clear" w:color="auto" w:fill="auto"/>
          </w:tcPr>
          <w:p w14:paraId="02D12673" w14:textId="77777777" w:rsidR="00B11855" w:rsidRPr="00621E63" w:rsidRDefault="003D003E" w:rsidP="00A92110">
            <w:pPr>
              <w:pStyle w:val="TableEntry"/>
            </w:pPr>
            <w:r w:rsidRPr="00621E63">
              <w:t>Legal Name: John Doe</w:t>
            </w:r>
          </w:p>
          <w:p w14:paraId="2CBCB35D" w14:textId="77777777" w:rsidR="00B11855" w:rsidRPr="00621E63" w:rsidRDefault="003D003E" w:rsidP="00A92110">
            <w:pPr>
              <w:pStyle w:val="TableEntry"/>
            </w:pPr>
            <w:r w:rsidRPr="00621E63">
              <w:t>ID: 98765</w:t>
            </w:r>
          </w:p>
          <w:p w14:paraId="5E39C95B" w14:textId="77777777" w:rsidR="00B11855" w:rsidRPr="00621E63" w:rsidRDefault="003D003E" w:rsidP="00A92110">
            <w:pPr>
              <w:pStyle w:val="TableEntry"/>
            </w:pPr>
            <w:r w:rsidRPr="00621E63">
              <w:t>Sex: M</w:t>
            </w:r>
          </w:p>
          <w:p w14:paraId="69EE9F58" w14:textId="77777777" w:rsidR="00B11855" w:rsidRPr="00621E63" w:rsidRDefault="003D003E" w:rsidP="00A92110">
            <w:pPr>
              <w:pStyle w:val="TableEntry"/>
            </w:pPr>
            <w:r w:rsidRPr="00621E63">
              <w:t>Date of birth: January 1, 1966</w:t>
            </w:r>
          </w:p>
          <w:p w14:paraId="0263D368" w14:textId="77777777" w:rsidR="00B11855" w:rsidRPr="00621E63" w:rsidRDefault="003D003E" w:rsidP="00A92110">
            <w:pPr>
              <w:pStyle w:val="TableEntry"/>
            </w:pPr>
            <w:r w:rsidRPr="00621E63">
              <w:t>Weight: 85.0 kg</w:t>
            </w:r>
          </w:p>
        </w:tc>
      </w:tr>
      <w:tr w:rsidR="00B11855" w:rsidRPr="00621E63" w14:paraId="437290FE" w14:textId="77777777" w:rsidTr="006C0E8E">
        <w:trPr>
          <w:cantSplit/>
          <w:jc w:val="center"/>
        </w:trPr>
        <w:tc>
          <w:tcPr>
            <w:tcW w:w="2988" w:type="dxa"/>
            <w:shd w:val="clear" w:color="auto" w:fill="auto"/>
          </w:tcPr>
          <w:p w14:paraId="260A94C9" w14:textId="77777777" w:rsidR="00B11855" w:rsidRPr="00621E63" w:rsidRDefault="003D003E" w:rsidP="00A92110">
            <w:pPr>
              <w:pStyle w:val="TableEntry"/>
            </w:pPr>
            <w:r w:rsidRPr="00621E63">
              <w:t>Nurse</w:t>
            </w:r>
          </w:p>
        </w:tc>
        <w:tc>
          <w:tcPr>
            <w:tcW w:w="6480" w:type="dxa"/>
            <w:gridSpan w:val="2"/>
            <w:shd w:val="clear" w:color="auto" w:fill="auto"/>
          </w:tcPr>
          <w:p w14:paraId="7EFA9C7C" w14:textId="77777777" w:rsidR="00B11855" w:rsidRPr="00621E63" w:rsidRDefault="003D003E" w:rsidP="00A92110">
            <w:pPr>
              <w:pStyle w:val="TableEntry"/>
            </w:pPr>
            <w:r w:rsidRPr="00621E63">
              <w:t>Jane Adams</w:t>
            </w:r>
          </w:p>
          <w:p w14:paraId="6F524D76" w14:textId="77777777" w:rsidR="00B11855" w:rsidRPr="00621E63" w:rsidRDefault="003D003E" w:rsidP="00A92110">
            <w:pPr>
              <w:pStyle w:val="TableEntry"/>
            </w:pPr>
            <w:r w:rsidRPr="00621E63">
              <w:t>ID: N0001</w:t>
            </w:r>
          </w:p>
        </w:tc>
      </w:tr>
      <w:tr w:rsidR="00B11855" w:rsidRPr="00621E63" w14:paraId="6E01E1E1" w14:textId="77777777" w:rsidTr="006C0E8E">
        <w:trPr>
          <w:cantSplit/>
          <w:jc w:val="center"/>
        </w:trPr>
        <w:tc>
          <w:tcPr>
            <w:tcW w:w="2988" w:type="dxa"/>
            <w:shd w:val="clear" w:color="auto" w:fill="auto"/>
          </w:tcPr>
          <w:p w14:paraId="1D31341F" w14:textId="77777777" w:rsidR="00B11855" w:rsidRPr="00621E63" w:rsidRDefault="003D003E" w:rsidP="00A92110">
            <w:pPr>
              <w:pStyle w:val="TableEntry"/>
            </w:pPr>
            <w:r w:rsidRPr="00621E63">
              <w:t>Medication</w:t>
            </w:r>
          </w:p>
        </w:tc>
        <w:tc>
          <w:tcPr>
            <w:tcW w:w="2880" w:type="dxa"/>
            <w:shd w:val="clear" w:color="auto" w:fill="auto"/>
          </w:tcPr>
          <w:p w14:paraId="03A9468F" w14:textId="77777777" w:rsidR="00B11855" w:rsidRPr="00621E63" w:rsidRDefault="003D003E" w:rsidP="00A92110">
            <w:pPr>
              <w:pStyle w:val="TableEntry"/>
            </w:pPr>
            <w:r w:rsidRPr="00621E63">
              <w:t xml:space="preserve">Example 1 </w:t>
            </w:r>
          </w:p>
          <w:p w14:paraId="10047F65" w14:textId="77777777" w:rsidR="00B11855" w:rsidRPr="00621E63" w:rsidRDefault="003D003E" w:rsidP="00A92110">
            <w:pPr>
              <w:pStyle w:val="TableEntry"/>
            </w:pPr>
            <w:r w:rsidRPr="00621E63">
              <w:t>ID: 1234</w:t>
            </w:r>
          </w:p>
          <w:p w14:paraId="1797F5F3" w14:textId="77777777" w:rsidR="00B11855" w:rsidRPr="00621E63" w:rsidRDefault="003D003E" w:rsidP="00A92110">
            <w:pPr>
              <w:pStyle w:val="TableEntry"/>
            </w:pPr>
            <w:r w:rsidRPr="00621E63">
              <w:t>Name: Dopamine</w:t>
            </w:r>
          </w:p>
          <w:p w14:paraId="3BC31DDB" w14:textId="77777777" w:rsidR="00B11855" w:rsidRPr="00621E63" w:rsidRDefault="003D003E" w:rsidP="00A92110">
            <w:pPr>
              <w:pStyle w:val="TableEntry"/>
            </w:pPr>
            <w:r w:rsidRPr="00621E63">
              <w:t>Volume to be infused: 250 mL</w:t>
            </w:r>
          </w:p>
          <w:p w14:paraId="475D2556" w14:textId="77777777" w:rsidR="00B11855" w:rsidRPr="00621E63" w:rsidRDefault="003D003E" w:rsidP="00A92110">
            <w:pPr>
              <w:pStyle w:val="TableEntry"/>
            </w:pPr>
            <w:r w:rsidRPr="00621E63">
              <w:t>Concentration: 400 mg / 250 mL</w:t>
            </w:r>
          </w:p>
          <w:p w14:paraId="5B6E38B8" w14:textId="77777777" w:rsidR="00B11855" w:rsidRPr="00621E63" w:rsidRDefault="003D003E" w:rsidP="00A92110">
            <w:pPr>
              <w:pStyle w:val="TableEntry"/>
            </w:pPr>
            <w:r w:rsidRPr="00621E63">
              <w:t>Dose: 10 mcg/kg/min</w:t>
            </w:r>
          </w:p>
        </w:tc>
        <w:tc>
          <w:tcPr>
            <w:tcW w:w="3600" w:type="dxa"/>
            <w:shd w:val="clear" w:color="auto" w:fill="auto"/>
          </w:tcPr>
          <w:p w14:paraId="2E82DAF0" w14:textId="77777777" w:rsidR="00B11855" w:rsidRPr="00621E63" w:rsidRDefault="003D003E" w:rsidP="00A92110">
            <w:pPr>
              <w:pStyle w:val="TableEntry"/>
            </w:pPr>
            <w:r w:rsidRPr="00621E63">
              <w:t>Example 2</w:t>
            </w:r>
          </w:p>
          <w:p w14:paraId="6D15F8D5" w14:textId="77777777" w:rsidR="00B11855" w:rsidRPr="00621E63" w:rsidRDefault="003D003E" w:rsidP="00A92110">
            <w:pPr>
              <w:pStyle w:val="TableEntry"/>
            </w:pPr>
            <w:r w:rsidRPr="00621E63">
              <w:t>ID: 5678</w:t>
            </w:r>
          </w:p>
          <w:p w14:paraId="7EF806CD" w14:textId="77777777" w:rsidR="00B11855" w:rsidRPr="00621E63" w:rsidRDefault="003D003E" w:rsidP="00A92110">
            <w:pPr>
              <w:pStyle w:val="TableEntry"/>
            </w:pPr>
            <w:r w:rsidRPr="00621E63">
              <w:t>Name: Normal Saline</w:t>
            </w:r>
          </w:p>
          <w:p w14:paraId="0C29D765" w14:textId="77777777" w:rsidR="00B11855" w:rsidRPr="00621E63" w:rsidRDefault="003D003E" w:rsidP="00A92110">
            <w:pPr>
              <w:pStyle w:val="TableEntry"/>
            </w:pPr>
            <w:r w:rsidRPr="00621E63">
              <w:t>Volume to be infused: 500 mL</w:t>
            </w:r>
          </w:p>
          <w:p w14:paraId="3C38E6FA" w14:textId="77777777" w:rsidR="00B11855" w:rsidRPr="00621E63" w:rsidRDefault="003D003E" w:rsidP="00A92110">
            <w:pPr>
              <w:pStyle w:val="TableEntry"/>
            </w:pPr>
            <w:r w:rsidRPr="00621E63">
              <w:t>Rate: 13.3 mL/hr</w:t>
            </w:r>
          </w:p>
        </w:tc>
      </w:tr>
      <w:tr w:rsidR="00B11855" w:rsidRPr="00621E63" w14:paraId="3D5BAC6E" w14:textId="77777777" w:rsidTr="006C0E8E">
        <w:trPr>
          <w:cantSplit/>
          <w:jc w:val="center"/>
        </w:trPr>
        <w:tc>
          <w:tcPr>
            <w:tcW w:w="2988" w:type="dxa"/>
            <w:shd w:val="clear" w:color="auto" w:fill="auto"/>
          </w:tcPr>
          <w:p w14:paraId="59436581" w14:textId="77777777" w:rsidR="00B11855" w:rsidRPr="00621E63" w:rsidRDefault="003D003E" w:rsidP="00A92110">
            <w:pPr>
              <w:pStyle w:val="TableEntry"/>
            </w:pPr>
            <w:r w:rsidRPr="00621E63">
              <w:t>Pump</w:t>
            </w:r>
          </w:p>
        </w:tc>
        <w:tc>
          <w:tcPr>
            <w:tcW w:w="6480" w:type="dxa"/>
            <w:gridSpan w:val="2"/>
            <w:shd w:val="clear" w:color="auto" w:fill="auto"/>
          </w:tcPr>
          <w:p w14:paraId="0999EDF1" w14:textId="77777777" w:rsidR="00B11855" w:rsidRPr="00621E63" w:rsidRDefault="003D003E" w:rsidP="00A92110">
            <w:pPr>
              <w:pStyle w:val="TableEntry"/>
            </w:pPr>
            <w:r w:rsidRPr="00621E63">
              <w:t>ID: A0001</w:t>
            </w:r>
          </w:p>
          <w:p w14:paraId="7149F57D" w14:textId="77777777" w:rsidR="00B11855" w:rsidRPr="00621E63" w:rsidRDefault="00B11855" w:rsidP="00A92110">
            <w:pPr>
              <w:pStyle w:val="TableEntry"/>
              <w:rPr>
                <w:kern w:val="1"/>
              </w:rPr>
            </w:pPr>
          </w:p>
        </w:tc>
      </w:tr>
    </w:tbl>
    <w:p w14:paraId="00F2C0B8" w14:textId="1949A4E4" w:rsidR="00B11855" w:rsidRDefault="00B11855" w:rsidP="00EE391A">
      <w:pPr>
        <w:pStyle w:val="BodyText"/>
        <w:rPr>
          <w:ins w:id="2561" w:author="Mary Jungers" w:date="2019-11-14T18:56:00Z"/>
        </w:rPr>
      </w:pPr>
    </w:p>
    <w:p w14:paraId="3947754D" w14:textId="51FB91E9" w:rsidR="00D93F40" w:rsidRDefault="00D93F40" w:rsidP="00EE391A">
      <w:pPr>
        <w:pStyle w:val="BodyText"/>
        <w:rPr>
          <w:ins w:id="2562" w:author="Mary Jungers" w:date="2019-11-14T18:56:00Z"/>
        </w:rPr>
      </w:pPr>
    </w:p>
    <w:p w14:paraId="3B19765B" w14:textId="476B2FC0" w:rsidR="00D93F40" w:rsidRDefault="00D93F40" w:rsidP="00EE391A">
      <w:pPr>
        <w:pStyle w:val="BodyText"/>
        <w:rPr>
          <w:ins w:id="2563" w:author="Mary Jungers" w:date="2019-11-14T18:56:00Z"/>
        </w:rPr>
      </w:pPr>
    </w:p>
    <w:p w14:paraId="7613AB65" w14:textId="77777777" w:rsidR="00D93F40" w:rsidRPr="00621E63" w:rsidRDefault="00D93F40" w:rsidP="00EE391A">
      <w:pPr>
        <w:pStyle w:val="BodyText"/>
      </w:pPr>
    </w:p>
    <w:p w14:paraId="7BD814A1" w14:textId="36A5B5CF" w:rsidR="009C4A84" w:rsidRPr="00621E63" w:rsidRDefault="00D53FC4" w:rsidP="00D53FC4">
      <w:pPr>
        <w:pStyle w:val="Heading3"/>
        <w:numPr>
          <w:ilvl w:val="0"/>
          <w:numId w:val="0"/>
        </w:numPr>
        <w:rPr>
          <w:noProof w:val="0"/>
        </w:rPr>
        <w:pPrChange w:id="2564" w:author="Mary Jungers" w:date="2019-11-13T19:10:00Z">
          <w:pPr>
            <w:pStyle w:val="AppendixHeading3"/>
          </w:pPr>
        </w:pPrChange>
      </w:pPr>
      <w:bookmarkStart w:id="2565" w:name="_Toc401769888"/>
      <w:bookmarkStart w:id="2566" w:name="_Toc24650550"/>
      <w:ins w:id="2567" w:author="Mary Jungers" w:date="2019-11-13T19:10:00Z">
        <w:r w:rsidRPr="00621E63">
          <w:rPr>
            <w:noProof w:val="0"/>
          </w:rPr>
          <w:lastRenderedPageBreak/>
          <w:t xml:space="preserve">E.2.2 </w:t>
        </w:r>
      </w:ins>
      <w:r w:rsidR="003D003E" w:rsidRPr="00621E63">
        <w:rPr>
          <w:noProof w:val="0"/>
        </w:rPr>
        <w:t>Interaction Diagram</w:t>
      </w:r>
      <w:bookmarkEnd w:id="2565"/>
      <w:bookmarkEnd w:id="2566"/>
    </w:p>
    <w:p w14:paraId="2B9C50C3" w14:textId="77777777" w:rsidR="00F65B33" w:rsidRPr="00621E63" w:rsidRDefault="00F65B33" w:rsidP="00C44528">
      <w:pPr>
        <w:pStyle w:val="BodyText"/>
      </w:pPr>
    </w:p>
    <w:p w14:paraId="26D319FD" w14:textId="77777777" w:rsidR="00D63672" w:rsidRPr="00621E63" w:rsidRDefault="00F73333" w:rsidP="00C10546">
      <w:pPr>
        <w:pStyle w:val="BodyText"/>
        <w:jc w:val="center"/>
      </w:pPr>
      <w:r w:rsidRPr="00621E63">
        <w:drawing>
          <wp:inline distT="0" distB="0" distL="0" distR="0" wp14:anchorId="29593E84" wp14:editId="5FC01F06">
            <wp:extent cx="5937250" cy="374269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7250" cy="3742690"/>
                    </a:xfrm>
                    <a:prstGeom prst="rect">
                      <a:avLst/>
                    </a:prstGeom>
                    <a:noFill/>
                    <a:ln>
                      <a:noFill/>
                    </a:ln>
                  </pic:spPr>
                </pic:pic>
              </a:graphicData>
            </a:graphic>
          </wp:inline>
        </w:drawing>
      </w:r>
    </w:p>
    <w:p w14:paraId="0B98CDE3" w14:textId="77777777" w:rsidR="00D63672" w:rsidRPr="00621E63" w:rsidRDefault="00D63672" w:rsidP="0034511D">
      <w:pPr>
        <w:pStyle w:val="BodyText"/>
      </w:pPr>
    </w:p>
    <w:p w14:paraId="001F422E" w14:textId="77777777" w:rsidR="00F65B33" w:rsidRPr="00621E63" w:rsidRDefault="00F65B33" w:rsidP="0034511D">
      <w:pPr>
        <w:pStyle w:val="BodyText"/>
      </w:pPr>
    </w:p>
    <w:p w14:paraId="4A3A817A" w14:textId="77777777" w:rsidR="009C4A84" w:rsidRPr="00621E63" w:rsidRDefault="009C4A84" w:rsidP="0034511D">
      <w:pPr>
        <w:pStyle w:val="BodyText"/>
      </w:pPr>
    </w:p>
    <w:p w14:paraId="418609F3" w14:textId="77777777" w:rsidR="00B11855" w:rsidRPr="00621E63" w:rsidRDefault="00B11855" w:rsidP="0034511D">
      <w:pPr>
        <w:pStyle w:val="BodyText"/>
      </w:pPr>
    </w:p>
    <w:p w14:paraId="4E389554" w14:textId="77777777" w:rsidR="00B11855" w:rsidRPr="00621E63" w:rsidRDefault="00F73333" w:rsidP="00C10546">
      <w:pPr>
        <w:pStyle w:val="BodyText"/>
        <w:jc w:val="center"/>
      </w:pPr>
      <w:r w:rsidRPr="00621E63">
        <w:lastRenderedPageBreak/>
        <w:drawing>
          <wp:inline distT="0" distB="0" distL="0" distR="0" wp14:anchorId="6873178C" wp14:editId="225B450E">
            <wp:extent cx="5486400" cy="3523615"/>
            <wp:effectExtent l="0" t="0" r="0" b="63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3523615"/>
                    </a:xfrm>
                    <a:prstGeom prst="rect">
                      <a:avLst/>
                    </a:prstGeom>
                    <a:noFill/>
                    <a:ln>
                      <a:noFill/>
                    </a:ln>
                  </pic:spPr>
                </pic:pic>
              </a:graphicData>
            </a:graphic>
          </wp:inline>
        </w:drawing>
      </w:r>
    </w:p>
    <w:p w14:paraId="6BC5A07D" w14:textId="77777777" w:rsidR="007B21C7" w:rsidRPr="00621E63" w:rsidRDefault="00F73333" w:rsidP="00C44528">
      <w:pPr>
        <w:pStyle w:val="BodyText"/>
      </w:pPr>
      <w:r w:rsidRPr="00621E63">
        <w:drawing>
          <wp:anchor distT="0" distB="0" distL="114300" distR="114300" simplePos="0" relativeHeight="251478528" behindDoc="0" locked="0" layoutInCell="1" allowOverlap="1" wp14:anchorId="2274F2D8" wp14:editId="7B950A41">
            <wp:simplePos x="0" y="0"/>
            <wp:positionH relativeFrom="column">
              <wp:posOffset>228600</wp:posOffset>
            </wp:positionH>
            <wp:positionV relativeFrom="paragraph">
              <wp:posOffset>356235</wp:posOffset>
            </wp:positionV>
            <wp:extent cx="5939790" cy="3801110"/>
            <wp:effectExtent l="0" t="0" r="3810" b="8890"/>
            <wp:wrapThrough wrapText="bothSides">
              <wp:wrapPolygon edited="0">
                <wp:start x="0" y="0"/>
                <wp:lineTo x="0" y="21542"/>
                <wp:lineTo x="21545" y="21542"/>
                <wp:lineTo x="21545" y="0"/>
                <wp:lineTo x="0" y="0"/>
              </wp:wrapPolygon>
            </wp:wrapThrough>
            <wp:docPr id="20" name="Picture 161" descr="Description: Case3App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escription: Case3AppEr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9790" cy="3801110"/>
                    </a:xfrm>
                    <a:prstGeom prst="rect">
                      <a:avLst/>
                    </a:prstGeom>
                    <a:noFill/>
                  </pic:spPr>
                </pic:pic>
              </a:graphicData>
            </a:graphic>
            <wp14:sizeRelH relativeFrom="page">
              <wp14:pctWidth>0</wp14:pctWidth>
            </wp14:sizeRelH>
            <wp14:sizeRelV relativeFrom="page">
              <wp14:pctHeight>0</wp14:pctHeight>
            </wp14:sizeRelV>
          </wp:anchor>
        </w:drawing>
      </w:r>
    </w:p>
    <w:p w14:paraId="17AAC79C" w14:textId="2D0D76F2" w:rsidR="009F4303" w:rsidRPr="00621E63" w:rsidRDefault="00D53FC4" w:rsidP="00D53FC4">
      <w:pPr>
        <w:pStyle w:val="Heading3"/>
        <w:numPr>
          <w:ilvl w:val="0"/>
          <w:numId w:val="0"/>
        </w:numPr>
        <w:rPr>
          <w:noProof w:val="0"/>
        </w:rPr>
        <w:pPrChange w:id="2568" w:author="Mary Jungers" w:date="2019-11-13T19:10:00Z">
          <w:pPr>
            <w:pStyle w:val="AppendixHeading3"/>
          </w:pPr>
        </w:pPrChange>
      </w:pPr>
      <w:bookmarkStart w:id="2569" w:name="_Toc24650551"/>
      <w:ins w:id="2570" w:author="Mary Jungers" w:date="2019-11-13T19:10:00Z">
        <w:r w:rsidRPr="00621E63">
          <w:rPr>
            <w:noProof w:val="0"/>
          </w:rPr>
          <w:lastRenderedPageBreak/>
          <w:t xml:space="preserve">E.2.3 </w:t>
        </w:r>
      </w:ins>
      <w:r w:rsidR="009F4303" w:rsidRPr="00621E63">
        <w:rPr>
          <w:noProof w:val="0"/>
        </w:rPr>
        <w:t>Messages</w:t>
      </w:r>
      <w:bookmarkEnd w:id="2569"/>
    </w:p>
    <w:p w14:paraId="0DB86A3E" w14:textId="77777777" w:rsidR="00B11855" w:rsidRPr="00621E63" w:rsidRDefault="003D003E" w:rsidP="00CF5627">
      <w:pPr>
        <w:pStyle w:val="HL7Field"/>
      </w:pPr>
      <w:r w:rsidRPr="00621E63">
        <w:t>Example 1</w:t>
      </w:r>
    </w:p>
    <w:p w14:paraId="76D07355" w14:textId="77777777" w:rsidR="00B11855" w:rsidRPr="00621E63" w:rsidRDefault="003D003E" w:rsidP="00E05350">
      <w:pPr>
        <w:pStyle w:val="BodyText"/>
      </w:pPr>
      <w:r w:rsidRPr="00621E63">
        <w:t>Order #12345 for Patient ID 98765 (John Doe), Dopamine, volume to be infused 250 ml at 10 mcg/kg/min, concentration of 400 mg in 250 ml, patient weight 85.0 kg, Pump ID A0001, administered by nurse N0001.</w:t>
      </w:r>
    </w:p>
    <w:p w14:paraId="35E58787" w14:textId="77777777" w:rsidR="00B11855" w:rsidRPr="00621E63" w:rsidRDefault="003D003E" w:rsidP="00CF5627">
      <w:pPr>
        <w:pStyle w:val="HL7Field"/>
      </w:pPr>
      <w:r w:rsidRPr="00621E63">
        <w:t>Communicate Infusion Order</w:t>
      </w:r>
    </w:p>
    <w:tbl>
      <w:tblPr>
        <w:tblW w:w="0" w:type="auto"/>
        <w:tblLayout w:type="fixed"/>
        <w:tblLook w:val="04A0" w:firstRow="1" w:lastRow="0" w:firstColumn="1" w:lastColumn="0" w:noHBand="0" w:noVBand="1"/>
      </w:tblPr>
      <w:tblGrid>
        <w:gridCol w:w="9576"/>
      </w:tblGrid>
      <w:tr w:rsidR="00B11855" w:rsidRPr="00621E63" w14:paraId="3608B6F9"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418D256D" w14:textId="77777777" w:rsidR="00B11855" w:rsidRPr="00621E63" w:rsidRDefault="003D003E" w:rsidP="00275046">
            <w:pPr>
              <w:pStyle w:val="ExampleValue"/>
              <w:rPr>
                <w:noProof w:val="0"/>
              </w:rPr>
            </w:pPr>
            <w:r w:rsidRPr="00621E63">
              <w:rPr>
                <w:noProof w:val="0"/>
              </w:rPr>
              <w:t>MSH|^~\&amp;|IOPVENDOR^1234560000000001^EUI-</w:t>
            </w:r>
          </w:p>
          <w:p w14:paraId="5EE1A934" w14:textId="77777777" w:rsidR="00B11855" w:rsidRPr="00621E63" w:rsidRDefault="003D003E" w:rsidP="00275046">
            <w:pPr>
              <w:pStyle w:val="ExampleValue"/>
              <w:rPr>
                <w:noProof w:val="0"/>
              </w:rPr>
            </w:pPr>
            <w:r w:rsidRPr="00621E63">
              <w:rPr>
                <w:noProof w:val="0"/>
              </w:rPr>
              <w:t>64|IOPVENDOR|IOCVENDOR^6543210000000001^EUI-64|IOCVENDOR|20080101123456-</w:t>
            </w:r>
          </w:p>
          <w:p w14:paraId="12250B3B" w14:textId="77777777" w:rsidR="00B11855" w:rsidRPr="00621E63" w:rsidRDefault="003D003E" w:rsidP="00275046">
            <w:pPr>
              <w:pStyle w:val="ExampleValue"/>
              <w:rPr>
                <w:noProof w:val="0"/>
              </w:rPr>
            </w:pPr>
            <w:r w:rsidRPr="00621E63">
              <w:rPr>
                <w:noProof w:val="0"/>
              </w:rPr>
              <w:t>0600||RGV^O15^RGV_O15|1|P|2.5|||AL|ER||ASCII|EN^English^ISO659||IHE_PCD_PIV_001</w:t>
            </w:r>
          </w:p>
          <w:p w14:paraId="322C9A05" w14:textId="77777777" w:rsidR="00B11855" w:rsidRPr="00621E63" w:rsidRDefault="003D003E" w:rsidP="00275046">
            <w:pPr>
              <w:pStyle w:val="ExampleValue"/>
              <w:rPr>
                <w:noProof w:val="0"/>
              </w:rPr>
            </w:pPr>
            <w:r w:rsidRPr="00621E63">
              <w:rPr>
                <w:noProof w:val="0"/>
              </w:rPr>
              <w:t>PID|||98765^^^IHE^PI||Doe^John^^^^^L||19660101000000-0600|M</w:t>
            </w:r>
          </w:p>
          <w:p w14:paraId="741D8582" w14:textId="77777777" w:rsidR="00B11855" w:rsidRPr="00621E63" w:rsidRDefault="003D003E" w:rsidP="00275046">
            <w:pPr>
              <w:pStyle w:val="ExampleValue"/>
              <w:rPr>
                <w:noProof w:val="0"/>
              </w:rPr>
            </w:pPr>
            <w:r w:rsidRPr="00621E63">
              <w:rPr>
                <w:noProof w:val="0"/>
              </w:rPr>
              <w:t>ORC|RE|12345|||||||||||||||||N0001</w:t>
            </w:r>
          </w:p>
          <w:p w14:paraId="2B97C84F" w14:textId="77777777" w:rsidR="00B11855" w:rsidRPr="00621E63" w:rsidRDefault="003D003E" w:rsidP="00275046">
            <w:pPr>
              <w:pStyle w:val="ExampleValue"/>
              <w:rPr>
                <w:noProof w:val="0"/>
              </w:rPr>
            </w:pPr>
            <w:r w:rsidRPr="00621E63">
              <w:rPr>
                <w:noProof w:val="0"/>
              </w:rPr>
              <w:t>RXG|1|||1234^Dopamine|250||263762^MDC_DIM_MILLI_L^MDC^mL^mL^UCUM ||||||||10|3</w:t>
            </w:r>
          </w:p>
          <w:p w14:paraId="78EC50BE" w14:textId="77777777" w:rsidR="00B11855" w:rsidRPr="00621E63" w:rsidRDefault="003D003E" w:rsidP="00275046">
            <w:pPr>
              <w:pStyle w:val="ExampleValue"/>
              <w:rPr>
                <w:noProof w:val="0"/>
              </w:rPr>
            </w:pPr>
            <w:r w:rsidRPr="00621E63">
              <w:rPr>
                <w:noProof w:val="0"/>
              </w:rPr>
              <w:t>475^ug/kg/min^UCUM^265619^MDC_DIM_MICRO_G_PER_KG_PER_MIN^MDC|400|1746^mg^UCUM</w:t>
            </w:r>
          </w:p>
          <w:p w14:paraId="1CE28542" w14:textId="77777777" w:rsidR="00B11855" w:rsidRPr="00621E63" w:rsidRDefault="003D003E" w:rsidP="00275046">
            <w:pPr>
              <w:pStyle w:val="ExampleValue"/>
              <w:rPr>
                <w:noProof w:val="0"/>
              </w:rPr>
            </w:pPr>
            <w:r w:rsidRPr="00621E63">
              <w:rPr>
                <w:noProof w:val="0"/>
              </w:rPr>
              <w:t>^263890^MDC_DIM_MILLI_G^MDC|||||250|263762^MDC_DIM_MILLI_L^MDC^mL^mL^UCUM</w:t>
            </w:r>
          </w:p>
          <w:p w14:paraId="391EEEBF" w14:textId="77777777" w:rsidR="00B11855" w:rsidRPr="00621E63" w:rsidRDefault="003D003E" w:rsidP="00275046">
            <w:pPr>
              <w:pStyle w:val="ExampleValue"/>
              <w:rPr>
                <w:noProof w:val="0"/>
              </w:rPr>
            </w:pPr>
            <w:r w:rsidRPr="00621E63">
              <w:rPr>
                <w:noProof w:val="0"/>
              </w:rPr>
              <w:t>RXR|IV||IVP</w:t>
            </w:r>
          </w:p>
          <w:p w14:paraId="72B9F0F2" w14:textId="77777777" w:rsidR="00B11855" w:rsidRPr="00621E63" w:rsidRDefault="003D003E" w:rsidP="00275046">
            <w:pPr>
              <w:pStyle w:val="ExampleValue"/>
              <w:rPr>
                <w:noProof w:val="0"/>
              </w:rPr>
            </w:pPr>
            <w:r w:rsidRPr="00621E63">
              <w:rPr>
                <w:noProof w:val="0"/>
              </w:rPr>
              <w:t>OBX|1||69986^MDC_DEV_PUMP_INFUS_VMD^MDC||||||||X|||||||^^A0001^PUMPVENDOR</w:t>
            </w:r>
          </w:p>
          <w:p w14:paraId="625D72C4" w14:textId="77777777" w:rsidR="00B11855" w:rsidRPr="00621E63" w:rsidRDefault="003D003E" w:rsidP="00275046">
            <w:pPr>
              <w:pStyle w:val="ExampleValue"/>
              <w:rPr>
                <w:noProof w:val="0"/>
              </w:rPr>
            </w:pPr>
            <w:r w:rsidRPr="00621E63">
              <w:rPr>
                <w:noProof w:val="0"/>
              </w:rPr>
              <w:t>OBX|2|NM|68063^MDC_ATTR_PT_WEIGHT^MDC||85.0|kg^kg^UCUM^263875^MDC_DIM_KILO_G^MDC</w:t>
            </w:r>
          </w:p>
        </w:tc>
      </w:tr>
    </w:tbl>
    <w:p w14:paraId="07604C45" w14:textId="77777777" w:rsidR="00B11855" w:rsidRPr="00621E63" w:rsidRDefault="00B11855" w:rsidP="001466DF">
      <w:pPr>
        <w:pStyle w:val="ExampleValue"/>
        <w:rPr>
          <w:noProof w:val="0"/>
        </w:rPr>
      </w:pPr>
    </w:p>
    <w:p w14:paraId="145AB66E" w14:textId="77777777" w:rsidR="00B11855" w:rsidRPr="00621E63" w:rsidRDefault="003D003E" w:rsidP="00CF5627">
      <w:pPr>
        <w:pStyle w:val="HL7Field"/>
      </w:pPr>
      <w:r w:rsidRPr="00621E63">
        <w:t>Accept Acknowledgement</w:t>
      </w:r>
    </w:p>
    <w:tbl>
      <w:tblPr>
        <w:tblW w:w="0" w:type="auto"/>
        <w:tblLayout w:type="fixed"/>
        <w:tblLook w:val="04A0" w:firstRow="1" w:lastRow="0" w:firstColumn="1" w:lastColumn="0" w:noHBand="0" w:noVBand="1"/>
      </w:tblPr>
      <w:tblGrid>
        <w:gridCol w:w="9576"/>
      </w:tblGrid>
      <w:tr w:rsidR="00B11855" w:rsidRPr="00621E63" w14:paraId="11D27F61"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771558BF" w14:textId="77777777" w:rsidR="00B11855" w:rsidRPr="00621E63" w:rsidRDefault="003D003E" w:rsidP="00B07DBC">
            <w:pPr>
              <w:pStyle w:val="ExampleValue"/>
              <w:rPr>
                <w:noProof w:val="0"/>
              </w:rPr>
            </w:pPr>
            <w:r w:rsidRPr="00621E63">
              <w:rPr>
                <w:noProof w:val="0"/>
              </w:rPr>
              <w:t>MSH|^~\&amp;|IOCVENDOR^6543210000000001^EUI-64|IOCVENDOR|IOPVENDOR^1234560000000001^EUI-64|IOPVENDOR|20080101123456-0600||ACK^O15^ACK|1|P|2.5||||||ASCII|EN^English^ISO659||IHE_PCD_PIV_001</w:t>
            </w:r>
          </w:p>
          <w:p w14:paraId="08FA9FD6" w14:textId="77777777" w:rsidR="00B11855" w:rsidRPr="00621E63" w:rsidRDefault="003D003E" w:rsidP="00B07DBC">
            <w:pPr>
              <w:pStyle w:val="ExampleValue"/>
              <w:rPr>
                <w:noProof w:val="0"/>
              </w:rPr>
            </w:pPr>
            <w:r w:rsidRPr="00621E63">
              <w:rPr>
                <w:noProof w:val="0"/>
              </w:rPr>
              <w:t>MSA|CA|1</w:t>
            </w:r>
          </w:p>
        </w:tc>
      </w:tr>
    </w:tbl>
    <w:p w14:paraId="536D6D46" w14:textId="77777777" w:rsidR="00B11855" w:rsidRPr="00621E63" w:rsidRDefault="00B11855" w:rsidP="00E05350">
      <w:pPr>
        <w:pStyle w:val="BodyText"/>
      </w:pPr>
    </w:p>
    <w:p w14:paraId="280609BF" w14:textId="77777777" w:rsidR="00B11855" w:rsidRPr="00621E63" w:rsidRDefault="003D003E" w:rsidP="00CF5627">
      <w:pPr>
        <w:pStyle w:val="HL7Field"/>
      </w:pPr>
      <w:r w:rsidRPr="00621E63">
        <w:t>Example 2</w:t>
      </w:r>
    </w:p>
    <w:p w14:paraId="0AB0ACC5" w14:textId="77777777" w:rsidR="00B11855" w:rsidRPr="00621E63" w:rsidRDefault="003D003E" w:rsidP="00E05350">
      <w:pPr>
        <w:pStyle w:val="BodyText"/>
      </w:pPr>
      <w:r w:rsidRPr="00621E63">
        <w:t>Order #12345 for Patient ID 98765 (John Doe), Normal Saline, volume to be infused 500 ml at rate of 13.3 ml/hr, Pump ID A0001, administered by nurse N0001.</w:t>
      </w:r>
    </w:p>
    <w:p w14:paraId="36E0C6E0" w14:textId="77777777" w:rsidR="00B11855" w:rsidRPr="00621E63" w:rsidRDefault="003D003E" w:rsidP="00CF5627">
      <w:pPr>
        <w:pStyle w:val="HL7Field"/>
      </w:pPr>
      <w:r w:rsidRPr="00621E63">
        <w:t>Communicate Infusion Order</w:t>
      </w:r>
    </w:p>
    <w:tbl>
      <w:tblPr>
        <w:tblW w:w="0" w:type="auto"/>
        <w:tblLayout w:type="fixed"/>
        <w:tblLook w:val="04A0" w:firstRow="1" w:lastRow="0" w:firstColumn="1" w:lastColumn="0" w:noHBand="0" w:noVBand="1"/>
      </w:tblPr>
      <w:tblGrid>
        <w:gridCol w:w="9576"/>
      </w:tblGrid>
      <w:tr w:rsidR="00B11855" w:rsidRPr="00621E63" w14:paraId="2197437E"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683A59E3" w14:textId="77777777" w:rsidR="00B11855" w:rsidRPr="00621E63" w:rsidRDefault="003D003E" w:rsidP="00275046">
            <w:pPr>
              <w:pStyle w:val="ExampleValue"/>
              <w:rPr>
                <w:noProof w:val="0"/>
              </w:rPr>
            </w:pPr>
            <w:r w:rsidRPr="00621E63">
              <w:rPr>
                <w:noProof w:val="0"/>
              </w:rPr>
              <w:t>MSH|^~\&amp;|IOPVENDOR^1234560000000001^EUI-64|IOPVENDOR|IOCVENDOR^6543210000000001^EUI-64|IOCVENDOR|20080101123456-0600||RGV^O15^RGV_O15|2|P|2.5|||AL|ER||ASCII|EN^English^ISO659||IHE_PCD_PIV_001</w:t>
            </w:r>
            <w:r w:rsidRPr="00621E63">
              <w:rPr>
                <w:noProof w:val="0"/>
              </w:rPr>
              <w:br/>
              <w:t>PID|||98765^^^IHE^PI||Doe^John^^^^^L||19660101000000-0600|M</w:t>
            </w:r>
            <w:r w:rsidRPr="00621E63">
              <w:rPr>
                <w:noProof w:val="0"/>
              </w:rPr>
              <w:br/>
              <w:t>ORC|RE|12345|||||||||||||||||N0001</w:t>
            </w:r>
            <w:r w:rsidRPr="00621E63">
              <w:rPr>
                <w:noProof w:val="0"/>
              </w:rPr>
              <w:br/>
              <w:t>RXG|1|||5678^Normal Saline|500||263762^MDC_DIM_MILLI_L^MDC^mL^mL^UCUM ||||||||13.3|3122^mL/h^UCUM^265266^MDC_DIM_MILLI_L_PER_HR^MDC</w:t>
            </w:r>
            <w:r w:rsidRPr="00621E63">
              <w:rPr>
                <w:noProof w:val="0"/>
              </w:rPr>
              <w:br/>
              <w:t>RXR|IV||IVP</w:t>
            </w:r>
            <w:r w:rsidRPr="00621E63">
              <w:rPr>
                <w:noProof w:val="0"/>
              </w:rPr>
              <w:br/>
              <w:t>OBX|1||69986^MDC_DEV_PUMP_INFUS_VMD^MDC||||||||X|||||||^^A0001^PUMPVENDOR</w:t>
            </w:r>
          </w:p>
        </w:tc>
      </w:tr>
    </w:tbl>
    <w:p w14:paraId="4304ED13" w14:textId="77777777" w:rsidR="00B11855" w:rsidRPr="00621E63" w:rsidRDefault="00B11855" w:rsidP="001466DF">
      <w:pPr>
        <w:pStyle w:val="ExampleValue"/>
        <w:rPr>
          <w:noProof w:val="0"/>
        </w:rPr>
      </w:pPr>
    </w:p>
    <w:p w14:paraId="2F07C380" w14:textId="77777777" w:rsidR="00B11855" w:rsidRPr="00621E63" w:rsidRDefault="003D003E" w:rsidP="00CF5627">
      <w:pPr>
        <w:pStyle w:val="HL7Field"/>
      </w:pPr>
      <w:r w:rsidRPr="00621E63">
        <w:t>Accept Acknowledgement</w:t>
      </w:r>
    </w:p>
    <w:tbl>
      <w:tblPr>
        <w:tblW w:w="0" w:type="auto"/>
        <w:tblLayout w:type="fixed"/>
        <w:tblLook w:val="04A0" w:firstRow="1" w:lastRow="0" w:firstColumn="1" w:lastColumn="0" w:noHBand="0" w:noVBand="1"/>
      </w:tblPr>
      <w:tblGrid>
        <w:gridCol w:w="9576"/>
      </w:tblGrid>
      <w:tr w:rsidR="00B11855" w:rsidRPr="00621E63" w14:paraId="5ADF4B14"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57E3D7EC" w14:textId="77777777" w:rsidR="00B11855" w:rsidRPr="00621E63" w:rsidRDefault="003D003E" w:rsidP="00123F43">
            <w:pPr>
              <w:pStyle w:val="ExampleValue"/>
              <w:keepNext/>
              <w:rPr>
                <w:noProof w:val="0"/>
              </w:rPr>
            </w:pPr>
            <w:r w:rsidRPr="00621E63">
              <w:rPr>
                <w:noProof w:val="0"/>
              </w:rPr>
              <w:t>MSH|^~\&amp;|IOCVENDOR^6543210000000001^EUI-64|IOCVENDOR|IOPVENDOR^1234560000000001^EUI-64|IOPVENDOR|20080101123456-0600||ACK^O15^ACK|102|P|2.5||||||ASCII|EN^English^ISO659||IHE_PCD_PIV_001</w:t>
            </w:r>
            <w:r w:rsidRPr="00621E63">
              <w:rPr>
                <w:noProof w:val="0"/>
              </w:rPr>
              <w:br/>
              <w:t>MSA|CA|</w:t>
            </w:r>
          </w:p>
        </w:tc>
      </w:tr>
    </w:tbl>
    <w:p w14:paraId="43503002" w14:textId="77777777" w:rsidR="00B11855" w:rsidRPr="00621E63" w:rsidRDefault="00B11855" w:rsidP="00275046">
      <w:pPr>
        <w:pStyle w:val="ExampleValue"/>
        <w:rPr>
          <w:noProof w:val="0"/>
        </w:rPr>
      </w:pPr>
    </w:p>
    <w:p w14:paraId="764E8C39" w14:textId="77777777" w:rsidR="00B11855" w:rsidRPr="00621E63" w:rsidRDefault="003D003E" w:rsidP="00E05350">
      <w:pPr>
        <w:pStyle w:val="BodyText"/>
      </w:pPr>
      <w:r w:rsidRPr="00621E63">
        <w:lastRenderedPageBreak/>
        <w:t>The infusion server cannot find the give code id in the infusion formulary. The infusion server issues an application acknowledgment reject message to the IOP.</w:t>
      </w:r>
    </w:p>
    <w:p w14:paraId="3E665C32" w14:textId="77777777" w:rsidR="00B11855" w:rsidRPr="00621E63" w:rsidRDefault="00B11855" w:rsidP="00E05350">
      <w:pPr>
        <w:pStyle w:val="BodyText"/>
      </w:pPr>
    </w:p>
    <w:p w14:paraId="77EBBCCF" w14:textId="77777777" w:rsidR="00B11855" w:rsidRPr="00621E63" w:rsidRDefault="003D003E" w:rsidP="00CF5627">
      <w:pPr>
        <w:pStyle w:val="HL7Field"/>
      </w:pPr>
      <w:r w:rsidRPr="00621E63">
        <w:t>Application Acknowledgment</w:t>
      </w:r>
    </w:p>
    <w:tbl>
      <w:tblPr>
        <w:tblW w:w="0" w:type="auto"/>
        <w:tblLayout w:type="fixed"/>
        <w:tblLook w:val="04A0" w:firstRow="1" w:lastRow="0" w:firstColumn="1" w:lastColumn="0" w:noHBand="0" w:noVBand="1"/>
      </w:tblPr>
      <w:tblGrid>
        <w:gridCol w:w="9576"/>
      </w:tblGrid>
      <w:tr w:rsidR="00B11855" w:rsidRPr="00621E63" w14:paraId="3B2383E5"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29B73874" w14:textId="77777777" w:rsidR="00B11855" w:rsidRPr="00621E63" w:rsidRDefault="003D003E" w:rsidP="00275046">
            <w:pPr>
              <w:pStyle w:val="ExampleValue"/>
              <w:rPr>
                <w:noProof w:val="0"/>
              </w:rPr>
            </w:pPr>
            <w:r w:rsidRPr="00621E63">
              <w:rPr>
                <w:noProof w:val="0"/>
              </w:rPr>
              <w:t>MSH|^~\&amp;|IOCVENDOR^6543210000000001^EUI-64|IOCVENDOR|IOPVENDOR^1234560000000001^EUI-64|IOPVENDOR|20080101123456- 0600||</w:t>
            </w:r>
            <w:r w:rsidRPr="00621E63">
              <w:rPr>
                <w:noProof w:val="0"/>
              </w:rPr>
              <w:br/>
              <w:t>RRG^O16^RRG_O16|102|P|2.5||||||ASCII|EN^English^ISO659||IHE_PCD_PIV_001</w:t>
            </w:r>
            <w:r w:rsidRPr="00621E63">
              <w:rPr>
                <w:noProof w:val="0"/>
              </w:rPr>
              <w:br/>
              <w:t>MSA|AR|102</w:t>
            </w:r>
            <w:r w:rsidRPr="00621E63">
              <w:rPr>
                <w:noProof w:val="0"/>
              </w:rPr>
              <w:br/>
              <w:t>ERR|||207^ Application internal error|F|9010^Unable to match medication to drug library</w:t>
            </w:r>
          </w:p>
          <w:p w14:paraId="74FD794D" w14:textId="77777777" w:rsidR="00B11855" w:rsidRPr="00621E63" w:rsidRDefault="00B11855" w:rsidP="00275046">
            <w:pPr>
              <w:pStyle w:val="ExampleValue"/>
              <w:rPr>
                <w:rFonts w:ascii="Calibri" w:hAnsi="Calibri"/>
                <w:noProof w:val="0"/>
                <w:sz w:val="22"/>
              </w:rPr>
            </w:pPr>
          </w:p>
        </w:tc>
      </w:tr>
    </w:tbl>
    <w:p w14:paraId="5C87CB05" w14:textId="77777777" w:rsidR="00B11855" w:rsidRPr="00621E63" w:rsidRDefault="00B11855" w:rsidP="00275046">
      <w:pPr>
        <w:pStyle w:val="BodyText"/>
      </w:pPr>
    </w:p>
    <w:p w14:paraId="60846F0F" w14:textId="4BAD48A2" w:rsidR="00B11855" w:rsidRPr="00621E63" w:rsidRDefault="00D53FC4" w:rsidP="00D53FC4">
      <w:pPr>
        <w:pStyle w:val="Heading2"/>
        <w:numPr>
          <w:ilvl w:val="0"/>
          <w:numId w:val="0"/>
        </w:numPr>
        <w:rPr>
          <w:noProof w:val="0"/>
        </w:rPr>
        <w:pPrChange w:id="2571" w:author="Mary Jungers" w:date="2019-11-13T19:10:00Z">
          <w:pPr>
            <w:pStyle w:val="AppendixHeading2"/>
          </w:pPr>
        </w:pPrChange>
      </w:pPr>
      <w:bookmarkStart w:id="2572" w:name="_Toc401769891"/>
      <w:bookmarkStart w:id="2573" w:name="_Toc24650552"/>
      <w:ins w:id="2574" w:author="Mary Jungers" w:date="2019-11-13T19:10:00Z">
        <w:r w:rsidRPr="00621E63">
          <w:rPr>
            <w:noProof w:val="0"/>
          </w:rPr>
          <w:t xml:space="preserve">E.3 </w:t>
        </w:r>
      </w:ins>
      <w:r w:rsidR="003D003E" w:rsidRPr="00621E63">
        <w:rPr>
          <w:noProof w:val="0"/>
        </w:rPr>
        <w:t xml:space="preserve">ACM </w:t>
      </w:r>
      <w:r w:rsidR="00647994" w:rsidRPr="00621E63">
        <w:rPr>
          <w:noProof w:val="0"/>
        </w:rPr>
        <w:t>[PCD-04]</w:t>
      </w:r>
      <w:r w:rsidR="003D003E" w:rsidRPr="00621E63">
        <w:rPr>
          <w:noProof w:val="0"/>
        </w:rPr>
        <w:t xml:space="preserve"> Example Messages</w:t>
      </w:r>
      <w:bookmarkEnd w:id="2572"/>
      <w:bookmarkEnd w:id="2573"/>
    </w:p>
    <w:p w14:paraId="53A57009" w14:textId="0E20325E" w:rsidR="00B11855" w:rsidRPr="00621E63" w:rsidRDefault="00D53FC4" w:rsidP="00D53FC4">
      <w:pPr>
        <w:pStyle w:val="Heading3"/>
        <w:numPr>
          <w:ilvl w:val="0"/>
          <w:numId w:val="0"/>
        </w:numPr>
        <w:rPr>
          <w:noProof w:val="0"/>
        </w:rPr>
        <w:pPrChange w:id="2575" w:author="Mary Jungers" w:date="2019-11-13T19:10:00Z">
          <w:pPr>
            <w:pStyle w:val="AppendixHeading3"/>
          </w:pPr>
        </w:pPrChange>
      </w:pPr>
      <w:bookmarkStart w:id="2576" w:name="_Toc401769892"/>
      <w:bookmarkStart w:id="2577" w:name="_Toc24650553"/>
      <w:ins w:id="2578" w:author="Mary Jungers" w:date="2019-11-13T19:10:00Z">
        <w:r w:rsidRPr="00621E63">
          <w:rPr>
            <w:noProof w:val="0"/>
          </w:rPr>
          <w:t xml:space="preserve">E.3.1 </w:t>
        </w:r>
      </w:ins>
      <w:r w:rsidR="003D003E" w:rsidRPr="00621E63">
        <w:rPr>
          <w:noProof w:val="0"/>
        </w:rPr>
        <w:t>Alert - Numeric Limit Alarm</w:t>
      </w:r>
      <w:bookmarkEnd w:id="2576"/>
      <w:bookmarkEnd w:id="2577"/>
    </w:p>
    <w:p w14:paraId="0CC7DE18" w14:textId="77777777" w:rsidR="00B11855" w:rsidRPr="00621E63" w:rsidRDefault="00B11855" w:rsidP="00275046">
      <w:pPr>
        <w:pStyle w:val="BodyText"/>
      </w:pPr>
    </w:p>
    <w:p w14:paraId="6A9FE382" w14:textId="77777777" w:rsidR="00B11855" w:rsidRPr="00621E63" w:rsidRDefault="003D003E" w:rsidP="00CF5627">
      <w:pPr>
        <w:pStyle w:val="HL7Field"/>
      </w:pPr>
      <w:r w:rsidRPr="00621E63">
        <w:t>Patient Monitoring Device, Low SPO2 Alarm Indication, Start</w:t>
      </w:r>
    </w:p>
    <w:tbl>
      <w:tblPr>
        <w:tblW w:w="0" w:type="auto"/>
        <w:tblBorders>
          <w:top w:val="single" w:sz="8" w:space="0" w:color="F79646"/>
          <w:left w:val="single" w:sz="8" w:space="0" w:color="F79646"/>
          <w:bottom w:val="single" w:sz="8" w:space="0" w:color="F79646"/>
          <w:right w:val="single" w:sz="8" w:space="0" w:color="F79646"/>
        </w:tblBorders>
        <w:tblLook w:val="04A0" w:firstRow="1" w:lastRow="0" w:firstColumn="1" w:lastColumn="0" w:noHBand="0" w:noVBand="1"/>
      </w:tblPr>
      <w:tblGrid>
        <w:gridCol w:w="9340"/>
      </w:tblGrid>
      <w:tr w:rsidR="006014EE" w:rsidRPr="00621E63" w14:paraId="629D8D8F" w14:textId="77777777" w:rsidTr="006C0E8E">
        <w:tc>
          <w:tcPr>
            <w:tcW w:w="9576" w:type="dxa"/>
            <w:tcBorders>
              <w:bottom w:val="single" w:sz="8" w:space="0" w:color="auto"/>
            </w:tcBorders>
            <w:shd w:val="clear" w:color="auto" w:fill="FFFFFF"/>
          </w:tcPr>
          <w:p w14:paraId="12E7D330" w14:textId="77777777" w:rsidR="006014EE" w:rsidRPr="00621E63" w:rsidRDefault="006014EE" w:rsidP="006014EE">
            <w:pPr>
              <w:pStyle w:val="ExampleText"/>
            </w:pPr>
          </w:p>
        </w:tc>
      </w:tr>
      <w:tr w:rsidR="006014EE" w:rsidRPr="00621E63" w14:paraId="03764333" w14:textId="77777777" w:rsidTr="006C0E8E">
        <w:tc>
          <w:tcPr>
            <w:tcW w:w="9576" w:type="dxa"/>
            <w:tcBorders>
              <w:top w:val="single" w:sz="8" w:space="0" w:color="auto"/>
              <w:left w:val="single" w:sz="8" w:space="0" w:color="auto"/>
              <w:right w:val="single" w:sz="8" w:space="0" w:color="auto"/>
            </w:tcBorders>
            <w:shd w:val="clear" w:color="auto" w:fill="FFFFFF"/>
          </w:tcPr>
          <w:p w14:paraId="514C9ED5" w14:textId="77777777" w:rsidR="006014EE" w:rsidRPr="00621E63" w:rsidRDefault="006014EE" w:rsidP="002E6C5E">
            <w:pPr>
              <w:pStyle w:val="ExampleValue"/>
              <w:ind w:left="180"/>
              <w:rPr>
                <w:rFonts w:eastAsia="MS Gothic"/>
                <w:noProof w:val="0"/>
              </w:rPr>
            </w:pPr>
            <w:r w:rsidRPr="00621E63">
              <w:rPr>
                <w:rFonts w:eastAsia="MS Gothic"/>
                <w:noProof w:val="0"/>
              </w:rPr>
              <w:t>MSH|^~\&amp;|MINDRAY_EGATEWAY^00A037EB2175780F^EUI-</w:t>
            </w:r>
          </w:p>
        </w:tc>
      </w:tr>
      <w:tr w:rsidR="006014EE" w:rsidRPr="00621E63" w14:paraId="7A5130DA" w14:textId="77777777" w:rsidTr="006C0E8E">
        <w:tc>
          <w:tcPr>
            <w:tcW w:w="9576" w:type="dxa"/>
            <w:tcBorders>
              <w:left w:val="single" w:sz="8" w:space="0" w:color="auto"/>
              <w:right w:val="single" w:sz="8" w:space="0" w:color="auto"/>
            </w:tcBorders>
            <w:shd w:val="clear" w:color="auto" w:fill="FFFFFF"/>
          </w:tcPr>
          <w:p w14:paraId="6AFCABA1" w14:textId="77777777" w:rsidR="006014EE" w:rsidRPr="00621E63" w:rsidRDefault="006014EE" w:rsidP="002E6C5E">
            <w:pPr>
              <w:pStyle w:val="ExampleValue"/>
              <w:ind w:left="180"/>
              <w:rPr>
                <w:rFonts w:eastAsia="MS Gothic"/>
                <w:noProof w:val="0"/>
              </w:rPr>
            </w:pPr>
            <w:r w:rsidRPr="00621E63">
              <w:rPr>
                <w:rFonts w:eastAsia="MS Gothic"/>
                <w:noProof w:val="0"/>
              </w:rPr>
              <w:t>64|MINDRAY|AM_PHILIPS_IEM^</w:t>
            </w:r>
            <w:r w:rsidR="00982236" w:rsidRPr="00621E63">
              <w:rPr>
                <w:rFonts w:eastAsia="MS Gothic"/>
                <w:noProof w:val="0"/>
              </w:rPr>
              <w:t>00095CFFFE741952</w:t>
            </w:r>
            <w:r w:rsidRPr="00621E63">
              <w:rPr>
                <w:rFonts w:eastAsia="MS Gothic"/>
                <w:noProof w:val="0"/>
              </w:rPr>
              <w:t>^EUI-64|PHILIPS|20120111150457-</w:t>
            </w:r>
          </w:p>
        </w:tc>
      </w:tr>
      <w:tr w:rsidR="006014EE" w:rsidRPr="00621E63" w14:paraId="0B413572" w14:textId="77777777" w:rsidTr="006C0E8E">
        <w:tc>
          <w:tcPr>
            <w:tcW w:w="9576" w:type="dxa"/>
            <w:tcBorders>
              <w:top w:val="nil"/>
              <w:left w:val="single" w:sz="8" w:space="0" w:color="auto"/>
              <w:right w:val="single" w:sz="8" w:space="0" w:color="auto"/>
            </w:tcBorders>
            <w:shd w:val="clear" w:color="auto" w:fill="FFFFFF"/>
          </w:tcPr>
          <w:p w14:paraId="17CC14A8" w14:textId="77777777" w:rsidR="006014EE" w:rsidRPr="00621E63" w:rsidRDefault="006014EE" w:rsidP="002E6C5E">
            <w:pPr>
              <w:pStyle w:val="ExampleValue"/>
              <w:ind w:left="180"/>
              <w:rPr>
                <w:rFonts w:eastAsia="MS Gothic"/>
                <w:noProof w:val="0"/>
              </w:rPr>
            </w:pPr>
            <w:r w:rsidRPr="00621E63">
              <w:rPr>
                <w:rFonts w:eastAsia="MS Gothic"/>
                <w:noProof w:val="0"/>
              </w:rPr>
              <w:t>0600||ORU^R40^ORU_R40|1|P|2.6|||AL|NE||UNICODE UTF-8|||IHE_PCD_ACM_001^IHE</w:t>
            </w:r>
          </w:p>
        </w:tc>
      </w:tr>
      <w:tr w:rsidR="006014EE" w:rsidRPr="00621E63" w14:paraId="6515AC3B" w14:textId="77777777" w:rsidTr="006C0E8E">
        <w:tc>
          <w:tcPr>
            <w:tcW w:w="9576" w:type="dxa"/>
            <w:tcBorders>
              <w:left w:val="single" w:sz="8" w:space="0" w:color="auto"/>
              <w:right w:val="single" w:sz="8" w:space="0" w:color="auto"/>
            </w:tcBorders>
            <w:shd w:val="clear" w:color="auto" w:fill="FFFFFF"/>
          </w:tcPr>
          <w:p w14:paraId="5FAC03AB" w14:textId="35FFC91F" w:rsidR="006014EE" w:rsidRPr="00621E63" w:rsidRDefault="006014EE" w:rsidP="002E6C5E">
            <w:pPr>
              <w:pStyle w:val="ExampleValue"/>
              <w:ind w:left="180"/>
              <w:rPr>
                <w:rFonts w:eastAsia="MS Gothic"/>
                <w:noProof w:val="0"/>
              </w:rPr>
            </w:pPr>
            <w:r w:rsidRPr="00621E63">
              <w:rPr>
                <w:rFonts w:eastAsia="MS Gothic"/>
                <w:noProof w:val="0"/>
              </w:rPr>
              <w:t>PCD^</w:t>
            </w:r>
            <w:r w:rsidR="00A975EB" w:rsidRPr="00621E63">
              <w:rPr>
                <w:rFonts w:eastAsia="MS Gothic"/>
                <w:noProof w:val="0"/>
              </w:rPr>
              <w:t>1.3.6.1.4.1.19376.1.6.4.4.1</w:t>
            </w:r>
            <w:r w:rsidRPr="00621E63">
              <w:rPr>
                <w:rFonts w:eastAsia="MS Gothic"/>
                <w:noProof w:val="0"/>
              </w:rPr>
              <w:t>^ISO</w:t>
            </w:r>
          </w:p>
        </w:tc>
      </w:tr>
      <w:tr w:rsidR="006014EE" w:rsidRPr="00621E63" w14:paraId="61718C39" w14:textId="77777777" w:rsidTr="006C0E8E">
        <w:tc>
          <w:tcPr>
            <w:tcW w:w="9576" w:type="dxa"/>
            <w:tcBorders>
              <w:top w:val="nil"/>
              <w:left w:val="single" w:sz="8" w:space="0" w:color="auto"/>
              <w:right w:val="single" w:sz="8" w:space="0" w:color="auto"/>
            </w:tcBorders>
            <w:shd w:val="clear" w:color="auto" w:fill="FFFFFF"/>
          </w:tcPr>
          <w:p w14:paraId="0B7D4FF8" w14:textId="77777777" w:rsidR="006014EE" w:rsidRPr="00621E63" w:rsidRDefault="006014EE" w:rsidP="002E6C5E">
            <w:pPr>
              <w:pStyle w:val="ExampleValue"/>
              <w:ind w:left="180"/>
              <w:rPr>
                <w:rFonts w:eastAsia="MS Gothic"/>
                <w:noProof w:val="0"/>
              </w:rPr>
            </w:pPr>
            <w:r w:rsidRPr="00621E63">
              <w:rPr>
                <w:rFonts w:eastAsia="MS Gothic"/>
                <w:noProof w:val="0"/>
              </w:rPr>
              <w:t>PID|||HO2009001^^^Hospital^PI||Hon^Albert^^^^^L||18991230|M</w:t>
            </w:r>
          </w:p>
        </w:tc>
      </w:tr>
      <w:tr w:rsidR="006014EE" w:rsidRPr="00621E63" w14:paraId="6AB4DBD9" w14:textId="77777777" w:rsidTr="006C0E8E">
        <w:tc>
          <w:tcPr>
            <w:tcW w:w="9576" w:type="dxa"/>
            <w:tcBorders>
              <w:left w:val="single" w:sz="8" w:space="0" w:color="auto"/>
              <w:right w:val="single" w:sz="8" w:space="0" w:color="auto"/>
            </w:tcBorders>
            <w:shd w:val="clear" w:color="auto" w:fill="FFFFFF"/>
          </w:tcPr>
          <w:p w14:paraId="5C1D4A36" w14:textId="77777777" w:rsidR="006014EE" w:rsidRPr="00621E63" w:rsidRDefault="006014EE" w:rsidP="002E6C5E">
            <w:pPr>
              <w:pStyle w:val="ExampleValue"/>
              <w:ind w:left="180"/>
              <w:rPr>
                <w:rFonts w:eastAsia="MS Gothic"/>
                <w:noProof w:val="0"/>
              </w:rPr>
            </w:pPr>
            <w:r w:rsidRPr="00621E63">
              <w:rPr>
                <w:rFonts w:eastAsia="MS Gothic"/>
                <w:noProof w:val="0"/>
              </w:rPr>
              <w:t>PV1||I|HO Surgery^OR^1</w:t>
            </w:r>
          </w:p>
        </w:tc>
      </w:tr>
      <w:tr w:rsidR="006014EE" w:rsidRPr="00621E63" w14:paraId="6A05487D" w14:textId="77777777" w:rsidTr="006C0E8E">
        <w:tc>
          <w:tcPr>
            <w:tcW w:w="9576" w:type="dxa"/>
            <w:tcBorders>
              <w:top w:val="nil"/>
              <w:left w:val="single" w:sz="8" w:space="0" w:color="auto"/>
              <w:right w:val="single" w:sz="8" w:space="0" w:color="auto"/>
            </w:tcBorders>
            <w:shd w:val="clear" w:color="auto" w:fill="FFFFFF"/>
          </w:tcPr>
          <w:p w14:paraId="3762F2B1" w14:textId="77777777" w:rsidR="006014EE" w:rsidRPr="00621E63" w:rsidRDefault="006014EE" w:rsidP="002E6C5E">
            <w:pPr>
              <w:pStyle w:val="ExampleValue"/>
              <w:ind w:left="180"/>
              <w:rPr>
                <w:rFonts w:eastAsia="MS Gothic"/>
                <w:noProof w:val="0"/>
                <w:color w:val="000000"/>
              </w:rPr>
            </w:pPr>
            <w:r w:rsidRPr="00621E63">
              <w:rPr>
                <w:rFonts w:eastAsia="MS Gothic"/>
                <w:noProof w:val="0"/>
              </w:rPr>
              <w:t>OBR|1|1^MINDRAY_EGATEWAY^00A037EB2175780F^EUI64|</w:t>
            </w:r>
            <w:r w:rsidR="00646FD3" w:rsidRPr="00621E63">
              <w:rPr>
                <w:rFonts w:ascii="Cambria" w:eastAsia="MS Gothic" w:hAnsi="Cambria" w:cs="Cambria"/>
                <w:noProof w:val="0"/>
                <w:color w:val="000000"/>
              </w:rPr>
              <w:t>↵</w:t>
            </w:r>
          </w:p>
        </w:tc>
      </w:tr>
      <w:tr w:rsidR="006014EE" w:rsidRPr="00621E63" w14:paraId="06873D8C" w14:textId="77777777" w:rsidTr="006C0E8E">
        <w:tc>
          <w:tcPr>
            <w:tcW w:w="9576" w:type="dxa"/>
            <w:tcBorders>
              <w:left w:val="single" w:sz="8" w:space="0" w:color="auto"/>
              <w:right w:val="single" w:sz="8" w:space="0" w:color="auto"/>
            </w:tcBorders>
            <w:shd w:val="clear" w:color="auto" w:fill="FFFFFF"/>
          </w:tcPr>
          <w:p w14:paraId="67BADB98" w14:textId="77777777" w:rsidR="006014EE" w:rsidRPr="00621E63" w:rsidRDefault="006014EE" w:rsidP="002E6C5E">
            <w:pPr>
              <w:pStyle w:val="ExampleValue"/>
              <w:ind w:left="180"/>
              <w:rPr>
                <w:rFonts w:eastAsia="MS Gothic"/>
                <w:noProof w:val="0"/>
              </w:rPr>
            </w:pPr>
            <w:r w:rsidRPr="00621E63">
              <w:rPr>
                <w:rFonts w:eastAsia="MS Gothic"/>
                <w:noProof w:val="0"/>
              </w:rPr>
              <w:t>1^MINDRAY_EGATEWAY^00A037EB2175780F^EUI64|</w:t>
            </w:r>
          </w:p>
        </w:tc>
      </w:tr>
      <w:tr w:rsidR="006014EE" w:rsidRPr="00621E63" w14:paraId="7427CFF8" w14:textId="77777777" w:rsidTr="006C0E8E">
        <w:tc>
          <w:tcPr>
            <w:tcW w:w="9576" w:type="dxa"/>
            <w:tcBorders>
              <w:top w:val="nil"/>
              <w:left w:val="single" w:sz="8" w:space="0" w:color="auto"/>
              <w:right w:val="single" w:sz="8" w:space="0" w:color="auto"/>
            </w:tcBorders>
            <w:shd w:val="clear" w:color="auto" w:fill="FFFFFF"/>
          </w:tcPr>
          <w:p w14:paraId="0D50E9D9" w14:textId="77777777" w:rsidR="006014EE" w:rsidRPr="00621E63" w:rsidRDefault="006014EE" w:rsidP="002E6C5E">
            <w:pPr>
              <w:pStyle w:val="ExampleValue"/>
              <w:ind w:left="180"/>
              <w:rPr>
                <w:rFonts w:eastAsia="MS Gothic"/>
                <w:noProof w:val="0"/>
              </w:rPr>
            </w:pPr>
            <w:r w:rsidRPr="00621E63">
              <w:rPr>
                <w:rFonts w:eastAsia="MS Gothic"/>
                <w:noProof w:val="0"/>
              </w:rPr>
              <w:t>196616^MDC_EVT_ALARM^MDC|||20120111150457-</w:t>
            </w:r>
          </w:p>
        </w:tc>
      </w:tr>
      <w:tr w:rsidR="006014EE" w:rsidRPr="00621E63" w14:paraId="7380025C" w14:textId="77777777" w:rsidTr="006C0E8E">
        <w:tc>
          <w:tcPr>
            <w:tcW w:w="9576" w:type="dxa"/>
            <w:tcBorders>
              <w:left w:val="single" w:sz="8" w:space="0" w:color="auto"/>
              <w:right w:val="single" w:sz="8" w:space="0" w:color="auto"/>
            </w:tcBorders>
            <w:shd w:val="clear" w:color="auto" w:fill="FFFFFF"/>
          </w:tcPr>
          <w:p w14:paraId="36624864" w14:textId="77777777" w:rsidR="006014EE" w:rsidRPr="00621E63" w:rsidRDefault="006014EE" w:rsidP="002E6C5E">
            <w:pPr>
              <w:pStyle w:val="ExampleValue"/>
              <w:ind w:left="180"/>
              <w:rPr>
                <w:rFonts w:eastAsia="MS Gothic"/>
                <w:noProof w:val="0"/>
              </w:rPr>
            </w:pPr>
            <w:r w:rsidRPr="00621E63">
              <w:rPr>
                <w:rFonts w:eastAsia="MS Gothic"/>
                <w:noProof w:val="0"/>
              </w:rPr>
              <w:t>0600||||||||||||||||||||||^1&amp;MINDRAY_EGATEWAY&amp;00A037EB2175780F&amp;EUI-64</w:t>
            </w:r>
          </w:p>
        </w:tc>
      </w:tr>
      <w:tr w:rsidR="006014EE" w:rsidRPr="00621E63" w14:paraId="1C7505AA" w14:textId="77777777" w:rsidTr="006C0E8E">
        <w:tc>
          <w:tcPr>
            <w:tcW w:w="9576" w:type="dxa"/>
            <w:tcBorders>
              <w:top w:val="nil"/>
              <w:left w:val="single" w:sz="8" w:space="0" w:color="auto"/>
              <w:right w:val="single" w:sz="8" w:space="0" w:color="auto"/>
            </w:tcBorders>
            <w:shd w:val="clear" w:color="auto" w:fill="FFFFFF"/>
          </w:tcPr>
          <w:p w14:paraId="10E7820E" w14:textId="77777777" w:rsidR="006014EE" w:rsidRPr="00621E63" w:rsidRDefault="006014EE" w:rsidP="002E6C5E">
            <w:pPr>
              <w:pStyle w:val="ExampleValue"/>
              <w:ind w:left="180"/>
              <w:rPr>
                <w:rFonts w:eastAsia="MS Gothic"/>
                <w:noProof w:val="0"/>
              </w:rPr>
            </w:pPr>
            <w:r w:rsidRPr="00621E63">
              <w:rPr>
                <w:rFonts w:eastAsia="MS Gothic"/>
                <w:noProof w:val="0"/>
              </w:rPr>
              <w:t>OBX|1|ST|196670^MDC_EVT_LO^MDC|1.3.1.150456.1|Low</w:t>
            </w:r>
          </w:p>
        </w:tc>
      </w:tr>
      <w:tr w:rsidR="006014EE" w:rsidRPr="00621E63" w14:paraId="1DB20D40" w14:textId="77777777" w:rsidTr="006C0E8E">
        <w:tc>
          <w:tcPr>
            <w:tcW w:w="9576" w:type="dxa"/>
            <w:tcBorders>
              <w:left w:val="single" w:sz="8" w:space="0" w:color="auto"/>
              <w:right w:val="single" w:sz="8" w:space="0" w:color="auto"/>
            </w:tcBorders>
            <w:shd w:val="clear" w:color="auto" w:fill="FFFFFF"/>
          </w:tcPr>
          <w:p w14:paraId="50671589" w14:textId="77777777" w:rsidR="006014EE" w:rsidRPr="00621E63" w:rsidRDefault="006014EE" w:rsidP="002E6C5E">
            <w:pPr>
              <w:pStyle w:val="ExampleValue"/>
              <w:ind w:left="180"/>
              <w:rPr>
                <w:rFonts w:eastAsia="MS Gothic"/>
                <w:noProof w:val="0"/>
              </w:rPr>
            </w:pPr>
            <w:r w:rsidRPr="00621E63">
              <w:rPr>
                <w:rFonts w:eastAsia="MS Gothic"/>
                <w:noProof w:val="0"/>
              </w:rPr>
              <w:t>SpO2|||L~PM~SP|||F|||20120111150457-0600||||F1519EFX^SHENZHEN_DEVICE^mindray.com^DNS</w:t>
            </w:r>
          </w:p>
        </w:tc>
      </w:tr>
      <w:tr w:rsidR="006014EE" w:rsidRPr="00621E63" w14:paraId="3BF881D5" w14:textId="77777777" w:rsidTr="006C0E8E">
        <w:tc>
          <w:tcPr>
            <w:tcW w:w="9576" w:type="dxa"/>
            <w:tcBorders>
              <w:top w:val="nil"/>
              <w:left w:val="single" w:sz="8" w:space="0" w:color="auto"/>
              <w:right w:val="single" w:sz="8" w:space="0" w:color="auto"/>
            </w:tcBorders>
            <w:shd w:val="clear" w:color="auto" w:fill="FFFFFF"/>
          </w:tcPr>
          <w:p w14:paraId="52B319FB" w14:textId="77777777" w:rsidR="006014EE" w:rsidRPr="00621E63" w:rsidRDefault="006014EE" w:rsidP="002E6C5E">
            <w:pPr>
              <w:pStyle w:val="ExampleValue"/>
              <w:ind w:left="180"/>
              <w:rPr>
                <w:rFonts w:eastAsia="MS Gothic"/>
                <w:noProof w:val="0"/>
              </w:rPr>
            </w:pPr>
            <w:r w:rsidRPr="00621E63">
              <w:rPr>
                <w:rFonts w:eastAsia="MS Gothic"/>
                <w:noProof w:val="0"/>
              </w:rPr>
              <w:t>OBX|2|NM|150456^MDC_PULS_OXIM_SAT_O2^MDC|1.3.1.150456.2|88|262688^MDC_DI</w:t>
            </w:r>
          </w:p>
        </w:tc>
      </w:tr>
      <w:tr w:rsidR="006014EE" w:rsidRPr="00621E63" w14:paraId="6C6CAA74" w14:textId="77777777" w:rsidTr="0034511D">
        <w:trPr>
          <w:trHeight w:val="252"/>
        </w:trPr>
        <w:tc>
          <w:tcPr>
            <w:tcW w:w="9576" w:type="dxa"/>
            <w:tcBorders>
              <w:left w:val="single" w:sz="8" w:space="0" w:color="auto"/>
              <w:right w:val="single" w:sz="8" w:space="0" w:color="auto"/>
            </w:tcBorders>
            <w:shd w:val="clear" w:color="auto" w:fill="FFFFFF"/>
          </w:tcPr>
          <w:p w14:paraId="4799A571" w14:textId="77777777" w:rsidR="006014EE" w:rsidRPr="00621E63" w:rsidRDefault="006014EE" w:rsidP="002E6C5E">
            <w:pPr>
              <w:pStyle w:val="ExampleValue"/>
              <w:ind w:left="180"/>
              <w:rPr>
                <w:rFonts w:eastAsia="MS Gothic"/>
                <w:noProof w:val="0"/>
              </w:rPr>
            </w:pPr>
            <w:r w:rsidRPr="00621E63">
              <w:rPr>
                <w:rFonts w:eastAsia="MS Gothic"/>
                <w:noProof w:val="0"/>
              </w:rPr>
              <w:t>M_PERCENT^MDC|90-96||||F|||20120111150457-0600</w:t>
            </w:r>
          </w:p>
        </w:tc>
      </w:tr>
      <w:tr w:rsidR="006014EE" w:rsidRPr="00621E63" w14:paraId="24E29F6A" w14:textId="77777777" w:rsidTr="006C0E8E">
        <w:tc>
          <w:tcPr>
            <w:tcW w:w="9576" w:type="dxa"/>
            <w:tcBorders>
              <w:top w:val="nil"/>
              <w:left w:val="single" w:sz="8" w:space="0" w:color="auto"/>
              <w:right w:val="single" w:sz="8" w:space="0" w:color="auto"/>
            </w:tcBorders>
            <w:shd w:val="clear" w:color="auto" w:fill="FFFFFF"/>
          </w:tcPr>
          <w:p w14:paraId="1FD40C25" w14:textId="30D3842D" w:rsidR="006014EE" w:rsidRPr="00621E63" w:rsidRDefault="006014EE" w:rsidP="002E6C5E">
            <w:pPr>
              <w:pStyle w:val="ExampleValue"/>
              <w:ind w:left="180"/>
              <w:rPr>
                <w:rFonts w:eastAsia="MS Gothic"/>
                <w:noProof w:val="0"/>
              </w:rPr>
            </w:pPr>
            <w:r w:rsidRPr="00621E63">
              <w:rPr>
                <w:rFonts w:eastAsia="MS Gothic"/>
                <w:noProof w:val="0"/>
              </w:rPr>
              <w:t>OBX|3|ST|</w:t>
            </w:r>
            <w:r w:rsidR="00DD1A0C" w:rsidRPr="00621E63">
              <w:rPr>
                <w:rFonts w:eastAsia="MS Gothic"/>
                <w:noProof w:val="0"/>
              </w:rPr>
              <w:t>68481</w:t>
            </w:r>
            <w:r w:rsidRPr="00621E63">
              <w:rPr>
                <w:rFonts w:eastAsia="MS Gothic"/>
                <w:noProof w:val="0"/>
              </w:rPr>
              <w:t>^MDC_ATTR_EVENT_PHASE^MDC|1.3.1.150456.3|start||||||F</w:t>
            </w:r>
          </w:p>
        </w:tc>
      </w:tr>
      <w:tr w:rsidR="006014EE" w:rsidRPr="00621E63" w14:paraId="1CF57FD4" w14:textId="77777777" w:rsidTr="006C0E8E">
        <w:tc>
          <w:tcPr>
            <w:tcW w:w="9576" w:type="dxa"/>
            <w:tcBorders>
              <w:left w:val="single" w:sz="8" w:space="0" w:color="auto"/>
              <w:right w:val="single" w:sz="8" w:space="0" w:color="auto"/>
            </w:tcBorders>
            <w:shd w:val="clear" w:color="auto" w:fill="FFFFFF"/>
          </w:tcPr>
          <w:p w14:paraId="250A7349" w14:textId="3D828AFD" w:rsidR="006014EE" w:rsidRPr="00621E63" w:rsidRDefault="006014EE" w:rsidP="002E6C5E">
            <w:pPr>
              <w:pStyle w:val="ExampleValue"/>
              <w:ind w:left="180"/>
              <w:rPr>
                <w:rFonts w:eastAsia="MS Gothic"/>
                <w:noProof w:val="0"/>
              </w:rPr>
            </w:pPr>
            <w:r w:rsidRPr="00621E63">
              <w:rPr>
                <w:rFonts w:eastAsia="MS Gothic"/>
                <w:noProof w:val="0"/>
              </w:rPr>
              <w:t>OBX|4|ST|</w:t>
            </w:r>
            <w:r w:rsidR="004B004B" w:rsidRPr="00621E63">
              <w:rPr>
                <w:rFonts w:eastAsia="MS Gothic"/>
                <w:noProof w:val="0"/>
              </w:rPr>
              <w:t>68482</w:t>
            </w:r>
            <w:r w:rsidRPr="00621E63">
              <w:rPr>
                <w:rFonts w:eastAsia="MS Gothic"/>
                <w:noProof w:val="0"/>
              </w:rPr>
              <w:t>^MDC_ATTR_ALARM_STATE^MDC|1.3.1.150456.4|active||||||F</w:t>
            </w:r>
          </w:p>
        </w:tc>
      </w:tr>
      <w:tr w:rsidR="006014EE" w:rsidRPr="00621E63" w14:paraId="523BCFB1" w14:textId="77777777" w:rsidTr="0034511D">
        <w:trPr>
          <w:trHeight w:val="180"/>
        </w:trPr>
        <w:tc>
          <w:tcPr>
            <w:tcW w:w="9576" w:type="dxa"/>
            <w:tcBorders>
              <w:top w:val="nil"/>
              <w:left w:val="single" w:sz="8" w:space="0" w:color="auto"/>
              <w:bottom w:val="single" w:sz="8" w:space="0" w:color="auto"/>
              <w:right w:val="single" w:sz="8" w:space="0" w:color="auto"/>
            </w:tcBorders>
            <w:shd w:val="clear" w:color="auto" w:fill="FFFFFF"/>
          </w:tcPr>
          <w:p w14:paraId="1135A65C" w14:textId="541AE12D" w:rsidR="006014EE" w:rsidRPr="00621E63" w:rsidRDefault="006014EE" w:rsidP="002E6C5E">
            <w:pPr>
              <w:pStyle w:val="ExampleValue"/>
              <w:ind w:left="180"/>
              <w:rPr>
                <w:rFonts w:eastAsia="MS Gothic"/>
                <w:noProof w:val="0"/>
              </w:rPr>
            </w:pPr>
            <w:r w:rsidRPr="00621E63">
              <w:rPr>
                <w:rFonts w:eastAsia="MS Gothic"/>
                <w:noProof w:val="0"/>
              </w:rPr>
              <w:t>OBX|5|ST|</w:t>
            </w:r>
            <w:r w:rsidR="004B004B" w:rsidRPr="00621E63">
              <w:rPr>
                <w:rFonts w:eastAsia="MS Gothic"/>
                <w:noProof w:val="0"/>
              </w:rPr>
              <w:t>68483</w:t>
            </w:r>
            <w:r w:rsidRPr="00621E63">
              <w:rPr>
                <w:rFonts w:eastAsia="MS Gothic"/>
                <w:noProof w:val="0"/>
              </w:rPr>
              <w:t>^MDC_ATTR_ALARM_INACTIVATION_STATE|1.3.1.150456.5|enabled|||||F</w:t>
            </w:r>
          </w:p>
        </w:tc>
      </w:tr>
    </w:tbl>
    <w:p w14:paraId="5B9BA2F3" w14:textId="263D7050" w:rsidR="00B11855" w:rsidRPr="00621E63" w:rsidRDefault="006014EE" w:rsidP="00506FBD">
      <w:pPr>
        <w:pStyle w:val="Note"/>
      </w:pPr>
      <w:r w:rsidRPr="00621E63">
        <w:t>N</w:t>
      </w:r>
      <w:r w:rsidR="00805FC3" w:rsidRPr="00621E63">
        <w:t>ote</w:t>
      </w:r>
      <w:r w:rsidRPr="00621E63">
        <w:t>:  The use of DNS as the standards base indication for OBX-18 Equipment Instance Identifier is acceptable for Connectathon use</w:t>
      </w:r>
      <w:r w:rsidR="009D6627" w:rsidRPr="00621E63">
        <w:t>;</w:t>
      </w:r>
      <w:r w:rsidRPr="00621E63">
        <w:t xml:space="preserve"> however</w:t>
      </w:r>
      <w:r w:rsidR="009D6627" w:rsidRPr="00621E63">
        <w:t>,</w:t>
      </w:r>
      <w:r w:rsidRPr="00621E63">
        <w:t xml:space="preserve"> in live deployments it would be expected to be a formally registered value, such as an EUI-64.</w:t>
      </w:r>
    </w:p>
    <w:p w14:paraId="7CC72275" w14:textId="13828FCF" w:rsidR="00B11855" w:rsidRPr="00621E63" w:rsidRDefault="00564BEB" w:rsidP="00564BEB">
      <w:pPr>
        <w:pStyle w:val="Heading3"/>
        <w:numPr>
          <w:ilvl w:val="0"/>
          <w:numId w:val="0"/>
        </w:numPr>
        <w:rPr>
          <w:noProof w:val="0"/>
        </w:rPr>
        <w:pPrChange w:id="2579" w:author="Mary Jungers" w:date="2019-11-13T19:12:00Z">
          <w:pPr>
            <w:pStyle w:val="AppendixHeading3"/>
            <w:keepNext/>
          </w:pPr>
        </w:pPrChange>
      </w:pPr>
      <w:bookmarkStart w:id="2580" w:name="_Toc401769893"/>
      <w:bookmarkStart w:id="2581" w:name="_Toc24650554"/>
      <w:ins w:id="2582" w:author="Mary Jungers" w:date="2019-11-13T19:12:00Z">
        <w:r w:rsidRPr="00621E63">
          <w:rPr>
            <w:noProof w:val="0"/>
          </w:rPr>
          <w:lastRenderedPageBreak/>
          <w:t xml:space="preserve">E.3.2 </w:t>
        </w:r>
      </w:ins>
      <w:r w:rsidR="003D003E" w:rsidRPr="00621E63">
        <w:rPr>
          <w:noProof w:val="0"/>
        </w:rPr>
        <w:t>Alert - Qualitative (non-numeric) Alarm</w:t>
      </w:r>
      <w:bookmarkEnd w:id="2580"/>
      <w:bookmarkEnd w:id="2581"/>
    </w:p>
    <w:p w14:paraId="7E81EF11" w14:textId="77777777" w:rsidR="00B11855" w:rsidRPr="00621E63" w:rsidRDefault="003D003E" w:rsidP="002E3ED0">
      <w:pPr>
        <w:pStyle w:val="ExampleValue"/>
        <w:keepNext/>
        <w:rPr>
          <w:noProof w:val="0"/>
        </w:rPr>
      </w:pPr>
      <w:bookmarkStart w:id="2583" w:name="OLE_LINK1"/>
      <w:bookmarkStart w:id="2584" w:name="OLE_LINK2"/>
      <w:r w:rsidRPr="00621E63">
        <w:rPr>
          <w:noProof w:val="0"/>
        </w:rPr>
        <w:t>Infusion Pump, Fluid Line Occlusion, Technical Alarm Indication Start</w:t>
      </w:r>
    </w:p>
    <w:p w14:paraId="59BD5616" w14:textId="77777777" w:rsidR="006014EE" w:rsidRPr="00621E6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MSH|^~\&amp;|PAT_DEVICE_BBRAUN^0012211839000001^EUI-</w:t>
      </w:r>
    </w:p>
    <w:p w14:paraId="4F9C6E05" w14:textId="77777777" w:rsidR="006014EE" w:rsidRPr="00621E6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64|BBRAUN|AM_Philips_IEM^</w:t>
      </w:r>
      <w:r w:rsidR="00153B19" w:rsidRPr="00621E63">
        <w:rPr>
          <w:noProof w:val="0"/>
        </w:rPr>
        <w:t xml:space="preserve"> 00095CFFFE741952 </w:t>
      </w:r>
      <w:r w:rsidRPr="00621E63">
        <w:rPr>
          <w:noProof w:val="0"/>
        </w:rPr>
        <w:t>^EUI-64|Philips|20120109175417-</w:t>
      </w:r>
    </w:p>
    <w:p w14:paraId="3F35A276" w14:textId="77777777" w:rsidR="006014EE" w:rsidRPr="00621E6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0600||ORU^R40^ORU_R40|6346172845752460251|P|2.6|||AL|NE||ASCII|EN^English^ISO639||</w:t>
      </w:r>
    </w:p>
    <w:p w14:paraId="07A6713F" w14:textId="1E0A754C" w:rsidR="006014EE" w:rsidRPr="00621E6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IHE_PCD_ACM_001^IHE PCD^</w:t>
      </w:r>
      <w:r w:rsidR="00A975EB" w:rsidRPr="00621E63">
        <w:rPr>
          <w:noProof w:val="0"/>
        </w:rPr>
        <w:t>1.3.6.1.4.1.19376.1.6.4.4.1</w:t>
      </w:r>
      <w:r w:rsidRPr="00621E63">
        <w:rPr>
          <w:noProof w:val="0"/>
        </w:rPr>
        <w:t>^ISO</w:t>
      </w:r>
    </w:p>
    <w:p w14:paraId="17533257" w14:textId="77777777" w:rsidR="006014EE" w:rsidRPr="00621E6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PID|||HO2009003^^^AA1^PI||Hon^Amy^^^^^L|Coburn^^^^^^L|19610301000000-0600|F</w:t>
      </w:r>
    </w:p>
    <w:p w14:paraId="6DBEECC6" w14:textId="77777777" w:rsidR="006014EE" w:rsidRPr="00621E6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PV1||I|HO 3 West ICU^10^1</w:t>
      </w:r>
    </w:p>
    <w:p w14:paraId="508E5879" w14:textId="77777777" w:rsidR="006014EE" w:rsidRPr="00621E6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OBR|1|634617284575713662^PAT_DEVICE_BBRAUN^0012211839000001^EUI-</w:t>
      </w:r>
    </w:p>
    <w:p w14:paraId="7FE4ED33" w14:textId="77777777" w:rsidR="006014EE" w:rsidRPr="00621E6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64|P6013_4^PAT_DEVICE_BBRAUN^0012211839000001^EUI-</w:t>
      </w:r>
    </w:p>
    <w:p w14:paraId="0C6CB62A" w14:textId="77777777" w:rsidR="006014EE" w:rsidRPr="00621E6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64|196616^MDC_EVT_ALARM^MDC|||20120109175417-0600</w:t>
      </w:r>
    </w:p>
    <w:p w14:paraId="41952DD1" w14:textId="77777777" w:rsidR="006014EE" w:rsidRPr="00621E6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||||||||||||||||||||||^E0001_27&amp;PAT_DEVICE_BBRAUN&amp;0012211839000001&amp;EUI-64</w:t>
      </w:r>
    </w:p>
    <w:p w14:paraId="130B8C7C" w14:textId="77777777" w:rsidR="006014EE" w:rsidRPr="00621E6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OBX|1|CWE|196616^MDC_EVT_ALARM^MDC|1.0.0.0.1|196940^MDC_EVT_FLUID_LINE_OCCL^MDC^^^^^^O</w:t>
      </w:r>
    </w:p>
    <w:p w14:paraId="3D19378E" w14:textId="77777777" w:rsidR="006014EE" w:rsidRPr="00621E6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cclusion|||ST|||F|||||||P6013^^0012210000000000^EUI-64</w:t>
      </w:r>
    </w:p>
    <w:p w14:paraId="0B751982" w14:textId="12429BFC" w:rsidR="006014EE" w:rsidRPr="00621E6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OBX|2|CWE|</w:t>
      </w:r>
      <w:r w:rsidR="00BA5119" w:rsidRPr="00621E63">
        <w:rPr>
          <w:noProof w:val="0"/>
        </w:rPr>
        <w:t>68480</w:t>
      </w:r>
      <w:r w:rsidRPr="00621E63">
        <w:rPr>
          <w:noProof w:val="0"/>
        </w:rPr>
        <w:t>^MDC_ATTR_ALERT_SOURCE^MDC|1.0.0.0.2|</w:t>
      </w:r>
    </w:p>
    <w:p w14:paraId="26603851" w14:textId="77777777" w:rsidR="006014EE" w:rsidRPr="00621E6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69985^MDC_DEV_PUMP_INFUS_MDS^MDC||||||F|||20120109175417-0600</w:t>
      </w:r>
    </w:p>
    <w:p w14:paraId="545D35B8" w14:textId="2066CEF1" w:rsidR="006014EE" w:rsidRPr="00621E6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OBX|3|ST|</w:t>
      </w:r>
      <w:r w:rsidR="00DD1A0C" w:rsidRPr="00621E63">
        <w:rPr>
          <w:noProof w:val="0"/>
        </w:rPr>
        <w:t>68481</w:t>
      </w:r>
      <w:r w:rsidRPr="00621E63">
        <w:rPr>
          <w:noProof w:val="0"/>
        </w:rPr>
        <w:t>^MDC_ATTR_EVENT_PHASE^MDC|1.0.0.0.3|start||||||F</w:t>
      </w:r>
    </w:p>
    <w:p w14:paraId="16E2B9D3" w14:textId="231DB677" w:rsidR="006014EE" w:rsidRPr="00621E6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OBX|4|ST|</w:t>
      </w:r>
      <w:r w:rsidR="004B004B" w:rsidRPr="00621E63">
        <w:rPr>
          <w:noProof w:val="0"/>
        </w:rPr>
        <w:t>68482</w:t>
      </w:r>
      <w:r w:rsidRPr="00621E63">
        <w:rPr>
          <w:noProof w:val="0"/>
        </w:rPr>
        <w:t>^MDC_ATTR_ALARM_STATE^MDC|1.0.0.0.4|active||||||F</w:t>
      </w:r>
    </w:p>
    <w:p w14:paraId="12FF8F4C" w14:textId="45EDAE93" w:rsidR="006014EE" w:rsidRPr="00621E6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OBX|5|ST|</w:t>
      </w:r>
      <w:r w:rsidR="004B004B" w:rsidRPr="00621E63">
        <w:rPr>
          <w:noProof w:val="0"/>
        </w:rPr>
        <w:t>68483</w:t>
      </w:r>
      <w:r w:rsidRPr="00621E63">
        <w:rPr>
          <w:noProof w:val="0"/>
        </w:rPr>
        <w:t>^MDC_ATTR_ALARM_INACTIVATION_STATE|1.0.0.0.5|enabled|||||F</w:t>
      </w:r>
    </w:p>
    <w:p w14:paraId="71292090" w14:textId="77777777" w:rsidR="00B11855" w:rsidRPr="00621E63" w:rsidRDefault="00B11855" w:rsidP="00CF5627">
      <w:pPr>
        <w:pStyle w:val="BodyText"/>
      </w:pPr>
    </w:p>
    <w:p w14:paraId="51D318DE" w14:textId="77777777" w:rsidR="00B11855" w:rsidRPr="00621E63" w:rsidRDefault="003D003E" w:rsidP="00CF5627">
      <w:pPr>
        <w:pStyle w:val="HL7Field"/>
        <w:keepNext w:val="0"/>
      </w:pPr>
      <w:r w:rsidRPr="00621E63">
        <w:t>Infusion Pump, Fluid Line Occlusion, Technical Alarm Indication, End</w:t>
      </w:r>
    </w:p>
    <w:p w14:paraId="2A6DCD7F" w14:textId="77777777" w:rsidR="006014EE" w:rsidRPr="00621E63" w:rsidRDefault="006014EE" w:rsidP="00CF5627">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MSH|^~\&amp;|PAT_DEVICE_BBRAUN^0012211839000001^EUI-</w:t>
      </w:r>
    </w:p>
    <w:p w14:paraId="51715A9A" w14:textId="77777777" w:rsidR="006014EE" w:rsidRPr="00621E6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64|BBRAUN|AM_Philips_IEM^</w:t>
      </w:r>
      <w:r w:rsidR="00153B19" w:rsidRPr="00621E63">
        <w:rPr>
          <w:noProof w:val="0"/>
        </w:rPr>
        <w:t>00095CFFFE741952</w:t>
      </w:r>
      <w:r w:rsidRPr="00621E63">
        <w:rPr>
          <w:noProof w:val="0"/>
        </w:rPr>
        <w:t>^EUI-64|Philips|20120109175426-</w:t>
      </w:r>
    </w:p>
    <w:p w14:paraId="04AD9B25" w14:textId="77777777" w:rsidR="006014EE" w:rsidRPr="00621E6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0600||ORU^R40^ORU_R40|6346172846620706282|P|2.6|||AL|NE||ASCII|EN^English^ISO639||</w:t>
      </w:r>
    </w:p>
    <w:p w14:paraId="13257BB6" w14:textId="77777777" w:rsidR="006014EE" w:rsidRPr="00621E6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IHE_PCD_ACM_001^IHE PCD^1.3.6.1.4.1.19376.1.6.1.4.1^ISO</w:t>
      </w:r>
    </w:p>
    <w:p w14:paraId="2007C179" w14:textId="77777777" w:rsidR="006014EE" w:rsidRPr="00621E6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PID|||HO2009003^^^AA1^PI||Hon^Amy^^^^^L|Coburn^^^^^^L|19610301000000-</w:t>
      </w:r>
    </w:p>
    <w:p w14:paraId="6495F5F4" w14:textId="77777777" w:rsidR="006014EE" w:rsidRPr="00621E6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0600|F</w:t>
      </w:r>
    </w:p>
    <w:p w14:paraId="680977EA" w14:textId="77777777" w:rsidR="006014EE" w:rsidRPr="00621E6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PV1||I|HO 3 West ICU^10^1</w:t>
      </w:r>
    </w:p>
    <w:p w14:paraId="4E4A49E3" w14:textId="77777777" w:rsidR="006014EE" w:rsidRPr="00621E6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OBR|1|634617284662070628^PAT_DEVICE_BBRAUN^0012211839000001^EUI-</w:t>
      </w:r>
    </w:p>
    <w:p w14:paraId="1301694D" w14:textId="77777777" w:rsidR="006014EE" w:rsidRPr="00621E6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64|P6013_4^PAT_DEVICE_BBRAUN^0012211839000001^EUI-</w:t>
      </w:r>
    </w:p>
    <w:p w14:paraId="38316EAA" w14:textId="77777777" w:rsidR="006014EE" w:rsidRPr="00621E6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64|196616^MDC_EVT_ALARM^MDC|||20120109175426-</w:t>
      </w:r>
    </w:p>
    <w:p w14:paraId="5B6F325E" w14:textId="77777777" w:rsidR="006014EE" w:rsidRPr="00621E6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0600||||||||||||||||||||||^E0001_27&amp;PAT_DEVICE_BBRAUN&amp;0012211839000001&amp;EUI-64</w:t>
      </w:r>
    </w:p>
    <w:p w14:paraId="53EC2C58" w14:textId="77777777" w:rsidR="006014EE" w:rsidRPr="00621E6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OBX|1|CWE|196616^MDC_EVT_ALARM^MDC|1.0.0.0.1|196940^MDC_EVT_FLUID_LINE_OCCL^MDC^^^^^^O</w:t>
      </w:r>
    </w:p>
    <w:p w14:paraId="266E10E6" w14:textId="77777777" w:rsidR="006014EE" w:rsidRPr="00621E6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cclusion|||ST|||F|||||||P6013^^0012210000000000^EUI-64</w:t>
      </w:r>
    </w:p>
    <w:p w14:paraId="678B14BB" w14:textId="4A4F11D9" w:rsidR="006014EE" w:rsidRPr="00621E6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OBX|2|CWE|</w:t>
      </w:r>
      <w:r w:rsidR="00BA5119" w:rsidRPr="00621E63">
        <w:rPr>
          <w:noProof w:val="0"/>
        </w:rPr>
        <w:t>68480</w:t>
      </w:r>
      <w:r w:rsidRPr="00621E63">
        <w:rPr>
          <w:noProof w:val="0"/>
        </w:rPr>
        <w:t>^MDC_ATTR_ALERT_SOURCE^MDC|1.0.0.0.2|69985^MDC_DEV_PUMP_INFUS_MDS^MDC||||||F|||20120109175426-0600</w:t>
      </w:r>
    </w:p>
    <w:p w14:paraId="0029BA1F" w14:textId="6222B36D" w:rsidR="00DD1A0C" w:rsidRPr="00621E63" w:rsidRDefault="00DD1A0C" w:rsidP="00CF5627">
      <w:pPr>
        <w:pStyle w:val="BodyText"/>
        <w:rPr>
          <w:lang w:bidi="hi-IN"/>
        </w:rPr>
      </w:pPr>
    </w:p>
    <w:p w14:paraId="5DA72738" w14:textId="1B8ACA6E" w:rsidR="006014EE" w:rsidRPr="00621E63" w:rsidRDefault="004B004B" w:rsidP="00123F43">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OBX|3|ST|</w:t>
      </w:r>
      <w:r w:rsidR="00DD1A0C" w:rsidRPr="00621E63">
        <w:rPr>
          <w:noProof w:val="0"/>
        </w:rPr>
        <w:t>68481</w:t>
      </w:r>
      <w:r w:rsidR="006014EE" w:rsidRPr="00621E63">
        <w:rPr>
          <w:noProof w:val="0"/>
        </w:rPr>
        <w:t>^MDC_ATTR_EVENT_PHASE^MDC|1.0.0.0.3|end||||||F</w:t>
      </w:r>
    </w:p>
    <w:p w14:paraId="70986EA6" w14:textId="36849136" w:rsidR="006014EE" w:rsidRPr="00621E6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OBX|4|ST|</w:t>
      </w:r>
      <w:r w:rsidR="004B004B" w:rsidRPr="00621E63">
        <w:rPr>
          <w:noProof w:val="0"/>
        </w:rPr>
        <w:t>68482</w:t>
      </w:r>
      <w:r w:rsidRPr="00621E63">
        <w:rPr>
          <w:noProof w:val="0"/>
        </w:rPr>
        <w:t>^MDC_ATTR_ALARM_STATE^MDC|1.0.0.0.4|inactive||||||F</w:t>
      </w:r>
    </w:p>
    <w:p w14:paraId="22D9D84F" w14:textId="16C3A7C0" w:rsidR="006014EE" w:rsidRPr="00621E6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OBX|5|ST|</w:t>
      </w:r>
      <w:r w:rsidR="004B004B" w:rsidRPr="00621E63">
        <w:rPr>
          <w:noProof w:val="0"/>
        </w:rPr>
        <w:t>68483</w:t>
      </w:r>
      <w:r w:rsidRPr="00621E63">
        <w:rPr>
          <w:noProof w:val="0"/>
        </w:rPr>
        <w:t>^MDC_ATTR_ALARM_INACTIVATION_STATE|1.0.0.0.5|enabled|||||F</w:t>
      </w:r>
    </w:p>
    <w:p w14:paraId="1A4C07DF" w14:textId="77777777" w:rsidR="006014EE" w:rsidRPr="00621E6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p>
    <w:p w14:paraId="0119B737" w14:textId="5E2782D6" w:rsidR="00B11855" w:rsidRDefault="00B11855" w:rsidP="00CF5627">
      <w:pPr>
        <w:pStyle w:val="BodyText"/>
        <w:rPr>
          <w:ins w:id="2585" w:author="Mary Jungers" w:date="2019-11-14T18:56:00Z"/>
        </w:rPr>
      </w:pPr>
    </w:p>
    <w:p w14:paraId="2CD346C7" w14:textId="1668A8DC" w:rsidR="00D93F40" w:rsidRDefault="00D93F40" w:rsidP="00CF5627">
      <w:pPr>
        <w:pStyle w:val="BodyText"/>
        <w:rPr>
          <w:ins w:id="2586" w:author="Mary Jungers" w:date="2019-11-14T18:56:00Z"/>
        </w:rPr>
      </w:pPr>
    </w:p>
    <w:p w14:paraId="4822BEB6" w14:textId="3AF71841" w:rsidR="00D93F40" w:rsidRDefault="00D93F40" w:rsidP="00CF5627">
      <w:pPr>
        <w:pStyle w:val="BodyText"/>
        <w:rPr>
          <w:ins w:id="2587" w:author="Mary Jungers" w:date="2019-11-14T18:56:00Z"/>
        </w:rPr>
      </w:pPr>
    </w:p>
    <w:p w14:paraId="346A5AB1" w14:textId="44FDA7C2" w:rsidR="00D93F40" w:rsidRDefault="00D93F40" w:rsidP="00CF5627">
      <w:pPr>
        <w:pStyle w:val="BodyText"/>
        <w:rPr>
          <w:ins w:id="2588" w:author="Mary Jungers" w:date="2019-11-14T18:56:00Z"/>
        </w:rPr>
      </w:pPr>
    </w:p>
    <w:p w14:paraId="521984F5" w14:textId="54D95675" w:rsidR="00D93F40" w:rsidRDefault="00D93F40" w:rsidP="00CF5627">
      <w:pPr>
        <w:pStyle w:val="BodyText"/>
        <w:rPr>
          <w:ins w:id="2589" w:author="Mary Jungers" w:date="2019-11-14T18:56:00Z"/>
        </w:rPr>
      </w:pPr>
    </w:p>
    <w:p w14:paraId="30D6B89F" w14:textId="77777777" w:rsidR="00D93F40" w:rsidRPr="00621E63" w:rsidRDefault="00D93F40" w:rsidP="00CF5627">
      <w:pPr>
        <w:pStyle w:val="BodyText"/>
      </w:pPr>
    </w:p>
    <w:p w14:paraId="3A368272" w14:textId="3BBD919B" w:rsidR="006B68F1" w:rsidRPr="00621E63" w:rsidRDefault="006B68F1" w:rsidP="001422D4">
      <w:pPr>
        <w:pStyle w:val="HL7Field"/>
      </w:pPr>
      <w:r w:rsidRPr="00621E63">
        <w:lastRenderedPageBreak/>
        <w:t>Alert – Advisory of undocumented timeout prior to surgical procedure</w:t>
      </w:r>
    </w:p>
    <w:p w14:paraId="58371E03"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MSH|^~\&amp;|CONTENT_CONSUMER_LIVEDATA|LIVEDATA|AM_Philips_IEM|Philips|20120109175426-</w:t>
      </w:r>
    </w:p>
    <w:p w14:paraId="558747AF"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0600||ORU^R40^ORU_R40| 1233532926265-02|P|2.6|||NE|AL||ASCII|EN^English^ISO639||</w:t>
      </w:r>
    </w:p>
    <w:p w14:paraId="41D5E24F"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IHE_PCD_ACM_001^IHE PCD^1.3.6.1.4.1.19376.1.6.1.4.1^ISO</w:t>
      </w:r>
    </w:p>
    <w:p w14:paraId="4557D374"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PID|||HO2009003^^^AA1^PI||Hon^Amy^^^^^L|Coburn^^^^^^L|19610301000000-</w:t>
      </w:r>
    </w:p>
    <w:p w14:paraId="5557F26A"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0600|F</w:t>
      </w:r>
    </w:p>
    <w:p w14:paraId="29FBAE37"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PV1||I|HO 3 West ICU^10^1</w:t>
      </w:r>
    </w:p>
    <w:p w14:paraId="3757486D"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OBR|1||12345-2^LIVEDATA|196616^MDC_EVT_ALARM^MDC|||20120109175426-0600||||||||||8664693239</w:t>
      </w:r>
    </w:p>
    <w:p w14:paraId="2A824C46"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OBX|1|CWE|0^MDCX_DOCUMENTATION_ERROR^MDC|2.1.2.1.1|Timeout not documented|||SA~PM|||R||20120109175426-0600</w:t>
      </w:r>
    </w:p>
    <w:p w14:paraId="63B4E8A1"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OBX|2|CWE|684800^MDC_ATTR_ALERT_SOURCE^MDC |1.0.0.0.2|Procedure not documented on time|||SA~PM|||R||20120109175426-0600</w:t>
      </w:r>
    </w:p>
    <w:p w14:paraId="2E4D421B"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OBX|3|ST|684810^MDC_ATTR_EVENT_PHASE^MDC |2.1.2.1.3|start||||||R</w:t>
      </w:r>
    </w:p>
    <w:p w14:paraId="55617BEE" w14:textId="64EDC293"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OBX|4|ST|684820^MDC_ATTR_ALARM_STATE^MDC |2.1.2.1.4|active||||||R</w:t>
      </w:r>
    </w:p>
    <w:p w14:paraId="52965F1E" w14:textId="330D207C" w:rsidR="00B11855" w:rsidRPr="00621E63" w:rsidRDefault="00813541" w:rsidP="00564BEB">
      <w:pPr>
        <w:pStyle w:val="Heading1"/>
        <w:numPr>
          <w:ilvl w:val="0"/>
          <w:numId w:val="0"/>
        </w:numPr>
        <w:rPr>
          <w:noProof w:val="0"/>
        </w:rPr>
        <w:pPrChange w:id="2590" w:author="Mary Jungers" w:date="2019-11-13T19:12:00Z">
          <w:pPr>
            <w:pStyle w:val="AppendixHeading1"/>
          </w:pPr>
        </w:pPrChange>
      </w:pPr>
      <w:bookmarkStart w:id="2591" w:name="_Toc401769894"/>
      <w:bookmarkEnd w:id="2583"/>
      <w:bookmarkEnd w:id="2584"/>
      <w:del w:id="2592" w:author="Mary Jungers" w:date="2019-11-13T19:12:00Z">
        <w:r w:rsidRPr="00621E63" w:rsidDel="00564BEB">
          <w:rPr>
            <w:noProof w:val="0"/>
          </w:rPr>
          <w:lastRenderedPageBreak/>
          <w:delText>–</w:delText>
        </w:r>
      </w:del>
      <w:bookmarkStart w:id="2593" w:name="_Toc24650555"/>
      <w:ins w:id="2594" w:author="Mary Jungers" w:date="2019-11-13T19:12:00Z">
        <w:r w:rsidR="00564BEB" w:rsidRPr="00621E63">
          <w:rPr>
            <w:noProof w:val="0"/>
          </w:rPr>
          <w:t xml:space="preserve">Appendix F </w:t>
        </w:r>
      </w:ins>
      <w:del w:id="2595" w:author="Mary Jungers" w:date="2019-11-13T19:12:00Z">
        <w:r w:rsidRPr="00621E63" w:rsidDel="00564BEB">
          <w:rPr>
            <w:noProof w:val="0"/>
          </w:rPr>
          <w:delText xml:space="preserve"> </w:delText>
        </w:r>
      </w:del>
      <w:r w:rsidR="006D613E" w:rsidRPr="00621E63">
        <w:rPr>
          <w:noProof w:val="0"/>
        </w:rPr>
        <w:t>HL7</w:t>
      </w:r>
      <w:r w:rsidR="00995105" w:rsidRPr="00621E63">
        <w:rPr>
          <w:noProof w:val="0"/>
        </w:rPr>
        <w:t xml:space="preserve"> </w:t>
      </w:r>
      <w:r w:rsidR="003D003E" w:rsidRPr="00621E63">
        <w:rPr>
          <w:noProof w:val="0"/>
        </w:rPr>
        <w:t>Message Profiling Convention</w:t>
      </w:r>
      <w:bookmarkEnd w:id="2591"/>
      <w:bookmarkEnd w:id="2593"/>
    </w:p>
    <w:p w14:paraId="6DCBED32" w14:textId="77777777" w:rsidR="00B9381B" w:rsidRPr="00621E63" w:rsidRDefault="00B9381B" w:rsidP="000E02A5">
      <w:pPr>
        <w:pStyle w:val="BodyText"/>
      </w:pPr>
      <w:r w:rsidRPr="00621E63">
        <w:t xml:space="preserve">For the material formerly in this Appendix, readers should refer to </w:t>
      </w:r>
      <w:hyperlink r:id="rId73" w:history="1">
        <w:r w:rsidRPr="00621E63">
          <w:rPr>
            <w:rStyle w:val="Hyperlink"/>
          </w:rPr>
          <w:t>IHE Technical Frameworks General Introduction Appendix E</w:t>
        </w:r>
      </w:hyperlink>
      <w:r w:rsidRPr="00621E63">
        <w:t>.</w:t>
      </w:r>
    </w:p>
    <w:p w14:paraId="435780AA" w14:textId="1278B62A" w:rsidR="00B11855" w:rsidRPr="00621E63" w:rsidRDefault="00CE1CA8" w:rsidP="00CE1CA8">
      <w:pPr>
        <w:pStyle w:val="Heading1"/>
        <w:numPr>
          <w:ilvl w:val="0"/>
          <w:numId w:val="0"/>
        </w:numPr>
        <w:rPr>
          <w:noProof w:val="0"/>
        </w:rPr>
        <w:pPrChange w:id="2596" w:author="Mary Jungers" w:date="2019-11-13T19:13:00Z">
          <w:pPr>
            <w:pStyle w:val="AppendixHeading1"/>
          </w:pPr>
        </w:pPrChange>
      </w:pPr>
      <w:bookmarkStart w:id="2597" w:name="_Toc401769895"/>
      <w:bookmarkStart w:id="2598" w:name="_Toc24650556"/>
      <w:ins w:id="2599" w:author="Mary Jungers" w:date="2019-11-13T19:13:00Z">
        <w:r w:rsidRPr="00621E63">
          <w:rPr>
            <w:noProof w:val="0"/>
          </w:rPr>
          <w:lastRenderedPageBreak/>
          <w:t xml:space="preserve">Appendix G </w:t>
        </w:r>
      </w:ins>
      <w:r w:rsidR="00813541" w:rsidRPr="00621E63">
        <w:rPr>
          <w:noProof w:val="0"/>
        </w:rPr>
        <w:t xml:space="preserve">– </w:t>
      </w:r>
      <w:r w:rsidR="006D613E" w:rsidRPr="00621E63">
        <w:rPr>
          <w:noProof w:val="0"/>
        </w:rPr>
        <w:t>HL7</w:t>
      </w:r>
      <w:r w:rsidR="00995105" w:rsidRPr="00621E63">
        <w:rPr>
          <w:noProof w:val="0"/>
        </w:rPr>
        <w:t xml:space="preserve"> </w:t>
      </w:r>
      <w:r w:rsidR="003D003E" w:rsidRPr="00621E63">
        <w:rPr>
          <w:noProof w:val="0"/>
        </w:rPr>
        <w:t>Implementation Notes</w:t>
      </w:r>
      <w:bookmarkEnd w:id="2597"/>
      <w:bookmarkEnd w:id="2598"/>
    </w:p>
    <w:p w14:paraId="0EEFCA02" w14:textId="6D9FD689" w:rsidR="00B11855" w:rsidRPr="00621E63" w:rsidRDefault="00CF201F" w:rsidP="000E02A5">
      <w:pPr>
        <w:pStyle w:val="BodyText"/>
      </w:pPr>
      <w:r w:rsidRPr="00621E63">
        <w:t xml:space="preserve">For general </w:t>
      </w:r>
      <w:r w:rsidR="006D613E" w:rsidRPr="00621E63">
        <w:t>HL7</w:t>
      </w:r>
      <w:r w:rsidR="00995105" w:rsidRPr="00621E63">
        <w:t xml:space="preserve"> </w:t>
      </w:r>
      <w:r w:rsidRPr="00621E63">
        <w:t xml:space="preserve">Implementation Notes, it is important that the reader study </w:t>
      </w:r>
      <w:hyperlink r:id="rId74" w:history="1">
        <w:r w:rsidRPr="00621E63">
          <w:rPr>
            <w:rStyle w:val="Hyperlink"/>
          </w:rPr>
          <w:t>IHE Technical Frameworks General Introduction Appendix E</w:t>
        </w:r>
      </w:hyperlink>
      <w:r w:rsidRPr="00621E63">
        <w:t>. Only considerations specific to IHE PCD profiles will be covered here.</w:t>
      </w:r>
    </w:p>
    <w:p w14:paraId="202576CF" w14:textId="3EE6C61B" w:rsidR="00B11855" w:rsidRPr="00621E63" w:rsidRDefault="00CE1CA8" w:rsidP="00CE1CA8">
      <w:pPr>
        <w:pStyle w:val="Heading2"/>
        <w:numPr>
          <w:ilvl w:val="0"/>
          <w:numId w:val="0"/>
        </w:numPr>
        <w:rPr>
          <w:noProof w:val="0"/>
        </w:rPr>
        <w:pPrChange w:id="2600" w:author="Mary Jungers" w:date="2019-11-13T19:13:00Z">
          <w:pPr>
            <w:pStyle w:val="AppendixHeading2"/>
          </w:pPr>
        </w:pPrChange>
      </w:pPr>
      <w:bookmarkStart w:id="2601" w:name="_Toc401769896"/>
      <w:bookmarkStart w:id="2602" w:name="_Toc24650557"/>
      <w:ins w:id="2603" w:author="Mary Jungers" w:date="2019-11-13T19:13:00Z">
        <w:r w:rsidRPr="00621E63">
          <w:rPr>
            <w:noProof w:val="0"/>
          </w:rPr>
          <w:t xml:space="preserve">G.1 </w:t>
        </w:r>
      </w:ins>
      <w:r w:rsidR="003D003E" w:rsidRPr="00621E63">
        <w:rPr>
          <w:noProof w:val="0"/>
        </w:rPr>
        <w:t>Acknowledgment Modes</w:t>
      </w:r>
      <w:bookmarkEnd w:id="2601"/>
      <w:bookmarkEnd w:id="2602"/>
    </w:p>
    <w:p w14:paraId="584BB2FF" w14:textId="77777777" w:rsidR="00B11855" w:rsidRPr="00621E63" w:rsidRDefault="003D003E" w:rsidP="00B617F4">
      <w:pPr>
        <w:pStyle w:val="BodyText"/>
      </w:pPr>
      <w:r w:rsidRPr="00621E63">
        <w:t>ACKNOWLEDGMENT MESSAGES</w:t>
      </w:r>
    </w:p>
    <w:p w14:paraId="6B1ECBA2" w14:textId="27F63F74" w:rsidR="00B11855" w:rsidRPr="00621E63" w:rsidRDefault="003D003E" w:rsidP="00B617F4">
      <w:pPr>
        <w:pStyle w:val="BodyText"/>
      </w:pPr>
      <w:r w:rsidRPr="00621E63">
        <w:t>Acknowledgment messages may be defined on an application basis. However</w:t>
      </w:r>
      <w:r w:rsidR="00EF66D8" w:rsidRPr="00621E63">
        <w:t>,</w:t>
      </w:r>
      <w:r w:rsidRPr="00621E63">
        <w:t xml:space="preserve"> the simple general acknowledgment message (ACK) may be used where the application does not define a special message (application level acknowledgment) and in other cases as described in Section 2.9</w:t>
      </w:r>
      <w:r w:rsidR="003570BC" w:rsidRPr="00621E63">
        <w:t xml:space="preserve"> of the </w:t>
      </w:r>
      <w:r w:rsidR="006D613E" w:rsidRPr="00621E63">
        <w:t>HL7</w:t>
      </w:r>
      <w:r w:rsidR="00995105" w:rsidRPr="00621E63">
        <w:t xml:space="preserve"> </w:t>
      </w:r>
      <w:r w:rsidR="004C60BF" w:rsidRPr="00621E63">
        <w:t>specification</w:t>
      </w:r>
      <w:r w:rsidRPr="00621E63">
        <w:t>, "Message Processing Rules".</w:t>
      </w:r>
    </w:p>
    <w:p w14:paraId="1776EE61" w14:textId="1C372A21" w:rsidR="00B11855" w:rsidRPr="00621E63" w:rsidRDefault="003D003E" w:rsidP="00B617F4">
      <w:pPr>
        <w:pStyle w:val="BodyText"/>
      </w:pPr>
      <w:r w:rsidRPr="00621E63">
        <w:t xml:space="preserve">The IHE PCD transaction </w:t>
      </w:r>
      <w:r w:rsidR="00647994" w:rsidRPr="00621E63">
        <w:t>[PCD-03]</w:t>
      </w:r>
      <w:r w:rsidRPr="00621E63">
        <w:t xml:space="preserve"> supports ‘enhanced mode’ acknowledgements. See discussion under </w:t>
      </w:r>
      <w:r w:rsidR="00647994" w:rsidRPr="00621E63">
        <w:t>[PCD-03]</w:t>
      </w:r>
      <w:r w:rsidRPr="00621E63">
        <w:t xml:space="preserve"> </w:t>
      </w:r>
      <w:r w:rsidR="00647994" w:rsidRPr="00621E63">
        <w:t>t</w:t>
      </w:r>
      <w:r w:rsidRPr="00621E63">
        <w:t>ransactions as well as in B.1   MSH – Message Header Segment and B.2 MSA – Message Acknowledgement Segment</w:t>
      </w:r>
    </w:p>
    <w:p w14:paraId="48A3C1B3" w14:textId="47841A6F" w:rsidR="00B11855" w:rsidRPr="00621E63" w:rsidRDefault="00CE1CA8" w:rsidP="00CE1CA8">
      <w:pPr>
        <w:pStyle w:val="Heading2"/>
        <w:numPr>
          <w:ilvl w:val="0"/>
          <w:numId w:val="0"/>
        </w:numPr>
        <w:rPr>
          <w:noProof w:val="0"/>
        </w:rPr>
        <w:pPrChange w:id="2604" w:author="Mary Jungers" w:date="2019-11-13T19:13:00Z">
          <w:pPr>
            <w:pStyle w:val="AppendixHeading2"/>
          </w:pPr>
        </w:pPrChange>
      </w:pPr>
      <w:bookmarkStart w:id="2605" w:name="_Toc401769897"/>
      <w:bookmarkStart w:id="2606" w:name="_Toc24650558"/>
      <w:ins w:id="2607" w:author="Mary Jungers" w:date="2019-11-13T19:13:00Z">
        <w:r w:rsidRPr="00621E63">
          <w:rPr>
            <w:noProof w:val="0"/>
          </w:rPr>
          <w:t xml:space="preserve">G.2 </w:t>
        </w:r>
      </w:ins>
      <w:r w:rsidR="003D003E" w:rsidRPr="00621E63">
        <w:rPr>
          <w:noProof w:val="0"/>
        </w:rPr>
        <w:t>Use of OSI Object Identifier (OID)</w:t>
      </w:r>
      <w:bookmarkEnd w:id="2605"/>
      <w:bookmarkEnd w:id="2606"/>
    </w:p>
    <w:p w14:paraId="4D4ACE49" w14:textId="2CED1E62" w:rsidR="00B11855" w:rsidRPr="00621E63" w:rsidRDefault="003D003E" w:rsidP="00B617F4">
      <w:pPr>
        <w:pStyle w:val="BodyText"/>
      </w:pPr>
      <w:r w:rsidRPr="00621E63">
        <w:t xml:space="preserve">OSI Object identifiers (OIDs) are universal identifiers used in </w:t>
      </w:r>
      <w:r w:rsidR="006D613E" w:rsidRPr="00621E63">
        <w:t>HL7</w:t>
      </w:r>
      <w:r w:rsidR="00995105" w:rsidRPr="00621E63">
        <w:t xml:space="preserve"> </w:t>
      </w:r>
      <w:r w:rsidRPr="00621E63">
        <w:t xml:space="preserve">in a number of contexts. </w:t>
      </w:r>
    </w:p>
    <w:p w14:paraId="49D8B3B1" w14:textId="46451999" w:rsidR="00B11855" w:rsidRPr="00621E63" w:rsidRDefault="003D003E" w:rsidP="00B617F4">
      <w:pPr>
        <w:pStyle w:val="BodyText"/>
      </w:pPr>
      <w:r w:rsidRPr="00621E63">
        <w:t xml:space="preserve">Unlike GUIDs or UUIDs, which are generated by a completely uncentralized process (using an algorithm that can run on any computer that is extremely unlikely to ever generate the same ID twice), OIDs are generated by a hierarchical network of entities each of which is the ultimate authority for its own part of the tree. See </w:t>
      </w:r>
      <w:r w:rsidR="008E1C27" w:rsidRPr="00621E63">
        <w:fldChar w:fldCharType="begin"/>
      </w:r>
      <w:r w:rsidR="008E1C27" w:rsidRPr="00621E63">
        <w:instrText xml:space="preserve"> HYPERLINK "http://ihe.net/uploadedFiles/Documents/ITI/IHE_ITI_TF_Vol2x.pdf" </w:instrText>
      </w:r>
      <w:r w:rsidR="008E1C27" w:rsidRPr="00621E63">
        <w:fldChar w:fldCharType="separate"/>
      </w:r>
      <w:r w:rsidRPr="00621E63">
        <w:rPr>
          <w:rStyle w:val="Hyperlink"/>
        </w:rPr>
        <w:t>ITI TF</w:t>
      </w:r>
      <w:ins w:id="2608" w:author="Mary Jungers" w:date="2019-11-14T10:37:00Z">
        <w:r w:rsidR="005B0C7C">
          <w:rPr>
            <w:rStyle w:val="Hyperlink"/>
          </w:rPr>
          <w:t>-</w:t>
        </w:r>
      </w:ins>
      <w:r w:rsidRPr="00621E63">
        <w:rPr>
          <w:rStyle w:val="Hyperlink"/>
        </w:rPr>
        <w:t>2x</w:t>
      </w:r>
      <w:r w:rsidR="008E1C27" w:rsidRPr="00621E63">
        <w:rPr>
          <w:rStyle w:val="Hyperlink"/>
        </w:rPr>
        <w:fldChar w:fldCharType="end"/>
      </w:r>
      <w:ins w:id="2609" w:author="Mary Jungers" w:date="2019-11-14T10:37:00Z">
        <w:r w:rsidR="005B0C7C">
          <w:rPr>
            <w:rStyle w:val="Hyperlink"/>
          </w:rPr>
          <w:t>:</w:t>
        </w:r>
      </w:ins>
      <w:r w:rsidRPr="00621E63">
        <w:t xml:space="preserve"> Appendix B for general specifications for OID syntax, and for obtaining an OID root for your organization. </w:t>
      </w:r>
    </w:p>
    <w:p w14:paraId="197259BB" w14:textId="77777777" w:rsidR="00B11855" w:rsidRPr="00621E63" w:rsidRDefault="003D003E" w:rsidP="00B617F4">
      <w:pPr>
        <w:pStyle w:val="BodyText"/>
      </w:pPr>
      <w:r w:rsidRPr="00621E63">
        <w:t>The IHE PCD Technical Committee may issue OIDs from its reserved OID arc for the registration IHE PCD profiles, or for such other purposes as the Committee determines.</w:t>
      </w:r>
    </w:p>
    <w:p w14:paraId="52E918E6" w14:textId="77777777" w:rsidR="00B11855" w:rsidRPr="00621E63" w:rsidRDefault="003D003E" w:rsidP="00B617F4">
      <w:pPr>
        <w:pStyle w:val="BodyText"/>
      </w:pPr>
      <w:r w:rsidRPr="00621E63">
        <w:t>The following OID has been assigned to IHE PCD: 1.3.6.1.4.1.19376.1.6</w:t>
      </w:r>
    </w:p>
    <w:p w14:paraId="536D11B6" w14:textId="77777777" w:rsidR="00B11855" w:rsidRPr="00621E63" w:rsidRDefault="003D003E" w:rsidP="00B617F4">
      <w:pPr>
        <w:pStyle w:val="BodyText"/>
      </w:pPr>
      <w:r w:rsidRPr="00621E63">
        <w:t>ISO/IEEE 11073 nomenclature terms have OIDs from the arc 1.2.840.10004.1.1.1.0.0.1</w:t>
      </w:r>
    </w:p>
    <w:p w14:paraId="1A4D4B03" w14:textId="3DF2DFD3" w:rsidR="00B11855" w:rsidRPr="00621E63" w:rsidRDefault="006D613E" w:rsidP="00B617F4">
      <w:pPr>
        <w:pStyle w:val="BodyText"/>
      </w:pPr>
      <w:r w:rsidRPr="00621E63">
        <w:t>HL7</w:t>
      </w:r>
      <w:r w:rsidR="00995105" w:rsidRPr="00621E63">
        <w:t xml:space="preserve"> </w:t>
      </w:r>
      <w:r w:rsidR="003D003E" w:rsidRPr="00621E63">
        <w:t xml:space="preserve">allocates OIDs from the arc 2.16.840.1.113883 (joint-iso-itu-t.country.us.organization.hl7). </w:t>
      </w:r>
      <w:r w:rsidRPr="00621E63">
        <w:t>HL7</w:t>
      </w:r>
      <w:r w:rsidR="00995105" w:rsidRPr="00621E63">
        <w:t xml:space="preserve"> </w:t>
      </w:r>
      <w:r w:rsidR="003D003E" w:rsidRPr="00621E63">
        <w:t>maintains an OID registry at http://www.hl7.org/oid/index.cfm.</w:t>
      </w:r>
    </w:p>
    <w:p w14:paraId="2243680A" w14:textId="77777777" w:rsidR="00B11855" w:rsidRPr="00621E63" w:rsidRDefault="00B11855" w:rsidP="00B617F4">
      <w:pPr>
        <w:pStyle w:val="BodyText"/>
      </w:pPr>
    </w:p>
    <w:p w14:paraId="0EFB1915" w14:textId="48E1DD60" w:rsidR="00B11855" w:rsidRPr="00621E63" w:rsidRDefault="00CE1CA8" w:rsidP="00CE1CA8">
      <w:pPr>
        <w:pStyle w:val="Heading1"/>
        <w:numPr>
          <w:ilvl w:val="0"/>
          <w:numId w:val="0"/>
        </w:numPr>
        <w:rPr>
          <w:noProof w:val="0"/>
        </w:rPr>
        <w:pPrChange w:id="2610" w:author="Mary Jungers" w:date="2019-11-13T19:13:00Z">
          <w:pPr>
            <w:pStyle w:val="AppendixHeading1"/>
          </w:pPr>
        </w:pPrChange>
      </w:pPr>
      <w:bookmarkStart w:id="2611" w:name="_Toc401769898"/>
      <w:bookmarkStart w:id="2612" w:name="_Toc24650559"/>
      <w:ins w:id="2613" w:author="Mary Jungers" w:date="2019-11-13T19:13:00Z">
        <w:r w:rsidRPr="00621E63">
          <w:rPr>
            <w:noProof w:val="0"/>
          </w:rPr>
          <w:lastRenderedPageBreak/>
          <w:t>Appendix H</w:t>
        </w:r>
      </w:ins>
      <w:ins w:id="2614" w:author="Mary Jungers" w:date="2019-11-13T19:14:00Z">
        <w:r w:rsidRPr="00621E63">
          <w:rPr>
            <w:noProof w:val="0"/>
          </w:rPr>
          <w:t xml:space="preserve"> </w:t>
        </w:r>
      </w:ins>
      <w:r w:rsidR="00813541" w:rsidRPr="00621E63">
        <w:rPr>
          <w:noProof w:val="0"/>
        </w:rPr>
        <w:t xml:space="preserve">– </w:t>
      </w:r>
      <w:r w:rsidR="003D003E" w:rsidRPr="00621E63">
        <w:rPr>
          <w:noProof w:val="0"/>
        </w:rPr>
        <w:t>IHE Integration Statements</w:t>
      </w:r>
      <w:bookmarkEnd w:id="2611"/>
      <w:bookmarkEnd w:id="2612"/>
    </w:p>
    <w:p w14:paraId="51FDFF1D" w14:textId="77777777" w:rsidR="00B9381B" w:rsidRPr="00621E63" w:rsidRDefault="00B9381B" w:rsidP="00B617F4">
      <w:pPr>
        <w:pStyle w:val="BodyText"/>
      </w:pPr>
      <w:r w:rsidRPr="00621E63">
        <w:t xml:space="preserve">For material formerly in this Appendix, readers should now refer to </w:t>
      </w:r>
      <w:hyperlink r:id="rId75" w:history="1">
        <w:r w:rsidRPr="00621E63">
          <w:rPr>
            <w:rStyle w:val="Hyperlink"/>
          </w:rPr>
          <w:t>IHE Technical Frameworks General Introduction Appendix F</w:t>
        </w:r>
      </w:hyperlink>
      <w:r w:rsidRPr="00621E63">
        <w:t>.</w:t>
      </w:r>
    </w:p>
    <w:p w14:paraId="1830D620" w14:textId="5D2B1351" w:rsidR="00B11855" w:rsidRPr="00621E63" w:rsidRDefault="00CE1CA8" w:rsidP="00CE1CA8">
      <w:pPr>
        <w:pStyle w:val="Heading1"/>
        <w:numPr>
          <w:ilvl w:val="0"/>
          <w:numId w:val="0"/>
        </w:numPr>
        <w:rPr>
          <w:noProof w:val="0"/>
        </w:rPr>
        <w:pPrChange w:id="2615" w:author="Mary Jungers" w:date="2019-11-13T19:14:00Z">
          <w:pPr>
            <w:pStyle w:val="AppendixHeading1"/>
          </w:pPr>
        </w:pPrChange>
      </w:pPr>
      <w:bookmarkStart w:id="2616" w:name="_Toc401769899"/>
      <w:bookmarkStart w:id="2617" w:name="_Toc24650560"/>
      <w:ins w:id="2618" w:author="Mary Jungers" w:date="2019-11-13T19:14:00Z">
        <w:r w:rsidRPr="00621E63">
          <w:rPr>
            <w:noProof w:val="0"/>
          </w:rPr>
          <w:lastRenderedPageBreak/>
          <w:t xml:space="preserve">Appendix I </w:t>
        </w:r>
      </w:ins>
      <w:r w:rsidR="00813541" w:rsidRPr="00621E63">
        <w:rPr>
          <w:noProof w:val="0"/>
        </w:rPr>
        <w:t xml:space="preserve">– </w:t>
      </w:r>
      <w:r w:rsidR="003D003E" w:rsidRPr="00621E63">
        <w:rPr>
          <w:noProof w:val="0"/>
        </w:rPr>
        <w:t>Message Transport using MLLP</w:t>
      </w:r>
      <w:bookmarkEnd w:id="2616"/>
      <w:bookmarkEnd w:id="2617"/>
    </w:p>
    <w:p w14:paraId="24935441" w14:textId="653ADBA9" w:rsidR="00B11855" w:rsidRPr="00621E63" w:rsidRDefault="003D003E" w:rsidP="00B617F4">
      <w:pPr>
        <w:pStyle w:val="BodyText"/>
      </w:pPr>
      <w:r w:rsidRPr="00621E63">
        <w:t xml:space="preserve">IHE PCD </w:t>
      </w:r>
      <w:r w:rsidR="006D613E" w:rsidRPr="00621E63">
        <w:t>HL7</w:t>
      </w:r>
      <w:r w:rsidR="00995105" w:rsidRPr="00621E63">
        <w:t xml:space="preserve"> </w:t>
      </w:r>
      <w:r w:rsidRPr="00621E63">
        <w:t xml:space="preserve">V2 messages </w:t>
      </w:r>
      <w:r w:rsidRPr="00621E63">
        <w:rPr>
          <w:rStyle w:val="Emphasis"/>
        </w:rPr>
        <w:t>may</w:t>
      </w:r>
      <w:r w:rsidRPr="00621E63">
        <w:t xml:space="preserve"> be sent using the HL7-defined "Minimal Lower Layer Protocol" (MLLP). At the present </w:t>
      </w:r>
      <w:r w:rsidR="00EF66D8" w:rsidRPr="00621E63">
        <w:t>time,</w:t>
      </w:r>
      <w:r w:rsidRPr="00621E63">
        <w:t xml:space="preserve"> MLLP is used by all IHE PCD actors operating behind a hospital firewall, and the selection of MLLP versus other transport options is based on implementation or one-time configuration.</w:t>
      </w:r>
    </w:p>
    <w:p w14:paraId="43141828" w14:textId="0B57E84B" w:rsidR="00B11855" w:rsidRPr="00621E63" w:rsidRDefault="003D003E" w:rsidP="00B617F4">
      <w:pPr>
        <w:pStyle w:val="BodyText"/>
      </w:pPr>
      <w:r w:rsidRPr="00621E63">
        <w:t xml:space="preserve">Guidance regarding MLLP is provided by the </w:t>
      </w:r>
      <w:hyperlink r:id="rId76" w:history="1">
        <w:r w:rsidRPr="00621E63">
          <w:rPr>
            <w:rStyle w:val="Hyperlink"/>
          </w:rPr>
          <w:t>ITI TF-2</w:t>
        </w:r>
        <w:r w:rsidR="003C0409" w:rsidRPr="00621E63">
          <w:rPr>
            <w:rStyle w:val="Hyperlink"/>
          </w:rPr>
          <w:t>x</w:t>
        </w:r>
      </w:hyperlink>
      <w:r w:rsidRPr="00621E63">
        <w:t xml:space="preserve"> Section C.2.1 </w:t>
      </w:r>
      <w:r w:rsidRPr="00621E63">
        <w:rPr>
          <w:rStyle w:val="Emphasis"/>
        </w:rPr>
        <w:t>Network Guidelines</w:t>
      </w:r>
      <w:r w:rsidRPr="00621E63">
        <w:t xml:space="preserve">, which in turn reference the Minimal Lower Layer Protocol defined in Appendix C of the </w:t>
      </w:r>
      <w:r w:rsidR="006D613E" w:rsidRPr="00621E63">
        <w:t>HL7</w:t>
      </w:r>
      <w:r w:rsidR="00995105" w:rsidRPr="00621E63">
        <w:t xml:space="preserve"> </w:t>
      </w:r>
      <w:r w:rsidRPr="00621E63">
        <w:t>Implementation Guide.</w:t>
      </w:r>
    </w:p>
    <w:p w14:paraId="74EF8880" w14:textId="77777777" w:rsidR="00B11855" w:rsidRPr="00621E63" w:rsidRDefault="00B11855" w:rsidP="00B617F4">
      <w:pPr>
        <w:pStyle w:val="BodyText"/>
      </w:pPr>
    </w:p>
    <w:p w14:paraId="24548BC4" w14:textId="1ADEFB70" w:rsidR="00B11855" w:rsidRPr="00621E63" w:rsidRDefault="00CE1CA8" w:rsidP="00CE1CA8">
      <w:pPr>
        <w:pStyle w:val="Heading1"/>
        <w:numPr>
          <w:ilvl w:val="0"/>
          <w:numId w:val="0"/>
        </w:numPr>
        <w:rPr>
          <w:noProof w:val="0"/>
        </w:rPr>
        <w:pPrChange w:id="2619" w:author="Mary Jungers" w:date="2019-11-13T19:14:00Z">
          <w:pPr>
            <w:pStyle w:val="AppendixHeading1"/>
          </w:pPr>
        </w:pPrChange>
      </w:pPr>
      <w:bookmarkStart w:id="2620" w:name="_Toc401769900"/>
      <w:bookmarkStart w:id="2621" w:name="_Toc24650561"/>
      <w:ins w:id="2622" w:author="Mary Jungers" w:date="2019-11-13T19:14:00Z">
        <w:r w:rsidRPr="00621E63">
          <w:rPr>
            <w:noProof w:val="0"/>
          </w:rPr>
          <w:lastRenderedPageBreak/>
          <w:t xml:space="preserve">Appendix J </w:t>
        </w:r>
      </w:ins>
      <w:r w:rsidR="00813541" w:rsidRPr="00621E63">
        <w:rPr>
          <w:noProof w:val="0"/>
        </w:rPr>
        <w:t xml:space="preserve">– </w:t>
      </w:r>
      <w:r w:rsidR="003D003E" w:rsidRPr="00621E63">
        <w:rPr>
          <w:noProof w:val="0"/>
        </w:rPr>
        <w:t>Message Transport using WS*</w:t>
      </w:r>
      <w:bookmarkEnd w:id="2620"/>
      <w:bookmarkEnd w:id="2621"/>
    </w:p>
    <w:p w14:paraId="5A829C05" w14:textId="7BE7FD85" w:rsidR="00B11855" w:rsidRPr="00621E63" w:rsidRDefault="003D003E" w:rsidP="00254205">
      <w:pPr>
        <w:pStyle w:val="BodyText"/>
      </w:pPr>
      <w:r w:rsidRPr="00621E63">
        <w:t xml:space="preserve">IHE PCD </w:t>
      </w:r>
      <w:r w:rsidR="006D613E" w:rsidRPr="00621E63">
        <w:t>HL7</w:t>
      </w:r>
      <w:r w:rsidR="00995105" w:rsidRPr="00621E63">
        <w:t xml:space="preserve"> </w:t>
      </w:r>
      <w:r w:rsidRPr="00621E63">
        <w:t xml:space="preserve">V2 messages </w:t>
      </w:r>
      <w:r w:rsidRPr="00621E63">
        <w:rPr>
          <w:rStyle w:val="Emphasis"/>
        </w:rPr>
        <w:t>may</w:t>
      </w:r>
      <w:r w:rsidRPr="00621E63">
        <w:t xml:space="preserve"> be sent over Web Services (WS*).</w:t>
      </w:r>
    </w:p>
    <w:p w14:paraId="5FA84009" w14:textId="77777777" w:rsidR="00B11855" w:rsidRPr="00621E63" w:rsidRDefault="003D003E" w:rsidP="00254205">
      <w:pPr>
        <w:pStyle w:val="BodyText"/>
      </w:pPr>
      <w:r w:rsidRPr="00621E63">
        <w:t xml:space="preserve">The IHE IT Infrastructure Technical Framework Volume 2x Appendix V provides guidance regarding the appropriate WSDL files, schema and sample XML messages. The following artifacts are provided here as informative implementations and should match the versions found in the IHE </w:t>
      </w:r>
      <w:hyperlink r:id="rId77" w:history="1">
        <w:r w:rsidRPr="00621E63">
          <w:rPr>
            <w:color w:val="0000FF"/>
            <w:u w:val="single" w:color="0000FF"/>
          </w:rPr>
          <w:t>ftp://ftp.ihe.net/TF_Implementation_Material/</w:t>
        </w:r>
      </w:hyperlink>
      <w:r w:rsidRPr="00621E63">
        <w:t xml:space="preserve"> for PCD. If a later version is available at the ftp site, it should be used.</w:t>
      </w:r>
    </w:p>
    <w:p w14:paraId="54AD7967" w14:textId="436DAC15" w:rsidR="00B11855" w:rsidRPr="00621E63" w:rsidRDefault="00CE1CA8" w:rsidP="00CE1CA8">
      <w:pPr>
        <w:pStyle w:val="Heading2"/>
        <w:numPr>
          <w:ilvl w:val="0"/>
          <w:numId w:val="0"/>
        </w:numPr>
        <w:rPr>
          <w:noProof w:val="0"/>
        </w:rPr>
        <w:pPrChange w:id="2623" w:author="Mary Jungers" w:date="2019-11-13T19:14:00Z">
          <w:pPr>
            <w:pStyle w:val="AppendixHeading2"/>
          </w:pPr>
        </w:pPrChange>
      </w:pPr>
      <w:bookmarkStart w:id="2624" w:name="_Toc401769901"/>
      <w:bookmarkStart w:id="2625" w:name="_Toc24650562"/>
      <w:ins w:id="2626" w:author="Mary Jungers" w:date="2019-11-13T19:14:00Z">
        <w:r w:rsidRPr="00621E63">
          <w:rPr>
            <w:noProof w:val="0"/>
          </w:rPr>
          <w:t xml:space="preserve">J.1 </w:t>
        </w:r>
      </w:ins>
      <w:r w:rsidR="003D003E" w:rsidRPr="00621E63">
        <w:rPr>
          <w:noProof w:val="0"/>
        </w:rPr>
        <w:t>Sample WSDL file and schema</w:t>
      </w:r>
      <w:bookmarkEnd w:id="2624"/>
      <w:bookmarkEnd w:id="2625"/>
    </w:p>
    <w:p w14:paraId="1E173FFC" w14:textId="77777777" w:rsidR="00B11855" w:rsidRPr="00621E63" w:rsidRDefault="003D003E" w:rsidP="00254205">
      <w:pPr>
        <w:pStyle w:val="BodyText"/>
      </w:pPr>
      <w:r w:rsidRPr="00621E63">
        <w:t>The Web Services Description Language (WSDL) is a W3C standard designed to define a web service through concrete endpoints and operations. The IHE IT Infrastructure Technical Framework Volume 2x Appendix V provides guidance on deriving WSDL files from an IHE transaction.</w:t>
      </w:r>
    </w:p>
    <w:p w14:paraId="7CFE58AC" w14:textId="0DF5C59D" w:rsidR="00B11855" w:rsidRPr="00621E63" w:rsidRDefault="003D003E" w:rsidP="00254205">
      <w:pPr>
        <w:pStyle w:val="BodyText"/>
      </w:pPr>
      <w:r w:rsidRPr="00621E63">
        <w:t>Non-normative illustrative examples of a WSDL file «DeviceObservationConsumer.wsdl» and schema «DeviceObservationConsumer.xsd» are shown below:</w:t>
      </w:r>
    </w:p>
    <w:p w14:paraId="449CAC2E" w14:textId="77777777" w:rsidR="00C44528" w:rsidRPr="00621E63" w:rsidRDefault="00C44528" w:rsidP="00254205">
      <w:pPr>
        <w:pStyle w:val="BodyText"/>
      </w:pPr>
    </w:p>
    <w:tbl>
      <w:tblPr>
        <w:tblW w:w="93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30"/>
      </w:tblGrid>
      <w:tr w:rsidR="00B11855" w:rsidRPr="00621E63" w14:paraId="3D0E0A11" w14:textId="77777777" w:rsidTr="00C10546">
        <w:trPr>
          <w:jc w:val="center"/>
        </w:trPr>
        <w:tc>
          <w:tcPr>
            <w:tcW w:w="9330" w:type="dxa"/>
            <w:shd w:val="clear" w:color="auto" w:fill="F2F2F2"/>
          </w:tcPr>
          <w:p w14:paraId="4986378D" w14:textId="77777777" w:rsidR="00B11855" w:rsidRPr="00621E63" w:rsidRDefault="003D003E" w:rsidP="00C44528">
            <w:pPr>
              <w:pStyle w:val="TableEntryHeader"/>
            </w:pPr>
            <w:r w:rsidRPr="00621E63">
              <w:t>DeviceObservationConsumer.wsdl</w:t>
            </w:r>
          </w:p>
        </w:tc>
      </w:tr>
      <w:tr w:rsidR="00B11855" w:rsidRPr="00621E63" w14:paraId="6661DE91" w14:textId="77777777" w:rsidTr="00C10546">
        <w:trPr>
          <w:jc w:val="center"/>
        </w:trPr>
        <w:tc>
          <w:tcPr>
            <w:tcW w:w="9330" w:type="dxa"/>
            <w:shd w:val="clear" w:color="auto" w:fill="auto"/>
          </w:tcPr>
          <w:p w14:paraId="5EA512F4" w14:textId="77777777" w:rsidR="00B11855" w:rsidRPr="00621E63" w:rsidRDefault="003D003E" w:rsidP="00254205">
            <w:pPr>
              <w:pStyle w:val="TableXML"/>
              <w:rPr>
                <w:noProof w:val="0"/>
              </w:rPr>
            </w:pPr>
            <w:r w:rsidRPr="00621E63">
              <w:rPr>
                <w:noProof w:val="0"/>
              </w:rPr>
              <w:t>&lt;?xml version="1.0" encoding="UTF-8"?&gt;</w:t>
            </w:r>
          </w:p>
          <w:p w14:paraId="7DD5003D" w14:textId="77777777" w:rsidR="00B11855" w:rsidRPr="00621E63" w:rsidRDefault="003D003E" w:rsidP="00254205">
            <w:pPr>
              <w:pStyle w:val="TableXML"/>
              <w:rPr>
                <w:noProof w:val="0"/>
              </w:rPr>
            </w:pPr>
            <w:r w:rsidRPr="00621E63">
              <w:rPr>
                <w:noProof w:val="0"/>
              </w:rPr>
              <w:t>&lt;wsdl:definitions name="DeviceObservationConsumer"</w:t>
            </w:r>
          </w:p>
          <w:p w14:paraId="6F77300C" w14:textId="77777777" w:rsidR="00B11855" w:rsidRPr="00621E63" w:rsidRDefault="003D003E" w:rsidP="00254205">
            <w:pPr>
              <w:pStyle w:val="TableXML"/>
              <w:rPr>
                <w:noProof w:val="0"/>
              </w:rPr>
            </w:pPr>
            <w:r w:rsidRPr="00621E63">
              <w:rPr>
                <w:noProof w:val="0"/>
              </w:rPr>
              <w:tab/>
              <w:t>targetNamespace="urn:ihe:pcd:dec:2010"</w:t>
            </w:r>
          </w:p>
          <w:p w14:paraId="4A7B415B" w14:textId="77777777" w:rsidR="00B11855" w:rsidRPr="00621E63" w:rsidRDefault="003D003E" w:rsidP="00254205">
            <w:pPr>
              <w:pStyle w:val="TableXML"/>
              <w:rPr>
                <w:noProof w:val="0"/>
              </w:rPr>
            </w:pPr>
            <w:r w:rsidRPr="00621E63">
              <w:rPr>
                <w:noProof w:val="0"/>
              </w:rPr>
              <w:tab/>
              <w:t>xmlns:soap12="http://schemas.xmlsoap.org/wsdl/soap12/"</w:t>
            </w:r>
          </w:p>
          <w:p w14:paraId="758729C8" w14:textId="77777777" w:rsidR="00B11855" w:rsidRPr="00621E63" w:rsidRDefault="003D003E" w:rsidP="00254205">
            <w:pPr>
              <w:pStyle w:val="TableXML"/>
              <w:rPr>
                <w:noProof w:val="0"/>
              </w:rPr>
            </w:pPr>
            <w:r w:rsidRPr="00621E63">
              <w:rPr>
                <w:noProof w:val="0"/>
              </w:rPr>
              <w:tab/>
              <w:t>xmlns:wsdl="http://schemas.xmlsoap.org/wsdl/"</w:t>
            </w:r>
          </w:p>
          <w:p w14:paraId="5D5AC2CF" w14:textId="77777777" w:rsidR="00B11855" w:rsidRPr="00621E63" w:rsidRDefault="003D003E" w:rsidP="00254205">
            <w:pPr>
              <w:pStyle w:val="TableXML"/>
              <w:rPr>
                <w:noProof w:val="0"/>
              </w:rPr>
            </w:pPr>
            <w:r w:rsidRPr="00621E63">
              <w:rPr>
                <w:noProof w:val="0"/>
              </w:rPr>
              <w:tab/>
              <w:t xml:space="preserve">xmlns:xsd="http://www.w3.org/2001/XMLSchema"  </w:t>
            </w:r>
          </w:p>
          <w:p w14:paraId="7DF0616D" w14:textId="77777777" w:rsidR="00B11855" w:rsidRPr="00621E63" w:rsidRDefault="003D003E" w:rsidP="00254205">
            <w:pPr>
              <w:pStyle w:val="TableXML"/>
              <w:rPr>
                <w:noProof w:val="0"/>
              </w:rPr>
            </w:pPr>
            <w:r w:rsidRPr="00621E63">
              <w:rPr>
                <w:noProof w:val="0"/>
              </w:rPr>
              <w:tab/>
              <w:t>xmlns:wsaw="http://www.w3.org/2006/05/addressing/wsdl"</w:t>
            </w:r>
          </w:p>
          <w:p w14:paraId="09D697D3" w14:textId="77777777" w:rsidR="00B11855" w:rsidRPr="00621E63" w:rsidRDefault="003D003E" w:rsidP="00254205">
            <w:pPr>
              <w:pStyle w:val="TableXML"/>
              <w:rPr>
                <w:noProof w:val="0"/>
              </w:rPr>
            </w:pPr>
            <w:r w:rsidRPr="00621E63">
              <w:rPr>
                <w:noProof w:val="0"/>
              </w:rPr>
              <w:tab/>
              <w:t>xmlns:tns="urn:ihe:pcd:dec:2010"&gt;</w:t>
            </w:r>
          </w:p>
          <w:p w14:paraId="088B2BA2" w14:textId="77777777" w:rsidR="00B11855" w:rsidRPr="00621E63" w:rsidRDefault="003D003E" w:rsidP="00254205">
            <w:pPr>
              <w:pStyle w:val="TableXML"/>
              <w:rPr>
                <w:noProof w:val="0"/>
              </w:rPr>
            </w:pPr>
            <w:r w:rsidRPr="00621E63">
              <w:rPr>
                <w:noProof w:val="0"/>
              </w:rPr>
              <w:tab/>
              <w:t>&lt;wsdl:types&gt;</w:t>
            </w:r>
          </w:p>
          <w:p w14:paraId="5E159F3F" w14:textId="77777777" w:rsidR="00B11855" w:rsidRPr="00621E63" w:rsidRDefault="003D003E" w:rsidP="00254205">
            <w:pPr>
              <w:pStyle w:val="TableXML"/>
              <w:rPr>
                <w:noProof w:val="0"/>
              </w:rPr>
            </w:pPr>
            <w:r w:rsidRPr="00621E63">
              <w:rPr>
                <w:noProof w:val="0"/>
              </w:rPr>
              <w:tab/>
            </w:r>
            <w:r w:rsidRPr="00621E63">
              <w:rPr>
                <w:noProof w:val="0"/>
              </w:rPr>
              <w:tab/>
              <w:t>&lt;xsd:schema&gt;</w:t>
            </w:r>
          </w:p>
          <w:p w14:paraId="7E8B12F8"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&lt;xsd:import namespace="urn:ihe:pcd:dec:2010" schemaLocation="DeviceObservationConsumer.xsd"/&gt;</w:t>
            </w:r>
          </w:p>
          <w:p w14:paraId="3863A131" w14:textId="77777777" w:rsidR="00B11855" w:rsidRPr="00621E63" w:rsidRDefault="003D003E" w:rsidP="00254205">
            <w:pPr>
              <w:pStyle w:val="TableXML"/>
              <w:rPr>
                <w:noProof w:val="0"/>
              </w:rPr>
            </w:pPr>
            <w:r w:rsidRPr="00621E63">
              <w:rPr>
                <w:noProof w:val="0"/>
              </w:rPr>
              <w:tab/>
            </w:r>
            <w:r w:rsidRPr="00621E63">
              <w:rPr>
                <w:noProof w:val="0"/>
              </w:rPr>
              <w:tab/>
              <w:t>&lt;/xsd:schema&gt;</w:t>
            </w:r>
          </w:p>
          <w:p w14:paraId="612B9A42" w14:textId="77777777" w:rsidR="00B11855" w:rsidRPr="00621E63" w:rsidRDefault="003D003E" w:rsidP="00254205">
            <w:pPr>
              <w:pStyle w:val="TableXML"/>
              <w:rPr>
                <w:noProof w:val="0"/>
              </w:rPr>
            </w:pPr>
            <w:r w:rsidRPr="00621E63">
              <w:rPr>
                <w:noProof w:val="0"/>
              </w:rPr>
              <w:tab/>
              <w:t>&lt;/wsdl:types&gt;</w:t>
            </w:r>
          </w:p>
          <w:p w14:paraId="60C9BE6D" w14:textId="77777777" w:rsidR="00B11855" w:rsidRPr="00621E63" w:rsidRDefault="003D003E" w:rsidP="00254205">
            <w:pPr>
              <w:pStyle w:val="TableXML"/>
              <w:rPr>
                <w:noProof w:val="0"/>
              </w:rPr>
            </w:pPr>
            <w:r w:rsidRPr="00621E63">
              <w:rPr>
                <w:noProof w:val="0"/>
              </w:rPr>
              <w:tab/>
              <w:t>&lt;wsdl:message name="CommunicatePCDData_Message"&gt;</w:t>
            </w:r>
          </w:p>
          <w:p w14:paraId="369B3D61" w14:textId="77777777" w:rsidR="00B11855" w:rsidRPr="00621E63" w:rsidRDefault="003D003E" w:rsidP="00254205">
            <w:pPr>
              <w:pStyle w:val="TableXML"/>
              <w:rPr>
                <w:noProof w:val="0"/>
              </w:rPr>
            </w:pPr>
            <w:r w:rsidRPr="00621E63">
              <w:rPr>
                <w:noProof w:val="0"/>
              </w:rPr>
              <w:tab/>
            </w:r>
            <w:r w:rsidRPr="00621E63">
              <w:rPr>
                <w:noProof w:val="0"/>
              </w:rPr>
              <w:tab/>
              <w:t>&lt;wsdl:documentation&gt;Communicate PCD Data&lt;/wsdl:documentation&gt;</w:t>
            </w:r>
          </w:p>
          <w:p w14:paraId="7C8E8DA6" w14:textId="77777777" w:rsidR="00B11855" w:rsidRPr="00621E63" w:rsidRDefault="003D003E" w:rsidP="00254205">
            <w:pPr>
              <w:pStyle w:val="TableXML"/>
              <w:rPr>
                <w:noProof w:val="0"/>
              </w:rPr>
            </w:pPr>
            <w:r w:rsidRPr="00621E63">
              <w:rPr>
                <w:noProof w:val="0"/>
              </w:rPr>
              <w:tab/>
            </w:r>
            <w:r w:rsidRPr="00621E63">
              <w:rPr>
                <w:noProof w:val="0"/>
              </w:rPr>
              <w:tab/>
              <w:t>&lt;wsdl:part name="body" element="tns:CommunicatePCDData"/&gt;</w:t>
            </w:r>
          </w:p>
          <w:p w14:paraId="03DD0A3A" w14:textId="77777777" w:rsidR="00B11855" w:rsidRPr="00621E63" w:rsidRDefault="003D003E" w:rsidP="00254205">
            <w:pPr>
              <w:pStyle w:val="TableXML"/>
              <w:rPr>
                <w:noProof w:val="0"/>
              </w:rPr>
            </w:pPr>
            <w:r w:rsidRPr="00621E63">
              <w:rPr>
                <w:noProof w:val="0"/>
              </w:rPr>
              <w:tab/>
              <w:t>&lt;/wsdl:message&gt;</w:t>
            </w:r>
          </w:p>
          <w:p w14:paraId="51DDFC5B" w14:textId="77777777" w:rsidR="00B11855" w:rsidRPr="00621E63" w:rsidRDefault="003D003E" w:rsidP="00254205">
            <w:pPr>
              <w:pStyle w:val="TableXML"/>
              <w:rPr>
                <w:noProof w:val="0"/>
              </w:rPr>
            </w:pPr>
            <w:r w:rsidRPr="00621E63">
              <w:rPr>
                <w:noProof w:val="0"/>
              </w:rPr>
              <w:tab/>
              <w:t>&lt;wsdl:message name="CommunicatePCDDataResponse_Message"&gt;</w:t>
            </w:r>
          </w:p>
          <w:p w14:paraId="4C270C1E" w14:textId="77777777" w:rsidR="00B11855" w:rsidRPr="00621E63" w:rsidRDefault="003D003E" w:rsidP="00254205">
            <w:pPr>
              <w:pStyle w:val="TableXML"/>
              <w:rPr>
                <w:noProof w:val="0"/>
              </w:rPr>
            </w:pPr>
            <w:r w:rsidRPr="00621E63">
              <w:rPr>
                <w:noProof w:val="0"/>
              </w:rPr>
              <w:tab/>
            </w:r>
            <w:r w:rsidRPr="00621E63">
              <w:rPr>
                <w:noProof w:val="0"/>
              </w:rPr>
              <w:tab/>
              <w:t>&lt;wsdl:documentation&gt;Communicate PCD Data Response&lt;/wsdl:documentation&gt;</w:t>
            </w:r>
          </w:p>
          <w:p w14:paraId="1108CBAB" w14:textId="77777777" w:rsidR="00B11855" w:rsidRPr="00621E63" w:rsidRDefault="003D003E" w:rsidP="00254205">
            <w:pPr>
              <w:pStyle w:val="TableXML"/>
              <w:rPr>
                <w:noProof w:val="0"/>
              </w:rPr>
            </w:pPr>
            <w:r w:rsidRPr="00621E63">
              <w:rPr>
                <w:noProof w:val="0"/>
              </w:rPr>
              <w:tab/>
            </w:r>
            <w:r w:rsidRPr="00621E63">
              <w:rPr>
                <w:noProof w:val="0"/>
              </w:rPr>
              <w:tab/>
              <w:t>&lt;wsdl:part name="body" element="tns:CommunicatePCDDataResponse"/&gt;</w:t>
            </w:r>
          </w:p>
          <w:p w14:paraId="197A20C3" w14:textId="77777777" w:rsidR="00B11855" w:rsidRPr="00621E63" w:rsidRDefault="003D003E" w:rsidP="00254205">
            <w:pPr>
              <w:pStyle w:val="TableXML"/>
              <w:rPr>
                <w:noProof w:val="0"/>
              </w:rPr>
            </w:pPr>
            <w:r w:rsidRPr="00621E63">
              <w:rPr>
                <w:noProof w:val="0"/>
              </w:rPr>
              <w:tab/>
              <w:t>&lt;/wsdl:message&gt;</w:t>
            </w:r>
          </w:p>
          <w:p w14:paraId="7D4790CF" w14:textId="77777777" w:rsidR="00B11855" w:rsidRPr="00621E63" w:rsidRDefault="003D003E" w:rsidP="00254205">
            <w:pPr>
              <w:pStyle w:val="TableXML"/>
              <w:rPr>
                <w:noProof w:val="0"/>
              </w:rPr>
            </w:pPr>
            <w:r w:rsidRPr="00621E63">
              <w:rPr>
                <w:noProof w:val="0"/>
              </w:rPr>
              <w:tab/>
              <w:t>&lt;wsdl:portType name="DeviceObservationConsumer_PortType"&gt;</w:t>
            </w:r>
          </w:p>
          <w:p w14:paraId="3D8B4957" w14:textId="77777777" w:rsidR="00B11855" w:rsidRPr="00621E63" w:rsidRDefault="003D003E" w:rsidP="00254205">
            <w:pPr>
              <w:pStyle w:val="TableXML"/>
              <w:rPr>
                <w:noProof w:val="0"/>
              </w:rPr>
            </w:pPr>
            <w:r w:rsidRPr="00621E63">
              <w:rPr>
                <w:noProof w:val="0"/>
              </w:rPr>
              <w:tab/>
            </w:r>
            <w:r w:rsidRPr="00621E63">
              <w:rPr>
                <w:noProof w:val="0"/>
              </w:rPr>
              <w:tab/>
              <w:t>&lt;wsdl:operation name="CommunicatePCDData"&gt;</w:t>
            </w:r>
          </w:p>
          <w:p w14:paraId="23895710"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 message="tns:CommunicatePCDData_Message" wsaw:Action="urn:ihe:pcd:2010:CommunicatePCDData"/&gt;</w:t>
            </w:r>
          </w:p>
          <w:p w14:paraId="66DDCD16"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&lt;wsdl:output message="tns:CommunicatePCDDataResponse_Message" wsaw:Action="urn:ihe:pcd:2010:CommunicatePCDDataResponse"/&gt;</w:t>
            </w:r>
          </w:p>
          <w:p w14:paraId="6611C1BF" w14:textId="77777777" w:rsidR="00B11855" w:rsidRPr="00621E63" w:rsidRDefault="003D003E" w:rsidP="00254205">
            <w:pPr>
              <w:pStyle w:val="TableXML"/>
              <w:rPr>
                <w:noProof w:val="0"/>
              </w:rPr>
            </w:pPr>
            <w:r w:rsidRPr="00621E63">
              <w:rPr>
                <w:noProof w:val="0"/>
              </w:rPr>
              <w:lastRenderedPageBreak/>
              <w:tab/>
            </w:r>
            <w:r w:rsidRPr="00621E63">
              <w:rPr>
                <w:noProof w:val="0"/>
              </w:rPr>
              <w:tab/>
              <w:t>&lt;/wsdl:operation&gt;</w:t>
            </w:r>
          </w:p>
          <w:p w14:paraId="5242A6C9" w14:textId="77777777" w:rsidR="00B11855" w:rsidRPr="00621E63" w:rsidRDefault="003D003E" w:rsidP="00254205">
            <w:pPr>
              <w:pStyle w:val="TableXML"/>
              <w:rPr>
                <w:noProof w:val="0"/>
              </w:rPr>
            </w:pPr>
            <w:r w:rsidRPr="00621E63">
              <w:rPr>
                <w:noProof w:val="0"/>
              </w:rPr>
              <w:tab/>
              <w:t>&lt;/wsdl:portType&gt;</w:t>
            </w:r>
          </w:p>
          <w:p w14:paraId="62054429" w14:textId="77777777" w:rsidR="00B11855" w:rsidRPr="00621E63" w:rsidRDefault="003D003E" w:rsidP="00254205">
            <w:pPr>
              <w:pStyle w:val="TableXML"/>
              <w:rPr>
                <w:noProof w:val="0"/>
              </w:rPr>
            </w:pPr>
            <w:r w:rsidRPr="00621E63">
              <w:rPr>
                <w:noProof w:val="0"/>
              </w:rPr>
              <w:tab/>
              <w:t>&lt;wsdl:binding name="DeviceObservationConsumer_Binding_Soap12" type="tns:DeviceObservationConsumer_PortType"&gt;</w:t>
            </w:r>
          </w:p>
          <w:p w14:paraId="7F14BC3F" w14:textId="77777777" w:rsidR="00B11855" w:rsidRPr="00621E63" w:rsidRDefault="003D003E" w:rsidP="00254205">
            <w:pPr>
              <w:pStyle w:val="TableXML"/>
              <w:rPr>
                <w:noProof w:val="0"/>
              </w:rPr>
            </w:pPr>
            <w:r w:rsidRPr="00621E63">
              <w:rPr>
                <w:noProof w:val="0"/>
              </w:rPr>
              <w:tab/>
            </w:r>
            <w:r w:rsidRPr="00621E63">
              <w:rPr>
                <w:noProof w:val="0"/>
              </w:rPr>
              <w:tab/>
              <w:t>&lt;soap12:binding style="document" transport="http://schemas.xmlsoap.org/soap/http"/&gt;</w:t>
            </w:r>
          </w:p>
          <w:p w14:paraId="5986B78B" w14:textId="77777777" w:rsidR="00B11855" w:rsidRPr="00621E63" w:rsidRDefault="003D003E" w:rsidP="00254205">
            <w:pPr>
              <w:pStyle w:val="TableXML"/>
              <w:rPr>
                <w:noProof w:val="0"/>
              </w:rPr>
            </w:pPr>
            <w:r w:rsidRPr="00621E63">
              <w:rPr>
                <w:noProof w:val="0"/>
              </w:rPr>
              <w:tab/>
            </w:r>
            <w:r w:rsidRPr="00621E63">
              <w:rPr>
                <w:noProof w:val="0"/>
              </w:rPr>
              <w:tab/>
              <w:t>&lt;wsaw:UsingAddressing wsdl:required="true"/&gt;</w:t>
            </w:r>
          </w:p>
          <w:p w14:paraId="203C36AD" w14:textId="77777777" w:rsidR="00B11855" w:rsidRPr="00621E63" w:rsidRDefault="003D003E" w:rsidP="00254205">
            <w:pPr>
              <w:pStyle w:val="TableXML"/>
              <w:rPr>
                <w:noProof w:val="0"/>
              </w:rPr>
            </w:pPr>
            <w:r w:rsidRPr="00621E63">
              <w:rPr>
                <w:noProof w:val="0"/>
              </w:rPr>
              <w:tab/>
            </w:r>
            <w:r w:rsidRPr="00621E63">
              <w:rPr>
                <w:noProof w:val="0"/>
              </w:rPr>
              <w:tab/>
              <w:t>&lt;wsdl:operation name="CommunicatePCDData"&gt;</w:t>
            </w:r>
          </w:p>
          <w:p w14:paraId="410A42E5"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&lt;soap12:operation soapAction="urn:ihe:pcd:2010:CommunicatePCDData" soapActionRequired=""/&gt;</w:t>
            </w:r>
          </w:p>
          <w:p w14:paraId="41B51FEF"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&lt;wsdl:input&gt;</w:t>
            </w:r>
          </w:p>
          <w:p w14:paraId="5C96FE5F"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r>
            <w:r w:rsidRPr="00621E63">
              <w:rPr>
                <w:noProof w:val="0"/>
              </w:rPr>
              <w:tab/>
              <w:t>&lt;soap12:body use="literal"/&gt;</w:t>
            </w:r>
          </w:p>
          <w:p w14:paraId="27A96797"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&lt;/wsdl:input&gt;</w:t>
            </w:r>
          </w:p>
          <w:p w14:paraId="28F7E6F8"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&lt;wsdl:output&gt;</w:t>
            </w:r>
          </w:p>
          <w:p w14:paraId="49648D23"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r>
            <w:r w:rsidRPr="00621E63">
              <w:rPr>
                <w:noProof w:val="0"/>
              </w:rPr>
              <w:tab/>
              <w:t>&lt;soap12:body use="literal"/&gt;</w:t>
            </w:r>
          </w:p>
          <w:p w14:paraId="318757C6"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&lt;/wsdl:output&gt;</w:t>
            </w:r>
          </w:p>
          <w:p w14:paraId="303F1B86" w14:textId="77777777" w:rsidR="00B11855" w:rsidRPr="00621E63" w:rsidRDefault="003D003E" w:rsidP="00254205">
            <w:pPr>
              <w:pStyle w:val="TableXML"/>
              <w:rPr>
                <w:noProof w:val="0"/>
              </w:rPr>
            </w:pPr>
            <w:r w:rsidRPr="00621E63">
              <w:rPr>
                <w:noProof w:val="0"/>
              </w:rPr>
              <w:tab/>
            </w:r>
            <w:r w:rsidRPr="00621E63">
              <w:rPr>
                <w:noProof w:val="0"/>
              </w:rPr>
              <w:tab/>
              <w:t>&lt;/wsdl:operation&gt;</w:t>
            </w:r>
          </w:p>
          <w:p w14:paraId="000FC04C" w14:textId="77777777" w:rsidR="00B11855" w:rsidRPr="00621E63" w:rsidRDefault="003D003E" w:rsidP="00254205">
            <w:pPr>
              <w:pStyle w:val="TableXML"/>
              <w:rPr>
                <w:noProof w:val="0"/>
              </w:rPr>
            </w:pPr>
            <w:r w:rsidRPr="00621E63">
              <w:rPr>
                <w:noProof w:val="0"/>
              </w:rPr>
              <w:tab/>
              <w:t>&lt;/wsdl:binding&gt;</w:t>
            </w:r>
          </w:p>
          <w:p w14:paraId="7750C433" w14:textId="77777777" w:rsidR="00B11855" w:rsidRPr="00621E63" w:rsidRDefault="003D003E" w:rsidP="00254205">
            <w:pPr>
              <w:pStyle w:val="TableXML"/>
              <w:rPr>
                <w:noProof w:val="0"/>
              </w:rPr>
            </w:pPr>
            <w:r w:rsidRPr="00621E63">
              <w:rPr>
                <w:noProof w:val="0"/>
              </w:rPr>
              <w:tab/>
              <w:t>&lt;wsdl:service name="DeviceObservationConsumer_Service"&gt;</w:t>
            </w:r>
          </w:p>
          <w:p w14:paraId="7083D941" w14:textId="77777777" w:rsidR="00B11855" w:rsidRPr="00621E63" w:rsidRDefault="003D003E" w:rsidP="00254205">
            <w:pPr>
              <w:pStyle w:val="TableXML"/>
              <w:rPr>
                <w:noProof w:val="0"/>
              </w:rPr>
            </w:pPr>
            <w:r w:rsidRPr="00621E63">
              <w:rPr>
                <w:noProof w:val="0"/>
              </w:rPr>
              <w:tab/>
            </w:r>
            <w:r w:rsidRPr="00621E63">
              <w:rPr>
                <w:noProof w:val="0"/>
              </w:rPr>
              <w:tab/>
              <w:t>&lt;wsdl:port name="DeviceObservationConsumer_Port_Soap12" binding="tns:DeviceObservationConsumer_Binding_Soap12"&gt;</w:t>
            </w:r>
          </w:p>
          <w:p w14:paraId="0D327C7E"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&lt;soap12:address location="http://www.example.org/"/&gt;</w:t>
            </w:r>
          </w:p>
          <w:p w14:paraId="64DE9436" w14:textId="77777777" w:rsidR="00B11855" w:rsidRPr="00621E63" w:rsidRDefault="003D003E" w:rsidP="00254205">
            <w:pPr>
              <w:pStyle w:val="TableXML"/>
              <w:rPr>
                <w:noProof w:val="0"/>
              </w:rPr>
            </w:pPr>
            <w:r w:rsidRPr="00621E63">
              <w:rPr>
                <w:noProof w:val="0"/>
              </w:rPr>
              <w:tab/>
            </w:r>
            <w:r w:rsidRPr="00621E63">
              <w:rPr>
                <w:noProof w:val="0"/>
              </w:rPr>
              <w:tab/>
              <w:t>&lt;/wsdl:port&gt;</w:t>
            </w:r>
          </w:p>
          <w:p w14:paraId="49E8BC6D" w14:textId="77777777" w:rsidR="00B11855" w:rsidRPr="00621E63" w:rsidRDefault="003D003E" w:rsidP="00254205">
            <w:pPr>
              <w:pStyle w:val="TableXML"/>
              <w:rPr>
                <w:noProof w:val="0"/>
              </w:rPr>
            </w:pPr>
            <w:r w:rsidRPr="00621E63">
              <w:rPr>
                <w:noProof w:val="0"/>
              </w:rPr>
              <w:tab/>
              <w:t>&lt;/wsdl:service&gt;</w:t>
            </w:r>
          </w:p>
          <w:p w14:paraId="00916F27" w14:textId="77777777" w:rsidR="00B11855" w:rsidRPr="00621E63" w:rsidRDefault="003D003E" w:rsidP="00254205">
            <w:pPr>
              <w:pStyle w:val="TableXML"/>
              <w:rPr>
                <w:noProof w:val="0"/>
                <w:sz w:val="20"/>
              </w:rPr>
            </w:pPr>
            <w:r w:rsidRPr="00621E63">
              <w:rPr>
                <w:noProof w:val="0"/>
              </w:rPr>
              <w:t>&lt;/wsdl:definitions&gt;</w:t>
            </w:r>
          </w:p>
        </w:tc>
      </w:tr>
    </w:tbl>
    <w:p w14:paraId="53A451BE" w14:textId="77777777" w:rsidR="00E95ACC" w:rsidRPr="00621E63" w:rsidRDefault="00E95ACC" w:rsidP="005C34E8">
      <w:pPr>
        <w:pStyle w:val="BodyText"/>
      </w:pPr>
    </w:p>
    <w:p w14:paraId="61E0CEFF" w14:textId="77777777" w:rsidR="00B11855" w:rsidRPr="00621E63" w:rsidRDefault="003D003E" w:rsidP="005C34E8">
      <w:pPr>
        <w:pStyle w:val="BodyText"/>
      </w:pPr>
      <w:r w:rsidRPr="00621E63">
        <w:t xml:space="preserve">Note: the element &lt;wsaw:UsingAddressing wsdl:required="true"/&gt; is required for strict conformance to </w:t>
      </w:r>
      <w:hyperlink r:id="rId78" w:history="1">
        <w:r w:rsidRPr="00621E63">
          <w:rPr>
            <w:rStyle w:val="Hyperlink"/>
          </w:rPr>
          <w:t>IHE ITI Technical Framework Vol. 2x</w:t>
        </w:r>
      </w:hyperlink>
      <w:r w:rsidRPr="00621E63">
        <w:t>, Appendix V (and is required by IHE testing tools), but readers are warned that some web services infrastructure implementation will not use or recognize it, so it is well if feasible to be prepared to include it or not, to be prepared to deal with both situations.</w:t>
      </w:r>
    </w:p>
    <w:p w14:paraId="0871F8D6" w14:textId="77777777" w:rsidR="00B11855" w:rsidRPr="00621E63" w:rsidRDefault="00B11855" w:rsidP="005C34E8">
      <w:pPr>
        <w:pStyle w:val="BodyText"/>
      </w:pPr>
    </w:p>
    <w:tbl>
      <w:tblPr>
        <w:tblW w:w="10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70"/>
      </w:tblGrid>
      <w:tr w:rsidR="00B11855" w:rsidRPr="00621E63" w14:paraId="6ED3EBDF" w14:textId="77777777" w:rsidTr="006C0E8E">
        <w:trPr>
          <w:cantSplit/>
          <w:jc w:val="center"/>
        </w:trPr>
        <w:tc>
          <w:tcPr>
            <w:tcW w:w="10170" w:type="dxa"/>
            <w:shd w:val="clear" w:color="auto" w:fill="F2F2F2"/>
          </w:tcPr>
          <w:p w14:paraId="1763E84F" w14:textId="77777777" w:rsidR="00B11855" w:rsidRPr="00621E63" w:rsidRDefault="003D003E" w:rsidP="007822F8">
            <w:pPr>
              <w:pStyle w:val="TableEntryHeader"/>
            </w:pPr>
            <w:r w:rsidRPr="00621E63">
              <w:t>DeviceObservationConsumer.xsd</w:t>
            </w:r>
          </w:p>
        </w:tc>
      </w:tr>
      <w:tr w:rsidR="00B11855" w:rsidRPr="00621E63" w14:paraId="189E76D1" w14:textId="77777777" w:rsidTr="006C0E8E">
        <w:trPr>
          <w:cantSplit/>
          <w:jc w:val="center"/>
        </w:trPr>
        <w:tc>
          <w:tcPr>
            <w:tcW w:w="10170" w:type="dxa"/>
            <w:shd w:val="clear" w:color="auto" w:fill="auto"/>
          </w:tcPr>
          <w:p w14:paraId="530CCDA9" w14:textId="77777777" w:rsidR="00B11855" w:rsidRPr="00621E63" w:rsidRDefault="003D003E" w:rsidP="007822F8">
            <w:pPr>
              <w:pStyle w:val="TableEntry"/>
            </w:pPr>
            <w:r w:rsidRPr="00621E63">
              <w:t>&lt;?xml version="1.0" encoding="UTF-8"?&gt;</w:t>
            </w:r>
          </w:p>
          <w:p w14:paraId="2D3AABC8" w14:textId="77777777" w:rsidR="00B11855" w:rsidRPr="00621E63" w:rsidRDefault="003D003E" w:rsidP="007822F8">
            <w:pPr>
              <w:pStyle w:val="TableEntry"/>
            </w:pPr>
            <w:r w:rsidRPr="00621E63">
              <w:t>&lt;schema xmlns="http://www.w3.org/2001/XMLSchema" xmlns:tns="urn:ihe:pcd:dec:2010" targetNamespace="urn:ihe:pcd:dec:2010"&gt;</w:t>
            </w:r>
          </w:p>
          <w:p w14:paraId="3EDCD3E6" w14:textId="77777777" w:rsidR="00B11855" w:rsidRPr="00621E63" w:rsidRDefault="003D003E" w:rsidP="007822F8">
            <w:pPr>
              <w:pStyle w:val="TableEntry"/>
            </w:pPr>
            <w:r w:rsidRPr="00621E63">
              <w:tab/>
              <w:t>&lt;element name="CommunicatePCDData" type="tns:UnsolicitedObservationResult"/&gt;</w:t>
            </w:r>
          </w:p>
          <w:p w14:paraId="38B9F9E5" w14:textId="77777777" w:rsidR="00B11855" w:rsidRPr="00621E63" w:rsidRDefault="003D003E" w:rsidP="007822F8">
            <w:pPr>
              <w:pStyle w:val="TableEntry"/>
            </w:pPr>
            <w:r w:rsidRPr="00621E63">
              <w:tab/>
              <w:t>&lt;element name="CommunicatePCDDataResponse" type="tns:GeneralAckowledgement"/&gt;</w:t>
            </w:r>
          </w:p>
          <w:p w14:paraId="51B489C7" w14:textId="77777777" w:rsidR="00B11855" w:rsidRPr="00621E63" w:rsidRDefault="003D003E" w:rsidP="007822F8">
            <w:pPr>
              <w:pStyle w:val="TableEntry"/>
            </w:pPr>
            <w:r w:rsidRPr="00621E63">
              <w:tab/>
              <w:t>&lt;simpleType name="UnsolicitedObservationResult"&gt;</w:t>
            </w:r>
          </w:p>
          <w:p w14:paraId="16166AFE" w14:textId="77777777" w:rsidR="00B11855" w:rsidRPr="00621E63" w:rsidRDefault="003D003E" w:rsidP="007822F8">
            <w:pPr>
              <w:pStyle w:val="TableEntry"/>
            </w:pPr>
            <w:r w:rsidRPr="00621E63">
              <w:tab/>
            </w:r>
            <w:r w:rsidRPr="00621E63">
              <w:tab/>
              <w:t>&lt;restriction base="string"/&gt;</w:t>
            </w:r>
          </w:p>
          <w:p w14:paraId="751341A0" w14:textId="77777777" w:rsidR="00B11855" w:rsidRPr="00621E63" w:rsidRDefault="003D003E" w:rsidP="007822F8">
            <w:pPr>
              <w:pStyle w:val="TableEntry"/>
            </w:pPr>
            <w:r w:rsidRPr="00621E63">
              <w:tab/>
              <w:t>&lt;/simpleType&gt;</w:t>
            </w:r>
          </w:p>
          <w:p w14:paraId="7EC98F88" w14:textId="77777777" w:rsidR="00B11855" w:rsidRPr="00621E63" w:rsidRDefault="003D003E" w:rsidP="007822F8">
            <w:pPr>
              <w:pStyle w:val="TableEntry"/>
            </w:pPr>
            <w:r w:rsidRPr="00621E63">
              <w:tab/>
              <w:t>&lt;simpleType name="GeneralAckowledgement"&gt;</w:t>
            </w:r>
          </w:p>
          <w:p w14:paraId="159450B7" w14:textId="77777777" w:rsidR="00B11855" w:rsidRPr="00621E63" w:rsidRDefault="003D003E" w:rsidP="007822F8">
            <w:pPr>
              <w:pStyle w:val="TableEntry"/>
            </w:pPr>
            <w:r w:rsidRPr="00621E63">
              <w:tab/>
            </w:r>
            <w:r w:rsidRPr="00621E63">
              <w:tab/>
              <w:t>&lt;restriction base="string"/&gt;</w:t>
            </w:r>
          </w:p>
          <w:p w14:paraId="75E93D24" w14:textId="77777777" w:rsidR="00B11855" w:rsidRPr="00621E63" w:rsidRDefault="003D003E" w:rsidP="007822F8">
            <w:pPr>
              <w:pStyle w:val="TableEntry"/>
            </w:pPr>
            <w:r w:rsidRPr="00621E63">
              <w:tab/>
              <w:t>&lt;/simpleType&gt;</w:t>
            </w:r>
          </w:p>
          <w:p w14:paraId="0FDB84EB" w14:textId="77777777" w:rsidR="00B11855" w:rsidRPr="00621E63" w:rsidRDefault="003D003E" w:rsidP="007822F8">
            <w:pPr>
              <w:pStyle w:val="TableEntry"/>
            </w:pPr>
            <w:r w:rsidRPr="00621E63">
              <w:t>&lt;/schema&gt;</w:t>
            </w:r>
          </w:p>
          <w:p w14:paraId="7386E224" w14:textId="77777777" w:rsidR="00B11855" w:rsidRPr="00621E63" w:rsidRDefault="00B11855" w:rsidP="007822F8">
            <w:pPr>
              <w:pStyle w:val="TableEntry"/>
            </w:pPr>
          </w:p>
        </w:tc>
      </w:tr>
    </w:tbl>
    <w:p w14:paraId="1240ED98" w14:textId="5A5E3B1D" w:rsidR="00B11855" w:rsidRPr="00621E63" w:rsidRDefault="00CE1CA8" w:rsidP="00CE1CA8">
      <w:pPr>
        <w:pStyle w:val="Heading2"/>
        <w:numPr>
          <w:ilvl w:val="0"/>
          <w:numId w:val="0"/>
        </w:numPr>
        <w:rPr>
          <w:noProof w:val="0"/>
        </w:rPr>
        <w:pPrChange w:id="2627" w:author="Mary Jungers" w:date="2019-11-13T19:14:00Z">
          <w:pPr>
            <w:pStyle w:val="AppendixHeading2"/>
          </w:pPr>
        </w:pPrChange>
      </w:pPr>
      <w:bookmarkStart w:id="2628" w:name="_Toc431232329"/>
      <w:bookmarkStart w:id="2629" w:name="_Toc431237309"/>
      <w:bookmarkStart w:id="2630" w:name="_Toc431238476"/>
      <w:bookmarkStart w:id="2631" w:name="_Toc431288212"/>
      <w:bookmarkStart w:id="2632" w:name="_Toc432168206"/>
      <w:bookmarkStart w:id="2633" w:name="_Toc432421327"/>
      <w:bookmarkStart w:id="2634" w:name="_Toc432515003"/>
      <w:bookmarkStart w:id="2635" w:name="_Toc432516278"/>
      <w:bookmarkStart w:id="2636" w:name="_Toc401769902"/>
      <w:bookmarkStart w:id="2637" w:name="_Toc24650563"/>
      <w:bookmarkEnd w:id="2628"/>
      <w:bookmarkEnd w:id="2629"/>
      <w:bookmarkEnd w:id="2630"/>
      <w:bookmarkEnd w:id="2631"/>
      <w:bookmarkEnd w:id="2632"/>
      <w:bookmarkEnd w:id="2633"/>
      <w:bookmarkEnd w:id="2634"/>
      <w:bookmarkEnd w:id="2635"/>
      <w:ins w:id="2638" w:author="Mary Jungers" w:date="2019-11-13T19:14:00Z">
        <w:r w:rsidRPr="00621E63">
          <w:rPr>
            <w:noProof w:val="0"/>
          </w:rPr>
          <w:lastRenderedPageBreak/>
          <w:t xml:space="preserve">J.2 </w:t>
        </w:r>
      </w:ins>
      <w:r w:rsidR="003D003E" w:rsidRPr="00621E63">
        <w:rPr>
          <w:noProof w:val="0"/>
        </w:rPr>
        <w:t>Sample PCD-01 message and response</w:t>
      </w:r>
      <w:bookmarkEnd w:id="2636"/>
      <w:bookmarkEnd w:id="2637"/>
    </w:p>
    <w:p w14:paraId="5FE7A680" w14:textId="77777777" w:rsidR="00B11855" w:rsidRPr="00621E63" w:rsidRDefault="003D003E" w:rsidP="00B86F03">
      <w:pPr>
        <w:pStyle w:val="BodyText"/>
      </w:pPr>
      <w:r w:rsidRPr="00621E63">
        <w:t xml:space="preserve">In addition to the WSDL-related rules found in Appendix V of the </w:t>
      </w:r>
      <w:hyperlink r:id="rId79" w:history="1">
        <w:r w:rsidRPr="00621E63">
          <w:rPr>
            <w:rStyle w:val="Hyperlink"/>
          </w:rPr>
          <w:t>IHE ITI Technical Framework Volume 2</w:t>
        </w:r>
        <w:r w:rsidR="003C0409" w:rsidRPr="00621E63">
          <w:rPr>
            <w:rStyle w:val="Hyperlink"/>
          </w:rPr>
          <w:t>x</w:t>
        </w:r>
      </w:hyperlink>
      <w:r w:rsidRPr="00621E63">
        <w:t>, the framework contains a number of conformance constraints for web service consumers and providers. These rules were developed to improve IHE-related web service interoperability and PCD implementations using web services are required to comply.</w:t>
      </w:r>
    </w:p>
    <w:p w14:paraId="54EB64E0" w14:textId="4677307B" w:rsidR="00B11855" w:rsidRPr="00621E63" w:rsidRDefault="003D003E" w:rsidP="00B86F03">
      <w:pPr>
        <w:pStyle w:val="BodyText"/>
      </w:pPr>
      <w:r w:rsidRPr="00621E63">
        <w:t xml:space="preserve">Note that the contents of the urn:ihe:pcd:dec:2010:CommunicatePCDData element must contain the entire contents of a valid </w:t>
      </w:r>
      <w:r w:rsidR="00647994" w:rsidRPr="00621E63">
        <w:t>PCD-01</w:t>
      </w:r>
      <w:r w:rsidRPr="00621E63">
        <w:t xml:space="preserve"> Observation Result message. However, based on the character restrictions of XML and web services, there are a number of characters that cannot be used in their literal form (see </w:t>
      </w:r>
      <w:hyperlink r:id="rId80" w:history="1">
        <w:r w:rsidRPr="00621E63">
          <w:rPr>
            <w:color w:val="0000FF"/>
            <w:u w:val="single" w:color="0000FF"/>
          </w:rPr>
          <w:t>http://www.w3.org/International/questions/qa-controls#support</w:t>
        </w:r>
      </w:hyperlink>
      <w:r w:rsidRPr="00621E63">
        <w:t xml:space="preserve"> for more information).</w:t>
      </w:r>
    </w:p>
    <w:p w14:paraId="6589C030" w14:textId="77777777" w:rsidR="00B11855" w:rsidRPr="00621E63" w:rsidRDefault="003D003E" w:rsidP="00B86F03">
      <w:pPr>
        <w:pStyle w:val="BodyText"/>
      </w:pPr>
      <w:r w:rsidRPr="00621E63">
        <w:t>Restricted characters, such as "&amp;” and "&lt;cr&gt;", must be escaped using XML predefined character entity references wherever possible (e.g., &amp;amp;). For restricted characters that have no predefined character entity references, a numeric character references should be used instead (e.g., &amp;#d;). Messages containing characters which are prohibited from use in XML in both literal and escaped format are prohibited from being sent using the WS* transport profile.</w:t>
      </w:r>
    </w:p>
    <w:p w14:paraId="709ED0F8" w14:textId="77777777" w:rsidR="00B11855" w:rsidRPr="00621E63" w:rsidRDefault="003D003E" w:rsidP="00B86F03">
      <w:pPr>
        <w:pStyle w:val="BodyText"/>
      </w:pPr>
      <w:r w:rsidRPr="00621E63">
        <w:t xml:space="preserve">For a complete list of excluded characters, please see the XML specification at </w:t>
      </w:r>
      <w:hyperlink r:id="rId81" w:history="1">
        <w:r w:rsidRPr="00621E63">
          <w:rPr>
            <w:color w:val="0000FF"/>
            <w:u w:val="single" w:color="0000FF"/>
          </w:rPr>
          <w:t>http://www.w3.org/TR/xml/#syntax</w:t>
        </w:r>
      </w:hyperlink>
    </w:p>
    <w:p w14:paraId="17C3AAA4" w14:textId="77777777" w:rsidR="00B11855" w:rsidRPr="00621E63" w:rsidRDefault="003D003E" w:rsidP="00C10546">
      <w:pPr>
        <w:pStyle w:val="BodyText"/>
      </w:pPr>
      <w:r w:rsidRPr="00621E63">
        <w:br w:type="page"/>
      </w:r>
      <w:r w:rsidRPr="00621E63">
        <w:lastRenderedPageBreak/>
        <w:t>Examples of a Communicate PCD Data message «CommunicatePCDData.xml» and a typical response «CommunicatePCDDataResponse.xml» are shown below (informative).</w:t>
      </w:r>
    </w:p>
    <w:p w14:paraId="48760276" w14:textId="77777777" w:rsidR="00B11855" w:rsidRPr="00621E63" w:rsidRDefault="00B11855" w:rsidP="00B86F03">
      <w:pPr>
        <w:pStyle w:val="BodyText"/>
      </w:pPr>
    </w:p>
    <w:tbl>
      <w:tblPr>
        <w:tblW w:w="10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70"/>
      </w:tblGrid>
      <w:tr w:rsidR="00B11855" w:rsidRPr="00621E63" w14:paraId="7E6E987C" w14:textId="77777777" w:rsidTr="006C0E8E">
        <w:trPr>
          <w:cantSplit/>
          <w:jc w:val="center"/>
        </w:trPr>
        <w:tc>
          <w:tcPr>
            <w:tcW w:w="10170" w:type="dxa"/>
            <w:shd w:val="clear" w:color="auto" w:fill="F2F2F2"/>
          </w:tcPr>
          <w:p w14:paraId="72493B23" w14:textId="77777777" w:rsidR="00B11855" w:rsidRPr="00621E63" w:rsidRDefault="003D003E" w:rsidP="00B86F03">
            <w:pPr>
              <w:pStyle w:val="TableEntryHeader"/>
            </w:pPr>
            <w:r w:rsidRPr="00621E63">
              <w:t>CommunicatePCDData.xml</w:t>
            </w:r>
          </w:p>
        </w:tc>
      </w:tr>
      <w:tr w:rsidR="00B11855" w:rsidRPr="00621E63" w14:paraId="4B13D1BC" w14:textId="77777777" w:rsidTr="006C0E8E">
        <w:trPr>
          <w:cantSplit/>
          <w:jc w:val="center"/>
        </w:trPr>
        <w:tc>
          <w:tcPr>
            <w:tcW w:w="10170" w:type="dxa"/>
            <w:shd w:val="clear" w:color="auto" w:fill="auto"/>
          </w:tcPr>
          <w:p w14:paraId="73DCC71A" w14:textId="77777777" w:rsidR="00B11855" w:rsidRPr="00621E63" w:rsidRDefault="003D003E" w:rsidP="00B07DBC">
            <w:pPr>
              <w:pStyle w:val="TableXML"/>
              <w:rPr>
                <w:noProof w:val="0"/>
              </w:rPr>
            </w:pPr>
            <w:r w:rsidRPr="00621E63">
              <w:rPr>
                <w:noProof w:val="0"/>
              </w:rPr>
              <w:t>&lt;?xml version="1.0" encoding="UTF-8"?&gt;</w:t>
            </w:r>
          </w:p>
          <w:p w14:paraId="77CF2C99" w14:textId="77777777" w:rsidR="00B11855" w:rsidRPr="00621E63" w:rsidRDefault="003D003E" w:rsidP="00B07DBC">
            <w:pPr>
              <w:pStyle w:val="TableXML"/>
              <w:rPr>
                <w:noProof w:val="0"/>
              </w:rPr>
            </w:pPr>
            <w:r w:rsidRPr="00621E63">
              <w:rPr>
                <w:noProof w:val="0"/>
              </w:rPr>
              <w:t>&lt;soapenv:Envelope xmlns:soapenv="http://www.w3.org/2003/05/soap-envelope"&gt;</w:t>
            </w:r>
          </w:p>
          <w:p w14:paraId="61EEE909" w14:textId="77777777" w:rsidR="00B11855" w:rsidRPr="00621E63" w:rsidRDefault="003D003E" w:rsidP="00B07DBC">
            <w:pPr>
              <w:pStyle w:val="TableXML"/>
              <w:rPr>
                <w:noProof w:val="0"/>
              </w:rPr>
            </w:pPr>
            <w:r w:rsidRPr="00621E63">
              <w:rPr>
                <w:noProof w:val="0"/>
              </w:rPr>
              <w:tab/>
              <w:t>&lt;soapenv:Header xmlns:wsa="http://www.w3.org/2005/08/addressing"&gt;</w:t>
            </w:r>
          </w:p>
          <w:p w14:paraId="256ED710" w14:textId="77777777" w:rsidR="00B11855" w:rsidRPr="00621E63" w:rsidRDefault="003D003E" w:rsidP="00B07DBC">
            <w:pPr>
              <w:pStyle w:val="TableXML"/>
              <w:rPr>
                <w:noProof w:val="0"/>
              </w:rPr>
            </w:pPr>
            <w:r w:rsidRPr="00621E63">
              <w:rPr>
                <w:noProof w:val="0"/>
              </w:rPr>
              <w:tab/>
            </w:r>
            <w:r w:rsidRPr="00621E63">
              <w:rPr>
                <w:noProof w:val="0"/>
              </w:rPr>
              <w:tab/>
              <w:t>&lt;wsa:To soapenv:mustUnderstand="true"&gt;</w:t>
            </w:r>
          </w:p>
          <w:p w14:paraId="283D3DA8" w14:textId="77777777" w:rsidR="00B11855" w:rsidRPr="00621E63" w:rsidRDefault="003D003E" w:rsidP="00B07DBC">
            <w:pPr>
              <w:pStyle w:val="TableXML"/>
              <w:rPr>
                <w:noProof w:val="0"/>
              </w:rPr>
            </w:pPr>
            <w:r w:rsidRPr="00621E63">
              <w:rPr>
                <w:noProof w:val="0"/>
              </w:rPr>
              <w:t>http://localhost:9097/org.openhealthtools.stepstone.backend.gateway/DeviceObservationConsumer_Service</w:t>
            </w:r>
          </w:p>
          <w:p w14:paraId="50731C63" w14:textId="77777777" w:rsidR="00B11855" w:rsidRPr="00621E63" w:rsidRDefault="003D003E" w:rsidP="00B07DBC">
            <w:pPr>
              <w:pStyle w:val="TableXML"/>
              <w:rPr>
                <w:noProof w:val="0"/>
              </w:rPr>
            </w:pPr>
            <w:r w:rsidRPr="00621E63">
              <w:rPr>
                <w:noProof w:val="0"/>
              </w:rPr>
              <w:tab/>
            </w:r>
            <w:r w:rsidRPr="00621E63">
              <w:rPr>
                <w:noProof w:val="0"/>
              </w:rPr>
              <w:tab/>
              <w:t>&lt;/wsa:To&gt;</w:t>
            </w:r>
          </w:p>
          <w:p w14:paraId="6B14F14E" w14:textId="77777777" w:rsidR="00B11855" w:rsidRPr="00621E63" w:rsidRDefault="003D003E" w:rsidP="00B07DBC">
            <w:pPr>
              <w:pStyle w:val="TableXML"/>
              <w:rPr>
                <w:noProof w:val="0"/>
              </w:rPr>
            </w:pPr>
            <w:r w:rsidRPr="00621E63">
              <w:rPr>
                <w:noProof w:val="0"/>
              </w:rPr>
              <w:tab/>
            </w:r>
            <w:r w:rsidRPr="00621E63">
              <w:rPr>
                <w:noProof w:val="0"/>
              </w:rPr>
              <w:tab/>
              <w:t>&lt;wsa:From soapenv:mustUnderstand="true"&gt;</w:t>
            </w:r>
          </w:p>
          <w:p w14:paraId="1D7A3A65"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&lt;wsa:Address&gt;</w:t>
            </w:r>
          </w:p>
          <w:p w14:paraId="751EEE4F" w14:textId="77777777" w:rsidR="00B11855" w:rsidRPr="00621E63" w:rsidRDefault="003D003E" w:rsidP="00B07DBC">
            <w:pPr>
              <w:pStyle w:val="TableXML"/>
              <w:rPr>
                <w:noProof w:val="0"/>
              </w:rPr>
            </w:pPr>
            <w:r w:rsidRPr="00621E63">
              <w:rPr>
                <w:noProof w:val="0"/>
              </w:rPr>
              <w:t>http://www.w3.org/2005/08/addressing/anonymous</w:t>
            </w:r>
          </w:p>
          <w:p w14:paraId="3EA940B0" w14:textId="77777777" w:rsidR="00B11855" w:rsidRPr="00621E63" w:rsidRDefault="003D003E" w:rsidP="00B07DBC">
            <w:pPr>
              <w:pStyle w:val="TableXML"/>
              <w:rPr>
                <w:noProof w:val="0"/>
              </w:rPr>
            </w:pPr>
            <w:r w:rsidRPr="00621E63">
              <w:rPr>
                <w:noProof w:val="0"/>
              </w:rPr>
              <w:t>&lt;/wsa:Address&gt;</w:t>
            </w:r>
          </w:p>
          <w:p w14:paraId="7E2380AB" w14:textId="77777777" w:rsidR="00B11855" w:rsidRPr="00621E63" w:rsidRDefault="003D003E" w:rsidP="00B07DBC">
            <w:pPr>
              <w:pStyle w:val="TableXML"/>
              <w:rPr>
                <w:noProof w:val="0"/>
              </w:rPr>
            </w:pPr>
            <w:r w:rsidRPr="00621E63">
              <w:rPr>
                <w:noProof w:val="0"/>
              </w:rPr>
              <w:tab/>
            </w:r>
            <w:r w:rsidRPr="00621E63">
              <w:rPr>
                <w:noProof w:val="0"/>
              </w:rPr>
              <w:tab/>
              <w:t>&lt;/wsa:From&gt;</w:t>
            </w:r>
          </w:p>
          <w:p w14:paraId="330C0D11" w14:textId="77777777" w:rsidR="00B11855" w:rsidRPr="00621E63" w:rsidRDefault="003D003E" w:rsidP="00B07DBC">
            <w:pPr>
              <w:pStyle w:val="TableXML"/>
              <w:rPr>
                <w:noProof w:val="0"/>
              </w:rPr>
            </w:pPr>
            <w:r w:rsidRPr="00621E63">
              <w:rPr>
                <w:noProof w:val="0"/>
              </w:rPr>
              <w:tab/>
            </w:r>
            <w:r w:rsidRPr="00621E63">
              <w:rPr>
                <w:noProof w:val="0"/>
              </w:rPr>
              <w:tab/>
              <w:t>&lt;wsa:MessageID soapenv:mustUnderstand="true"&gt;</w:t>
            </w:r>
          </w:p>
          <w:p w14:paraId="705E2335"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urn:uuid:A52590343911955D1A1251497585530</w:t>
            </w:r>
          </w:p>
          <w:p w14:paraId="6679A6E1" w14:textId="77777777" w:rsidR="00B11855" w:rsidRPr="00621E63" w:rsidRDefault="003D003E" w:rsidP="00B07DBC">
            <w:pPr>
              <w:pStyle w:val="TableXML"/>
              <w:rPr>
                <w:noProof w:val="0"/>
              </w:rPr>
            </w:pPr>
            <w:r w:rsidRPr="00621E63">
              <w:rPr>
                <w:noProof w:val="0"/>
              </w:rPr>
              <w:t>&lt;/wsa:MessageID&gt;</w:t>
            </w:r>
          </w:p>
          <w:p w14:paraId="6404050A" w14:textId="77777777" w:rsidR="00B11855" w:rsidRPr="00621E63" w:rsidRDefault="003D003E" w:rsidP="00B07DBC">
            <w:pPr>
              <w:pStyle w:val="TableXML"/>
              <w:rPr>
                <w:noProof w:val="0"/>
              </w:rPr>
            </w:pPr>
            <w:r w:rsidRPr="00621E63">
              <w:rPr>
                <w:noProof w:val="0"/>
              </w:rPr>
              <w:tab/>
            </w:r>
            <w:r w:rsidRPr="00621E63">
              <w:rPr>
                <w:noProof w:val="0"/>
              </w:rPr>
              <w:tab/>
              <w:t>&lt;wsa:Action soapenv:mustUnderstand="true"&gt;</w:t>
            </w:r>
          </w:p>
          <w:p w14:paraId="094241C7"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urn:ihe:pcd:2010:CommunicatePCDData</w:t>
            </w:r>
          </w:p>
          <w:p w14:paraId="4DE22D68" w14:textId="77777777" w:rsidR="00B11855" w:rsidRPr="00621E63" w:rsidRDefault="003D003E" w:rsidP="00B07DBC">
            <w:pPr>
              <w:pStyle w:val="TableXML"/>
              <w:rPr>
                <w:noProof w:val="0"/>
              </w:rPr>
            </w:pPr>
            <w:r w:rsidRPr="00621E63">
              <w:rPr>
                <w:noProof w:val="0"/>
              </w:rPr>
              <w:t>&lt;/wsa:Action&gt;</w:t>
            </w:r>
          </w:p>
          <w:p w14:paraId="78F4DEDF" w14:textId="77777777" w:rsidR="00B11855" w:rsidRPr="00621E63" w:rsidRDefault="003D003E" w:rsidP="00B07DBC">
            <w:pPr>
              <w:pStyle w:val="TableXML"/>
              <w:rPr>
                <w:noProof w:val="0"/>
              </w:rPr>
            </w:pPr>
            <w:r w:rsidRPr="00621E63">
              <w:rPr>
                <w:noProof w:val="0"/>
              </w:rPr>
              <w:tab/>
              <w:t>&lt;/soapenv:Header&gt;</w:t>
            </w:r>
          </w:p>
          <w:p w14:paraId="65170706" w14:textId="77777777" w:rsidR="00B11855" w:rsidRPr="00621E63" w:rsidRDefault="003D003E" w:rsidP="00B07DBC">
            <w:pPr>
              <w:pStyle w:val="TableXML"/>
              <w:rPr>
                <w:noProof w:val="0"/>
              </w:rPr>
            </w:pPr>
            <w:r w:rsidRPr="00621E63">
              <w:rPr>
                <w:noProof w:val="0"/>
              </w:rPr>
              <w:tab/>
              <w:t>&lt;soapenv:Body&gt;</w:t>
            </w:r>
          </w:p>
          <w:p w14:paraId="3F754E51" w14:textId="77777777" w:rsidR="00B11855" w:rsidRPr="00621E63" w:rsidRDefault="003D003E" w:rsidP="00B07DBC">
            <w:pPr>
              <w:pStyle w:val="TableXML"/>
              <w:rPr>
                <w:noProof w:val="0"/>
              </w:rPr>
            </w:pPr>
            <w:r w:rsidRPr="00621E63">
              <w:rPr>
                <w:noProof w:val="0"/>
              </w:rPr>
              <w:tab/>
            </w:r>
            <w:r w:rsidRPr="00621E63">
              <w:rPr>
                <w:noProof w:val="0"/>
              </w:rPr>
              <w:tab/>
              <w:t>&lt;CommunicatePCDData xmlns="urn:ihe:pcd:dec:2010"&gt;</w:t>
            </w:r>
          </w:p>
          <w:p w14:paraId="124A4ACD" w14:textId="77777777" w:rsidR="00B11855" w:rsidRPr="00621E63" w:rsidRDefault="003D003E" w:rsidP="00B07DBC">
            <w:pPr>
              <w:pStyle w:val="TableXML"/>
              <w:rPr>
                <w:noProof w:val="0"/>
              </w:rPr>
            </w:pPr>
            <w:r w:rsidRPr="00621E63">
              <w:rPr>
                <w:noProof w:val="0"/>
              </w:rPr>
              <w:t>MSH|^~\&amp;amp;|AcmeInc^ACDE48234567ABCD^EUI-64||||20090713090030+0500||ORU^R01^ORU_R01|MSGID1234|P|2.6|||NE|AL|||||IHE PCD ORU-R01 2006^HL7^2.16.840.1.113883.9.n.m^HL7&amp;#xD;</w:t>
            </w:r>
          </w:p>
          <w:p w14:paraId="472457FD" w14:textId="77777777" w:rsidR="00B11855" w:rsidRPr="00621E63" w:rsidRDefault="003D003E" w:rsidP="00B07DBC">
            <w:pPr>
              <w:pStyle w:val="TableXML"/>
              <w:rPr>
                <w:noProof w:val="0"/>
              </w:rPr>
            </w:pPr>
            <w:r w:rsidRPr="00621E63">
              <w:rPr>
                <w:noProof w:val="0"/>
              </w:rPr>
              <w:t>PID|||789567^^^Imaginary Hospital^PI||Doe^John^Joseph^^^^L^A|||M&amp;#xD;</w:t>
            </w:r>
          </w:p>
          <w:p w14:paraId="5850639E" w14:textId="77777777" w:rsidR="00B11855" w:rsidRPr="00621E63" w:rsidRDefault="003D003E" w:rsidP="00B07DBC">
            <w:pPr>
              <w:pStyle w:val="TableXML"/>
              <w:rPr>
                <w:noProof w:val="0"/>
              </w:rPr>
            </w:pPr>
            <w:r w:rsidRPr="00621E63">
              <w:rPr>
                <w:noProof w:val="0"/>
              </w:rPr>
              <w:t>OBR|1|AB12345^AcmeAHDInc^ACDE48234567ABCD^EUI-64|CD12345^AcmeAHDInc^ACDE48234567ABCD^EUI-64|528391^MDC_DEV_SPEC_PROFILE_BP^MDC|||20090813095715+0500&amp;#xD;</w:t>
            </w:r>
          </w:p>
          <w:p w14:paraId="1F0A9505" w14:textId="77777777" w:rsidR="00B11855" w:rsidRPr="00621E63" w:rsidRDefault="003D003E" w:rsidP="00B07DBC">
            <w:pPr>
              <w:pStyle w:val="TableXML"/>
              <w:rPr>
                <w:noProof w:val="0"/>
              </w:rPr>
            </w:pPr>
            <w:r w:rsidRPr="00621E63">
              <w:rPr>
                <w:noProof w:val="0"/>
              </w:rPr>
              <w:t>OBX|1||528391^MDC_DEV_SPEC_PROFILE_BP^MDC|1|||||||R|||||||0123456789ABCDEF^EUI-64&amp;#xD;</w:t>
            </w:r>
          </w:p>
          <w:p w14:paraId="74039484" w14:textId="77777777" w:rsidR="00B11855" w:rsidRPr="00621E63" w:rsidRDefault="003D003E" w:rsidP="00B07DBC">
            <w:pPr>
              <w:pStyle w:val="TableXML"/>
              <w:rPr>
                <w:noProof w:val="0"/>
              </w:rPr>
            </w:pPr>
            <w:r w:rsidRPr="00621E63">
              <w:rPr>
                <w:noProof w:val="0"/>
              </w:rPr>
              <w:t>OBX|2||150020^MDC_PRESS_BLD_NONINV^MDC|1.0.1||||||R|||20090813095715+0500&amp;#xD;</w:t>
            </w:r>
          </w:p>
          <w:p w14:paraId="48657288" w14:textId="77777777" w:rsidR="00B11855" w:rsidRPr="00621E63" w:rsidRDefault="003D003E" w:rsidP="00B07DBC">
            <w:pPr>
              <w:pStyle w:val="TableXML"/>
              <w:rPr>
                <w:noProof w:val="0"/>
              </w:rPr>
            </w:pPr>
            <w:r w:rsidRPr="00621E63">
              <w:rPr>
                <w:noProof w:val="0"/>
              </w:rPr>
              <w:t>OBX|3|NM|150021^MDC_PRESS_BLD_NONINV_SYS^MDC|1.0.1.1|120|266016^MDC_DIM_MMHG^MDC||||R&amp;#xD;</w:t>
            </w:r>
          </w:p>
          <w:p w14:paraId="76E79881" w14:textId="77777777" w:rsidR="00B11855" w:rsidRPr="00621E63" w:rsidRDefault="003D003E" w:rsidP="00B07DBC">
            <w:pPr>
              <w:pStyle w:val="TableXML"/>
              <w:rPr>
                <w:noProof w:val="0"/>
              </w:rPr>
            </w:pPr>
            <w:r w:rsidRPr="00621E63">
              <w:rPr>
                <w:noProof w:val="0"/>
              </w:rPr>
              <w:t>OBX|4|NM|150022^MDC_PRESS_BLD_NONINV_DIA^MDC|1.0.1.2|80|266016^MDC_DIM_MMHG^MDC||||R&amp;#xD;</w:t>
            </w:r>
          </w:p>
          <w:p w14:paraId="2DD2898C" w14:textId="77777777" w:rsidR="00B11855" w:rsidRPr="00621E63" w:rsidRDefault="003D003E" w:rsidP="00B07DBC">
            <w:pPr>
              <w:pStyle w:val="TableXML"/>
              <w:rPr>
                <w:noProof w:val="0"/>
              </w:rPr>
            </w:pPr>
            <w:r w:rsidRPr="00621E63">
              <w:rPr>
                <w:noProof w:val="0"/>
              </w:rPr>
              <w:t>OBX|5|NM|150023^MDC_PRESS_BLD_NONINV_MEAN^MDC|1.0.1.3|100|266016^MDC_DIM_MMHG^MDC||||R&amp;#xD;</w:t>
            </w:r>
          </w:p>
          <w:p w14:paraId="00F37CEE" w14:textId="77777777" w:rsidR="00B11855" w:rsidRPr="00621E63" w:rsidRDefault="003D003E" w:rsidP="00B07DBC">
            <w:pPr>
              <w:pStyle w:val="TableXML"/>
              <w:rPr>
                <w:noProof w:val="0"/>
              </w:rPr>
            </w:pPr>
            <w:r w:rsidRPr="00621E63">
              <w:rPr>
                <w:noProof w:val="0"/>
              </w:rPr>
              <w:tab/>
            </w:r>
            <w:r w:rsidRPr="00621E63">
              <w:rPr>
                <w:noProof w:val="0"/>
              </w:rPr>
              <w:tab/>
              <w:t>&lt;/CommunicatePCDData&gt;</w:t>
            </w:r>
          </w:p>
          <w:p w14:paraId="180C6B5D" w14:textId="77777777" w:rsidR="00B11855" w:rsidRPr="00621E63" w:rsidRDefault="003D003E" w:rsidP="00B07DBC">
            <w:pPr>
              <w:pStyle w:val="TableXML"/>
              <w:rPr>
                <w:noProof w:val="0"/>
              </w:rPr>
            </w:pPr>
            <w:r w:rsidRPr="00621E63">
              <w:rPr>
                <w:noProof w:val="0"/>
              </w:rPr>
              <w:tab/>
              <w:t>&lt;/soapenv:Body&gt;</w:t>
            </w:r>
          </w:p>
          <w:p w14:paraId="2F7F8B68" w14:textId="77777777" w:rsidR="00B11855" w:rsidRPr="00621E63" w:rsidRDefault="003D003E" w:rsidP="00B07DBC">
            <w:pPr>
              <w:pStyle w:val="TableXML"/>
              <w:rPr>
                <w:noProof w:val="0"/>
                <w:sz w:val="20"/>
              </w:rPr>
            </w:pPr>
            <w:r w:rsidRPr="00621E63">
              <w:rPr>
                <w:noProof w:val="0"/>
              </w:rPr>
              <w:t>&lt;/soapenv:Envelope&gt;</w:t>
            </w:r>
          </w:p>
        </w:tc>
      </w:tr>
    </w:tbl>
    <w:p w14:paraId="5261FD4A" w14:textId="77777777" w:rsidR="00B11855" w:rsidRPr="00621E63" w:rsidRDefault="00B11855" w:rsidP="00EE391A">
      <w:pPr>
        <w:pStyle w:val="BodyText"/>
      </w:pPr>
    </w:p>
    <w:p w14:paraId="6D8F7B18" w14:textId="77777777" w:rsidR="00264692" w:rsidRPr="00621E63" w:rsidRDefault="00264692" w:rsidP="00EE391A">
      <w:pPr>
        <w:pStyle w:val="BodyText"/>
      </w:pPr>
    </w:p>
    <w:p w14:paraId="143ED5E7" w14:textId="77777777" w:rsidR="00E95ACC" w:rsidRPr="00621E63" w:rsidRDefault="00E95ACC" w:rsidP="00EE391A">
      <w:pPr>
        <w:pStyle w:val="BodyText"/>
      </w:pPr>
    </w:p>
    <w:p w14:paraId="49A0C679" w14:textId="77777777" w:rsidR="00E95ACC" w:rsidRPr="00621E63" w:rsidRDefault="00E95ACC" w:rsidP="00EE391A">
      <w:pPr>
        <w:pStyle w:val="BodyText"/>
      </w:pPr>
    </w:p>
    <w:p w14:paraId="37EAFBB4" w14:textId="77777777" w:rsidR="00E95ACC" w:rsidRPr="00621E63" w:rsidRDefault="00E95ACC" w:rsidP="00EE391A">
      <w:pPr>
        <w:pStyle w:val="BodyText"/>
      </w:pPr>
    </w:p>
    <w:tbl>
      <w:tblPr>
        <w:tblW w:w="102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260"/>
      </w:tblGrid>
      <w:tr w:rsidR="00B11855" w:rsidRPr="00621E63" w14:paraId="4BCE0D0C" w14:textId="77777777" w:rsidTr="006C0E8E">
        <w:trPr>
          <w:cantSplit/>
          <w:jc w:val="center"/>
        </w:trPr>
        <w:tc>
          <w:tcPr>
            <w:tcW w:w="10260" w:type="dxa"/>
            <w:shd w:val="clear" w:color="auto" w:fill="F2F2F2"/>
          </w:tcPr>
          <w:p w14:paraId="0AD295EB" w14:textId="77777777" w:rsidR="00B11855" w:rsidRPr="00621E63" w:rsidRDefault="003D003E" w:rsidP="00863A9A">
            <w:pPr>
              <w:pStyle w:val="TableEntryHeader"/>
            </w:pPr>
            <w:r w:rsidRPr="00621E63">
              <w:lastRenderedPageBreak/>
              <w:t>CommunicatePCDDataResponse.xml</w:t>
            </w:r>
          </w:p>
        </w:tc>
      </w:tr>
      <w:tr w:rsidR="00B11855" w:rsidRPr="00621E63" w14:paraId="1A1BB8C8" w14:textId="77777777" w:rsidTr="006C0E8E">
        <w:trPr>
          <w:cantSplit/>
          <w:jc w:val="center"/>
        </w:trPr>
        <w:tc>
          <w:tcPr>
            <w:tcW w:w="10260" w:type="dxa"/>
            <w:shd w:val="clear" w:color="auto" w:fill="auto"/>
          </w:tcPr>
          <w:p w14:paraId="3AD7536F" w14:textId="77777777" w:rsidR="00B11855" w:rsidRPr="00621E63" w:rsidRDefault="003D003E" w:rsidP="00B07DBC">
            <w:pPr>
              <w:pStyle w:val="TableXML"/>
              <w:rPr>
                <w:noProof w:val="0"/>
              </w:rPr>
            </w:pPr>
            <w:r w:rsidRPr="00621E63">
              <w:rPr>
                <w:noProof w:val="0"/>
              </w:rPr>
              <w:t>&lt;?xml version="1.0" encoding="UTF-8"?&gt;</w:t>
            </w:r>
          </w:p>
          <w:p w14:paraId="71A8AD80" w14:textId="77777777" w:rsidR="00B11855" w:rsidRPr="00621E63" w:rsidRDefault="003D003E" w:rsidP="00B07DBC">
            <w:pPr>
              <w:pStyle w:val="TableXML"/>
              <w:rPr>
                <w:noProof w:val="0"/>
              </w:rPr>
            </w:pPr>
            <w:r w:rsidRPr="00621E63">
              <w:rPr>
                <w:noProof w:val="0"/>
              </w:rPr>
              <w:t>&lt;soapenv:Envelope xmlns:soapenv="http://www.w3.org/2003/05/soap-envelope"&gt;</w:t>
            </w:r>
          </w:p>
          <w:p w14:paraId="6F150215" w14:textId="77777777" w:rsidR="00B11855" w:rsidRPr="00621E63" w:rsidRDefault="003D003E" w:rsidP="00B07DBC">
            <w:pPr>
              <w:pStyle w:val="TableXML"/>
              <w:rPr>
                <w:noProof w:val="0"/>
              </w:rPr>
            </w:pPr>
            <w:r w:rsidRPr="00621E63">
              <w:rPr>
                <w:noProof w:val="0"/>
              </w:rPr>
              <w:tab/>
              <w:t>&lt;soapenv:Header xmlns:wsa="http://www.w3.org/2005/08/addressing"&gt;</w:t>
            </w:r>
          </w:p>
          <w:p w14:paraId="13FDBFC4" w14:textId="77777777" w:rsidR="00B11855" w:rsidRPr="00621E63" w:rsidRDefault="003D003E" w:rsidP="00B07DBC">
            <w:pPr>
              <w:pStyle w:val="TableXML"/>
              <w:rPr>
                <w:noProof w:val="0"/>
              </w:rPr>
            </w:pPr>
            <w:r w:rsidRPr="00621E63">
              <w:rPr>
                <w:noProof w:val="0"/>
              </w:rPr>
              <w:tab/>
            </w:r>
            <w:r w:rsidRPr="00621E63">
              <w:rPr>
                <w:noProof w:val="0"/>
              </w:rPr>
              <w:tab/>
              <w:t>&lt;wsa:Action&gt;</w:t>
            </w:r>
          </w:p>
          <w:p w14:paraId="08B2777B" w14:textId="77777777" w:rsidR="00B11855" w:rsidRPr="00621E63" w:rsidRDefault="003D003E" w:rsidP="00B07DBC">
            <w:pPr>
              <w:pStyle w:val="TableXML"/>
              <w:rPr>
                <w:noProof w:val="0"/>
              </w:rPr>
            </w:pPr>
            <w:r w:rsidRPr="00621E63">
              <w:rPr>
                <w:noProof w:val="0"/>
              </w:rPr>
              <w:t>urn:ihe:pcd:2010:CommunicatePCDDataResponse</w:t>
            </w:r>
          </w:p>
          <w:p w14:paraId="419E62C7" w14:textId="77777777" w:rsidR="00B11855" w:rsidRPr="00621E63" w:rsidRDefault="003D003E" w:rsidP="00B07DBC">
            <w:pPr>
              <w:pStyle w:val="TableXML"/>
              <w:rPr>
                <w:noProof w:val="0"/>
              </w:rPr>
            </w:pPr>
            <w:r w:rsidRPr="00621E63">
              <w:rPr>
                <w:noProof w:val="0"/>
              </w:rPr>
              <w:tab/>
            </w:r>
            <w:r w:rsidRPr="00621E63">
              <w:rPr>
                <w:noProof w:val="0"/>
              </w:rPr>
              <w:tab/>
              <w:t>&lt;/wsa:Action&gt;</w:t>
            </w:r>
          </w:p>
          <w:p w14:paraId="744055DD" w14:textId="77777777" w:rsidR="00B11855" w:rsidRPr="00621E63" w:rsidRDefault="003D003E" w:rsidP="00B07DBC">
            <w:pPr>
              <w:pStyle w:val="TableXML"/>
              <w:rPr>
                <w:noProof w:val="0"/>
              </w:rPr>
            </w:pPr>
            <w:r w:rsidRPr="00621E63">
              <w:rPr>
                <w:noProof w:val="0"/>
              </w:rPr>
              <w:tab/>
            </w:r>
            <w:r w:rsidRPr="00621E63">
              <w:rPr>
                <w:noProof w:val="0"/>
              </w:rPr>
              <w:tab/>
              <w:t>&lt;wsa:RelatesTo&gt;</w:t>
            </w:r>
          </w:p>
          <w:p w14:paraId="632AFCDD" w14:textId="77777777" w:rsidR="00B11855" w:rsidRPr="00621E63" w:rsidRDefault="003D003E" w:rsidP="00B07DBC">
            <w:pPr>
              <w:pStyle w:val="TableXML"/>
              <w:rPr>
                <w:noProof w:val="0"/>
              </w:rPr>
            </w:pPr>
            <w:r w:rsidRPr="00621E63">
              <w:rPr>
                <w:noProof w:val="0"/>
              </w:rPr>
              <w:t>urn:uuid:F8C3FF2964F94E404E1251145112405</w:t>
            </w:r>
          </w:p>
          <w:p w14:paraId="0333949D" w14:textId="77777777" w:rsidR="00B11855" w:rsidRPr="00621E63" w:rsidRDefault="003D003E" w:rsidP="00B07DBC">
            <w:pPr>
              <w:pStyle w:val="TableXML"/>
              <w:rPr>
                <w:noProof w:val="0"/>
              </w:rPr>
            </w:pPr>
            <w:r w:rsidRPr="00621E63">
              <w:rPr>
                <w:noProof w:val="0"/>
              </w:rPr>
              <w:tab/>
            </w:r>
            <w:r w:rsidRPr="00621E63">
              <w:rPr>
                <w:noProof w:val="0"/>
              </w:rPr>
              <w:tab/>
              <w:t>&lt;/wsa:RelatesTo&gt;</w:t>
            </w:r>
          </w:p>
          <w:p w14:paraId="6CD8F4D8" w14:textId="77777777" w:rsidR="00B11855" w:rsidRPr="00621E63" w:rsidRDefault="003D003E" w:rsidP="00B07DBC">
            <w:pPr>
              <w:pStyle w:val="TableXML"/>
              <w:rPr>
                <w:noProof w:val="0"/>
              </w:rPr>
            </w:pPr>
            <w:r w:rsidRPr="00621E63">
              <w:rPr>
                <w:noProof w:val="0"/>
              </w:rPr>
              <w:tab/>
              <w:t>&lt;/soapenv:Header&gt;</w:t>
            </w:r>
          </w:p>
          <w:p w14:paraId="5A35E9F2" w14:textId="77777777" w:rsidR="00B11855" w:rsidRPr="00621E63" w:rsidRDefault="003D003E" w:rsidP="00B07DBC">
            <w:pPr>
              <w:pStyle w:val="TableXML"/>
              <w:rPr>
                <w:noProof w:val="0"/>
              </w:rPr>
            </w:pPr>
            <w:r w:rsidRPr="00621E63">
              <w:rPr>
                <w:noProof w:val="0"/>
              </w:rPr>
              <w:tab/>
              <w:t>&lt;soapenv:Body&gt;</w:t>
            </w:r>
          </w:p>
          <w:p w14:paraId="615CD3D6" w14:textId="77777777" w:rsidR="00B11855" w:rsidRPr="00621E63" w:rsidRDefault="003D003E" w:rsidP="00B07DBC">
            <w:pPr>
              <w:pStyle w:val="TableXML"/>
              <w:rPr>
                <w:noProof w:val="0"/>
              </w:rPr>
            </w:pPr>
            <w:r w:rsidRPr="00621E63">
              <w:rPr>
                <w:noProof w:val="0"/>
              </w:rPr>
              <w:tab/>
            </w:r>
            <w:r w:rsidRPr="00621E63">
              <w:rPr>
                <w:noProof w:val="0"/>
              </w:rPr>
              <w:tab/>
              <w:t>&lt;CommunicatePCDDataResponse xmlns="urn:ihe:pcd:dec:2010"&gt;</w:t>
            </w:r>
          </w:p>
          <w:p w14:paraId="41379A4D" w14:textId="77777777" w:rsidR="00B11855" w:rsidRPr="00621E63" w:rsidRDefault="003D003E" w:rsidP="00B07DBC">
            <w:pPr>
              <w:pStyle w:val="TableXML"/>
              <w:rPr>
                <w:noProof w:val="0"/>
              </w:rPr>
            </w:pPr>
            <w:r w:rsidRPr="00621E63">
              <w:rPr>
                <w:noProof w:val="0"/>
              </w:rPr>
              <w:t>MSH|^~\&amp;amp;|Stepstone||AcmeInc^ACDE48234567ABCD^EUI64||20090726095731+0500||ACK^A01^ACK|AMSGID1234|P|2.6|&amp;#xD;</w:t>
            </w:r>
          </w:p>
          <w:p w14:paraId="0D27427C" w14:textId="77777777" w:rsidR="00B11855" w:rsidRPr="00621E63" w:rsidRDefault="003D003E" w:rsidP="00B07DBC">
            <w:pPr>
              <w:pStyle w:val="TableXML"/>
              <w:rPr>
                <w:noProof w:val="0"/>
              </w:rPr>
            </w:pPr>
            <w:r w:rsidRPr="00621E63">
              <w:rPr>
                <w:noProof w:val="0"/>
              </w:rPr>
              <w:t>MSA|AA|MSGID1234|Message Accepted|&amp;#xD;</w:t>
            </w:r>
          </w:p>
          <w:p w14:paraId="362E3F9A" w14:textId="77777777" w:rsidR="00B11855" w:rsidRPr="00621E63" w:rsidRDefault="003D003E" w:rsidP="00B07DBC">
            <w:pPr>
              <w:pStyle w:val="TableXML"/>
              <w:rPr>
                <w:noProof w:val="0"/>
              </w:rPr>
            </w:pPr>
            <w:r w:rsidRPr="00621E63">
              <w:rPr>
                <w:noProof w:val="0"/>
              </w:rPr>
              <w:t>&lt;/CommunicatePCDDataResponse&gt;</w:t>
            </w:r>
          </w:p>
          <w:p w14:paraId="274AC566" w14:textId="77777777" w:rsidR="00B11855" w:rsidRPr="00621E63" w:rsidRDefault="003D003E" w:rsidP="00B07DBC">
            <w:pPr>
              <w:pStyle w:val="TableXML"/>
              <w:rPr>
                <w:noProof w:val="0"/>
              </w:rPr>
            </w:pPr>
            <w:r w:rsidRPr="00621E63">
              <w:rPr>
                <w:noProof w:val="0"/>
              </w:rPr>
              <w:tab/>
              <w:t>&lt;/soapenv:Body&gt;</w:t>
            </w:r>
          </w:p>
          <w:p w14:paraId="7A839458" w14:textId="77777777" w:rsidR="00B11855" w:rsidRPr="00621E63" w:rsidRDefault="003D003E" w:rsidP="00B07DBC">
            <w:pPr>
              <w:pStyle w:val="TableXML"/>
              <w:rPr>
                <w:noProof w:val="0"/>
              </w:rPr>
            </w:pPr>
            <w:r w:rsidRPr="00621E63">
              <w:rPr>
                <w:noProof w:val="0"/>
              </w:rPr>
              <w:t>&lt;/soapenv:Envelope&gt;</w:t>
            </w:r>
          </w:p>
          <w:p w14:paraId="24DF0050" w14:textId="77777777" w:rsidR="00B11855" w:rsidRPr="00621E63" w:rsidRDefault="00B11855" w:rsidP="007822F8">
            <w:pPr>
              <w:pStyle w:val="TableEntry"/>
              <w:rPr>
                <w:rFonts w:ascii="LucidaConsole" w:hAnsi="LucidaConsole"/>
                <w:sz w:val="16"/>
              </w:rPr>
            </w:pPr>
          </w:p>
        </w:tc>
      </w:tr>
    </w:tbl>
    <w:p w14:paraId="348CA194" w14:textId="77777777" w:rsidR="00B11855" w:rsidRPr="00621E63" w:rsidRDefault="00B11855" w:rsidP="00EE391A">
      <w:pPr>
        <w:pStyle w:val="BodyText"/>
      </w:pPr>
    </w:p>
    <w:p w14:paraId="121F8B34" w14:textId="43E469A4" w:rsidR="00B11855" w:rsidRPr="00621E63" w:rsidRDefault="00CE1CA8" w:rsidP="00CE1CA8">
      <w:pPr>
        <w:pStyle w:val="Heading1"/>
        <w:numPr>
          <w:ilvl w:val="0"/>
          <w:numId w:val="0"/>
        </w:numPr>
        <w:rPr>
          <w:noProof w:val="0"/>
        </w:rPr>
        <w:pPrChange w:id="2639" w:author="Mary Jungers" w:date="2019-11-13T19:14:00Z">
          <w:pPr>
            <w:pStyle w:val="AppendixHeading1"/>
          </w:pPr>
        </w:pPrChange>
      </w:pPr>
      <w:bookmarkStart w:id="2640" w:name="_Toc401769903"/>
      <w:bookmarkStart w:id="2641" w:name="_Toc24650564"/>
      <w:ins w:id="2642" w:author="Mary Jungers" w:date="2019-11-13T19:14:00Z">
        <w:r w:rsidRPr="00621E63">
          <w:rPr>
            <w:noProof w:val="0"/>
          </w:rPr>
          <w:lastRenderedPageBreak/>
          <w:t>Appendix K</w:t>
        </w:r>
      </w:ins>
      <w:ins w:id="2643" w:author="Mary Jungers" w:date="2019-11-13T19:15:00Z">
        <w:r w:rsidRPr="00621E63">
          <w:rPr>
            <w:noProof w:val="0"/>
          </w:rPr>
          <w:t xml:space="preserve"> </w:t>
        </w:r>
      </w:ins>
      <w:r w:rsidR="00DB22D4" w:rsidRPr="00621E63">
        <w:rPr>
          <w:noProof w:val="0"/>
        </w:rPr>
        <w:t xml:space="preserve">– </w:t>
      </w:r>
      <w:r w:rsidR="003D003E" w:rsidRPr="00621E63">
        <w:rPr>
          <w:noProof w:val="0"/>
        </w:rPr>
        <w:t xml:space="preserve">Message Transport Using WCTP (ACM Transactions </w:t>
      </w:r>
      <w:r w:rsidR="00901663" w:rsidRPr="00621E63">
        <w:rPr>
          <w:noProof w:val="0"/>
        </w:rPr>
        <w:t>[PCD-06]</w:t>
      </w:r>
      <w:r w:rsidR="003D003E" w:rsidRPr="00621E63">
        <w:rPr>
          <w:noProof w:val="0"/>
        </w:rPr>
        <w:t xml:space="preserve"> and PCD-07)</w:t>
      </w:r>
      <w:bookmarkEnd w:id="2640"/>
      <w:bookmarkEnd w:id="2641"/>
    </w:p>
    <w:p w14:paraId="5F2BF499" w14:textId="3D76196E" w:rsidR="00B11855" w:rsidRPr="00621E63" w:rsidRDefault="003D003E" w:rsidP="00AE6681">
      <w:pPr>
        <w:pStyle w:val="BodyText"/>
      </w:pPr>
      <w:r w:rsidRPr="00621E63">
        <w:t xml:space="preserve">The following appendix covers the messages exchanged between an IHE PCD ACM </w:t>
      </w:r>
      <w:r w:rsidR="009E2B46" w:rsidRPr="00621E63">
        <w:t>Alert Manager</w:t>
      </w:r>
      <w:r w:rsidRPr="00621E63">
        <w:t xml:space="preserve"> and an </w:t>
      </w:r>
      <w:r w:rsidR="00916BBE" w:rsidRPr="00621E63">
        <w:t>Alert Communicator</w:t>
      </w:r>
      <w:r w:rsidRPr="00621E63">
        <w:t xml:space="preserve"> using the WCTP protocol</w:t>
      </w:r>
    </w:p>
    <w:p w14:paraId="34537FF4" w14:textId="75283BB9" w:rsidR="00B11855" w:rsidRPr="00621E63" w:rsidRDefault="00CE1CA8" w:rsidP="00CE1CA8">
      <w:pPr>
        <w:pStyle w:val="Heading2"/>
        <w:numPr>
          <w:ilvl w:val="0"/>
          <w:numId w:val="0"/>
        </w:numPr>
        <w:rPr>
          <w:noProof w:val="0"/>
        </w:rPr>
        <w:pPrChange w:id="2644" w:author="Mary Jungers" w:date="2019-11-13T19:15:00Z">
          <w:pPr>
            <w:pStyle w:val="AppendixHeading2"/>
          </w:pPr>
        </w:pPrChange>
      </w:pPr>
      <w:bookmarkStart w:id="2645" w:name="_Toc401769904"/>
      <w:bookmarkStart w:id="2646" w:name="_Toc24650565"/>
      <w:ins w:id="2647" w:author="Mary Jungers" w:date="2019-11-13T19:15:00Z">
        <w:r w:rsidRPr="00621E63">
          <w:rPr>
            <w:noProof w:val="0"/>
          </w:rPr>
          <w:t xml:space="preserve">K.1 </w:t>
        </w:r>
      </w:ins>
      <w:r w:rsidR="003D003E" w:rsidRPr="00621E63">
        <w:rPr>
          <w:noProof w:val="0"/>
        </w:rPr>
        <w:t>Abbreviations and definitions</w:t>
      </w:r>
      <w:bookmarkEnd w:id="2645"/>
      <w:bookmarkEnd w:id="2646"/>
    </w:p>
    <w:p w14:paraId="02607C7A" w14:textId="77777777" w:rsidR="00B11855" w:rsidRPr="00621E63" w:rsidRDefault="003D003E" w:rsidP="0012636E">
      <w:pPr>
        <w:pStyle w:val="BodyText"/>
      </w:pPr>
      <w:r w:rsidRPr="00621E63">
        <w:rPr>
          <w:rStyle w:val="Strong"/>
        </w:rPr>
        <w:t>HTTP</w:t>
      </w:r>
      <w:r w:rsidRPr="00621E63">
        <w:t xml:space="preserve"> – HyperText Transport Protocol</w:t>
      </w:r>
    </w:p>
    <w:p w14:paraId="4A93F6B6" w14:textId="6AB6B416" w:rsidR="00B11855" w:rsidRPr="00621E63" w:rsidRDefault="003D003E" w:rsidP="0012636E">
      <w:pPr>
        <w:pStyle w:val="BodyText"/>
      </w:pPr>
      <w:r w:rsidRPr="00621E63">
        <w:rPr>
          <w:rStyle w:val="Strong"/>
        </w:rPr>
        <w:t>WCTP</w:t>
      </w:r>
      <w:r w:rsidRPr="00621E63">
        <w:t xml:space="preserve"> – Wireless Communications Transfer Protocol – the protocol between the ACM </w:t>
      </w:r>
      <w:r w:rsidR="009E2B46" w:rsidRPr="00621E63">
        <w:t>Alert Manager</w:t>
      </w:r>
      <w:r w:rsidRPr="00621E63">
        <w:t xml:space="preserve"> and the ACM </w:t>
      </w:r>
      <w:r w:rsidR="00916BBE" w:rsidRPr="00621E63">
        <w:t>Alert Communicator</w:t>
      </w:r>
      <w:r w:rsidRPr="00621E63">
        <w:t xml:space="preserve"> </w:t>
      </w:r>
      <w:r w:rsidR="00257A60" w:rsidRPr="00621E63">
        <w:t>A</w:t>
      </w:r>
      <w:r w:rsidRPr="00621E63">
        <w:t>ctors.</w:t>
      </w:r>
    </w:p>
    <w:p w14:paraId="296C8C46" w14:textId="53AABF51" w:rsidR="00B11855" w:rsidRPr="00621E63" w:rsidRDefault="003D003E" w:rsidP="0012636E">
      <w:pPr>
        <w:pStyle w:val="BodyText"/>
      </w:pPr>
      <w:r w:rsidRPr="00621E63">
        <w:rPr>
          <w:rStyle w:val="Strong"/>
        </w:rPr>
        <w:t>MCR (</w:t>
      </w:r>
      <w:r w:rsidRPr="00621E63">
        <w:t xml:space="preserve">Multiple Choice Response) – the means to pass a message with selectable responses from the ACM </w:t>
      </w:r>
      <w:r w:rsidR="009E2B46" w:rsidRPr="00621E63">
        <w:t>Alert Manager</w:t>
      </w:r>
      <w:r w:rsidRPr="00621E63">
        <w:t xml:space="preserve"> to the ACM </w:t>
      </w:r>
      <w:r w:rsidR="00916BBE" w:rsidRPr="00621E63">
        <w:t>Alert Communicator</w:t>
      </w:r>
      <w:r w:rsidRPr="00621E63">
        <w:t>.</w:t>
      </w:r>
    </w:p>
    <w:p w14:paraId="444E0FFA" w14:textId="77777777" w:rsidR="00B11855" w:rsidRPr="00621E63" w:rsidRDefault="003D003E" w:rsidP="0012636E">
      <w:pPr>
        <w:pStyle w:val="BodyText"/>
      </w:pPr>
      <w:r w:rsidRPr="00621E63">
        <w:rPr>
          <w:rStyle w:val="Strong"/>
        </w:rPr>
        <w:t>XML</w:t>
      </w:r>
      <w:r w:rsidRPr="00621E63">
        <w:t xml:space="preserve"> – eXtensible Markup Language</w:t>
      </w:r>
    </w:p>
    <w:p w14:paraId="01C7CCA8" w14:textId="77777777" w:rsidR="00B11855" w:rsidRPr="00621E63" w:rsidRDefault="00B11855" w:rsidP="00AE6681">
      <w:pPr>
        <w:pStyle w:val="BodyText"/>
      </w:pPr>
    </w:p>
    <w:p w14:paraId="6902EC8C" w14:textId="77777777" w:rsidR="00B11855" w:rsidRPr="00621E63" w:rsidRDefault="003D003E" w:rsidP="00CF5627">
      <w:pPr>
        <w:pStyle w:val="BodyText"/>
        <w:rPr>
          <w:bCs/>
        </w:rPr>
      </w:pPr>
      <w:r w:rsidRPr="00621E63">
        <w:rPr>
          <w:b/>
          <w:bCs/>
        </w:rPr>
        <w:t>What is WCTP</w:t>
      </w:r>
    </w:p>
    <w:p w14:paraId="30399473" w14:textId="186D6C5C" w:rsidR="00B11855" w:rsidRPr="00621E63" w:rsidRDefault="003D003E" w:rsidP="00AE6681">
      <w:pPr>
        <w:pStyle w:val="BodyText"/>
      </w:pPr>
      <w:r w:rsidRPr="00621E63">
        <w:t xml:space="preserve">WCTP is the protocol between the ACM </w:t>
      </w:r>
      <w:r w:rsidR="009E2B46" w:rsidRPr="00621E63">
        <w:t>Alert Manager</w:t>
      </w:r>
      <w:r w:rsidRPr="00621E63">
        <w:t xml:space="preserve"> and the ACM </w:t>
      </w:r>
      <w:r w:rsidR="00916BBE" w:rsidRPr="00621E63">
        <w:t>Alert Communicator</w:t>
      </w:r>
      <w:r w:rsidRPr="00621E63">
        <w:t xml:space="preserve"> </w:t>
      </w:r>
      <w:r w:rsidR="00257A60" w:rsidRPr="00621E63">
        <w:t>A</w:t>
      </w:r>
      <w:r w:rsidRPr="00621E63">
        <w:t xml:space="preserve">ctors. It makes use of an optionally securable (authentication and encryption) HTTP transport layer to convey XML-based WCTP protocol exchanges between a WCTP client (the ACM </w:t>
      </w:r>
      <w:r w:rsidR="009E2B46" w:rsidRPr="00621E63">
        <w:t>Alert Manager</w:t>
      </w:r>
      <w:r w:rsidRPr="00621E63">
        <w:t xml:space="preserve">) and the WCTP server (the ACM </w:t>
      </w:r>
      <w:r w:rsidR="00916BBE" w:rsidRPr="00621E63">
        <w:t>Alert Communicator</w:t>
      </w:r>
      <w:r w:rsidRPr="00621E63">
        <w:t>).</w:t>
      </w:r>
    </w:p>
    <w:p w14:paraId="2C00C53D" w14:textId="528EB267" w:rsidR="00B11855" w:rsidRPr="00621E63" w:rsidRDefault="00CE1CA8" w:rsidP="00CE1CA8">
      <w:pPr>
        <w:pStyle w:val="Heading2"/>
        <w:numPr>
          <w:ilvl w:val="0"/>
          <w:numId w:val="0"/>
        </w:numPr>
        <w:rPr>
          <w:noProof w:val="0"/>
        </w:rPr>
        <w:pPrChange w:id="2648" w:author="Mary Jungers" w:date="2019-11-13T19:15:00Z">
          <w:pPr>
            <w:pStyle w:val="AppendixHeading2"/>
          </w:pPr>
        </w:pPrChange>
      </w:pPr>
      <w:bookmarkStart w:id="2649" w:name="_Toc401769905"/>
      <w:bookmarkStart w:id="2650" w:name="_Toc24650566"/>
      <w:ins w:id="2651" w:author="Mary Jungers" w:date="2019-11-13T19:15:00Z">
        <w:r w:rsidRPr="00621E63">
          <w:rPr>
            <w:noProof w:val="0"/>
          </w:rPr>
          <w:t xml:space="preserve">K.2 </w:t>
        </w:r>
      </w:ins>
      <w:r w:rsidR="003D003E" w:rsidRPr="00621E63">
        <w:rPr>
          <w:noProof w:val="0"/>
        </w:rPr>
        <w:t>Pre-Configuration</w:t>
      </w:r>
      <w:bookmarkEnd w:id="2649"/>
      <w:bookmarkEnd w:id="2650"/>
    </w:p>
    <w:p w14:paraId="349B773F" w14:textId="77777777" w:rsidR="00B11855" w:rsidRPr="00621E63" w:rsidRDefault="003D003E" w:rsidP="00AE6681">
      <w:pPr>
        <w:pStyle w:val="BodyText"/>
      </w:pPr>
      <w:r w:rsidRPr="00621E63">
        <w:t>The HTTP source to destination is assumed to be resolved through pre-configuration.</w:t>
      </w:r>
    </w:p>
    <w:p w14:paraId="4B3A8DAB" w14:textId="77777777" w:rsidR="00B11855" w:rsidRPr="00621E63" w:rsidRDefault="003D003E" w:rsidP="00AE6681">
      <w:pPr>
        <w:pStyle w:val="BodyText"/>
      </w:pPr>
      <w:r w:rsidRPr="00621E63">
        <w:t>Whether or not secure http (HTTPS) is used or not is resolved through pre-configuration</w:t>
      </w:r>
    </w:p>
    <w:p w14:paraId="2059B489" w14:textId="77777777" w:rsidR="00B11855" w:rsidRPr="00621E63" w:rsidRDefault="003D003E" w:rsidP="00AE6681">
      <w:pPr>
        <w:pStyle w:val="BodyText"/>
      </w:pPr>
      <w:r w:rsidRPr="00621E63">
        <w:t>The WCTP PollerID and security password used to identify the message send requestor (not the request itself) are assumed to be resolved through pre-configuration.</w:t>
      </w:r>
    </w:p>
    <w:p w14:paraId="2C6FB653" w14:textId="77777777" w:rsidR="00B11855" w:rsidRPr="00621E63" w:rsidRDefault="003D003E" w:rsidP="00AE6681">
      <w:pPr>
        <w:pStyle w:val="BodyText"/>
      </w:pPr>
      <w:r w:rsidRPr="00621E63">
        <w:t>The URI values for the WCTP senderID and sendResponseToID are assumed to be resolved through pre-configuration.</w:t>
      </w:r>
    </w:p>
    <w:p w14:paraId="54B25DBA" w14:textId="168657EA" w:rsidR="00B11855" w:rsidRPr="00621E63" w:rsidRDefault="00CE1CA8" w:rsidP="00CE1CA8">
      <w:pPr>
        <w:pStyle w:val="Heading2"/>
        <w:numPr>
          <w:ilvl w:val="0"/>
          <w:numId w:val="0"/>
        </w:numPr>
        <w:rPr>
          <w:noProof w:val="0"/>
        </w:rPr>
        <w:pPrChange w:id="2652" w:author="Mary Jungers" w:date="2019-11-13T19:15:00Z">
          <w:pPr>
            <w:pStyle w:val="AppendixHeading2"/>
          </w:pPr>
        </w:pPrChange>
      </w:pPr>
      <w:bookmarkStart w:id="2653" w:name="_Toc401769906"/>
      <w:bookmarkStart w:id="2654" w:name="_Toc24650567"/>
      <w:ins w:id="2655" w:author="Mary Jungers" w:date="2019-11-13T19:15:00Z">
        <w:r w:rsidRPr="00621E63">
          <w:rPr>
            <w:noProof w:val="0"/>
          </w:rPr>
          <w:t xml:space="preserve">K.3 </w:t>
        </w:r>
      </w:ins>
      <w:r w:rsidR="003D003E" w:rsidRPr="00621E63">
        <w:rPr>
          <w:noProof w:val="0"/>
        </w:rPr>
        <w:t>Endpoint Device Addressing</w:t>
      </w:r>
      <w:bookmarkEnd w:id="2653"/>
      <w:bookmarkEnd w:id="2654"/>
    </w:p>
    <w:p w14:paraId="59C27EA9" w14:textId="77777777" w:rsidR="00B11855" w:rsidRPr="00621E63" w:rsidRDefault="003D003E" w:rsidP="00AE6681">
      <w:pPr>
        <w:pStyle w:val="BodyText"/>
      </w:pPr>
      <w:r w:rsidRPr="00621E63">
        <w:t>Endpoint entity (wireless device) addressing can be per WCTP (often the phone number of the endpoint device), but in any event it is presumed to be pre-configured so that there is a match from Alert Manager (AM) to Alert Communicator (AC).</w:t>
      </w:r>
    </w:p>
    <w:p w14:paraId="15820E49" w14:textId="5CB0149C" w:rsidR="00B11855" w:rsidRPr="00621E63" w:rsidRDefault="00CE1CA8" w:rsidP="00CE1CA8">
      <w:pPr>
        <w:pStyle w:val="Heading2"/>
        <w:numPr>
          <w:ilvl w:val="0"/>
          <w:numId w:val="0"/>
        </w:numPr>
        <w:rPr>
          <w:noProof w:val="0"/>
        </w:rPr>
        <w:pPrChange w:id="2656" w:author="Mary Jungers" w:date="2019-11-13T19:15:00Z">
          <w:pPr>
            <w:pStyle w:val="AppendixHeading2"/>
          </w:pPr>
        </w:pPrChange>
      </w:pPr>
      <w:bookmarkStart w:id="2657" w:name="_Toc401769907"/>
      <w:bookmarkStart w:id="2658" w:name="_Toc24650568"/>
      <w:ins w:id="2659" w:author="Mary Jungers" w:date="2019-11-13T19:15:00Z">
        <w:r w:rsidRPr="00621E63">
          <w:rPr>
            <w:noProof w:val="0"/>
          </w:rPr>
          <w:t xml:space="preserve">K.4 </w:t>
        </w:r>
      </w:ins>
      <w:r w:rsidR="003D003E" w:rsidRPr="00621E63">
        <w:rPr>
          <w:noProof w:val="0"/>
        </w:rPr>
        <w:t>Polling Versus Push Responses</w:t>
      </w:r>
      <w:bookmarkEnd w:id="2657"/>
      <w:bookmarkEnd w:id="2658"/>
    </w:p>
    <w:p w14:paraId="396AC7C8" w14:textId="77777777" w:rsidR="00B11855" w:rsidRPr="00621E63" w:rsidRDefault="003D003E" w:rsidP="00AE6681">
      <w:pPr>
        <w:pStyle w:val="BodyText"/>
      </w:pPr>
      <w:r w:rsidRPr="00621E63">
        <w:t xml:space="preserve">The decision as to whether polling or push response is used for status updates is assumed to be resolved through pre-configuration. WCTP would be best used in its web push response form rather than polling for responses so as to maintain responsiveness of status updates and replies. </w:t>
      </w:r>
    </w:p>
    <w:p w14:paraId="507F2583" w14:textId="77777777" w:rsidR="00B11855" w:rsidRPr="00621E63" w:rsidRDefault="003D003E" w:rsidP="00AE6681">
      <w:pPr>
        <w:pStyle w:val="BodyText"/>
      </w:pPr>
      <w:r w:rsidRPr="00621E63">
        <w:lastRenderedPageBreak/>
        <w:t>Some WCTP implementations have minimum tolerable poll intervals to reduce overall polling of the WCTP gateway server, the Alert Communicator (AC).</w:t>
      </w:r>
    </w:p>
    <w:p w14:paraId="38CEF4F9" w14:textId="51D4D1B0" w:rsidR="00B11855" w:rsidRPr="00621E63" w:rsidRDefault="00CE1CA8" w:rsidP="00CE1CA8">
      <w:pPr>
        <w:pStyle w:val="Heading2"/>
        <w:numPr>
          <w:ilvl w:val="0"/>
          <w:numId w:val="0"/>
        </w:numPr>
        <w:rPr>
          <w:noProof w:val="0"/>
        </w:rPr>
        <w:pPrChange w:id="2660" w:author="Mary Jungers" w:date="2019-11-13T19:15:00Z">
          <w:pPr>
            <w:pStyle w:val="AppendixHeading2"/>
          </w:pPr>
        </w:pPrChange>
      </w:pPr>
      <w:bookmarkStart w:id="2661" w:name="_Toc401769908"/>
      <w:bookmarkStart w:id="2662" w:name="_Toc24650569"/>
      <w:ins w:id="2663" w:author="Mary Jungers" w:date="2019-11-13T19:15:00Z">
        <w:r w:rsidRPr="00621E63">
          <w:rPr>
            <w:noProof w:val="0"/>
          </w:rPr>
          <w:t xml:space="preserve">K.5 </w:t>
        </w:r>
      </w:ins>
      <w:r w:rsidR="003D003E" w:rsidRPr="00621E63">
        <w:rPr>
          <w:noProof w:val="0"/>
        </w:rPr>
        <w:t>Constraints</w:t>
      </w:r>
      <w:bookmarkEnd w:id="2661"/>
      <w:bookmarkEnd w:id="2662"/>
    </w:p>
    <w:p w14:paraId="7698BAE3" w14:textId="77777777" w:rsidR="00B11855" w:rsidRPr="00621E63" w:rsidRDefault="003D003E" w:rsidP="00AE6681">
      <w:pPr>
        <w:pStyle w:val="BodyText"/>
      </w:pPr>
      <w:r w:rsidRPr="00621E63">
        <w:t>The use of WCTP for ACM does not require Message Response Redirection.</w:t>
      </w:r>
    </w:p>
    <w:p w14:paraId="5C468CC6" w14:textId="77777777" w:rsidR="00B11855" w:rsidRPr="00621E63" w:rsidRDefault="003D003E" w:rsidP="00AE6681">
      <w:pPr>
        <w:pStyle w:val="BodyText"/>
      </w:pPr>
      <w:r w:rsidRPr="00621E63">
        <w:t>Sub-second timing is not expected to be needed by ACM use of WCTP.</w:t>
      </w:r>
    </w:p>
    <w:p w14:paraId="199380F1" w14:textId="6BF62B92" w:rsidR="00B11855" w:rsidRPr="00621E63" w:rsidRDefault="003D003E" w:rsidP="00AE6681">
      <w:pPr>
        <w:pStyle w:val="BodyText"/>
      </w:pPr>
      <w:r w:rsidRPr="00621E63">
        <w:t xml:space="preserve">The WCTP messageID is used to track the status of a message that was sent from the </w:t>
      </w:r>
      <w:r w:rsidR="009E2B46" w:rsidRPr="00621E63">
        <w:t>Alert Manager</w:t>
      </w:r>
      <w:r w:rsidRPr="00621E63">
        <w:t xml:space="preserve"> to the </w:t>
      </w:r>
      <w:r w:rsidR="00916BBE" w:rsidRPr="00621E63">
        <w:t>Alert Communicator</w:t>
      </w:r>
      <w:r w:rsidRPr="00621E63">
        <w:t>.</w:t>
      </w:r>
    </w:p>
    <w:p w14:paraId="4AC65E70" w14:textId="77777777" w:rsidR="00B11855" w:rsidRPr="00621E63" w:rsidRDefault="003D003E" w:rsidP="00AE6681">
      <w:pPr>
        <w:pStyle w:val="BodyText"/>
      </w:pPr>
      <w:r w:rsidRPr="00621E63">
        <w:t>The WCTP notifyWhen element should indicate notifyWhenDelivered (notify upon delivery to device) and notify upon read receipt.</w:t>
      </w:r>
    </w:p>
    <w:p w14:paraId="3721D411" w14:textId="77777777" w:rsidR="00B11855" w:rsidRPr="00621E63" w:rsidRDefault="003D003E" w:rsidP="00AE6681">
      <w:pPr>
        <w:pStyle w:val="BodyText"/>
      </w:pPr>
      <w:r w:rsidRPr="00621E63">
        <w:t>If WCTP version query is not supported then a request for version query must not be ignored. It must be responded to with a Not Supported WCTP confirmation response.</w:t>
      </w:r>
    </w:p>
    <w:p w14:paraId="27D160CD" w14:textId="08B46106" w:rsidR="00B11855" w:rsidRPr="00621E63" w:rsidRDefault="00CE1CA8" w:rsidP="00CE1CA8">
      <w:pPr>
        <w:pStyle w:val="Heading2"/>
        <w:numPr>
          <w:ilvl w:val="0"/>
          <w:numId w:val="0"/>
        </w:numPr>
        <w:rPr>
          <w:noProof w:val="0"/>
        </w:rPr>
        <w:pPrChange w:id="2664" w:author="Mary Jungers" w:date="2019-11-13T19:15:00Z">
          <w:pPr>
            <w:pStyle w:val="AppendixHeading2"/>
          </w:pPr>
        </w:pPrChange>
      </w:pPr>
      <w:bookmarkStart w:id="2665" w:name="_Toc401769909"/>
      <w:bookmarkStart w:id="2666" w:name="_Toc24650570"/>
      <w:ins w:id="2667" w:author="Mary Jungers" w:date="2019-11-13T19:15:00Z">
        <w:r w:rsidRPr="00621E63">
          <w:rPr>
            <w:noProof w:val="0"/>
          </w:rPr>
          <w:t xml:space="preserve">K.6 </w:t>
        </w:r>
      </w:ins>
      <w:r w:rsidR="003D003E" w:rsidRPr="00621E63">
        <w:rPr>
          <w:noProof w:val="0"/>
        </w:rPr>
        <w:t>Transactions</w:t>
      </w:r>
      <w:bookmarkEnd w:id="2665"/>
      <w:bookmarkEnd w:id="2666"/>
    </w:p>
    <w:p w14:paraId="65ACDD76" w14:textId="77777777" w:rsidR="00B11855" w:rsidRPr="00621E63" w:rsidRDefault="003D003E" w:rsidP="00CF5627">
      <w:pPr>
        <w:pStyle w:val="TableTitle"/>
      </w:pPr>
      <w:r w:rsidRPr="00621E63">
        <w:t>Table K.6-1: WCTP requests and responses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45"/>
        <w:gridCol w:w="1883"/>
        <w:gridCol w:w="2082"/>
        <w:gridCol w:w="1710"/>
      </w:tblGrid>
      <w:tr w:rsidR="00C40FD5" w:rsidRPr="00621E63" w14:paraId="30E23A28" w14:textId="77777777" w:rsidTr="0034511D">
        <w:trPr>
          <w:cantSplit/>
          <w:jc w:val="center"/>
        </w:trPr>
        <w:tc>
          <w:tcPr>
            <w:tcW w:w="3145" w:type="dxa"/>
            <w:vMerge w:val="restart"/>
            <w:shd w:val="clear" w:color="auto" w:fill="D9D9D9"/>
          </w:tcPr>
          <w:p w14:paraId="33B8E4BD" w14:textId="77777777" w:rsidR="00B11855" w:rsidRPr="00621E63" w:rsidRDefault="003D003E" w:rsidP="00AE6681">
            <w:pPr>
              <w:pStyle w:val="TableEntryHeader"/>
            </w:pPr>
            <w:r w:rsidRPr="00621E63">
              <w:t>Request</w:t>
            </w:r>
          </w:p>
        </w:tc>
        <w:tc>
          <w:tcPr>
            <w:tcW w:w="1883" w:type="dxa"/>
            <w:shd w:val="clear" w:color="auto" w:fill="D9D9D9"/>
          </w:tcPr>
          <w:p w14:paraId="572BFD93" w14:textId="5DF27035" w:rsidR="00B11855" w:rsidRPr="00621E63" w:rsidRDefault="00916BBE" w:rsidP="00AE6681">
            <w:pPr>
              <w:pStyle w:val="TableEntryHeader"/>
            </w:pPr>
            <w:r w:rsidRPr="00621E63">
              <w:t>Alert Communicator</w:t>
            </w:r>
            <w:r w:rsidR="003D003E" w:rsidRPr="00621E63">
              <w:t xml:space="preserve"> </w:t>
            </w:r>
            <w:r w:rsidR="00CA3A2C" w:rsidRPr="00621E63">
              <w:t>Actor</w:t>
            </w:r>
          </w:p>
          <w:p w14:paraId="4DABE537" w14:textId="77777777" w:rsidR="00B11855" w:rsidRPr="00621E63" w:rsidRDefault="003D003E" w:rsidP="00AE6681">
            <w:pPr>
              <w:pStyle w:val="TableEntryHeader"/>
            </w:pPr>
            <w:r w:rsidRPr="00621E63">
              <w:t>(WCTP Server)</w:t>
            </w:r>
          </w:p>
        </w:tc>
        <w:tc>
          <w:tcPr>
            <w:tcW w:w="2082" w:type="dxa"/>
            <w:shd w:val="clear" w:color="auto" w:fill="D9D9D9"/>
          </w:tcPr>
          <w:p w14:paraId="56854FA3" w14:textId="38C777F2" w:rsidR="00B11855" w:rsidRPr="00621E63" w:rsidRDefault="009E2B46" w:rsidP="00AE6681">
            <w:pPr>
              <w:pStyle w:val="TableEntryHeader"/>
            </w:pPr>
            <w:r w:rsidRPr="00621E63">
              <w:t>Alert Manager</w:t>
            </w:r>
            <w:r w:rsidR="003D003E" w:rsidRPr="00621E63">
              <w:t xml:space="preserve"> </w:t>
            </w:r>
            <w:r w:rsidR="00CA3A2C" w:rsidRPr="00621E63">
              <w:t>Actor</w:t>
            </w:r>
          </w:p>
          <w:p w14:paraId="534D0631" w14:textId="77777777" w:rsidR="00B11855" w:rsidRPr="00621E63" w:rsidRDefault="003D003E" w:rsidP="00AE6681">
            <w:pPr>
              <w:pStyle w:val="TableEntryHeader"/>
            </w:pPr>
            <w:r w:rsidRPr="00621E63">
              <w:t>(WCTP Client)</w:t>
            </w:r>
          </w:p>
        </w:tc>
        <w:tc>
          <w:tcPr>
            <w:tcW w:w="1710" w:type="dxa"/>
            <w:vMerge w:val="restart"/>
            <w:shd w:val="clear" w:color="auto" w:fill="D9D9D9"/>
          </w:tcPr>
          <w:p w14:paraId="4CF367CE" w14:textId="77777777" w:rsidR="00B11855" w:rsidRPr="00621E63" w:rsidRDefault="003D003E" w:rsidP="00AE6681">
            <w:pPr>
              <w:pStyle w:val="TableEntryHeader"/>
            </w:pPr>
            <w:r w:rsidRPr="00621E63">
              <w:t>Needed</w:t>
            </w:r>
          </w:p>
        </w:tc>
      </w:tr>
      <w:tr w:rsidR="00B11855" w:rsidRPr="00621E63" w14:paraId="239CD9FD" w14:textId="77777777" w:rsidTr="0034511D">
        <w:trPr>
          <w:cantSplit/>
          <w:jc w:val="center"/>
        </w:trPr>
        <w:tc>
          <w:tcPr>
            <w:tcW w:w="3145" w:type="dxa"/>
            <w:vMerge/>
            <w:shd w:val="clear" w:color="auto" w:fill="auto"/>
          </w:tcPr>
          <w:p w14:paraId="71DDCEB8" w14:textId="77777777" w:rsidR="00B11855" w:rsidRPr="00621E63" w:rsidRDefault="00B11855" w:rsidP="00AE6681">
            <w:pPr>
              <w:pStyle w:val="TableEntry"/>
            </w:pPr>
          </w:p>
        </w:tc>
        <w:tc>
          <w:tcPr>
            <w:tcW w:w="1883" w:type="dxa"/>
            <w:shd w:val="clear" w:color="auto" w:fill="auto"/>
          </w:tcPr>
          <w:p w14:paraId="65505FE7" w14:textId="77777777" w:rsidR="00B11855" w:rsidRPr="00621E63" w:rsidRDefault="003D003E" w:rsidP="00CF5627">
            <w:pPr>
              <w:pStyle w:val="TableEntryHeader"/>
            </w:pPr>
            <w:r w:rsidRPr="00621E63">
              <w:t>Receives</w:t>
            </w:r>
          </w:p>
        </w:tc>
        <w:tc>
          <w:tcPr>
            <w:tcW w:w="2082" w:type="dxa"/>
            <w:shd w:val="clear" w:color="auto" w:fill="auto"/>
          </w:tcPr>
          <w:p w14:paraId="577C12E2" w14:textId="77777777" w:rsidR="00B11855" w:rsidRPr="00621E63" w:rsidRDefault="003D003E" w:rsidP="00CF5627">
            <w:pPr>
              <w:pStyle w:val="TableEntryHeader"/>
            </w:pPr>
            <w:r w:rsidRPr="00621E63">
              <w:t>Submits</w:t>
            </w:r>
          </w:p>
        </w:tc>
        <w:tc>
          <w:tcPr>
            <w:tcW w:w="1710" w:type="dxa"/>
            <w:vMerge/>
            <w:shd w:val="clear" w:color="auto" w:fill="auto"/>
          </w:tcPr>
          <w:p w14:paraId="4DED4C81" w14:textId="77777777" w:rsidR="00B11855" w:rsidRPr="00621E63" w:rsidRDefault="00B11855" w:rsidP="00AE6681">
            <w:pPr>
              <w:pStyle w:val="TableEntry"/>
            </w:pPr>
          </w:p>
        </w:tc>
      </w:tr>
      <w:tr w:rsidR="00B11855" w:rsidRPr="00621E63" w14:paraId="26351E90" w14:textId="77777777" w:rsidTr="0034511D">
        <w:trPr>
          <w:cantSplit/>
          <w:jc w:val="center"/>
        </w:trPr>
        <w:tc>
          <w:tcPr>
            <w:tcW w:w="3145" w:type="dxa"/>
            <w:shd w:val="clear" w:color="auto" w:fill="auto"/>
          </w:tcPr>
          <w:p w14:paraId="536392AE" w14:textId="77777777" w:rsidR="00B11855" w:rsidRPr="00621E63" w:rsidRDefault="003D003E" w:rsidP="00AE6681">
            <w:pPr>
              <w:pStyle w:val="TableEntry"/>
            </w:pPr>
            <w:r w:rsidRPr="00621E63">
              <w:t>wctp-ClientQuery</w:t>
            </w:r>
          </w:p>
        </w:tc>
        <w:tc>
          <w:tcPr>
            <w:tcW w:w="1883" w:type="dxa"/>
            <w:shd w:val="clear" w:color="auto" w:fill="auto"/>
          </w:tcPr>
          <w:p w14:paraId="2DFEF9E6" w14:textId="77777777" w:rsidR="00B11855" w:rsidRPr="00621E63" w:rsidRDefault="003D003E" w:rsidP="00AE6681">
            <w:pPr>
              <w:pStyle w:val="TableEntry"/>
            </w:pPr>
            <w:r w:rsidRPr="00621E63">
              <w:t>Yes</w:t>
            </w:r>
          </w:p>
        </w:tc>
        <w:tc>
          <w:tcPr>
            <w:tcW w:w="2082" w:type="dxa"/>
            <w:shd w:val="clear" w:color="auto" w:fill="auto"/>
          </w:tcPr>
          <w:p w14:paraId="29C5BA7B" w14:textId="77777777" w:rsidR="00B11855" w:rsidRPr="00621E63" w:rsidRDefault="003D003E" w:rsidP="00AE6681">
            <w:pPr>
              <w:pStyle w:val="TableEntry"/>
            </w:pPr>
            <w:r w:rsidRPr="00621E63">
              <w:t>No</w:t>
            </w:r>
          </w:p>
        </w:tc>
        <w:tc>
          <w:tcPr>
            <w:tcW w:w="1710" w:type="dxa"/>
            <w:shd w:val="clear" w:color="auto" w:fill="auto"/>
          </w:tcPr>
          <w:p w14:paraId="218FD6EE" w14:textId="77777777" w:rsidR="00B11855" w:rsidRPr="00621E63" w:rsidRDefault="003D003E" w:rsidP="00AE6681">
            <w:pPr>
              <w:pStyle w:val="TableEntry"/>
            </w:pPr>
            <w:r w:rsidRPr="00621E63">
              <w:t>No (polling)</w:t>
            </w:r>
          </w:p>
        </w:tc>
      </w:tr>
      <w:tr w:rsidR="00B11855" w:rsidRPr="00621E63" w14:paraId="102637EC" w14:textId="77777777" w:rsidTr="0034511D">
        <w:trPr>
          <w:cantSplit/>
          <w:jc w:val="center"/>
        </w:trPr>
        <w:tc>
          <w:tcPr>
            <w:tcW w:w="3145" w:type="dxa"/>
            <w:shd w:val="clear" w:color="auto" w:fill="auto"/>
          </w:tcPr>
          <w:p w14:paraId="5EE23355" w14:textId="77777777" w:rsidR="00B11855" w:rsidRPr="00621E63" w:rsidRDefault="003D003E" w:rsidP="00AE6681">
            <w:pPr>
              <w:pStyle w:val="TableEntry"/>
            </w:pPr>
            <w:r w:rsidRPr="00621E63">
              <w:t>wctp-LookupSubscriber</w:t>
            </w:r>
          </w:p>
        </w:tc>
        <w:tc>
          <w:tcPr>
            <w:tcW w:w="1883" w:type="dxa"/>
            <w:shd w:val="clear" w:color="auto" w:fill="auto"/>
          </w:tcPr>
          <w:p w14:paraId="26D8267D" w14:textId="77777777" w:rsidR="00B11855" w:rsidRPr="00621E63" w:rsidRDefault="003D003E" w:rsidP="00AE6681">
            <w:pPr>
              <w:pStyle w:val="TableEntry"/>
            </w:pPr>
            <w:r w:rsidRPr="00621E63">
              <w:t>Yes</w:t>
            </w:r>
          </w:p>
        </w:tc>
        <w:tc>
          <w:tcPr>
            <w:tcW w:w="2082" w:type="dxa"/>
            <w:shd w:val="clear" w:color="auto" w:fill="auto"/>
          </w:tcPr>
          <w:p w14:paraId="4D493E62" w14:textId="77777777" w:rsidR="00B11855" w:rsidRPr="00621E63" w:rsidRDefault="003D003E" w:rsidP="00AE6681">
            <w:pPr>
              <w:pStyle w:val="TableEntry"/>
            </w:pPr>
            <w:r w:rsidRPr="00621E63">
              <w:t>No</w:t>
            </w:r>
          </w:p>
        </w:tc>
        <w:tc>
          <w:tcPr>
            <w:tcW w:w="1710" w:type="dxa"/>
            <w:shd w:val="clear" w:color="auto" w:fill="auto"/>
          </w:tcPr>
          <w:p w14:paraId="0DEB1F8E" w14:textId="77777777" w:rsidR="00B11855" w:rsidRPr="00621E63" w:rsidRDefault="003D003E" w:rsidP="00AE6681">
            <w:pPr>
              <w:pStyle w:val="TableEntry"/>
            </w:pPr>
            <w:r w:rsidRPr="00621E63">
              <w:t>No</w:t>
            </w:r>
          </w:p>
        </w:tc>
      </w:tr>
      <w:tr w:rsidR="00B11855" w:rsidRPr="00621E63" w14:paraId="7475BB7C" w14:textId="77777777" w:rsidTr="0034511D">
        <w:trPr>
          <w:cantSplit/>
          <w:jc w:val="center"/>
        </w:trPr>
        <w:tc>
          <w:tcPr>
            <w:tcW w:w="3145" w:type="dxa"/>
            <w:shd w:val="clear" w:color="auto" w:fill="auto"/>
          </w:tcPr>
          <w:p w14:paraId="253C0817" w14:textId="77777777" w:rsidR="00B11855" w:rsidRPr="00621E63" w:rsidRDefault="003D003E" w:rsidP="00AE6681">
            <w:pPr>
              <w:pStyle w:val="TableEntry"/>
            </w:pPr>
            <w:r w:rsidRPr="00621E63">
              <w:t>wctp-LookupResponse</w:t>
            </w:r>
          </w:p>
        </w:tc>
        <w:tc>
          <w:tcPr>
            <w:tcW w:w="1883" w:type="dxa"/>
            <w:shd w:val="clear" w:color="auto" w:fill="auto"/>
          </w:tcPr>
          <w:p w14:paraId="0B0F2C68" w14:textId="77777777" w:rsidR="00B11855" w:rsidRPr="00621E63" w:rsidRDefault="003D003E" w:rsidP="00AE6681">
            <w:pPr>
              <w:pStyle w:val="TableEntry"/>
            </w:pPr>
            <w:r w:rsidRPr="00621E63">
              <w:t>No</w:t>
            </w:r>
          </w:p>
        </w:tc>
        <w:tc>
          <w:tcPr>
            <w:tcW w:w="2082" w:type="dxa"/>
            <w:shd w:val="clear" w:color="auto" w:fill="auto"/>
          </w:tcPr>
          <w:p w14:paraId="60274149" w14:textId="77777777" w:rsidR="00B11855" w:rsidRPr="00621E63" w:rsidRDefault="003D003E" w:rsidP="00AE6681">
            <w:pPr>
              <w:pStyle w:val="TableEntry"/>
            </w:pPr>
            <w:r w:rsidRPr="00621E63">
              <w:t>Yes</w:t>
            </w:r>
          </w:p>
        </w:tc>
        <w:tc>
          <w:tcPr>
            <w:tcW w:w="1710" w:type="dxa"/>
            <w:shd w:val="clear" w:color="auto" w:fill="auto"/>
          </w:tcPr>
          <w:p w14:paraId="5D006D80" w14:textId="77777777" w:rsidR="00B11855" w:rsidRPr="00621E63" w:rsidRDefault="003D003E" w:rsidP="00AE6681">
            <w:pPr>
              <w:pStyle w:val="TableEntry"/>
            </w:pPr>
            <w:r w:rsidRPr="00621E63">
              <w:t>No</w:t>
            </w:r>
          </w:p>
        </w:tc>
      </w:tr>
      <w:tr w:rsidR="00B11855" w:rsidRPr="00621E63" w14:paraId="0795BD1A" w14:textId="77777777" w:rsidTr="0034511D">
        <w:trPr>
          <w:cantSplit/>
          <w:jc w:val="center"/>
        </w:trPr>
        <w:tc>
          <w:tcPr>
            <w:tcW w:w="3145" w:type="dxa"/>
            <w:shd w:val="clear" w:color="auto" w:fill="auto"/>
          </w:tcPr>
          <w:p w14:paraId="63A68B24" w14:textId="77777777" w:rsidR="00B11855" w:rsidRPr="00621E63" w:rsidRDefault="003D003E" w:rsidP="00AE6681">
            <w:pPr>
              <w:pStyle w:val="TableEntry"/>
            </w:pPr>
            <w:r w:rsidRPr="00621E63">
              <w:t>wctp-DeviceLocation</w:t>
            </w:r>
          </w:p>
        </w:tc>
        <w:tc>
          <w:tcPr>
            <w:tcW w:w="1883" w:type="dxa"/>
            <w:shd w:val="clear" w:color="auto" w:fill="auto"/>
          </w:tcPr>
          <w:p w14:paraId="0734D11A" w14:textId="77777777" w:rsidR="00B11855" w:rsidRPr="00621E63" w:rsidRDefault="003D003E" w:rsidP="00AE6681">
            <w:pPr>
              <w:pStyle w:val="TableEntry"/>
            </w:pPr>
            <w:r w:rsidRPr="00621E63">
              <w:t>Yes</w:t>
            </w:r>
          </w:p>
        </w:tc>
        <w:tc>
          <w:tcPr>
            <w:tcW w:w="2082" w:type="dxa"/>
            <w:shd w:val="clear" w:color="auto" w:fill="auto"/>
          </w:tcPr>
          <w:p w14:paraId="104690F0" w14:textId="77777777" w:rsidR="00B11855" w:rsidRPr="00621E63" w:rsidRDefault="003D003E" w:rsidP="00AE6681">
            <w:pPr>
              <w:pStyle w:val="TableEntry"/>
            </w:pPr>
            <w:r w:rsidRPr="00621E63">
              <w:t>No</w:t>
            </w:r>
          </w:p>
        </w:tc>
        <w:tc>
          <w:tcPr>
            <w:tcW w:w="1710" w:type="dxa"/>
            <w:shd w:val="clear" w:color="auto" w:fill="auto"/>
          </w:tcPr>
          <w:p w14:paraId="7E330D64" w14:textId="77777777" w:rsidR="00B11855" w:rsidRPr="00621E63" w:rsidRDefault="003D003E" w:rsidP="00AE6681">
            <w:pPr>
              <w:pStyle w:val="TableEntry"/>
            </w:pPr>
            <w:r w:rsidRPr="00621E63">
              <w:t>No</w:t>
            </w:r>
          </w:p>
        </w:tc>
      </w:tr>
      <w:tr w:rsidR="00B11855" w:rsidRPr="00621E63" w14:paraId="4F102955" w14:textId="77777777" w:rsidTr="0034511D">
        <w:trPr>
          <w:cantSplit/>
          <w:jc w:val="center"/>
        </w:trPr>
        <w:tc>
          <w:tcPr>
            <w:tcW w:w="3145" w:type="dxa"/>
            <w:shd w:val="clear" w:color="auto" w:fill="auto"/>
          </w:tcPr>
          <w:p w14:paraId="16844705" w14:textId="77777777" w:rsidR="00B11855" w:rsidRPr="00621E63" w:rsidRDefault="003D003E" w:rsidP="00AE6681">
            <w:pPr>
              <w:pStyle w:val="TableEntry"/>
            </w:pPr>
            <w:r w:rsidRPr="00621E63">
              <w:t>wctp-DeviceLocationResponse</w:t>
            </w:r>
          </w:p>
        </w:tc>
        <w:tc>
          <w:tcPr>
            <w:tcW w:w="1883" w:type="dxa"/>
            <w:shd w:val="clear" w:color="auto" w:fill="auto"/>
          </w:tcPr>
          <w:p w14:paraId="6BA5439C" w14:textId="77777777" w:rsidR="00B11855" w:rsidRPr="00621E63" w:rsidRDefault="003D003E" w:rsidP="00AE6681">
            <w:pPr>
              <w:pStyle w:val="TableEntry"/>
            </w:pPr>
            <w:r w:rsidRPr="00621E63">
              <w:t>No</w:t>
            </w:r>
          </w:p>
        </w:tc>
        <w:tc>
          <w:tcPr>
            <w:tcW w:w="2082" w:type="dxa"/>
            <w:shd w:val="clear" w:color="auto" w:fill="auto"/>
          </w:tcPr>
          <w:p w14:paraId="3E1FABBC" w14:textId="77777777" w:rsidR="00B11855" w:rsidRPr="00621E63" w:rsidRDefault="003D003E" w:rsidP="00AE6681">
            <w:pPr>
              <w:pStyle w:val="TableEntry"/>
            </w:pPr>
            <w:r w:rsidRPr="00621E63">
              <w:t>Yes</w:t>
            </w:r>
          </w:p>
        </w:tc>
        <w:tc>
          <w:tcPr>
            <w:tcW w:w="1710" w:type="dxa"/>
            <w:shd w:val="clear" w:color="auto" w:fill="auto"/>
          </w:tcPr>
          <w:p w14:paraId="600C3312" w14:textId="77777777" w:rsidR="00B11855" w:rsidRPr="00621E63" w:rsidRDefault="003D003E" w:rsidP="00AE6681">
            <w:pPr>
              <w:pStyle w:val="TableEntry"/>
            </w:pPr>
            <w:r w:rsidRPr="00621E63">
              <w:t>No</w:t>
            </w:r>
          </w:p>
        </w:tc>
      </w:tr>
      <w:tr w:rsidR="00B11855" w:rsidRPr="00621E63" w14:paraId="0771B565" w14:textId="77777777" w:rsidTr="0034511D">
        <w:trPr>
          <w:cantSplit/>
          <w:jc w:val="center"/>
        </w:trPr>
        <w:tc>
          <w:tcPr>
            <w:tcW w:w="3145" w:type="dxa"/>
            <w:shd w:val="clear" w:color="auto" w:fill="auto"/>
          </w:tcPr>
          <w:p w14:paraId="3A0E7C05" w14:textId="77777777" w:rsidR="00B11855" w:rsidRPr="00621E63" w:rsidRDefault="003D003E" w:rsidP="00AE6681">
            <w:pPr>
              <w:pStyle w:val="TableEntry"/>
            </w:pPr>
            <w:r w:rsidRPr="00621E63">
              <w:t>wctp-MessageReply</w:t>
            </w:r>
          </w:p>
        </w:tc>
        <w:tc>
          <w:tcPr>
            <w:tcW w:w="1883" w:type="dxa"/>
            <w:shd w:val="clear" w:color="auto" w:fill="auto"/>
          </w:tcPr>
          <w:p w14:paraId="58B892FF" w14:textId="77777777" w:rsidR="00B11855" w:rsidRPr="00621E63" w:rsidRDefault="003D003E" w:rsidP="00AE6681">
            <w:pPr>
              <w:pStyle w:val="TableEntry"/>
            </w:pPr>
            <w:r w:rsidRPr="00621E63">
              <w:t>Yes</w:t>
            </w:r>
          </w:p>
        </w:tc>
        <w:tc>
          <w:tcPr>
            <w:tcW w:w="2082" w:type="dxa"/>
            <w:shd w:val="clear" w:color="auto" w:fill="auto"/>
          </w:tcPr>
          <w:p w14:paraId="3BEC2FE8" w14:textId="77777777" w:rsidR="00B11855" w:rsidRPr="00621E63" w:rsidRDefault="003D003E" w:rsidP="00AE6681">
            <w:pPr>
              <w:pStyle w:val="TableEntry"/>
            </w:pPr>
            <w:r w:rsidRPr="00621E63">
              <w:t>Yes</w:t>
            </w:r>
          </w:p>
        </w:tc>
        <w:tc>
          <w:tcPr>
            <w:tcW w:w="1710" w:type="dxa"/>
            <w:shd w:val="clear" w:color="auto" w:fill="auto"/>
          </w:tcPr>
          <w:p w14:paraId="6EF6A701" w14:textId="77777777" w:rsidR="00B11855" w:rsidRPr="00621E63" w:rsidRDefault="003D003E" w:rsidP="00AE6681">
            <w:pPr>
              <w:pStyle w:val="TableEntry"/>
            </w:pPr>
            <w:r w:rsidRPr="00621E63">
              <w:t>Yes</w:t>
            </w:r>
          </w:p>
        </w:tc>
      </w:tr>
      <w:tr w:rsidR="00B11855" w:rsidRPr="00621E63" w14:paraId="49A0E6A9" w14:textId="77777777" w:rsidTr="0034511D">
        <w:trPr>
          <w:cantSplit/>
          <w:jc w:val="center"/>
        </w:trPr>
        <w:tc>
          <w:tcPr>
            <w:tcW w:w="3145" w:type="dxa"/>
            <w:shd w:val="clear" w:color="auto" w:fill="auto"/>
          </w:tcPr>
          <w:p w14:paraId="3048AA0D" w14:textId="77777777" w:rsidR="00B11855" w:rsidRPr="00621E63" w:rsidRDefault="003D003E" w:rsidP="00AE6681">
            <w:pPr>
              <w:pStyle w:val="TableEntry"/>
            </w:pPr>
            <w:r w:rsidRPr="00621E63">
              <w:t>wctp-PollForMessages</w:t>
            </w:r>
          </w:p>
        </w:tc>
        <w:tc>
          <w:tcPr>
            <w:tcW w:w="1883" w:type="dxa"/>
            <w:shd w:val="clear" w:color="auto" w:fill="auto"/>
          </w:tcPr>
          <w:p w14:paraId="6EB07DB3" w14:textId="77777777" w:rsidR="00B11855" w:rsidRPr="00621E63" w:rsidRDefault="003D003E" w:rsidP="00AE6681">
            <w:pPr>
              <w:pStyle w:val="TableEntry"/>
            </w:pPr>
            <w:r w:rsidRPr="00621E63">
              <w:t>Yes</w:t>
            </w:r>
          </w:p>
        </w:tc>
        <w:tc>
          <w:tcPr>
            <w:tcW w:w="2082" w:type="dxa"/>
            <w:shd w:val="clear" w:color="auto" w:fill="auto"/>
          </w:tcPr>
          <w:p w14:paraId="03D33916" w14:textId="77777777" w:rsidR="00B11855" w:rsidRPr="00621E63" w:rsidRDefault="003D003E" w:rsidP="00AE6681">
            <w:pPr>
              <w:pStyle w:val="TableEntry"/>
            </w:pPr>
            <w:r w:rsidRPr="00621E63">
              <w:t>No</w:t>
            </w:r>
          </w:p>
        </w:tc>
        <w:tc>
          <w:tcPr>
            <w:tcW w:w="1710" w:type="dxa"/>
            <w:shd w:val="clear" w:color="auto" w:fill="auto"/>
          </w:tcPr>
          <w:p w14:paraId="5941BA9C" w14:textId="77777777" w:rsidR="00B11855" w:rsidRPr="00621E63" w:rsidRDefault="003D003E" w:rsidP="00AE6681">
            <w:pPr>
              <w:pStyle w:val="TableEntry"/>
            </w:pPr>
            <w:r w:rsidRPr="00621E63">
              <w:t>No</w:t>
            </w:r>
          </w:p>
        </w:tc>
      </w:tr>
      <w:tr w:rsidR="00B11855" w:rsidRPr="00621E63" w14:paraId="14DCB4A2" w14:textId="77777777" w:rsidTr="0034511D">
        <w:trPr>
          <w:cantSplit/>
          <w:jc w:val="center"/>
        </w:trPr>
        <w:tc>
          <w:tcPr>
            <w:tcW w:w="3145" w:type="dxa"/>
            <w:shd w:val="clear" w:color="auto" w:fill="auto"/>
          </w:tcPr>
          <w:p w14:paraId="3CBDC221" w14:textId="77777777" w:rsidR="00B11855" w:rsidRPr="00621E63" w:rsidRDefault="003D003E" w:rsidP="00AE6681">
            <w:pPr>
              <w:pStyle w:val="TableEntry"/>
            </w:pPr>
            <w:r w:rsidRPr="00621E63">
              <w:t>wctp-ReturnToSvc</w:t>
            </w:r>
          </w:p>
        </w:tc>
        <w:tc>
          <w:tcPr>
            <w:tcW w:w="1883" w:type="dxa"/>
            <w:shd w:val="clear" w:color="auto" w:fill="auto"/>
          </w:tcPr>
          <w:p w14:paraId="56CD3292" w14:textId="77777777" w:rsidR="00B11855" w:rsidRPr="00621E63" w:rsidRDefault="003D003E" w:rsidP="00AE6681">
            <w:pPr>
              <w:pStyle w:val="TableEntry"/>
            </w:pPr>
            <w:r w:rsidRPr="00621E63">
              <w:t>Yes</w:t>
            </w:r>
          </w:p>
        </w:tc>
        <w:tc>
          <w:tcPr>
            <w:tcW w:w="2082" w:type="dxa"/>
            <w:shd w:val="clear" w:color="auto" w:fill="auto"/>
          </w:tcPr>
          <w:p w14:paraId="1919E8ED" w14:textId="77777777" w:rsidR="00B11855" w:rsidRPr="00621E63" w:rsidRDefault="003D003E" w:rsidP="00AE6681">
            <w:pPr>
              <w:pStyle w:val="TableEntry"/>
            </w:pPr>
            <w:r w:rsidRPr="00621E63">
              <w:t>No</w:t>
            </w:r>
          </w:p>
        </w:tc>
        <w:tc>
          <w:tcPr>
            <w:tcW w:w="1710" w:type="dxa"/>
            <w:shd w:val="clear" w:color="auto" w:fill="auto"/>
          </w:tcPr>
          <w:p w14:paraId="1209966E" w14:textId="77777777" w:rsidR="00B11855" w:rsidRPr="00621E63" w:rsidRDefault="003D003E" w:rsidP="00AE6681">
            <w:pPr>
              <w:pStyle w:val="TableEntry"/>
            </w:pPr>
            <w:r w:rsidRPr="00621E63">
              <w:t>Yes</w:t>
            </w:r>
          </w:p>
        </w:tc>
      </w:tr>
      <w:tr w:rsidR="00B11855" w:rsidRPr="00621E63" w14:paraId="23C6469A" w14:textId="77777777" w:rsidTr="0034511D">
        <w:trPr>
          <w:cantSplit/>
          <w:jc w:val="center"/>
        </w:trPr>
        <w:tc>
          <w:tcPr>
            <w:tcW w:w="3145" w:type="dxa"/>
            <w:shd w:val="clear" w:color="auto" w:fill="auto"/>
          </w:tcPr>
          <w:p w14:paraId="720A66F1" w14:textId="77777777" w:rsidR="00B11855" w:rsidRPr="00621E63" w:rsidRDefault="003D003E" w:rsidP="00AE6681">
            <w:pPr>
              <w:pStyle w:val="TableEntry"/>
            </w:pPr>
            <w:r w:rsidRPr="00621E63">
              <w:t>wctp-SendMsgMulti</w:t>
            </w:r>
          </w:p>
        </w:tc>
        <w:tc>
          <w:tcPr>
            <w:tcW w:w="1883" w:type="dxa"/>
            <w:shd w:val="clear" w:color="auto" w:fill="auto"/>
          </w:tcPr>
          <w:p w14:paraId="141C1F51" w14:textId="77777777" w:rsidR="00B11855" w:rsidRPr="00621E63" w:rsidRDefault="003D003E" w:rsidP="00AE6681">
            <w:pPr>
              <w:pStyle w:val="TableEntry"/>
            </w:pPr>
            <w:r w:rsidRPr="00621E63">
              <w:t>Yes</w:t>
            </w:r>
          </w:p>
        </w:tc>
        <w:tc>
          <w:tcPr>
            <w:tcW w:w="2082" w:type="dxa"/>
            <w:shd w:val="clear" w:color="auto" w:fill="auto"/>
          </w:tcPr>
          <w:p w14:paraId="15EA3255" w14:textId="77777777" w:rsidR="00B11855" w:rsidRPr="00621E63" w:rsidRDefault="003D003E" w:rsidP="00AE6681">
            <w:pPr>
              <w:pStyle w:val="TableEntry"/>
            </w:pPr>
            <w:r w:rsidRPr="00621E63">
              <w:t>No</w:t>
            </w:r>
          </w:p>
        </w:tc>
        <w:tc>
          <w:tcPr>
            <w:tcW w:w="1710" w:type="dxa"/>
            <w:shd w:val="clear" w:color="auto" w:fill="auto"/>
          </w:tcPr>
          <w:p w14:paraId="54999A6E" w14:textId="77777777" w:rsidR="00B11855" w:rsidRPr="00621E63" w:rsidRDefault="003D003E" w:rsidP="00AE6681">
            <w:pPr>
              <w:pStyle w:val="TableEntry"/>
            </w:pPr>
            <w:r w:rsidRPr="00621E63">
              <w:t>No</w:t>
            </w:r>
          </w:p>
        </w:tc>
      </w:tr>
      <w:tr w:rsidR="00B11855" w:rsidRPr="00621E63" w14:paraId="6C98CB49" w14:textId="77777777" w:rsidTr="0034511D">
        <w:trPr>
          <w:cantSplit/>
          <w:jc w:val="center"/>
        </w:trPr>
        <w:tc>
          <w:tcPr>
            <w:tcW w:w="3145" w:type="dxa"/>
            <w:shd w:val="clear" w:color="auto" w:fill="auto"/>
          </w:tcPr>
          <w:p w14:paraId="088F5738" w14:textId="77777777" w:rsidR="00B11855" w:rsidRPr="00621E63" w:rsidRDefault="003D003E" w:rsidP="00AE6681">
            <w:pPr>
              <w:pStyle w:val="TableEntry"/>
            </w:pPr>
            <w:r w:rsidRPr="00621E63">
              <w:t>wctp-StatusInfo</w:t>
            </w:r>
          </w:p>
        </w:tc>
        <w:tc>
          <w:tcPr>
            <w:tcW w:w="1883" w:type="dxa"/>
            <w:shd w:val="clear" w:color="auto" w:fill="auto"/>
          </w:tcPr>
          <w:p w14:paraId="7E11A794" w14:textId="77777777" w:rsidR="00B11855" w:rsidRPr="00621E63" w:rsidRDefault="003D003E" w:rsidP="00AE6681">
            <w:pPr>
              <w:pStyle w:val="TableEntry"/>
            </w:pPr>
            <w:r w:rsidRPr="00621E63">
              <w:t>Yes</w:t>
            </w:r>
          </w:p>
        </w:tc>
        <w:tc>
          <w:tcPr>
            <w:tcW w:w="2082" w:type="dxa"/>
            <w:shd w:val="clear" w:color="auto" w:fill="auto"/>
          </w:tcPr>
          <w:p w14:paraId="0656C75D" w14:textId="77777777" w:rsidR="00B11855" w:rsidRPr="00621E63" w:rsidRDefault="003D003E" w:rsidP="00AE6681">
            <w:pPr>
              <w:pStyle w:val="TableEntry"/>
            </w:pPr>
            <w:r w:rsidRPr="00621E63">
              <w:t>Yes</w:t>
            </w:r>
          </w:p>
        </w:tc>
        <w:tc>
          <w:tcPr>
            <w:tcW w:w="1710" w:type="dxa"/>
            <w:shd w:val="clear" w:color="auto" w:fill="auto"/>
          </w:tcPr>
          <w:p w14:paraId="4A2AF228" w14:textId="77777777" w:rsidR="00B11855" w:rsidRPr="00621E63" w:rsidRDefault="003D003E" w:rsidP="00AE6681">
            <w:pPr>
              <w:pStyle w:val="TableEntry"/>
            </w:pPr>
            <w:r w:rsidRPr="00621E63">
              <w:t>No</w:t>
            </w:r>
          </w:p>
        </w:tc>
      </w:tr>
      <w:tr w:rsidR="00B11855" w:rsidRPr="00621E63" w14:paraId="7BED1518" w14:textId="77777777" w:rsidTr="0034511D">
        <w:trPr>
          <w:cantSplit/>
          <w:jc w:val="center"/>
        </w:trPr>
        <w:tc>
          <w:tcPr>
            <w:tcW w:w="3145" w:type="dxa"/>
            <w:shd w:val="clear" w:color="auto" w:fill="auto"/>
          </w:tcPr>
          <w:p w14:paraId="3CBB98CB" w14:textId="77777777" w:rsidR="00B11855" w:rsidRPr="00621E63" w:rsidRDefault="003D003E" w:rsidP="00AE6681">
            <w:pPr>
              <w:pStyle w:val="TableEntry"/>
            </w:pPr>
            <w:r w:rsidRPr="00621E63">
              <w:t>wctp-SubmitClientMessage</w:t>
            </w:r>
          </w:p>
        </w:tc>
        <w:tc>
          <w:tcPr>
            <w:tcW w:w="1883" w:type="dxa"/>
            <w:shd w:val="clear" w:color="auto" w:fill="auto"/>
          </w:tcPr>
          <w:p w14:paraId="03E18588" w14:textId="77777777" w:rsidR="00B11855" w:rsidRPr="00621E63" w:rsidRDefault="003D003E" w:rsidP="00AE6681">
            <w:pPr>
              <w:pStyle w:val="TableEntry"/>
            </w:pPr>
            <w:r w:rsidRPr="00621E63">
              <w:t>Yes</w:t>
            </w:r>
          </w:p>
        </w:tc>
        <w:tc>
          <w:tcPr>
            <w:tcW w:w="2082" w:type="dxa"/>
            <w:shd w:val="clear" w:color="auto" w:fill="auto"/>
          </w:tcPr>
          <w:p w14:paraId="7DCC6774" w14:textId="77777777" w:rsidR="00B11855" w:rsidRPr="00621E63" w:rsidRDefault="003D003E" w:rsidP="00AE6681">
            <w:pPr>
              <w:pStyle w:val="TableEntry"/>
            </w:pPr>
            <w:r w:rsidRPr="00621E63">
              <w:t>No</w:t>
            </w:r>
          </w:p>
        </w:tc>
        <w:tc>
          <w:tcPr>
            <w:tcW w:w="1710" w:type="dxa"/>
            <w:shd w:val="clear" w:color="auto" w:fill="auto"/>
          </w:tcPr>
          <w:p w14:paraId="25A9BE0F" w14:textId="77777777" w:rsidR="00B11855" w:rsidRPr="00621E63" w:rsidRDefault="003D003E" w:rsidP="00AE6681">
            <w:pPr>
              <w:pStyle w:val="TableEntry"/>
            </w:pPr>
            <w:r w:rsidRPr="00621E63">
              <w:t>Yes</w:t>
            </w:r>
          </w:p>
        </w:tc>
      </w:tr>
      <w:tr w:rsidR="00B11855" w:rsidRPr="00621E63" w14:paraId="596D59A4" w14:textId="77777777" w:rsidTr="0034511D">
        <w:trPr>
          <w:cantSplit/>
          <w:jc w:val="center"/>
        </w:trPr>
        <w:tc>
          <w:tcPr>
            <w:tcW w:w="3145" w:type="dxa"/>
            <w:shd w:val="clear" w:color="auto" w:fill="auto"/>
          </w:tcPr>
          <w:p w14:paraId="514F3D24" w14:textId="77777777" w:rsidR="00B11855" w:rsidRPr="00621E63" w:rsidRDefault="003D003E" w:rsidP="00AE6681">
            <w:pPr>
              <w:pStyle w:val="TableEntry"/>
            </w:pPr>
            <w:r w:rsidRPr="00621E63">
              <w:t>wctp-SubmitRequest</w:t>
            </w:r>
          </w:p>
        </w:tc>
        <w:tc>
          <w:tcPr>
            <w:tcW w:w="1883" w:type="dxa"/>
            <w:shd w:val="clear" w:color="auto" w:fill="auto"/>
          </w:tcPr>
          <w:p w14:paraId="67E97EFE" w14:textId="77777777" w:rsidR="00B11855" w:rsidRPr="00621E63" w:rsidRDefault="003D003E" w:rsidP="00AE6681">
            <w:pPr>
              <w:pStyle w:val="TableEntry"/>
            </w:pPr>
            <w:r w:rsidRPr="00621E63">
              <w:t>Yes</w:t>
            </w:r>
          </w:p>
        </w:tc>
        <w:tc>
          <w:tcPr>
            <w:tcW w:w="2082" w:type="dxa"/>
            <w:shd w:val="clear" w:color="auto" w:fill="auto"/>
          </w:tcPr>
          <w:p w14:paraId="03B9CC37" w14:textId="77777777" w:rsidR="00B11855" w:rsidRPr="00621E63" w:rsidRDefault="003D003E" w:rsidP="00AE6681">
            <w:pPr>
              <w:pStyle w:val="TableEntry"/>
            </w:pPr>
            <w:r w:rsidRPr="00621E63">
              <w:t>Yes</w:t>
            </w:r>
          </w:p>
        </w:tc>
        <w:tc>
          <w:tcPr>
            <w:tcW w:w="1710" w:type="dxa"/>
            <w:shd w:val="clear" w:color="auto" w:fill="auto"/>
          </w:tcPr>
          <w:p w14:paraId="09DC09B7" w14:textId="77777777" w:rsidR="00B11855" w:rsidRPr="00621E63" w:rsidRDefault="003D003E" w:rsidP="00AE6681">
            <w:pPr>
              <w:pStyle w:val="TableEntry"/>
            </w:pPr>
            <w:r w:rsidRPr="00621E63">
              <w:t>No</w:t>
            </w:r>
          </w:p>
        </w:tc>
      </w:tr>
      <w:tr w:rsidR="00B11855" w:rsidRPr="00621E63" w14:paraId="5F949CD9" w14:textId="77777777" w:rsidTr="0034511D">
        <w:trPr>
          <w:cantSplit/>
          <w:jc w:val="center"/>
        </w:trPr>
        <w:tc>
          <w:tcPr>
            <w:tcW w:w="3145" w:type="dxa"/>
            <w:shd w:val="clear" w:color="auto" w:fill="auto"/>
          </w:tcPr>
          <w:p w14:paraId="5314D034" w14:textId="77777777" w:rsidR="00B11855" w:rsidRPr="00621E63" w:rsidRDefault="003D003E" w:rsidP="00AE6681">
            <w:pPr>
              <w:pStyle w:val="TableEntry"/>
            </w:pPr>
            <w:r w:rsidRPr="00621E63">
              <w:t>wctp-VersionQuery</w:t>
            </w:r>
          </w:p>
        </w:tc>
        <w:tc>
          <w:tcPr>
            <w:tcW w:w="1883" w:type="dxa"/>
            <w:shd w:val="clear" w:color="auto" w:fill="auto"/>
          </w:tcPr>
          <w:p w14:paraId="60843CBF" w14:textId="77777777" w:rsidR="00B11855" w:rsidRPr="00621E63" w:rsidRDefault="003D003E" w:rsidP="00AE6681">
            <w:pPr>
              <w:pStyle w:val="TableEntry"/>
            </w:pPr>
            <w:r w:rsidRPr="00621E63">
              <w:t>Yes</w:t>
            </w:r>
          </w:p>
        </w:tc>
        <w:tc>
          <w:tcPr>
            <w:tcW w:w="2082" w:type="dxa"/>
            <w:shd w:val="clear" w:color="auto" w:fill="auto"/>
          </w:tcPr>
          <w:p w14:paraId="4C1B4DC4" w14:textId="77777777" w:rsidR="00B11855" w:rsidRPr="00621E63" w:rsidRDefault="003D003E" w:rsidP="00AE6681">
            <w:pPr>
              <w:pStyle w:val="TableEntry"/>
            </w:pPr>
            <w:r w:rsidRPr="00621E63">
              <w:t>Yes</w:t>
            </w:r>
          </w:p>
        </w:tc>
        <w:tc>
          <w:tcPr>
            <w:tcW w:w="1710" w:type="dxa"/>
            <w:shd w:val="clear" w:color="auto" w:fill="auto"/>
          </w:tcPr>
          <w:p w14:paraId="1CFAE0F3" w14:textId="7001A500" w:rsidR="00B11855" w:rsidRPr="00621E63" w:rsidRDefault="003D003E" w:rsidP="00863A9A">
            <w:pPr>
              <w:pStyle w:val="TableEntry"/>
            </w:pPr>
            <w:r w:rsidRPr="00621E63">
              <w:t>Yes</w:t>
            </w:r>
          </w:p>
        </w:tc>
      </w:tr>
    </w:tbl>
    <w:p w14:paraId="6352111D" w14:textId="77777777" w:rsidR="00B11855" w:rsidRPr="00621E63" w:rsidRDefault="00B11855" w:rsidP="00AE6681">
      <w:pPr>
        <w:pStyle w:val="BodyText"/>
      </w:pPr>
    </w:p>
    <w:p w14:paraId="5E676F08" w14:textId="27F92735" w:rsidR="00B11855" w:rsidRPr="00621E63" w:rsidRDefault="00CE1CA8" w:rsidP="00CE1CA8">
      <w:pPr>
        <w:pStyle w:val="Heading2"/>
        <w:numPr>
          <w:ilvl w:val="0"/>
          <w:numId w:val="0"/>
        </w:numPr>
        <w:rPr>
          <w:noProof w:val="0"/>
        </w:rPr>
        <w:pPrChange w:id="2668" w:author="Mary Jungers" w:date="2019-11-13T19:15:00Z">
          <w:pPr>
            <w:pStyle w:val="AppendixHeading2"/>
            <w:keepNext/>
          </w:pPr>
        </w:pPrChange>
      </w:pPr>
      <w:bookmarkStart w:id="2669" w:name="_Toc401769910"/>
      <w:bookmarkStart w:id="2670" w:name="_Toc24650571"/>
      <w:ins w:id="2671" w:author="Mary Jungers" w:date="2019-11-13T19:15:00Z">
        <w:r w:rsidRPr="00621E63">
          <w:rPr>
            <w:noProof w:val="0"/>
          </w:rPr>
          <w:t xml:space="preserve">K.7 </w:t>
        </w:r>
      </w:ins>
      <w:r w:rsidR="003D003E" w:rsidRPr="00621E63">
        <w:rPr>
          <w:noProof w:val="0"/>
        </w:rPr>
        <w:t>WCTP XML Element Common Data Items</w:t>
      </w:r>
      <w:bookmarkEnd w:id="2669"/>
      <w:bookmarkEnd w:id="2670"/>
    </w:p>
    <w:p w14:paraId="411B7C85" w14:textId="1ABE294B" w:rsidR="00B11855" w:rsidRPr="00621E63" w:rsidRDefault="003D003E" w:rsidP="00AE6681">
      <w:pPr>
        <w:pStyle w:val="BodyText"/>
      </w:pPr>
      <w:r w:rsidRPr="00621E63">
        <w:t xml:space="preserve">Some message exchanges are administrative in nature, similar to TCP open, accept, and acknowledgement messages which are not documented as a part of HL7, while others have a direct and obvious place in the ACM </w:t>
      </w:r>
      <w:r w:rsidR="00CA3A2C" w:rsidRPr="00621E63">
        <w:t>Profile</w:t>
      </w:r>
      <w:r w:rsidRPr="00621E63">
        <w:t xml:space="preserve"> as transactions, such as </w:t>
      </w:r>
      <w:r w:rsidR="00901663" w:rsidRPr="00621E63">
        <w:t>[PCD-06]</w:t>
      </w:r>
      <w:r w:rsidRPr="00621E63">
        <w:t xml:space="preserve"> and </w:t>
      </w:r>
      <w:r w:rsidR="00901663" w:rsidRPr="00621E63">
        <w:t>[PCD-07]</w:t>
      </w:r>
      <w:r w:rsidRPr="00621E63">
        <w:t>.</w:t>
      </w:r>
    </w:p>
    <w:p w14:paraId="5684C265" w14:textId="77777777" w:rsidR="00B11855" w:rsidRPr="00621E63" w:rsidRDefault="003D003E" w:rsidP="00AE6681">
      <w:pPr>
        <w:pStyle w:val="BodyText"/>
      </w:pPr>
      <w:r w:rsidRPr="00621E63">
        <w:lastRenderedPageBreak/>
        <w:t xml:space="preserve">Please note, XML constant strings are presented in normal text. XML data to be filled in during implementation is presented in </w:t>
      </w:r>
      <w:r w:rsidRPr="00621E63">
        <w:rPr>
          <w:b/>
          <w:color w:val="FF0000"/>
        </w:rPr>
        <w:t>bold red</w:t>
      </w:r>
      <w:r w:rsidRPr="00621E63">
        <w:t xml:space="preserve"> text.</w:t>
      </w:r>
    </w:p>
    <w:p w14:paraId="3E2292DB" w14:textId="77777777" w:rsidR="00B11855" w:rsidRPr="00621E63" w:rsidRDefault="003D003E" w:rsidP="00AE6681">
      <w:pPr>
        <w:pStyle w:val="BodyText"/>
      </w:pPr>
      <w:r w:rsidRPr="00621E63">
        <w:t>The format of WCTP conformant timestamps (</w:t>
      </w:r>
      <w:r w:rsidRPr="00621E63">
        <w:rPr>
          <w:b/>
          <w:color w:val="FF0000"/>
        </w:rPr>
        <w:t>timestamp</w:t>
      </w:r>
      <w:r w:rsidRPr="00621E63">
        <w:t>) is: yyyy-mm-ddThh:mm:ss.ttt</w:t>
      </w:r>
    </w:p>
    <w:p w14:paraId="4F68A031" w14:textId="77777777" w:rsidR="00B11855" w:rsidRPr="00621E63" w:rsidRDefault="003D003E" w:rsidP="00AE6681">
      <w:pPr>
        <w:pStyle w:val="BodyText"/>
      </w:pPr>
      <w:r w:rsidRPr="00621E63">
        <w:t>All times are UTC. WCTP does not support the ability to indicate a time zone offset.</w:t>
      </w:r>
    </w:p>
    <w:p w14:paraId="7BD66053" w14:textId="57515ED2" w:rsidR="00B11855" w:rsidRPr="00621E63" w:rsidRDefault="003D003E" w:rsidP="00AE6681">
      <w:pPr>
        <w:pStyle w:val="BodyText"/>
      </w:pPr>
      <w:r w:rsidRPr="00621E63">
        <w:t>Hours (</w:t>
      </w:r>
      <w:r w:rsidRPr="00621E63">
        <w:rPr>
          <w:rStyle w:val="Strong"/>
        </w:rPr>
        <w:t xml:space="preserve">hh) </w:t>
      </w:r>
      <w:r w:rsidRPr="00621E63">
        <w:t xml:space="preserve">in 24-hour format, and </w:t>
      </w:r>
      <w:r w:rsidRPr="00621E63">
        <w:rPr>
          <w:rStyle w:val="Strong"/>
        </w:rPr>
        <w:t>.ttt</w:t>
      </w:r>
      <w:r w:rsidRPr="00621E63">
        <w:t xml:space="preserve"> is the optional number of milliseconds</w:t>
      </w:r>
    </w:p>
    <w:p w14:paraId="6A3A38E6" w14:textId="77777777" w:rsidR="00B11855" w:rsidRPr="00621E63" w:rsidRDefault="003D003E" w:rsidP="00AE6681">
      <w:pPr>
        <w:pStyle w:val="BodyText"/>
      </w:pPr>
      <w:r w:rsidRPr="00621E63">
        <w:t>Example: 2011-01-19T20:33:52</w:t>
      </w:r>
    </w:p>
    <w:p w14:paraId="56A5CD5C" w14:textId="77777777" w:rsidR="00B11855" w:rsidRPr="00621E63" w:rsidRDefault="003D003E" w:rsidP="00AE6681">
      <w:pPr>
        <w:pStyle w:val="BodyText"/>
      </w:pPr>
      <w:r w:rsidRPr="00621E63">
        <w:t xml:space="preserve">A </w:t>
      </w:r>
      <w:r w:rsidRPr="00621E63">
        <w:rPr>
          <w:b/>
          <w:color w:val="FF0000"/>
        </w:rPr>
        <w:t>push response URI</w:t>
      </w:r>
      <w:r w:rsidRPr="00621E63">
        <w:t xml:space="preserve"> is the URI (URL minus the HTTP://) used to identify the HTTP POST destination for WCTP replies and status updates.</w:t>
      </w:r>
    </w:p>
    <w:p w14:paraId="31C41B4A" w14:textId="77777777" w:rsidR="00B11855" w:rsidRPr="00621E63" w:rsidRDefault="003D003E" w:rsidP="00AE6681">
      <w:pPr>
        <w:pStyle w:val="BodyText"/>
      </w:pPr>
      <w:r w:rsidRPr="00621E63">
        <w:t xml:space="preserve">The </w:t>
      </w:r>
      <w:r w:rsidRPr="00621E63">
        <w:rPr>
          <w:b/>
          <w:color w:val="FF0000"/>
        </w:rPr>
        <w:t>notification text</w:t>
      </w:r>
      <w:r w:rsidRPr="00621E63">
        <w:t xml:space="preserve"> value is the actual text message to be presented to the wireless device operator.</w:t>
      </w:r>
    </w:p>
    <w:p w14:paraId="4B57A9B1" w14:textId="77777777" w:rsidR="00B11855" w:rsidRPr="00621E63" w:rsidRDefault="003D003E" w:rsidP="00AE6681">
      <w:pPr>
        <w:pStyle w:val="BodyText"/>
      </w:pPr>
      <w:r w:rsidRPr="00621E63">
        <w:t xml:space="preserve">The </w:t>
      </w:r>
      <w:r w:rsidRPr="00621E63">
        <w:rPr>
          <w:b/>
          <w:color w:val="FF0000"/>
        </w:rPr>
        <w:t>sender ID</w:t>
      </w:r>
      <w:r w:rsidRPr="00621E63">
        <w:t xml:space="preserve"> is the security identification of the IHE ACM to the WCTP receiver.</w:t>
      </w:r>
    </w:p>
    <w:p w14:paraId="7D15D3E6" w14:textId="77777777" w:rsidR="00B11855" w:rsidRPr="00621E63" w:rsidRDefault="003D003E" w:rsidP="00AE6681">
      <w:pPr>
        <w:pStyle w:val="BodyText"/>
      </w:pPr>
      <w:r w:rsidRPr="00621E63">
        <w:t xml:space="preserve">The </w:t>
      </w:r>
      <w:r w:rsidRPr="00621E63">
        <w:rPr>
          <w:b/>
          <w:color w:val="FF0000"/>
        </w:rPr>
        <w:t>security code</w:t>
      </w:r>
      <w:r w:rsidRPr="00621E63">
        <w:t xml:space="preserve"> is essentially the password to go with the security sender ID.</w:t>
      </w:r>
    </w:p>
    <w:p w14:paraId="496F0E46" w14:textId="54803A8D" w:rsidR="00B11855" w:rsidRPr="00621E63" w:rsidRDefault="003D003E" w:rsidP="00AE6681">
      <w:pPr>
        <w:pStyle w:val="BodyText"/>
      </w:pPr>
      <w:r w:rsidRPr="00621E63">
        <w:t xml:space="preserve">The </w:t>
      </w:r>
      <w:r w:rsidRPr="00621E63">
        <w:rPr>
          <w:b/>
          <w:color w:val="FF0000"/>
        </w:rPr>
        <w:t>message ID</w:t>
      </w:r>
      <w:r w:rsidRPr="00621E63">
        <w:t xml:space="preserve"> is the identification of the overall message to the ACM </w:t>
      </w:r>
      <w:r w:rsidR="00916BBE" w:rsidRPr="00621E63">
        <w:t>Alert Communicator</w:t>
      </w:r>
      <w:r w:rsidRPr="00621E63">
        <w:t xml:space="preserve"> by the </w:t>
      </w:r>
      <w:r w:rsidR="009E2B46" w:rsidRPr="00621E63">
        <w:t>Alert Manager</w:t>
      </w:r>
      <w:r w:rsidRPr="00621E63">
        <w:t>.</w:t>
      </w:r>
    </w:p>
    <w:p w14:paraId="448366AD" w14:textId="77777777" w:rsidR="00B11855" w:rsidRPr="00621E63" w:rsidRDefault="003D003E" w:rsidP="00AE6681">
      <w:pPr>
        <w:pStyle w:val="BodyText"/>
      </w:pPr>
      <w:r w:rsidRPr="00621E63">
        <w:t xml:space="preserve">The </w:t>
      </w:r>
      <w:r w:rsidRPr="00621E63">
        <w:rPr>
          <w:b/>
          <w:color w:val="FF0000"/>
        </w:rPr>
        <w:t>transaction ID</w:t>
      </w:r>
      <w:r w:rsidRPr="00621E63">
        <w:t xml:space="preserve"> is the lower level transaction identification making up the message.</w:t>
      </w:r>
    </w:p>
    <w:p w14:paraId="0006CD20" w14:textId="56531FCB" w:rsidR="00B11855" w:rsidRPr="00621E63" w:rsidRDefault="003D003E" w:rsidP="00AE6681">
      <w:pPr>
        <w:pStyle w:val="BodyText"/>
      </w:pPr>
      <w:r w:rsidRPr="00621E63">
        <w:t xml:space="preserve">The </w:t>
      </w:r>
      <w:r w:rsidRPr="00621E63">
        <w:rPr>
          <w:b/>
          <w:color w:val="FF0000"/>
        </w:rPr>
        <w:t>recipient PIN</w:t>
      </w:r>
      <w:r w:rsidRPr="00621E63">
        <w:t xml:space="preserve"> is the identification of the destination device as per the ACM </w:t>
      </w:r>
      <w:r w:rsidR="00916BBE" w:rsidRPr="00621E63">
        <w:t>Alert Communicator</w:t>
      </w:r>
      <w:r w:rsidRPr="00621E63">
        <w:t>.</w:t>
      </w:r>
    </w:p>
    <w:p w14:paraId="1FF7E2AC" w14:textId="4DF79027" w:rsidR="00B11855" w:rsidRPr="00621E63" w:rsidRDefault="003D003E" w:rsidP="00AE6681">
      <w:pPr>
        <w:pStyle w:val="BodyText"/>
      </w:pPr>
      <w:r w:rsidRPr="00621E63">
        <w:t xml:space="preserve">The </w:t>
      </w:r>
      <w:r w:rsidRPr="00621E63">
        <w:rPr>
          <w:b/>
          <w:color w:val="FF0000"/>
        </w:rPr>
        <w:t>e-mail address</w:t>
      </w:r>
      <w:r w:rsidRPr="00621E63">
        <w:t xml:space="preserve"> is the optional ACM </w:t>
      </w:r>
      <w:r w:rsidR="009E2B46" w:rsidRPr="00621E63">
        <w:t>Alert Manager</w:t>
      </w:r>
      <w:r w:rsidRPr="00621E63">
        <w:t xml:space="preserve"> contact information e-mail address.</w:t>
      </w:r>
    </w:p>
    <w:p w14:paraId="03BFB41C" w14:textId="2D62071B" w:rsidR="00B11855" w:rsidRPr="00621E63" w:rsidRDefault="003D003E" w:rsidP="00AE6681">
      <w:pPr>
        <w:pStyle w:val="BodyText"/>
      </w:pPr>
      <w:r w:rsidRPr="00621E63">
        <w:t xml:space="preserve">The </w:t>
      </w:r>
      <w:r w:rsidRPr="00621E63">
        <w:rPr>
          <w:b/>
          <w:color w:val="FF0000"/>
        </w:rPr>
        <w:t>phone number</w:t>
      </w:r>
      <w:r w:rsidRPr="00621E63">
        <w:t xml:space="preserve"> is the optional ACM </w:t>
      </w:r>
      <w:r w:rsidR="009E2B46" w:rsidRPr="00621E63">
        <w:t>Alert Manager</w:t>
      </w:r>
      <w:r w:rsidRPr="00621E63">
        <w:t xml:space="preserve"> contact information voice telephony phone number.</w:t>
      </w:r>
    </w:p>
    <w:p w14:paraId="6C6D4C31" w14:textId="24B74F9B" w:rsidR="00B11855" w:rsidRPr="00621E63" w:rsidRDefault="003D003E" w:rsidP="00AE6681">
      <w:pPr>
        <w:pStyle w:val="BodyText"/>
      </w:pPr>
      <w:r w:rsidRPr="00621E63">
        <w:t xml:space="preserve">The </w:t>
      </w:r>
      <w:r w:rsidRPr="00621E63">
        <w:rPr>
          <w:b/>
          <w:color w:val="FF0000"/>
        </w:rPr>
        <w:t>web site</w:t>
      </w:r>
      <w:r w:rsidRPr="00621E63">
        <w:t xml:space="preserve"> is the optional ACM </w:t>
      </w:r>
      <w:r w:rsidR="009E2B46" w:rsidRPr="00621E63">
        <w:t>Alert Manager</w:t>
      </w:r>
      <w:r w:rsidRPr="00621E63">
        <w:t xml:space="preserve"> contact information web site.</w:t>
      </w:r>
    </w:p>
    <w:p w14:paraId="3810F295" w14:textId="2775BB03" w:rsidR="00B11855" w:rsidRPr="00621E63" w:rsidRDefault="003D003E" w:rsidP="00AE6681">
      <w:pPr>
        <w:pStyle w:val="BodyText"/>
      </w:pPr>
      <w:r w:rsidRPr="00621E63">
        <w:t xml:space="preserve">The </w:t>
      </w:r>
      <w:r w:rsidRPr="00621E63">
        <w:rPr>
          <w:b/>
          <w:color w:val="FF0000"/>
        </w:rPr>
        <w:t>info string</w:t>
      </w:r>
      <w:r w:rsidRPr="00621E63">
        <w:t xml:space="preserve"> is the optional ACM </w:t>
      </w:r>
      <w:r w:rsidR="009E2B46" w:rsidRPr="00621E63">
        <w:t>Alert Manager</w:t>
      </w:r>
      <w:r w:rsidRPr="00621E63">
        <w:t xml:space="preserve"> contact information comment.</w:t>
      </w:r>
    </w:p>
    <w:p w14:paraId="7D36FE7D" w14:textId="77777777" w:rsidR="00B11855" w:rsidRPr="00621E63" w:rsidRDefault="003D003E" w:rsidP="00AE6681">
      <w:pPr>
        <w:pStyle w:val="BodyText"/>
      </w:pPr>
      <w:r w:rsidRPr="00621E63">
        <w:t xml:space="preserve">The </w:t>
      </w:r>
      <w:r w:rsidRPr="00621E63">
        <w:rPr>
          <w:b/>
          <w:color w:val="FF0000"/>
        </w:rPr>
        <w:t>priority</w:t>
      </w:r>
      <w:r w:rsidRPr="00621E63">
        <w:t xml:space="preserve"> is any of HIGH, NORMAL, or LOW with a default of NORMAL.</w:t>
      </w:r>
    </w:p>
    <w:p w14:paraId="03A6523F" w14:textId="25B55A54" w:rsidR="00812AEC" w:rsidRPr="00621E63" w:rsidRDefault="00812AEC" w:rsidP="00AE6681">
      <w:pPr>
        <w:pStyle w:val="BodyText"/>
      </w:pPr>
      <w:r w:rsidRPr="00621E63">
        <w:t xml:space="preserve">The </w:t>
      </w:r>
      <w:r w:rsidRPr="00621E63">
        <w:rPr>
          <w:b/>
          <w:color w:val="FF0000"/>
        </w:rPr>
        <w:t>presentation ID</w:t>
      </w:r>
      <w:r w:rsidRPr="00621E63">
        <w:t xml:space="preserve"> is the optional alphanumeric field for coordinating presentation, behaviors, sorting, etc. between the ACM Alert Communicator and ACM Alert Manager. The AC and AM should coordinate expected values.</w:t>
      </w:r>
    </w:p>
    <w:p w14:paraId="41CE02BD" w14:textId="77777777" w:rsidR="00B11855" w:rsidRPr="00621E63" w:rsidRDefault="003D003E" w:rsidP="00AE6681">
      <w:pPr>
        <w:pStyle w:val="BodyText"/>
      </w:pPr>
      <w:r w:rsidRPr="00621E63">
        <w:t xml:space="preserve">The </w:t>
      </w:r>
      <w:r w:rsidRPr="00621E63">
        <w:rPr>
          <w:b/>
          <w:color w:val="FF0000"/>
        </w:rPr>
        <w:t>sequence number</w:t>
      </w:r>
      <w:r w:rsidRPr="00621E63">
        <w:t xml:space="preserve"> is a sequential value used for tracking polling requests and responses used during Virtual Pre-Connectathon testing.</w:t>
      </w:r>
    </w:p>
    <w:p w14:paraId="174BD3EB" w14:textId="501FF56C" w:rsidR="00B11855" w:rsidRPr="00621E63" w:rsidRDefault="003D003E" w:rsidP="00AE6681">
      <w:pPr>
        <w:pStyle w:val="BodyText"/>
      </w:pPr>
      <w:r w:rsidRPr="00621E63">
        <w:t xml:space="preserve">The </w:t>
      </w:r>
      <w:r w:rsidRPr="00621E63">
        <w:rPr>
          <w:b/>
          <w:color w:val="FF0000"/>
        </w:rPr>
        <w:t>batch size</w:t>
      </w:r>
      <w:r w:rsidRPr="00621E63">
        <w:t xml:space="preserve"> is the numeric maximum count of responses a WCTP client (ACM </w:t>
      </w:r>
      <w:r w:rsidR="009E2B46" w:rsidRPr="00621E63">
        <w:t>Alert Manager</w:t>
      </w:r>
      <w:r w:rsidRPr="00621E63">
        <w:t xml:space="preserve">) expects from a WCTP poll request to a WCTP server (ACM </w:t>
      </w:r>
      <w:r w:rsidR="00916BBE" w:rsidRPr="00621E63">
        <w:t>Alert Communicator</w:t>
      </w:r>
      <w:r w:rsidRPr="00621E63">
        <w:t>). A common value is 500.</w:t>
      </w:r>
    </w:p>
    <w:p w14:paraId="4EE2727D" w14:textId="0A23D662" w:rsidR="00B11855" w:rsidRPr="00621E63" w:rsidRDefault="003D003E" w:rsidP="00AE6681">
      <w:pPr>
        <w:pStyle w:val="BodyText"/>
      </w:pPr>
      <w:r w:rsidRPr="00621E63">
        <w:t xml:space="preserve">The </w:t>
      </w:r>
      <w:r w:rsidRPr="00621E63">
        <w:rPr>
          <w:b/>
          <w:color w:val="FF0000"/>
        </w:rPr>
        <w:t>WCTP version</w:t>
      </w:r>
      <w:r w:rsidRPr="00621E63">
        <w:t xml:space="preserve"> indicates the expected version of WCTP XML message content supported.</w:t>
      </w:r>
    </w:p>
    <w:p w14:paraId="33D588B5" w14:textId="77777777" w:rsidR="00B11855" w:rsidRPr="00621E63" w:rsidRDefault="003D003E" w:rsidP="00CF5627">
      <w:pPr>
        <w:pStyle w:val="TableTitle"/>
      </w:pPr>
      <w:r w:rsidRPr="00621E63">
        <w:lastRenderedPageBreak/>
        <w:t>Table K.7-1: WCTP version values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52"/>
        <w:gridCol w:w="2952"/>
        <w:gridCol w:w="2952"/>
      </w:tblGrid>
      <w:tr w:rsidR="00C40FD5" w:rsidRPr="00621E63" w14:paraId="299BCB47" w14:textId="77777777" w:rsidTr="00A92110">
        <w:trPr>
          <w:cantSplit/>
          <w:tblHeader/>
          <w:jc w:val="center"/>
        </w:trPr>
        <w:tc>
          <w:tcPr>
            <w:tcW w:w="2952" w:type="dxa"/>
            <w:shd w:val="clear" w:color="auto" w:fill="D9D9D9"/>
          </w:tcPr>
          <w:p w14:paraId="21EA6471" w14:textId="77777777" w:rsidR="00B11855" w:rsidRPr="00621E63" w:rsidRDefault="003D003E" w:rsidP="00AE6681">
            <w:pPr>
              <w:pStyle w:val="TableEntryHeader"/>
            </w:pPr>
            <w:r w:rsidRPr="00621E63">
              <w:t>Value</w:t>
            </w:r>
          </w:p>
        </w:tc>
        <w:tc>
          <w:tcPr>
            <w:tcW w:w="2952" w:type="dxa"/>
            <w:shd w:val="clear" w:color="auto" w:fill="D9D9D9"/>
          </w:tcPr>
          <w:p w14:paraId="381C10FA" w14:textId="77777777" w:rsidR="00B11855" w:rsidRPr="00621E63" w:rsidRDefault="003D003E" w:rsidP="00AE6681">
            <w:pPr>
              <w:pStyle w:val="TableEntryHeader"/>
            </w:pPr>
            <w:r w:rsidRPr="00621E63">
              <w:t>Indicating WCTP version</w:t>
            </w:r>
          </w:p>
        </w:tc>
        <w:tc>
          <w:tcPr>
            <w:tcW w:w="2952" w:type="dxa"/>
            <w:shd w:val="clear" w:color="auto" w:fill="D9D9D9"/>
          </w:tcPr>
          <w:p w14:paraId="27C41D11" w14:textId="77777777" w:rsidR="00B11855" w:rsidRPr="00621E63" w:rsidRDefault="003D003E" w:rsidP="00AE6681">
            <w:pPr>
              <w:pStyle w:val="TableEntryHeader"/>
            </w:pPr>
            <w:r w:rsidRPr="00621E63">
              <w:t>MCR support</w:t>
            </w:r>
          </w:p>
        </w:tc>
      </w:tr>
      <w:tr w:rsidR="00B11855" w:rsidRPr="00621E63" w14:paraId="3E9BC1F4" w14:textId="77777777" w:rsidTr="006C0E8E">
        <w:trPr>
          <w:cantSplit/>
          <w:jc w:val="center"/>
        </w:trPr>
        <w:tc>
          <w:tcPr>
            <w:tcW w:w="2952" w:type="dxa"/>
            <w:shd w:val="clear" w:color="auto" w:fill="auto"/>
          </w:tcPr>
          <w:p w14:paraId="58D21BD0" w14:textId="77777777" w:rsidR="00B11855" w:rsidRPr="00621E63" w:rsidRDefault="003D003E" w:rsidP="005742D1">
            <w:pPr>
              <w:pStyle w:val="TableEntry"/>
            </w:pPr>
            <w:r w:rsidRPr="00621E63">
              <w:t>wctp-dtd-v1r1</w:t>
            </w:r>
          </w:p>
        </w:tc>
        <w:tc>
          <w:tcPr>
            <w:tcW w:w="2952" w:type="dxa"/>
            <w:shd w:val="clear" w:color="auto" w:fill="auto"/>
          </w:tcPr>
          <w:p w14:paraId="0F81DD2C" w14:textId="77777777" w:rsidR="00B11855" w:rsidRPr="00621E63" w:rsidRDefault="003D003E" w:rsidP="005742D1">
            <w:pPr>
              <w:pStyle w:val="TableEntry"/>
            </w:pPr>
            <w:r w:rsidRPr="00621E63">
              <w:t>1.1</w:t>
            </w:r>
          </w:p>
        </w:tc>
        <w:tc>
          <w:tcPr>
            <w:tcW w:w="2952" w:type="dxa"/>
            <w:shd w:val="clear" w:color="auto" w:fill="auto"/>
          </w:tcPr>
          <w:p w14:paraId="040E95F6" w14:textId="77777777" w:rsidR="00B11855" w:rsidRPr="00621E63" w:rsidRDefault="003D003E" w:rsidP="005742D1">
            <w:pPr>
              <w:pStyle w:val="TableEntry"/>
            </w:pPr>
            <w:r w:rsidRPr="00621E63">
              <w:t>None</w:t>
            </w:r>
          </w:p>
        </w:tc>
      </w:tr>
      <w:tr w:rsidR="00B11855" w:rsidRPr="00621E63" w14:paraId="5A134873" w14:textId="77777777" w:rsidTr="006C0E8E">
        <w:trPr>
          <w:cantSplit/>
          <w:jc w:val="center"/>
        </w:trPr>
        <w:tc>
          <w:tcPr>
            <w:tcW w:w="2952" w:type="dxa"/>
            <w:shd w:val="clear" w:color="auto" w:fill="auto"/>
          </w:tcPr>
          <w:p w14:paraId="786C8155" w14:textId="77777777" w:rsidR="00B11855" w:rsidRPr="00621E63" w:rsidRDefault="003D003E" w:rsidP="005742D1">
            <w:pPr>
              <w:pStyle w:val="TableEntry"/>
            </w:pPr>
            <w:r w:rsidRPr="00621E63">
              <w:t>wctp-dtd-v1r2</w:t>
            </w:r>
          </w:p>
        </w:tc>
        <w:tc>
          <w:tcPr>
            <w:tcW w:w="2952" w:type="dxa"/>
            <w:shd w:val="clear" w:color="auto" w:fill="auto"/>
          </w:tcPr>
          <w:p w14:paraId="75AA95F5" w14:textId="77777777" w:rsidR="00B11855" w:rsidRPr="00621E63" w:rsidRDefault="003D003E" w:rsidP="005742D1">
            <w:pPr>
              <w:pStyle w:val="TableEntry"/>
            </w:pPr>
            <w:r w:rsidRPr="00621E63">
              <w:t>1.2</w:t>
            </w:r>
          </w:p>
        </w:tc>
        <w:tc>
          <w:tcPr>
            <w:tcW w:w="2952" w:type="dxa"/>
            <w:shd w:val="clear" w:color="auto" w:fill="auto"/>
          </w:tcPr>
          <w:p w14:paraId="2C47D06A" w14:textId="77777777" w:rsidR="00B11855" w:rsidRPr="00621E63" w:rsidRDefault="003D003E" w:rsidP="005742D1">
            <w:pPr>
              <w:pStyle w:val="TableEntry"/>
            </w:pPr>
            <w:r w:rsidRPr="00621E63">
              <w:t>Unpaired</w:t>
            </w:r>
          </w:p>
        </w:tc>
      </w:tr>
      <w:tr w:rsidR="00B11855" w:rsidRPr="00621E63" w14:paraId="24C1B32C" w14:textId="77777777" w:rsidTr="006C0E8E">
        <w:trPr>
          <w:cantSplit/>
          <w:jc w:val="center"/>
        </w:trPr>
        <w:tc>
          <w:tcPr>
            <w:tcW w:w="2952" w:type="dxa"/>
            <w:shd w:val="clear" w:color="auto" w:fill="auto"/>
          </w:tcPr>
          <w:p w14:paraId="30CF4ABB" w14:textId="77777777" w:rsidR="00B11855" w:rsidRPr="00621E63" w:rsidRDefault="003D003E" w:rsidP="005742D1">
            <w:pPr>
              <w:pStyle w:val="TableEntry"/>
            </w:pPr>
            <w:r w:rsidRPr="00621E63">
              <w:t>wctp-dtd-v1r3</w:t>
            </w:r>
          </w:p>
        </w:tc>
        <w:tc>
          <w:tcPr>
            <w:tcW w:w="2952" w:type="dxa"/>
            <w:shd w:val="clear" w:color="auto" w:fill="auto"/>
          </w:tcPr>
          <w:p w14:paraId="1B72B171" w14:textId="77777777" w:rsidR="00B11855" w:rsidRPr="00621E63" w:rsidRDefault="003D003E" w:rsidP="005742D1">
            <w:pPr>
              <w:pStyle w:val="TableEntry"/>
            </w:pPr>
            <w:r w:rsidRPr="00621E63">
              <w:t>1.3</w:t>
            </w:r>
          </w:p>
        </w:tc>
        <w:tc>
          <w:tcPr>
            <w:tcW w:w="2952" w:type="dxa"/>
            <w:shd w:val="clear" w:color="auto" w:fill="auto"/>
          </w:tcPr>
          <w:p w14:paraId="1A0DF6CC" w14:textId="77777777" w:rsidR="00B11855" w:rsidRPr="00621E63" w:rsidRDefault="003D003E" w:rsidP="005742D1">
            <w:pPr>
              <w:pStyle w:val="TableEntry"/>
            </w:pPr>
            <w:r w:rsidRPr="00621E63">
              <w:t>Paired</w:t>
            </w:r>
          </w:p>
        </w:tc>
      </w:tr>
      <w:tr w:rsidR="009640BC" w:rsidRPr="00621E63" w14:paraId="65ECAA95" w14:textId="77777777" w:rsidTr="006C0E8E">
        <w:trPr>
          <w:cantSplit/>
          <w:jc w:val="center"/>
        </w:trPr>
        <w:tc>
          <w:tcPr>
            <w:tcW w:w="2952" w:type="dxa"/>
            <w:shd w:val="clear" w:color="auto" w:fill="auto"/>
          </w:tcPr>
          <w:p w14:paraId="4EEEAE84" w14:textId="7423CB66" w:rsidR="009640BC" w:rsidRPr="00621E63" w:rsidRDefault="009640BC" w:rsidP="005742D1">
            <w:pPr>
              <w:pStyle w:val="TableEntry"/>
            </w:pPr>
            <w:r w:rsidRPr="00621E63">
              <w:t>wctp-dtd-ihepcd-pcd06-v1r1</w:t>
            </w:r>
          </w:p>
        </w:tc>
        <w:tc>
          <w:tcPr>
            <w:tcW w:w="2952" w:type="dxa"/>
            <w:shd w:val="clear" w:color="auto" w:fill="auto"/>
          </w:tcPr>
          <w:p w14:paraId="35A9CDFA" w14:textId="3A576259" w:rsidR="009640BC" w:rsidRPr="00621E63" w:rsidRDefault="009640BC" w:rsidP="005742D1">
            <w:pPr>
              <w:pStyle w:val="TableEntry"/>
            </w:pPr>
            <w:r w:rsidRPr="00621E63">
              <w:t>IHEPCD-PCD06-V1R1</w:t>
            </w:r>
          </w:p>
        </w:tc>
        <w:tc>
          <w:tcPr>
            <w:tcW w:w="2952" w:type="dxa"/>
            <w:shd w:val="clear" w:color="auto" w:fill="auto"/>
          </w:tcPr>
          <w:p w14:paraId="4E4FC95C" w14:textId="3897D360" w:rsidR="009640BC" w:rsidRPr="00621E63" w:rsidRDefault="009640BC" w:rsidP="005742D1">
            <w:pPr>
              <w:pStyle w:val="TableEntry"/>
            </w:pPr>
            <w:r w:rsidRPr="00621E63">
              <w:t>Paired</w:t>
            </w:r>
          </w:p>
        </w:tc>
      </w:tr>
      <w:tr w:rsidR="009640BC" w:rsidRPr="00621E63" w14:paraId="1124560B" w14:textId="77777777" w:rsidTr="006C0E8E">
        <w:trPr>
          <w:cantSplit/>
          <w:jc w:val="center"/>
        </w:trPr>
        <w:tc>
          <w:tcPr>
            <w:tcW w:w="2952" w:type="dxa"/>
            <w:shd w:val="clear" w:color="auto" w:fill="auto"/>
          </w:tcPr>
          <w:p w14:paraId="22A14D70" w14:textId="666D9F79" w:rsidR="009640BC" w:rsidRPr="00621E63" w:rsidRDefault="009640BC" w:rsidP="005742D1">
            <w:pPr>
              <w:pStyle w:val="TableEntry"/>
            </w:pPr>
            <w:r w:rsidRPr="00621E63">
              <w:t>wctp-dtd-ihepcd-pcd06-v1r2</w:t>
            </w:r>
          </w:p>
        </w:tc>
        <w:tc>
          <w:tcPr>
            <w:tcW w:w="2952" w:type="dxa"/>
            <w:shd w:val="clear" w:color="auto" w:fill="auto"/>
          </w:tcPr>
          <w:p w14:paraId="2124995B" w14:textId="3CC0E162" w:rsidR="009640BC" w:rsidRPr="00621E63" w:rsidRDefault="009640BC" w:rsidP="005742D1">
            <w:pPr>
              <w:pStyle w:val="TableEntry"/>
            </w:pPr>
            <w:r w:rsidRPr="00621E63">
              <w:t>IHEPCD-PCD06-V1R2</w:t>
            </w:r>
          </w:p>
        </w:tc>
        <w:tc>
          <w:tcPr>
            <w:tcW w:w="2952" w:type="dxa"/>
            <w:shd w:val="clear" w:color="auto" w:fill="auto"/>
          </w:tcPr>
          <w:p w14:paraId="141BFF78" w14:textId="4E934AB6" w:rsidR="009640BC" w:rsidRPr="00621E63" w:rsidRDefault="009640BC" w:rsidP="005742D1">
            <w:pPr>
              <w:pStyle w:val="TableEntry"/>
            </w:pPr>
            <w:r w:rsidRPr="00621E63">
              <w:t>Paired</w:t>
            </w:r>
          </w:p>
        </w:tc>
      </w:tr>
    </w:tbl>
    <w:p w14:paraId="36036844" w14:textId="77777777" w:rsidR="00B11855" w:rsidRPr="00621E63" w:rsidRDefault="00B11855" w:rsidP="00AE6681">
      <w:pPr>
        <w:pStyle w:val="BodyText"/>
      </w:pPr>
    </w:p>
    <w:p w14:paraId="3BC3C4E8" w14:textId="77777777" w:rsidR="00B11855" w:rsidRPr="00621E63" w:rsidRDefault="003D003E" w:rsidP="00AE6681">
      <w:pPr>
        <w:pStyle w:val="BodyText"/>
      </w:pPr>
      <w:r w:rsidRPr="00621E63">
        <w:t xml:space="preserve">The </w:t>
      </w:r>
      <w:r w:rsidRPr="00621E63">
        <w:rPr>
          <w:b/>
          <w:color w:val="FF0000"/>
        </w:rPr>
        <w:t>WCTP DTD</w:t>
      </w:r>
      <w:r w:rsidRPr="00621E63">
        <w:t xml:space="preserve"> identifies the URL of the DTD (Data Type Definition) for the indicated version of WCTP supported. </w:t>
      </w:r>
    </w:p>
    <w:p w14:paraId="3BAB32E9" w14:textId="77777777" w:rsidR="00B11855" w:rsidRPr="00621E63" w:rsidRDefault="003D003E" w:rsidP="00CF5627">
      <w:pPr>
        <w:pStyle w:val="TableTitle"/>
      </w:pPr>
      <w:r w:rsidRPr="00621E63">
        <w:t>Table K.7-2: WCTP DTD values</w:t>
      </w:r>
    </w:p>
    <w:tbl>
      <w:tblPr>
        <w:tblW w:w="90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2"/>
        <w:gridCol w:w="2910"/>
        <w:gridCol w:w="1688"/>
      </w:tblGrid>
      <w:tr w:rsidR="00C40FD5" w:rsidRPr="00621E63" w14:paraId="4279EBB5" w14:textId="77777777" w:rsidTr="00A92110">
        <w:trPr>
          <w:cantSplit/>
          <w:jc w:val="center"/>
        </w:trPr>
        <w:tc>
          <w:tcPr>
            <w:tcW w:w="4482" w:type="dxa"/>
            <w:shd w:val="clear" w:color="auto" w:fill="D9D9D9"/>
          </w:tcPr>
          <w:p w14:paraId="31CCEB6A" w14:textId="77777777" w:rsidR="00B11855" w:rsidRPr="00621E63" w:rsidRDefault="003D003E" w:rsidP="00AE6681">
            <w:pPr>
              <w:pStyle w:val="TableEntryHeader"/>
            </w:pPr>
            <w:r w:rsidRPr="00621E63">
              <w:t>Value</w:t>
            </w:r>
          </w:p>
        </w:tc>
        <w:tc>
          <w:tcPr>
            <w:tcW w:w="2910" w:type="dxa"/>
            <w:shd w:val="clear" w:color="auto" w:fill="D9D9D9"/>
          </w:tcPr>
          <w:p w14:paraId="1D700206" w14:textId="77777777" w:rsidR="00B11855" w:rsidRPr="00621E63" w:rsidRDefault="003D003E" w:rsidP="00AE6681">
            <w:pPr>
              <w:pStyle w:val="TableEntryHeader"/>
            </w:pPr>
            <w:r w:rsidRPr="00621E63">
              <w:t>Indicating WCTP version</w:t>
            </w:r>
          </w:p>
        </w:tc>
        <w:tc>
          <w:tcPr>
            <w:tcW w:w="1688" w:type="dxa"/>
            <w:shd w:val="clear" w:color="auto" w:fill="D9D9D9"/>
          </w:tcPr>
          <w:p w14:paraId="6D0A62B7" w14:textId="77777777" w:rsidR="00B11855" w:rsidRPr="00621E63" w:rsidRDefault="003D003E" w:rsidP="00AE6681">
            <w:pPr>
              <w:pStyle w:val="TableEntryHeader"/>
            </w:pPr>
            <w:r w:rsidRPr="00621E63">
              <w:t>MCR support</w:t>
            </w:r>
          </w:p>
        </w:tc>
      </w:tr>
      <w:tr w:rsidR="00B11855" w:rsidRPr="00621E63" w14:paraId="4521A002" w14:textId="77777777" w:rsidTr="006C0E8E">
        <w:trPr>
          <w:cantSplit/>
          <w:jc w:val="center"/>
        </w:trPr>
        <w:tc>
          <w:tcPr>
            <w:tcW w:w="4482" w:type="dxa"/>
            <w:shd w:val="clear" w:color="auto" w:fill="auto"/>
          </w:tcPr>
          <w:p w14:paraId="5A5467E1" w14:textId="77777777" w:rsidR="00B11855" w:rsidRPr="00621E63" w:rsidRDefault="003D003E" w:rsidP="00863A9A">
            <w:pPr>
              <w:pStyle w:val="TableEntry"/>
            </w:pPr>
            <w:r w:rsidRPr="00621E63">
              <w:t>http://dtd.wctp.org/wctp-dtd-v1r1.dtd</w:t>
            </w:r>
          </w:p>
        </w:tc>
        <w:tc>
          <w:tcPr>
            <w:tcW w:w="2910" w:type="dxa"/>
            <w:shd w:val="clear" w:color="auto" w:fill="auto"/>
          </w:tcPr>
          <w:p w14:paraId="7321F681" w14:textId="77777777" w:rsidR="00B11855" w:rsidRPr="00621E63" w:rsidRDefault="003D003E" w:rsidP="00AE6681">
            <w:pPr>
              <w:pStyle w:val="TableEntry"/>
            </w:pPr>
            <w:r w:rsidRPr="00621E63">
              <w:t>1.1</w:t>
            </w:r>
          </w:p>
        </w:tc>
        <w:tc>
          <w:tcPr>
            <w:tcW w:w="1688" w:type="dxa"/>
            <w:shd w:val="clear" w:color="auto" w:fill="auto"/>
          </w:tcPr>
          <w:p w14:paraId="78FAB5E9" w14:textId="77777777" w:rsidR="00B11855" w:rsidRPr="00621E63" w:rsidRDefault="003D003E" w:rsidP="00AE6681">
            <w:pPr>
              <w:pStyle w:val="TableEntry"/>
            </w:pPr>
            <w:r w:rsidRPr="00621E63">
              <w:t>None</w:t>
            </w:r>
          </w:p>
        </w:tc>
      </w:tr>
      <w:tr w:rsidR="00B11855" w:rsidRPr="00621E63" w14:paraId="489D4DC2" w14:textId="77777777" w:rsidTr="006C0E8E">
        <w:trPr>
          <w:cantSplit/>
          <w:jc w:val="center"/>
        </w:trPr>
        <w:tc>
          <w:tcPr>
            <w:tcW w:w="4482" w:type="dxa"/>
            <w:shd w:val="clear" w:color="auto" w:fill="auto"/>
          </w:tcPr>
          <w:p w14:paraId="36044A03" w14:textId="77777777" w:rsidR="00B11855" w:rsidRPr="00621E63" w:rsidRDefault="003D003E" w:rsidP="00863A9A">
            <w:pPr>
              <w:pStyle w:val="TableEntry"/>
            </w:pPr>
            <w:r w:rsidRPr="00621E63">
              <w:t>http://dtd.wctp.org/wctp-dtd-v1r2.dtd</w:t>
            </w:r>
          </w:p>
        </w:tc>
        <w:tc>
          <w:tcPr>
            <w:tcW w:w="2910" w:type="dxa"/>
            <w:shd w:val="clear" w:color="auto" w:fill="auto"/>
          </w:tcPr>
          <w:p w14:paraId="5D983466" w14:textId="77777777" w:rsidR="00B11855" w:rsidRPr="00621E63" w:rsidRDefault="003D003E" w:rsidP="00AE6681">
            <w:pPr>
              <w:pStyle w:val="TableEntry"/>
            </w:pPr>
            <w:r w:rsidRPr="00621E63">
              <w:t>1.2</w:t>
            </w:r>
          </w:p>
        </w:tc>
        <w:tc>
          <w:tcPr>
            <w:tcW w:w="1688" w:type="dxa"/>
            <w:shd w:val="clear" w:color="auto" w:fill="auto"/>
          </w:tcPr>
          <w:p w14:paraId="331F08B1" w14:textId="77777777" w:rsidR="00B11855" w:rsidRPr="00621E63" w:rsidRDefault="003D003E" w:rsidP="00AE6681">
            <w:pPr>
              <w:pStyle w:val="TableEntry"/>
            </w:pPr>
            <w:r w:rsidRPr="00621E63">
              <w:t>Unpaired</w:t>
            </w:r>
          </w:p>
        </w:tc>
      </w:tr>
      <w:tr w:rsidR="00B11855" w:rsidRPr="00621E63" w14:paraId="1861C8C4" w14:textId="77777777" w:rsidTr="006C0E8E">
        <w:trPr>
          <w:cantSplit/>
          <w:jc w:val="center"/>
        </w:trPr>
        <w:tc>
          <w:tcPr>
            <w:tcW w:w="4482" w:type="dxa"/>
            <w:shd w:val="clear" w:color="auto" w:fill="auto"/>
          </w:tcPr>
          <w:p w14:paraId="55BCF50D" w14:textId="77777777" w:rsidR="00B11855" w:rsidRPr="00621E63" w:rsidRDefault="003D003E" w:rsidP="00863A9A">
            <w:pPr>
              <w:pStyle w:val="TableEntry"/>
            </w:pPr>
            <w:r w:rsidRPr="00621E63">
              <w:t>http://dtd.wctp.org/wctp-dtd-v1r3.dtd</w:t>
            </w:r>
          </w:p>
        </w:tc>
        <w:tc>
          <w:tcPr>
            <w:tcW w:w="2910" w:type="dxa"/>
            <w:shd w:val="clear" w:color="auto" w:fill="auto"/>
          </w:tcPr>
          <w:p w14:paraId="4D11CAF0" w14:textId="77777777" w:rsidR="00B11855" w:rsidRPr="00621E63" w:rsidRDefault="003D003E" w:rsidP="00AE6681">
            <w:pPr>
              <w:pStyle w:val="TableEntry"/>
            </w:pPr>
            <w:r w:rsidRPr="00621E63">
              <w:t>1.3</w:t>
            </w:r>
          </w:p>
        </w:tc>
        <w:tc>
          <w:tcPr>
            <w:tcW w:w="1688" w:type="dxa"/>
            <w:shd w:val="clear" w:color="auto" w:fill="auto"/>
          </w:tcPr>
          <w:p w14:paraId="3EA34383" w14:textId="77777777" w:rsidR="00B11855" w:rsidRPr="00621E63" w:rsidRDefault="003D003E" w:rsidP="00AE6681">
            <w:pPr>
              <w:pStyle w:val="TableEntry"/>
            </w:pPr>
            <w:r w:rsidRPr="00621E63">
              <w:t>Paired</w:t>
            </w:r>
          </w:p>
        </w:tc>
      </w:tr>
      <w:tr w:rsidR="005B313C" w:rsidRPr="00621E63" w14:paraId="618ED5E6" w14:textId="77777777" w:rsidTr="006C0E8E">
        <w:trPr>
          <w:cantSplit/>
          <w:jc w:val="center"/>
        </w:trPr>
        <w:tc>
          <w:tcPr>
            <w:tcW w:w="4482" w:type="dxa"/>
            <w:shd w:val="clear" w:color="auto" w:fill="auto"/>
          </w:tcPr>
          <w:p w14:paraId="7A5FC850" w14:textId="64C7B687" w:rsidR="005B313C" w:rsidRPr="00621E63" w:rsidRDefault="009640BC" w:rsidP="00863A9A">
            <w:pPr>
              <w:pStyle w:val="TableEntry"/>
            </w:pPr>
            <w:r w:rsidRPr="00621E63">
              <w:t>ftp://ftp.ihe.net/Patient_Care_Devices/Profiles/ACM/wctp-dtd-ihepcd-pcd06-v1r1.dtd</w:t>
            </w:r>
          </w:p>
        </w:tc>
        <w:tc>
          <w:tcPr>
            <w:tcW w:w="2910" w:type="dxa"/>
            <w:shd w:val="clear" w:color="auto" w:fill="auto"/>
          </w:tcPr>
          <w:p w14:paraId="47949F58" w14:textId="77777777" w:rsidR="005B313C" w:rsidRPr="00621E63" w:rsidRDefault="005B313C" w:rsidP="00AE6681">
            <w:pPr>
              <w:pStyle w:val="TableEntry"/>
            </w:pPr>
            <w:r w:rsidRPr="00621E63">
              <w:t>IHEPCD-PCD06-V1R1</w:t>
            </w:r>
          </w:p>
        </w:tc>
        <w:tc>
          <w:tcPr>
            <w:tcW w:w="1688" w:type="dxa"/>
            <w:shd w:val="clear" w:color="auto" w:fill="auto"/>
          </w:tcPr>
          <w:p w14:paraId="2BB1DD98" w14:textId="77777777" w:rsidR="005B313C" w:rsidRPr="00621E63" w:rsidRDefault="005B313C" w:rsidP="00AE6681">
            <w:pPr>
              <w:pStyle w:val="TableEntry"/>
            </w:pPr>
            <w:r w:rsidRPr="00621E63">
              <w:t>Paired</w:t>
            </w:r>
          </w:p>
        </w:tc>
      </w:tr>
      <w:tr w:rsidR="009640BC" w:rsidRPr="00621E63" w14:paraId="7BFED8BF" w14:textId="77777777" w:rsidTr="006C0E8E">
        <w:trPr>
          <w:cantSplit/>
          <w:jc w:val="center"/>
        </w:trPr>
        <w:tc>
          <w:tcPr>
            <w:tcW w:w="4482" w:type="dxa"/>
            <w:shd w:val="clear" w:color="auto" w:fill="auto"/>
          </w:tcPr>
          <w:p w14:paraId="1DAD3D42" w14:textId="41DDFA3E" w:rsidR="009640BC" w:rsidRPr="00621E63" w:rsidRDefault="009640BC" w:rsidP="00863A9A">
            <w:pPr>
              <w:pStyle w:val="TableEntry"/>
            </w:pPr>
            <w:r w:rsidRPr="00621E63">
              <w:t>ftp://ftp.ihe.net/Patient_Care_Devices/Profiles/ACM/wctp-dtd-ihepcd-pcd06-v1r2.dtd</w:t>
            </w:r>
          </w:p>
        </w:tc>
        <w:tc>
          <w:tcPr>
            <w:tcW w:w="2910" w:type="dxa"/>
            <w:shd w:val="clear" w:color="auto" w:fill="auto"/>
          </w:tcPr>
          <w:p w14:paraId="1A13C147" w14:textId="584C9762" w:rsidR="009640BC" w:rsidRPr="00621E63" w:rsidRDefault="009640BC" w:rsidP="00AE6681">
            <w:pPr>
              <w:pStyle w:val="TableEntry"/>
            </w:pPr>
            <w:r w:rsidRPr="00621E63">
              <w:t>IHEPCD-PCD06-V1R2</w:t>
            </w:r>
          </w:p>
        </w:tc>
        <w:tc>
          <w:tcPr>
            <w:tcW w:w="1688" w:type="dxa"/>
            <w:shd w:val="clear" w:color="auto" w:fill="auto"/>
          </w:tcPr>
          <w:p w14:paraId="02EA9265" w14:textId="0D587740" w:rsidR="009640BC" w:rsidRPr="00621E63" w:rsidRDefault="009640BC" w:rsidP="00AE6681">
            <w:pPr>
              <w:pStyle w:val="TableEntry"/>
            </w:pPr>
            <w:r w:rsidRPr="00621E63">
              <w:t>Paired</w:t>
            </w:r>
          </w:p>
        </w:tc>
      </w:tr>
    </w:tbl>
    <w:p w14:paraId="3FB0D5E9" w14:textId="77777777" w:rsidR="00B11855" w:rsidRPr="00621E63" w:rsidRDefault="00B11855" w:rsidP="00AE6681">
      <w:pPr>
        <w:pStyle w:val="BodyText"/>
      </w:pPr>
    </w:p>
    <w:p w14:paraId="7E0B210F" w14:textId="0C42D81F" w:rsidR="005B313C" w:rsidRPr="00621E63" w:rsidRDefault="005B313C" w:rsidP="00AE6681">
      <w:pPr>
        <w:pStyle w:val="BodyText"/>
      </w:pPr>
      <w:r w:rsidRPr="00621E63">
        <w:t xml:space="preserve">The IHEPCD-PCD06-V1R1 value is used to signal the willingness of the </w:t>
      </w:r>
      <w:r w:rsidR="00916BBE" w:rsidRPr="00621E63">
        <w:t>Alert Communicator</w:t>
      </w:r>
      <w:r w:rsidR="00257A60" w:rsidRPr="00621E63">
        <w:t xml:space="preserve"> </w:t>
      </w:r>
      <w:r w:rsidRPr="00621E63">
        <w:t xml:space="preserve">to the </w:t>
      </w:r>
      <w:r w:rsidR="009E2B46" w:rsidRPr="00621E63">
        <w:t>Alert Manager</w:t>
      </w:r>
      <w:r w:rsidRPr="00621E63">
        <w:t xml:space="preserve"> to support communication of waveform evidentiary data and/or waveform graphical snippets sent from the </w:t>
      </w:r>
      <w:r w:rsidR="009E2B46" w:rsidRPr="00621E63">
        <w:t>Alert Manager</w:t>
      </w:r>
      <w:r w:rsidRPr="00621E63">
        <w:t xml:space="preserve"> to the </w:t>
      </w:r>
      <w:r w:rsidR="00916BBE" w:rsidRPr="00621E63">
        <w:t>Alert Communicator</w:t>
      </w:r>
      <w:r w:rsidRPr="00621E63">
        <w:t xml:space="preserve"> in the </w:t>
      </w:r>
      <w:r w:rsidR="00901663" w:rsidRPr="00621E63">
        <w:t>PCD-06</w:t>
      </w:r>
      <w:r w:rsidRPr="00621E63">
        <w:t xml:space="preserve"> message.</w:t>
      </w:r>
    </w:p>
    <w:p w14:paraId="0C003F5A" w14:textId="6820D899" w:rsidR="00B11855" w:rsidRPr="00621E63" w:rsidRDefault="003D003E" w:rsidP="00AE6681">
      <w:pPr>
        <w:pStyle w:val="BodyText"/>
      </w:pPr>
      <w:r w:rsidRPr="00621E63">
        <w:t xml:space="preserve">The </w:t>
      </w:r>
      <w:r w:rsidRPr="00621E63">
        <w:rPr>
          <w:b/>
          <w:color w:val="FF0000"/>
        </w:rPr>
        <w:t>Next Poll Interval</w:t>
      </w:r>
      <w:r w:rsidRPr="00621E63">
        <w:t xml:space="preserve"> is the number of seconds the ACM </w:t>
      </w:r>
      <w:r w:rsidR="009E2B46" w:rsidRPr="00621E63">
        <w:t>Alert Manager</w:t>
      </w:r>
      <w:r w:rsidRPr="00621E63">
        <w:t xml:space="preserve"> (WCTP client) should wait before again polling the ACM </w:t>
      </w:r>
      <w:r w:rsidR="00916BBE" w:rsidRPr="00621E63">
        <w:t>Alert Communicator</w:t>
      </w:r>
      <w:r w:rsidRPr="00621E63">
        <w:t xml:space="preserve"> (WCTP server). The ACM </w:t>
      </w:r>
      <w:r w:rsidR="00916BBE" w:rsidRPr="00621E63">
        <w:t>Alert Communicator</w:t>
      </w:r>
      <w:r w:rsidRPr="00621E63">
        <w:t xml:space="preserve"> (WCTP server) dictates this value to reduce the aggregate polling load on the WCTP server by all WCTP polling clients. Given that there are typically not many ACM </w:t>
      </w:r>
      <w:r w:rsidR="009E2B46" w:rsidRPr="00621E63">
        <w:t>Alert Manager</w:t>
      </w:r>
      <w:r w:rsidRPr="00621E63">
        <w:t xml:space="preserve"> instances per ACM </w:t>
      </w:r>
      <w:r w:rsidR="00916BBE" w:rsidRPr="00621E63">
        <w:t>Alert Communicator</w:t>
      </w:r>
      <w:r w:rsidRPr="00621E63">
        <w:t xml:space="preserve"> instance</w:t>
      </w:r>
      <w:r w:rsidR="00EF66D8" w:rsidRPr="00621E63">
        <w:t>,</w:t>
      </w:r>
      <w:r w:rsidRPr="00621E63">
        <w:t xml:space="preserve"> this interval can be kept to a small single digit number of seconds. In typical WCTP wide area communication deployment</w:t>
      </w:r>
      <w:r w:rsidR="00EF66D8" w:rsidRPr="00621E63">
        <w:t>s,</w:t>
      </w:r>
      <w:r w:rsidRPr="00621E63">
        <w:t xml:space="preserve"> there are often hundreds if not maybe thousands of WCTP clients per WCTP server.</w:t>
      </w:r>
    </w:p>
    <w:p w14:paraId="008B1FC3" w14:textId="77777777" w:rsidR="00285EFB" w:rsidRPr="00621E63" w:rsidRDefault="00285EFB" w:rsidP="00AE6681">
      <w:pPr>
        <w:pStyle w:val="BodyText"/>
      </w:pPr>
      <w:r w:rsidRPr="00621E63">
        <w:t>The graphics format and graphical image attachments are IHE PCD domain specific extensions to WCTP version 1.3 to convey waveform graphical snippets.</w:t>
      </w:r>
    </w:p>
    <w:p w14:paraId="744E3AED" w14:textId="7320DEC9" w:rsidR="00B11855" w:rsidRPr="00621E63" w:rsidRDefault="003D003E" w:rsidP="00AE6681">
      <w:pPr>
        <w:pStyle w:val="BodyText"/>
      </w:pPr>
      <w:r w:rsidRPr="00621E63">
        <w:t xml:space="preserve">The </w:t>
      </w:r>
      <w:r w:rsidRPr="00621E63">
        <w:rPr>
          <w:b/>
          <w:color w:val="FF0000"/>
        </w:rPr>
        <w:t>graphics format</w:t>
      </w:r>
      <w:r w:rsidRPr="00621E63">
        <w:t xml:space="preserve"> indicates the format of the graphical image information, and the value can be any one of SVG, JPEG, PNG, or BMP as agreed between the ACM </w:t>
      </w:r>
      <w:r w:rsidR="009E2B46" w:rsidRPr="00621E63">
        <w:t>Alert Manager</w:t>
      </w:r>
      <w:r w:rsidRPr="00621E63">
        <w:t xml:space="preserve"> vendor and the ACM </w:t>
      </w:r>
      <w:r w:rsidR="00916BBE" w:rsidRPr="00621E63">
        <w:t>Alert Communicator</w:t>
      </w:r>
      <w:r w:rsidRPr="00621E63">
        <w:t xml:space="preserve"> vendor.</w:t>
      </w:r>
    </w:p>
    <w:p w14:paraId="7837940D" w14:textId="7B69E7BD" w:rsidR="00B11855" w:rsidRPr="00621E63" w:rsidRDefault="003D003E" w:rsidP="00AE6681">
      <w:pPr>
        <w:pStyle w:val="BodyText"/>
      </w:pPr>
      <w:r w:rsidRPr="00621E63">
        <w:t xml:space="preserve">The </w:t>
      </w:r>
      <w:r w:rsidRPr="00621E63">
        <w:rPr>
          <w:b/>
          <w:color w:val="FF0000"/>
        </w:rPr>
        <w:t>graphical image</w:t>
      </w:r>
      <w:r w:rsidRPr="00621E63">
        <w:t xml:space="preserve"> is a base-64 encoded string representing one of the e</w:t>
      </w:r>
      <w:r w:rsidR="00FB657C" w:rsidRPr="00621E63">
        <w:t>v</w:t>
      </w:r>
      <w:r w:rsidRPr="00621E63">
        <w:t xml:space="preserve">identiary data static graphical images represented by one of the sets of evidentiary data from the ACM </w:t>
      </w:r>
      <w:r w:rsidR="00647994" w:rsidRPr="00621E63">
        <w:t>PCD-04</w:t>
      </w:r>
      <w:r w:rsidRPr="00621E63">
        <w:t xml:space="preserve"> message sent from the ACM </w:t>
      </w:r>
      <w:r w:rsidR="009E2B46" w:rsidRPr="00621E63">
        <w:t>Alert Reporter</w:t>
      </w:r>
      <w:r w:rsidRPr="00621E63">
        <w:t xml:space="preserve"> to the ACM </w:t>
      </w:r>
      <w:r w:rsidR="009E2B46" w:rsidRPr="00621E63">
        <w:t>Alert Manager</w:t>
      </w:r>
      <w:r w:rsidRPr="00621E63">
        <w:t>.</w:t>
      </w:r>
    </w:p>
    <w:p w14:paraId="0737A924" w14:textId="349FFCC6" w:rsidR="00B11855" w:rsidRPr="00621E63" w:rsidRDefault="003D003E" w:rsidP="00AE6681">
      <w:pPr>
        <w:pStyle w:val="BodyText"/>
      </w:pPr>
      <w:r w:rsidRPr="00621E63">
        <w:lastRenderedPageBreak/>
        <w:t xml:space="preserve">The </w:t>
      </w:r>
      <w:r w:rsidRPr="00621E63">
        <w:rPr>
          <w:b/>
          <w:color w:val="FF0000"/>
        </w:rPr>
        <w:t>telephony dial string</w:t>
      </w:r>
      <w:r w:rsidRPr="00621E63">
        <w:t xml:space="preserve"> is an encoded telephony dial string, including any required prefixes, area codes, PBX switch hops, or pauses needed to permit the ACM </w:t>
      </w:r>
      <w:r w:rsidR="00916BBE" w:rsidRPr="00621E63">
        <w:t>Alert Communicator</w:t>
      </w:r>
      <w:r w:rsidRPr="00621E63">
        <w:t xml:space="preserve"> endpoint communication device operator to make a telephone call from that device back to a patient’s room or to the observation producer/order filler.</w:t>
      </w:r>
    </w:p>
    <w:p w14:paraId="7D608BA3" w14:textId="11E49233" w:rsidR="00B11855" w:rsidRPr="00621E63" w:rsidRDefault="003D003E" w:rsidP="00AE6681">
      <w:pPr>
        <w:pStyle w:val="BodyText"/>
      </w:pPr>
      <w:r w:rsidRPr="00621E63">
        <w:t xml:space="preserve">The </w:t>
      </w:r>
      <w:r w:rsidRPr="00621E63">
        <w:rPr>
          <w:b/>
          <w:color w:val="FF0000"/>
        </w:rPr>
        <w:t>status update</w:t>
      </w:r>
      <w:r w:rsidRPr="00621E63">
        <w:t xml:space="preserve"> is the string indicating the type of status update that the ACM </w:t>
      </w:r>
      <w:r w:rsidR="00916BBE" w:rsidRPr="00621E63">
        <w:t>Alert Communicator</w:t>
      </w:r>
      <w:r w:rsidRPr="00621E63">
        <w:t xml:space="preserve"> is reporting back to the ACM </w:t>
      </w:r>
      <w:r w:rsidR="009E2B46" w:rsidRPr="00621E63">
        <w:t>Alert Manager</w:t>
      </w:r>
      <w:r w:rsidRPr="00621E63">
        <w:t xml:space="preserve"> in wctp-Notification. Possible values are as QUEUED, DELIVERED, or READ. Additionally there are the optional IHE PCD ACM </w:t>
      </w:r>
      <w:r w:rsidR="00CA3A2C" w:rsidRPr="00621E63">
        <w:t>Profile</w:t>
      </w:r>
      <w:r w:rsidRPr="00621E63">
        <w:t xml:space="preserve"> specific values for IHEPCDCALLBACKSTART and IHEPCDCALLBACKEND in support of Call Back Number phone dialing by the operator of the ACM </w:t>
      </w:r>
      <w:r w:rsidR="00916BBE" w:rsidRPr="00621E63">
        <w:t>Alert Communicator</w:t>
      </w:r>
      <w:r w:rsidRPr="00621E63">
        <w:t xml:space="preserve"> endpoint communication device and the resulting telephony call start and call end, the status of which are useful as logged items in alert response analysis.</w:t>
      </w:r>
    </w:p>
    <w:p w14:paraId="7BD9E9F1" w14:textId="08C96754" w:rsidR="00B11855" w:rsidRPr="00621E63" w:rsidRDefault="003D003E" w:rsidP="00AE6681">
      <w:pPr>
        <w:pStyle w:val="BodyText"/>
      </w:pPr>
      <w:r w:rsidRPr="00621E63">
        <w:t xml:space="preserve">The </w:t>
      </w:r>
      <w:r w:rsidRPr="00621E63">
        <w:rPr>
          <w:b/>
          <w:color w:val="FF0000"/>
        </w:rPr>
        <w:t xml:space="preserve">Send Choice n </w:t>
      </w:r>
      <w:r w:rsidRPr="00621E63">
        <w:t xml:space="preserve">is the prompt component of an MCR request. This is the value used by the ACM </w:t>
      </w:r>
      <w:r w:rsidR="00916BBE" w:rsidRPr="00621E63">
        <w:t>Alert Communicator</w:t>
      </w:r>
      <w:r w:rsidRPr="00621E63">
        <w:t xml:space="preserve"> to populate buttons, softkeys, or menu choices on the endpoint communication device for selection by the device operator. There can be multiple. </w:t>
      </w:r>
    </w:p>
    <w:p w14:paraId="71F0BAF5" w14:textId="77777777" w:rsidR="00B11855" w:rsidRPr="00621E63" w:rsidRDefault="003D003E" w:rsidP="00AE6681">
      <w:pPr>
        <w:pStyle w:val="BodyText"/>
      </w:pPr>
      <w:r w:rsidRPr="00621E63">
        <w:t xml:space="preserve">The </w:t>
      </w:r>
      <w:r w:rsidRPr="00621E63">
        <w:rPr>
          <w:b/>
          <w:color w:val="FF0000"/>
        </w:rPr>
        <w:t>Reply Choice n</w:t>
      </w:r>
      <w:r w:rsidRPr="00621E63">
        <w:t xml:space="preserve"> is the response value component of an MCR request. This value is correlated with its same ordinal occurrence </w:t>
      </w:r>
      <w:r w:rsidRPr="00621E63">
        <w:rPr>
          <w:b/>
          <w:color w:val="FF0000"/>
        </w:rPr>
        <w:t>Send Choice n</w:t>
      </w:r>
      <w:r w:rsidRPr="00621E63">
        <w:t xml:space="preserve"> value.</w:t>
      </w:r>
    </w:p>
    <w:p w14:paraId="3B414550" w14:textId="026773B8" w:rsidR="00B11855" w:rsidRPr="00621E63" w:rsidRDefault="003D003E" w:rsidP="00AE6681">
      <w:pPr>
        <w:pStyle w:val="BodyText"/>
      </w:pPr>
      <w:r w:rsidRPr="00621E63">
        <w:t xml:space="preserve">The </w:t>
      </w:r>
      <w:r w:rsidRPr="00621E63">
        <w:rPr>
          <w:b/>
          <w:color w:val="FF0000"/>
        </w:rPr>
        <w:t>response text</w:t>
      </w:r>
      <w:r w:rsidRPr="00621E63">
        <w:t xml:space="preserve"> is the string sent by the endpoint communication device of the ACM </w:t>
      </w:r>
      <w:r w:rsidR="00916BBE" w:rsidRPr="00621E63">
        <w:t>Alert Communicator</w:t>
      </w:r>
      <w:r w:rsidRPr="00621E63">
        <w:t xml:space="preserve"> back to the ACM </w:t>
      </w:r>
      <w:r w:rsidR="009E2B46" w:rsidRPr="00621E63">
        <w:t>Alert Manager</w:t>
      </w:r>
      <w:r w:rsidRPr="00621E63">
        <w:t xml:space="preserve"> as the response to a notification message sent from the ACM </w:t>
      </w:r>
      <w:r w:rsidR="009E2B46" w:rsidRPr="00621E63">
        <w:t>Alert Manager</w:t>
      </w:r>
      <w:r w:rsidRPr="00621E63">
        <w:t xml:space="preserve"> to the ACM </w:t>
      </w:r>
      <w:r w:rsidR="00916BBE" w:rsidRPr="00621E63">
        <w:t>Alert Communicator</w:t>
      </w:r>
      <w:r w:rsidRPr="00621E63">
        <w:t>. In the case of an MCR response the text can be predefined. In the case of non-MCR responses the text can be an unexpected value.</w:t>
      </w:r>
    </w:p>
    <w:p w14:paraId="3030179C" w14:textId="28EC2CA1" w:rsidR="0021200B" w:rsidRPr="00621E63" w:rsidRDefault="0021200B" w:rsidP="0021200B">
      <w:pPr>
        <w:pStyle w:val="BodyText"/>
      </w:pPr>
      <w:r w:rsidRPr="00621E63">
        <w:t xml:space="preserve">The </w:t>
      </w:r>
      <w:r w:rsidRPr="00621E63">
        <w:rPr>
          <w:b/>
        </w:rPr>
        <w:t>actionURI</w:t>
      </w:r>
      <w:r w:rsidRPr="00621E63">
        <w:t xml:space="preserve"> is the optional URI value which can be included in paired and unpaired MCR options. The URI will be opened on the endpoint communication device when the relevant MCR </w:t>
      </w:r>
      <w:r w:rsidR="00BC309B" w:rsidRPr="00621E63">
        <w:t>Option</w:t>
      </w:r>
      <w:r w:rsidRPr="00621E63">
        <w:t xml:space="preserve"> is selected. The AC and AM should coordinate expected values.</w:t>
      </w:r>
    </w:p>
    <w:p w14:paraId="1463817C" w14:textId="40069B6E" w:rsidR="0021200B" w:rsidRPr="00621E63" w:rsidRDefault="0021200B" w:rsidP="0021200B">
      <w:pPr>
        <w:pStyle w:val="BodyText"/>
      </w:pPr>
      <w:r w:rsidRPr="00621E63">
        <w:t xml:space="preserve">The </w:t>
      </w:r>
      <w:r w:rsidRPr="00621E63">
        <w:rPr>
          <w:b/>
        </w:rPr>
        <w:t>actionURIPurpose</w:t>
      </w:r>
      <w:r w:rsidRPr="00621E63">
        <w:t xml:space="preserve"> is the optional URI description field which provides additional descriptions of what the actionURI is to be used for. The element is required if an actionURI element is included. The AC and AM should coordinate expected values.</w:t>
      </w:r>
    </w:p>
    <w:p w14:paraId="2082793C" w14:textId="12263E85" w:rsidR="009640BC" w:rsidRPr="00621E63" w:rsidRDefault="009640BC" w:rsidP="009640BC">
      <w:pPr>
        <w:pStyle w:val="BodyText"/>
      </w:pPr>
      <w:r w:rsidRPr="00621E63">
        <w:t>The participant ID is the unique identifier of a participant in this alert indication as per the Alert Communicator</w:t>
      </w:r>
      <w:r w:rsidR="009424A7" w:rsidRPr="00621E63">
        <w:t xml:space="preserve">. </w:t>
      </w:r>
      <w:r w:rsidRPr="00621E63">
        <w:t>The participant name is the name of the participant</w:t>
      </w:r>
      <w:r w:rsidR="009424A7" w:rsidRPr="00621E63">
        <w:t xml:space="preserve">. </w:t>
      </w:r>
      <w:r w:rsidRPr="00621E63">
        <w:t>The participant classification is the type of the participant so that the Alert Communicator knows how to process the participant ID</w:t>
      </w:r>
      <w:r w:rsidR="009424A7" w:rsidRPr="00621E63">
        <w:t xml:space="preserve">. </w:t>
      </w:r>
      <w:r w:rsidRPr="00621E63">
        <w:t>The available values for classification are DEVICE, PATIENT, or STAFF</w:t>
      </w:r>
      <w:r w:rsidR="009424A7" w:rsidRPr="00621E63">
        <w:t xml:space="preserve">. </w:t>
      </w:r>
      <w:r w:rsidRPr="00621E63">
        <w:t>There can be multiple wctp-IHEPCDACMParticipant elements.</w:t>
      </w:r>
    </w:p>
    <w:p w14:paraId="4871B0FD" w14:textId="64E34649" w:rsidR="009640BC" w:rsidRPr="00621E63" w:rsidRDefault="009640BC" w:rsidP="009640BC">
      <w:pPr>
        <w:pStyle w:val="BodyText"/>
      </w:pPr>
      <w:r w:rsidRPr="00621E63">
        <w:t>The responder ID is the unique identifier of the person who is assigned to respond to this alert as per the Alert Communicator</w:t>
      </w:r>
      <w:r w:rsidR="009424A7" w:rsidRPr="00621E63">
        <w:t xml:space="preserve">. </w:t>
      </w:r>
      <w:r w:rsidRPr="00621E63">
        <w:t>It is up to the Alert Communicator whether it chooses to use the recipient PIN, the responder ID, or a combination of both to route messages.</w:t>
      </w:r>
    </w:p>
    <w:p w14:paraId="4C9FAA9C" w14:textId="530DCC00" w:rsidR="009640BC" w:rsidRPr="00621E63" w:rsidRDefault="009640BC" w:rsidP="009640BC">
      <w:pPr>
        <w:pStyle w:val="BodyText"/>
      </w:pPr>
      <w:r w:rsidRPr="00621E63">
        <w:t>The location of an alert is defined by one or more location elements</w:t>
      </w:r>
      <w:r w:rsidR="009424A7" w:rsidRPr="00621E63">
        <w:t xml:space="preserve">. </w:t>
      </w:r>
      <w:r w:rsidRPr="00621E63">
        <w:t>These location elements are modeled off of the FHIR</w:t>
      </w:r>
      <w:r w:rsidR="00E20D3D" w:rsidRPr="00621E63">
        <w:rPr>
          <w:vertAlign w:val="superscript"/>
        </w:rPr>
        <w:t>®</w:t>
      </w:r>
      <w:r w:rsidR="00E20D3D" w:rsidRPr="00621E63">
        <w:rPr>
          <w:rStyle w:val="FootnoteReference"/>
        </w:rPr>
        <w:footnoteReference w:id="11"/>
      </w:r>
      <w:r w:rsidRPr="00621E63">
        <w:t xml:space="preserve"> Location resource</w:t>
      </w:r>
      <w:r w:rsidR="009424A7" w:rsidRPr="00621E63">
        <w:t xml:space="preserve">. </w:t>
      </w:r>
      <w:r w:rsidRPr="00621E63">
        <w:t>There are attributes for the identifier, description, type, and physical type</w:t>
      </w:r>
      <w:r w:rsidR="009424A7" w:rsidRPr="00621E63">
        <w:t xml:space="preserve">. </w:t>
      </w:r>
      <w:r w:rsidRPr="00621E63">
        <w:t>Refer to the FHIR standard for descriptions and available values of these attributes.</w:t>
      </w:r>
    </w:p>
    <w:p w14:paraId="2460EE34" w14:textId="0778F6C8" w:rsidR="009640BC" w:rsidRPr="00621E63" w:rsidRDefault="009640BC" w:rsidP="009640BC">
      <w:pPr>
        <w:pStyle w:val="BodyText"/>
      </w:pPr>
      <w:r w:rsidRPr="00621E63">
        <w:lastRenderedPageBreak/>
        <w:t>The alert timestamp is the timestamp for an alert indication according to the Alert Manager</w:t>
      </w:r>
      <w:r w:rsidR="009424A7" w:rsidRPr="00621E63">
        <w:t xml:space="preserve">. </w:t>
      </w:r>
      <w:r w:rsidRPr="00621E63">
        <w:t xml:space="preserve">This corresponds to a value in a </w:t>
      </w:r>
      <w:bookmarkStart w:id="2672" w:name="OLE_LINK17"/>
      <w:bookmarkStart w:id="2673" w:name="OLE_LINK27"/>
      <w:bookmarkStart w:id="2674" w:name="OLE_LINK28"/>
      <w:bookmarkStart w:id="2675" w:name="OLE_LINK29"/>
      <w:bookmarkStart w:id="2676" w:name="OLE_LINK30"/>
      <w:bookmarkStart w:id="2677" w:name="OLE_LINK31"/>
      <w:bookmarkStart w:id="2678" w:name="OLE_LINK32"/>
      <w:bookmarkStart w:id="2679" w:name="OLE_LINK33"/>
      <w:bookmarkStart w:id="2680" w:name="OLE_LINK34"/>
      <w:bookmarkStart w:id="2681" w:name="OLE_LINK35"/>
      <w:bookmarkStart w:id="2682" w:name="OLE_LINK36"/>
      <w:bookmarkStart w:id="2683" w:name="OLE_LINK37"/>
      <w:r w:rsidRPr="00621E63">
        <w:t xml:space="preserve">Report Alert </w:t>
      </w:r>
      <w:r w:rsidR="00647994" w:rsidRPr="00621E63">
        <w:t>[PCD-04]</w:t>
      </w:r>
      <w:bookmarkEnd w:id="2672"/>
      <w:bookmarkEnd w:id="2673"/>
      <w:bookmarkEnd w:id="2674"/>
      <w:bookmarkEnd w:id="2675"/>
      <w:bookmarkEnd w:id="2676"/>
      <w:bookmarkEnd w:id="2677"/>
      <w:bookmarkEnd w:id="2678"/>
      <w:bookmarkEnd w:id="2679"/>
      <w:bookmarkEnd w:id="2680"/>
      <w:bookmarkEnd w:id="2681"/>
      <w:bookmarkEnd w:id="2682"/>
      <w:bookmarkEnd w:id="2683"/>
      <w:r w:rsidR="00647994" w:rsidRPr="00621E63">
        <w:t xml:space="preserve"> </w:t>
      </w:r>
      <w:r w:rsidRPr="00621E63">
        <w:t>transaction, but it is in the format of a WCTP conformant timestamp (yyyy-mm-ddThh:mm:ss.tt)</w:t>
      </w:r>
      <w:r w:rsidR="009424A7" w:rsidRPr="00621E63">
        <w:t xml:space="preserve">. </w:t>
      </w:r>
      <w:r w:rsidRPr="00621E63">
        <w:t>For more information, see Section B.8.7 in the IHE PCD TF Volume 2.</w:t>
      </w:r>
    </w:p>
    <w:p w14:paraId="359EF7F7" w14:textId="5D42D7B8" w:rsidR="009640BC" w:rsidRPr="00621E63" w:rsidRDefault="009640BC" w:rsidP="009640BC">
      <w:pPr>
        <w:pStyle w:val="BodyText"/>
      </w:pPr>
      <w:r w:rsidRPr="00621E63">
        <w:t>The filler order number is the unique identifier for status updates to an alert indication</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B.7.1 in the IHE PCD TF Volume 2.</w:t>
      </w:r>
    </w:p>
    <w:p w14:paraId="2E9B859D" w14:textId="685AA86D" w:rsidR="009640BC" w:rsidRPr="00621E63" w:rsidRDefault="009640BC" w:rsidP="009640BC">
      <w:pPr>
        <w:pStyle w:val="BodyText"/>
      </w:pPr>
      <w:r w:rsidRPr="00621E63">
        <w:t>The parent filler order number is the unique identifier for the original alert indication</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B.7.1 in the IHE PCD TF Volume 2.</w:t>
      </w:r>
    </w:p>
    <w:p w14:paraId="1F61AB6F" w14:textId="78FC3DBA" w:rsidR="009640BC" w:rsidRPr="00621E63" w:rsidRDefault="009640BC" w:rsidP="009640BC">
      <w:pPr>
        <w:pStyle w:val="BodyText"/>
      </w:pPr>
      <w:r w:rsidRPr="00621E63">
        <w:t>The value is the numeric result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00FA7B2C" w14:textId="7FD90A7E" w:rsidR="009640BC" w:rsidRPr="00621E63" w:rsidRDefault="009640BC" w:rsidP="009640BC">
      <w:pPr>
        <w:pStyle w:val="BodyText"/>
      </w:pPr>
      <w:r w:rsidRPr="00621E63">
        <w:t>Units is the measurement type of the value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24540327" w14:textId="447482C7" w:rsidR="009640BC" w:rsidRPr="00621E63" w:rsidRDefault="009640BC" w:rsidP="009640BC">
      <w:pPr>
        <w:pStyle w:val="BodyText"/>
      </w:pPr>
      <w:r w:rsidRPr="00621E63">
        <w:t>The reference range is the alert range set in the device</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4609C38A" w14:textId="44C9E1A3" w:rsidR="009640BC" w:rsidRPr="00621E63" w:rsidRDefault="009640BC" w:rsidP="009640BC">
      <w:pPr>
        <w:pStyle w:val="BodyText"/>
      </w:pPr>
      <w:r w:rsidRPr="00621E63">
        <w:t>The abnormality type indicates the type of abnormality described by this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7F9F5856" w14:textId="119C83AC" w:rsidR="009640BC" w:rsidRPr="00621E63" w:rsidRDefault="009640BC" w:rsidP="009640BC">
      <w:pPr>
        <w:pStyle w:val="BodyText"/>
      </w:pPr>
      <w:r w:rsidRPr="00621E63">
        <w:t>The event identification is the MDC event code for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ins w:id="2684" w:author="Mary Jungers" w:date="2019-11-13T19:37:00Z">
        <w:r w:rsidR="00D04981" w:rsidRPr="00621E63">
          <w:t>.</w:t>
        </w:r>
      </w:ins>
      <w:del w:id="2685" w:author="Mary Jungers" w:date="2019-11-13T19:37:00Z">
        <w:r w:rsidRPr="00621E63" w:rsidDel="00D04981">
          <w:delText xml:space="preserve"> in </w:delText>
        </w:r>
      </w:del>
      <w:del w:id="2686" w:author="Mary Jungers" w:date="2019-11-13T19:36:00Z">
        <w:r w:rsidRPr="00621E63" w:rsidDel="00D04981">
          <w:delText xml:space="preserve">the IHE </w:delText>
        </w:r>
      </w:del>
      <w:del w:id="2687" w:author="Mary Jungers" w:date="2019-11-13T19:37:00Z">
        <w:r w:rsidRPr="00621E63" w:rsidDel="00D04981">
          <w:delText>PCD TF</w:delText>
        </w:r>
      </w:del>
      <w:del w:id="2688" w:author="Mary Jungers" w:date="2019-11-13T19:36:00Z">
        <w:r w:rsidRPr="00621E63" w:rsidDel="00D04981">
          <w:delText xml:space="preserve"> Volume 2</w:delText>
        </w:r>
      </w:del>
      <w:del w:id="2689" w:author="Mary Jungers" w:date="2019-11-13T19:37:00Z">
        <w:r w:rsidRPr="00621E63" w:rsidDel="00D04981">
          <w:delText>.</w:delText>
        </w:r>
      </w:del>
    </w:p>
    <w:p w14:paraId="1F0CE39D" w14:textId="63B4162A" w:rsidR="009640BC" w:rsidRPr="00621E63" w:rsidRDefault="009640BC" w:rsidP="009640BC">
      <w:pPr>
        <w:pStyle w:val="BodyText"/>
      </w:pPr>
      <w:r w:rsidRPr="00621E63">
        <w:t>The source identification is the physiological measurement or technical source responsible for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del w:id="2690" w:author="Mary Jungers" w:date="2019-11-13T19:37:00Z">
        <w:r w:rsidRPr="00621E63" w:rsidDel="00D04981">
          <w:delText xml:space="preserve"> in the IHE PCD TF Volume 2.</w:delText>
        </w:r>
      </w:del>
      <w:ins w:id="2691" w:author="Mary Jungers" w:date="2019-11-13T19:37:00Z">
        <w:r w:rsidR="00D04981" w:rsidRPr="00621E63">
          <w:t>.</w:t>
        </w:r>
      </w:ins>
    </w:p>
    <w:p w14:paraId="4C84C7FD" w14:textId="50A2A774" w:rsidR="009640BC" w:rsidRPr="00621E63" w:rsidRDefault="009640BC" w:rsidP="009640BC">
      <w:pPr>
        <w:pStyle w:val="BodyText"/>
      </w:pPr>
      <w:r w:rsidRPr="00621E63">
        <w:t>The event phase is whether the stimulus for the message is the beginning, end, or some other state or state transition of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 xml:space="preserve">An Alert Manager can use this field to inform an Alert Communicator that a </w:t>
      </w:r>
      <w:r w:rsidR="00901663" w:rsidRPr="00621E63">
        <w:t>PCD-06</w:t>
      </w:r>
      <w:r w:rsidRPr="00621E63">
        <w:t xml:space="preserve"> message was sent as a result of an escalation or deescalation</w:t>
      </w:r>
      <w:r w:rsidR="009424A7" w:rsidRPr="00621E63">
        <w:t xml:space="preserve">. </w:t>
      </w:r>
      <w:r w:rsidRPr="00621E63">
        <w:t>For more information, see Table B.8.5-1</w:t>
      </w:r>
      <w:del w:id="2692" w:author="Mary Jungers" w:date="2019-11-13T19:37:00Z">
        <w:r w:rsidRPr="00621E63" w:rsidDel="00D04981">
          <w:delText xml:space="preserve"> in the IHE PCD TF Volume 2</w:delText>
        </w:r>
      </w:del>
      <w:r w:rsidR="009424A7" w:rsidRPr="00621E63">
        <w:t xml:space="preserve">. </w:t>
      </w:r>
    </w:p>
    <w:p w14:paraId="1CF91977" w14:textId="630CC011" w:rsidR="009640BC" w:rsidRPr="00621E63" w:rsidRDefault="009640BC" w:rsidP="009640BC">
      <w:pPr>
        <w:pStyle w:val="BodyText"/>
      </w:pPr>
      <w:r w:rsidRPr="00621E63">
        <w:t>The alert state is the state of the underlying alert condition at the patient care device</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del w:id="2693" w:author="Mary Jungers" w:date="2019-11-13T19:37:00Z">
        <w:r w:rsidRPr="00621E63" w:rsidDel="00D04981">
          <w:delText xml:space="preserve"> in the IHE PCD TF Volume 2</w:delText>
        </w:r>
      </w:del>
      <w:r w:rsidRPr="00621E63">
        <w:t>.</w:t>
      </w:r>
    </w:p>
    <w:p w14:paraId="1B52BAEE" w14:textId="43AB6582" w:rsidR="009640BC" w:rsidRPr="00621E63" w:rsidRDefault="009640BC" w:rsidP="009640BC">
      <w:pPr>
        <w:pStyle w:val="BodyText"/>
      </w:pPr>
      <w:r w:rsidRPr="00621E63">
        <w:t>The inactivation state is whether or not visual or aural indications at the patient care device are inactivated</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del w:id="2694" w:author="Mary Jungers" w:date="2019-11-13T19:37:00Z">
        <w:r w:rsidRPr="00621E63" w:rsidDel="00D04981">
          <w:delText xml:space="preserve"> in the IHE PCD TF Volume 2</w:delText>
        </w:r>
      </w:del>
      <w:r w:rsidRPr="00621E63">
        <w:t>.</w:t>
      </w:r>
    </w:p>
    <w:p w14:paraId="4FDA07FD" w14:textId="6F21FF82" w:rsidR="009640BC" w:rsidRPr="00621E63" w:rsidRDefault="009640BC" w:rsidP="009640BC">
      <w:pPr>
        <w:pStyle w:val="BodyText"/>
      </w:pPr>
      <w:r w:rsidRPr="00621E63">
        <w:t>The alarm priority is the priority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del w:id="2695" w:author="Mary Jungers" w:date="2019-11-13T19:37:00Z">
        <w:r w:rsidRPr="00621E63" w:rsidDel="00D04981">
          <w:delText xml:space="preserve"> in t</w:delText>
        </w:r>
      </w:del>
      <w:del w:id="2696" w:author="Mary Jungers" w:date="2019-11-13T19:38:00Z">
        <w:r w:rsidRPr="00621E63" w:rsidDel="00D04981">
          <w:delText>he IHE PCD TF Volume 2</w:delText>
        </w:r>
      </w:del>
      <w:r w:rsidRPr="00621E63">
        <w:t>.</w:t>
      </w:r>
    </w:p>
    <w:p w14:paraId="5E8F4E4A" w14:textId="40CB9879" w:rsidR="009640BC" w:rsidRPr="00621E63" w:rsidRDefault="009640BC" w:rsidP="009640BC">
      <w:pPr>
        <w:pStyle w:val="BodyText"/>
      </w:pPr>
      <w:r w:rsidRPr="00621E63">
        <w:lastRenderedPageBreak/>
        <w:t>The alert type is the type of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del w:id="2697" w:author="Mary Jungers" w:date="2019-11-13T19:38:00Z">
        <w:r w:rsidRPr="00621E63" w:rsidDel="00D04981">
          <w:delText xml:space="preserve"> in the IHE PCD TF Volume 2</w:delText>
        </w:r>
      </w:del>
      <w:r w:rsidRPr="00621E63">
        <w:t>.</w:t>
      </w:r>
    </w:p>
    <w:p w14:paraId="5881A410" w14:textId="084DC728" w:rsidR="00E64CD9" w:rsidRPr="00621E63" w:rsidRDefault="00E64CD9" w:rsidP="00CF5627">
      <w:pPr>
        <w:pStyle w:val="TableTitle"/>
      </w:pPr>
      <w:r w:rsidRPr="00621E63">
        <w:t xml:space="preserve">Table K.7-3: Mapping alert data elements to </w:t>
      </w:r>
      <w:r w:rsidR="00647994" w:rsidRPr="00621E63">
        <w:t>[PCD-04]</w:t>
      </w:r>
      <w:r w:rsidRPr="00621E63">
        <w:t xml:space="preserve"> transactions</w:t>
      </w:r>
    </w:p>
    <w:tbl>
      <w:tblPr>
        <w:tblW w:w="867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2698" w:author="Mary Jungers" w:date="2019-11-14T18:57:00Z">
          <w:tblPr>
            <w:tblW w:w="867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2790"/>
        <w:gridCol w:w="5887"/>
        <w:tblGridChange w:id="2699">
          <w:tblGrid>
            <w:gridCol w:w="2790"/>
            <w:gridCol w:w="5887"/>
          </w:tblGrid>
        </w:tblGridChange>
      </w:tblGrid>
      <w:tr w:rsidR="00E64CD9" w:rsidRPr="00621E63" w14:paraId="2C45B717" w14:textId="77777777" w:rsidTr="00D93F40">
        <w:trPr>
          <w:cantSplit/>
          <w:tblHeader/>
          <w:trPrChange w:id="2700" w:author="Mary Jungers" w:date="2019-11-14T18:57:00Z">
            <w:trPr>
              <w:cantSplit/>
            </w:trPr>
          </w:trPrChange>
        </w:trPr>
        <w:tc>
          <w:tcPr>
            <w:tcW w:w="2790" w:type="dxa"/>
            <w:shd w:val="clear" w:color="auto" w:fill="D0CECE"/>
            <w:hideMark/>
            <w:tcPrChange w:id="2701" w:author="Mary Jungers" w:date="2019-11-14T18:57:00Z">
              <w:tcPr>
                <w:tcW w:w="2790" w:type="dxa"/>
                <w:tcBorders>
                  <w:top w:val="single" w:sz="4" w:space="0" w:color="auto"/>
                  <w:left w:val="single" w:sz="4" w:space="0" w:color="auto"/>
                  <w:bottom w:val="single" w:sz="4" w:space="0" w:color="auto"/>
                  <w:right w:val="single" w:sz="4" w:space="0" w:color="auto"/>
                </w:tcBorders>
                <w:shd w:val="clear" w:color="auto" w:fill="D0CECE"/>
                <w:hideMark/>
              </w:tcPr>
            </w:tcPrChange>
          </w:tcPr>
          <w:p w14:paraId="49291DAE" w14:textId="77777777" w:rsidR="00E64CD9" w:rsidRPr="00621E63" w:rsidRDefault="00E64CD9" w:rsidP="00CF5627">
            <w:pPr>
              <w:pStyle w:val="TableEntryHeader"/>
            </w:pPr>
            <w:r w:rsidRPr="00621E63">
              <w:t>Data elements</w:t>
            </w:r>
          </w:p>
        </w:tc>
        <w:tc>
          <w:tcPr>
            <w:tcW w:w="5887" w:type="dxa"/>
            <w:shd w:val="clear" w:color="auto" w:fill="D0CECE"/>
            <w:hideMark/>
            <w:tcPrChange w:id="2702" w:author="Mary Jungers" w:date="2019-11-14T18:57:00Z">
              <w:tcPr>
                <w:tcW w:w="5887" w:type="dxa"/>
                <w:tcBorders>
                  <w:top w:val="single" w:sz="4" w:space="0" w:color="auto"/>
                  <w:left w:val="single" w:sz="4" w:space="0" w:color="auto"/>
                  <w:bottom w:val="single" w:sz="4" w:space="0" w:color="auto"/>
                  <w:right w:val="single" w:sz="4" w:space="0" w:color="auto"/>
                </w:tcBorders>
                <w:shd w:val="clear" w:color="auto" w:fill="D0CECE"/>
                <w:hideMark/>
              </w:tcPr>
            </w:tcPrChange>
          </w:tcPr>
          <w:p w14:paraId="49646A10" w14:textId="2ADDF30B" w:rsidR="00E64CD9" w:rsidRPr="00621E63" w:rsidRDefault="00647994" w:rsidP="00CF5627">
            <w:pPr>
              <w:pStyle w:val="TableEntryHeader"/>
            </w:pPr>
            <w:r w:rsidRPr="00621E63">
              <w:t>PCD-04</w:t>
            </w:r>
            <w:r w:rsidR="00E64CD9" w:rsidRPr="00621E63">
              <w:t xml:space="preserve"> location</w:t>
            </w:r>
          </w:p>
        </w:tc>
      </w:tr>
      <w:tr w:rsidR="00E64CD9" w:rsidRPr="00621E63" w14:paraId="3A5606CD" w14:textId="77777777" w:rsidTr="00D93F40">
        <w:trPr>
          <w:cantSplit/>
          <w:trPrChange w:id="2703" w:author="Mary Jungers" w:date="2019-11-14T18:57:00Z">
            <w:trPr>
              <w:cantSplit/>
            </w:trPr>
          </w:trPrChange>
        </w:trPr>
        <w:tc>
          <w:tcPr>
            <w:tcW w:w="2790" w:type="dxa"/>
            <w:hideMark/>
            <w:tcPrChange w:id="2704"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098DA794" w14:textId="77777777" w:rsidR="00E64CD9" w:rsidRPr="00621E63" w:rsidRDefault="00E64CD9" w:rsidP="00CF5627">
            <w:pPr>
              <w:pStyle w:val="TableEntry"/>
            </w:pPr>
            <w:r w:rsidRPr="00621E63">
              <w:t>Alert timestamp</w:t>
            </w:r>
          </w:p>
        </w:tc>
        <w:tc>
          <w:tcPr>
            <w:tcW w:w="5887" w:type="dxa"/>
            <w:hideMark/>
            <w:tcPrChange w:id="2705"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1A62916A" w14:textId="77777777" w:rsidR="00E64CD9" w:rsidRPr="00621E63" w:rsidRDefault="00E64CD9" w:rsidP="00CF5627">
            <w:pPr>
              <w:pStyle w:val="TableEntry"/>
              <w:rPr>
                <w:szCs w:val="18"/>
              </w:rPr>
            </w:pPr>
            <w:r w:rsidRPr="00621E63">
              <w:rPr>
                <w:szCs w:val="18"/>
              </w:rPr>
              <w:t>Either:</w:t>
            </w:r>
          </w:p>
          <w:p w14:paraId="32854B7E" w14:textId="1BE417F0" w:rsidR="00687A87" w:rsidRPr="00621E63" w:rsidRDefault="00E64CD9" w:rsidP="00BD161D">
            <w:pPr>
              <w:pStyle w:val="ListNumber2"/>
              <w:numPr>
                <w:ilvl w:val="0"/>
                <w:numId w:val="21"/>
              </w:numPr>
            </w:pPr>
            <w:r w:rsidRPr="00621E63">
              <w:rPr>
                <w:sz w:val="18"/>
                <w:szCs w:val="18"/>
              </w:rPr>
              <w:t>OBR-7</w:t>
            </w:r>
          </w:p>
          <w:p w14:paraId="5FFAFA02" w14:textId="77777777" w:rsidR="00E64CD9" w:rsidRPr="00621E63" w:rsidRDefault="00E64CD9" w:rsidP="00BD161D">
            <w:pPr>
              <w:pStyle w:val="ListNumber2"/>
              <w:numPr>
                <w:ilvl w:val="0"/>
                <w:numId w:val="21"/>
              </w:numPr>
            </w:pPr>
            <w:r w:rsidRPr="00621E63">
              <w:rPr>
                <w:sz w:val="18"/>
                <w:szCs w:val="18"/>
              </w:rPr>
              <w:t>OBX-14</w:t>
            </w:r>
          </w:p>
        </w:tc>
      </w:tr>
      <w:tr w:rsidR="00E64CD9" w:rsidRPr="00621E63" w14:paraId="4232E4F5" w14:textId="77777777" w:rsidTr="00D93F40">
        <w:trPr>
          <w:cantSplit/>
          <w:trPrChange w:id="2706" w:author="Mary Jungers" w:date="2019-11-14T18:57:00Z">
            <w:trPr>
              <w:cantSplit/>
            </w:trPr>
          </w:trPrChange>
        </w:trPr>
        <w:tc>
          <w:tcPr>
            <w:tcW w:w="2790" w:type="dxa"/>
            <w:hideMark/>
            <w:tcPrChange w:id="2707"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114FCBC7" w14:textId="77777777" w:rsidR="00E64CD9" w:rsidRPr="00621E63" w:rsidRDefault="00E64CD9" w:rsidP="00CF5627">
            <w:pPr>
              <w:pStyle w:val="TableEntry"/>
            </w:pPr>
            <w:r w:rsidRPr="00621E63">
              <w:t>Filler order number</w:t>
            </w:r>
          </w:p>
        </w:tc>
        <w:tc>
          <w:tcPr>
            <w:tcW w:w="5887" w:type="dxa"/>
            <w:hideMark/>
            <w:tcPrChange w:id="2708"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3D495AF3" w14:textId="77777777" w:rsidR="00E64CD9" w:rsidRPr="00621E63" w:rsidRDefault="00E64CD9" w:rsidP="00CF5627">
            <w:pPr>
              <w:pStyle w:val="TableEntry"/>
            </w:pPr>
            <w:r w:rsidRPr="00621E63">
              <w:t>OBR-3</w:t>
            </w:r>
          </w:p>
        </w:tc>
      </w:tr>
      <w:tr w:rsidR="00E64CD9" w:rsidRPr="00621E63" w14:paraId="40E9BBC1" w14:textId="77777777" w:rsidTr="00D93F40">
        <w:trPr>
          <w:cantSplit/>
          <w:trPrChange w:id="2709" w:author="Mary Jungers" w:date="2019-11-14T18:57:00Z">
            <w:trPr>
              <w:cantSplit/>
            </w:trPr>
          </w:trPrChange>
        </w:trPr>
        <w:tc>
          <w:tcPr>
            <w:tcW w:w="2790" w:type="dxa"/>
            <w:hideMark/>
            <w:tcPrChange w:id="2710"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35866C30" w14:textId="77777777" w:rsidR="00E64CD9" w:rsidRPr="00621E63" w:rsidRDefault="00E64CD9" w:rsidP="00CF5627">
            <w:pPr>
              <w:pStyle w:val="TableEntry"/>
            </w:pPr>
            <w:r w:rsidRPr="00621E63">
              <w:t>Parent filler order number</w:t>
            </w:r>
          </w:p>
        </w:tc>
        <w:tc>
          <w:tcPr>
            <w:tcW w:w="5887" w:type="dxa"/>
            <w:hideMark/>
            <w:tcPrChange w:id="2711"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00F13779" w14:textId="77777777" w:rsidR="00E64CD9" w:rsidRPr="00621E63" w:rsidRDefault="00E64CD9" w:rsidP="00CF5627">
            <w:pPr>
              <w:pStyle w:val="TableEntry"/>
            </w:pPr>
            <w:r w:rsidRPr="00621E63">
              <w:t>OBR-29</w:t>
            </w:r>
          </w:p>
        </w:tc>
      </w:tr>
      <w:tr w:rsidR="00E64CD9" w:rsidRPr="00621E63" w14:paraId="38835A05" w14:textId="77777777" w:rsidTr="00D93F40">
        <w:trPr>
          <w:cantSplit/>
          <w:trPrChange w:id="2712" w:author="Mary Jungers" w:date="2019-11-14T18:57:00Z">
            <w:trPr>
              <w:cantSplit/>
            </w:trPr>
          </w:trPrChange>
        </w:trPr>
        <w:tc>
          <w:tcPr>
            <w:tcW w:w="2790" w:type="dxa"/>
            <w:hideMark/>
            <w:tcPrChange w:id="2713"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61D4A7B0" w14:textId="77777777" w:rsidR="00E64CD9" w:rsidRPr="00621E63" w:rsidRDefault="00E64CD9" w:rsidP="00CF5627">
            <w:pPr>
              <w:pStyle w:val="TableEntry"/>
            </w:pPr>
            <w:r w:rsidRPr="00621E63">
              <w:t>Value</w:t>
            </w:r>
          </w:p>
        </w:tc>
        <w:tc>
          <w:tcPr>
            <w:tcW w:w="5887" w:type="dxa"/>
            <w:hideMark/>
            <w:tcPrChange w:id="2714"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363208AB" w14:textId="77777777" w:rsidR="00E64CD9" w:rsidRPr="00621E63" w:rsidRDefault="00E64CD9" w:rsidP="00CF5627">
            <w:pPr>
              <w:pStyle w:val="TableEntry"/>
            </w:pPr>
            <w:r w:rsidRPr="00621E63">
              <w:t>OBX-5 of OBX segment with Source Identification facet for alerts with a type of Physiological</w:t>
            </w:r>
          </w:p>
        </w:tc>
      </w:tr>
      <w:tr w:rsidR="00E64CD9" w:rsidRPr="00621E63" w14:paraId="7D6F1FE8" w14:textId="77777777" w:rsidTr="00D93F40">
        <w:trPr>
          <w:cantSplit/>
          <w:trPrChange w:id="2715" w:author="Mary Jungers" w:date="2019-11-14T18:57:00Z">
            <w:trPr>
              <w:cantSplit/>
            </w:trPr>
          </w:trPrChange>
        </w:trPr>
        <w:tc>
          <w:tcPr>
            <w:tcW w:w="2790" w:type="dxa"/>
            <w:hideMark/>
            <w:tcPrChange w:id="2716"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222139C0" w14:textId="77777777" w:rsidR="00E64CD9" w:rsidRPr="00621E63" w:rsidRDefault="00E64CD9" w:rsidP="00CF5627">
            <w:pPr>
              <w:pStyle w:val="TableEntry"/>
            </w:pPr>
            <w:r w:rsidRPr="00621E63">
              <w:t>Units</w:t>
            </w:r>
          </w:p>
        </w:tc>
        <w:tc>
          <w:tcPr>
            <w:tcW w:w="5887" w:type="dxa"/>
            <w:hideMark/>
            <w:tcPrChange w:id="2717"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6FB13C9C" w14:textId="77777777" w:rsidR="00E64CD9" w:rsidRPr="00621E63" w:rsidRDefault="00E64CD9" w:rsidP="00CF5627">
            <w:pPr>
              <w:pStyle w:val="TableEntry"/>
            </w:pPr>
            <w:r w:rsidRPr="00621E63">
              <w:t>OBX-6 of OBX segment with Source Identification facet for alerts with a type of Physiological</w:t>
            </w:r>
          </w:p>
        </w:tc>
      </w:tr>
      <w:tr w:rsidR="00E64CD9" w:rsidRPr="00621E63" w14:paraId="6678C8C4" w14:textId="77777777" w:rsidTr="00D93F40">
        <w:trPr>
          <w:cantSplit/>
          <w:trPrChange w:id="2718" w:author="Mary Jungers" w:date="2019-11-14T18:57:00Z">
            <w:trPr>
              <w:cantSplit/>
            </w:trPr>
          </w:trPrChange>
        </w:trPr>
        <w:tc>
          <w:tcPr>
            <w:tcW w:w="2790" w:type="dxa"/>
            <w:hideMark/>
            <w:tcPrChange w:id="2719"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2B28156C" w14:textId="77777777" w:rsidR="00E64CD9" w:rsidRPr="00621E63" w:rsidRDefault="00E64CD9" w:rsidP="00CF5627">
            <w:pPr>
              <w:pStyle w:val="TableEntry"/>
            </w:pPr>
            <w:r w:rsidRPr="00621E63">
              <w:t>Reference range</w:t>
            </w:r>
          </w:p>
        </w:tc>
        <w:tc>
          <w:tcPr>
            <w:tcW w:w="5887" w:type="dxa"/>
            <w:hideMark/>
            <w:tcPrChange w:id="2720"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3BCA99BD" w14:textId="77777777" w:rsidR="00E64CD9" w:rsidRPr="00621E63" w:rsidRDefault="00E64CD9" w:rsidP="00CF5627">
            <w:pPr>
              <w:pStyle w:val="TableEntry"/>
            </w:pPr>
            <w:r w:rsidRPr="00621E63">
              <w:t>OBX-7 of OBX segment with Source Identification facet for alerts with a type of Physiological</w:t>
            </w:r>
          </w:p>
        </w:tc>
      </w:tr>
      <w:tr w:rsidR="00E64CD9" w:rsidRPr="00621E63" w14:paraId="5D00726E" w14:textId="77777777" w:rsidTr="00D93F40">
        <w:trPr>
          <w:cantSplit/>
          <w:trPrChange w:id="2721" w:author="Mary Jungers" w:date="2019-11-14T18:57:00Z">
            <w:trPr>
              <w:cantSplit/>
            </w:trPr>
          </w:trPrChange>
        </w:trPr>
        <w:tc>
          <w:tcPr>
            <w:tcW w:w="2790" w:type="dxa"/>
            <w:hideMark/>
            <w:tcPrChange w:id="2722"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42BAF0A1" w14:textId="77777777" w:rsidR="00E64CD9" w:rsidRPr="00621E63" w:rsidRDefault="00E64CD9" w:rsidP="00CF5627">
            <w:pPr>
              <w:pStyle w:val="TableEntry"/>
            </w:pPr>
            <w:r w:rsidRPr="00621E63">
              <w:t>Abnormality type</w:t>
            </w:r>
          </w:p>
        </w:tc>
        <w:tc>
          <w:tcPr>
            <w:tcW w:w="5887" w:type="dxa"/>
            <w:hideMark/>
            <w:tcPrChange w:id="2723"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18AE19C5" w14:textId="77777777" w:rsidR="00E64CD9" w:rsidRPr="00621E63" w:rsidRDefault="00E64CD9" w:rsidP="00CF5627">
            <w:pPr>
              <w:pStyle w:val="TableEntry"/>
            </w:pPr>
            <w:r w:rsidRPr="00621E63">
              <w:t>Either:</w:t>
            </w:r>
          </w:p>
          <w:p w14:paraId="6A1F66C4" w14:textId="77777777" w:rsidR="00E64CD9" w:rsidRPr="00621E63" w:rsidRDefault="00E64CD9" w:rsidP="00BD161D">
            <w:pPr>
              <w:pStyle w:val="ListNumber2"/>
              <w:numPr>
                <w:ilvl w:val="0"/>
                <w:numId w:val="22"/>
              </w:numPr>
              <w:rPr>
                <w:sz w:val="18"/>
                <w:szCs w:val="18"/>
              </w:rPr>
            </w:pPr>
            <w:r w:rsidRPr="00621E63">
              <w:rPr>
                <w:sz w:val="18"/>
                <w:szCs w:val="18"/>
              </w:rPr>
              <w:t>OBX-5 of OBX segment with Abnormality Type facet</w:t>
            </w:r>
          </w:p>
          <w:p w14:paraId="51B662FD" w14:textId="77777777" w:rsidR="00E64CD9" w:rsidRPr="00621E63" w:rsidRDefault="00E64CD9" w:rsidP="00BD161D">
            <w:pPr>
              <w:pStyle w:val="ListNumber2"/>
              <w:numPr>
                <w:ilvl w:val="0"/>
                <w:numId w:val="21"/>
              </w:numPr>
            </w:pPr>
            <w:r w:rsidRPr="00621E63">
              <w:rPr>
                <w:sz w:val="18"/>
                <w:szCs w:val="18"/>
              </w:rPr>
              <w:t>Component of OBX-8 Abnormal Flags field of OBX segment with Event Identification facet</w:t>
            </w:r>
          </w:p>
        </w:tc>
      </w:tr>
      <w:tr w:rsidR="00E64CD9" w:rsidRPr="00621E63" w14:paraId="43F38864" w14:textId="77777777" w:rsidTr="00D93F40">
        <w:trPr>
          <w:cantSplit/>
          <w:trPrChange w:id="2724" w:author="Mary Jungers" w:date="2019-11-14T18:57:00Z">
            <w:trPr>
              <w:cantSplit/>
            </w:trPr>
          </w:trPrChange>
        </w:trPr>
        <w:tc>
          <w:tcPr>
            <w:tcW w:w="2790" w:type="dxa"/>
            <w:hideMark/>
            <w:tcPrChange w:id="2725"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7532BCBA" w14:textId="77777777" w:rsidR="00E64CD9" w:rsidRPr="00621E63" w:rsidRDefault="00E64CD9" w:rsidP="00CF5627">
            <w:pPr>
              <w:pStyle w:val="TableEntry"/>
            </w:pPr>
            <w:r w:rsidRPr="00621E63">
              <w:t>Event identification</w:t>
            </w:r>
          </w:p>
        </w:tc>
        <w:tc>
          <w:tcPr>
            <w:tcW w:w="5887" w:type="dxa"/>
            <w:hideMark/>
            <w:tcPrChange w:id="2726"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367F1273" w14:textId="77777777" w:rsidR="00E64CD9" w:rsidRPr="00621E63" w:rsidRDefault="00E64CD9" w:rsidP="00CF5627">
            <w:pPr>
              <w:pStyle w:val="TableEntry"/>
            </w:pPr>
            <w:r w:rsidRPr="00621E63">
              <w:t>OBX-5 of OBX segment with Event Identification facet</w:t>
            </w:r>
          </w:p>
        </w:tc>
      </w:tr>
      <w:tr w:rsidR="00E64CD9" w:rsidRPr="00621E63" w14:paraId="0CF4272D" w14:textId="77777777" w:rsidTr="00D93F40">
        <w:trPr>
          <w:cantSplit/>
          <w:trPrChange w:id="2727" w:author="Mary Jungers" w:date="2019-11-14T18:57:00Z">
            <w:trPr>
              <w:cantSplit/>
            </w:trPr>
          </w:trPrChange>
        </w:trPr>
        <w:tc>
          <w:tcPr>
            <w:tcW w:w="2790" w:type="dxa"/>
            <w:hideMark/>
            <w:tcPrChange w:id="2728"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70C42A29" w14:textId="77777777" w:rsidR="00E64CD9" w:rsidRPr="00621E63" w:rsidRDefault="00E64CD9" w:rsidP="00CF5627">
            <w:pPr>
              <w:pStyle w:val="TableEntry"/>
            </w:pPr>
            <w:r w:rsidRPr="00621E63">
              <w:t>Source identification</w:t>
            </w:r>
          </w:p>
        </w:tc>
        <w:tc>
          <w:tcPr>
            <w:tcW w:w="5887" w:type="dxa"/>
            <w:hideMark/>
            <w:tcPrChange w:id="2729"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30924BD3" w14:textId="77777777" w:rsidR="00E64CD9" w:rsidRPr="00621E63" w:rsidRDefault="00E64CD9" w:rsidP="00CF5627">
            <w:pPr>
              <w:pStyle w:val="TableEntry"/>
            </w:pPr>
            <w:r w:rsidRPr="00621E63">
              <w:t>Either:</w:t>
            </w:r>
          </w:p>
          <w:p w14:paraId="7773AAE6" w14:textId="77777777" w:rsidR="00E64CD9" w:rsidRPr="00621E63" w:rsidRDefault="00E64CD9" w:rsidP="00BD161D">
            <w:pPr>
              <w:pStyle w:val="ListNumber2"/>
              <w:numPr>
                <w:ilvl w:val="0"/>
                <w:numId w:val="23"/>
              </w:numPr>
              <w:rPr>
                <w:sz w:val="18"/>
                <w:szCs w:val="18"/>
              </w:rPr>
            </w:pPr>
            <w:r w:rsidRPr="00621E63">
              <w:rPr>
                <w:sz w:val="18"/>
                <w:szCs w:val="18"/>
              </w:rPr>
              <w:t>OBX-3 of OBX segment with Source Identification facet for alerts with a type of Physiological</w:t>
            </w:r>
          </w:p>
          <w:p w14:paraId="2B70442C" w14:textId="77777777" w:rsidR="00E64CD9" w:rsidRPr="00621E63" w:rsidRDefault="00E64CD9" w:rsidP="00BD161D">
            <w:pPr>
              <w:pStyle w:val="ListNumber2"/>
              <w:numPr>
                <w:ilvl w:val="0"/>
                <w:numId w:val="23"/>
              </w:numPr>
            </w:pPr>
            <w:r w:rsidRPr="00621E63">
              <w:rPr>
                <w:sz w:val="18"/>
                <w:szCs w:val="18"/>
              </w:rPr>
              <w:t>OBX-5 of OBX segment with Source Identification facet for other alert types</w:t>
            </w:r>
          </w:p>
        </w:tc>
      </w:tr>
      <w:tr w:rsidR="00E64CD9" w:rsidRPr="00621E63" w14:paraId="20C57460" w14:textId="77777777" w:rsidTr="00D93F40">
        <w:trPr>
          <w:cantSplit/>
          <w:trPrChange w:id="2730" w:author="Mary Jungers" w:date="2019-11-14T18:57:00Z">
            <w:trPr>
              <w:cantSplit/>
            </w:trPr>
          </w:trPrChange>
        </w:trPr>
        <w:tc>
          <w:tcPr>
            <w:tcW w:w="2790" w:type="dxa"/>
            <w:hideMark/>
            <w:tcPrChange w:id="2731"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0D8F9F00" w14:textId="77777777" w:rsidR="00E64CD9" w:rsidRPr="00621E63" w:rsidRDefault="00E64CD9" w:rsidP="00CF5627">
            <w:pPr>
              <w:pStyle w:val="TableEntry"/>
            </w:pPr>
            <w:r w:rsidRPr="00621E63">
              <w:t>Event phase</w:t>
            </w:r>
          </w:p>
        </w:tc>
        <w:tc>
          <w:tcPr>
            <w:tcW w:w="5887" w:type="dxa"/>
            <w:hideMark/>
            <w:tcPrChange w:id="2732"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59D37893" w14:textId="77777777" w:rsidR="00E64CD9" w:rsidRPr="00621E63" w:rsidRDefault="00E64CD9" w:rsidP="00CF5627">
            <w:pPr>
              <w:pStyle w:val="TableEntry"/>
            </w:pPr>
            <w:r w:rsidRPr="00621E63">
              <w:t>OBX-5 of OBX segment with Event Phase facet</w:t>
            </w:r>
          </w:p>
        </w:tc>
      </w:tr>
      <w:tr w:rsidR="00E64CD9" w:rsidRPr="00621E63" w14:paraId="407AACA2" w14:textId="77777777" w:rsidTr="00D93F40">
        <w:trPr>
          <w:cantSplit/>
          <w:trPrChange w:id="2733" w:author="Mary Jungers" w:date="2019-11-14T18:57:00Z">
            <w:trPr>
              <w:cantSplit/>
            </w:trPr>
          </w:trPrChange>
        </w:trPr>
        <w:tc>
          <w:tcPr>
            <w:tcW w:w="2790" w:type="dxa"/>
            <w:hideMark/>
            <w:tcPrChange w:id="2734"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520E399A" w14:textId="77777777" w:rsidR="00E64CD9" w:rsidRPr="00621E63" w:rsidRDefault="00E64CD9" w:rsidP="00CF5627">
            <w:pPr>
              <w:pStyle w:val="TableEntry"/>
            </w:pPr>
            <w:r w:rsidRPr="00621E63">
              <w:t>Alert state</w:t>
            </w:r>
          </w:p>
        </w:tc>
        <w:tc>
          <w:tcPr>
            <w:tcW w:w="5887" w:type="dxa"/>
            <w:hideMark/>
            <w:tcPrChange w:id="2735"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06C4A1AA" w14:textId="77777777" w:rsidR="00E64CD9" w:rsidRPr="00621E63" w:rsidRDefault="00E64CD9" w:rsidP="00CF5627">
            <w:pPr>
              <w:pStyle w:val="TableEntry"/>
            </w:pPr>
            <w:r w:rsidRPr="00621E63">
              <w:t>OBX-5 of OBX segment with Alert State facet</w:t>
            </w:r>
          </w:p>
        </w:tc>
      </w:tr>
      <w:tr w:rsidR="00E64CD9" w:rsidRPr="00621E63" w14:paraId="768F7542" w14:textId="77777777" w:rsidTr="00D93F40">
        <w:trPr>
          <w:cantSplit/>
          <w:trPrChange w:id="2736" w:author="Mary Jungers" w:date="2019-11-14T18:57:00Z">
            <w:trPr>
              <w:cantSplit/>
            </w:trPr>
          </w:trPrChange>
        </w:trPr>
        <w:tc>
          <w:tcPr>
            <w:tcW w:w="2790" w:type="dxa"/>
            <w:hideMark/>
            <w:tcPrChange w:id="2737"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3D3D8D55" w14:textId="77777777" w:rsidR="00E64CD9" w:rsidRPr="00621E63" w:rsidRDefault="00E64CD9" w:rsidP="00CF5627">
            <w:pPr>
              <w:pStyle w:val="TableEntry"/>
            </w:pPr>
            <w:r w:rsidRPr="00621E63">
              <w:t>Inactivation state</w:t>
            </w:r>
          </w:p>
        </w:tc>
        <w:tc>
          <w:tcPr>
            <w:tcW w:w="5887" w:type="dxa"/>
            <w:hideMark/>
            <w:tcPrChange w:id="2738"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7D63BE7B" w14:textId="77777777" w:rsidR="00E64CD9" w:rsidRPr="00621E63" w:rsidRDefault="00E64CD9" w:rsidP="00CF5627">
            <w:pPr>
              <w:pStyle w:val="TableEntry"/>
            </w:pPr>
            <w:r w:rsidRPr="00621E63">
              <w:t>OBX-5 of OBX segment with Inactivation State facet</w:t>
            </w:r>
          </w:p>
        </w:tc>
      </w:tr>
      <w:tr w:rsidR="00E64CD9" w:rsidRPr="00621E63" w14:paraId="6ADDE7C8" w14:textId="77777777" w:rsidTr="00D93F40">
        <w:trPr>
          <w:cantSplit/>
          <w:trPrChange w:id="2739" w:author="Mary Jungers" w:date="2019-11-14T18:57:00Z">
            <w:trPr>
              <w:cantSplit/>
            </w:trPr>
          </w:trPrChange>
        </w:trPr>
        <w:tc>
          <w:tcPr>
            <w:tcW w:w="2790" w:type="dxa"/>
            <w:hideMark/>
            <w:tcPrChange w:id="2740"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7892597D" w14:textId="77777777" w:rsidR="00E64CD9" w:rsidRPr="00621E63" w:rsidRDefault="00E64CD9" w:rsidP="00CF5627">
            <w:pPr>
              <w:pStyle w:val="TableEntry"/>
            </w:pPr>
            <w:r w:rsidRPr="00621E63">
              <w:t>Alarm priority</w:t>
            </w:r>
          </w:p>
        </w:tc>
        <w:tc>
          <w:tcPr>
            <w:tcW w:w="5887" w:type="dxa"/>
            <w:hideMark/>
            <w:tcPrChange w:id="2741"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217FFBA2" w14:textId="77777777" w:rsidR="00E64CD9" w:rsidRPr="00621E63" w:rsidRDefault="00E64CD9" w:rsidP="00CF5627">
            <w:pPr>
              <w:pStyle w:val="TableEntry"/>
            </w:pPr>
            <w:r w:rsidRPr="00621E63">
              <w:t>Either:</w:t>
            </w:r>
          </w:p>
          <w:p w14:paraId="45E54CFE" w14:textId="77777777" w:rsidR="00E64CD9" w:rsidRPr="00621E63" w:rsidRDefault="00E64CD9" w:rsidP="00BD161D">
            <w:pPr>
              <w:pStyle w:val="ListNumber2"/>
              <w:numPr>
                <w:ilvl w:val="0"/>
                <w:numId w:val="24"/>
              </w:numPr>
              <w:rPr>
                <w:sz w:val="18"/>
                <w:szCs w:val="18"/>
              </w:rPr>
            </w:pPr>
            <w:r w:rsidRPr="00621E63">
              <w:rPr>
                <w:sz w:val="18"/>
                <w:szCs w:val="18"/>
              </w:rPr>
              <w:t>OBX-5 of OBX segment with Alarm Priority facet</w:t>
            </w:r>
          </w:p>
          <w:p w14:paraId="08C78FA2" w14:textId="77777777" w:rsidR="00E64CD9" w:rsidRPr="00621E63" w:rsidRDefault="00E64CD9" w:rsidP="00BD161D">
            <w:pPr>
              <w:pStyle w:val="ListNumber2"/>
              <w:numPr>
                <w:ilvl w:val="0"/>
                <w:numId w:val="24"/>
              </w:numPr>
            </w:pPr>
            <w:r w:rsidRPr="00621E63">
              <w:rPr>
                <w:sz w:val="18"/>
                <w:szCs w:val="18"/>
              </w:rPr>
              <w:t>Component of OBX-8 Abnormal Flags field of OBX segment with Event Identification facet</w:t>
            </w:r>
          </w:p>
        </w:tc>
      </w:tr>
      <w:tr w:rsidR="00E64CD9" w:rsidRPr="00621E63" w14:paraId="7CA304B1" w14:textId="77777777" w:rsidTr="00D93F40">
        <w:trPr>
          <w:cantSplit/>
          <w:trPrChange w:id="2742" w:author="Mary Jungers" w:date="2019-11-14T18:57:00Z">
            <w:trPr>
              <w:cantSplit/>
            </w:trPr>
          </w:trPrChange>
        </w:trPr>
        <w:tc>
          <w:tcPr>
            <w:tcW w:w="2790" w:type="dxa"/>
            <w:hideMark/>
            <w:tcPrChange w:id="2743"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5E11CAC2" w14:textId="77777777" w:rsidR="00E64CD9" w:rsidRPr="00621E63" w:rsidRDefault="00E64CD9" w:rsidP="00CF5627">
            <w:pPr>
              <w:pStyle w:val="TableEntry"/>
            </w:pPr>
            <w:r w:rsidRPr="00621E63">
              <w:t>Alert type</w:t>
            </w:r>
          </w:p>
        </w:tc>
        <w:tc>
          <w:tcPr>
            <w:tcW w:w="5887" w:type="dxa"/>
            <w:hideMark/>
            <w:tcPrChange w:id="2744"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6B9C4BEA" w14:textId="77777777" w:rsidR="00E64CD9" w:rsidRPr="00621E63" w:rsidRDefault="00E64CD9" w:rsidP="00CF5627">
            <w:pPr>
              <w:pStyle w:val="TableEntry"/>
            </w:pPr>
            <w:r w:rsidRPr="00621E63">
              <w:t>Either:</w:t>
            </w:r>
          </w:p>
          <w:p w14:paraId="66194F3C" w14:textId="77777777" w:rsidR="00E64CD9" w:rsidRPr="00621E63" w:rsidRDefault="00E64CD9" w:rsidP="00BD161D">
            <w:pPr>
              <w:pStyle w:val="ListNumber2"/>
              <w:numPr>
                <w:ilvl w:val="0"/>
                <w:numId w:val="25"/>
              </w:numPr>
              <w:rPr>
                <w:sz w:val="18"/>
                <w:szCs w:val="18"/>
              </w:rPr>
            </w:pPr>
            <w:r w:rsidRPr="00621E63">
              <w:rPr>
                <w:sz w:val="18"/>
                <w:szCs w:val="18"/>
              </w:rPr>
              <w:t>OBX-5 of OBX segment with Alert Type facet</w:t>
            </w:r>
          </w:p>
          <w:p w14:paraId="74019AF8" w14:textId="77777777" w:rsidR="00E64CD9" w:rsidRPr="00621E63" w:rsidRDefault="00E64CD9" w:rsidP="00BD161D">
            <w:pPr>
              <w:pStyle w:val="ListNumber2"/>
              <w:numPr>
                <w:ilvl w:val="0"/>
                <w:numId w:val="25"/>
              </w:numPr>
            </w:pPr>
            <w:r w:rsidRPr="00621E63">
              <w:rPr>
                <w:sz w:val="18"/>
                <w:szCs w:val="18"/>
              </w:rPr>
              <w:t>Component of OBX-8 Abnormal Flags field of OBX segment with Event Identification facet</w:t>
            </w:r>
          </w:p>
        </w:tc>
      </w:tr>
      <w:tr w:rsidR="00E64CD9" w:rsidRPr="00621E63" w14:paraId="07385916" w14:textId="77777777" w:rsidTr="00D93F40">
        <w:trPr>
          <w:cantSplit/>
          <w:trPrChange w:id="2745" w:author="Mary Jungers" w:date="2019-11-14T18:57:00Z">
            <w:trPr>
              <w:cantSplit/>
            </w:trPr>
          </w:trPrChange>
        </w:trPr>
        <w:tc>
          <w:tcPr>
            <w:tcW w:w="2790" w:type="dxa"/>
            <w:hideMark/>
            <w:tcPrChange w:id="2746"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14F7EA06" w14:textId="77777777" w:rsidR="00E64CD9" w:rsidRPr="00621E63" w:rsidRDefault="00E64CD9" w:rsidP="00CF5627">
            <w:pPr>
              <w:pStyle w:val="TableEntry"/>
            </w:pPr>
            <w:r w:rsidRPr="00621E63">
              <w:t>Location – Point of Care</w:t>
            </w:r>
          </w:p>
        </w:tc>
        <w:tc>
          <w:tcPr>
            <w:tcW w:w="5887" w:type="dxa"/>
            <w:hideMark/>
            <w:tcPrChange w:id="2747"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05D99511" w14:textId="77777777" w:rsidR="00E64CD9" w:rsidRPr="00621E63" w:rsidRDefault="00E64CD9" w:rsidP="00CF5627">
            <w:pPr>
              <w:pStyle w:val="TableEntry"/>
            </w:pPr>
            <w:r w:rsidRPr="00621E63">
              <w:t>PV1-3.1 maps to a wctp-IHEPCDACMLocation element with a type attribute of “HU” as defined in the FHIR ServiceDeliveryLocationRoleType.</w:t>
            </w:r>
          </w:p>
        </w:tc>
      </w:tr>
      <w:tr w:rsidR="00E64CD9" w:rsidRPr="00621E63" w14:paraId="3652F262" w14:textId="77777777" w:rsidTr="00D93F40">
        <w:trPr>
          <w:cantSplit/>
          <w:trPrChange w:id="2748" w:author="Mary Jungers" w:date="2019-11-14T18:57:00Z">
            <w:trPr>
              <w:cantSplit/>
            </w:trPr>
          </w:trPrChange>
        </w:trPr>
        <w:tc>
          <w:tcPr>
            <w:tcW w:w="2790" w:type="dxa"/>
            <w:hideMark/>
            <w:tcPrChange w:id="2749"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17BE6568" w14:textId="77777777" w:rsidR="00E64CD9" w:rsidRPr="00621E63" w:rsidRDefault="00E64CD9" w:rsidP="00CF5627">
            <w:pPr>
              <w:pStyle w:val="TableEntry"/>
            </w:pPr>
            <w:r w:rsidRPr="00621E63">
              <w:t>Location – Room</w:t>
            </w:r>
          </w:p>
        </w:tc>
        <w:tc>
          <w:tcPr>
            <w:tcW w:w="5887" w:type="dxa"/>
            <w:hideMark/>
            <w:tcPrChange w:id="2750"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7E44F409" w14:textId="77777777" w:rsidR="00E64CD9" w:rsidRPr="00621E63" w:rsidRDefault="00E64CD9" w:rsidP="00CF5627">
            <w:pPr>
              <w:pStyle w:val="TableEntry"/>
            </w:pPr>
            <w:r w:rsidRPr="00621E63">
              <w:t>PV1-3.2 maps to a wctp-IHEPCDACMLocation element with a physical type attribute of “ro” as defined in the FHIR Location Physical Type value set.</w:t>
            </w:r>
          </w:p>
        </w:tc>
      </w:tr>
      <w:tr w:rsidR="00E64CD9" w:rsidRPr="00621E63" w14:paraId="58B5C2D8" w14:textId="77777777" w:rsidTr="00D93F40">
        <w:trPr>
          <w:cantSplit/>
          <w:trPrChange w:id="2751" w:author="Mary Jungers" w:date="2019-11-14T18:57:00Z">
            <w:trPr>
              <w:cantSplit/>
            </w:trPr>
          </w:trPrChange>
        </w:trPr>
        <w:tc>
          <w:tcPr>
            <w:tcW w:w="2790" w:type="dxa"/>
            <w:hideMark/>
            <w:tcPrChange w:id="2752"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27296FD9" w14:textId="77777777" w:rsidR="00E64CD9" w:rsidRPr="00621E63" w:rsidRDefault="00E64CD9" w:rsidP="00CF5627">
            <w:pPr>
              <w:pStyle w:val="TableEntry"/>
            </w:pPr>
            <w:r w:rsidRPr="00621E63">
              <w:lastRenderedPageBreak/>
              <w:t>Location – Bed</w:t>
            </w:r>
          </w:p>
        </w:tc>
        <w:tc>
          <w:tcPr>
            <w:tcW w:w="5887" w:type="dxa"/>
            <w:hideMark/>
            <w:tcPrChange w:id="2753"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7BB48DED" w14:textId="77777777" w:rsidR="00E64CD9" w:rsidRPr="00621E63" w:rsidRDefault="00E64CD9" w:rsidP="00CF5627">
            <w:pPr>
              <w:pStyle w:val="TableEntry"/>
            </w:pPr>
            <w:r w:rsidRPr="00621E63">
              <w:t>PV1-3.3 maps to a wctp-IHEPCDACMLocation element with a physical type attribute of “bd” as defined in the FHIR Location Physical Type value set.</w:t>
            </w:r>
          </w:p>
        </w:tc>
      </w:tr>
    </w:tbl>
    <w:p w14:paraId="0B4F78BE" w14:textId="77777777" w:rsidR="00D04981" w:rsidRPr="00621E63" w:rsidRDefault="00D04981" w:rsidP="00AE6681">
      <w:pPr>
        <w:pStyle w:val="BodyText"/>
        <w:rPr>
          <w:ins w:id="2754" w:author="Mary Jungers" w:date="2019-11-13T19:38:00Z"/>
        </w:rPr>
      </w:pPr>
    </w:p>
    <w:p w14:paraId="2EBF1B91" w14:textId="25AA24B8" w:rsidR="00166EF7" w:rsidRPr="00621E63" w:rsidRDefault="00166EF7" w:rsidP="00AE6681">
      <w:pPr>
        <w:pStyle w:val="BodyText"/>
      </w:pPr>
      <w:r w:rsidRPr="00621E63">
        <w:t>The update action is the action that an ACM AC should take for a previous wctp-SubmitRequest message</w:t>
      </w:r>
      <w:r w:rsidR="009424A7" w:rsidRPr="00621E63">
        <w:t xml:space="preserve">. </w:t>
      </w:r>
      <w:r w:rsidRPr="00621E63">
        <w:t>It is sent by an ACM Alert Manager to an ACM Alert Communicator</w:t>
      </w:r>
      <w:r w:rsidR="009424A7" w:rsidRPr="00621E63">
        <w:t xml:space="preserve">. </w:t>
      </w:r>
      <w:r w:rsidRPr="00621E63">
        <w:t>The available values are CANCEL, ESCALATE, and DEESCALATE.</w:t>
      </w:r>
    </w:p>
    <w:p w14:paraId="520CCEBA" w14:textId="4989B667" w:rsidR="00B11855" w:rsidRPr="00621E63" w:rsidRDefault="00CE1CA8" w:rsidP="00CE1CA8">
      <w:pPr>
        <w:pStyle w:val="Heading2"/>
        <w:numPr>
          <w:ilvl w:val="0"/>
          <w:numId w:val="0"/>
        </w:numPr>
        <w:rPr>
          <w:noProof w:val="0"/>
        </w:rPr>
        <w:pPrChange w:id="2755" w:author="Mary Jungers" w:date="2019-11-13T19:16:00Z">
          <w:pPr>
            <w:pStyle w:val="AppendixHeading2"/>
          </w:pPr>
        </w:pPrChange>
      </w:pPr>
      <w:bookmarkStart w:id="2756" w:name="_Toc401769911"/>
      <w:bookmarkStart w:id="2757" w:name="_Toc24650572"/>
      <w:ins w:id="2758" w:author="Mary Jungers" w:date="2019-11-13T19:16:00Z">
        <w:r w:rsidRPr="00621E63">
          <w:rPr>
            <w:noProof w:val="0"/>
          </w:rPr>
          <w:t xml:space="preserve">K.8 </w:t>
        </w:r>
      </w:ins>
      <w:r w:rsidR="003D003E" w:rsidRPr="00621E63">
        <w:rPr>
          <w:noProof w:val="0"/>
        </w:rPr>
        <w:t>WCTP client–server messages and responses</w:t>
      </w:r>
      <w:bookmarkEnd w:id="2756"/>
      <w:bookmarkEnd w:id="2757"/>
    </w:p>
    <w:p w14:paraId="5063860B" w14:textId="77777777" w:rsidR="00B11855" w:rsidRPr="00621E63" w:rsidRDefault="003D003E" w:rsidP="00AE6681">
      <w:pPr>
        <w:pStyle w:val="BodyText"/>
      </w:pPr>
      <w:r w:rsidRPr="00621E63">
        <w:t>Sections are indicated as message classification – message type – usage indication</w:t>
      </w:r>
    </w:p>
    <w:p w14:paraId="151A30FC" w14:textId="65D3A9FC" w:rsidR="00B11855" w:rsidRPr="00621E63" w:rsidRDefault="003D003E" w:rsidP="00AE6681">
      <w:pPr>
        <w:pStyle w:val="BodyText"/>
      </w:pPr>
      <w:r w:rsidRPr="00621E63">
        <w:t>The message classification is either Administrative or the IHE PCD ACM message (</w:t>
      </w:r>
      <w:r w:rsidR="00901663" w:rsidRPr="00621E63">
        <w:t>PCD-06</w:t>
      </w:r>
      <w:r w:rsidRPr="00621E63">
        <w:t xml:space="preserve">, </w:t>
      </w:r>
      <w:r w:rsidR="00901663" w:rsidRPr="00621E63">
        <w:t>PCD-07</w:t>
      </w:r>
      <w:r w:rsidRPr="00621E63">
        <w:t>, etc.)</w:t>
      </w:r>
    </w:p>
    <w:p w14:paraId="28D5F6FC" w14:textId="77777777" w:rsidR="00B11855" w:rsidRPr="00621E63" w:rsidRDefault="003D003E" w:rsidP="00AE6681">
      <w:pPr>
        <w:pStyle w:val="BodyText"/>
      </w:pPr>
      <w:r w:rsidRPr="00621E63">
        <w:t>The messages type is the WCTP interface specification operation types.</w:t>
      </w:r>
    </w:p>
    <w:p w14:paraId="3370E74E" w14:textId="0064B551" w:rsidR="00B11855" w:rsidRPr="00621E63" w:rsidRDefault="003D003E" w:rsidP="00AE6681">
      <w:pPr>
        <w:pStyle w:val="BodyText"/>
      </w:pPr>
      <w:r w:rsidRPr="00621E63">
        <w:t xml:space="preserve">The usage indication is used to distinctively indicate different uses for the same IHE PCD ACM message, like when MCR is not supported, supported but unpaired, or supported and paired, or to convey ACM </w:t>
      </w:r>
      <w:r w:rsidR="00CA3A2C" w:rsidRPr="00621E63">
        <w:t>Profile</w:t>
      </w:r>
      <w:r w:rsidRPr="00621E63">
        <w:t xml:space="preserve"> proprietary extensions to WCTP like those needed to convey alert associated evidentiary information from the ACM </w:t>
      </w:r>
      <w:r w:rsidR="009E2B46" w:rsidRPr="00621E63">
        <w:t>Alert Manager</w:t>
      </w:r>
      <w:r w:rsidRPr="00621E63">
        <w:t xml:space="preserve"> to the ACM </w:t>
      </w:r>
      <w:r w:rsidR="00916BBE" w:rsidRPr="00621E63">
        <w:t>Alert Communicator</w:t>
      </w:r>
      <w:r w:rsidRPr="00621E63">
        <w:t>.</w:t>
      </w:r>
    </w:p>
    <w:p w14:paraId="0D66794D" w14:textId="3F25D1FF" w:rsidR="00B11855" w:rsidRPr="00621E63" w:rsidRDefault="00CE1CA8" w:rsidP="00CE1CA8">
      <w:pPr>
        <w:pStyle w:val="Heading3"/>
        <w:numPr>
          <w:ilvl w:val="0"/>
          <w:numId w:val="0"/>
        </w:numPr>
        <w:rPr>
          <w:noProof w:val="0"/>
        </w:rPr>
        <w:pPrChange w:id="2759" w:author="Mary Jungers" w:date="2019-11-13T19:16:00Z">
          <w:pPr>
            <w:pStyle w:val="AppendixHeading3"/>
          </w:pPr>
        </w:pPrChange>
      </w:pPr>
      <w:bookmarkStart w:id="2760" w:name="_Toc401769912"/>
      <w:bookmarkStart w:id="2761" w:name="_Toc24650573"/>
      <w:ins w:id="2762" w:author="Mary Jungers" w:date="2019-11-13T19:16:00Z">
        <w:r w:rsidRPr="00621E63">
          <w:rPr>
            <w:noProof w:val="0"/>
          </w:rPr>
          <w:t xml:space="preserve">K.8.1 </w:t>
        </w:r>
      </w:ins>
      <w:r w:rsidR="003D003E" w:rsidRPr="00621E63">
        <w:rPr>
          <w:noProof w:val="0"/>
        </w:rPr>
        <w:t xml:space="preserve">Administrative </w:t>
      </w:r>
      <w:r w:rsidR="00B71DAC" w:rsidRPr="00621E63">
        <w:rPr>
          <w:noProof w:val="0"/>
        </w:rPr>
        <w:t>–</w:t>
      </w:r>
      <w:r w:rsidR="003D003E" w:rsidRPr="00621E63">
        <w:rPr>
          <w:noProof w:val="0"/>
        </w:rPr>
        <w:t xml:space="preserve"> wctp-VersionQuery</w:t>
      </w:r>
      <w:bookmarkEnd w:id="2760"/>
      <w:bookmarkEnd w:id="2761"/>
    </w:p>
    <w:p w14:paraId="2F4829E8" w14:textId="328C9308" w:rsidR="00B11855" w:rsidRPr="00621E63" w:rsidRDefault="003D003E" w:rsidP="00AE6681">
      <w:pPr>
        <w:pStyle w:val="BodyText"/>
        <w:rPr>
          <w:rStyle w:val="Strong"/>
        </w:rPr>
      </w:pPr>
      <w:r w:rsidRPr="00621E63">
        <w:t xml:space="preserve">This message is used to determine whether or not the WCTP server, the ACM </w:t>
      </w:r>
      <w:r w:rsidR="00916BBE" w:rsidRPr="00621E63">
        <w:t>Alert Communicator</w:t>
      </w:r>
      <w:r w:rsidRPr="00621E63">
        <w:t>, supports Multiple Choice Response (MCR) pairs on SubmitRequest messages. See WCTP version above.</w:t>
      </w:r>
    </w:p>
    <w:p w14:paraId="7E7C8630" w14:textId="77777777" w:rsidR="00B11855" w:rsidRPr="00621E63" w:rsidRDefault="00B11855" w:rsidP="00CF5627">
      <w:pPr>
        <w:pStyle w:val="BodyText"/>
      </w:pPr>
    </w:p>
    <w:p w14:paraId="0A34E8A3" w14:textId="77777777" w:rsidR="00B11855" w:rsidRPr="00621E63" w:rsidRDefault="003D003E" w:rsidP="00AE6681">
      <w:pPr>
        <w:pStyle w:val="TableXML"/>
        <w:rPr>
          <w:noProof w:val="0"/>
        </w:rPr>
      </w:pPr>
      <w:r w:rsidRPr="00621E63">
        <w:rPr>
          <w:noProof w:val="0"/>
        </w:rPr>
        <w:t>&lt;?xml version="1.0"?&gt;</w:t>
      </w:r>
    </w:p>
    <w:p w14:paraId="2ACD58CF"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 &gt;</w:t>
      </w:r>
    </w:p>
    <w:p w14:paraId="22D4BB64"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5625BC06" w14:textId="77777777" w:rsidR="00B11855" w:rsidRPr="00621E63" w:rsidRDefault="003D003E" w:rsidP="00AE6681">
      <w:pPr>
        <w:pStyle w:val="TableXML"/>
        <w:rPr>
          <w:noProof w:val="0"/>
        </w:rPr>
      </w:pPr>
      <w:r w:rsidRPr="00621E63">
        <w:rPr>
          <w:noProof w:val="0"/>
        </w:rPr>
        <w:t xml:space="preserve">    &lt;wctp-VersionQuery inquirer="</w:t>
      </w:r>
      <w:r w:rsidRPr="00621E63">
        <w:rPr>
          <w:noProof w:val="0"/>
          <w:color w:val="FF0000"/>
        </w:rPr>
        <w:t>push response URI</w:t>
      </w:r>
      <w:r w:rsidRPr="00621E63">
        <w:rPr>
          <w:noProof w:val="0"/>
        </w:rPr>
        <w:t>" listDTDs="yes"/&gt;</w:t>
      </w:r>
    </w:p>
    <w:p w14:paraId="00AB2413" w14:textId="77777777" w:rsidR="00B11855" w:rsidRPr="00621E63" w:rsidRDefault="003D003E" w:rsidP="00AE6681">
      <w:pPr>
        <w:pStyle w:val="TableXML"/>
        <w:rPr>
          <w:noProof w:val="0"/>
        </w:rPr>
      </w:pPr>
      <w:r w:rsidRPr="00621E63">
        <w:rPr>
          <w:noProof w:val="0"/>
        </w:rPr>
        <w:t>&lt;/wctp-Operation&gt;</w:t>
      </w:r>
    </w:p>
    <w:p w14:paraId="7B0674B3" w14:textId="214F6AC5" w:rsidR="00B11855" w:rsidRPr="00621E63" w:rsidRDefault="00CE1CA8" w:rsidP="00CE1CA8">
      <w:pPr>
        <w:pStyle w:val="Heading3"/>
        <w:numPr>
          <w:ilvl w:val="0"/>
          <w:numId w:val="0"/>
        </w:numPr>
        <w:rPr>
          <w:noProof w:val="0"/>
        </w:rPr>
        <w:pPrChange w:id="2763" w:author="Mary Jungers" w:date="2019-11-13T19:16:00Z">
          <w:pPr>
            <w:pStyle w:val="AppendixHeading3"/>
          </w:pPr>
        </w:pPrChange>
      </w:pPr>
      <w:bookmarkStart w:id="2764" w:name="_Toc497485679"/>
      <w:bookmarkStart w:id="2765" w:name="_Toc497486016"/>
      <w:bookmarkStart w:id="2766" w:name="_Toc497486243"/>
      <w:bookmarkStart w:id="2767" w:name="_Toc497486520"/>
      <w:bookmarkStart w:id="2768" w:name="_Toc497486747"/>
      <w:bookmarkStart w:id="2769" w:name="_Toc497493616"/>
      <w:bookmarkStart w:id="2770" w:name="_Toc401769913"/>
      <w:bookmarkStart w:id="2771" w:name="_Toc24650574"/>
      <w:bookmarkEnd w:id="2764"/>
      <w:bookmarkEnd w:id="2765"/>
      <w:bookmarkEnd w:id="2766"/>
      <w:bookmarkEnd w:id="2767"/>
      <w:bookmarkEnd w:id="2768"/>
      <w:bookmarkEnd w:id="2769"/>
      <w:ins w:id="2772" w:author="Mary Jungers" w:date="2019-11-13T19:16:00Z">
        <w:r w:rsidRPr="00621E63">
          <w:rPr>
            <w:noProof w:val="0"/>
          </w:rPr>
          <w:t xml:space="preserve">K.8.2 </w:t>
        </w:r>
      </w:ins>
      <w:r w:rsidR="003D003E" w:rsidRPr="00621E63">
        <w:rPr>
          <w:noProof w:val="0"/>
        </w:rPr>
        <w:t xml:space="preserve">Administrative </w:t>
      </w:r>
      <w:r w:rsidR="00B71DAC" w:rsidRPr="00621E63">
        <w:rPr>
          <w:noProof w:val="0"/>
        </w:rPr>
        <w:t>–</w:t>
      </w:r>
      <w:r w:rsidR="003D003E" w:rsidRPr="00621E63">
        <w:rPr>
          <w:noProof w:val="0"/>
        </w:rPr>
        <w:t xml:space="preserve"> wctp-VersionResponse</w:t>
      </w:r>
      <w:bookmarkEnd w:id="2770"/>
      <w:bookmarkEnd w:id="2771"/>
    </w:p>
    <w:p w14:paraId="41B7FC40" w14:textId="77777777" w:rsidR="00B11855" w:rsidRPr="00621E63" w:rsidRDefault="003D003E" w:rsidP="00B07DBC">
      <w:pPr>
        <w:pStyle w:val="BodyText"/>
      </w:pPr>
      <w:r w:rsidRPr="00621E63">
        <w:t xml:space="preserve">This message is used when </w:t>
      </w:r>
      <w:r w:rsidRPr="00621E63">
        <w:rPr>
          <w:rStyle w:val="Strong"/>
        </w:rPr>
        <w:t>VersionQuery</w:t>
      </w:r>
      <w:r w:rsidRPr="00621E63">
        <w:t xml:space="preserve"> operation is not supported.</w:t>
      </w:r>
    </w:p>
    <w:p w14:paraId="4A54FB97" w14:textId="77777777" w:rsidR="00B11855" w:rsidRPr="00621E63" w:rsidRDefault="00B11855" w:rsidP="00CF5627">
      <w:pPr>
        <w:pStyle w:val="BodyText"/>
      </w:pPr>
    </w:p>
    <w:p w14:paraId="3944AF9D" w14:textId="77777777" w:rsidR="00B11855" w:rsidRPr="00621E63" w:rsidRDefault="003D003E" w:rsidP="00AE6681">
      <w:pPr>
        <w:pStyle w:val="TableXML"/>
        <w:rPr>
          <w:noProof w:val="0"/>
        </w:rPr>
      </w:pPr>
      <w:r w:rsidRPr="00621E63">
        <w:rPr>
          <w:noProof w:val="0"/>
        </w:rPr>
        <w:t>&lt;?xml version="1.0"?&gt;</w:t>
      </w:r>
    </w:p>
    <w:p w14:paraId="1B11F91F"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1B8EE0FF"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535A5C18" w14:textId="77777777" w:rsidR="00B11855" w:rsidRPr="00621E63" w:rsidRDefault="003D003E" w:rsidP="00AE6681">
      <w:pPr>
        <w:pStyle w:val="TableXML"/>
        <w:rPr>
          <w:noProof w:val="0"/>
        </w:rPr>
      </w:pPr>
      <w:r w:rsidRPr="00621E63">
        <w:rPr>
          <w:noProof w:val="0"/>
        </w:rPr>
        <w:t xml:space="preserve">    &lt;wctp-Confirmation&gt;</w:t>
      </w:r>
    </w:p>
    <w:p w14:paraId="4C8BED2B" w14:textId="77777777" w:rsidR="00B11855" w:rsidRPr="00621E63" w:rsidRDefault="003D003E" w:rsidP="00AE6681">
      <w:pPr>
        <w:pStyle w:val="TableXML"/>
        <w:rPr>
          <w:noProof w:val="0"/>
        </w:rPr>
      </w:pPr>
      <w:r w:rsidRPr="00621E63">
        <w:rPr>
          <w:noProof w:val="0"/>
        </w:rPr>
        <w:t xml:space="preserve">        &lt;wctp-Failure errorCode="300" errorText="Operation not supported."&gt;</w:t>
      </w:r>
    </w:p>
    <w:p w14:paraId="2F166C67" w14:textId="77777777" w:rsidR="00B11855" w:rsidRPr="00621E63" w:rsidRDefault="003D003E" w:rsidP="00AE6681">
      <w:pPr>
        <w:pStyle w:val="TableXML"/>
        <w:rPr>
          <w:noProof w:val="0"/>
        </w:rPr>
      </w:pPr>
      <w:r w:rsidRPr="00621E63">
        <w:rPr>
          <w:noProof w:val="0"/>
        </w:rPr>
        <w:t xml:space="preserve">        &lt;/wctp-Failure&gt;</w:t>
      </w:r>
    </w:p>
    <w:p w14:paraId="0A4986D6" w14:textId="77777777" w:rsidR="00B11855" w:rsidRPr="00621E63" w:rsidRDefault="003D003E" w:rsidP="00AE6681">
      <w:pPr>
        <w:pStyle w:val="TableXML"/>
        <w:rPr>
          <w:noProof w:val="0"/>
        </w:rPr>
      </w:pPr>
      <w:r w:rsidRPr="00621E63">
        <w:rPr>
          <w:noProof w:val="0"/>
        </w:rPr>
        <w:t xml:space="preserve">    &lt;/wctp-Confirmation&gt;</w:t>
      </w:r>
    </w:p>
    <w:p w14:paraId="41C663EF" w14:textId="77777777" w:rsidR="00B11855" w:rsidRPr="00621E63" w:rsidRDefault="003D003E" w:rsidP="00AE6681">
      <w:pPr>
        <w:pStyle w:val="TableXML"/>
        <w:rPr>
          <w:noProof w:val="0"/>
        </w:rPr>
      </w:pPr>
      <w:r w:rsidRPr="00621E63">
        <w:rPr>
          <w:noProof w:val="0"/>
        </w:rPr>
        <w:t>&lt;/wctp-Operation&gt;</w:t>
      </w:r>
    </w:p>
    <w:p w14:paraId="0BFB09FC" w14:textId="77777777" w:rsidR="004F1718" w:rsidRPr="00621E63" w:rsidRDefault="004F1718" w:rsidP="00A92110">
      <w:pPr>
        <w:pStyle w:val="BodyText"/>
      </w:pPr>
    </w:p>
    <w:p w14:paraId="72F49765" w14:textId="55F172FF" w:rsidR="009F4303" w:rsidRPr="00621E63" w:rsidRDefault="003D003E" w:rsidP="00A92110">
      <w:pPr>
        <w:pStyle w:val="BodyText"/>
      </w:pPr>
      <w:r w:rsidRPr="00621E63">
        <w:t xml:space="preserve">The assumption to this response is that the ACM </w:t>
      </w:r>
      <w:r w:rsidR="009E2B46" w:rsidRPr="00621E63">
        <w:t>Alert Manager</w:t>
      </w:r>
      <w:r w:rsidRPr="00621E63">
        <w:t xml:space="preserve"> is to use only WCTP 1.1 XML messages and not later, e.g., is no support for MCR.</w:t>
      </w:r>
      <w:bookmarkStart w:id="2773" w:name="_Toc401769914"/>
    </w:p>
    <w:p w14:paraId="2C60FA26" w14:textId="758FA6D1" w:rsidR="009F4303" w:rsidRPr="00621E63" w:rsidRDefault="00CE1CA8" w:rsidP="00CE1CA8">
      <w:pPr>
        <w:pStyle w:val="Heading3"/>
        <w:numPr>
          <w:ilvl w:val="0"/>
          <w:numId w:val="0"/>
        </w:numPr>
        <w:rPr>
          <w:noProof w:val="0"/>
        </w:rPr>
        <w:pPrChange w:id="2774" w:author="Mary Jungers" w:date="2019-11-13T19:16:00Z">
          <w:pPr>
            <w:pStyle w:val="AppendixHeading3"/>
          </w:pPr>
        </w:pPrChange>
      </w:pPr>
      <w:bookmarkStart w:id="2775" w:name="_Toc24650575"/>
      <w:ins w:id="2776" w:author="Mary Jungers" w:date="2019-11-13T19:16:00Z">
        <w:r w:rsidRPr="00621E63">
          <w:rPr>
            <w:noProof w:val="0"/>
          </w:rPr>
          <w:t xml:space="preserve">K.8.3 </w:t>
        </w:r>
      </w:ins>
      <w:r w:rsidR="009F4303" w:rsidRPr="00621E63">
        <w:rPr>
          <w:noProof w:val="0"/>
        </w:rPr>
        <w:t xml:space="preserve">Administrative </w:t>
      </w:r>
      <w:bookmarkStart w:id="2777" w:name="OLE_LINK18"/>
      <w:bookmarkStart w:id="2778" w:name="OLE_LINK19"/>
      <w:bookmarkStart w:id="2779" w:name="OLE_LINK20"/>
      <w:bookmarkStart w:id="2780" w:name="OLE_LINK21"/>
      <w:bookmarkStart w:id="2781" w:name="OLE_LINK22"/>
      <w:bookmarkStart w:id="2782" w:name="OLE_LINK23"/>
      <w:r w:rsidR="009F4303" w:rsidRPr="00621E63">
        <w:rPr>
          <w:noProof w:val="0"/>
        </w:rPr>
        <w:t>–</w:t>
      </w:r>
      <w:bookmarkEnd w:id="2777"/>
      <w:bookmarkEnd w:id="2778"/>
      <w:bookmarkEnd w:id="2779"/>
      <w:bookmarkEnd w:id="2780"/>
      <w:bookmarkEnd w:id="2781"/>
      <w:bookmarkEnd w:id="2782"/>
      <w:r w:rsidR="009F4303" w:rsidRPr="00621E63">
        <w:rPr>
          <w:noProof w:val="0"/>
        </w:rPr>
        <w:t xml:space="preserve"> wctp-VersionResponse</w:t>
      </w:r>
      <w:bookmarkEnd w:id="2775"/>
    </w:p>
    <w:bookmarkEnd w:id="2773"/>
    <w:p w14:paraId="1F695268" w14:textId="77777777" w:rsidR="00B11855" w:rsidRPr="00621E63" w:rsidRDefault="003D003E" w:rsidP="00A92110">
      <w:r w:rsidRPr="00621E63">
        <w:t xml:space="preserve">This message is used when </w:t>
      </w:r>
      <w:r w:rsidRPr="00621E63">
        <w:rPr>
          <w:rStyle w:val="Strong"/>
        </w:rPr>
        <w:t>Version Query</w:t>
      </w:r>
      <w:r w:rsidRPr="00621E63">
        <w:t xml:space="preserve"> operation is supported.</w:t>
      </w:r>
    </w:p>
    <w:p w14:paraId="438AD8D3" w14:textId="77777777" w:rsidR="00B11855" w:rsidRPr="00621E63" w:rsidRDefault="003D003E" w:rsidP="00AE6681">
      <w:pPr>
        <w:pStyle w:val="TableXML"/>
        <w:rPr>
          <w:noProof w:val="0"/>
        </w:rPr>
      </w:pPr>
      <w:r w:rsidRPr="00621E63">
        <w:rPr>
          <w:noProof w:val="0"/>
        </w:rPr>
        <w:t>&lt;?xml version="1.0" encoding="utf-8"?&gt;</w:t>
      </w:r>
    </w:p>
    <w:p w14:paraId="40ACF968"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6E8F40E"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71E79ECA" w14:textId="77777777" w:rsidR="00B11855" w:rsidRPr="00621E63" w:rsidRDefault="003D003E" w:rsidP="00AE6681">
      <w:pPr>
        <w:pStyle w:val="TableXML"/>
        <w:rPr>
          <w:noProof w:val="0"/>
        </w:rPr>
      </w:pPr>
      <w:r w:rsidRPr="00621E63">
        <w:rPr>
          <w:noProof w:val="0"/>
        </w:rPr>
        <w:t xml:space="preserve">    &lt;wctp-VersionResponse inquirer="</w:t>
      </w:r>
      <w:r w:rsidRPr="00621E63">
        <w:rPr>
          <w:noProof w:val="0"/>
          <w:color w:val="FF0000"/>
        </w:rPr>
        <w:t>push response URI</w:t>
      </w:r>
      <w:r w:rsidRPr="00621E63">
        <w:rPr>
          <w:noProof w:val="0"/>
        </w:rPr>
        <w:t>" responder="</w:t>
      </w:r>
      <w:r w:rsidRPr="00621E63">
        <w:rPr>
          <w:noProof w:val="0"/>
          <w:color w:val="FF0000"/>
        </w:rPr>
        <w:t>responder name</w:t>
      </w:r>
      <w:r w:rsidRPr="00621E63">
        <w:rPr>
          <w:noProof w:val="0"/>
        </w:rPr>
        <w:t>" dateTimeOfRsp="</w:t>
      </w:r>
      <w:r w:rsidRPr="00621E63">
        <w:rPr>
          <w:noProof w:val="0"/>
          <w:color w:val="FF0000"/>
        </w:rPr>
        <w:t>timestamp</w:t>
      </w:r>
      <w:r w:rsidRPr="00621E63">
        <w:rPr>
          <w:noProof w:val="0"/>
        </w:rPr>
        <w:t>" dateTimeOfReq="</w:t>
      </w:r>
      <w:r w:rsidRPr="00621E63">
        <w:rPr>
          <w:noProof w:val="0"/>
          <w:color w:val="FF0000"/>
        </w:rPr>
        <w:t>timestamp</w:t>
      </w:r>
      <w:r w:rsidRPr="00621E63">
        <w:rPr>
          <w:noProof w:val="0"/>
        </w:rPr>
        <w:t>" invalidAfter="</w:t>
      </w:r>
      <w:r w:rsidRPr="00621E63">
        <w:rPr>
          <w:noProof w:val="0"/>
          <w:color w:val="FF0000"/>
        </w:rPr>
        <w:t>timestamp</w:t>
      </w:r>
      <w:r w:rsidRPr="00621E63">
        <w:rPr>
          <w:noProof w:val="0"/>
        </w:rPr>
        <w:t>"&gt;</w:t>
      </w:r>
    </w:p>
    <w:p w14:paraId="5DC3A630" w14:textId="77777777" w:rsidR="00B11855" w:rsidRPr="00621E63" w:rsidRDefault="003D003E" w:rsidP="00AE6681">
      <w:pPr>
        <w:pStyle w:val="TableXML"/>
        <w:rPr>
          <w:noProof w:val="0"/>
        </w:rPr>
      </w:pPr>
      <w:r w:rsidRPr="00621E63">
        <w:rPr>
          <w:noProof w:val="0"/>
        </w:rPr>
        <w:t xml:space="preserve">        &lt;wctp-ContactInfo email="</w:t>
      </w:r>
      <w:r w:rsidRPr="00621E63">
        <w:rPr>
          <w:noProof w:val="0"/>
          <w:color w:val="FF0000"/>
        </w:rPr>
        <w:t>e-mail address</w:t>
      </w:r>
      <w:r w:rsidRPr="00621E63">
        <w:rPr>
          <w:noProof w:val="0"/>
        </w:rPr>
        <w:t>" phone="</w:t>
      </w:r>
      <w:r w:rsidRPr="00621E63">
        <w:rPr>
          <w:noProof w:val="0"/>
          <w:color w:val="FF0000"/>
        </w:rPr>
        <w:t>phone number</w:t>
      </w:r>
      <w:r w:rsidRPr="00621E63">
        <w:rPr>
          <w:noProof w:val="0"/>
        </w:rPr>
        <w:t>" www="</w:t>
      </w:r>
      <w:r w:rsidRPr="00621E63">
        <w:rPr>
          <w:noProof w:val="0"/>
          <w:color w:val="FF0000"/>
        </w:rPr>
        <w:t>web site</w:t>
      </w:r>
      <w:r w:rsidRPr="00621E63">
        <w:rPr>
          <w:noProof w:val="0"/>
        </w:rPr>
        <w:t>" info="</w:t>
      </w:r>
      <w:r w:rsidRPr="00621E63">
        <w:rPr>
          <w:noProof w:val="0"/>
          <w:color w:val="FF0000"/>
        </w:rPr>
        <w:t>info string</w:t>
      </w:r>
      <w:r w:rsidRPr="00621E63">
        <w:rPr>
          <w:noProof w:val="0"/>
        </w:rPr>
        <w:t>" /&gt;</w:t>
      </w:r>
    </w:p>
    <w:p w14:paraId="35CB748D" w14:textId="77777777" w:rsidR="00B11855" w:rsidRPr="00621E63" w:rsidRDefault="003D003E" w:rsidP="00AE6681">
      <w:pPr>
        <w:pStyle w:val="TableXML"/>
        <w:rPr>
          <w:noProof w:val="0"/>
        </w:rPr>
      </w:pPr>
      <w:r w:rsidRPr="00621E63">
        <w:rPr>
          <w:noProof w:val="0"/>
        </w:rPr>
        <w:t xml:space="preserve">        &lt;wctp-DTDSupport supportType="Supported" dtdName=“</w:t>
      </w:r>
      <w:r w:rsidRPr="00621E63">
        <w:rPr>
          <w:noProof w:val="0"/>
          <w:color w:val="FF0000"/>
        </w:rPr>
        <w:t>WCTP version</w:t>
      </w:r>
      <w:r w:rsidRPr="00621E63">
        <w:rPr>
          <w:noProof w:val="0"/>
        </w:rPr>
        <w:t>” verToken="11AA" /&gt;</w:t>
      </w:r>
    </w:p>
    <w:p w14:paraId="59431B64" w14:textId="77777777" w:rsidR="00B11855" w:rsidRPr="00621E63" w:rsidRDefault="003D003E" w:rsidP="00AE6681">
      <w:pPr>
        <w:pStyle w:val="TableXML"/>
        <w:rPr>
          <w:noProof w:val="0"/>
        </w:rPr>
      </w:pPr>
      <w:r w:rsidRPr="00621E63">
        <w:rPr>
          <w:noProof w:val="0"/>
        </w:rPr>
        <w:t xml:space="preserve">    &lt;/wctp-VersionResponse&gt;</w:t>
      </w:r>
    </w:p>
    <w:p w14:paraId="7E7EA0D1" w14:textId="77777777" w:rsidR="00B11855" w:rsidRPr="00621E63" w:rsidRDefault="003D003E" w:rsidP="00AE6681">
      <w:pPr>
        <w:pStyle w:val="TableXML"/>
        <w:rPr>
          <w:noProof w:val="0"/>
        </w:rPr>
      </w:pPr>
      <w:r w:rsidRPr="00621E63">
        <w:rPr>
          <w:noProof w:val="0"/>
        </w:rPr>
        <w:t>&lt;/wctp-Operation&gt;</w:t>
      </w:r>
    </w:p>
    <w:p w14:paraId="5AEC7BCB" w14:textId="77777777" w:rsidR="00B11855" w:rsidRPr="00621E63" w:rsidRDefault="00B11855" w:rsidP="00CF5627">
      <w:pPr>
        <w:pStyle w:val="BodyText"/>
      </w:pPr>
    </w:p>
    <w:p w14:paraId="3D55FCFA" w14:textId="77777777" w:rsidR="00B11855" w:rsidRPr="00621E63" w:rsidRDefault="003D003E" w:rsidP="00AE6681">
      <w:pPr>
        <w:pStyle w:val="BodyText"/>
      </w:pPr>
      <w:r w:rsidRPr="00621E63">
        <w:t xml:space="preserve">A response dtdName of "wctp-dtd-v1r3" indicates support for ACM </w:t>
      </w:r>
      <w:r w:rsidR="00CA3A2C" w:rsidRPr="00621E63">
        <w:t>Profile</w:t>
      </w:r>
      <w:r w:rsidRPr="00621E63">
        <w:t xml:space="preserve"> conformant WCTP version 1.3 which indicates support for Multiple Choice Response (MCR) pairs on WCTP SubmitRequest messages. MCR pairs are used to populate soft keys on wireless device operator interfaces and so that the reply value can be vendor specific and still be presented in a vendor agnostic manner. A response of dtdName of "wctp-dtd-v1r2" indicates support for WCTP 1.2 which supports non-paired MCR.</w:t>
      </w:r>
    </w:p>
    <w:p w14:paraId="26D6E1AE" w14:textId="663BDD6F" w:rsidR="00B11855" w:rsidRPr="00621E63" w:rsidRDefault="00CE1CA8" w:rsidP="00CE1CA8">
      <w:pPr>
        <w:pStyle w:val="Heading3"/>
        <w:numPr>
          <w:ilvl w:val="0"/>
          <w:numId w:val="0"/>
        </w:numPr>
        <w:rPr>
          <w:noProof w:val="0"/>
        </w:rPr>
        <w:pPrChange w:id="2783" w:author="Mary Jungers" w:date="2019-11-13T19:16:00Z">
          <w:pPr>
            <w:pStyle w:val="AppendixHeading3"/>
          </w:pPr>
        </w:pPrChange>
      </w:pPr>
      <w:bookmarkStart w:id="2784" w:name="_Toc401769916"/>
      <w:bookmarkStart w:id="2785" w:name="_Toc24650576"/>
      <w:ins w:id="2786" w:author="Mary Jungers" w:date="2019-11-13T19:16:00Z">
        <w:r w:rsidRPr="00621E63">
          <w:rPr>
            <w:noProof w:val="0"/>
          </w:rPr>
          <w:t xml:space="preserve">K.8.4 </w:t>
        </w:r>
      </w:ins>
      <w:r w:rsidR="003D003E" w:rsidRPr="00621E63">
        <w:rPr>
          <w:noProof w:val="0"/>
        </w:rPr>
        <w:t xml:space="preserve">IHE PCD-06  </w:t>
      </w:r>
      <w:r w:rsidR="00B71DAC" w:rsidRPr="00621E63">
        <w:rPr>
          <w:noProof w:val="0"/>
        </w:rPr>
        <w:t>–</w:t>
      </w:r>
      <w:r w:rsidR="003D003E" w:rsidRPr="00621E63">
        <w:rPr>
          <w:noProof w:val="0"/>
        </w:rPr>
        <w:t xml:space="preserve"> wctp-SubmitRequest – no MCR</w:t>
      </w:r>
      <w:bookmarkEnd w:id="2784"/>
      <w:bookmarkEnd w:id="2785"/>
    </w:p>
    <w:p w14:paraId="1C9CA867" w14:textId="1492FF50" w:rsidR="00B11855" w:rsidRPr="00621E63" w:rsidRDefault="003D003E" w:rsidP="00AE6681">
      <w:pPr>
        <w:pStyle w:val="BodyText"/>
      </w:pPr>
      <w:r w:rsidRPr="00621E63">
        <w:t xml:space="preserve">This message is used to send a message from the ACM </w:t>
      </w:r>
      <w:r w:rsidR="009E2B46" w:rsidRPr="00621E63">
        <w:t>Alert Manager</w:t>
      </w:r>
      <w:r w:rsidRPr="00621E63">
        <w:t xml:space="preserve"> to the ACM </w:t>
      </w:r>
      <w:r w:rsidR="00916BBE" w:rsidRPr="00621E63">
        <w:t>Alert Communicator</w:t>
      </w:r>
      <w:r w:rsidRPr="00621E63">
        <w:t xml:space="preserve"> when MCR is not to be indicated because this is either a test message or the ACM </w:t>
      </w:r>
      <w:r w:rsidR="00916BBE" w:rsidRPr="00621E63">
        <w:t>Alert Communicator</w:t>
      </w:r>
      <w:r w:rsidRPr="00621E63">
        <w:t xml:space="preserve"> does not support MCR.</w:t>
      </w:r>
    </w:p>
    <w:p w14:paraId="40F5493D" w14:textId="77777777" w:rsidR="00B11855" w:rsidRPr="00621E63" w:rsidRDefault="00B11855" w:rsidP="00AE6681">
      <w:pPr>
        <w:pStyle w:val="TableXML"/>
        <w:rPr>
          <w:noProof w:val="0"/>
        </w:rPr>
      </w:pPr>
    </w:p>
    <w:p w14:paraId="1D07907D" w14:textId="77777777" w:rsidR="00B11855" w:rsidRPr="00621E63" w:rsidRDefault="003D003E" w:rsidP="00AE6681">
      <w:pPr>
        <w:pStyle w:val="TableXML"/>
        <w:rPr>
          <w:noProof w:val="0"/>
        </w:rPr>
      </w:pPr>
      <w:r w:rsidRPr="00621E63">
        <w:rPr>
          <w:noProof w:val="0"/>
        </w:rPr>
        <w:t>&lt;?xml version="1.0"?&gt;</w:t>
      </w:r>
    </w:p>
    <w:p w14:paraId="463ED165"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72F3DC31"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10532F1A" w14:textId="77777777" w:rsidR="00B11855" w:rsidRPr="00621E63" w:rsidRDefault="003D003E" w:rsidP="00AE6681">
      <w:pPr>
        <w:pStyle w:val="TableXML"/>
        <w:rPr>
          <w:noProof w:val="0"/>
        </w:rPr>
      </w:pPr>
      <w:r w:rsidRPr="00621E63">
        <w:rPr>
          <w:noProof w:val="0"/>
        </w:rPr>
        <w:t xml:space="preserve">    &lt;wctp-SubmitRequest&gt;</w:t>
      </w:r>
    </w:p>
    <w:p w14:paraId="6242B01E" w14:textId="77777777" w:rsidR="00B11855" w:rsidRPr="00621E63" w:rsidRDefault="003D003E" w:rsidP="00AE6681">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336B472A" w14:textId="77777777" w:rsidR="00B11855" w:rsidRPr="00621E63" w:rsidRDefault="003D003E" w:rsidP="00AE6681">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3595EF0C" w14:textId="77777777" w:rsidR="00B11855" w:rsidRPr="00621E63" w:rsidRDefault="003D003E" w:rsidP="00AE6681">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preformatted="true"/&gt;</w:t>
      </w:r>
    </w:p>
    <w:p w14:paraId="54008290" w14:textId="77777777" w:rsidR="00B11855" w:rsidRPr="00621E63" w:rsidRDefault="003D003E" w:rsidP="00AE6681">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329DBB09" w14:textId="77777777" w:rsidR="00B11855" w:rsidRPr="00621E63" w:rsidRDefault="003D003E" w:rsidP="00AE6681">
      <w:pPr>
        <w:pStyle w:val="TableXML"/>
        <w:rPr>
          <w:noProof w:val="0"/>
        </w:rPr>
      </w:pPr>
      <w:r w:rsidRPr="00621E63">
        <w:rPr>
          <w:noProof w:val="0"/>
        </w:rPr>
        <w:t xml:space="preserve">        &lt;/wctp-SubmitHeader&gt;</w:t>
      </w:r>
    </w:p>
    <w:p w14:paraId="681D113F" w14:textId="77777777" w:rsidR="00B11855" w:rsidRPr="00621E63" w:rsidRDefault="003D003E" w:rsidP="00AE6681">
      <w:pPr>
        <w:pStyle w:val="TableXML"/>
        <w:rPr>
          <w:noProof w:val="0"/>
        </w:rPr>
      </w:pPr>
      <w:r w:rsidRPr="00621E63">
        <w:rPr>
          <w:noProof w:val="0"/>
        </w:rPr>
        <w:t xml:space="preserve">        &lt;wctp-Payload&gt;</w:t>
      </w:r>
    </w:p>
    <w:p w14:paraId="3E2B9AF1" w14:textId="77777777" w:rsidR="00B11855" w:rsidRPr="00621E63" w:rsidRDefault="003D003E" w:rsidP="00AE6681">
      <w:pPr>
        <w:pStyle w:val="TableXML"/>
        <w:rPr>
          <w:noProof w:val="0"/>
        </w:rPr>
      </w:pPr>
      <w:r w:rsidRPr="00621E63">
        <w:rPr>
          <w:noProof w:val="0"/>
        </w:rPr>
        <w:t xml:space="preserve">            &lt;wctp-Alphanumeric&gt;</w:t>
      </w:r>
      <w:r w:rsidRPr="00621E63">
        <w:rPr>
          <w:noProof w:val="0"/>
          <w:color w:val="FF0000"/>
        </w:rPr>
        <w:t>notification text</w:t>
      </w:r>
      <w:r w:rsidRPr="00621E63">
        <w:rPr>
          <w:noProof w:val="0"/>
        </w:rPr>
        <w:t>&lt;/wctp-Alphanumeric&gt;</w:t>
      </w:r>
    </w:p>
    <w:p w14:paraId="29E3EF76" w14:textId="77777777" w:rsidR="00B11855" w:rsidRPr="00621E63" w:rsidRDefault="003D003E" w:rsidP="00AE6681">
      <w:pPr>
        <w:pStyle w:val="TableXML"/>
        <w:rPr>
          <w:noProof w:val="0"/>
        </w:rPr>
      </w:pPr>
      <w:r w:rsidRPr="00621E63">
        <w:rPr>
          <w:noProof w:val="0"/>
        </w:rPr>
        <w:t xml:space="preserve">        &lt;/wctp-Payload&gt;</w:t>
      </w:r>
    </w:p>
    <w:p w14:paraId="28664887" w14:textId="77777777" w:rsidR="00B11855" w:rsidRPr="00621E63" w:rsidRDefault="003D003E" w:rsidP="00AE6681">
      <w:pPr>
        <w:pStyle w:val="TableXML"/>
        <w:rPr>
          <w:noProof w:val="0"/>
        </w:rPr>
      </w:pPr>
      <w:r w:rsidRPr="00621E63">
        <w:rPr>
          <w:noProof w:val="0"/>
        </w:rPr>
        <w:t xml:space="preserve">    &lt;/wctp-SubmitRequest&gt;</w:t>
      </w:r>
    </w:p>
    <w:p w14:paraId="76F92188" w14:textId="77777777" w:rsidR="00B11855" w:rsidRPr="00621E63" w:rsidRDefault="003D003E" w:rsidP="00AE6681">
      <w:pPr>
        <w:pStyle w:val="TableXML"/>
        <w:rPr>
          <w:noProof w:val="0"/>
        </w:rPr>
      </w:pPr>
      <w:r w:rsidRPr="00621E63">
        <w:rPr>
          <w:noProof w:val="0"/>
        </w:rPr>
        <w:t>&lt;/wctp-Operation&gt;</w:t>
      </w:r>
    </w:p>
    <w:p w14:paraId="5DB13A4D" w14:textId="429419B5" w:rsidR="00B11855" w:rsidRPr="00621E63" w:rsidRDefault="00CE1CA8" w:rsidP="00CE1CA8">
      <w:pPr>
        <w:pStyle w:val="Heading3"/>
        <w:numPr>
          <w:ilvl w:val="0"/>
          <w:numId w:val="0"/>
        </w:numPr>
        <w:rPr>
          <w:noProof w:val="0"/>
        </w:rPr>
        <w:pPrChange w:id="2787" w:author="Mary Jungers" w:date="2019-11-13T19:16:00Z">
          <w:pPr>
            <w:pStyle w:val="AppendixHeading3"/>
            <w:keepNext/>
          </w:pPr>
        </w:pPrChange>
      </w:pPr>
      <w:bookmarkStart w:id="2788" w:name="_Toc497485683"/>
      <w:bookmarkStart w:id="2789" w:name="_Toc497486020"/>
      <w:bookmarkStart w:id="2790" w:name="_Toc497486247"/>
      <w:bookmarkStart w:id="2791" w:name="_Toc497486524"/>
      <w:bookmarkStart w:id="2792" w:name="_Toc497486751"/>
      <w:bookmarkStart w:id="2793" w:name="_Toc497493620"/>
      <w:bookmarkStart w:id="2794" w:name="_Toc401769917"/>
      <w:bookmarkStart w:id="2795" w:name="_Toc24650577"/>
      <w:bookmarkEnd w:id="2788"/>
      <w:bookmarkEnd w:id="2789"/>
      <w:bookmarkEnd w:id="2790"/>
      <w:bookmarkEnd w:id="2791"/>
      <w:bookmarkEnd w:id="2792"/>
      <w:bookmarkEnd w:id="2793"/>
      <w:ins w:id="2796" w:author="Mary Jungers" w:date="2019-11-13T19:16:00Z">
        <w:r w:rsidRPr="00621E63">
          <w:rPr>
            <w:noProof w:val="0"/>
          </w:rPr>
          <w:lastRenderedPageBreak/>
          <w:t xml:space="preserve">K.8.5 </w:t>
        </w:r>
      </w:ins>
      <w:r w:rsidR="003D003E" w:rsidRPr="00621E63">
        <w:rPr>
          <w:noProof w:val="0"/>
        </w:rPr>
        <w:t xml:space="preserve">IHE PCD-06  </w:t>
      </w:r>
      <w:r w:rsidR="00B71DAC" w:rsidRPr="00621E63">
        <w:rPr>
          <w:noProof w:val="0"/>
        </w:rPr>
        <w:t>–</w:t>
      </w:r>
      <w:r w:rsidR="003D003E" w:rsidRPr="00621E63">
        <w:rPr>
          <w:noProof w:val="0"/>
        </w:rPr>
        <w:t xml:space="preserve"> wctp-SubmitRequest – Unpaired MCR</w:t>
      </w:r>
      <w:bookmarkEnd w:id="2794"/>
      <w:bookmarkEnd w:id="2795"/>
    </w:p>
    <w:p w14:paraId="731681DF" w14:textId="12903265" w:rsidR="00B11855" w:rsidRPr="00621E63" w:rsidRDefault="003D003E" w:rsidP="00AE6681">
      <w:pPr>
        <w:pStyle w:val="BodyText"/>
      </w:pPr>
      <w:r w:rsidRPr="00621E63">
        <w:t xml:space="preserve">This message is used when the ACM </w:t>
      </w:r>
      <w:r w:rsidR="009E2B46" w:rsidRPr="00621E63">
        <w:t>Alert Manager</w:t>
      </w:r>
      <w:r w:rsidRPr="00621E63">
        <w:t xml:space="preserve"> wants to send a message to the ACM </w:t>
      </w:r>
      <w:r w:rsidR="00916BBE" w:rsidRPr="00621E63">
        <w:t>Alert Communicator</w:t>
      </w:r>
      <w:r w:rsidRPr="00621E63">
        <w:t xml:space="preserve"> and while MCR is to be indicated the ACM </w:t>
      </w:r>
      <w:r w:rsidR="00916BBE" w:rsidRPr="00621E63">
        <w:t>Alert Communicator</w:t>
      </w:r>
      <w:r w:rsidRPr="00621E63">
        <w:t xml:space="preserve"> does not support paired MCR so unpaired MCR is used.</w:t>
      </w:r>
    </w:p>
    <w:p w14:paraId="4181496A" w14:textId="77777777" w:rsidR="00B11855" w:rsidRPr="00621E63" w:rsidRDefault="00B11855" w:rsidP="00EE391A">
      <w:pPr>
        <w:pStyle w:val="BodyText"/>
      </w:pPr>
    </w:p>
    <w:p w14:paraId="17EA35A9" w14:textId="77777777" w:rsidR="00B11855" w:rsidRPr="00621E63" w:rsidRDefault="003D003E" w:rsidP="00B07DBC">
      <w:pPr>
        <w:pStyle w:val="TableXML"/>
        <w:rPr>
          <w:noProof w:val="0"/>
        </w:rPr>
      </w:pPr>
      <w:r w:rsidRPr="00621E63">
        <w:rPr>
          <w:noProof w:val="0"/>
        </w:rPr>
        <w:t>&lt;?xml version="1.0"?&gt;</w:t>
      </w:r>
    </w:p>
    <w:p w14:paraId="0F19592F" w14:textId="77777777" w:rsidR="00B11855" w:rsidRPr="00621E63" w:rsidRDefault="003D003E" w:rsidP="00B07DBC">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5A7F09CF" w14:textId="77777777" w:rsidR="00B11855" w:rsidRPr="00621E63" w:rsidRDefault="003D003E" w:rsidP="00B07DBC">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56A82AB5" w14:textId="77777777" w:rsidR="00B11855" w:rsidRPr="00621E63" w:rsidRDefault="003D003E" w:rsidP="00B07DBC">
      <w:pPr>
        <w:pStyle w:val="TableXML"/>
        <w:rPr>
          <w:noProof w:val="0"/>
        </w:rPr>
      </w:pPr>
      <w:r w:rsidRPr="00621E63">
        <w:rPr>
          <w:noProof w:val="0"/>
        </w:rPr>
        <w:t xml:space="preserve">    &lt;wctp-SubmitRequest&gt;</w:t>
      </w:r>
    </w:p>
    <w:p w14:paraId="0C7B39CC" w14:textId="77777777" w:rsidR="00B11855" w:rsidRPr="00621E63" w:rsidRDefault="003D003E" w:rsidP="00B07DBC">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6E650AFE" w14:textId="77777777" w:rsidR="00B11855" w:rsidRPr="00621E63" w:rsidRDefault="003D003E" w:rsidP="00B07DBC">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3563A1D8" w14:textId="77777777" w:rsidR="00B11855" w:rsidRPr="00621E63" w:rsidRDefault="003D003E" w:rsidP="00B07DBC">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 notifyWhenRead="true"/&gt;</w:t>
      </w:r>
    </w:p>
    <w:p w14:paraId="4A44A0C7" w14:textId="77777777" w:rsidR="00B11855" w:rsidRPr="00621E63" w:rsidRDefault="003D003E" w:rsidP="00B07DBC">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45D8CCCE" w14:textId="77777777" w:rsidR="00B11855" w:rsidRPr="00621E63" w:rsidRDefault="003D003E" w:rsidP="00B07DBC">
      <w:pPr>
        <w:pStyle w:val="TableXML"/>
        <w:rPr>
          <w:noProof w:val="0"/>
        </w:rPr>
      </w:pPr>
      <w:r w:rsidRPr="00621E63">
        <w:rPr>
          <w:noProof w:val="0"/>
        </w:rPr>
        <w:t xml:space="preserve">        &lt;/wctp-SubmitHeader&gt;</w:t>
      </w:r>
    </w:p>
    <w:p w14:paraId="2935E4DC" w14:textId="77777777" w:rsidR="00B11855" w:rsidRPr="00621E63" w:rsidRDefault="003D003E" w:rsidP="00B07DBC">
      <w:pPr>
        <w:pStyle w:val="TableXML"/>
        <w:rPr>
          <w:noProof w:val="0"/>
        </w:rPr>
      </w:pPr>
      <w:r w:rsidRPr="00621E63">
        <w:rPr>
          <w:noProof w:val="0"/>
        </w:rPr>
        <w:t xml:space="preserve">        &lt;wctp-Payload&gt;</w:t>
      </w:r>
    </w:p>
    <w:p w14:paraId="1399A697" w14:textId="77777777" w:rsidR="00B11855" w:rsidRPr="00621E63" w:rsidRDefault="003D003E" w:rsidP="00B07DBC">
      <w:pPr>
        <w:pStyle w:val="TableXML"/>
        <w:rPr>
          <w:noProof w:val="0"/>
        </w:rPr>
      </w:pPr>
      <w:r w:rsidRPr="00621E63">
        <w:rPr>
          <w:noProof w:val="0"/>
        </w:rPr>
        <w:t xml:space="preserve">            &lt;wctp-MCR&gt;</w:t>
      </w:r>
    </w:p>
    <w:p w14:paraId="08989A18" w14:textId="77777777" w:rsidR="00B11855" w:rsidRPr="00621E63" w:rsidRDefault="003D003E" w:rsidP="00B07DBC">
      <w:pPr>
        <w:pStyle w:val="TableXML"/>
        <w:rPr>
          <w:noProof w:val="0"/>
        </w:rPr>
      </w:pPr>
      <w:r w:rsidRPr="00621E63">
        <w:rPr>
          <w:noProof w:val="0"/>
        </w:rPr>
        <w:t xml:space="preserve">                &lt;wctp-MessageText&gt;</w:t>
      </w:r>
      <w:r w:rsidRPr="00621E63">
        <w:rPr>
          <w:noProof w:val="0"/>
          <w:color w:val="FF0000"/>
        </w:rPr>
        <w:t>notification text</w:t>
      </w:r>
      <w:r w:rsidRPr="00621E63">
        <w:rPr>
          <w:noProof w:val="0"/>
        </w:rPr>
        <w:t>&lt;/wctp-MessageText&gt;</w:t>
      </w:r>
    </w:p>
    <w:p w14:paraId="615C36C6" w14:textId="77777777" w:rsidR="00B11855" w:rsidRPr="00621E63" w:rsidRDefault="003D003E" w:rsidP="00B07DBC">
      <w:pPr>
        <w:pStyle w:val="TableXML"/>
        <w:rPr>
          <w:noProof w:val="0"/>
        </w:rPr>
      </w:pPr>
      <w:r w:rsidRPr="00621E63">
        <w:rPr>
          <w:noProof w:val="0"/>
        </w:rPr>
        <w:t xml:space="preserve">                &lt;wctp-Choice&gt;Accept&lt;/wctp-Choice&gt;</w:t>
      </w:r>
    </w:p>
    <w:p w14:paraId="29AE42A4" w14:textId="77777777" w:rsidR="00B11855" w:rsidRPr="00621E63" w:rsidRDefault="003D003E" w:rsidP="00B07DBC">
      <w:pPr>
        <w:pStyle w:val="TableXML"/>
        <w:rPr>
          <w:noProof w:val="0"/>
        </w:rPr>
      </w:pPr>
      <w:r w:rsidRPr="00621E63">
        <w:rPr>
          <w:noProof w:val="0"/>
        </w:rPr>
        <w:t xml:space="preserve">                &lt;wctp-Choice&gt;Reject&lt;/wctp-Choice&gt;</w:t>
      </w:r>
    </w:p>
    <w:p w14:paraId="7958DC2F" w14:textId="0DD649C3" w:rsidR="004A2E9B" w:rsidRPr="00621E63" w:rsidRDefault="004A2E9B" w:rsidP="00B07DBC">
      <w:pPr>
        <w:pStyle w:val="TableXML"/>
        <w:rPr>
          <w:noProof w:val="0"/>
        </w:rPr>
      </w:pPr>
      <w:r w:rsidRPr="00621E63">
        <w:rPr>
          <w:noProof w:val="0"/>
        </w:rPr>
        <w:t xml:space="preserve">                &lt;wctp-Choice actionURI="uriPrefix://action?id=123" actionURIPurpose=”purpose” &gt;Accept&lt;/wctp-Choice&gt;</w:t>
      </w:r>
    </w:p>
    <w:p w14:paraId="1D3F58F5" w14:textId="77777777" w:rsidR="00B11855" w:rsidRPr="00621E63" w:rsidRDefault="003D003E" w:rsidP="00B07DBC">
      <w:pPr>
        <w:pStyle w:val="TableXML"/>
        <w:rPr>
          <w:noProof w:val="0"/>
        </w:rPr>
      </w:pPr>
      <w:r w:rsidRPr="00621E63">
        <w:rPr>
          <w:noProof w:val="0"/>
        </w:rPr>
        <w:t xml:space="preserve">            &lt;/wctp-MCR&gt;</w:t>
      </w:r>
    </w:p>
    <w:p w14:paraId="22447E81" w14:textId="77777777" w:rsidR="00B11855" w:rsidRPr="00621E63" w:rsidRDefault="003D003E" w:rsidP="00B07DBC">
      <w:pPr>
        <w:pStyle w:val="TableXML"/>
        <w:rPr>
          <w:noProof w:val="0"/>
        </w:rPr>
      </w:pPr>
      <w:r w:rsidRPr="00621E63">
        <w:rPr>
          <w:noProof w:val="0"/>
        </w:rPr>
        <w:t xml:space="preserve">        &lt;/wctp-Payload&gt;</w:t>
      </w:r>
    </w:p>
    <w:p w14:paraId="38B5E9FD" w14:textId="77777777" w:rsidR="00B11855" w:rsidRPr="00621E63" w:rsidRDefault="003D003E" w:rsidP="00B07DBC">
      <w:pPr>
        <w:pStyle w:val="TableXML"/>
        <w:rPr>
          <w:noProof w:val="0"/>
        </w:rPr>
      </w:pPr>
      <w:r w:rsidRPr="00621E63">
        <w:rPr>
          <w:noProof w:val="0"/>
        </w:rPr>
        <w:t xml:space="preserve">    &lt;/wctp-SubmitRequest&gt;</w:t>
      </w:r>
    </w:p>
    <w:p w14:paraId="35DE618F" w14:textId="77777777" w:rsidR="00B11855" w:rsidRPr="00621E63" w:rsidRDefault="003D003E" w:rsidP="00B07DBC">
      <w:pPr>
        <w:pStyle w:val="TableXML"/>
        <w:rPr>
          <w:noProof w:val="0"/>
        </w:rPr>
      </w:pPr>
      <w:r w:rsidRPr="00621E63">
        <w:rPr>
          <w:noProof w:val="0"/>
        </w:rPr>
        <w:t>&lt;/wctp-Operation&gt;</w:t>
      </w:r>
    </w:p>
    <w:p w14:paraId="1BED9E7A" w14:textId="77777777" w:rsidR="004F1718" w:rsidRPr="00621E63" w:rsidRDefault="004F1718" w:rsidP="00CF5627">
      <w:pPr>
        <w:pStyle w:val="BodyText"/>
      </w:pPr>
    </w:p>
    <w:p w14:paraId="61A2D61E" w14:textId="6B156ECD" w:rsidR="00B11855" w:rsidRPr="00621E63" w:rsidRDefault="003D003E" w:rsidP="00AE6681">
      <w:pPr>
        <w:pStyle w:val="BodyText"/>
      </w:pPr>
      <w:r w:rsidRPr="00621E63">
        <w:t xml:space="preserve">When using unpaired MCR the wctp-Choice value selected by the endpoint device operator is the response data from the WCTP server (the ACM </w:t>
      </w:r>
      <w:r w:rsidR="00916BBE" w:rsidRPr="00621E63">
        <w:t>Alert Communicator</w:t>
      </w:r>
      <w:r w:rsidRPr="00621E63">
        <w:t xml:space="preserve">) back to the WCTP client (the ACM </w:t>
      </w:r>
      <w:r w:rsidR="009E2B46" w:rsidRPr="00621E63">
        <w:t>Alert Manager</w:t>
      </w:r>
      <w:r w:rsidRPr="00621E63">
        <w:t>).</w:t>
      </w:r>
    </w:p>
    <w:p w14:paraId="205CD142" w14:textId="042D11AD" w:rsidR="004A2E9B" w:rsidRPr="00621E63" w:rsidRDefault="004A2E9B" w:rsidP="00AE6681">
      <w:pPr>
        <w:pStyle w:val="BodyText"/>
      </w:pPr>
      <w:r w:rsidRPr="00621E63">
        <w:t xml:space="preserve">Selecting the wctp-Choice with the optional actionURI parameter included will indicate this response back to the AM </w:t>
      </w:r>
      <w:r w:rsidR="00BC309B" w:rsidRPr="00621E63">
        <w:t>Actor</w:t>
      </w:r>
      <w:r w:rsidRPr="00621E63">
        <w:t xml:space="preserve"> and open the URI on the device.</w:t>
      </w:r>
    </w:p>
    <w:p w14:paraId="3EFD33E3" w14:textId="7AD118EC" w:rsidR="00B11855" w:rsidRPr="00621E63" w:rsidRDefault="00CE1CA8" w:rsidP="00CE1CA8">
      <w:pPr>
        <w:pStyle w:val="Heading3"/>
        <w:numPr>
          <w:ilvl w:val="0"/>
          <w:numId w:val="0"/>
        </w:numPr>
        <w:rPr>
          <w:noProof w:val="0"/>
        </w:rPr>
        <w:pPrChange w:id="2797" w:author="Mary Jungers" w:date="2019-11-13T19:16:00Z">
          <w:pPr>
            <w:pStyle w:val="AppendixHeading3"/>
          </w:pPr>
        </w:pPrChange>
      </w:pPr>
      <w:bookmarkStart w:id="2798" w:name="_Toc401769918"/>
      <w:bookmarkStart w:id="2799" w:name="_Toc24650578"/>
      <w:ins w:id="2800" w:author="Mary Jungers" w:date="2019-11-13T19:16:00Z">
        <w:r w:rsidRPr="00621E63">
          <w:rPr>
            <w:noProof w:val="0"/>
          </w:rPr>
          <w:t>K.8.</w:t>
        </w:r>
      </w:ins>
      <w:ins w:id="2801" w:author="Mary Jungers" w:date="2019-11-13T19:17:00Z">
        <w:r w:rsidRPr="00621E63">
          <w:rPr>
            <w:noProof w:val="0"/>
          </w:rPr>
          <w:t xml:space="preserve">6 </w:t>
        </w:r>
      </w:ins>
      <w:r w:rsidR="003D003E" w:rsidRPr="00621E63">
        <w:rPr>
          <w:noProof w:val="0"/>
        </w:rPr>
        <w:t>IHE PCD-06</w:t>
      </w:r>
      <w:bookmarkStart w:id="2802" w:name="OLE_LINK24"/>
      <w:bookmarkStart w:id="2803" w:name="OLE_LINK25"/>
      <w:bookmarkStart w:id="2804" w:name="OLE_LINK26"/>
      <w:r w:rsidR="003D003E" w:rsidRPr="00621E63">
        <w:rPr>
          <w:noProof w:val="0"/>
        </w:rPr>
        <w:t xml:space="preserve"> </w:t>
      </w:r>
      <w:r w:rsidR="00B71DAC" w:rsidRPr="00621E63">
        <w:rPr>
          <w:noProof w:val="0"/>
        </w:rPr>
        <w:t>–</w:t>
      </w:r>
      <w:r w:rsidR="003D003E" w:rsidRPr="00621E63">
        <w:rPr>
          <w:noProof w:val="0"/>
        </w:rPr>
        <w:t xml:space="preserve"> </w:t>
      </w:r>
      <w:bookmarkEnd w:id="2802"/>
      <w:bookmarkEnd w:id="2803"/>
      <w:bookmarkEnd w:id="2804"/>
      <w:r w:rsidR="003D003E" w:rsidRPr="00621E63">
        <w:rPr>
          <w:noProof w:val="0"/>
        </w:rPr>
        <w:t>wctp-SubmitRequest – Paired MCR</w:t>
      </w:r>
      <w:bookmarkEnd w:id="2798"/>
      <w:bookmarkEnd w:id="2799"/>
    </w:p>
    <w:p w14:paraId="12BC5007" w14:textId="1A64DEF7" w:rsidR="00B11855" w:rsidRPr="00621E63" w:rsidRDefault="003D003E" w:rsidP="00AE6681">
      <w:pPr>
        <w:pStyle w:val="BodyText"/>
      </w:pPr>
      <w:r w:rsidRPr="00621E63">
        <w:t xml:space="preserve">This message is used to send a message from the ACM </w:t>
      </w:r>
      <w:r w:rsidR="009E2B46" w:rsidRPr="00621E63">
        <w:t>Alert Manager</w:t>
      </w:r>
      <w:r w:rsidRPr="00621E63">
        <w:t xml:space="preserve"> to the ACM </w:t>
      </w:r>
      <w:r w:rsidR="00916BBE" w:rsidRPr="00621E63">
        <w:t>Alert Communicator</w:t>
      </w:r>
      <w:r w:rsidRPr="00621E63">
        <w:t xml:space="preserve"> when the ACM </w:t>
      </w:r>
      <w:r w:rsidR="00916BBE" w:rsidRPr="00621E63">
        <w:t>Alert Communicator</w:t>
      </w:r>
      <w:r w:rsidRPr="00621E63">
        <w:t xml:space="preserve"> supports paired MCR.</w:t>
      </w:r>
    </w:p>
    <w:p w14:paraId="5D56D7BC" w14:textId="77777777" w:rsidR="00B11855" w:rsidRPr="00621E63" w:rsidRDefault="00B11855" w:rsidP="00CF5627">
      <w:pPr>
        <w:pStyle w:val="BodyText"/>
      </w:pPr>
    </w:p>
    <w:p w14:paraId="679F342A" w14:textId="77777777" w:rsidR="00B11855" w:rsidRPr="00621E63" w:rsidRDefault="003D003E" w:rsidP="00AE6681">
      <w:pPr>
        <w:pStyle w:val="TableXML"/>
        <w:rPr>
          <w:noProof w:val="0"/>
        </w:rPr>
      </w:pPr>
      <w:r w:rsidRPr="00621E63">
        <w:rPr>
          <w:noProof w:val="0"/>
        </w:rPr>
        <w:t>&lt;?xml version="1.0"?&gt;</w:t>
      </w:r>
    </w:p>
    <w:p w14:paraId="61A12C89"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7F367894"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67BCCCC9" w14:textId="77777777" w:rsidR="00B11855" w:rsidRPr="00621E63" w:rsidRDefault="003D003E" w:rsidP="00AE6681">
      <w:pPr>
        <w:pStyle w:val="TableXML"/>
        <w:rPr>
          <w:noProof w:val="0"/>
        </w:rPr>
      </w:pPr>
      <w:r w:rsidRPr="00621E63">
        <w:rPr>
          <w:noProof w:val="0"/>
        </w:rPr>
        <w:t xml:space="preserve">    &lt;wctp-SubmitRequest&gt;</w:t>
      </w:r>
    </w:p>
    <w:p w14:paraId="51092125" w14:textId="77777777" w:rsidR="00B11855" w:rsidRPr="00621E63" w:rsidRDefault="003D003E" w:rsidP="00AE6681">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66497862" w14:textId="77777777" w:rsidR="00B11855" w:rsidRPr="00621E63" w:rsidRDefault="003D003E" w:rsidP="00AE6681">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2B9C2FAE" w14:textId="77777777" w:rsidR="00B11855" w:rsidRPr="00621E63" w:rsidRDefault="003D003E" w:rsidP="00AE6681">
      <w:pPr>
        <w:pStyle w:val="TableXML"/>
        <w:rPr>
          <w:noProof w:val="0"/>
        </w:rPr>
      </w:pPr>
      <w:r w:rsidRPr="00621E63">
        <w:rPr>
          <w:noProof w:val="0"/>
        </w:rPr>
        <w:lastRenderedPageBreak/>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 notifyWhenRead="true"/&gt;</w:t>
      </w:r>
    </w:p>
    <w:p w14:paraId="21DDE527" w14:textId="77777777" w:rsidR="00B11855" w:rsidRPr="00621E63" w:rsidRDefault="003D003E" w:rsidP="00AE6681">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58ACD2D2" w14:textId="77777777" w:rsidR="00B11855" w:rsidRPr="00621E63" w:rsidRDefault="003D003E" w:rsidP="00AE6681">
      <w:pPr>
        <w:pStyle w:val="TableXML"/>
        <w:rPr>
          <w:noProof w:val="0"/>
        </w:rPr>
      </w:pPr>
      <w:r w:rsidRPr="00621E63">
        <w:rPr>
          <w:noProof w:val="0"/>
        </w:rPr>
        <w:t xml:space="preserve">        &lt;/wctp-SubmitHeader&gt;</w:t>
      </w:r>
    </w:p>
    <w:p w14:paraId="7920B154" w14:textId="77777777" w:rsidR="00B11855" w:rsidRPr="00621E63" w:rsidRDefault="003D003E" w:rsidP="00AE6681">
      <w:pPr>
        <w:pStyle w:val="TableXML"/>
        <w:rPr>
          <w:noProof w:val="0"/>
        </w:rPr>
      </w:pPr>
      <w:r w:rsidRPr="00621E63">
        <w:rPr>
          <w:noProof w:val="0"/>
        </w:rPr>
        <w:t xml:space="preserve">        &lt;wctp-Payload&gt;</w:t>
      </w:r>
    </w:p>
    <w:p w14:paraId="763FEB0F" w14:textId="77777777" w:rsidR="00B11855" w:rsidRPr="00621E63" w:rsidRDefault="003D003E" w:rsidP="00AE6681">
      <w:pPr>
        <w:pStyle w:val="TableXML"/>
        <w:rPr>
          <w:noProof w:val="0"/>
        </w:rPr>
      </w:pPr>
      <w:r w:rsidRPr="00621E63">
        <w:rPr>
          <w:noProof w:val="0"/>
        </w:rPr>
        <w:t xml:space="preserve">            &lt;wctp-MCR&gt;</w:t>
      </w:r>
    </w:p>
    <w:p w14:paraId="0D298EEC" w14:textId="77777777" w:rsidR="00B11855" w:rsidRPr="00621E63" w:rsidRDefault="003D003E" w:rsidP="00AE6681">
      <w:pPr>
        <w:pStyle w:val="TableXML"/>
        <w:rPr>
          <w:noProof w:val="0"/>
        </w:rPr>
      </w:pPr>
      <w:r w:rsidRPr="00621E63">
        <w:rPr>
          <w:noProof w:val="0"/>
        </w:rPr>
        <w:t xml:space="preserve">                &lt;wctp-MessageText&gt;</w:t>
      </w:r>
      <w:r w:rsidRPr="00621E63">
        <w:rPr>
          <w:noProof w:val="0"/>
          <w:color w:val="FF0000"/>
        </w:rPr>
        <w:t>notification text</w:t>
      </w:r>
      <w:r w:rsidRPr="00621E63">
        <w:rPr>
          <w:noProof w:val="0"/>
        </w:rPr>
        <w:t>&lt;/wctp-MessageText&gt;</w:t>
      </w:r>
    </w:p>
    <w:p w14:paraId="0E5C9994" w14:textId="77777777" w:rsidR="00B11855" w:rsidRPr="00621E63" w:rsidRDefault="003D003E" w:rsidP="00AE6681">
      <w:pPr>
        <w:pStyle w:val="TableXML"/>
        <w:rPr>
          <w:noProof w:val="0"/>
        </w:rPr>
      </w:pPr>
      <w:r w:rsidRPr="00621E63">
        <w:rPr>
          <w:noProof w:val="0"/>
        </w:rPr>
        <w:t xml:space="preserve">                &lt;wctp-ChoicePair&gt;</w:t>
      </w:r>
    </w:p>
    <w:p w14:paraId="117C6BD4"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Send Choice 1</w:t>
      </w:r>
      <w:r w:rsidRPr="00621E63">
        <w:rPr>
          <w:noProof w:val="0"/>
        </w:rPr>
        <w:t>&lt;/wctp-SendChoice&gt;</w:t>
      </w:r>
    </w:p>
    <w:p w14:paraId="6D416C2B" w14:textId="77777777" w:rsidR="00B11855" w:rsidRPr="00621E63" w:rsidRDefault="003D003E" w:rsidP="00AE6681">
      <w:pPr>
        <w:pStyle w:val="TableXML"/>
        <w:rPr>
          <w:noProof w:val="0"/>
        </w:rPr>
      </w:pPr>
      <w:r w:rsidRPr="00621E63">
        <w:rPr>
          <w:noProof w:val="0"/>
        </w:rPr>
        <w:t xml:space="preserve">                    &lt;wctp-ReplyChoice&gt;</w:t>
      </w:r>
      <w:r w:rsidRPr="00621E63">
        <w:rPr>
          <w:noProof w:val="0"/>
          <w:color w:val="FF0000"/>
        </w:rPr>
        <w:t>Reply Choice 1</w:t>
      </w:r>
      <w:r w:rsidRPr="00621E63">
        <w:rPr>
          <w:noProof w:val="0"/>
        </w:rPr>
        <w:t>&lt;/wctp-ReplyChoice&gt;</w:t>
      </w:r>
    </w:p>
    <w:p w14:paraId="01DFAAC1" w14:textId="77777777" w:rsidR="00B11855" w:rsidRPr="00621E63" w:rsidRDefault="003D003E" w:rsidP="00AE6681">
      <w:pPr>
        <w:pStyle w:val="TableXML"/>
        <w:rPr>
          <w:noProof w:val="0"/>
        </w:rPr>
      </w:pPr>
      <w:r w:rsidRPr="00621E63">
        <w:rPr>
          <w:noProof w:val="0"/>
        </w:rPr>
        <w:t xml:space="preserve">                &lt;/wctp-ChoicePair&gt;</w:t>
      </w:r>
    </w:p>
    <w:p w14:paraId="7CA66EC6" w14:textId="77777777" w:rsidR="00B11855" w:rsidRPr="00621E63" w:rsidRDefault="003D003E" w:rsidP="00AE6681">
      <w:pPr>
        <w:pStyle w:val="TableXML"/>
        <w:rPr>
          <w:noProof w:val="0"/>
        </w:rPr>
      </w:pPr>
      <w:r w:rsidRPr="00621E63">
        <w:rPr>
          <w:noProof w:val="0"/>
        </w:rPr>
        <w:t xml:space="preserve">                &lt;wctp-ChoicePair&gt;</w:t>
      </w:r>
    </w:p>
    <w:p w14:paraId="17F498C5"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 xml:space="preserve"> Send Choice 2</w:t>
      </w:r>
      <w:r w:rsidRPr="00621E63">
        <w:rPr>
          <w:noProof w:val="0"/>
        </w:rPr>
        <w:t>&lt;/wctp-SendChoice&gt;</w:t>
      </w:r>
    </w:p>
    <w:p w14:paraId="1D958B45" w14:textId="77777777" w:rsidR="00B11855" w:rsidRPr="00621E63" w:rsidRDefault="003D003E" w:rsidP="00AE6681">
      <w:pPr>
        <w:pStyle w:val="TableXML"/>
        <w:rPr>
          <w:noProof w:val="0"/>
        </w:rPr>
      </w:pPr>
      <w:r w:rsidRPr="00621E63">
        <w:rPr>
          <w:noProof w:val="0"/>
        </w:rPr>
        <w:t xml:space="preserve">                    &lt;wctp-ReplyChoice</w:t>
      </w:r>
      <w:r w:rsidRPr="00621E63">
        <w:rPr>
          <w:noProof w:val="0"/>
          <w:color w:val="FF0000"/>
        </w:rPr>
        <w:t xml:space="preserve"> Reply Choice 2</w:t>
      </w:r>
      <w:r w:rsidRPr="00621E63">
        <w:rPr>
          <w:noProof w:val="0"/>
        </w:rPr>
        <w:t>&lt;/wctp-ReplyChoice&gt;</w:t>
      </w:r>
    </w:p>
    <w:p w14:paraId="0D0C9768" w14:textId="77777777" w:rsidR="00B11855" w:rsidRPr="00621E63" w:rsidRDefault="003D003E" w:rsidP="00AE6681">
      <w:pPr>
        <w:pStyle w:val="TableXML"/>
        <w:rPr>
          <w:noProof w:val="0"/>
        </w:rPr>
      </w:pPr>
      <w:r w:rsidRPr="00621E63">
        <w:rPr>
          <w:noProof w:val="0"/>
        </w:rPr>
        <w:t xml:space="preserve">                &lt;/wctp-ChoicePair&gt;</w:t>
      </w:r>
    </w:p>
    <w:p w14:paraId="3719333E" w14:textId="77777777" w:rsidR="00B11855" w:rsidRPr="00621E63" w:rsidRDefault="003D003E" w:rsidP="00AE6681">
      <w:pPr>
        <w:pStyle w:val="TableXML"/>
        <w:rPr>
          <w:noProof w:val="0"/>
        </w:rPr>
      </w:pPr>
      <w:r w:rsidRPr="00621E63">
        <w:rPr>
          <w:noProof w:val="0"/>
        </w:rPr>
        <w:t xml:space="preserve">                &lt;wctp-ChoicePair&gt;</w:t>
      </w:r>
    </w:p>
    <w:p w14:paraId="5CCFAFC8"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 xml:space="preserve"> Send Choice 3</w:t>
      </w:r>
      <w:r w:rsidRPr="00621E63">
        <w:rPr>
          <w:noProof w:val="0"/>
        </w:rPr>
        <w:t>&lt;/wctp-SendChoice&gt;</w:t>
      </w:r>
    </w:p>
    <w:p w14:paraId="269778D4" w14:textId="77777777" w:rsidR="00B11855" w:rsidRPr="00621E63" w:rsidRDefault="003D003E" w:rsidP="00AE6681">
      <w:pPr>
        <w:pStyle w:val="TableXML"/>
        <w:rPr>
          <w:noProof w:val="0"/>
        </w:rPr>
      </w:pPr>
      <w:r w:rsidRPr="00621E63">
        <w:rPr>
          <w:noProof w:val="0"/>
        </w:rPr>
        <w:t xml:space="preserve">                    &lt;wctp-ReplyChoice&gt;</w:t>
      </w:r>
      <w:r w:rsidRPr="00621E63">
        <w:rPr>
          <w:noProof w:val="0"/>
          <w:color w:val="FF0000"/>
        </w:rPr>
        <w:t xml:space="preserve"> Reply Choice 3</w:t>
      </w:r>
      <w:r w:rsidRPr="00621E63">
        <w:rPr>
          <w:noProof w:val="0"/>
        </w:rPr>
        <w:t>&lt;/wctp-ReplyChoice&gt;</w:t>
      </w:r>
    </w:p>
    <w:p w14:paraId="1C032972" w14:textId="77777777" w:rsidR="00B11855" w:rsidRPr="00621E63" w:rsidRDefault="003D003E" w:rsidP="00AE6681">
      <w:pPr>
        <w:pStyle w:val="TableXML"/>
        <w:rPr>
          <w:noProof w:val="0"/>
        </w:rPr>
      </w:pPr>
      <w:r w:rsidRPr="00621E63">
        <w:rPr>
          <w:noProof w:val="0"/>
        </w:rPr>
        <w:t xml:space="preserve">                &lt;/wctp-ChoicePair&gt;</w:t>
      </w:r>
    </w:p>
    <w:p w14:paraId="00E95183" w14:textId="5A46A263" w:rsidR="00430811" w:rsidRPr="00621E63" w:rsidRDefault="00430811" w:rsidP="00AE6681">
      <w:pPr>
        <w:pStyle w:val="TableXML"/>
        <w:rPr>
          <w:noProof w:val="0"/>
        </w:rPr>
      </w:pPr>
      <w:r w:rsidRPr="00621E63">
        <w:rPr>
          <w:noProof w:val="0"/>
        </w:rPr>
        <w:t xml:space="preserve">                &lt;wctp-SendChoice actionURI="uriPrefix://action?id=123" actionURIPurpose=”purpose” &gt;Send Choice 1&lt;/wctp-SendChoice&gt;</w:t>
      </w:r>
    </w:p>
    <w:p w14:paraId="4059B861" w14:textId="77777777" w:rsidR="00B11855" w:rsidRPr="00621E63" w:rsidRDefault="003D003E" w:rsidP="00AE6681">
      <w:pPr>
        <w:pStyle w:val="TableXML"/>
        <w:rPr>
          <w:noProof w:val="0"/>
        </w:rPr>
      </w:pPr>
      <w:r w:rsidRPr="00621E63">
        <w:rPr>
          <w:noProof w:val="0"/>
        </w:rPr>
        <w:t xml:space="preserve">            &lt;/wctp-MCR&gt;</w:t>
      </w:r>
    </w:p>
    <w:p w14:paraId="4D034365" w14:textId="77777777" w:rsidR="00B11855" w:rsidRPr="00621E63" w:rsidRDefault="003D003E" w:rsidP="00AE6681">
      <w:pPr>
        <w:pStyle w:val="TableXML"/>
        <w:rPr>
          <w:noProof w:val="0"/>
        </w:rPr>
      </w:pPr>
      <w:r w:rsidRPr="00621E63">
        <w:rPr>
          <w:noProof w:val="0"/>
        </w:rPr>
        <w:t xml:space="preserve">        &lt;/wctp-Payload&gt;</w:t>
      </w:r>
    </w:p>
    <w:p w14:paraId="113D5196" w14:textId="77777777" w:rsidR="00B11855" w:rsidRPr="00621E63" w:rsidRDefault="003D003E" w:rsidP="00AE6681">
      <w:pPr>
        <w:pStyle w:val="TableXML"/>
        <w:rPr>
          <w:noProof w:val="0"/>
        </w:rPr>
      </w:pPr>
      <w:r w:rsidRPr="00621E63">
        <w:rPr>
          <w:noProof w:val="0"/>
        </w:rPr>
        <w:t xml:space="preserve">    &lt;/wctp-SubmitRequest&gt;</w:t>
      </w:r>
    </w:p>
    <w:p w14:paraId="786F9D70" w14:textId="77777777" w:rsidR="00B11855" w:rsidRPr="00621E63" w:rsidRDefault="003D003E" w:rsidP="00AE6681">
      <w:pPr>
        <w:pStyle w:val="TableXML"/>
        <w:rPr>
          <w:noProof w:val="0"/>
        </w:rPr>
      </w:pPr>
      <w:r w:rsidRPr="00621E63">
        <w:rPr>
          <w:noProof w:val="0"/>
        </w:rPr>
        <w:t>&lt;/wctp-Operation&gt;</w:t>
      </w:r>
    </w:p>
    <w:p w14:paraId="6E7962B8" w14:textId="77777777" w:rsidR="004F1718" w:rsidRPr="00621E63" w:rsidRDefault="004F1718" w:rsidP="00AF07D0">
      <w:pPr>
        <w:pStyle w:val="BodyText"/>
      </w:pPr>
    </w:p>
    <w:p w14:paraId="78F9F80E" w14:textId="2ACA6E4B" w:rsidR="00B11855" w:rsidRPr="00621E63" w:rsidRDefault="003D003E" w:rsidP="00AF07D0">
      <w:pPr>
        <w:pStyle w:val="BodyText"/>
      </w:pPr>
      <w:r w:rsidRPr="00621E63">
        <w:t xml:space="preserve">When using a paired MCR the selectable values presented to the endpoint device operator are in the wctp-SendChoice elements. Once selected the correlated reply value sent to the WCTP client (the ACM </w:t>
      </w:r>
      <w:r w:rsidR="009E2B46" w:rsidRPr="00621E63">
        <w:t>Alert Manager</w:t>
      </w:r>
      <w:r w:rsidRPr="00621E63">
        <w:t>) is in the wctp-ReplyChoice element.</w:t>
      </w:r>
    </w:p>
    <w:p w14:paraId="069129BD" w14:textId="500BC741" w:rsidR="00430811" w:rsidRPr="00621E63" w:rsidRDefault="00430811" w:rsidP="00AF07D0">
      <w:pPr>
        <w:pStyle w:val="BodyText"/>
      </w:pPr>
      <w:r w:rsidRPr="00621E63">
        <w:t xml:space="preserve">Selecting the wctp-SendChoice with the optional actionURI parameter included will indicate this response back to the AM </w:t>
      </w:r>
      <w:r w:rsidR="00BC309B" w:rsidRPr="00621E63">
        <w:t>Actor</w:t>
      </w:r>
      <w:r w:rsidRPr="00621E63">
        <w:t xml:space="preserve"> and open the URI on the device.</w:t>
      </w:r>
    </w:p>
    <w:p w14:paraId="28AE3915" w14:textId="11849FC7" w:rsidR="00B11855" w:rsidRPr="00621E63" w:rsidRDefault="00CE1CA8" w:rsidP="00CE1CA8">
      <w:pPr>
        <w:pStyle w:val="Heading3"/>
        <w:numPr>
          <w:ilvl w:val="0"/>
          <w:numId w:val="0"/>
        </w:numPr>
        <w:rPr>
          <w:noProof w:val="0"/>
        </w:rPr>
        <w:pPrChange w:id="2805" w:author="Mary Jungers" w:date="2019-11-13T19:17:00Z">
          <w:pPr>
            <w:pStyle w:val="AppendixHeading3"/>
          </w:pPr>
        </w:pPrChange>
      </w:pPr>
      <w:bookmarkStart w:id="2806" w:name="_Toc401769919"/>
      <w:bookmarkStart w:id="2807" w:name="_Toc24650579"/>
      <w:ins w:id="2808" w:author="Mary Jungers" w:date="2019-11-13T19:17:00Z">
        <w:r w:rsidRPr="00621E63">
          <w:rPr>
            <w:noProof w:val="0"/>
          </w:rPr>
          <w:t xml:space="preserve">K.8.7 </w:t>
        </w:r>
      </w:ins>
      <w:r w:rsidR="003D003E" w:rsidRPr="00621E63">
        <w:rPr>
          <w:noProof w:val="0"/>
        </w:rPr>
        <w:t>IHE PCD-06</w:t>
      </w:r>
      <w:r w:rsidR="00B71DAC" w:rsidRPr="00621E63">
        <w:rPr>
          <w:noProof w:val="0"/>
        </w:rPr>
        <w:t xml:space="preserve"> – </w:t>
      </w:r>
      <w:r w:rsidR="003D003E" w:rsidRPr="00621E63">
        <w:rPr>
          <w:noProof w:val="0"/>
        </w:rPr>
        <w:t>wctp-SubmitRequest – Call Back Phone Number</w:t>
      </w:r>
      <w:bookmarkEnd w:id="2806"/>
      <w:bookmarkEnd w:id="2807"/>
    </w:p>
    <w:p w14:paraId="3ED0A82E" w14:textId="0398E3DF" w:rsidR="00B11855" w:rsidRPr="00621E63" w:rsidRDefault="003D003E" w:rsidP="00AF07D0">
      <w:pPr>
        <w:pStyle w:val="BodyText"/>
      </w:pPr>
      <w:r w:rsidRPr="00621E63">
        <w:t xml:space="preserve">The following ACM </w:t>
      </w:r>
      <w:r w:rsidR="00CA3A2C" w:rsidRPr="00621E63">
        <w:t>Profile</w:t>
      </w:r>
      <w:r w:rsidRPr="00621E63">
        <w:t xml:space="preserve"> proprietary extensions to the wctp-SubmitRequest are used to convey the </w:t>
      </w:r>
      <w:r w:rsidR="006D613E" w:rsidRPr="00621E63">
        <w:t>HL7</w:t>
      </w:r>
      <w:r w:rsidR="00995105" w:rsidRPr="00621E63">
        <w:t xml:space="preserve"> </w:t>
      </w:r>
      <w:r w:rsidRPr="00621E63">
        <w:t xml:space="preserve">Call Back Phone Number from the ACM </w:t>
      </w:r>
      <w:r w:rsidR="009E2B46" w:rsidRPr="00621E63">
        <w:t>Alert Manager</w:t>
      </w:r>
      <w:r w:rsidRPr="00621E63">
        <w:t xml:space="preserve"> to the ACM </w:t>
      </w:r>
      <w:r w:rsidR="00916BBE" w:rsidRPr="00621E63">
        <w:t>Alert Communicator</w:t>
      </w:r>
      <w:r w:rsidRPr="00621E63">
        <w:t>.</w:t>
      </w:r>
    </w:p>
    <w:p w14:paraId="65D0C679" w14:textId="6EE7E54C" w:rsidR="00B11855" w:rsidRPr="00621E63" w:rsidRDefault="003D003E" w:rsidP="00AF07D0">
      <w:pPr>
        <w:pStyle w:val="BodyText"/>
      </w:pPr>
      <w:r w:rsidRPr="00621E63">
        <w:t xml:space="preserve">The WCTP 1.3r1 interface specification that is the basis for ACM </w:t>
      </w:r>
      <w:r w:rsidR="009E2B46" w:rsidRPr="00621E63">
        <w:t>Alert Manager</w:t>
      </w:r>
      <w:r w:rsidRPr="00621E63">
        <w:t xml:space="preserve"> – </w:t>
      </w:r>
      <w:r w:rsidR="00916BBE" w:rsidRPr="00621E63">
        <w:t>Alert Communicator</w:t>
      </w:r>
      <w:r w:rsidRPr="00621E63">
        <w:t xml:space="preserve"> communication does not support the ability to pass other than a client request contact phone number in association with a message submit request. For this reason the ACM </w:t>
      </w:r>
      <w:r w:rsidR="00CA3A2C" w:rsidRPr="00621E63">
        <w:t>Profile</w:t>
      </w:r>
      <w:r w:rsidRPr="00621E63">
        <w:t xml:space="preserve"> is required to extend the WCTP 1.3r1 interface specification in a backward transparent manner in order to convey the </w:t>
      </w:r>
      <w:r w:rsidR="006D613E" w:rsidRPr="00621E63">
        <w:t>HL7</w:t>
      </w:r>
      <w:r w:rsidR="00995105" w:rsidRPr="00621E63">
        <w:t xml:space="preserve"> </w:t>
      </w:r>
      <w:r w:rsidRPr="00621E63">
        <w:t xml:space="preserve">Call Back Phone Number (OBR-17) from the ACM </w:t>
      </w:r>
      <w:r w:rsidR="00647994" w:rsidRPr="00621E63">
        <w:t>PCD-04</w:t>
      </w:r>
      <w:r w:rsidRPr="00621E63">
        <w:t xml:space="preserve"> </w:t>
      </w:r>
      <w:r w:rsidR="006D613E" w:rsidRPr="00621E63">
        <w:t>HL7</w:t>
      </w:r>
      <w:r w:rsidR="00995105" w:rsidRPr="00621E63">
        <w:t xml:space="preserve"> </w:t>
      </w:r>
      <w:r w:rsidRPr="00621E63">
        <w:t xml:space="preserve">message received by the ACM </w:t>
      </w:r>
      <w:r w:rsidR="009E2B46" w:rsidRPr="00621E63">
        <w:t>Alert Manager</w:t>
      </w:r>
      <w:r w:rsidRPr="00621E63">
        <w:t xml:space="preserve"> from the ACM </w:t>
      </w:r>
      <w:r w:rsidR="009E2B46" w:rsidRPr="00621E63">
        <w:t>Alert Reporter</w:t>
      </w:r>
      <w:r w:rsidRPr="00621E63">
        <w:t xml:space="preserve"> for sending to the ACM </w:t>
      </w:r>
      <w:r w:rsidR="00916BBE" w:rsidRPr="00621E63">
        <w:t>Alert Communicator</w:t>
      </w:r>
      <w:r w:rsidRPr="00621E63">
        <w:t>.</w:t>
      </w:r>
    </w:p>
    <w:p w14:paraId="155B0107" w14:textId="7025D2D3" w:rsidR="00B11855" w:rsidRPr="00621E63" w:rsidRDefault="003D003E" w:rsidP="00AF07D0">
      <w:pPr>
        <w:pStyle w:val="BodyText"/>
      </w:pPr>
      <w:r w:rsidRPr="00621E63">
        <w:lastRenderedPageBreak/>
        <w:t xml:space="preserve">In order for the WCTP server (the ACM </w:t>
      </w:r>
      <w:r w:rsidR="00916BBE" w:rsidRPr="00621E63">
        <w:t>Alert Communicator</w:t>
      </w:r>
      <w:r w:rsidRPr="00621E63">
        <w:t xml:space="preserve">) to signal its willingness to receive and potentially support IHE ACM </w:t>
      </w:r>
      <w:r w:rsidR="00CA3A2C" w:rsidRPr="00621E63">
        <w:t>Profile</w:t>
      </w:r>
      <w:r w:rsidRPr="00621E63">
        <w:t xml:space="preserve"> evidentiary data extensions to WCTP 1.3r1, per the extensions mechanism defined in </w:t>
      </w:r>
      <w:r w:rsidR="00EE799D" w:rsidRPr="00621E63">
        <w:t>Section</w:t>
      </w:r>
      <w:r w:rsidRPr="00621E63">
        <w:t xml:space="preserve"> 3.6 Protocol Version of the WCTP 1.3r1 interface specification, the DTD response value shall be “</w:t>
      </w:r>
      <w:r w:rsidR="00E64CD9" w:rsidRPr="00621E63">
        <w:t>wctp-dtd-ihepcd-pcd06-v1r1</w:t>
      </w:r>
      <w:r w:rsidRPr="00621E63">
        <w:t xml:space="preserve">” to indicate support for reception of the Call Back Phone Number extension to WCTP 1.3r1. This version shall presume at a minimum WCTP version 1.3r1 capabilities, with primary emphasis on the ability of the WCTP server (ACM </w:t>
      </w:r>
      <w:r w:rsidR="00916BBE" w:rsidRPr="00621E63">
        <w:t>Alert Communicator</w:t>
      </w:r>
      <w:r w:rsidRPr="00621E63">
        <w:t xml:space="preserve">) to support paired MCR if sent in a wctp-SubmitRequest message from the WCTP client (the ACM </w:t>
      </w:r>
      <w:r w:rsidR="009E2B46" w:rsidRPr="00621E63">
        <w:t>Alert Manager</w:t>
      </w:r>
      <w:r w:rsidRPr="00621E63">
        <w:t xml:space="preserve">) to the WCTP server (the ACM </w:t>
      </w:r>
      <w:r w:rsidR="00916BBE" w:rsidRPr="00621E63">
        <w:t>Alert Communicator</w:t>
      </w:r>
      <w:r w:rsidRPr="00621E63">
        <w:t>).</w:t>
      </w:r>
    </w:p>
    <w:p w14:paraId="5F4320B0" w14:textId="77777777" w:rsidR="00B11855" w:rsidRPr="00621E63" w:rsidRDefault="003D003E" w:rsidP="00AF07D0">
      <w:pPr>
        <w:pStyle w:val="BodyText"/>
      </w:pPr>
      <w:r w:rsidRPr="00621E63">
        <w:t xml:space="preserve">On wctp-SubmitRequest messages the WCTP 1.3r1 interface specification supports a choice of one of wctp-Alphanumeric (simple text with no MCR), wctp-TransparentData (binary encoded data), or wctp-MCR (simple text accompanied with either unpaired or paired MCR). Since only smarter devices, associated with the newest WCTP implementations, are expected to make use of the additional alert evidentiary information in the PCD-06 transaction and so as to offload simple non-MCR message WCTP implementations from having to ignore the extensions, the wctp-MCR element tree has been selected as the extension point for the WCM related additional XML elements. </w:t>
      </w:r>
    </w:p>
    <w:p w14:paraId="2D49F427" w14:textId="52E42334" w:rsidR="00B11855" w:rsidRPr="00621E63" w:rsidRDefault="003D003E" w:rsidP="00AF07D0">
      <w:pPr>
        <w:pStyle w:val="BodyText"/>
      </w:pPr>
      <w:r w:rsidRPr="00621E63">
        <w:t xml:space="preserve">In order to pass the Call Back Phone Number used for the ACM nurse call use case for telephony call back to the patient in the room, or for the ACM laboratory results/observations use case for telephony call back to the results provider/order filler for any required results/observation read back, the following additional WCTP XML element is defined specifically to pass the telephony dial back string from the ACM </w:t>
      </w:r>
      <w:r w:rsidR="009E2B46" w:rsidRPr="00621E63">
        <w:t>Alert Manager</w:t>
      </w:r>
      <w:r w:rsidRPr="00621E63">
        <w:t xml:space="preserve"> to the ACM </w:t>
      </w:r>
      <w:r w:rsidR="00916BBE" w:rsidRPr="00621E63">
        <w:t>Alert Communicator</w:t>
      </w:r>
      <w:r w:rsidRPr="00621E63">
        <w:t xml:space="preserve"> by means able to be more deterministically referenced than simply including the string in the message text sent to the endpoint communication device operator.</w:t>
      </w:r>
    </w:p>
    <w:p w14:paraId="2D685C8A" w14:textId="17E0B171" w:rsidR="0021200B" w:rsidRPr="00621E63" w:rsidRDefault="0021200B" w:rsidP="00AF07D0">
      <w:pPr>
        <w:pStyle w:val="BodyText"/>
      </w:pPr>
      <w:r w:rsidRPr="00621E63">
        <w:t>Telephony call back functionality can also be implemented via the actionURI element.</w:t>
      </w:r>
    </w:p>
    <w:p w14:paraId="09284B72" w14:textId="77777777" w:rsidR="00B11855" w:rsidRPr="00621E63" w:rsidRDefault="00B11855" w:rsidP="00CF5627">
      <w:pPr>
        <w:pStyle w:val="BodyText"/>
      </w:pPr>
    </w:p>
    <w:p w14:paraId="69E30EA2" w14:textId="77777777" w:rsidR="00B11855" w:rsidRPr="00621E63" w:rsidRDefault="003D003E" w:rsidP="00AF07D0">
      <w:pPr>
        <w:pStyle w:val="TableXML"/>
        <w:rPr>
          <w:noProof w:val="0"/>
        </w:rPr>
      </w:pPr>
      <w:r w:rsidRPr="00621E63">
        <w:rPr>
          <w:noProof w:val="0"/>
        </w:rPr>
        <w:tab/>
        <w:t>&lt;wctp-IHEPCDDialback String=”</w:t>
      </w:r>
      <w:r w:rsidRPr="00621E63">
        <w:rPr>
          <w:noProof w:val="0"/>
          <w:color w:val="FF0000"/>
        </w:rPr>
        <w:t>telephony dial string</w:t>
      </w:r>
      <w:r w:rsidRPr="00621E63">
        <w:rPr>
          <w:noProof w:val="0"/>
        </w:rPr>
        <w:t>” /&gt;</w:t>
      </w:r>
    </w:p>
    <w:p w14:paraId="31C64D0D" w14:textId="0B062B07" w:rsidR="00B11855" w:rsidRPr="00621E63" w:rsidRDefault="00CE1CA8" w:rsidP="00CE1CA8">
      <w:pPr>
        <w:pStyle w:val="Heading3"/>
        <w:numPr>
          <w:ilvl w:val="0"/>
          <w:numId w:val="0"/>
        </w:numPr>
        <w:rPr>
          <w:noProof w:val="0"/>
        </w:rPr>
        <w:pPrChange w:id="2809" w:author="Mary Jungers" w:date="2019-11-13T19:17:00Z">
          <w:pPr>
            <w:pStyle w:val="AppendixHeading3"/>
          </w:pPr>
        </w:pPrChange>
      </w:pPr>
      <w:bookmarkStart w:id="2810" w:name="_Toc497485687"/>
      <w:bookmarkStart w:id="2811" w:name="_Toc497486024"/>
      <w:bookmarkStart w:id="2812" w:name="_Toc497486251"/>
      <w:bookmarkStart w:id="2813" w:name="_Toc497486528"/>
      <w:bookmarkStart w:id="2814" w:name="_Toc497486755"/>
      <w:bookmarkStart w:id="2815" w:name="_Toc497493624"/>
      <w:bookmarkStart w:id="2816" w:name="_Toc401769920"/>
      <w:bookmarkStart w:id="2817" w:name="_Toc24650580"/>
      <w:bookmarkEnd w:id="2810"/>
      <w:bookmarkEnd w:id="2811"/>
      <w:bookmarkEnd w:id="2812"/>
      <w:bookmarkEnd w:id="2813"/>
      <w:bookmarkEnd w:id="2814"/>
      <w:bookmarkEnd w:id="2815"/>
      <w:ins w:id="2818" w:author="Mary Jungers" w:date="2019-11-13T19:17:00Z">
        <w:r w:rsidRPr="00621E63">
          <w:rPr>
            <w:noProof w:val="0"/>
          </w:rPr>
          <w:t xml:space="preserve">K.8.8 </w:t>
        </w:r>
      </w:ins>
      <w:r w:rsidR="003D003E" w:rsidRPr="00621E63">
        <w:rPr>
          <w:noProof w:val="0"/>
        </w:rPr>
        <w:t xml:space="preserve">IHE PCD-07 </w:t>
      </w:r>
      <w:r w:rsidR="00B71DAC" w:rsidRPr="00621E63">
        <w:rPr>
          <w:noProof w:val="0"/>
        </w:rPr>
        <w:t>–</w:t>
      </w:r>
      <w:r w:rsidR="003D003E" w:rsidRPr="00621E63">
        <w:rPr>
          <w:noProof w:val="0"/>
        </w:rPr>
        <w:t xml:space="preserve"> Synchronous response to wctp-SubmitRequest – Received by communications status update</w:t>
      </w:r>
      <w:bookmarkEnd w:id="2816"/>
      <w:bookmarkEnd w:id="2817"/>
    </w:p>
    <w:p w14:paraId="1F86B54E" w14:textId="3895044D" w:rsidR="00B11855" w:rsidRPr="00621E63" w:rsidRDefault="003D003E" w:rsidP="007822F8">
      <w:pPr>
        <w:pStyle w:val="BodyText"/>
      </w:pPr>
      <w:r w:rsidRPr="00621E63">
        <w:t xml:space="preserve">This message is used by the ACM </w:t>
      </w:r>
      <w:r w:rsidR="00916BBE" w:rsidRPr="00621E63">
        <w:t>Alert Communicator</w:t>
      </w:r>
      <w:r w:rsidRPr="00621E63">
        <w:t xml:space="preserve"> to convey immediate request status responses to the ACM </w:t>
      </w:r>
      <w:r w:rsidR="009E2B46" w:rsidRPr="00621E63">
        <w:t>Alert Manager</w:t>
      </w:r>
      <w:r w:rsidRPr="00621E63">
        <w:t xml:space="preserve"> while the submit request initiating TCP connection is still open. This is the means by which the PCD-07 status indication of </w:t>
      </w:r>
      <w:r w:rsidRPr="00621E63">
        <w:rPr>
          <w:rStyle w:val="Strong"/>
        </w:rPr>
        <w:t>Received by communications</w:t>
      </w:r>
      <w:r w:rsidRPr="00621E63">
        <w:t xml:space="preserve"> (accepted by WCTP gateway) is conveyed from the ACM </w:t>
      </w:r>
      <w:r w:rsidR="00916BBE" w:rsidRPr="00621E63">
        <w:t>Alert Communicator</w:t>
      </w:r>
      <w:r w:rsidRPr="00621E63">
        <w:t xml:space="preserve"> to the ACM </w:t>
      </w:r>
      <w:r w:rsidR="009E2B46" w:rsidRPr="00621E63">
        <w:t>Alert Manager</w:t>
      </w:r>
      <w:r w:rsidRPr="00621E63">
        <w:t>.</w:t>
      </w:r>
    </w:p>
    <w:p w14:paraId="0DE6330D" w14:textId="7B21C119" w:rsidR="00B11855" w:rsidRPr="00621E63" w:rsidRDefault="003D003E" w:rsidP="007822F8">
      <w:pPr>
        <w:pStyle w:val="BodyText"/>
      </w:pPr>
      <w:r w:rsidRPr="00621E63">
        <w:t xml:space="preserve">The following is an indication of the successful queuing of a message from the ACM </w:t>
      </w:r>
      <w:r w:rsidR="009E2B46" w:rsidRPr="00621E63">
        <w:t>Alert Manager</w:t>
      </w:r>
      <w:r w:rsidRPr="00621E63">
        <w:t xml:space="preserve"> to the ACM </w:t>
      </w:r>
      <w:r w:rsidR="00916BBE" w:rsidRPr="00621E63">
        <w:t>Alert Communicator</w:t>
      </w:r>
      <w:r w:rsidRPr="00621E63">
        <w:t>.</w:t>
      </w:r>
    </w:p>
    <w:p w14:paraId="534138A9" w14:textId="77777777" w:rsidR="00B11855" w:rsidRPr="00621E63" w:rsidRDefault="00B11855" w:rsidP="00CF5627">
      <w:pPr>
        <w:pStyle w:val="BodyText"/>
      </w:pPr>
    </w:p>
    <w:p w14:paraId="08279B6B" w14:textId="77777777" w:rsidR="00B11855" w:rsidRPr="00621E63" w:rsidRDefault="003D003E" w:rsidP="00AF07D0">
      <w:pPr>
        <w:pStyle w:val="TableXML"/>
        <w:rPr>
          <w:noProof w:val="0"/>
        </w:rPr>
      </w:pPr>
      <w:r w:rsidRPr="00621E63">
        <w:rPr>
          <w:noProof w:val="0"/>
        </w:rPr>
        <w:t>&lt;?xml version="1.0"?&gt;</w:t>
      </w:r>
    </w:p>
    <w:p w14:paraId="7281FA2F"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7F67E49E"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4FBA71DD" w14:textId="77777777" w:rsidR="00B11855" w:rsidRPr="00621E63" w:rsidRDefault="003D003E" w:rsidP="00AF07D0">
      <w:pPr>
        <w:pStyle w:val="TableXML"/>
        <w:rPr>
          <w:noProof w:val="0"/>
        </w:rPr>
      </w:pPr>
      <w:r w:rsidRPr="00621E63">
        <w:rPr>
          <w:noProof w:val="0"/>
        </w:rPr>
        <w:t xml:space="preserve">    &lt;wctp-Confirmation&gt;</w:t>
      </w:r>
    </w:p>
    <w:p w14:paraId="3EAF1DDA" w14:textId="77777777" w:rsidR="00B11855" w:rsidRPr="00621E63" w:rsidRDefault="003D003E" w:rsidP="00AF07D0">
      <w:pPr>
        <w:pStyle w:val="TableXML"/>
        <w:rPr>
          <w:noProof w:val="0"/>
        </w:rPr>
      </w:pPr>
      <w:r w:rsidRPr="00621E63">
        <w:rPr>
          <w:noProof w:val="0"/>
        </w:rPr>
        <w:lastRenderedPageBreak/>
        <w:t xml:space="preserve">        &lt;wctp-Success successCode="200" successText="Accepted"&gt;</w:t>
      </w:r>
      <w:r w:rsidRPr="00621E63">
        <w:rPr>
          <w:noProof w:val="0"/>
          <w:color w:val="FF0000"/>
        </w:rPr>
        <w:t>comment</w:t>
      </w:r>
      <w:r w:rsidRPr="00621E63">
        <w:rPr>
          <w:noProof w:val="0"/>
        </w:rPr>
        <w:t>&lt;/wctp-Success&gt;</w:t>
      </w:r>
    </w:p>
    <w:p w14:paraId="5F19039E" w14:textId="77777777" w:rsidR="00B11855" w:rsidRPr="00621E63" w:rsidRDefault="003D003E" w:rsidP="00AF07D0">
      <w:pPr>
        <w:pStyle w:val="TableXML"/>
        <w:rPr>
          <w:noProof w:val="0"/>
        </w:rPr>
      </w:pPr>
      <w:r w:rsidRPr="00621E63">
        <w:rPr>
          <w:noProof w:val="0"/>
        </w:rPr>
        <w:t xml:space="preserve">    &lt;/wctp-Confirmation&gt;</w:t>
      </w:r>
    </w:p>
    <w:p w14:paraId="5DACB2EB" w14:textId="77777777" w:rsidR="00B11855" w:rsidRPr="00621E63" w:rsidRDefault="003D003E" w:rsidP="00AF07D0">
      <w:pPr>
        <w:pStyle w:val="TableXML"/>
        <w:rPr>
          <w:noProof w:val="0"/>
        </w:rPr>
      </w:pPr>
      <w:r w:rsidRPr="00621E63">
        <w:rPr>
          <w:noProof w:val="0"/>
        </w:rPr>
        <w:t>&lt;/wctp-Operation&gt;</w:t>
      </w:r>
    </w:p>
    <w:p w14:paraId="47707DFF" w14:textId="77777777" w:rsidR="004F1718" w:rsidRPr="00621E63" w:rsidRDefault="004F1718" w:rsidP="00CF5627">
      <w:pPr>
        <w:pStyle w:val="BodyText"/>
      </w:pPr>
    </w:p>
    <w:p w14:paraId="779CFD97" w14:textId="0422F2AB" w:rsidR="00B11855" w:rsidRPr="00621E63" w:rsidRDefault="003D003E" w:rsidP="00AF07D0">
      <w:pPr>
        <w:pStyle w:val="BodyText"/>
      </w:pPr>
      <w:r w:rsidRPr="00621E63">
        <w:t xml:space="preserve">The following is an indication of the failed attempt to queue a message from the ACM </w:t>
      </w:r>
      <w:r w:rsidR="009E2B46" w:rsidRPr="00621E63">
        <w:t>Alert Manager</w:t>
      </w:r>
      <w:r w:rsidRPr="00621E63">
        <w:t xml:space="preserve"> to the ACM </w:t>
      </w:r>
      <w:r w:rsidR="00916BBE" w:rsidRPr="00621E63">
        <w:t>Alert Communicator</w:t>
      </w:r>
      <w:r w:rsidRPr="00621E63">
        <w:t>.</w:t>
      </w:r>
    </w:p>
    <w:p w14:paraId="5CB972C1" w14:textId="77777777" w:rsidR="00B11855" w:rsidRPr="00621E63" w:rsidRDefault="00B11855" w:rsidP="00CF5627">
      <w:pPr>
        <w:pStyle w:val="BodyText"/>
      </w:pPr>
    </w:p>
    <w:p w14:paraId="51743B57" w14:textId="77777777" w:rsidR="00B11855" w:rsidRPr="00621E63" w:rsidRDefault="003D003E" w:rsidP="00AF07D0">
      <w:pPr>
        <w:pStyle w:val="TableXML"/>
        <w:rPr>
          <w:noProof w:val="0"/>
        </w:rPr>
      </w:pPr>
      <w:r w:rsidRPr="00621E63">
        <w:rPr>
          <w:noProof w:val="0"/>
        </w:rPr>
        <w:t>&lt;?xml version="1.0"?&gt;</w:t>
      </w:r>
    </w:p>
    <w:p w14:paraId="731561A7"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165036D6"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1E546A43" w14:textId="77777777" w:rsidR="00B11855" w:rsidRPr="00621E63" w:rsidRDefault="003D003E" w:rsidP="00AF07D0">
      <w:pPr>
        <w:pStyle w:val="TableXML"/>
        <w:rPr>
          <w:noProof w:val="0"/>
        </w:rPr>
      </w:pPr>
      <w:r w:rsidRPr="00621E63">
        <w:rPr>
          <w:noProof w:val="0"/>
        </w:rPr>
        <w:t xml:space="preserve">    &lt;wctp-Confirmation&gt;</w:t>
      </w:r>
    </w:p>
    <w:p w14:paraId="277D60DC" w14:textId="77777777" w:rsidR="00B11855" w:rsidRPr="00621E63" w:rsidRDefault="003D003E" w:rsidP="00AF07D0">
      <w:pPr>
        <w:pStyle w:val="TableXML"/>
        <w:rPr>
          <w:noProof w:val="0"/>
        </w:rPr>
      </w:pPr>
      <w:r w:rsidRPr="00621E63">
        <w:rPr>
          <w:noProof w:val="0"/>
        </w:rPr>
        <w:t xml:space="preserve">        &lt;wctp-Failure errorCode="500" errorText="Timeout"&gt;</w:t>
      </w:r>
      <w:r w:rsidRPr="00621E63">
        <w:rPr>
          <w:noProof w:val="0"/>
          <w:color w:val="FF0000"/>
        </w:rPr>
        <w:t>comment</w:t>
      </w:r>
      <w:r w:rsidRPr="00621E63">
        <w:rPr>
          <w:noProof w:val="0"/>
        </w:rPr>
        <w:t>&lt;/wctp-Failure&gt;</w:t>
      </w:r>
    </w:p>
    <w:p w14:paraId="0FF9AD91" w14:textId="77777777" w:rsidR="00B11855" w:rsidRPr="00621E63" w:rsidRDefault="003D003E" w:rsidP="00AF07D0">
      <w:pPr>
        <w:pStyle w:val="TableXML"/>
        <w:rPr>
          <w:noProof w:val="0"/>
        </w:rPr>
      </w:pPr>
      <w:r w:rsidRPr="00621E63">
        <w:rPr>
          <w:noProof w:val="0"/>
        </w:rPr>
        <w:t xml:space="preserve">    &lt;/wctp-Confirmation&gt;</w:t>
      </w:r>
    </w:p>
    <w:p w14:paraId="78845EC0" w14:textId="77777777" w:rsidR="00B11855" w:rsidRPr="00621E63" w:rsidRDefault="003D003E" w:rsidP="00AF07D0">
      <w:pPr>
        <w:pStyle w:val="TableXML"/>
        <w:rPr>
          <w:noProof w:val="0"/>
        </w:rPr>
      </w:pPr>
      <w:r w:rsidRPr="00621E63">
        <w:rPr>
          <w:noProof w:val="0"/>
        </w:rPr>
        <w:t>&lt;/wctp-Operation&gt;</w:t>
      </w:r>
    </w:p>
    <w:p w14:paraId="67B71FDE" w14:textId="77777777" w:rsidR="004F1718" w:rsidRPr="00621E63" w:rsidRDefault="004F1718" w:rsidP="00CF5627">
      <w:pPr>
        <w:pStyle w:val="BodyText"/>
      </w:pPr>
    </w:p>
    <w:p w14:paraId="27F58121" w14:textId="77777777" w:rsidR="00B11855" w:rsidRPr="00621E63" w:rsidRDefault="003D003E" w:rsidP="00EE391A">
      <w:pPr>
        <w:pStyle w:val="BodyText"/>
      </w:pPr>
      <w:r w:rsidRPr="00621E63">
        <w:t>Refer to the WCTP interface specification for all possible values for successCode and successText as well as errorCode and errorText.</w:t>
      </w:r>
    </w:p>
    <w:p w14:paraId="1067A71B" w14:textId="737EE53A" w:rsidR="00B11855" w:rsidRPr="00621E63" w:rsidRDefault="00CE1CA8" w:rsidP="00CE1CA8">
      <w:pPr>
        <w:pStyle w:val="Heading3"/>
        <w:numPr>
          <w:ilvl w:val="0"/>
          <w:numId w:val="0"/>
        </w:numPr>
        <w:rPr>
          <w:noProof w:val="0"/>
        </w:rPr>
        <w:pPrChange w:id="2819" w:author="Mary Jungers" w:date="2019-11-13T19:17:00Z">
          <w:pPr>
            <w:pStyle w:val="AppendixHeading3"/>
          </w:pPr>
        </w:pPrChange>
      </w:pPr>
      <w:bookmarkStart w:id="2820" w:name="_Toc401769921"/>
      <w:bookmarkStart w:id="2821" w:name="_Toc24650581"/>
      <w:ins w:id="2822" w:author="Mary Jungers" w:date="2019-11-13T19:17:00Z">
        <w:r w:rsidRPr="00621E63">
          <w:rPr>
            <w:noProof w:val="0"/>
          </w:rPr>
          <w:t xml:space="preserve">K.8.9 </w:t>
        </w:r>
      </w:ins>
      <w:r w:rsidR="003D003E" w:rsidRPr="00621E63">
        <w:rPr>
          <w:noProof w:val="0"/>
        </w:rPr>
        <w:t>wctp-PollForMessages – general poll (for Pre-Connectathon/Virtual Connectathon testing)</w:t>
      </w:r>
      <w:bookmarkEnd w:id="2820"/>
      <w:bookmarkEnd w:id="2821"/>
    </w:p>
    <w:p w14:paraId="738281A9" w14:textId="73823AF3" w:rsidR="00B11855" w:rsidRPr="00621E63" w:rsidRDefault="003D003E" w:rsidP="00AF07D0">
      <w:pPr>
        <w:pStyle w:val="BodyText"/>
      </w:pPr>
      <w:r w:rsidRPr="00621E63">
        <w:t xml:space="preserve">In a Pre-Connectathon or Virtual Connectathon environment where firewalls may not permit the ACM </w:t>
      </w:r>
      <w:r w:rsidR="00916BBE" w:rsidRPr="00621E63">
        <w:t>Alert Communicator</w:t>
      </w:r>
      <w:r w:rsidRPr="00621E63">
        <w:t xml:space="preserve"> to post asynchronous status updates and replies across the Internet there is a WCTP polling capability. As polling adds a potentially non-determinant delay in the ACM </w:t>
      </w:r>
      <w:r w:rsidR="009E2B46" w:rsidRPr="00621E63">
        <w:t>Alert Manager</w:t>
      </w:r>
      <w:r w:rsidRPr="00621E63">
        <w:t xml:space="preserve"> – </w:t>
      </w:r>
      <w:r w:rsidR="00916BBE" w:rsidRPr="00621E63">
        <w:t>Alert Communicator</w:t>
      </w:r>
      <w:r w:rsidRPr="00621E63">
        <w:t xml:space="preserve"> interaction times the use of polling is not for use during IHE Connectathon testing nor should it be used in live deployments where the non-determinant delay could increase patient safety risk.</w:t>
      </w:r>
    </w:p>
    <w:p w14:paraId="70B51BD7" w14:textId="77777777" w:rsidR="00B11855" w:rsidRPr="00621E63" w:rsidRDefault="003D003E" w:rsidP="00AF07D0">
      <w:pPr>
        <w:pStyle w:val="BodyText"/>
      </w:pPr>
      <w:r w:rsidRPr="00621E63">
        <w:t>The following poll is a general poll and not a poll for status or replies for any specific messages.</w:t>
      </w:r>
    </w:p>
    <w:p w14:paraId="6EF9F339" w14:textId="77777777" w:rsidR="00B11855" w:rsidRPr="00621E63" w:rsidRDefault="00B11855" w:rsidP="00CF5627">
      <w:pPr>
        <w:pStyle w:val="BodyText"/>
      </w:pPr>
    </w:p>
    <w:p w14:paraId="05F4D61C" w14:textId="77777777" w:rsidR="00B11855" w:rsidRPr="00621E63" w:rsidRDefault="003D003E" w:rsidP="00AF07D0">
      <w:pPr>
        <w:pStyle w:val="TableXML"/>
        <w:rPr>
          <w:noProof w:val="0"/>
        </w:rPr>
      </w:pPr>
      <w:r w:rsidRPr="00621E63">
        <w:rPr>
          <w:noProof w:val="0"/>
        </w:rPr>
        <w:t>&lt;?xml version="1.0"?&gt;</w:t>
      </w:r>
    </w:p>
    <w:p w14:paraId="1CC6A227"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B476B91"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4DF65265" w14:textId="77777777" w:rsidR="00B11855" w:rsidRPr="00621E63" w:rsidRDefault="003D003E" w:rsidP="00AF07D0">
      <w:pPr>
        <w:pStyle w:val="TableXML"/>
        <w:rPr>
          <w:noProof w:val="0"/>
        </w:rPr>
      </w:pPr>
      <w:r w:rsidRPr="00621E63">
        <w:rPr>
          <w:noProof w:val="0"/>
        </w:rPr>
        <w:t xml:space="preserve">    &lt;wctp-PollForMessages pollerID="</w:t>
      </w:r>
      <w:r w:rsidRPr="00621E63">
        <w:rPr>
          <w:noProof w:val="0"/>
          <w:color w:val="FF0000"/>
        </w:rPr>
        <w:t>poller ID</w:t>
      </w:r>
      <w:r w:rsidRPr="00621E63">
        <w:rPr>
          <w:noProof w:val="0"/>
        </w:rPr>
        <w:t>" securityCode="</w:t>
      </w:r>
      <w:r w:rsidRPr="00621E63">
        <w:rPr>
          <w:noProof w:val="0"/>
          <w:color w:val="FF0000"/>
        </w:rPr>
        <w:t>security code</w:t>
      </w:r>
      <w:r w:rsidRPr="00621E63">
        <w:rPr>
          <w:noProof w:val="0"/>
        </w:rPr>
        <w:t>" maxMessagesInBatch="</w:t>
      </w:r>
      <w:r w:rsidRPr="00621E63">
        <w:rPr>
          <w:noProof w:val="0"/>
          <w:color w:val="FF0000"/>
        </w:rPr>
        <w:t>batch size</w:t>
      </w:r>
      <w:r w:rsidRPr="00621E63">
        <w:rPr>
          <w:noProof w:val="0"/>
        </w:rPr>
        <w:t>"/&gt;</w:t>
      </w:r>
    </w:p>
    <w:p w14:paraId="7DC3D9C9" w14:textId="77777777" w:rsidR="00B11855" w:rsidRPr="00621E63" w:rsidRDefault="003D003E" w:rsidP="00AF07D0">
      <w:pPr>
        <w:pStyle w:val="TableXML"/>
        <w:rPr>
          <w:noProof w:val="0"/>
        </w:rPr>
      </w:pPr>
      <w:r w:rsidRPr="00621E63">
        <w:rPr>
          <w:noProof w:val="0"/>
        </w:rPr>
        <w:t>&lt;/wctp-Operation&gt;</w:t>
      </w:r>
    </w:p>
    <w:p w14:paraId="1A4623A2" w14:textId="03A2ED76" w:rsidR="00B11855" w:rsidRPr="00621E63" w:rsidRDefault="00CE1CA8" w:rsidP="00CE1CA8">
      <w:pPr>
        <w:pStyle w:val="Heading3"/>
        <w:numPr>
          <w:ilvl w:val="0"/>
          <w:numId w:val="0"/>
        </w:numPr>
        <w:rPr>
          <w:noProof w:val="0"/>
        </w:rPr>
        <w:pPrChange w:id="2823" w:author="Mary Jungers" w:date="2019-11-13T19:17:00Z">
          <w:pPr>
            <w:pStyle w:val="AppendixHeading3"/>
          </w:pPr>
        </w:pPrChange>
      </w:pPr>
      <w:bookmarkStart w:id="2824" w:name="_Toc497485690"/>
      <w:bookmarkStart w:id="2825" w:name="_Toc497486027"/>
      <w:bookmarkStart w:id="2826" w:name="_Toc497486254"/>
      <w:bookmarkStart w:id="2827" w:name="_Toc497486531"/>
      <w:bookmarkStart w:id="2828" w:name="_Toc497486758"/>
      <w:bookmarkStart w:id="2829" w:name="_Toc497493627"/>
      <w:bookmarkStart w:id="2830" w:name="_Toc401769922"/>
      <w:bookmarkStart w:id="2831" w:name="_Toc24650582"/>
      <w:bookmarkEnd w:id="2824"/>
      <w:bookmarkEnd w:id="2825"/>
      <w:bookmarkEnd w:id="2826"/>
      <w:bookmarkEnd w:id="2827"/>
      <w:bookmarkEnd w:id="2828"/>
      <w:bookmarkEnd w:id="2829"/>
      <w:ins w:id="2832" w:author="Mary Jungers" w:date="2019-11-13T19:17:00Z">
        <w:r w:rsidRPr="00621E63">
          <w:rPr>
            <w:noProof w:val="0"/>
          </w:rPr>
          <w:t xml:space="preserve">K.8.10 </w:t>
        </w:r>
      </w:ins>
      <w:r w:rsidR="003D003E" w:rsidRPr="00621E63">
        <w:rPr>
          <w:noProof w:val="0"/>
        </w:rPr>
        <w:t>wctp-PollResponse – general poll (for Pre-Connectathon/Virtual Connectathon testing)</w:t>
      </w:r>
      <w:bookmarkEnd w:id="2830"/>
      <w:bookmarkEnd w:id="2831"/>
    </w:p>
    <w:p w14:paraId="0FD1C03E" w14:textId="6CC6991A" w:rsidR="00B11855" w:rsidRPr="00621E63" w:rsidRDefault="003D003E" w:rsidP="00AF07D0">
      <w:pPr>
        <w:pStyle w:val="BodyText"/>
      </w:pPr>
      <w:r w:rsidRPr="00621E63">
        <w:t xml:space="preserve">This is the general poll response sent by the ACM </w:t>
      </w:r>
      <w:r w:rsidR="00916BBE" w:rsidRPr="00621E63">
        <w:t>Alert Communicator</w:t>
      </w:r>
      <w:r w:rsidRPr="00621E63">
        <w:t xml:space="preserve"> to the ACM </w:t>
      </w:r>
      <w:r w:rsidR="009E2B46" w:rsidRPr="00621E63">
        <w:t>Alert Manager</w:t>
      </w:r>
      <w:r w:rsidRPr="00621E63">
        <w:t xml:space="preserve"> when the poll response is that no messages have status updates or replies.</w:t>
      </w:r>
    </w:p>
    <w:p w14:paraId="7CC8BB73" w14:textId="77777777" w:rsidR="00B11855" w:rsidRPr="00621E63" w:rsidRDefault="00B11855" w:rsidP="00CF5627">
      <w:pPr>
        <w:pStyle w:val="BodyText"/>
      </w:pPr>
    </w:p>
    <w:p w14:paraId="3BCC1C12" w14:textId="77777777" w:rsidR="00B11855" w:rsidRPr="00621E63" w:rsidRDefault="003D003E" w:rsidP="00AF07D0">
      <w:pPr>
        <w:pStyle w:val="TableXML"/>
        <w:rPr>
          <w:noProof w:val="0"/>
        </w:rPr>
      </w:pPr>
      <w:r w:rsidRPr="00621E63">
        <w:rPr>
          <w:noProof w:val="0"/>
        </w:rPr>
        <w:t>&lt;?xml version="1.0"?&gt;</w:t>
      </w:r>
    </w:p>
    <w:p w14:paraId="205DAA98"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4664AB5" w14:textId="77777777" w:rsidR="00B11855" w:rsidRPr="00621E63" w:rsidRDefault="003D003E" w:rsidP="00AF07D0">
      <w:pPr>
        <w:pStyle w:val="TableXML"/>
        <w:rPr>
          <w:noProof w:val="0"/>
        </w:rPr>
      </w:pPr>
      <w:r w:rsidRPr="00621E63">
        <w:rPr>
          <w:noProof w:val="0"/>
        </w:rPr>
        <w:lastRenderedPageBreak/>
        <w:t>&lt;wctp-Operation wctpVersion="1.0"&gt;</w:t>
      </w:r>
    </w:p>
    <w:p w14:paraId="234CD227" w14:textId="77777777" w:rsidR="00B11855" w:rsidRPr="00621E63" w:rsidRDefault="003D003E" w:rsidP="00AF07D0">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5526F82F" w14:textId="77777777" w:rsidR="00B11855" w:rsidRPr="00621E63" w:rsidRDefault="003D003E" w:rsidP="00AF07D0">
      <w:pPr>
        <w:pStyle w:val="TableXML"/>
        <w:rPr>
          <w:noProof w:val="0"/>
        </w:rPr>
      </w:pPr>
      <w:r w:rsidRPr="00621E63">
        <w:rPr>
          <w:noProof w:val="0"/>
        </w:rPr>
        <w:t xml:space="preserve">        &lt;wctp-NoMessages/&gt;</w:t>
      </w:r>
    </w:p>
    <w:p w14:paraId="530C10FE" w14:textId="77777777" w:rsidR="00B11855" w:rsidRPr="00621E63" w:rsidRDefault="003D003E" w:rsidP="00AF07D0">
      <w:pPr>
        <w:pStyle w:val="TableXML"/>
        <w:rPr>
          <w:noProof w:val="0"/>
        </w:rPr>
      </w:pPr>
      <w:r w:rsidRPr="00621E63">
        <w:rPr>
          <w:noProof w:val="0"/>
        </w:rPr>
        <w:t xml:space="preserve">    &lt;/wctp-PollResponse&gt;</w:t>
      </w:r>
    </w:p>
    <w:p w14:paraId="10F4CC06" w14:textId="77777777" w:rsidR="00B11855" w:rsidRPr="00621E63" w:rsidRDefault="003D003E" w:rsidP="00AF07D0">
      <w:pPr>
        <w:pStyle w:val="TableXML"/>
        <w:rPr>
          <w:noProof w:val="0"/>
        </w:rPr>
      </w:pPr>
      <w:r w:rsidRPr="00621E63">
        <w:rPr>
          <w:noProof w:val="0"/>
        </w:rPr>
        <w:t>&lt;/wctp-Operation&gt;</w:t>
      </w:r>
    </w:p>
    <w:p w14:paraId="33C1F283" w14:textId="7B68DE31" w:rsidR="00B11855" w:rsidRPr="00621E63" w:rsidRDefault="00CE1CA8" w:rsidP="00CE1CA8">
      <w:pPr>
        <w:pStyle w:val="Heading3"/>
        <w:numPr>
          <w:ilvl w:val="0"/>
          <w:numId w:val="0"/>
        </w:numPr>
        <w:rPr>
          <w:noProof w:val="0"/>
        </w:rPr>
        <w:pPrChange w:id="2833" w:author="Mary Jungers" w:date="2019-11-13T19:18:00Z">
          <w:pPr>
            <w:pStyle w:val="AppendixHeading3"/>
          </w:pPr>
        </w:pPrChange>
      </w:pPr>
      <w:bookmarkStart w:id="2834" w:name="_Toc497485692"/>
      <w:bookmarkStart w:id="2835" w:name="_Toc497486029"/>
      <w:bookmarkStart w:id="2836" w:name="_Toc497486256"/>
      <w:bookmarkStart w:id="2837" w:name="_Toc497486533"/>
      <w:bookmarkStart w:id="2838" w:name="_Toc497486760"/>
      <w:bookmarkStart w:id="2839" w:name="_Toc497493629"/>
      <w:bookmarkStart w:id="2840" w:name="_Toc401769923"/>
      <w:bookmarkStart w:id="2841" w:name="_Toc24650583"/>
      <w:bookmarkEnd w:id="2834"/>
      <w:bookmarkEnd w:id="2835"/>
      <w:bookmarkEnd w:id="2836"/>
      <w:bookmarkEnd w:id="2837"/>
      <w:bookmarkEnd w:id="2838"/>
      <w:bookmarkEnd w:id="2839"/>
      <w:ins w:id="2842" w:author="Mary Jungers" w:date="2019-11-13T19:18:00Z">
        <w:r w:rsidRPr="00621E63">
          <w:rPr>
            <w:noProof w:val="0"/>
          </w:rPr>
          <w:t xml:space="preserve">K.8.11 </w:t>
        </w:r>
      </w:ins>
      <w:r w:rsidR="003D003E" w:rsidRPr="00621E63">
        <w:rPr>
          <w:noProof w:val="0"/>
        </w:rPr>
        <w:t>wctp-PollResponse message status update (for Pre-Connectathon/Virtual Connectathon testing)</w:t>
      </w:r>
      <w:bookmarkEnd w:id="2840"/>
      <w:bookmarkEnd w:id="2841"/>
    </w:p>
    <w:p w14:paraId="328166A1" w14:textId="1E6C7806" w:rsidR="00B11855" w:rsidRPr="00621E63" w:rsidRDefault="003D003E" w:rsidP="00AF07D0">
      <w:pPr>
        <w:pStyle w:val="BodyText"/>
      </w:pPr>
      <w:r w:rsidRPr="00621E63">
        <w:t xml:space="preserve">This is the general poll response sent by the ACM </w:t>
      </w:r>
      <w:r w:rsidR="00916BBE" w:rsidRPr="00621E63">
        <w:t>Alert Communicator</w:t>
      </w:r>
      <w:r w:rsidRPr="00621E63">
        <w:t xml:space="preserve"> to the ACM </w:t>
      </w:r>
      <w:r w:rsidR="009E2B46" w:rsidRPr="00621E63">
        <w:t>Alert Manager</w:t>
      </w:r>
      <w:r w:rsidRPr="00621E63">
        <w:t xml:space="preserve"> when the poll response is that a message has a status update. The value of </w:t>
      </w:r>
      <w:r w:rsidRPr="00621E63">
        <w:rPr>
          <w:b/>
          <w:color w:val="FF0000"/>
        </w:rPr>
        <w:t>status update</w:t>
      </w:r>
      <w:r w:rsidRPr="00621E63">
        <w:t xml:space="preserve"> can be any of “QUEUED”, “DELIVERED”, or “READ”.</w:t>
      </w:r>
    </w:p>
    <w:p w14:paraId="294AFC91" w14:textId="77777777" w:rsidR="00B11855" w:rsidRPr="00621E63" w:rsidRDefault="00B11855" w:rsidP="00EE391A">
      <w:pPr>
        <w:pStyle w:val="BodyText"/>
      </w:pPr>
    </w:p>
    <w:p w14:paraId="3CC8047E" w14:textId="77777777" w:rsidR="00B11855" w:rsidRPr="00621E63" w:rsidRDefault="003D003E" w:rsidP="00EE391A">
      <w:pPr>
        <w:pStyle w:val="TableXML"/>
        <w:rPr>
          <w:noProof w:val="0"/>
        </w:rPr>
      </w:pPr>
      <w:r w:rsidRPr="00621E63">
        <w:rPr>
          <w:noProof w:val="0"/>
        </w:rPr>
        <w:t>&lt;?xml version="1.0"?&gt;</w:t>
      </w:r>
    </w:p>
    <w:p w14:paraId="606129FE" w14:textId="77777777" w:rsidR="00B11855" w:rsidRPr="00621E63" w:rsidRDefault="003D003E" w:rsidP="00EE391A">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A94D569" w14:textId="77777777" w:rsidR="00B11855" w:rsidRPr="00621E63" w:rsidRDefault="003D003E" w:rsidP="00EE391A">
      <w:pPr>
        <w:pStyle w:val="TableXML"/>
        <w:rPr>
          <w:noProof w:val="0"/>
        </w:rPr>
      </w:pPr>
      <w:r w:rsidRPr="00621E63">
        <w:rPr>
          <w:noProof w:val="0"/>
        </w:rPr>
        <w:t>&lt;wctp-Operation wctpVersion="1.0"&gt;</w:t>
      </w:r>
    </w:p>
    <w:p w14:paraId="0ACBD259" w14:textId="77777777" w:rsidR="00B11855" w:rsidRPr="00621E63" w:rsidRDefault="003D003E" w:rsidP="00EE391A">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48515275" w14:textId="77777777" w:rsidR="00B11855" w:rsidRPr="00621E63" w:rsidRDefault="003D003E" w:rsidP="00EE391A">
      <w:pPr>
        <w:pStyle w:val="TableXML"/>
        <w:rPr>
          <w:noProof w:val="0"/>
        </w:rPr>
      </w:pPr>
      <w:r w:rsidRPr="00621E63">
        <w:rPr>
          <w:noProof w:val="0"/>
        </w:rPr>
        <w:t xml:space="preserve">        &lt;wctp-Message sequenceNo="</w:t>
      </w:r>
      <w:r w:rsidRPr="00621E63">
        <w:rPr>
          <w:noProof w:val="0"/>
          <w:color w:val="FF0000"/>
        </w:rPr>
        <w:t>sequence number</w:t>
      </w:r>
      <w:r w:rsidRPr="00621E63">
        <w:rPr>
          <w:noProof w:val="0"/>
        </w:rPr>
        <w:t>"&gt;</w:t>
      </w:r>
    </w:p>
    <w:p w14:paraId="72D54032" w14:textId="77777777" w:rsidR="00B11855" w:rsidRPr="00621E63" w:rsidRDefault="003D003E" w:rsidP="00EE391A">
      <w:pPr>
        <w:pStyle w:val="TableXML"/>
        <w:rPr>
          <w:noProof w:val="0"/>
        </w:rPr>
      </w:pPr>
      <w:r w:rsidRPr="00621E63">
        <w:rPr>
          <w:noProof w:val="0"/>
        </w:rPr>
        <w:t xml:space="preserve">            &lt;wctp-StatusInfo&gt;</w:t>
      </w:r>
    </w:p>
    <w:p w14:paraId="7A0CBB5E" w14:textId="77777777" w:rsidR="00B11855" w:rsidRPr="00621E63" w:rsidRDefault="003D003E" w:rsidP="00EE391A">
      <w:pPr>
        <w:pStyle w:val="TableXML"/>
        <w:rPr>
          <w:noProof w:val="0"/>
        </w:rPr>
      </w:pPr>
      <w:r w:rsidRPr="00621E63">
        <w:rPr>
          <w:noProof w:val="0"/>
        </w:rPr>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"&gt;</w:t>
      </w:r>
    </w:p>
    <w:p w14:paraId="557CF311" w14:textId="77777777" w:rsidR="00B11855" w:rsidRPr="00621E63" w:rsidRDefault="003D003E" w:rsidP="00EE391A">
      <w:pPr>
        <w:pStyle w:val="TableXML"/>
        <w:rPr>
          <w:noProof w:val="0"/>
        </w:rPr>
      </w:pPr>
      <w:r w:rsidRPr="00621E63">
        <w:rPr>
          <w:noProof w:val="0"/>
        </w:rPr>
        <w:t xml:space="preserve">                &lt;/wctp-ResponseHeader&gt;</w:t>
      </w:r>
    </w:p>
    <w:p w14:paraId="3585BF00" w14:textId="77777777" w:rsidR="00B11855" w:rsidRPr="00621E63" w:rsidRDefault="003D003E" w:rsidP="00EE391A">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66FD2516" w14:textId="77777777" w:rsidR="00B11855" w:rsidRPr="00621E63" w:rsidRDefault="003D003E" w:rsidP="00EE391A">
      <w:pPr>
        <w:pStyle w:val="TableXML"/>
        <w:rPr>
          <w:noProof w:val="0"/>
        </w:rPr>
      </w:pPr>
      <w:r w:rsidRPr="00621E63">
        <w:rPr>
          <w:noProof w:val="0"/>
        </w:rPr>
        <w:t xml:space="preserve">            &lt;/wctp-StatusInfo&gt;</w:t>
      </w:r>
    </w:p>
    <w:p w14:paraId="18849EC7" w14:textId="77777777" w:rsidR="00B11855" w:rsidRPr="00621E63" w:rsidRDefault="003D003E" w:rsidP="00EE391A">
      <w:pPr>
        <w:pStyle w:val="TableXML"/>
        <w:rPr>
          <w:noProof w:val="0"/>
        </w:rPr>
      </w:pPr>
      <w:r w:rsidRPr="00621E63">
        <w:rPr>
          <w:noProof w:val="0"/>
        </w:rPr>
        <w:t xml:space="preserve">        &lt;/wctp-Message&gt;</w:t>
      </w:r>
    </w:p>
    <w:p w14:paraId="32CBED58" w14:textId="77777777" w:rsidR="00B11855" w:rsidRPr="00621E63" w:rsidRDefault="003D003E" w:rsidP="00EE391A">
      <w:pPr>
        <w:pStyle w:val="TableXML"/>
        <w:rPr>
          <w:noProof w:val="0"/>
        </w:rPr>
      </w:pPr>
      <w:r w:rsidRPr="00621E63">
        <w:rPr>
          <w:noProof w:val="0"/>
        </w:rPr>
        <w:t xml:space="preserve">    &lt;/wctp-PollResponse&gt;</w:t>
      </w:r>
    </w:p>
    <w:p w14:paraId="545D1386" w14:textId="77777777" w:rsidR="00B11855" w:rsidRPr="00621E63" w:rsidRDefault="003D003E" w:rsidP="00EE391A">
      <w:pPr>
        <w:pStyle w:val="TableXML"/>
        <w:rPr>
          <w:noProof w:val="0"/>
        </w:rPr>
      </w:pPr>
      <w:r w:rsidRPr="00621E63">
        <w:rPr>
          <w:noProof w:val="0"/>
        </w:rPr>
        <w:t>&lt;/wctp-Operation&gt;</w:t>
      </w:r>
    </w:p>
    <w:p w14:paraId="78FC52B4" w14:textId="5D3CF51B" w:rsidR="00B11855" w:rsidRPr="00621E63" w:rsidRDefault="00CE1CA8" w:rsidP="00CE1CA8">
      <w:pPr>
        <w:pStyle w:val="Heading3"/>
        <w:numPr>
          <w:ilvl w:val="0"/>
          <w:numId w:val="0"/>
        </w:numPr>
        <w:rPr>
          <w:noProof w:val="0"/>
        </w:rPr>
        <w:pPrChange w:id="2843" w:author="Mary Jungers" w:date="2019-11-13T19:18:00Z">
          <w:pPr>
            <w:pStyle w:val="AppendixHeading3"/>
          </w:pPr>
        </w:pPrChange>
      </w:pPr>
      <w:bookmarkStart w:id="2844" w:name="_Toc497485694"/>
      <w:bookmarkStart w:id="2845" w:name="_Toc497486031"/>
      <w:bookmarkStart w:id="2846" w:name="_Toc497486258"/>
      <w:bookmarkStart w:id="2847" w:name="_Toc497486535"/>
      <w:bookmarkStart w:id="2848" w:name="_Toc497486762"/>
      <w:bookmarkStart w:id="2849" w:name="_Toc497493631"/>
      <w:bookmarkStart w:id="2850" w:name="_Toc401769924"/>
      <w:bookmarkStart w:id="2851" w:name="_Toc24650584"/>
      <w:bookmarkEnd w:id="2844"/>
      <w:bookmarkEnd w:id="2845"/>
      <w:bookmarkEnd w:id="2846"/>
      <w:bookmarkEnd w:id="2847"/>
      <w:bookmarkEnd w:id="2848"/>
      <w:bookmarkEnd w:id="2849"/>
      <w:ins w:id="2852" w:author="Mary Jungers" w:date="2019-11-13T19:18:00Z">
        <w:r w:rsidRPr="00621E63">
          <w:rPr>
            <w:noProof w:val="0"/>
          </w:rPr>
          <w:t xml:space="preserve">K.8.12 </w:t>
        </w:r>
      </w:ins>
      <w:r w:rsidR="003D003E" w:rsidRPr="00621E63">
        <w:rPr>
          <w:noProof w:val="0"/>
        </w:rPr>
        <w:t>wctp-PollResponse message status update acknowledgement (for Pre-Connectathon/Virtual Connectathon testing)</w:t>
      </w:r>
      <w:bookmarkEnd w:id="2850"/>
      <w:bookmarkEnd w:id="2851"/>
    </w:p>
    <w:p w14:paraId="02FDB848" w14:textId="6AB1C3F1" w:rsidR="00B11855" w:rsidRPr="00621E63" w:rsidRDefault="003D003E" w:rsidP="00AF07D0">
      <w:pPr>
        <w:pStyle w:val="BodyText"/>
      </w:pPr>
      <w:r w:rsidRPr="00621E63">
        <w:t xml:space="preserve">This is the poll response acknowledgement message sent from the ACM </w:t>
      </w:r>
      <w:r w:rsidR="009E2B46" w:rsidRPr="00621E63">
        <w:t>Alert Manager</w:t>
      </w:r>
      <w:r w:rsidRPr="00621E63">
        <w:t xml:space="preserve"> back to the ACM </w:t>
      </w:r>
      <w:r w:rsidR="00916BBE" w:rsidRPr="00621E63">
        <w:t>Alert Communicator</w:t>
      </w:r>
      <w:r w:rsidRPr="00621E63">
        <w:t xml:space="preserve"> to let the </w:t>
      </w:r>
      <w:r w:rsidR="00916BBE" w:rsidRPr="00621E63">
        <w:t>Alert Communicator</w:t>
      </w:r>
      <w:r w:rsidRPr="00621E63">
        <w:t xml:space="preserve"> know that the message status update has been successfully conveyed from the </w:t>
      </w:r>
      <w:r w:rsidR="00916BBE" w:rsidRPr="00621E63">
        <w:t>Alert Communicator</w:t>
      </w:r>
      <w:r w:rsidRPr="00621E63">
        <w:t xml:space="preserve"> to the </w:t>
      </w:r>
      <w:r w:rsidR="009E2B46" w:rsidRPr="00621E63">
        <w:t>Alert Manager</w:t>
      </w:r>
      <w:r w:rsidRPr="00621E63">
        <w:t xml:space="preserve"> and that the </w:t>
      </w:r>
      <w:r w:rsidR="00916BBE" w:rsidRPr="00621E63">
        <w:t>Alert Communicator</w:t>
      </w:r>
      <w:r w:rsidRPr="00621E63">
        <w:t xml:space="preserve"> can discard status updates for the messages.</w:t>
      </w:r>
    </w:p>
    <w:p w14:paraId="5A93636B" w14:textId="77777777" w:rsidR="00B11855" w:rsidRPr="00621E63" w:rsidRDefault="00B11855" w:rsidP="00CF5627">
      <w:pPr>
        <w:pStyle w:val="BodyText"/>
      </w:pPr>
    </w:p>
    <w:p w14:paraId="6359E1BA" w14:textId="77777777" w:rsidR="00B11855" w:rsidRPr="00621E63" w:rsidRDefault="003D003E" w:rsidP="00AF07D0">
      <w:pPr>
        <w:pStyle w:val="TableXML"/>
        <w:rPr>
          <w:noProof w:val="0"/>
        </w:rPr>
      </w:pPr>
      <w:r w:rsidRPr="00621E63">
        <w:rPr>
          <w:noProof w:val="0"/>
        </w:rPr>
        <w:t>&lt;?xml version="1.0"?&gt;</w:t>
      </w:r>
    </w:p>
    <w:p w14:paraId="0A3595F5"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4C6955F"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115D2E4A" w14:textId="77777777" w:rsidR="00B11855" w:rsidRPr="00621E63" w:rsidRDefault="003D003E" w:rsidP="00AF07D0">
      <w:pPr>
        <w:pStyle w:val="TableXML"/>
        <w:rPr>
          <w:noProof w:val="0"/>
        </w:rPr>
      </w:pPr>
      <w:r w:rsidRPr="00621E63">
        <w:rPr>
          <w:noProof w:val="0"/>
        </w:rPr>
        <w:t xml:space="preserve">    &lt;wctp-PollForMessages pollerID="</w:t>
      </w:r>
      <w:r w:rsidRPr="00621E63">
        <w:rPr>
          <w:noProof w:val="0"/>
          <w:color w:val="FF0000"/>
        </w:rPr>
        <w:t>poller ID</w:t>
      </w:r>
      <w:r w:rsidRPr="00621E63">
        <w:rPr>
          <w:noProof w:val="0"/>
        </w:rPr>
        <w:t>" securityCode="</w:t>
      </w:r>
      <w:r w:rsidRPr="00621E63">
        <w:rPr>
          <w:noProof w:val="0"/>
          <w:color w:val="FF0000"/>
        </w:rPr>
        <w:t>security code</w:t>
      </w:r>
      <w:r w:rsidRPr="00621E63">
        <w:rPr>
          <w:noProof w:val="0"/>
        </w:rPr>
        <w:t>" maxMessagesInBatch="</w:t>
      </w:r>
      <w:r w:rsidRPr="00621E63">
        <w:rPr>
          <w:noProof w:val="0"/>
          <w:color w:val="FF0000"/>
        </w:rPr>
        <w:t>batch size</w:t>
      </w:r>
      <w:r w:rsidRPr="00621E63">
        <w:rPr>
          <w:noProof w:val="0"/>
        </w:rPr>
        <w:t>"&gt;</w:t>
      </w:r>
    </w:p>
    <w:p w14:paraId="3EC57904" w14:textId="77777777" w:rsidR="00B11855" w:rsidRPr="00621E63" w:rsidRDefault="003D003E" w:rsidP="00AF07D0">
      <w:pPr>
        <w:pStyle w:val="TableXML"/>
        <w:rPr>
          <w:noProof w:val="0"/>
        </w:rPr>
      </w:pPr>
      <w:r w:rsidRPr="00621E63">
        <w:rPr>
          <w:noProof w:val="0"/>
        </w:rPr>
        <w:t xml:space="preserve">        &lt;wctp-MessageReceived sequenceNo="</w:t>
      </w:r>
      <w:r w:rsidRPr="00621E63">
        <w:rPr>
          <w:noProof w:val="0"/>
          <w:color w:val="FF0000"/>
        </w:rPr>
        <w:t>sequence number</w:t>
      </w:r>
      <w:r w:rsidRPr="00621E63">
        <w:rPr>
          <w:noProof w:val="0"/>
        </w:rPr>
        <w:t>"&gt;</w:t>
      </w:r>
    </w:p>
    <w:p w14:paraId="38C067C5" w14:textId="77777777" w:rsidR="00B11855" w:rsidRPr="00621E63" w:rsidRDefault="003D003E" w:rsidP="00AF07D0">
      <w:pPr>
        <w:pStyle w:val="TableXML"/>
        <w:rPr>
          <w:noProof w:val="0"/>
        </w:rPr>
      </w:pPr>
      <w:r w:rsidRPr="00621E63">
        <w:rPr>
          <w:noProof w:val="0"/>
        </w:rPr>
        <w:t xml:space="preserve">            &lt;wctp-Success successCode="200" successText="Message accepted"&gt;</w:t>
      </w:r>
      <w:r w:rsidRPr="00621E63">
        <w:rPr>
          <w:noProof w:val="0"/>
          <w:color w:val="FF0000"/>
        </w:rPr>
        <w:t>comment</w:t>
      </w:r>
      <w:r w:rsidRPr="00621E63">
        <w:rPr>
          <w:noProof w:val="0"/>
        </w:rPr>
        <w:t>&lt;/wctp-Success&gt;</w:t>
      </w:r>
    </w:p>
    <w:p w14:paraId="4859B7D3" w14:textId="77777777" w:rsidR="00B11855" w:rsidRPr="00621E63" w:rsidRDefault="003D003E" w:rsidP="00AF07D0">
      <w:pPr>
        <w:pStyle w:val="TableXML"/>
        <w:rPr>
          <w:noProof w:val="0"/>
        </w:rPr>
      </w:pPr>
      <w:r w:rsidRPr="00621E63">
        <w:rPr>
          <w:noProof w:val="0"/>
        </w:rPr>
        <w:t xml:space="preserve">        &lt;/wctp-MessageReceived&gt;</w:t>
      </w:r>
    </w:p>
    <w:p w14:paraId="34EDE987" w14:textId="77777777" w:rsidR="00B11855" w:rsidRPr="00621E63" w:rsidRDefault="003D003E" w:rsidP="00AF07D0">
      <w:pPr>
        <w:pStyle w:val="TableXML"/>
        <w:rPr>
          <w:noProof w:val="0"/>
        </w:rPr>
      </w:pPr>
      <w:r w:rsidRPr="00621E63">
        <w:rPr>
          <w:noProof w:val="0"/>
        </w:rPr>
        <w:t xml:space="preserve">    &lt;/wctp-PollForMessages&gt;</w:t>
      </w:r>
    </w:p>
    <w:p w14:paraId="2624ABA6" w14:textId="77777777" w:rsidR="00B11855" w:rsidRPr="00621E63" w:rsidRDefault="003D003E" w:rsidP="00AF07D0">
      <w:pPr>
        <w:pStyle w:val="TableXML"/>
        <w:rPr>
          <w:noProof w:val="0"/>
        </w:rPr>
      </w:pPr>
      <w:r w:rsidRPr="00621E63">
        <w:rPr>
          <w:noProof w:val="0"/>
        </w:rPr>
        <w:t>&lt;/wctp-Operation&gt;</w:t>
      </w:r>
    </w:p>
    <w:p w14:paraId="2741C218" w14:textId="5D416C86" w:rsidR="00B11855" w:rsidRPr="00621E63" w:rsidRDefault="00CE1CA8" w:rsidP="00CE1CA8">
      <w:pPr>
        <w:pStyle w:val="Heading3"/>
        <w:numPr>
          <w:ilvl w:val="0"/>
          <w:numId w:val="0"/>
        </w:numPr>
        <w:rPr>
          <w:noProof w:val="0"/>
        </w:rPr>
        <w:pPrChange w:id="2853" w:author="Mary Jungers" w:date="2019-11-13T19:18:00Z">
          <w:pPr>
            <w:pStyle w:val="AppendixHeading3"/>
          </w:pPr>
        </w:pPrChange>
      </w:pPr>
      <w:bookmarkStart w:id="2854" w:name="_Toc497485696"/>
      <w:bookmarkStart w:id="2855" w:name="_Toc497486033"/>
      <w:bookmarkStart w:id="2856" w:name="_Toc497486260"/>
      <w:bookmarkStart w:id="2857" w:name="_Toc497486537"/>
      <w:bookmarkStart w:id="2858" w:name="_Toc497486764"/>
      <w:bookmarkStart w:id="2859" w:name="_Toc497493633"/>
      <w:bookmarkStart w:id="2860" w:name="_Toc401769925"/>
      <w:bookmarkStart w:id="2861" w:name="_Toc24650585"/>
      <w:bookmarkEnd w:id="2854"/>
      <w:bookmarkEnd w:id="2855"/>
      <w:bookmarkEnd w:id="2856"/>
      <w:bookmarkEnd w:id="2857"/>
      <w:bookmarkEnd w:id="2858"/>
      <w:bookmarkEnd w:id="2859"/>
      <w:ins w:id="2862" w:author="Mary Jungers" w:date="2019-11-13T19:18:00Z">
        <w:r w:rsidRPr="00621E63">
          <w:rPr>
            <w:noProof w:val="0"/>
          </w:rPr>
          <w:lastRenderedPageBreak/>
          <w:t xml:space="preserve">K.8.13 </w:t>
        </w:r>
      </w:ins>
      <w:r w:rsidR="003D003E" w:rsidRPr="00621E63">
        <w:rPr>
          <w:noProof w:val="0"/>
        </w:rPr>
        <w:t>wctp-PollResponse (message reply, not in response to an MCR based wctp-SubmitRequest) (for Pre-Connectathon/Virtual Connectathon testing)</w:t>
      </w:r>
      <w:bookmarkEnd w:id="2860"/>
      <w:bookmarkEnd w:id="2861"/>
    </w:p>
    <w:p w14:paraId="20BFE67E" w14:textId="77777777" w:rsidR="00B11855" w:rsidRPr="00621E63" w:rsidRDefault="003D003E" w:rsidP="00AF07D0">
      <w:pPr>
        <w:pStyle w:val="TableXML"/>
        <w:rPr>
          <w:noProof w:val="0"/>
        </w:rPr>
      </w:pPr>
      <w:r w:rsidRPr="00621E63">
        <w:rPr>
          <w:noProof w:val="0"/>
        </w:rPr>
        <w:t>&lt;?xml version="1.0"?&gt;</w:t>
      </w:r>
    </w:p>
    <w:p w14:paraId="7CFA2618"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23945B02" w14:textId="77777777" w:rsidR="00B11855" w:rsidRPr="00621E63" w:rsidRDefault="003D003E" w:rsidP="00AF07D0">
      <w:pPr>
        <w:pStyle w:val="TableXML"/>
        <w:rPr>
          <w:noProof w:val="0"/>
        </w:rPr>
      </w:pPr>
      <w:r w:rsidRPr="00621E63">
        <w:rPr>
          <w:noProof w:val="0"/>
        </w:rPr>
        <w:t>&lt;wctp-Operation wctpVersion="1.0"&gt;</w:t>
      </w:r>
    </w:p>
    <w:p w14:paraId="0D7431F9" w14:textId="77777777" w:rsidR="00B11855" w:rsidRPr="00621E63" w:rsidRDefault="003D003E" w:rsidP="00AF07D0">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3DADD38E" w14:textId="77777777" w:rsidR="00B11855" w:rsidRPr="00621E63" w:rsidRDefault="003D003E" w:rsidP="00AF07D0">
      <w:pPr>
        <w:pStyle w:val="TableXML"/>
        <w:rPr>
          <w:noProof w:val="0"/>
        </w:rPr>
      </w:pPr>
      <w:r w:rsidRPr="00621E63">
        <w:rPr>
          <w:noProof w:val="0"/>
        </w:rPr>
        <w:t xml:space="preserve">        &lt;wctp-Message sequenceNo="</w:t>
      </w:r>
      <w:r w:rsidRPr="00621E63">
        <w:rPr>
          <w:noProof w:val="0"/>
          <w:color w:val="FF0000"/>
        </w:rPr>
        <w:t>sequence number</w:t>
      </w:r>
      <w:r w:rsidRPr="00621E63">
        <w:rPr>
          <w:noProof w:val="0"/>
        </w:rPr>
        <w:t>"&gt;</w:t>
      </w:r>
    </w:p>
    <w:p w14:paraId="5099CDF8" w14:textId="77777777" w:rsidR="00B11855" w:rsidRPr="00621E63" w:rsidRDefault="003D003E" w:rsidP="00AF07D0">
      <w:pPr>
        <w:pStyle w:val="TableXML"/>
        <w:rPr>
          <w:noProof w:val="0"/>
        </w:rPr>
      </w:pPr>
      <w:r w:rsidRPr="00621E63">
        <w:rPr>
          <w:noProof w:val="0"/>
        </w:rPr>
        <w:t xml:space="preserve">            &lt;wctp-MessageReply&gt;</w:t>
      </w:r>
    </w:p>
    <w:p w14:paraId="377F85B3" w14:textId="77777777" w:rsidR="00B11855" w:rsidRPr="00621E63" w:rsidRDefault="003D003E" w:rsidP="00AF07D0">
      <w:pPr>
        <w:pStyle w:val="TableXML"/>
        <w:rPr>
          <w:noProof w:val="0"/>
        </w:rPr>
      </w:pPr>
      <w:r w:rsidRPr="00621E63">
        <w:rPr>
          <w:noProof w:val="0"/>
        </w:rPr>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"&gt;</w:t>
      </w:r>
    </w:p>
    <w:p w14:paraId="3238FF5E" w14:textId="77777777" w:rsidR="00B11855" w:rsidRPr="00621E63" w:rsidRDefault="003D003E" w:rsidP="00AF07D0">
      <w:pPr>
        <w:pStyle w:val="TableXML"/>
        <w:rPr>
          <w:noProof w:val="0"/>
        </w:rPr>
      </w:pPr>
      <w:r w:rsidRPr="00621E63">
        <w:rPr>
          <w:noProof w:val="0"/>
        </w:rPr>
        <w:t xml:space="preserve">                &lt;/wctp-ResponseHeader&gt;</w:t>
      </w:r>
    </w:p>
    <w:p w14:paraId="4FA97CBC" w14:textId="77777777" w:rsidR="00B11855" w:rsidRPr="00621E63" w:rsidRDefault="003D003E" w:rsidP="00AF07D0">
      <w:pPr>
        <w:pStyle w:val="TableXML"/>
        <w:rPr>
          <w:noProof w:val="0"/>
        </w:rPr>
      </w:pPr>
      <w:r w:rsidRPr="00621E63">
        <w:rPr>
          <w:noProof w:val="0"/>
        </w:rPr>
        <w:t xml:space="preserve">                &lt;wctp-Payload&gt;</w:t>
      </w:r>
    </w:p>
    <w:p w14:paraId="34230BFE" w14:textId="77777777" w:rsidR="00B11855" w:rsidRPr="00621E63" w:rsidRDefault="003D003E" w:rsidP="00AF07D0">
      <w:pPr>
        <w:pStyle w:val="TableXML"/>
        <w:rPr>
          <w:noProof w:val="0"/>
        </w:rPr>
      </w:pPr>
      <w:r w:rsidRPr="00621E63">
        <w:rPr>
          <w:noProof w:val="0"/>
        </w:rPr>
        <w:t xml:space="preserve">                    &lt;wctp-Alphanumeric&gt;</w:t>
      </w:r>
      <w:r w:rsidRPr="00621E63">
        <w:rPr>
          <w:noProof w:val="0"/>
          <w:color w:val="FF0000"/>
        </w:rPr>
        <w:t>response text</w:t>
      </w:r>
      <w:r w:rsidRPr="00621E63">
        <w:rPr>
          <w:noProof w:val="0"/>
        </w:rPr>
        <w:t>&lt;/wctp-Alphanumeric&gt;</w:t>
      </w:r>
    </w:p>
    <w:p w14:paraId="3F8FE4FE" w14:textId="77777777" w:rsidR="00B11855" w:rsidRPr="00621E63" w:rsidRDefault="003D003E" w:rsidP="00AF07D0">
      <w:pPr>
        <w:pStyle w:val="TableXML"/>
        <w:rPr>
          <w:noProof w:val="0"/>
        </w:rPr>
      </w:pPr>
      <w:r w:rsidRPr="00621E63">
        <w:rPr>
          <w:noProof w:val="0"/>
        </w:rPr>
        <w:t xml:space="preserve">                &lt;/wctp-Payload&gt;</w:t>
      </w:r>
    </w:p>
    <w:p w14:paraId="0E50B653" w14:textId="77777777" w:rsidR="00B11855" w:rsidRPr="00621E63" w:rsidRDefault="003D003E" w:rsidP="00AF07D0">
      <w:pPr>
        <w:pStyle w:val="TableXML"/>
        <w:rPr>
          <w:noProof w:val="0"/>
        </w:rPr>
      </w:pPr>
      <w:r w:rsidRPr="00621E63">
        <w:rPr>
          <w:noProof w:val="0"/>
        </w:rPr>
        <w:t xml:space="preserve">            &lt;/wctp-MessageReply&gt;</w:t>
      </w:r>
    </w:p>
    <w:p w14:paraId="496F3DA8" w14:textId="77777777" w:rsidR="00B11855" w:rsidRPr="00621E63" w:rsidRDefault="003D003E" w:rsidP="00AF07D0">
      <w:pPr>
        <w:pStyle w:val="TableXML"/>
        <w:rPr>
          <w:noProof w:val="0"/>
        </w:rPr>
      </w:pPr>
      <w:r w:rsidRPr="00621E63">
        <w:rPr>
          <w:noProof w:val="0"/>
        </w:rPr>
        <w:t xml:space="preserve">        &lt;/wctp-Message&gt;</w:t>
      </w:r>
    </w:p>
    <w:p w14:paraId="4B9D3604" w14:textId="77777777" w:rsidR="00B11855" w:rsidRPr="00621E63" w:rsidRDefault="003D003E" w:rsidP="00AF07D0">
      <w:pPr>
        <w:pStyle w:val="TableXML"/>
        <w:rPr>
          <w:noProof w:val="0"/>
        </w:rPr>
      </w:pPr>
      <w:r w:rsidRPr="00621E63">
        <w:rPr>
          <w:noProof w:val="0"/>
        </w:rPr>
        <w:t xml:space="preserve">    &lt;/wctp-PollResponse&gt;</w:t>
      </w:r>
    </w:p>
    <w:p w14:paraId="692E0514" w14:textId="77777777" w:rsidR="00B11855" w:rsidRPr="00621E63" w:rsidRDefault="003D003E" w:rsidP="00AF07D0">
      <w:pPr>
        <w:pStyle w:val="TableXML"/>
        <w:rPr>
          <w:noProof w:val="0"/>
        </w:rPr>
      </w:pPr>
      <w:r w:rsidRPr="00621E63">
        <w:rPr>
          <w:noProof w:val="0"/>
        </w:rPr>
        <w:t>&lt;/wctp-Operation&gt;</w:t>
      </w:r>
    </w:p>
    <w:p w14:paraId="14E41396" w14:textId="767AEB4E" w:rsidR="00B11855" w:rsidRPr="00621E63" w:rsidRDefault="00CE1CA8" w:rsidP="00CE1CA8">
      <w:pPr>
        <w:pStyle w:val="Heading3"/>
        <w:numPr>
          <w:ilvl w:val="0"/>
          <w:numId w:val="0"/>
        </w:numPr>
        <w:rPr>
          <w:noProof w:val="0"/>
        </w:rPr>
        <w:pPrChange w:id="2863" w:author="Mary Jungers" w:date="2019-11-13T19:18:00Z">
          <w:pPr>
            <w:pStyle w:val="AppendixHeading3"/>
          </w:pPr>
        </w:pPrChange>
      </w:pPr>
      <w:bookmarkStart w:id="2864" w:name="_Toc497485698"/>
      <w:bookmarkStart w:id="2865" w:name="_Toc497486035"/>
      <w:bookmarkStart w:id="2866" w:name="_Toc497486262"/>
      <w:bookmarkStart w:id="2867" w:name="_Toc497486539"/>
      <w:bookmarkStart w:id="2868" w:name="_Toc497486766"/>
      <w:bookmarkStart w:id="2869" w:name="_Toc497493635"/>
      <w:bookmarkStart w:id="2870" w:name="_Toc401769926"/>
      <w:bookmarkStart w:id="2871" w:name="_Toc24650586"/>
      <w:bookmarkEnd w:id="2864"/>
      <w:bookmarkEnd w:id="2865"/>
      <w:bookmarkEnd w:id="2866"/>
      <w:bookmarkEnd w:id="2867"/>
      <w:bookmarkEnd w:id="2868"/>
      <w:bookmarkEnd w:id="2869"/>
      <w:ins w:id="2872" w:author="Mary Jungers" w:date="2019-11-13T19:18:00Z">
        <w:r w:rsidRPr="00621E63">
          <w:rPr>
            <w:noProof w:val="0"/>
          </w:rPr>
          <w:t xml:space="preserve">K.8.14 </w:t>
        </w:r>
      </w:ins>
      <w:r w:rsidR="003D003E" w:rsidRPr="00621E63">
        <w:rPr>
          <w:noProof w:val="0"/>
        </w:rPr>
        <w:t>IHE PCD-07 asynchronous status update (DELIVERED - delivery confirmation)</w:t>
      </w:r>
      <w:bookmarkEnd w:id="2870"/>
      <w:bookmarkEnd w:id="2871"/>
    </w:p>
    <w:p w14:paraId="0CD01904" w14:textId="77777777" w:rsidR="00B11855" w:rsidRPr="00621E63" w:rsidRDefault="003D003E" w:rsidP="00AF07D0">
      <w:pPr>
        <w:pStyle w:val="BodyText"/>
      </w:pPr>
      <w:r w:rsidRPr="00621E63">
        <w:t xml:space="preserve">The value of </w:t>
      </w:r>
      <w:r w:rsidRPr="00621E63">
        <w:rPr>
          <w:rStyle w:val="StrongEmphasis"/>
        </w:rPr>
        <w:t>status update</w:t>
      </w:r>
      <w:r w:rsidRPr="00621E63">
        <w:t xml:space="preserve"> would be “DELIVERED”.</w:t>
      </w:r>
    </w:p>
    <w:p w14:paraId="265C78C9" w14:textId="77777777" w:rsidR="00B11855" w:rsidRPr="00621E63" w:rsidRDefault="00B11855" w:rsidP="00CF5627">
      <w:pPr>
        <w:pStyle w:val="BodyText"/>
      </w:pPr>
    </w:p>
    <w:p w14:paraId="449271B0" w14:textId="77777777" w:rsidR="00B11855" w:rsidRPr="00621E63" w:rsidRDefault="003D003E" w:rsidP="00AF07D0">
      <w:pPr>
        <w:pStyle w:val="TableXML"/>
        <w:rPr>
          <w:noProof w:val="0"/>
        </w:rPr>
      </w:pPr>
      <w:r w:rsidRPr="00621E63">
        <w:rPr>
          <w:noProof w:val="0"/>
        </w:rPr>
        <w:t>&lt;?xml version="1.0" encoding="utf-16"?&gt;</w:t>
      </w:r>
    </w:p>
    <w:p w14:paraId="41204F65"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F92A318"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07879B8D" w14:textId="77777777" w:rsidR="00B11855" w:rsidRPr="00621E63" w:rsidRDefault="003D003E" w:rsidP="00AF07D0">
      <w:pPr>
        <w:pStyle w:val="TableXML"/>
        <w:rPr>
          <w:noProof w:val="0"/>
        </w:rPr>
      </w:pPr>
      <w:r w:rsidRPr="00621E63">
        <w:rPr>
          <w:noProof w:val="0"/>
        </w:rPr>
        <w:t xml:space="preserve">    &lt;wctp-StatusInfo&gt;</w:t>
      </w:r>
    </w:p>
    <w:p w14:paraId="78671CCD" w14:textId="77777777" w:rsidR="00B11855" w:rsidRPr="00621E63" w:rsidRDefault="003D003E" w:rsidP="00AF07D0">
      <w:pPr>
        <w:pStyle w:val="TableXML"/>
        <w:rPr>
          <w:noProof w:val="0"/>
        </w:rPr>
      </w:pPr>
      <w:r w:rsidRPr="00621E63">
        <w:rPr>
          <w:noProof w:val="0"/>
        </w:rPr>
        <w:t xml:space="preserve">        &lt;wctp-ResponseHeader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26C8E799" w14:textId="77777777" w:rsidR="00B11855" w:rsidRPr="00621E63" w:rsidRDefault="003D003E" w:rsidP="00AF07D0">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/&gt;</w:t>
      </w:r>
    </w:p>
    <w:p w14:paraId="0469ADA1" w14:textId="77777777" w:rsidR="00B11855" w:rsidRPr="00621E63" w:rsidRDefault="003D003E" w:rsidP="00AF07D0">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6536B32E" w14:textId="77777777" w:rsidR="00B11855" w:rsidRPr="00621E63" w:rsidRDefault="003D003E" w:rsidP="00AF07D0">
      <w:pPr>
        <w:pStyle w:val="TableXML"/>
        <w:rPr>
          <w:noProof w:val="0"/>
        </w:rPr>
      </w:pPr>
      <w:r w:rsidRPr="00621E63">
        <w:rPr>
          <w:noProof w:val="0"/>
        </w:rPr>
        <w:t xml:space="preserve">            &lt;wctp-Recipient authorizationCode="" /&gt;</w:t>
      </w:r>
    </w:p>
    <w:p w14:paraId="7E84E6AA" w14:textId="77777777" w:rsidR="00B11855" w:rsidRPr="00621E63" w:rsidRDefault="003D003E" w:rsidP="00AF07D0">
      <w:pPr>
        <w:pStyle w:val="TableXML"/>
        <w:rPr>
          <w:noProof w:val="0"/>
        </w:rPr>
      </w:pPr>
      <w:r w:rsidRPr="00621E63">
        <w:rPr>
          <w:noProof w:val="0"/>
        </w:rPr>
        <w:t xml:space="preserve">        &lt;/wctp-ResponseHeader&gt;</w:t>
      </w:r>
    </w:p>
    <w:p w14:paraId="4B920ABB" w14:textId="77777777" w:rsidR="00B11855" w:rsidRPr="00621E63" w:rsidRDefault="003D003E" w:rsidP="00AF07D0">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3CB29541" w14:textId="77777777" w:rsidR="00B11855" w:rsidRPr="00621E63" w:rsidRDefault="003D003E" w:rsidP="00AF07D0">
      <w:pPr>
        <w:pStyle w:val="TableXML"/>
        <w:rPr>
          <w:noProof w:val="0"/>
        </w:rPr>
      </w:pPr>
      <w:r w:rsidRPr="00621E63">
        <w:rPr>
          <w:noProof w:val="0"/>
        </w:rPr>
        <w:t xml:space="preserve">    &lt;/wctp-StatusInfo&gt;</w:t>
      </w:r>
    </w:p>
    <w:p w14:paraId="2A14B8FA" w14:textId="77777777" w:rsidR="00B11855" w:rsidRPr="00621E63" w:rsidRDefault="003D003E" w:rsidP="00AF07D0">
      <w:pPr>
        <w:pStyle w:val="TableXML"/>
        <w:rPr>
          <w:noProof w:val="0"/>
        </w:rPr>
      </w:pPr>
      <w:r w:rsidRPr="00621E63">
        <w:rPr>
          <w:noProof w:val="0"/>
        </w:rPr>
        <w:t>&lt;/wctp-Operation&gt;</w:t>
      </w:r>
    </w:p>
    <w:p w14:paraId="12BFE931" w14:textId="15C3A8F7" w:rsidR="00B11855" w:rsidRPr="00621E63" w:rsidRDefault="00CE1CA8" w:rsidP="00CE1CA8">
      <w:pPr>
        <w:pStyle w:val="Heading3"/>
        <w:numPr>
          <w:ilvl w:val="0"/>
          <w:numId w:val="0"/>
        </w:numPr>
        <w:rPr>
          <w:noProof w:val="0"/>
        </w:rPr>
        <w:pPrChange w:id="2873" w:author="Mary Jungers" w:date="2019-11-13T19:18:00Z">
          <w:pPr>
            <w:pStyle w:val="AppendixHeading3"/>
          </w:pPr>
        </w:pPrChange>
      </w:pPr>
      <w:bookmarkStart w:id="2874" w:name="_Toc497485700"/>
      <w:bookmarkStart w:id="2875" w:name="_Toc497486037"/>
      <w:bookmarkStart w:id="2876" w:name="_Toc497486264"/>
      <w:bookmarkStart w:id="2877" w:name="_Toc497486541"/>
      <w:bookmarkStart w:id="2878" w:name="_Toc497486768"/>
      <w:bookmarkStart w:id="2879" w:name="_Toc497493637"/>
      <w:bookmarkStart w:id="2880" w:name="_Toc401769927"/>
      <w:bookmarkStart w:id="2881" w:name="_Toc24650587"/>
      <w:bookmarkEnd w:id="2874"/>
      <w:bookmarkEnd w:id="2875"/>
      <w:bookmarkEnd w:id="2876"/>
      <w:bookmarkEnd w:id="2877"/>
      <w:bookmarkEnd w:id="2878"/>
      <w:bookmarkEnd w:id="2879"/>
      <w:ins w:id="2882" w:author="Mary Jungers" w:date="2019-11-13T19:18:00Z">
        <w:r w:rsidRPr="00621E63">
          <w:rPr>
            <w:noProof w:val="0"/>
          </w:rPr>
          <w:t xml:space="preserve">K.8.14 </w:t>
        </w:r>
      </w:ins>
      <w:r w:rsidR="003D003E" w:rsidRPr="00621E63">
        <w:rPr>
          <w:noProof w:val="0"/>
        </w:rPr>
        <w:t>IHE PCD-07 asynchronous status update (READ - read receipt)</w:t>
      </w:r>
      <w:bookmarkEnd w:id="2880"/>
      <w:bookmarkEnd w:id="2881"/>
    </w:p>
    <w:p w14:paraId="6761A748" w14:textId="77777777" w:rsidR="00B11855" w:rsidRPr="00621E63" w:rsidRDefault="003D003E" w:rsidP="00AF07D0">
      <w:pPr>
        <w:pStyle w:val="BodyText"/>
      </w:pPr>
      <w:r w:rsidRPr="00621E63">
        <w:t xml:space="preserve">The value of </w:t>
      </w:r>
      <w:r w:rsidRPr="00621E63">
        <w:rPr>
          <w:b/>
          <w:color w:val="FF0000"/>
        </w:rPr>
        <w:t>status update</w:t>
      </w:r>
      <w:r w:rsidRPr="00621E63">
        <w:t xml:space="preserve"> would be “READ”.</w:t>
      </w:r>
    </w:p>
    <w:p w14:paraId="285B74FC" w14:textId="77777777" w:rsidR="00B11855" w:rsidRPr="00621E63" w:rsidRDefault="00B11855" w:rsidP="00EE391A">
      <w:pPr>
        <w:pStyle w:val="BodyText"/>
      </w:pPr>
    </w:p>
    <w:p w14:paraId="57A3BCBD" w14:textId="77777777" w:rsidR="00B11855" w:rsidRPr="00621E63" w:rsidRDefault="003D003E" w:rsidP="00EE391A">
      <w:pPr>
        <w:pStyle w:val="TableXML"/>
        <w:rPr>
          <w:noProof w:val="0"/>
        </w:rPr>
      </w:pPr>
      <w:r w:rsidRPr="00621E63">
        <w:rPr>
          <w:noProof w:val="0"/>
        </w:rPr>
        <w:t>&lt;?xml version="1.0" encoding="utf-16"?&gt;</w:t>
      </w:r>
    </w:p>
    <w:p w14:paraId="3F8C8CA8" w14:textId="77777777" w:rsidR="00B11855" w:rsidRPr="00621E63" w:rsidRDefault="003D003E" w:rsidP="00EE391A">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DFCD563" w14:textId="77777777" w:rsidR="00B11855" w:rsidRPr="00621E63" w:rsidRDefault="003D003E" w:rsidP="00EE391A">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3792EDF7" w14:textId="77777777" w:rsidR="00B11855" w:rsidRPr="00621E63" w:rsidRDefault="003D003E" w:rsidP="00EE391A">
      <w:pPr>
        <w:pStyle w:val="TableXML"/>
        <w:rPr>
          <w:noProof w:val="0"/>
        </w:rPr>
      </w:pPr>
      <w:r w:rsidRPr="00621E63">
        <w:rPr>
          <w:noProof w:val="0"/>
        </w:rPr>
        <w:t xml:space="preserve">    &lt;wctp-StatusInfo&gt;</w:t>
      </w:r>
    </w:p>
    <w:p w14:paraId="1ABFDCA6" w14:textId="77777777" w:rsidR="00B11855" w:rsidRPr="00621E63" w:rsidRDefault="003D003E" w:rsidP="00EE391A">
      <w:pPr>
        <w:pStyle w:val="TableXML"/>
        <w:rPr>
          <w:noProof w:val="0"/>
        </w:rPr>
      </w:pPr>
      <w:r w:rsidRPr="00621E63">
        <w:rPr>
          <w:noProof w:val="0"/>
        </w:rPr>
        <w:t xml:space="preserve">        &lt;wctp-ResponseHeader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4D807D75" w14:textId="77777777" w:rsidR="00B11855" w:rsidRPr="00621E63" w:rsidRDefault="003D003E" w:rsidP="00EE391A">
      <w:pPr>
        <w:pStyle w:val="TableXML"/>
        <w:rPr>
          <w:noProof w:val="0"/>
        </w:rPr>
      </w:pPr>
      <w:r w:rsidRPr="00621E63">
        <w:rPr>
          <w:noProof w:val="0"/>
        </w:rPr>
        <w:lastRenderedPageBreak/>
        <w:t xml:space="preserve">            &lt;wctp-Originator senderID="</w:t>
      </w:r>
      <w:r w:rsidRPr="00621E63">
        <w:rPr>
          <w:noProof w:val="0"/>
          <w:color w:val="FF0000"/>
        </w:rPr>
        <w:t>sender ID</w:t>
      </w:r>
      <w:r w:rsidRPr="00621E63">
        <w:rPr>
          <w:noProof w:val="0"/>
        </w:rPr>
        <w:t>" /&gt;</w:t>
      </w:r>
    </w:p>
    <w:p w14:paraId="5559D156" w14:textId="77777777" w:rsidR="00B11855" w:rsidRPr="00621E63" w:rsidRDefault="003D003E" w:rsidP="00EE391A">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71C0B64B" w14:textId="77777777" w:rsidR="00B11855" w:rsidRPr="00621E63" w:rsidRDefault="003D003E" w:rsidP="00EE391A">
      <w:pPr>
        <w:pStyle w:val="TableXML"/>
        <w:rPr>
          <w:noProof w:val="0"/>
        </w:rPr>
      </w:pPr>
      <w:r w:rsidRPr="00621E63">
        <w:rPr>
          <w:noProof w:val="0"/>
        </w:rPr>
        <w:t xml:space="preserve">            &lt;wctp-Recipient authorizationCode="" /&gt;</w:t>
      </w:r>
    </w:p>
    <w:p w14:paraId="091E4439" w14:textId="77777777" w:rsidR="00B11855" w:rsidRPr="00621E63" w:rsidRDefault="003D003E" w:rsidP="00EE391A">
      <w:pPr>
        <w:pStyle w:val="TableXML"/>
        <w:rPr>
          <w:noProof w:val="0"/>
        </w:rPr>
      </w:pPr>
      <w:r w:rsidRPr="00621E63">
        <w:rPr>
          <w:noProof w:val="0"/>
        </w:rPr>
        <w:t xml:space="preserve">        &lt;/wctp-ResponseHeader&gt;</w:t>
      </w:r>
    </w:p>
    <w:p w14:paraId="692C049D" w14:textId="77777777" w:rsidR="00B11855" w:rsidRPr="00621E63" w:rsidRDefault="003D003E" w:rsidP="00EE391A">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58B9E6EE" w14:textId="77777777" w:rsidR="00B11855" w:rsidRPr="00621E63" w:rsidRDefault="003D003E" w:rsidP="00EE391A">
      <w:pPr>
        <w:pStyle w:val="TableXML"/>
        <w:rPr>
          <w:noProof w:val="0"/>
        </w:rPr>
      </w:pPr>
      <w:r w:rsidRPr="00621E63">
        <w:rPr>
          <w:noProof w:val="0"/>
        </w:rPr>
        <w:t xml:space="preserve">    &lt;/wctp-StatusInfo&gt;</w:t>
      </w:r>
    </w:p>
    <w:p w14:paraId="6EDD27E0" w14:textId="77777777" w:rsidR="00B11855" w:rsidRPr="00621E63" w:rsidRDefault="003D003E" w:rsidP="00EE391A">
      <w:pPr>
        <w:pStyle w:val="TableXML"/>
        <w:rPr>
          <w:noProof w:val="0"/>
        </w:rPr>
      </w:pPr>
      <w:r w:rsidRPr="00621E63">
        <w:rPr>
          <w:noProof w:val="0"/>
        </w:rPr>
        <w:t>&lt;/wctp-Operation&gt;</w:t>
      </w:r>
    </w:p>
    <w:p w14:paraId="4F94E4FE" w14:textId="2B55FB14" w:rsidR="00B11855" w:rsidRPr="00621E63" w:rsidRDefault="00CE1CA8" w:rsidP="00CE1CA8">
      <w:pPr>
        <w:pStyle w:val="Heading3"/>
        <w:numPr>
          <w:ilvl w:val="0"/>
          <w:numId w:val="0"/>
        </w:numPr>
        <w:rPr>
          <w:noProof w:val="0"/>
        </w:rPr>
        <w:pPrChange w:id="2883" w:author="Mary Jungers" w:date="2019-11-13T19:18:00Z">
          <w:pPr>
            <w:pStyle w:val="AppendixHeading3"/>
          </w:pPr>
        </w:pPrChange>
      </w:pPr>
      <w:bookmarkStart w:id="2884" w:name="_Toc497485702"/>
      <w:bookmarkStart w:id="2885" w:name="_Toc497486039"/>
      <w:bookmarkStart w:id="2886" w:name="_Toc497486266"/>
      <w:bookmarkStart w:id="2887" w:name="_Toc497486543"/>
      <w:bookmarkStart w:id="2888" w:name="_Toc497486770"/>
      <w:bookmarkStart w:id="2889" w:name="_Toc497493639"/>
      <w:bookmarkStart w:id="2890" w:name="_Toc401769928"/>
      <w:bookmarkStart w:id="2891" w:name="_Toc24650588"/>
      <w:bookmarkEnd w:id="2884"/>
      <w:bookmarkEnd w:id="2885"/>
      <w:bookmarkEnd w:id="2886"/>
      <w:bookmarkEnd w:id="2887"/>
      <w:bookmarkEnd w:id="2888"/>
      <w:bookmarkEnd w:id="2889"/>
      <w:ins w:id="2892" w:author="Mary Jungers" w:date="2019-11-13T19:18:00Z">
        <w:r w:rsidRPr="00621E63">
          <w:rPr>
            <w:noProof w:val="0"/>
          </w:rPr>
          <w:t>K.</w:t>
        </w:r>
      </w:ins>
      <w:ins w:id="2893" w:author="Mary Jungers" w:date="2019-11-13T19:19:00Z">
        <w:r w:rsidRPr="00621E63">
          <w:rPr>
            <w:noProof w:val="0"/>
          </w:rPr>
          <w:t xml:space="preserve">8.15 </w:t>
        </w:r>
      </w:ins>
      <w:r w:rsidR="003D003E" w:rsidRPr="00621E63">
        <w:rPr>
          <w:noProof w:val="0"/>
        </w:rPr>
        <w:t>IHE PCD-07 asynchronous reply message with MCR</w:t>
      </w:r>
      <w:bookmarkEnd w:id="2890"/>
      <w:r w:rsidR="0021200B" w:rsidRPr="00621E63">
        <w:rPr>
          <w:noProof w:val="0"/>
        </w:rPr>
        <w:t xml:space="preserve"> and URI response</w:t>
      </w:r>
      <w:bookmarkEnd w:id="2891"/>
    </w:p>
    <w:p w14:paraId="1E21B93F" w14:textId="77777777" w:rsidR="00B11855" w:rsidRPr="00621E63" w:rsidRDefault="003D003E" w:rsidP="00AF07D0">
      <w:pPr>
        <w:pStyle w:val="TableXML"/>
        <w:rPr>
          <w:noProof w:val="0"/>
        </w:rPr>
      </w:pPr>
      <w:r w:rsidRPr="00621E63">
        <w:rPr>
          <w:noProof w:val="0"/>
        </w:rPr>
        <w:t>&lt;?xml version="1.0" encoding="utf-16"?&gt;</w:t>
      </w:r>
    </w:p>
    <w:p w14:paraId="0ECC589E"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507057C0"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00E33CFE" w14:textId="77777777" w:rsidR="00B11855" w:rsidRPr="00621E63" w:rsidRDefault="003D003E" w:rsidP="00AF07D0">
      <w:pPr>
        <w:pStyle w:val="TableXML"/>
        <w:rPr>
          <w:noProof w:val="0"/>
        </w:rPr>
      </w:pPr>
      <w:r w:rsidRPr="00621E63">
        <w:rPr>
          <w:noProof w:val="0"/>
        </w:rPr>
        <w:t xml:space="preserve">    &lt;wctp-MessageReply MCRMessageReply="true"&gt;</w:t>
      </w:r>
    </w:p>
    <w:p w14:paraId="28A78064" w14:textId="77777777" w:rsidR="00B11855" w:rsidRPr="00621E63" w:rsidRDefault="003D003E" w:rsidP="00AF07D0">
      <w:pPr>
        <w:pStyle w:val="TableXML"/>
        <w:rPr>
          <w:noProof w:val="0"/>
        </w:rPr>
      </w:pPr>
      <w:r w:rsidRPr="00621E63">
        <w:rPr>
          <w:noProof w:val="0"/>
        </w:rPr>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3CF544EF" w14:textId="77777777" w:rsidR="00B11855" w:rsidRPr="00621E63" w:rsidRDefault="003D003E" w:rsidP="00AF07D0">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miscInfo="" /&gt;</w:t>
      </w:r>
    </w:p>
    <w:p w14:paraId="28626A8B" w14:textId="77777777" w:rsidR="00B11855" w:rsidRPr="00621E63" w:rsidRDefault="003D003E" w:rsidP="00AF07D0">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629E0CE4" w14:textId="77777777" w:rsidR="00B11855" w:rsidRPr="00621E63" w:rsidRDefault="003D003E" w:rsidP="00AF07D0">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 /&gt;</w:t>
      </w:r>
    </w:p>
    <w:p w14:paraId="64618215" w14:textId="77777777" w:rsidR="00B11855" w:rsidRPr="00621E63" w:rsidRDefault="003D003E" w:rsidP="00AF07D0">
      <w:pPr>
        <w:pStyle w:val="TableXML"/>
        <w:rPr>
          <w:noProof w:val="0"/>
        </w:rPr>
      </w:pPr>
      <w:r w:rsidRPr="00621E63">
        <w:rPr>
          <w:noProof w:val="0"/>
        </w:rPr>
        <w:t xml:space="preserve">        &lt;/wctp-ResponseHeader&gt;</w:t>
      </w:r>
    </w:p>
    <w:p w14:paraId="0BC8581E" w14:textId="77777777" w:rsidR="00B11855" w:rsidRPr="00621E63" w:rsidRDefault="003D003E" w:rsidP="00AF07D0">
      <w:pPr>
        <w:pStyle w:val="TableXML"/>
        <w:rPr>
          <w:noProof w:val="0"/>
        </w:rPr>
      </w:pPr>
      <w:r w:rsidRPr="00621E63">
        <w:rPr>
          <w:noProof w:val="0"/>
        </w:rPr>
        <w:t xml:space="preserve">        &lt;wctp-Payload&gt;</w:t>
      </w:r>
    </w:p>
    <w:p w14:paraId="1FE92D60" w14:textId="6F9DDBD4" w:rsidR="00B11855" w:rsidRPr="00621E63" w:rsidRDefault="003D003E" w:rsidP="00AF07D0">
      <w:pPr>
        <w:pStyle w:val="TableXML"/>
        <w:rPr>
          <w:noProof w:val="0"/>
        </w:rPr>
      </w:pPr>
      <w:r w:rsidRPr="00621E63">
        <w:rPr>
          <w:noProof w:val="0"/>
        </w:rPr>
        <w:t xml:space="preserve">            </w:t>
      </w:r>
    </w:p>
    <w:p w14:paraId="4DE0FDCA" w14:textId="6382F7BF" w:rsidR="0021200B" w:rsidRPr="00621E63" w:rsidRDefault="0021200B" w:rsidP="00AF07D0">
      <w:pPr>
        <w:pStyle w:val="TableXML"/>
        <w:rPr>
          <w:noProof w:val="0"/>
        </w:rPr>
      </w:pPr>
      <w:r w:rsidRPr="00621E63">
        <w:rPr>
          <w:noProof w:val="0"/>
        </w:rPr>
        <w:t xml:space="preserve">            &lt;wctp-Alphanumeric actionURIPurpose=”</w:t>
      </w:r>
      <w:r w:rsidRPr="00621E63">
        <w:rPr>
          <w:noProof w:val="0"/>
          <w:color w:val="FF0000"/>
        </w:rPr>
        <w:t>purpose</w:t>
      </w:r>
      <w:r w:rsidRPr="00621E63">
        <w:rPr>
          <w:noProof w:val="0"/>
        </w:rPr>
        <w:t>”&gt;</w:t>
      </w:r>
      <w:r w:rsidRPr="00621E63">
        <w:rPr>
          <w:noProof w:val="0"/>
          <w:color w:val="FF0000"/>
        </w:rPr>
        <w:t>response text</w:t>
      </w:r>
      <w:r w:rsidRPr="00621E63">
        <w:rPr>
          <w:noProof w:val="0"/>
        </w:rPr>
        <w:t>&lt;/wctp-Alphanumeric&gt;</w:t>
      </w:r>
    </w:p>
    <w:p w14:paraId="4F7E7160" w14:textId="77777777" w:rsidR="00B11855" w:rsidRPr="00621E63" w:rsidRDefault="003D003E" w:rsidP="00AF07D0">
      <w:pPr>
        <w:pStyle w:val="TableXML"/>
        <w:rPr>
          <w:noProof w:val="0"/>
        </w:rPr>
      </w:pPr>
      <w:r w:rsidRPr="00621E63">
        <w:rPr>
          <w:noProof w:val="0"/>
        </w:rPr>
        <w:t xml:space="preserve">        &lt;/wctp-Payload&gt;</w:t>
      </w:r>
    </w:p>
    <w:p w14:paraId="40D03DE0" w14:textId="77777777" w:rsidR="00B11855" w:rsidRPr="00621E63" w:rsidRDefault="003D003E" w:rsidP="00AF07D0">
      <w:pPr>
        <w:pStyle w:val="TableXML"/>
        <w:rPr>
          <w:noProof w:val="0"/>
        </w:rPr>
      </w:pPr>
      <w:r w:rsidRPr="00621E63">
        <w:rPr>
          <w:noProof w:val="0"/>
        </w:rPr>
        <w:t xml:space="preserve">    &lt;/wctp-MessageReply&gt;</w:t>
      </w:r>
    </w:p>
    <w:p w14:paraId="0FE29797" w14:textId="77777777" w:rsidR="00B11855" w:rsidRPr="00621E63" w:rsidRDefault="003D003E" w:rsidP="00AF07D0">
      <w:pPr>
        <w:pStyle w:val="TableXML"/>
        <w:rPr>
          <w:noProof w:val="0"/>
        </w:rPr>
      </w:pPr>
      <w:r w:rsidRPr="00621E63">
        <w:rPr>
          <w:noProof w:val="0"/>
        </w:rPr>
        <w:t>&lt;/wctp-Operation&gt;</w:t>
      </w:r>
    </w:p>
    <w:p w14:paraId="20912424" w14:textId="39900128" w:rsidR="005B313C" w:rsidRPr="00621E63" w:rsidRDefault="00CE1CA8" w:rsidP="00CE1CA8">
      <w:pPr>
        <w:pStyle w:val="Heading3"/>
        <w:numPr>
          <w:ilvl w:val="0"/>
          <w:numId w:val="0"/>
        </w:numPr>
        <w:rPr>
          <w:noProof w:val="0"/>
        </w:rPr>
        <w:pPrChange w:id="2894" w:author="Mary Jungers" w:date="2019-11-13T19:19:00Z">
          <w:pPr>
            <w:pStyle w:val="AppendixHeading3"/>
          </w:pPr>
        </w:pPrChange>
      </w:pPr>
      <w:bookmarkStart w:id="2895" w:name="_Toc497485704"/>
      <w:bookmarkStart w:id="2896" w:name="_Toc497486041"/>
      <w:bookmarkStart w:id="2897" w:name="_Toc497486268"/>
      <w:bookmarkStart w:id="2898" w:name="_Toc497486545"/>
      <w:bookmarkStart w:id="2899" w:name="_Toc497486772"/>
      <w:bookmarkStart w:id="2900" w:name="_Toc497493641"/>
      <w:bookmarkStart w:id="2901" w:name="_Toc24650589"/>
      <w:bookmarkEnd w:id="2895"/>
      <w:bookmarkEnd w:id="2896"/>
      <w:bookmarkEnd w:id="2897"/>
      <w:bookmarkEnd w:id="2898"/>
      <w:bookmarkEnd w:id="2899"/>
      <w:bookmarkEnd w:id="2900"/>
      <w:ins w:id="2902" w:author="Mary Jungers" w:date="2019-11-13T19:19:00Z">
        <w:r w:rsidRPr="00621E63">
          <w:rPr>
            <w:noProof w:val="0"/>
          </w:rPr>
          <w:t xml:space="preserve">K.8. 16 </w:t>
        </w:r>
      </w:ins>
      <w:r w:rsidR="005B313C" w:rsidRPr="00621E63">
        <w:rPr>
          <w:noProof w:val="0"/>
        </w:rPr>
        <w:t>IHE PCD specific WCTP extensions to PCD-06 wctp-SubmitRequest for WCM attachments</w:t>
      </w:r>
      <w:bookmarkEnd w:id="2901"/>
    </w:p>
    <w:p w14:paraId="7B2431CC" w14:textId="515488E6" w:rsidR="005B313C" w:rsidRPr="00621E63" w:rsidRDefault="005B313C" w:rsidP="005B313C">
      <w:pPr>
        <w:pStyle w:val="BodyText"/>
      </w:pPr>
      <w:r w:rsidRPr="00621E63">
        <w:t xml:space="preserve">WCTP is a text </w:t>
      </w:r>
      <w:r w:rsidR="00242B41" w:rsidRPr="00621E63">
        <w:t>messaging</w:t>
      </w:r>
      <w:r w:rsidRPr="00621E63">
        <w:t xml:space="preserve"> protocol which doesn’t support attachments or graphical images and whose maximum message length is restricted</w:t>
      </w:r>
      <w:r w:rsidR="002E782A" w:rsidRPr="00621E63">
        <w:t xml:space="preserve">. </w:t>
      </w:r>
      <w:r w:rsidRPr="00621E63">
        <w:t xml:space="preserve">The IHE PCD domain has extended WCTP 1.3 to support optional attachments as either the ACM </w:t>
      </w:r>
      <w:r w:rsidR="00647994" w:rsidRPr="00621E63">
        <w:t>[PCD-04]</w:t>
      </w:r>
      <w:r w:rsidRPr="00621E63">
        <w:t xml:space="preserve"> transaction in its entirety and/or as one or more graphical snippet attachments in support of the Waveform Content Module (WCM) capability</w:t>
      </w:r>
      <w:r w:rsidR="002E782A" w:rsidRPr="00621E63">
        <w:t xml:space="preserve">. </w:t>
      </w:r>
      <w:r w:rsidRPr="00621E63">
        <w:t>This in turn presumes removal of the message length restriction.</w:t>
      </w:r>
    </w:p>
    <w:p w14:paraId="36976335" w14:textId="74903BE7" w:rsidR="005B313C" w:rsidRPr="00621E63" w:rsidRDefault="005B313C" w:rsidP="005B313C">
      <w:pPr>
        <w:pStyle w:val="BodyText"/>
      </w:pPr>
      <w:r w:rsidRPr="00621E63">
        <w:t xml:space="preserve">The WCTP 1.3r1 interface specification that is the basis for ACM </w:t>
      </w:r>
      <w:r w:rsidR="009E2B46" w:rsidRPr="00621E63">
        <w:t>Alert Manager</w:t>
      </w:r>
      <w:r w:rsidRPr="00621E63">
        <w:t xml:space="preserve"> – </w:t>
      </w:r>
      <w:r w:rsidR="00916BBE" w:rsidRPr="00621E63">
        <w:t>Alert Communicator</w:t>
      </w:r>
      <w:r w:rsidRPr="00621E63">
        <w:t xml:space="preserve"> communication supports neither non-plain text messages (encoded attachments) in addition to plain text messages or transmissions of graphical images in addition to plan text messages</w:t>
      </w:r>
      <w:r w:rsidR="002E782A" w:rsidRPr="00621E63">
        <w:t xml:space="preserve">. </w:t>
      </w:r>
      <w:r w:rsidRPr="00621E63">
        <w:t xml:space="preserve">For this reason the ACM </w:t>
      </w:r>
      <w:r w:rsidR="00FF5580" w:rsidRPr="00621E63">
        <w:t>Profile</w:t>
      </w:r>
      <w:r w:rsidRPr="00621E63">
        <w:t xml:space="preserve"> is required to extend the WCTP 1.3r1 interface specification in a backward transparent manner in order to convey the </w:t>
      </w:r>
      <w:r w:rsidR="006D613E" w:rsidRPr="00621E63">
        <w:t>HL7</w:t>
      </w:r>
      <w:r w:rsidR="00995105" w:rsidRPr="00621E63">
        <w:t xml:space="preserve"> </w:t>
      </w:r>
      <w:r w:rsidRPr="00621E63">
        <w:t xml:space="preserve">evidentiary data associated with WCM (for ECG waveform graphic generation by the ACM </w:t>
      </w:r>
      <w:r w:rsidR="00916BBE" w:rsidRPr="00621E63">
        <w:t>Alert Communicator</w:t>
      </w:r>
      <w:r w:rsidRPr="00621E63">
        <w:t xml:space="preserve">) or to convey a graphical image of the </w:t>
      </w:r>
      <w:r w:rsidR="006D613E" w:rsidRPr="00621E63">
        <w:t>HL7</w:t>
      </w:r>
      <w:r w:rsidR="00995105" w:rsidRPr="00621E63">
        <w:t xml:space="preserve"> </w:t>
      </w:r>
      <w:r w:rsidRPr="00621E63">
        <w:t xml:space="preserve">evidentiary data as produced by the ACM </w:t>
      </w:r>
      <w:r w:rsidR="009E2B46" w:rsidRPr="00621E63">
        <w:t>Alert Manager</w:t>
      </w:r>
      <w:r w:rsidRPr="00621E63">
        <w:t xml:space="preserve"> for delivery to an ACM </w:t>
      </w:r>
      <w:r w:rsidR="00916BBE" w:rsidRPr="00621E63">
        <w:t>Alert Communicator</w:t>
      </w:r>
      <w:r w:rsidRPr="00621E63">
        <w:t xml:space="preserve"> that has not implemented the algorithms for synthesis of the graphic from the evidentiary data.</w:t>
      </w:r>
    </w:p>
    <w:p w14:paraId="68C5CB15" w14:textId="3314B5CC" w:rsidR="005B313C" w:rsidRPr="00621E63" w:rsidRDefault="005B313C" w:rsidP="005B313C">
      <w:pPr>
        <w:pStyle w:val="BodyText"/>
      </w:pPr>
      <w:r w:rsidRPr="00621E63">
        <w:t xml:space="preserve">In order for the WCTP server (the ACM </w:t>
      </w:r>
      <w:r w:rsidR="00916BBE" w:rsidRPr="00621E63">
        <w:t>Alert Communicator</w:t>
      </w:r>
      <w:r w:rsidRPr="00621E63">
        <w:t xml:space="preserve">) to signal its willingness to receive and potentially support these IHE ACM </w:t>
      </w:r>
      <w:r w:rsidR="00FF5580" w:rsidRPr="00621E63">
        <w:t>Profile</w:t>
      </w:r>
      <w:r w:rsidRPr="00621E63">
        <w:t xml:space="preserve"> WCM specific extensions to WCTP 1.3r1, per the extensions mechanism defined in </w:t>
      </w:r>
      <w:r w:rsidR="00EE799D" w:rsidRPr="00621E63">
        <w:t>Section</w:t>
      </w:r>
      <w:r w:rsidRPr="00621E63">
        <w:t xml:space="preserve"> 3.6 Protocol Version of the WCTP 1.3r1 interface specification, the DTD response value shall be “</w:t>
      </w:r>
      <w:r w:rsidR="00E64CD9" w:rsidRPr="00621E63">
        <w:t>wctp-dtd-ihepcd-pcd06-v1r1</w:t>
      </w:r>
      <w:r w:rsidRPr="00621E63">
        <w:t xml:space="preserve">” to indicate support </w:t>
      </w:r>
      <w:r w:rsidRPr="00621E63">
        <w:lastRenderedPageBreak/>
        <w:t xml:space="preserve">for reception of either or both of the </w:t>
      </w:r>
      <w:r w:rsidR="00647994" w:rsidRPr="00621E63">
        <w:t>PCD-04</w:t>
      </w:r>
      <w:r w:rsidRPr="00621E63">
        <w:t xml:space="preserve"> (</w:t>
      </w:r>
      <w:r w:rsidR="006D613E" w:rsidRPr="00621E63">
        <w:t>HL7</w:t>
      </w:r>
      <w:r w:rsidR="00995105" w:rsidRPr="00621E63">
        <w:t xml:space="preserve"> </w:t>
      </w:r>
      <w:r w:rsidRPr="00621E63">
        <w:t>evidentiary data) or a graphical image representative of the evidentiary data and for removal of the maximum message length restriction</w:t>
      </w:r>
      <w:r w:rsidR="002E782A" w:rsidRPr="00621E63">
        <w:t xml:space="preserve">. </w:t>
      </w:r>
      <w:r w:rsidRPr="00621E63">
        <w:t xml:space="preserve">This version shall presume at a minimum WCTP version 1.3r1 capabilities, with primary emphasis on the ability of the WCTP server (ACM </w:t>
      </w:r>
      <w:r w:rsidR="00916BBE" w:rsidRPr="00621E63">
        <w:t>Alert Communicator</w:t>
      </w:r>
      <w:r w:rsidRPr="00621E63">
        <w:t xml:space="preserve">) to support paired MCR if sent in a wctp-SubmitRequest message from the WCTP client (the ACM </w:t>
      </w:r>
      <w:r w:rsidR="009E2B46" w:rsidRPr="00621E63">
        <w:t>Alert Manager</w:t>
      </w:r>
      <w:r w:rsidRPr="00621E63">
        <w:t xml:space="preserve">) to the WCTP server (the ACM </w:t>
      </w:r>
      <w:r w:rsidR="00916BBE" w:rsidRPr="00621E63">
        <w:t>Alert Communicator</w:t>
      </w:r>
      <w:r w:rsidRPr="00621E63">
        <w:t>).</w:t>
      </w:r>
    </w:p>
    <w:p w14:paraId="070CD4E0" w14:textId="3C8F2F92" w:rsidR="005B313C" w:rsidRPr="00621E63" w:rsidRDefault="005B313C" w:rsidP="005B313C">
      <w:pPr>
        <w:pStyle w:val="BodyText"/>
      </w:pPr>
      <w:r w:rsidRPr="00621E63">
        <w:t>On wctp-SubmitRequest messages the WCTP 1.3r1 interface specification supports a choice of one of wctp-Alphanumeric (simple text with no MCR), wctp-TransparentData (binary encoded data), or wctp-MCR (simple text accompanied with either unpaired or paired MCR)</w:t>
      </w:r>
      <w:r w:rsidR="002E782A" w:rsidRPr="00621E63">
        <w:t xml:space="preserve">. </w:t>
      </w:r>
      <w:r w:rsidRPr="00621E63">
        <w:t xml:space="preserve">Since only smarter devices, associated with the newest WCTP implementations, are expected to make use of the additional WCM information in the </w:t>
      </w:r>
      <w:r w:rsidR="00901663" w:rsidRPr="00621E63">
        <w:t>[PCD-06]</w:t>
      </w:r>
      <w:r w:rsidRPr="00621E63">
        <w:t xml:space="preserve"> transaction and so as to offload simple non-MCR message WCTP implementations from having to ignore the extensions, the wctp-MCR element tree has been selected as the extension point for the WCM related additional XML elements</w:t>
      </w:r>
      <w:r w:rsidR="002E782A" w:rsidRPr="00621E63">
        <w:t xml:space="preserve">. </w:t>
      </w:r>
    </w:p>
    <w:p w14:paraId="073A5E68" w14:textId="77777777" w:rsidR="005B313C" w:rsidRPr="00621E63" w:rsidRDefault="005B313C" w:rsidP="005B313C">
      <w:pPr>
        <w:pStyle w:val="BodyText"/>
      </w:pPr>
      <w:r w:rsidRPr="00621E63">
        <w:tab/>
        <w:t>&lt;wctp-IHEPCD04 xmlns=”urn:ihe:pcd:acm:2015"&gt;</w:t>
      </w:r>
    </w:p>
    <w:p w14:paraId="65446092" w14:textId="77777777" w:rsidR="005B313C" w:rsidRPr="00621E63" w:rsidRDefault="005B313C" w:rsidP="00CF5627">
      <w:pPr>
        <w:pStyle w:val="BodyText"/>
      </w:pPr>
      <w:r w:rsidRPr="00621E63">
        <w:tab/>
      </w:r>
      <w:r w:rsidRPr="00621E63">
        <w:tab/>
        <w:t>IHE PCD-04 HL7 message</w:t>
      </w:r>
    </w:p>
    <w:p w14:paraId="0B39A200" w14:textId="77777777" w:rsidR="005B313C" w:rsidRPr="00621E63" w:rsidRDefault="005B313C" w:rsidP="005B313C">
      <w:pPr>
        <w:pStyle w:val="BodyText"/>
      </w:pPr>
      <w:r w:rsidRPr="00621E63">
        <w:tab/>
        <w:t>&lt;/wctp-IHEPCD04&gt;</w:t>
      </w:r>
    </w:p>
    <w:p w14:paraId="3D088F20" w14:textId="77777777" w:rsidR="005B313C" w:rsidRPr="00621E63" w:rsidRDefault="005B313C" w:rsidP="005B313C">
      <w:pPr>
        <w:pStyle w:val="BodyText"/>
      </w:pPr>
    </w:p>
    <w:p w14:paraId="0C679027" w14:textId="77777777" w:rsidR="005B313C" w:rsidRPr="00621E63" w:rsidRDefault="005B313C" w:rsidP="005B313C">
      <w:pPr>
        <w:pStyle w:val="BodyText"/>
      </w:pPr>
      <w:r w:rsidRPr="00621E63">
        <w:tab/>
        <w:t>&lt;wctp-IHEPCDWCMImages&gt;</w:t>
      </w:r>
    </w:p>
    <w:p w14:paraId="7C11CD41" w14:textId="77777777" w:rsidR="005B313C" w:rsidRPr="00621E63" w:rsidRDefault="005B313C" w:rsidP="005B313C">
      <w:pPr>
        <w:pStyle w:val="BodyText"/>
      </w:pPr>
      <w:r w:rsidRPr="00621E63">
        <w:tab/>
      </w:r>
      <w:r w:rsidRPr="00621E63">
        <w:tab/>
        <w:t>&lt;wctp-IHEWCMImage Format=”graphics format” Encoding=”base64”&gt;</w:t>
      </w:r>
    </w:p>
    <w:p w14:paraId="51FC3371" w14:textId="77777777" w:rsidR="005B313C" w:rsidRPr="00621E63" w:rsidRDefault="005B313C" w:rsidP="005B313C">
      <w:pPr>
        <w:pStyle w:val="BodyText"/>
      </w:pPr>
      <w:r w:rsidRPr="00621E63">
        <w:tab/>
      </w:r>
      <w:r w:rsidRPr="00621E63">
        <w:tab/>
      </w:r>
      <w:r w:rsidRPr="00621E63">
        <w:tab/>
        <w:t>graphical image</w:t>
      </w:r>
    </w:p>
    <w:p w14:paraId="534E6791" w14:textId="77777777" w:rsidR="005B313C" w:rsidRPr="00621E63" w:rsidRDefault="005B313C" w:rsidP="00CF5627">
      <w:pPr>
        <w:pStyle w:val="BodyText"/>
      </w:pPr>
      <w:r w:rsidRPr="00621E63">
        <w:tab/>
      </w:r>
      <w:r w:rsidRPr="00621E63">
        <w:tab/>
        <w:t>&lt;/wctp-IHEWCMImage&gt;</w:t>
      </w:r>
    </w:p>
    <w:p w14:paraId="01E806A3" w14:textId="77777777" w:rsidR="005B313C" w:rsidRPr="00621E63" w:rsidRDefault="005B313C" w:rsidP="005B313C">
      <w:pPr>
        <w:pStyle w:val="BodyText"/>
      </w:pPr>
      <w:r w:rsidRPr="00621E63">
        <w:tab/>
        <w:t>&lt;/wctp-IHEPCDWCMImages &gt;</w:t>
      </w:r>
    </w:p>
    <w:p w14:paraId="3D535057" w14:textId="77777777" w:rsidR="005B313C" w:rsidRPr="00621E63" w:rsidRDefault="005B313C" w:rsidP="005B313C">
      <w:pPr>
        <w:pStyle w:val="BodyText"/>
      </w:pPr>
    </w:p>
    <w:p w14:paraId="403DEB21" w14:textId="5C20D36C" w:rsidR="005B313C" w:rsidRPr="00621E63" w:rsidRDefault="005B313C" w:rsidP="005B313C">
      <w:pPr>
        <w:pStyle w:val="BodyText"/>
      </w:pPr>
      <w:r w:rsidRPr="00621E63">
        <w:t xml:space="preserve">The IHE </w:t>
      </w:r>
      <w:r w:rsidR="00647994" w:rsidRPr="00621E63">
        <w:t>PCD-04</w:t>
      </w:r>
      <w:r w:rsidRPr="00621E63">
        <w:t xml:space="preserve"> </w:t>
      </w:r>
      <w:r w:rsidR="006D613E" w:rsidRPr="00621E63">
        <w:t>HL7</w:t>
      </w:r>
      <w:r w:rsidR="00995105" w:rsidRPr="00621E63">
        <w:t xml:space="preserve"> </w:t>
      </w:r>
      <w:r w:rsidRPr="00621E63">
        <w:t>message may or may not contain WCM evidentiary data, but it is expected to contain ACM alarm indication data.</w:t>
      </w:r>
    </w:p>
    <w:p w14:paraId="22723372" w14:textId="725BB8D6" w:rsidR="005B313C" w:rsidRPr="00621E63" w:rsidRDefault="005B313C" w:rsidP="005B313C">
      <w:pPr>
        <w:pStyle w:val="BodyText"/>
      </w:pPr>
      <w:r w:rsidRPr="00621E63">
        <w:t xml:space="preserve">Since a single </w:t>
      </w:r>
      <w:r w:rsidR="00647994" w:rsidRPr="00621E63">
        <w:t>PCD-04</w:t>
      </w:r>
      <w:r w:rsidRPr="00621E63">
        <w:t xml:space="preserve"> WCM extension can result in more than a single graphics image the wctp-IHEWCMImage can be repeated</w:t>
      </w:r>
      <w:r w:rsidR="002E782A" w:rsidRPr="00621E63">
        <w:t xml:space="preserve">. </w:t>
      </w:r>
      <w:r w:rsidRPr="00621E63">
        <w:t xml:space="preserve">Due to endpoint communication device display real estate limitations the ACM </w:t>
      </w:r>
      <w:r w:rsidR="00916BBE" w:rsidRPr="00621E63">
        <w:t>Alert Communicator</w:t>
      </w:r>
      <w:r w:rsidRPr="00621E63">
        <w:t xml:space="preserve"> may not be able to display all of the images presented to it by the ACM </w:t>
      </w:r>
      <w:r w:rsidR="009E2B46" w:rsidRPr="00621E63">
        <w:t>Alert Manager</w:t>
      </w:r>
      <w:r w:rsidRPr="00621E63">
        <w:t xml:space="preserve">, but shall present the images starting with the first for as many as the ACM </w:t>
      </w:r>
      <w:r w:rsidR="00916BBE" w:rsidRPr="00621E63">
        <w:t>Alert Communicator</w:t>
      </w:r>
      <w:r w:rsidRPr="00621E63">
        <w:t xml:space="preserve"> supports for the given endpoint communication device.</w:t>
      </w:r>
    </w:p>
    <w:p w14:paraId="122C69D1" w14:textId="7AC9ED6C" w:rsidR="005B313C" w:rsidRPr="00621E63" w:rsidRDefault="005B313C" w:rsidP="005B313C">
      <w:pPr>
        <w:pStyle w:val="BodyText"/>
      </w:pPr>
      <w:r w:rsidRPr="00621E63">
        <w:t xml:space="preserve">Whether or not the ACM </w:t>
      </w:r>
      <w:r w:rsidR="009E2B46" w:rsidRPr="00621E63">
        <w:t>Alert Manager</w:t>
      </w:r>
      <w:r w:rsidRPr="00621E63">
        <w:t xml:space="preserve"> sends the rendered images to the ACM </w:t>
      </w:r>
      <w:r w:rsidR="00916BBE" w:rsidRPr="00621E63">
        <w:t>Alert Communicator</w:t>
      </w:r>
      <w:r w:rsidRPr="00621E63">
        <w:t xml:space="preserve"> is ACM </w:t>
      </w:r>
      <w:r w:rsidR="009E2B46" w:rsidRPr="00621E63">
        <w:t>Alert Manager</w:t>
      </w:r>
      <w:r w:rsidRPr="00621E63">
        <w:t xml:space="preserve"> vendor specific.</w:t>
      </w:r>
    </w:p>
    <w:p w14:paraId="4CE442C1" w14:textId="164D43DC" w:rsidR="005B313C" w:rsidRPr="00621E63" w:rsidRDefault="005B313C" w:rsidP="005B313C">
      <w:pPr>
        <w:pStyle w:val="BodyText"/>
      </w:pPr>
      <w:r w:rsidRPr="00621E63">
        <w:t xml:space="preserve">The Format specification is required, indicates the format of the graphical image information, and the value can be any one of SVG, JPEG, PNG, or BMP as agreed between the ACM </w:t>
      </w:r>
      <w:r w:rsidR="009E2B46" w:rsidRPr="00621E63">
        <w:t>Alert Manager</w:t>
      </w:r>
      <w:r w:rsidRPr="00621E63">
        <w:t xml:space="preserve"> vendor and the ACM </w:t>
      </w:r>
      <w:r w:rsidR="00916BBE" w:rsidRPr="00621E63">
        <w:t>Alert Communicator</w:t>
      </w:r>
      <w:r w:rsidRPr="00621E63">
        <w:t xml:space="preserve"> vendor.</w:t>
      </w:r>
    </w:p>
    <w:p w14:paraId="2CC43128" w14:textId="0D70E5E5" w:rsidR="00E64CD9" w:rsidRPr="00621E63" w:rsidRDefault="005B313C" w:rsidP="00E64CD9">
      <w:pPr>
        <w:pStyle w:val="BodyText"/>
      </w:pPr>
      <w:r w:rsidRPr="00621E63">
        <w:lastRenderedPageBreak/>
        <w:t xml:space="preserve">If the ACM </w:t>
      </w:r>
      <w:r w:rsidR="00916BBE" w:rsidRPr="00621E63">
        <w:t>Alert Communicator</w:t>
      </w:r>
      <w:r w:rsidRPr="00621E63">
        <w:t xml:space="preserve"> does not respond to the wctp-VersionQuery with the WCM supportive DTD response indicating value then the </w:t>
      </w:r>
      <w:r w:rsidR="009E2B46" w:rsidRPr="00621E63">
        <w:t>Alert Manager</w:t>
      </w:r>
      <w:r w:rsidRPr="00621E63">
        <w:t xml:space="preserve"> shall not send these extensions to the </w:t>
      </w:r>
      <w:r w:rsidR="00916BBE" w:rsidRPr="00621E63">
        <w:t>Alert Communicator</w:t>
      </w:r>
      <w:r w:rsidRPr="00621E63">
        <w:t>.</w:t>
      </w:r>
    </w:p>
    <w:p w14:paraId="7D9E946F" w14:textId="095AC065" w:rsidR="00E64CD9" w:rsidRPr="00621E63" w:rsidRDefault="00CE1CA8" w:rsidP="00CE1CA8">
      <w:pPr>
        <w:pStyle w:val="Heading3"/>
        <w:numPr>
          <w:ilvl w:val="0"/>
          <w:numId w:val="0"/>
        </w:numPr>
        <w:rPr>
          <w:noProof w:val="0"/>
        </w:rPr>
        <w:pPrChange w:id="2903" w:author="Mary Jungers" w:date="2019-11-13T19:19:00Z">
          <w:pPr>
            <w:pStyle w:val="AppendixHeading3"/>
          </w:pPr>
        </w:pPrChange>
      </w:pPr>
      <w:bookmarkStart w:id="2904" w:name="_Toc24650590"/>
      <w:ins w:id="2905" w:author="Mary Jungers" w:date="2019-11-13T19:19:00Z">
        <w:r w:rsidRPr="00621E63">
          <w:rPr>
            <w:noProof w:val="0"/>
          </w:rPr>
          <w:t xml:space="preserve">K.8.17 </w:t>
        </w:r>
      </w:ins>
      <w:r w:rsidR="00E64CD9" w:rsidRPr="00621E63">
        <w:rPr>
          <w:noProof w:val="0"/>
        </w:rPr>
        <w:t>IHE PCD specific WCTP extensions to wctp-SubmitRequest for alert information</w:t>
      </w:r>
      <w:bookmarkEnd w:id="2904"/>
    </w:p>
    <w:p w14:paraId="418EB48C" w14:textId="77777777" w:rsidR="00E64CD9" w:rsidRPr="00621E63" w:rsidRDefault="00E64CD9" w:rsidP="00E64CD9">
      <w:pPr>
        <w:pStyle w:val="BodyText"/>
      </w:pPr>
      <w:r w:rsidRPr="00621E63">
        <w:t>The following ACM Profile proprietary extensions to the wctp-SubmitRequest are used to convey alert information from the ACM AM to the ACM AC.</w:t>
      </w:r>
    </w:p>
    <w:p w14:paraId="1AB143CA" w14:textId="0CE32790" w:rsidR="00E64CD9" w:rsidRPr="00621E63" w:rsidRDefault="00E64CD9" w:rsidP="00E64CD9">
      <w:pPr>
        <w:pStyle w:val="BodyText"/>
      </w:pPr>
      <w:r w:rsidRPr="00621E63">
        <w:t>The WCTP 1.3r1 interface specification that is the basis for ACM AM – AC communication does not support the ability to pass alert information in association with a message submit request</w:t>
      </w:r>
      <w:r w:rsidR="009424A7" w:rsidRPr="00621E63">
        <w:t xml:space="preserve">. </w:t>
      </w:r>
      <w:r w:rsidRPr="00621E63">
        <w:t>For this reason, the ACM Profile is required to extend the WCTP 1.3r1 interface specification in a backward transparent manner in order to convey alert information from the ACM AM to the ACM AC.</w:t>
      </w:r>
    </w:p>
    <w:p w14:paraId="1D826990" w14:textId="54BFD22D" w:rsidR="00E64CD9" w:rsidRPr="00621E63" w:rsidRDefault="00E64CD9" w:rsidP="00E64CD9">
      <w:pPr>
        <w:pStyle w:val="BodyText"/>
      </w:pPr>
      <w:r w:rsidRPr="00621E63">
        <w:t xml:space="preserve">In order for the WCTP server (the ACM AC) to signal its willingness to receive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reception of the alert information extension to WCTP 1.3r1</w:t>
      </w:r>
      <w:r w:rsidR="009424A7" w:rsidRPr="00621E63">
        <w:t xml:space="preserve">. </w:t>
      </w:r>
      <w:r w:rsidRPr="00621E63">
        <w:t>This version shall presume at a minimum WCTP version 1.3r1 capabilities, with primary emphasis on the ability of the WCTP server (ACM AC) to support paired MCR if sent in a wctp-SubmitRequest message from the WCTP client (the ACM AM) to the WCTP server (the ACM AC)</w:t>
      </w:r>
      <w:r w:rsidR="009424A7" w:rsidRPr="00621E63">
        <w:t xml:space="preserve">. </w:t>
      </w:r>
      <w:r w:rsidRPr="00621E63">
        <w:t>This version also includes all optional features present in IHEPCD-PCD06-V1R1.</w:t>
      </w:r>
    </w:p>
    <w:p w14:paraId="2F18703C" w14:textId="43CEEB71" w:rsidR="00E64CD9" w:rsidRPr="00621E63" w:rsidRDefault="00E64CD9" w:rsidP="00E64CD9">
      <w:pPr>
        <w:pStyle w:val="BodyText"/>
      </w:pPr>
      <w:r w:rsidRPr="00621E63">
        <w:t>On wctp-SubmitRequest messages the WCTP 1.3r1 interface specification supports a choice of one of wctp-Alphanumeric (simple text with no MCR), wctp-TransparentData (binary encoded data), or wctp-MCR (simple text accompanied with either unpaired or paired MCR)</w:t>
      </w:r>
      <w:r w:rsidR="009424A7" w:rsidRPr="00621E63">
        <w:t xml:space="preserve">. </w:t>
      </w:r>
      <w:r w:rsidRPr="00621E63">
        <w:t xml:space="preserve">Since only smarter devices, associated with the newest WCTP implementations, are expected to make use of the additional alert evidentiary information in the </w:t>
      </w:r>
      <w:r w:rsidR="00901663" w:rsidRPr="00621E63">
        <w:t>[PCD-06]</w:t>
      </w:r>
      <w:r w:rsidRPr="00621E63">
        <w:t xml:space="preserve"> transaction and so as to offload simple non-MCR message WCTP implementations from having to ignore the extensions, the wctp-MCR element tree has been selected as the extension point for additional XML elements.</w:t>
      </w:r>
    </w:p>
    <w:p w14:paraId="57968D1B" w14:textId="77777777" w:rsidR="00E64CD9" w:rsidRPr="00621E63" w:rsidRDefault="00E64CD9" w:rsidP="00E64CD9">
      <w:pPr>
        <w:pStyle w:val="BodyText"/>
      </w:pPr>
      <w:r w:rsidRPr="00621E63">
        <w:t>&lt;wctp-IHEPCDACM&gt;</w:t>
      </w:r>
    </w:p>
    <w:p w14:paraId="45B02072" w14:textId="77777777" w:rsidR="00E64CD9" w:rsidRPr="00621E63" w:rsidRDefault="00E64CD9" w:rsidP="00E64CD9">
      <w:pPr>
        <w:pStyle w:val="BodyText"/>
      </w:pPr>
      <w:r w:rsidRPr="00621E63">
        <w:t>&lt;wctp-IHEPCDACMParticipants&gt;</w:t>
      </w:r>
    </w:p>
    <w:p w14:paraId="10D994E0" w14:textId="77777777" w:rsidR="00E64CD9" w:rsidRPr="00621E63" w:rsidRDefault="00E64CD9" w:rsidP="00E64CD9">
      <w:pPr>
        <w:pStyle w:val="BodyText"/>
      </w:pPr>
      <w:r w:rsidRPr="00621E63">
        <w:tab/>
        <w:t>&lt;wctp-IHEPCDACMParticipant</w:t>
      </w:r>
    </w:p>
    <w:p w14:paraId="06311897" w14:textId="77777777" w:rsidR="00E64CD9" w:rsidRPr="00621E63" w:rsidRDefault="00E64CD9" w:rsidP="00E64CD9">
      <w:pPr>
        <w:pStyle w:val="BodyText"/>
      </w:pPr>
      <w:r w:rsidRPr="00621E63">
        <w:t>participantID=“participantID”</w:t>
      </w:r>
    </w:p>
    <w:p w14:paraId="248909B6" w14:textId="77777777" w:rsidR="00E64CD9" w:rsidRPr="00621E63" w:rsidRDefault="00E64CD9" w:rsidP="00E64CD9">
      <w:pPr>
        <w:pStyle w:val="BodyText"/>
      </w:pPr>
      <w:r w:rsidRPr="00621E63">
        <w:t>name=“participantName”</w:t>
      </w:r>
    </w:p>
    <w:p w14:paraId="38464F14" w14:textId="77777777" w:rsidR="00E64CD9" w:rsidRPr="00621E63" w:rsidRDefault="00E64CD9" w:rsidP="00E64CD9">
      <w:pPr>
        <w:pStyle w:val="BodyText"/>
      </w:pPr>
      <w:r w:rsidRPr="00621E63">
        <w:t>classification=“participantClassification” /&gt;</w:t>
      </w:r>
    </w:p>
    <w:p w14:paraId="7C54826F" w14:textId="77777777" w:rsidR="00E64CD9" w:rsidRPr="00621E63" w:rsidRDefault="00E64CD9" w:rsidP="00E64CD9">
      <w:pPr>
        <w:pStyle w:val="BodyText"/>
      </w:pPr>
      <w:r w:rsidRPr="00621E63">
        <w:t>&lt;/wctp-IHEPCDACMParticipants&gt;</w:t>
      </w:r>
    </w:p>
    <w:p w14:paraId="511CEA2A" w14:textId="77777777" w:rsidR="00E64CD9" w:rsidRPr="00621E63" w:rsidRDefault="00E64CD9" w:rsidP="00E64CD9">
      <w:pPr>
        <w:pStyle w:val="BodyText"/>
      </w:pPr>
      <w:r w:rsidRPr="00621E63">
        <w:t>&lt;wctp-IHEPCDACMLocations&gt;</w:t>
      </w:r>
    </w:p>
    <w:p w14:paraId="5D502140" w14:textId="77777777" w:rsidR="00E64CD9" w:rsidRPr="00621E63" w:rsidRDefault="00E64CD9" w:rsidP="00E64CD9">
      <w:pPr>
        <w:pStyle w:val="BodyText"/>
      </w:pPr>
      <w:r w:rsidRPr="00621E63">
        <w:tab/>
        <w:t>&lt;wctp-IHEPCDACMLocation</w:t>
      </w:r>
    </w:p>
    <w:p w14:paraId="661885D7" w14:textId="77777777" w:rsidR="00E64CD9" w:rsidRPr="00621E63" w:rsidRDefault="00E64CD9" w:rsidP="00E64CD9">
      <w:pPr>
        <w:pStyle w:val="BodyText"/>
      </w:pPr>
      <w:r w:rsidRPr="00621E63">
        <w:lastRenderedPageBreak/>
        <w:tab/>
      </w:r>
      <w:r w:rsidRPr="00621E63">
        <w:tab/>
        <w:t>identifier=“identifier”</w:t>
      </w:r>
    </w:p>
    <w:p w14:paraId="55D37108" w14:textId="77777777" w:rsidR="00E64CD9" w:rsidRPr="00621E63" w:rsidRDefault="00E64CD9" w:rsidP="00E64CD9">
      <w:pPr>
        <w:pStyle w:val="BodyText"/>
      </w:pPr>
      <w:r w:rsidRPr="00621E63">
        <w:tab/>
      </w:r>
      <w:r w:rsidRPr="00621E63">
        <w:tab/>
        <w:t>description=“description”</w:t>
      </w:r>
    </w:p>
    <w:p w14:paraId="2BA41746" w14:textId="77777777" w:rsidR="00E64CD9" w:rsidRPr="00621E63" w:rsidRDefault="00E64CD9" w:rsidP="00E64CD9">
      <w:pPr>
        <w:pStyle w:val="BodyText"/>
      </w:pPr>
      <w:r w:rsidRPr="00621E63">
        <w:tab/>
      </w:r>
      <w:r w:rsidRPr="00621E63">
        <w:tab/>
        <w:t>type=“type”</w:t>
      </w:r>
    </w:p>
    <w:p w14:paraId="511DAA53" w14:textId="77777777" w:rsidR="00E64CD9" w:rsidRPr="00621E63" w:rsidRDefault="00E64CD9" w:rsidP="00E64CD9">
      <w:pPr>
        <w:pStyle w:val="BodyText"/>
      </w:pPr>
      <w:r w:rsidRPr="00621E63">
        <w:tab/>
      </w:r>
      <w:r w:rsidRPr="00621E63">
        <w:tab/>
        <w:t>physicalType=“physicalType” /&gt;</w:t>
      </w:r>
    </w:p>
    <w:p w14:paraId="7A1C2072" w14:textId="77777777" w:rsidR="00E64CD9" w:rsidRPr="00621E63" w:rsidRDefault="00E64CD9" w:rsidP="00E64CD9">
      <w:pPr>
        <w:pStyle w:val="BodyText"/>
      </w:pPr>
      <w:r w:rsidRPr="00621E63">
        <w:t>&lt;/wctp-IHEPCDACMLocations&gt;</w:t>
      </w:r>
    </w:p>
    <w:p w14:paraId="24159DA4" w14:textId="77777777" w:rsidR="00E64CD9" w:rsidRPr="00621E63" w:rsidRDefault="00E64CD9" w:rsidP="00E64CD9">
      <w:pPr>
        <w:pStyle w:val="BodyText"/>
      </w:pPr>
      <w:r w:rsidRPr="00621E63">
        <w:t>&lt;wctp-IHEPCDACMResponder</w:t>
      </w:r>
    </w:p>
    <w:p w14:paraId="6C4D6987" w14:textId="77777777" w:rsidR="00E64CD9" w:rsidRPr="00621E63" w:rsidRDefault="00E64CD9" w:rsidP="00E64CD9">
      <w:pPr>
        <w:pStyle w:val="BodyText"/>
      </w:pPr>
      <w:r w:rsidRPr="00621E63">
        <w:tab/>
        <w:t>responderID=“responderID” /&gt;</w:t>
      </w:r>
    </w:p>
    <w:p w14:paraId="70D64EC9" w14:textId="77777777" w:rsidR="00E64CD9" w:rsidRPr="00621E63" w:rsidRDefault="00E64CD9" w:rsidP="00E64CD9">
      <w:pPr>
        <w:pStyle w:val="BodyText"/>
      </w:pPr>
      <w:r w:rsidRPr="00621E63">
        <w:t>&lt;wctp-IHEPCDACMObservation</w:t>
      </w:r>
    </w:p>
    <w:p w14:paraId="689960B0" w14:textId="77777777" w:rsidR="00E64CD9" w:rsidRPr="00621E63" w:rsidRDefault="00E64CD9" w:rsidP="00E64CD9">
      <w:pPr>
        <w:pStyle w:val="BodyText"/>
      </w:pPr>
      <w:r w:rsidRPr="00621E63">
        <w:tab/>
        <w:t>alertTimestamp=“alertTimestamp”</w:t>
      </w:r>
    </w:p>
    <w:p w14:paraId="5F1F40E3" w14:textId="77777777" w:rsidR="00E64CD9" w:rsidRPr="00621E63" w:rsidRDefault="00E64CD9" w:rsidP="00E64CD9">
      <w:pPr>
        <w:pStyle w:val="BodyText"/>
      </w:pPr>
      <w:r w:rsidRPr="00621E63">
        <w:tab/>
        <w:t>fillerOrderNumber=“fillerOrderNumber”</w:t>
      </w:r>
    </w:p>
    <w:p w14:paraId="4D093575" w14:textId="77777777" w:rsidR="00E64CD9" w:rsidRPr="00621E63" w:rsidRDefault="00E64CD9" w:rsidP="00E64CD9">
      <w:pPr>
        <w:pStyle w:val="BodyText"/>
      </w:pPr>
      <w:r w:rsidRPr="00621E63">
        <w:tab/>
        <w:t>parentFillerOrderNumber=“parentFillerOrderNumber”</w:t>
      </w:r>
    </w:p>
    <w:p w14:paraId="7554A00B" w14:textId="77777777" w:rsidR="00E64CD9" w:rsidRPr="00621E63" w:rsidRDefault="00E64CD9" w:rsidP="00E64CD9">
      <w:pPr>
        <w:pStyle w:val="BodyText"/>
      </w:pPr>
      <w:r w:rsidRPr="00621E63">
        <w:t>value=“value”</w:t>
      </w:r>
    </w:p>
    <w:p w14:paraId="4A8CBE55" w14:textId="77777777" w:rsidR="00E64CD9" w:rsidRPr="00621E63" w:rsidRDefault="00E64CD9" w:rsidP="00E64CD9">
      <w:pPr>
        <w:pStyle w:val="BodyText"/>
      </w:pPr>
      <w:r w:rsidRPr="00621E63">
        <w:t>units=“units”</w:t>
      </w:r>
    </w:p>
    <w:p w14:paraId="146E91C8" w14:textId="77777777" w:rsidR="00E64CD9" w:rsidRPr="00621E63" w:rsidRDefault="00E64CD9" w:rsidP="00E64CD9">
      <w:pPr>
        <w:pStyle w:val="BodyText"/>
      </w:pPr>
      <w:r w:rsidRPr="00621E63">
        <w:t>referenceRange=“referenceRange”</w:t>
      </w:r>
    </w:p>
    <w:p w14:paraId="70DB6365" w14:textId="77777777" w:rsidR="00E64CD9" w:rsidRPr="00621E63" w:rsidRDefault="00E64CD9" w:rsidP="00E64CD9">
      <w:pPr>
        <w:pStyle w:val="BodyText"/>
      </w:pPr>
      <w:r w:rsidRPr="00621E63">
        <w:t>abnormalityType=“abnormalityType”</w:t>
      </w:r>
    </w:p>
    <w:p w14:paraId="2B810D4F" w14:textId="77777777" w:rsidR="00E64CD9" w:rsidRPr="00621E63" w:rsidRDefault="00E64CD9" w:rsidP="00E64CD9">
      <w:pPr>
        <w:pStyle w:val="BodyText"/>
      </w:pPr>
      <w:r w:rsidRPr="00621E63">
        <w:t>eventIdentification=“eventIdentification”</w:t>
      </w:r>
    </w:p>
    <w:p w14:paraId="10E84DAB" w14:textId="77777777" w:rsidR="00E64CD9" w:rsidRPr="00621E63" w:rsidRDefault="00E64CD9" w:rsidP="00E64CD9">
      <w:pPr>
        <w:pStyle w:val="BodyText"/>
      </w:pPr>
      <w:r w:rsidRPr="00621E63">
        <w:t>sourceIdentification=“sourceIdentification”</w:t>
      </w:r>
    </w:p>
    <w:p w14:paraId="3AF854EA" w14:textId="77777777" w:rsidR="00E64CD9" w:rsidRPr="00621E63" w:rsidRDefault="00E64CD9" w:rsidP="00E64CD9">
      <w:pPr>
        <w:pStyle w:val="BodyText"/>
      </w:pPr>
      <w:r w:rsidRPr="00621E63">
        <w:t>eventPhase=“eventPhase”</w:t>
      </w:r>
    </w:p>
    <w:p w14:paraId="63DE6CE6" w14:textId="77777777" w:rsidR="00E64CD9" w:rsidRPr="00621E63" w:rsidRDefault="00E64CD9" w:rsidP="00E64CD9">
      <w:pPr>
        <w:pStyle w:val="BodyText"/>
      </w:pPr>
      <w:r w:rsidRPr="00621E63">
        <w:t>alertState=“alertState”</w:t>
      </w:r>
    </w:p>
    <w:p w14:paraId="67048FDD" w14:textId="77777777" w:rsidR="00E64CD9" w:rsidRPr="00621E63" w:rsidRDefault="00E64CD9" w:rsidP="00E64CD9">
      <w:pPr>
        <w:pStyle w:val="BodyText"/>
      </w:pPr>
      <w:r w:rsidRPr="00621E63">
        <w:t>inactivationState=“inactivationState”</w:t>
      </w:r>
    </w:p>
    <w:p w14:paraId="35100919" w14:textId="77777777" w:rsidR="00E64CD9" w:rsidRPr="00621E63" w:rsidRDefault="00E64CD9" w:rsidP="00E64CD9">
      <w:pPr>
        <w:pStyle w:val="BodyText"/>
      </w:pPr>
      <w:r w:rsidRPr="00621E63">
        <w:t>alarmPriority=“alarmPriority”</w:t>
      </w:r>
    </w:p>
    <w:p w14:paraId="4339C891" w14:textId="77777777" w:rsidR="00E64CD9" w:rsidRPr="00621E63" w:rsidRDefault="00E64CD9" w:rsidP="00E64CD9">
      <w:pPr>
        <w:pStyle w:val="BodyText"/>
      </w:pPr>
      <w:r w:rsidRPr="00621E63">
        <w:t>alertType=“alertType” /&gt;</w:t>
      </w:r>
    </w:p>
    <w:p w14:paraId="2D05CD7B" w14:textId="46269D45" w:rsidR="00812AEC" w:rsidRPr="00621E63" w:rsidRDefault="00812AEC" w:rsidP="00E64CD9">
      <w:pPr>
        <w:pStyle w:val="BodyText"/>
      </w:pPr>
      <w:r w:rsidRPr="00621E63">
        <w:t>&lt;wctp-IHEPCDACMPresentation presentationID=“presentationID” /&gt;</w:t>
      </w:r>
    </w:p>
    <w:p w14:paraId="1AD03D44" w14:textId="77777777" w:rsidR="00E64CD9" w:rsidRPr="00621E63" w:rsidRDefault="00E64CD9" w:rsidP="00E64CD9">
      <w:pPr>
        <w:pStyle w:val="BodyText"/>
      </w:pPr>
      <w:r w:rsidRPr="00621E63">
        <w:t>&lt;/wctp-IHEPCDACM&gt;</w:t>
      </w:r>
    </w:p>
    <w:p w14:paraId="41CB2455" w14:textId="742B3812" w:rsidR="00E64CD9" w:rsidRPr="00621E63" w:rsidRDefault="00E64CD9" w:rsidP="00E64CD9">
      <w:pPr>
        <w:pStyle w:val="BodyText"/>
      </w:pPr>
      <w:r w:rsidRPr="00621E63">
        <w:t>This extension is optional</w:t>
      </w:r>
      <w:r w:rsidR="009424A7" w:rsidRPr="00621E63">
        <w:t xml:space="preserve">. </w:t>
      </w:r>
      <w:r w:rsidRPr="00621E63">
        <w:t xml:space="preserve">If it is present, then the ACM AC can use these values to present additional information to users or categorize </w:t>
      </w:r>
      <w:r w:rsidR="00901663" w:rsidRPr="00621E63">
        <w:t>PCD-06</w:t>
      </w:r>
      <w:r w:rsidRPr="00621E63">
        <w:t xml:space="preserve"> messages more effectively.</w:t>
      </w:r>
    </w:p>
    <w:p w14:paraId="293DA76C" w14:textId="31851F97" w:rsidR="00E64CD9" w:rsidRPr="00621E63" w:rsidRDefault="00E64CD9" w:rsidP="00E64CD9">
      <w:pPr>
        <w:pStyle w:val="BodyText"/>
      </w:pPr>
      <w:r w:rsidRPr="00621E63">
        <w:t>All of the elements and attributes within this extension are optional</w:t>
      </w:r>
      <w:r w:rsidR="009424A7" w:rsidRPr="00621E63">
        <w:t xml:space="preserve">. </w:t>
      </w:r>
      <w:r w:rsidRPr="00621E63">
        <w:t>However, the ACM AC can require elements and attributes in this extension if they are necessary to ensure complete functionality</w:t>
      </w:r>
      <w:r w:rsidR="009424A7" w:rsidRPr="00621E63">
        <w:t xml:space="preserve">. </w:t>
      </w:r>
      <w:r w:rsidRPr="00621E63">
        <w:t>If these elements and attributes are not present, then the message will not be queued.</w:t>
      </w:r>
    </w:p>
    <w:p w14:paraId="3D4CAC35" w14:textId="39130B91" w:rsidR="00E64CD9" w:rsidRPr="00621E63" w:rsidRDefault="00E64CD9" w:rsidP="00E64CD9">
      <w:pPr>
        <w:pStyle w:val="BodyText"/>
      </w:pPr>
      <w:r w:rsidRPr="00621E63">
        <w:t xml:space="preserve">These values are not required to be pulled directly from a </w:t>
      </w:r>
      <w:r w:rsidR="00647994" w:rsidRPr="00621E63">
        <w:t>PCD-04</w:t>
      </w:r>
      <w:r w:rsidRPr="00621E63">
        <w:t xml:space="preserve"> message and can instead be used by an Alert Manager to send additional information to an Alert Communicator.</w:t>
      </w:r>
    </w:p>
    <w:p w14:paraId="41773C27" w14:textId="2AAF8B6D" w:rsidR="00E64CD9" w:rsidRPr="00621E63" w:rsidRDefault="00E64CD9" w:rsidP="00E64CD9">
      <w:pPr>
        <w:pStyle w:val="BodyText"/>
      </w:pPr>
      <w:r w:rsidRPr="00621E63">
        <w:lastRenderedPageBreak/>
        <w:t xml:space="preserve">If there is patient information sent in the </w:t>
      </w:r>
      <w:r w:rsidR="00901663" w:rsidRPr="00621E63">
        <w:t>PCD-06</w:t>
      </w:r>
      <w:r w:rsidRPr="00621E63">
        <w:t xml:space="preserve"> message, Alert Managers and Alert Communicators should take care to secure their communications using existing WCTP methodologies.</w:t>
      </w:r>
    </w:p>
    <w:p w14:paraId="75F23291" w14:textId="164B8846" w:rsidR="00166EF7" w:rsidRPr="00621E63" w:rsidRDefault="00E64CD9" w:rsidP="009424A7">
      <w:pPr>
        <w:pStyle w:val="BodyText"/>
      </w:pPr>
      <w:r w:rsidRPr="00621E63">
        <w:t>If the ACM AC does not respond to the wctp-VersionQuery with the supportive DTD response indicating value then the AM shall not send these extensions to the AC.</w:t>
      </w:r>
    </w:p>
    <w:p w14:paraId="603D8CDB" w14:textId="0D96B8BA" w:rsidR="00E64CD9" w:rsidRPr="00621E63" w:rsidRDefault="00CE1CA8" w:rsidP="00CE1CA8">
      <w:pPr>
        <w:pStyle w:val="Heading3"/>
        <w:numPr>
          <w:ilvl w:val="0"/>
          <w:numId w:val="0"/>
        </w:numPr>
        <w:rPr>
          <w:noProof w:val="0"/>
        </w:rPr>
        <w:pPrChange w:id="2906" w:author="Mary Jungers" w:date="2019-11-13T19:19:00Z">
          <w:pPr>
            <w:pStyle w:val="AppendixHeading3"/>
          </w:pPr>
        </w:pPrChange>
      </w:pPr>
      <w:bookmarkStart w:id="2907" w:name="_Toc24650591"/>
      <w:ins w:id="2908" w:author="Mary Jungers" w:date="2019-11-13T19:19:00Z">
        <w:r w:rsidRPr="00621E63">
          <w:rPr>
            <w:noProof w:val="0"/>
          </w:rPr>
          <w:t xml:space="preserve">K.8.18 </w:t>
        </w:r>
      </w:ins>
      <w:r w:rsidR="00E64CD9" w:rsidRPr="00621E63">
        <w:rPr>
          <w:noProof w:val="0"/>
        </w:rPr>
        <w:t>IHE PCD specific WCTP extensions to PCD-07 transactions for alerts</w:t>
      </w:r>
      <w:bookmarkEnd w:id="2907"/>
    </w:p>
    <w:p w14:paraId="5018D0D8" w14:textId="77777777" w:rsidR="00E64CD9" w:rsidRPr="00621E63" w:rsidRDefault="00E64CD9" w:rsidP="00E64CD9">
      <w:pPr>
        <w:pStyle w:val="BodyText"/>
      </w:pPr>
      <w:r w:rsidRPr="00621E63">
        <w:t>The following ACM Profile proprietary extensions to wctp-StatusInfo and wctp-MessageReply are used to convey alert information from the ACM AC to the ACM AM.</w:t>
      </w:r>
    </w:p>
    <w:p w14:paraId="6310E048" w14:textId="677A02A0" w:rsidR="00E64CD9" w:rsidRPr="00621E63" w:rsidRDefault="00E64CD9" w:rsidP="00E64CD9">
      <w:pPr>
        <w:pStyle w:val="BodyText"/>
      </w:pPr>
      <w:r w:rsidRPr="00621E63">
        <w:t>The WCTP 1.3r1 interface specification that is the basis for ACM AM – AC communication does not support the ability to pass alert information in association with a status info response or message reply</w:t>
      </w:r>
      <w:r w:rsidR="009424A7" w:rsidRPr="00621E63">
        <w:t xml:space="preserve">. </w:t>
      </w:r>
      <w:r w:rsidRPr="00621E63">
        <w:t>For this reason, the ACM Profile is required to extend the WCTP 1.3r1 interface specification in a backward transparent manner in order to convey alert information from the ACM AC to the ACM AM.</w:t>
      </w:r>
    </w:p>
    <w:p w14:paraId="197926FD" w14:textId="4A94422B" w:rsidR="00E64CD9" w:rsidRPr="00621E63" w:rsidRDefault="00E64CD9" w:rsidP="00E64CD9">
      <w:pPr>
        <w:pStyle w:val="BodyText"/>
      </w:pPr>
      <w:r w:rsidRPr="00621E63">
        <w:t xml:space="preserve">In order for the WCTP server (the ACM AC) to signal its willingness to send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sending the alert information</w:t>
      </w:r>
      <w:r w:rsidR="009424A7" w:rsidRPr="00621E63">
        <w:t xml:space="preserve">. </w:t>
      </w:r>
      <w:r w:rsidRPr="00621E63">
        <w:t>This version shall presume at a minimum WCTP version 1.3r1 capabilities.</w:t>
      </w:r>
    </w:p>
    <w:p w14:paraId="57D982EA" w14:textId="77777777" w:rsidR="00E64CD9" w:rsidRPr="00621E63" w:rsidRDefault="00E64CD9" w:rsidP="00E64CD9">
      <w:pPr>
        <w:pStyle w:val="BodyText"/>
      </w:pPr>
      <w:r w:rsidRPr="00621E63">
        <w:t>The wctp-StatusInfo and wctp-MessageReply element trees have been selected as the extension point for additional XML elements.</w:t>
      </w:r>
    </w:p>
    <w:p w14:paraId="4E801E07" w14:textId="77777777" w:rsidR="00E64CD9" w:rsidRPr="00621E63" w:rsidRDefault="00E64CD9" w:rsidP="00E64CD9">
      <w:pPr>
        <w:pStyle w:val="BodyText"/>
      </w:pPr>
      <w:r w:rsidRPr="00621E63">
        <w:tab/>
        <w:t>&lt;wctp-IHEPCDACM&gt;</w:t>
      </w:r>
    </w:p>
    <w:p w14:paraId="240CD646" w14:textId="77777777" w:rsidR="00E64CD9" w:rsidRPr="00621E63" w:rsidRDefault="00E64CD9" w:rsidP="00E64CD9">
      <w:pPr>
        <w:pStyle w:val="BodyText"/>
      </w:pPr>
      <w:r w:rsidRPr="00621E63">
        <w:tab/>
      </w:r>
      <w:r w:rsidRPr="00621E63">
        <w:tab/>
        <w:t>&lt;wctp-IHEPCDACMResponder</w:t>
      </w:r>
    </w:p>
    <w:p w14:paraId="1B850C34" w14:textId="77777777" w:rsidR="00E64CD9" w:rsidRPr="00621E63" w:rsidRDefault="00E64CD9" w:rsidP="00E64CD9">
      <w:pPr>
        <w:pStyle w:val="BodyText"/>
      </w:pPr>
      <w:r w:rsidRPr="00621E63">
        <w:t>onBehalfOfResponderID=“responderID” /&gt;</w:t>
      </w:r>
    </w:p>
    <w:p w14:paraId="5A31F963" w14:textId="77777777" w:rsidR="00E64CD9" w:rsidRPr="00621E63" w:rsidRDefault="00E64CD9" w:rsidP="00E64CD9">
      <w:pPr>
        <w:pStyle w:val="BodyText"/>
      </w:pPr>
      <w:r w:rsidRPr="00621E63">
        <w:tab/>
        <w:t>&lt;/wctp-IHEPCDACM&gt;</w:t>
      </w:r>
    </w:p>
    <w:p w14:paraId="4A392447" w14:textId="77777777" w:rsidR="00E64CD9" w:rsidRPr="00621E63" w:rsidRDefault="00E64CD9" w:rsidP="00E64CD9">
      <w:pPr>
        <w:pStyle w:val="BodyText"/>
      </w:pPr>
      <w:r w:rsidRPr="00621E63">
        <w:t>This extension is optional and can be used to convey additional information from the ACM AC to the ACM AM that is not in present in WCTP version 1.3r1.</w:t>
      </w:r>
    </w:p>
    <w:p w14:paraId="0D31A56B" w14:textId="21C2BA4E" w:rsidR="00E64CD9" w:rsidRPr="00621E63" w:rsidRDefault="00E64CD9" w:rsidP="00E64CD9">
      <w:pPr>
        <w:pStyle w:val="BodyText"/>
      </w:pPr>
      <w:r w:rsidRPr="00621E63">
        <w:t>All of the elements and attributes within this extension are optional</w:t>
      </w:r>
      <w:r w:rsidR="009424A7" w:rsidRPr="00621E63">
        <w:t xml:space="preserve">. </w:t>
      </w:r>
      <w:r w:rsidRPr="00621E63">
        <w:t>However, the ACM AM can require elements and attributes in this extension if they are necessary to ensure complete functionality</w:t>
      </w:r>
      <w:r w:rsidR="009424A7" w:rsidRPr="00621E63">
        <w:t xml:space="preserve">. </w:t>
      </w:r>
      <w:r w:rsidRPr="00621E63">
        <w:t>If these elements and attributes are not present, then the message will not be queued.</w:t>
      </w:r>
    </w:p>
    <w:p w14:paraId="44A3A362" w14:textId="2B848E98" w:rsidR="00E64CD9" w:rsidRPr="00621E63" w:rsidRDefault="00E64CD9" w:rsidP="00E64CD9">
      <w:pPr>
        <w:pStyle w:val="BodyText"/>
      </w:pPr>
      <w:r w:rsidRPr="00621E63">
        <w:t xml:space="preserve">These values are not required to be pulled directly from a </w:t>
      </w:r>
      <w:r w:rsidR="00901663" w:rsidRPr="00621E63">
        <w:t>PCD-06</w:t>
      </w:r>
      <w:r w:rsidRPr="00621E63">
        <w:t xml:space="preserve"> message and can instead be used by an Alert Communicator to send additional information to an Alert Manager.</w:t>
      </w:r>
    </w:p>
    <w:p w14:paraId="3140CFE6" w14:textId="54BFB234" w:rsidR="00E64CD9" w:rsidRPr="00621E63" w:rsidRDefault="00E64CD9" w:rsidP="009424A7">
      <w:pPr>
        <w:pStyle w:val="BodyText"/>
      </w:pPr>
      <w:r w:rsidRPr="00621E63">
        <w:t>If the ACM AC does not respond to the wctp-VersionQuery with the supportive DTD response indicating value then the AC shall not send these extensions to the AM.</w:t>
      </w:r>
    </w:p>
    <w:p w14:paraId="678AE22E" w14:textId="0D67AD2B" w:rsidR="00166EF7" w:rsidRPr="00621E63" w:rsidRDefault="00CE1CA8" w:rsidP="00CE1CA8">
      <w:pPr>
        <w:pStyle w:val="Heading3"/>
        <w:numPr>
          <w:ilvl w:val="0"/>
          <w:numId w:val="0"/>
        </w:numPr>
        <w:rPr>
          <w:noProof w:val="0"/>
        </w:rPr>
        <w:pPrChange w:id="2909" w:author="Mary Jungers" w:date="2019-11-13T19:19:00Z">
          <w:pPr>
            <w:pStyle w:val="AppendixHeading3"/>
          </w:pPr>
        </w:pPrChange>
      </w:pPr>
      <w:bookmarkStart w:id="2910" w:name="_Toc24650592"/>
      <w:ins w:id="2911" w:author="Mary Jungers" w:date="2019-11-13T19:19:00Z">
        <w:r w:rsidRPr="00621E63">
          <w:rPr>
            <w:noProof w:val="0"/>
          </w:rPr>
          <w:lastRenderedPageBreak/>
          <w:t xml:space="preserve">K.8.19 </w:t>
        </w:r>
      </w:ins>
      <w:r w:rsidR="00166EF7" w:rsidRPr="00621E63">
        <w:rPr>
          <w:noProof w:val="0"/>
        </w:rPr>
        <w:t>IHE PCD-06 wctp-</w:t>
      </w:r>
      <w:r w:rsidR="00AC7B6C" w:rsidRPr="00621E63">
        <w:rPr>
          <w:noProof w:val="0"/>
        </w:rPr>
        <w:t>IHEPCDSubmitRequestUpdate</w:t>
      </w:r>
      <w:bookmarkEnd w:id="2910"/>
    </w:p>
    <w:p w14:paraId="585962A5" w14:textId="77777777" w:rsidR="00AC7B6C" w:rsidRPr="00621E63" w:rsidRDefault="00AC7B6C" w:rsidP="00AC7B6C">
      <w:pPr>
        <w:pStyle w:val="BodyText"/>
      </w:pPr>
      <w:r w:rsidRPr="00621E63">
        <w:t>The following ACM Profile proprietary message type, wctp-IHEPCDSubmitRequestUpdate, is used by the ACM AM to update prior PCD-06 wctp-SubmitRequest messages on the ACM AC.</w:t>
      </w:r>
    </w:p>
    <w:p w14:paraId="782A4382" w14:textId="7B0BC2E5" w:rsidR="00AC7B6C" w:rsidRPr="00621E63" w:rsidRDefault="00AC7B6C" w:rsidP="00AC7B6C">
      <w:pPr>
        <w:pStyle w:val="BodyText"/>
      </w:pPr>
      <w:r w:rsidRPr="00621E63">
        <w:t>The WCTP 1.3r1 interface specification that is the basis for ACM AM – AC communication does not support the ability for an AM to send the AC updates to previous wctp-SubmitRequest messages</w:t>
      </w:r>
      <w:r w:rsidR="009424A7" w:rsidRPr="00621E63">
        <w:t xml:space="preserve">. </w:t>
      </w:r>
      <w:r w:rsidRPr="00621E63">
        <w:t>For this reason, the ACM Profile is required to extend the WCTP 1.3r1 interface specification in a backward transparent manner in order for the AM to send updates to the AC.</w:t>
      </w:r>
    </w:p>
    <w:p w14:paraId="086CBDD4" w14:textId="34BB59C5" w:rsidR="00AC7B6C" w:rsidRPr="00621E63" w:rsidRDefault="00AC7B6C" w:rsidP="00AC7B6C">
      <w:pPr>
        <w:pStyle w:val="BodyText"/>
      </w:pPr>
      <w:r w:rsidRPr="00621E63">
        <w:t xml:space="preserve">In order for the WCTP server (the ACM AC) to signal its willingness to receive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receiving updates to previous wctp-SubmitRequest messages</w:t>
      </w:r>
      <w:r w:rsidR="009424A7" w:rsidRPr="00621E63">
        <w:t xml:space="preserve">. </w:t>
      </w:r>
      <w:r w:rsidRPr="00621E63">
        <w:t>This version shall presume at a minimum WCTP version 1.3r1 capabilities.</w:t>
      </w:r>
    </w:p>
    <w:p w14:paraId="4EBB1B32" w14:textId="77777777" w:rsidR="00AC7B6C" w:rsidRPr="00621E63" w:rsidRDefault="00AC7B6C" w:rsidP="00AC7B6C">
      <w:pPr>
        <w:pStyle w:val="BodyText"/>
      </w:pPr>
      <w:r w:rsidRPr="00621E63">
        <w:t>This update functionality will be encapsulated in a new element under wctp-Operation.</w:t>
      </w:r>
    </w:p>
    <w:p w14:paraId="7B0F3B4E" w14:textId="77777777" w:rsidR="00AC7B6C" w:rsidRPr="00621E63" w:rsidRDefault="00AC7B6C" w:rsidP="00AC7B6C">
      <w:pPr>
        <w:pStyle w:val="BodyText"/>
      </w:pPr>
      <w:r w:rsidRPr="00621E63">
        <w:tab/>
        <w:t>&lt;?xml version=“1.0”?&gt;</w:t>
      </w:r>
    </w:p>
    <w:p w14:paraId="12631FFE" w14:textId="77777777" w:rsidR="00AC7B6C" w:rsidRPr="00621E63" w:rsidRDefault="00AC7B6C" w:rsidP="00AC7B6C">
      <w:pPr>
        <w:pStyle w:val="BodyText"/>
      </w:pPr>
      <w:r w:rsidRPr="00621E63">
        <w:tab/>
        <w:t>&lt;!DOCTYPE wctp-Operation SYSTEM “WCTP DTD”&gt;</w:t>
      </w:r>
    </w:p>
    <w:p w14:paraId="7FCF021A" w14:textId="77777777" w:rsidR="00AC7B6C" w:rsidRPr="00621E63" w:rsidRDefault="00AC7B6C" w:rsidP="00AC7B6C">
      <w:pPr>
        <w:pStyle w:val="BodyText"/>
      </w:pPr>
      <w:r w:rsidRPr="00621E63">
        <w:tab/>
        <w:t>&lt;wctp-Operation wctpVersion=“WCTP version”&gt;</w:t>
      </w:r>
    </w:p>
    <w:p w14:paraId="43908D71" w14:textId="77777777" w:rsidR="00AC7B6C" w:rsidRPr="00621E63" w:rsidRDefault="00AC7B6C" w:rsidP="00AC7B6C">
      <w:pPr>
        <w:pStyle w:val="BodyText"/>
      </w:pPr>
      <w:r w:rsidRPr="00621E63">
        <w:tab/>
      </w:r>
      <w:r w:rsidRPr="00621E63">
        <w:tab/>
        <w:t>&lt;wctp-IHEPCDSubmitRequestUpdate&gt;</w:t>
      </w:r>
    </w:p>
    <w:p w14:paraId="1B8EF468" w14:textId="77777777" w:rsidR="00AC7B6C" w:rsidRPr="00621E63" w:rsidRDefault="00AC7B6C" w:rsidP="00AC7B6C">
      <w:pPr>
        <w:pStyle w:val="BodyText"/>
      </w:pPr>
      <w:r w:rsidRPr="00621E63">
        <w:tab/>
      </w:r>
      <w:r w:rsidRPr="00621E63">
        <w:tab/>
      </w:r>
      <w:r w:rsidRPr="00621E63">
        <w:tab/>
        <w:t>&lt;wctp-SubmitHeader submitTimestamp=“timestamp”&gt;</w:t>
      </w:r>
    </w:p>
    <w:p w14:paraId="5642F0C7" w14:textId="77777777" w:rsidR="00AC7B6C" w:rsidRPr="00621E63" w:rsidRDefault="00AC7B6C" w:rsidP="00AC7B6C">
      <w:pPr>
        <w:pStyle w:val="BodyText"/>
      </w:pPr>
      <w:r w:rsidRPr="00621E63">
        <w:tab/>
      </w:r>
      <w:r w:rsidRPr="00621E63">
        <w:tab/>
      </w:r>
      <w:r w:rsidRPr="00621E63">
        <w:tab/>
      </w:r>
      <w:r w:rsidRPr="00621E63">
        <w:tab/>
        <w:t>&lt;wctp-Originator</w:t>
      </w:r>
    </w:p>
    <w:p w14:paraId="611BE892" w14:textId="77777777" w:rsidR="00AC7B6C" w:rsidRPr="00621E63" w:rsidRDefault="00AC7B6C" w:rsidP="00AC7B6C">
      <w:pPr>
        <w:pStyle w:val="BodyText"/>
      </w:pPr>
      <w:r w:rsidRPr="00621E63">
        <w:t>senderID=“sender ID”</w:t>
      </w:r>
    </w:p>
    <w:p w14:paraId="06B6008F" w14:textId="77777777" w:rsidR="00AC7B6C" w:rsidRPr="00621E63" w:rsidRDefault="00AC7B6C" w:rsidP="00AC7B6C">
      <w:pPr>
        <w:pStyle w:val="BodyText"/>
      </w:pPr>
      <w:r w:rsidRPr="00621E63">
        <w:t>securityCode=“security code”/&gt;</w:t>
      </w:r>
    </w:p>
    <w:p w14:paraId="0F40276C" w14:textId="77777777" w:rsidR="00AC7B6C" w:rsidRPr="00621E63" w:rsidRDefault="00AC7B6C" w:rsidP="00AC7B6C">
      <w:pPr>
        <w:pStyle w:val="BodyText"/>
      </w:pPr>
      <w:r w:rsidRPr="00621E63">
        <w:tab/>
      </w:r>
      <w:r w:rsidRPr="00621E63">
        <w:tab/>
      </w:r>
      <w:r w:rsidRPr="00621E63">
        <w:tab/>
      </w:r>
      <w:r w:rsidRPr="00621E63">
        <w:tab/>
      </w:r>
      <w:r w:rsidRPr="00621E63">
        <w:tab/>
        <w:t>&lt;wctp-MessageControl</w:t>
      </w:r>
    </w:p>
    <w:p w14:paraId="2B3519ED"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messageID=“message ID”</w:t>
      </w:r>
    </w:p>
    <w:p w14:paraId="2F305BB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transactionID=“transaction ID”</w:t>
      </w:r>
    </w:p>
    <w:p w14:paraId="6D3B1AF3"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allowResponse=“true”</w:t>
      </w:r>
    </w:p>
    <w:p w14:paraId="0F85C13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deliveryPriority=“priority”</w:t>
      </w:r>
    </w:p>
    <w:p w14:paraId="1951DB82"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notifyWhenDelivered=“false”</w:t>
      </w:r>
    </w:p>
    <w:p w14:paraId="745EC81D"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preformatted=“true”</w:t>
      </w:r>
    </w:p>
    <w:p w14:paraId="73300215"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notifyWhenRead=“false”/&gt;</w:t>
      </w:r>
    </w:p>
    <w:p w14:paraId="13CCE215" w14:textId="77777777" w:rsidR="00AC7B6C" w:rsidRPr="00621E63" w:rsidRDefault="00AC7B6C" w:rsidP="00AC7B6C">
      <w:pPr>
        <w:pStyle w:val="BodyText"/>
      </w:pPr>
      <w:r w:rsidRPr="00621E63">
        <w:tab/>
      </w:r>
      <w:r w:rsidRPr="00621E63">
        <w:tab/>
      </w:r>
      <w:r w:rsidRPr="00621E63">
        <w:tab/>
      </w:r>
      <w:r w:rsidRPr="00621E63">
        <w:tab/>
      </w:r>
      <w:r w:rsidRPr="00621E63">
        <w:tab/>
        <w:t>&lt;wctp-Recipient recipientID=“recipient PIN”/&gt;</w:t>
      </w:r>
    </w:p>
    <w:p w14:paraId="3609FC3F" w14:textId="77777777" w:rsidR="00AC7B6C" w:rsidRPr="00621E63" w:rsidRDefault="00AC7B6C" w:rsidP="00AC7B6C">
      <w:pPr>
        <w:pStyle w:val="BodyText"/>
      </w:pPr>
      <w:r w:rsidRPr="00621E63">
        <w:t>&lt;/wctp-SubmitHeader&gt;</w:t>
      </w:r>
    </w:p>
    <w:p w14:paraId="381ED4B4" w14:textId="77777777" w:rsidR="00AC7B6C" w:rsidRPr="00621E63" w:rsidRDefault="00AC7B6C" w:rsidP="00AC7B6C">
      <w:pPr>
        <w:pStyle w:val="BodyText"/>
      </w:pPr>
      <w:r w:rsidRPr="00621E63">
        <w:t>&lt;wctp-Payload&gt;</w:t>
      </w:r>
    </w:p>
    <w:p w14:paraId="11D2D2BD" w14:textId="77777777" w:rsidR="00AC7B6C" w:rsidRPr="00621E63" w:rsidRDefault="00AC7B6C" w:rsidP="00AC7B6C">
      <w:pPr>
        <w:pStyle w:val="BodyText"/>
      </w:pPr>
      <w:r w:rsidRPr="00621E63">
        <w:tab/>
        <w:t>&lt;wctp-IHEPCDUpdate&gt;</w:t>
      </w:r>
    </w:p>
    <w:p w14:paraId="5FEB4BDD" w14:textId="77777777" w:rsidR="00AC7B6C" w:rsidRPr="00621E63" w:rsidRDefault="00AC7B6C" w:rsidP="00AC7B6C">
      <w:pPr>
        <w:pStyle w:val="BodyText"/>
      </w:pPr>
      <w:r w:rsidRPr="00621E63">
        <w:lastRenderedPageBreak/>
        <w:tab/>
      </w:r>
      <w:r w:rsidRPr="00621E63">
        <w:tab/>
        <w:t>&lt;wctp-IHEPCDMessageToUpdate</w:t>
      </w:r>
    </w:p>
    <w:p w14:paraId="60CA47C2" w14:textId="77777777" w:rsidR="00AC7B6C" w:rsidRPr="00621E63" w:rsidRDefault="00AC7B6C" w:rsidP="00AC7B6C">
      <w:pPr>
        <w:pStyle w:val="BodyText"/>
      </w:pPr>
      <w:r w:rsidRPr="00621E63">
        <w:tab/>
      </w:r>
      <w:r w:rsidRPr="00621E63">
        <w:tab/>
      </w:r>
      <w:r w:rsidRPr="00621E63">
        <w:tab/>
        <w:t>messageToUpdate=“message ID”/&gt;</w:t>
      </w:r>
    </w:p>
    <w:p w14:paraId="4B2FBB9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&lt;wctp-IHEPCDUpdateAction</w:t>
      </w:r>
    </w:p>
    <w:p w14:paraId="013C48BB"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r>
      <w:r w:rsidRPr="00621E63">
        <w:tab/>
        <w:t xml:space="preserve">action=“update action”/&gt; </w:t>
      </w:r>
    </w:p>
    <w:p w14:paraId="00BEDC3E" w14:textId="77777777" w:rsidR="00AC7B6C" w:rsidRPr="00621E63" w:rsidRDefault="00AC7B6C" w:rsidP="00AC7B6C">
      <w:pPr>
        <w:pStyle w:val="BodyText"/>
      </w:pPr>
      <w:r w:rsidRPr="00621E63">
        <w:tab/>
      </w:r>
      <w:r w:rsidRPr="00621E63">
        <w:tab/>
        <w:t>&lt;wctp-IHEPCDACMResponder</w:t>
      </w:r>
    </w:p>
    <w:p w14:paraId="3513F3BE" w14:textId="77777777" w:rsidR="00AC7B6C" w:rsidRPr="00621E63" w:rsidRDefault="00AC7B6C" w:rsidP="00AC7B6C">
      <w:pPr>
        <w:pStyle w:val="BodyText"/>
      </w:pPr>
      <w:r w:rsidRPr="00621E63">
        <w:t>responderID=“responderID”/&gt;</w:t>
      </w:r>
    </w:p>
    <w:p w14:paraId="597A8E5B" w14:textId="77777777" w:rsidR="00AC7B6C" w:rsidRPr="00621E63" w:rsidRDefault="00AC7B6C" w:rsidP="00AC7B6C">
      <w:pPr>
        <w:pStyle w:val="BodyText"/>
      </w:pPr>
      <w:r w:rsidRPr="00621E63">
        <w:tab/>
        <w:t>&lt;/wctp-IHEPCDUpdate&gt;</w:t>
      </w:r>
    </w:p>
    <w:p w14:paraId="4DB431CE" w14:textId="77777777" w:rsidR="00AC7B6C" w:rsidRPr="00621E63" w:rsidRDefault="00AC7B6C" w:rsidP="00AC7B6C">
      <w:pPr>
        <w:pStyle w:val="BodyText"/>
      </w:pPr>
      <w:r w:rsidRPr="00621E63">
        <w:t>&lt;/wctp-Payload&gt;</w:t>
      </w:r>
    </w:p>
    <w:p w14:paraId="14E78DEC" w14:textId="77777777" w:rsidR="00AC7B6C" w:rsidRPr="00621E63" w:rsidRDefault="00AC7B6C" w:rsidP="00AC7B6C">
      <w:pPr>
        <w:pStyle w:val="BodyText"/>
      </w:pPr>
      <w:r w:rsidRPr="00621E63">
        <w:tab/>
      </w:r>
      <w:r w:rsidRPr="00621E63">
        <w:tab/>
        <w:t>&lt;/wctp-IHEPCDSubmitRequestUpdate&gt;</w:t>
      </w:r>
    </w:p>
    <w:p w14:paraId="123C414C" w14:textId="77777777" w:rsidR="00AC7B6C" w:rsidRPr="00621E63" w:rsidRDefault="00AC7B6C" w:rsidP="00AC7B6C">
      <w:pPr>
        <w:pStyle w:val="BodyText"/>
      </w:pPr>
      <w:r w:rsidRPr="00621E63">
        <w:tab/>
        <w:t>&lt;/wctp-Operation&gt;</w:t>
      </w:r>
    </w:p>
    <w:p w14:paraId="2CA1BAAE" w14:textId="5F55D1AF" w:rsidR="00AC7B6C" w:rsidRPr="00621E63" w:rsidRDefault="00AC7B6C" w:rsidP="00AC7B6C">
      <w:pPr>
        <w:pStyle w:val="BodyText"/>
      </w:pPr>
      <w:r w:rsidRPr="00621E63">
        <w:t>This extension is optional and can be used by the AM to send updates about prior PCD-06 SubmitRequest messages to the AC</w:t>
      </w:r>
      <w:r w:rsidR="009424A7" w:rsidRPr="00621E63">
        <w:t xml:space="preserve">. </w:t>
      </w:r>
      <w:r w:rsidRPr="00621E63">
        <w:t>The elements wctp-IHEPCDMessageToUpdate and wctp-IHEPCDUpdateAction are required if this message type is used.</w:t>
      </w:r>
    </w:p>
    <w:p w14:paraId="53837648" w14:textId="6AB789B4" w:rsidR="00AC7B6C" w:rsidRPr="00621E63" w:rsidRDefault="00AC7B6C" w:rsidP="00AC7B6C">
      <w:pPr>
        <w:pStyle w:val="BodyText"/>
      </w:pPr>
      <w:r w:rsidRPr="00621E63">
        <w:t>Each wctp-IHEPCDSubmitRequestUpdate message contains a unique message ID that is different from the ID of the message that it intends to update. The previous wctp-SubmitRequest message is identified by its message ID, located in the wctp-IHEPCDMessageToUpdate element</w:t>
      </w:r>
      <w:r w:rsidR="009424A7" w:rsidRPr="00621E63">
        <w:t xml:space="preserve">. </w:t>
      </w:r>
      <w:r w:rsidRPr="00621E63">
        <w:t>Each wctp-IHEPCDSubmitRequestUpdate message updates one previous wctp-SubmitRequest message.</w:t>
      </w:r>
    </w:p>
    <w:p w14:paraId="755D9686" w14:textId="64C84DF7" w:rsidR="00AC7B6C" w:rsidRPr="00621E63" w:rsidRDefault="00AC7B6C" w:rsidP="00AC7B6C">
      <w:pPr>
        <w:pStyle w:val="BodyText"/>
      </w:pPr>
      <w:r w:rsidRPr="00621E63">
        <w:t>The kind of action that must be done by the ACM AC is specified by the value in the wctp-IHEPCDUpdateAction element</w:t>
      </w:r>
      <w:r w:rsidR="009424A7" w:rsidRPr="00621E63">
        <w:t xml:space="preserve">. </w:t>
      </w:r>
      <w:r w:rsidRPr="00621E63">
        <w:t>It is up to the AC to determine what this action means in the context of their system.</w:t>
      </w:r>
    </w:p>
    <w:p w14:paraId="226481E0" w14:textId="175F2753" w:rsidR="00AC7B6C" w:rsidRPr="00621E63" w:rsidRDefault="00AC7B6C" w:rsidP="00AC7B6C">
      <w:pPr>
        <w:pStyle w:val="BodyText"/>
      </w:pPr>
      <w:r w:rsidRPr="00621E63">
        <w:t xml:space="preserve">In response to this message, the ACM AC is expected to send a synchronous </w:t>
      </w:r>
      <w:r w:rsidR="007426DD" w:rsidRPr="00621E63">
        <w:t>PCD-07</w:t>
      </w:r>
      <w:r w:rsidRPr="00621E63">
        <w:t xml:space="preserve"> response to convey success or failure of message queueing as described in Section K.8.8</w:t>
      </w:r>
      <w:r w:rsidR="009424A7" w:rsidRPr="00621E63">
        <w:t xml:space="preserve">. </w:t>
      </w:r>
      <w:r w:rsidRPr="00621E63">
        <w:t>No asynchronous responses will be sent because of this message.</w:t>
      </w:r>
    </w:p>
    <w:p w14:paraId="4D855136" w14:textId="4920A1F1" w:rsidR="00EB2E36" w:rsidRPr="00621E63" w:rsidRDefault="00AC7B6C" w:rsidP="00AC7B6C">
      <w:pPr>
        <w:pStyle w:val="BodyText"/>
      </w:pPr>
      <w:r w:rsidRPr="00621E63">
        <w:t>If the ACM AC does not respond to the wctp-VersionQuery with the supportive DTD response indicating value then the AM shall not send this message type to the AC.</w:t>
      </w:r>
    </w:p>
    <w:p w14:paraId="0BEE5EE3" w14:textId="14BD5C44" w:rsidR="00A32FC1" w:rsidRPr="00621E63" w:rsidRDefault="00CE1CA8" w:rsidP="00CE1CA8">
      <w:pPr>
        <w:pStyle w:val="Heading1"/>
        <w:numPr>
          <w:ilvl w:val="0"/>
          <w:numId w:val="0"/>
        </w:numPr>
        <w:rPr>
          <w:noProof w:val="0"/>
        </w:rPr>
        <w:pPrChange w:id="2912" w:author="Mary Jungers" w:date="2019-11-13T19:20:00Z">
          <w:pPr>
            <w:pStyle w:val="AppendixHeading1"/>
          </w:pPr>
        </w:pPrChange>
      </w:pPr>
      <w:bookmarkStart w:id="2913" w:name="_Toc24650593"/>
      <w:ins w:id="2914" w:author="Mary Jungers" w:date="2019-11-13T19:20:00Z">
        <w:r w:rsidRPr="00621E63">
          <w:rPr>
            <w:noProof w:val="0"/>
          </w:rPr>
          <w:lastRenderedPageBreak/>
          <w:t xml:space="preserve">Appendix L </w:t>
        </w:r>
      </w:ins>
      <w:r w:rsidR="00A32FC1" w:rsidRPr="00621E63">
        <w:rPr>
          <w:noProof w:val="0"/>
        </w:rPr>
        <w:t>- Alert (Alarm) Fatigue</w:t>
      </w:r>
      <w:bookmarkEnd w:id="2913"/>
    </w:p>
    <w:p w14:paraId="52BAE728" w14:textId="5E8A58EE" w:rsidR="00A32FC1" w:rsidRPr="00621E63" w:rsidRDefault="00A32FC1" w:rsidP="00A32FC1">
      <w:pPr>
        <w:pStyle w:val="BodyText"/>
      </w:pPr>
      <w:r w:rsidRPr="00621E63">
        <w:t>Root causes of alert (alarm) fatigue are numerous</w:t>
      </w:r>
      <w:r w:rsidR="00621E63">
        <w:t xml:space="preserve">. </w:t>
      </w:r>
      <w:r w:rsidRPr="00621E63">
        <w:t>Many can be mitigated without automation, such as ECG lead placement and maintenance management</w:t>
      </w:r>
      <w:r w:rsidR="00621E63">
        <w:t xml:space="preserve">. </w:t>
      </w:r>
    </w:p>
    <w:p w14:paraId="6742C850" w14:textId="690EA525" w:rsidR="00A32FC1" w:rsidRPr="00621E63" w:rsidRDefault="00A32FC1" w:rsidP="00A32FC1">
      <w:pPr>
        <w:pStyle w:val="BodyText"/>
      </w:pPr>
      <w:r w:rsidRPr="00621E63">
        <w:t>Even when ACM based automated alert notifications are deployed there can even be increased alert fatigue due to the dissemination of alerts to too many individuals or too many different types of alerts to individuals</w:t>
      </w:r>
      <w:r w:rsidR="00621E63">
        <w:t xml:space="preserve">. </w:t>
      </w:r>
      <w:r w:rsidRPr="00621E63">
        <w:t>Assessment and reduction of over alerting typically requires a hospital or care unit focused investigative team to gather evidentiary information to specifically identify which alerts are to be disseminated and specifically to which job roles or individuals as these change quite often with staff shift changes and dynamically with staff member breaks, tasking availability and communication accessibility</w:t>
      </w:r>
      <w:r w:rsidR="00621E63">
        <w:t xml:space="preserve">. </w:t>
      </w:r>
    </w:p>
    <w:p w14:paraId="080B9CA7" w14:textId="08A3FA6F" w:rsidR="00A32FC1" w:rsidRPr="00621E63" w:rsidDel="00CE1CA8" w:rsidRDefault="00A32FC1" w:rsidP="00A32FC1">
      <w:pPr>
        <w:pStyle w:val="BodyText"/>
        <w:rPr>
          <w:del w:id="2915" w:author="Mary Jungers" w:date="2019-11-13T19:23:00Z"/>
        </w:rPr>
      </w:pPr>
      <w:r w:rsidRPr="00621E63">
        <w:t xml:space="preserve">Alert Source devices and gateways as ACM Alert Reporter (AR) actors can utilize the ACM Report Alert (PCD-04) transaction that it sends to the Alert Manager (AM) </w:t>
      </w:r>
      <w:del w:id="2916" w:author="Mary Jungers" w:date="2019-11-14T10:28:00Z">
        <w:r w:rsidRPr="00621E63" w:rsidDel="005B0C7C">
          <w:delText xml:space="preserve">actor </w:delText>
        </w:r>
      </w:del>
      <w:r w:rsidRPr="00621E63">
        <w:t>as a means of reducing alert audio in care units and across hospitals</w:t>
      </w:r>
      <w:r w:rsidR="00621E63">
        <w:t xml:space="preserve">. </w:t>
      </w:r>
      <w:r w:rsidRPr="00621E63">
        <w:t xml:space="preserve">The AR </w:t>
      </w:r>
      <w:del w:id="2917" w:author="Mary Jungers" w:date="2019-11-14T10:28:00Z">
        <w:r w:rsidRPr="00621E63" w:rsidDel="005B0C7C">
          <w:delText xml:space="preserve">actor </w:delText>
        </w:r>
      </w:del>
      <w:r w:rsidRPr="00621E63">
        <w:t xml:space="preserve">can maintain awareness of AR-AM </w:t>
      </w:r>
      <w:commentRangeStart w:id="2918"/>
      <w:r w:rsidRPr="00621E63">
        <w:t>infrasture</w:t>
      </w:r>
      <w:commentRangeEnd w:id="2918"/>
      <w:r w:rsidR="00221B4F">
        <w:rPr>
          <w:rStyle w:val="CommentReference"/>
        </w:rPr>
        <w:commentReference w:id="2918"/>
      </w:r>
      <w:r w:rsidRPr="00621E63">
        <w:t xml:space="preserve"> usability by sending short duration periodic PCD-04 messages with minimal content which the AM </w:t>
      </w:r>
      <w:del w:id="2919" w:author="Mary Jungers" w:date="2019-11-14T10:28:00Z">
        <w:r w:rsidRPr="00621E63" w:rsidDel="005B0C7C">
          <w:delText xml:space="preserve">actor </w:delText>
        </w:r>
      </w:del>
      <w:r w:rsidRPr="00621E63">
        <w:t>can minimally process and acknowledge as successfully received back to the AR</w:t>
      </w:r>
      <w:del w:id="2920" w:author="Mary Jungers" w:date="2019-11-14T10:29:00Z">
        <w:r w:rsidRPr="00621E63" w:rsidDel="005B0C7C">
          <w:delText xml:space="preserve"> actor</w:delText>
        </w:r>
      </w:del>
      <w:r w:rsidR="00621E63">
        <w:t xml:space="preserve">. </w:t>
      </w:r>
      <w:r w:rsidRPr="00621E63">
        <w:t>This forms an Alert Reporter to Alert Manager application level keep-alive mechanism</w:t>
      </w:r>
      <w:r w:rsidR="00621E63">
        <w:t xml:space="preserve">. </w:t>
      </w:r>
      <w:r w:rsidRPr="00621E63">
        <w:t xml:space="preserve">This provides the AR </w:t>
      </w:r>
      <w:del w:id="2921" w:author="Mary Jungers" w:date="2019-11-14T10:29:00Z">
        <w:r w:rsidRPr="00621E63" w:rsidDel="005B0C7C">
          <w:delText xml:space="preserve">actor </w:delText>
        </w:r>
      </w:del>
      <w:r w:rsidRPr="00621E63">
        <w:t xml:space="preserve">with a degree of confidence that the AM </w:t>
      </w:r>
      <w:del w:id="2922" w:author="Mary Jungers" w:date="2019-11-14T10:29:00Z">
        <w:r w:rsidRPr="00621E63" w:rsidDel="005B0C7C">
          <w:delText xml:space="preserve">actor </w:delText>
        </w:r>
      </w:del>
      <w:r w:rsidRPr="00621E63">
        <w:t>can receive and can request dissemination of alert notifications</w:t>
      </w:r>
      <w:r w:rsidR="00621E63">
        <w:t xml:space="preserve">. </w:t>
      </w:r>
      <w:r w:rsidRPr="00621E63">
        <w:t>This confidence can form the basis of temporarily holding off on activating the Alert Source local alarm audio if the AM has received and acknowledged the Report Alert (PCD-04) transaction</w:t>
      </w:r>
      <w:r w:rsidR="00621E63">
        <w:t xml:space="preserve">. </w:t>
      </w:r>
      <w:r w:rsidRPr="00621E63">
        <w:t>The holdoff delay period would be Alert Source managed and would likely be alert type specific</w:t>
      </w:r>
      <w:r w:rsidR="00621E63">
        <w:t xml:space="preserve">. </w:t>
      </w:r>
      <w:r w:rsidRPr="00621E63">
        <w:t>If there is no active keep-alive or if the AM responds with negative acknowledgement or if the AM doesn’t respond within a small single digit number of seconds the alert source would activate its local alarm audio</w:t>
      </w:r>
      <w:r w:rsidR="00621E63">
        <w:t xml:space="preserve">. </w:t>
      </w:r>
      <w:r w:rsidRPr="00621E63">
        <w:t>Even if the AM acknowledges receipt of the PCD-04 transaction the Alert Source can still maintain an expectation of timeliness of alert resolution at the source and if not resolved within the expected period of time could activate its local alarm audio.</w:t>
      </w:r>
    </w:p>
    <w:p w14:paraId="4085623F" w14:textId="77777777" w:rsidR="00A32FC1" w:rsidRPr="00621E63" w:rsidRDefault="00A32FC1" w:rsidP="00A32FC1">
      <w:pPr>
        <w:pStyle w:val="BodyText"/>
      </w:pPr>
    </w:p>
    <w:p w14:paraId="5816F1D6" w14:textId="27B1D90A" w:rsidR="00A32FC1" w:rsidRPr="00621E63" w:rsidRDefault="00A32FC1" w:rsidP="00A32FC1">
      <w:pPr>
        <w:pStyle w:val="BodyText"/>
      </w:pPr>
      <w:r w:rsidRPr="00621E63">
        <w:t>If the Alert Reporter (AR) and Alert Manager (AM) implement the optional Report Alert Dissemination Status (PCD-05) transaction then additional information is available for the AR to mitigate alert fatigue</w:t>
      </w:r>
      <w:r w:rsidR="00621E63">
        <w:t xml:space="preserve">. </w:t>
      </w:r>
      <w:r w:rsidRPr="00621E63">
        <w:t xml:space="preserve">When the AM </w:t>
      </w:r>
      <w:del w:id="2923" w:author="Mary Jungers" w:date="2019-11-14T10:29:00Z">
        <w:r w:rsidRPr="00621E63" w:rsidDel="005B0C7C">
          <w:delText xml:space="preserve">actor </w:delText>
        </w:r>
      </w:del>
      <w:r w:rsidRPr="00621E63">
        <w:t xml:space="preserve">sends the Disseminate Alert (PCD-06) transaction to the Alert Communicator (AC) </w:t>
      </w:r>
      <w:del w:id="2924" w:author="Mary Jungers" w:date="2019-11-14T10:29:00Z">
        <w:r w:rsidRPr="00621E63" w:rsidDel="005B0C7C">
          <w:delText xml:space="preserve">actor </w:delText>
        </w:r>
      </w:del>
      <w:r w:rsidRPr="00621E63">
        <w:t xml:space="preserve">there is a short turnaround acknowledgement by the AC </w:t>
      </w:r>
      <w:del w:id="2925" w:author="Mary Jungers" w:date="2019-11-14T10:29:00Z">
        <w:r w:rsidRPr="00621E63" w:rsidDel="005B0C7C">
          <w:delText xml:space="preserve">actor </w:delText>
        </w:r>
      </w:del>
      <w:r w:rsidRPr="00621E63">
        <w:t xml:space="preserve">back to the AM </w:t>
      </w:r>
      <w:del w:id="2926" w:author="Mary Jungers" w:date="2019-11-14T10:29:00Z">
        <w:r w:rsidRPr="00621E63" w:rsidDel="005B0C7C">
          <w:delText xml:space="preserve">actor </w:delText>
        </w:r>
      </w:del>
      <w:r w:rsidRPr="00621E63">
        <w:t>that the alert dissemination request has been successfully received</w:t>
      </w:r>
      <w:r w:rsidR="00621E63">
        <w:t xml:space="preserve">. </w:t>
      </w:r>
      <w:r w:rsidRPr="00621E63">
        <w:t>A PCD-05 message indicating this could be used, with appropriate watchdog timer, to hold off activation of source local alert audio as confirmation that the alert has been forwarded to a dissemination solution</w:t>
      </w:r>
      <w:r w:rsidR="00621E63">
        <w:t xml:space="preserve">. </w:t>
      </w:r>
      <w:r w:rsidRPr="00621E63">
        <w:t xml:space="preserve">This holdoff can be further extended if the AC implementation includes support for delivery confirmation, read receipt, and operator accept/reject </w:t>
      </w:r>
      <w:del w:id="2927" w:author="Mary Jungers" w:date="2019-11-14T18:47:00Z">
        <w:r w:rsidRPr="00621E63" w:rsidDel="006F5240">
          <w:delText>signalling</w:delText>
        </w:r>
      </w:del>
      <w:ins w:id="2928" w:author="Mary Jungers" w:date="2019-11-14T18:47:00Z">
        <w:r w:rsidR="006F5240" w:rsidRPr="00621E63">
          <w:t>signaling</w:t>
        </w:r>
      </w:ins>
      <w:r w:rsidRPr="00621E63">
        <w:t>. If an alert notification successfully makes it all the way to an assigned clinician and that clinician read the alert notification and responds to it with accept that can further hold off activation of the local alarm audio.</w:t>
      </w:r>
    </w:p>
    <w:p w14:paraId="03488E9D" w14:textId="370583A2" w:rsidR="00A32FC1" w:rsidRPr="00621E63" w:rsidRDefault="00A32FC1" w:rsidP="00A32FC1">
      <w:pPr>
        <w:pStyle w:val="BodyText"/>
      </w:pPr>
      <w:r w:rsidRPr="00621E63">
        <w:t>When ACM actors are used in conjunction with actors from other IHE profiles, such as Medical Equipment Management Location Services (MEMLS) alert dissemination can be further managed in an automated manner</w:t>
      </w:r>
      <w:r w:rsidR="00621E63">
        <w:t xml:space="preserve">. </w:t>
      </w:r>
      <w:r w:rsidRPr="00621E63">
        <w:t xml:space="preserve">If the AM </w:t>
      </w:r>
      <w:del w:id="2929" w:author="Mary Jungers" w:date="2019-11-14T10:29:00Z">
        <w:r w:rsidRPr="00621E63" w:rsidDel="005B0C7C">
          <w:delText xml:space="preserve">actor </w:delText>
        </w:r>
      </w:del>
      <w:r w:rsidRPr="00621E63">
        <w:t xml:space="preserve">additionally implements a Location Observation Consumer (LOC) </w:t>
      </w:r>
      <w:del w:id="2930" w:author="Mary Jungers" w:date="2019-11-14T10:29:00Z">
        <w:r w:rsidRPr="00621E63" w:rsidDel="005B0C7C">
          <w:delText xml:space="preserve">actor </w:delText>
        </w:r>
      </w:del>
      <w:r w:rsidRPr="00621E63">
        <w:t xml:space="preserve">then when location observations are reported for staff and equipment the AM </w:t>
      </w:r>
      <w:del w:id="2931" w:author="Mary Jungers" w:date="2019-11-14T10:29:00Z">
        <w:r w:rsidRPr="00621E63" w:rsidDel="005B0C7C">
          <w:lastRenderedPageBreak/>
          <w:delText xml:space="preserve">actor </w:delText>
        </w:r>
      </w:del>
      <w:r w:rsidRPr="00621E63">
        <w:t>becomes aware of them</w:t>
      </w:r>
      <w:r w:rsidR="00621E63">
        <w:t xml:space="preserve">. </w:t>
      </w:r>
      <w:r w:rsidRPr="00621E63">
        <w:t xml:space="preserve">As alert dissemination destinations (clinicians) move out of and into range of known wireless communication attenuation zones the AM </w:t>
      </w:r>
      <w:del w:id="2932" w:author="Mary Jungers" w:date="2019-11-14T10:29:00Z">
        <w:r w:rsidRPr="00621E63" w:rsidDel="005B0C7C">
          <w:delText>actor</w:delText>
        </w:r>
      </w:del>
      <w:del w:id="2933" w:author="Mary Jungers" w:date="2019-11-14T10:30:00Z">
        <w:r w:rsidRPr="00621E63" w:rsidDel="005B0C7C">
          <w:delText xml:space="preserve"> </w:delText>
        </w:r>
      </w:del>
      <w:r w:rsidRPr="00621E63">
        <w:t>could automatically adjust alert dissemination destinations.</w:t>
      </w:r>
      <w:ins w:id="2934" w:author="Mary Jungers" w:date="2019-11-14T18:47:00Z">
        <w:r w:rsidR="006F5240">
          <w:t xml:space="preserve"> </w:t>
        </w:r>
      </w:ins>
      <w:r w:rsidRPr="00621E63">
        <w:t>Through the above deployment efforts</w:t>
      </w:r>
      <w:ins w:id="2935" w:author="Mary Jungers" w:date="2019-11-14T18:47:00Z">
        <w:r w:rsidR="006F5240">
          <w:t>,</w:t>
        </w:r>
      </w:ins>
      <w:r w:rsidRPr="00621E63">
        <w:t xml:space="preserve"> alert (alarm) audio and its associated fatigue can be significantly mitigated without new communication protocols or profiles.</w:t>
      </w:r>
    </w:p>
    <w:p w14:paraId="1193D7C8" w14:textId="77777777" w:rsidR="00A32FC1" w:rsidRPr="00621E63" w:rsidRDefault="00A32FC1" w:rsidP="00A32FC1">
      <w:pPr>
        <w:pStyle w:val="BodyText"/>
      </w:pPr>
      <w:r w:rsidRPr="00621E63">
        <w:t>These are the key points.</w:t>
      </w:r>
    </w:p>
    <w:p w14:paraId="6FC9D6B8" w14:textId="14C98DC1" w:rsidR="00A32FC1" w:rsidRPr="00621E63" w:rsidRDefault="00A32FC1" w:rsidP="00D04981">
      <w:pPr>
        <w:pStyle w:val="ListNumber2"/>
        <w:numPr>
          <w:ilvl w:val="0"/>
          <w:numId w:val="39"/>
        </w:numPr>
        <w:pPrChange w:id="2936" w:author="Mary Jungers" w:date="2019-11-13T19:24:00Z">
          <w:pPr>
            <w:pStyle w:val="BodyText"/>
          </w:pPr>
        </w:pPrChange>
      </w:pPr>
      <w:del w:id="2937" w:author="Mary Jungers" w:date="2019-11-13T19:23:00Z">
        <w:r w:rsidRPr="00621E63" w:rsidDel="00D04981">
          <w:delText xml:space="preserve">1. </w:delText>
        </w:r>
      </w:del>
      <w:del w:id="2938" w:author="Mary Jungers" w:date="2019-11-13T19:24:00Z">
        <w:r w:rsidRPr="00621E63" w:rsidDel="00D04981">
          <w:tab/>
        </w:r>
      </w:del>
      <w:r w:rsidRPr="00621E63">
        <w:t>The Alert Source always controls its own local alarm audio state, pause, end or extension of a pause.</w:t>
      </w:r>
    </w:p>
    <w:p w14:paraId="2D3F3121" w14:textId="4E37F3E9" w:rsidR="00A32FC1" w:rsidRPr="00621E63" w:rsidRDefault="00A32FC1" w:rsidP="00D04981">
      <w:pPr>
        <w:pStyle w:val="ListNumber2"/>
        <w:pPrChange w:id="2939" w:author="Mary Jungers" w:date="2019-11-13T19:23:00Z">
          <w:pPr>
            <w:pStyle w:val="BodyText"/>
          </w:pPr>
        </w:pPrChange>
      </w:pPr>
      <w:del w:id="2940" w:author="Mary Jungers" w:date="2019-11-13T19:24:00Z">
        <w:r w:rsidRPr="00621E63" w:rsidDel="00D04981">
          <w:delText>2.</w:delText>
        </w:r>
        <w:r w:rsidRPr="00621E63" w:rsidDel="00D04981">
          <w:tab/>
        </w:r>
      </w:del>
      <w:r w:rsidRPr="00621E63">
        <w:t xml:space="preserve">The Alert Source and the Alert Reporter (AR) </w:t>
      </w:r>
      <w:del w:id="2941" w:author="Mary Jungers" w:date="2019-11-14T10:30:00Z">
        <w:r w:rsidRPr="00621E63" w:rsidDel="005B0C7C">
          <w:delText xml:space="preserve">actor </w:delText>
        </w:r>
      </w:del>
      <w:r w:rsidRPr="00621E63">
        <w:t>can use the available context and received triggers to make decisions regarding the audio state.</w:t>
      </w:r>
    </w:p>
    <w:p w14:paraId="6C4C8232" w14:textId="3E2D7402" w:rsidR="00A32FC1" w:rsidRPr="00621E63" w:rsidRDefault="00A32FC1" w:rsidP="00D04981">
      <w:pPr>
        <w:pStyle w:val="ListNumber2"/>
        <w:pPrChange w:id="2942" w:author="Mary Jungers" w:date="2019-11-13T19:23:00Z">
          <w:pPr>
            <w:pStyle w:val="BodyText"/>
          </w:pPr>
        </w:pPrChange>
      </w:pPr>
      <w:del w:id="2943" w:author="Mary Jungers" w:date="2019-11-13T19:24:00Z">
        <w:r w:rsidRPr="00621E63" w:rsidDel="00D04981">
          <w:delText>3.</w:delText>
        </w:r>
        <w:r w:rsidRPr="00621E63" w:rsidDel="00D04981">
          <w:tab/>
        </w:r>
      </w:del>
      <w:r w:rsidRPr="00621E63">
        <w:t>In this scenario a local alarm is not cleared by a remote actor.</w:t>
      </w:r>
    </w:p>
    <w:p w14:paraId="4E2BB5BE" w14:textId="5367C2FF" w:rsidR="00A32FC1" w:rsidRPr="00621E63" w:rsidRDefault="00A32FC1" w:rsidP="00D04981">
      <w:pPr>
        <w:pStyle w:val="ListNumber2"/>
        <w:pPrChange w:id="2944" w:author="Mary Jungers" w:date="2019-11-13T19:23:00Z">
          <w:pPr>
            <w:pStyle w:val="BodyText"/>
          </w:pPr>
        </w:pPrChange>
      </w:pPr>
      <w:del w:id="2945" w:author="Mary Jungers" w:date="2019-11-13T19:24:00Z">
        <w:r w:rsidRPr="00621E63" w:rsidDel="00D04981">
          <w:delText xml:space="preserve">4.   </w:delText>
        </w:r>
      </w:del>
      <w:r w:rsidRPr="00621E63">
        <w:t>Only local resolution of the alerting condition can locally clear the alert.</w:t>
      </w:r>
    </w:p>
    <w:p w14:paraId="03F18939" w14:textId="259C988A" w:rsidR="00A32FC1" w:rsidRPr="00621E63" w:rsidRDefault="00A32FC1" w:rsidP="00D04981">
      <w:pPr>
        <w:pStyle w:val="ListNumber2"/>
        <w:pPrChange w:id="2946" w:author="Mary Jungers" w:date="2019-11-13T19:23:00Z">
          <w:pPr>
            <w:pStyle w:val="BodyText"/>
          </w:pPr>
        </w:pPrChange>
      </w:pPr>
      <w:del w:id="2947" w:author="Mary Jungers" w:date="2019-11-13T19:24:00Z">
        <w:r w:rsidRPr="00621E63" w:rsidDel="00D04981">
          <w:delText xml:space="preserve">5.   </w:delText>
        </w:r>
      </w:del>
      <w:r w:rsidRPr="00621E63">
        <w:t>This scenario does not comment regarding the state of other cues (visual, haptic).</w:t>
      </w:r>
    </w:p>
    <w:p w14:paraId="0E8959AA" w14:textId="77777777" w:rsidR="00285EFB" w:rsidRPr="00621E63" w:rsidRDefault="00285EFB" w:rsidP="00CF5627">
      <w:pPr>
        <w:pStyle w:val="BodyText"/>
      </w:pPr>
    </w:p>
    <w:p w14:paraId="72A554CD" w14:textId="35520C3C" w:rsidR="008630D6" w:rsidRPr="00621E63" w:rsidRDefault="00CE1CA8" w:rsidP="00CE1CA8">
      <w:pPr>
        <w:pStyle w:val="Heading1"/>
        <w:numPr>
          <w:ilvl w:val="0"/>
          <w:numId w:val="0"/>
        </w:numPr>
        <w:rPr>
          <w:noProof w:val="0"/>
        </w:rPr>
        <w:pPrChange w:id="2948" w:author="Mary Jungers" w:date="2019-11-13T19:20:00Z">
          <w:pPr>
            <w:pStyle w:val="AppendixHeading1"/>
          </w:pPr>
        </w:pPrChange>
      </w:pPr>
      <w:bookmarkStart w:id="2949" w:name="_Toc371555182"/>
      <w:bookmarkStart w:id="2950" w:name="_Toc436215475"/>
      <w:bookmarkStart w:id="2951" w:name="_Toc401769353"/>
      <w:bookmarkStart w:id="2952" w:name="_Toc401769929"/>
      <w:bookmarkStart w:id="2953" w:name="_Toc24650594"/>
      <w:ins w:id="2954" w:author="Mary Jungers" w:date="2019-11-13T19:20:00Z">
        <w:r w:rsidRPr="00621E63">
          <w:rPr>
            <w:noProof w:val="0"/>
          </w:rPr>
          <w:lastRenderedPageBreak/>
          <w:t xml:space="preserve">Appendix M </w:t>
        </w:r>
      </w:ins>
      <w:r w:rsidR="008630D6" w:rsidRPr="00621E63">
        <w:rPr>
          <w:noProof w:val="0"/>
        </w:rPr>
        <w:t>Infusion Pump Events</w:t>
      </w:r>
      <w:bookmarkEnd w:id="2949"/>
      <w:bookmarkEnd w:id="2950"/>
      <w:bookmarkEnd w:id="2953"/>
      <w:r w:rsidR="008630D6" w:rsidRPr="00621E63">
        <w:rPr>
          <w:noProof w:val="0"/>
        </w:rPr>
        <w:t xml:space="preserve"> </w:t>
      </w:r>
    </w:p>
    <w:p w14:paraId="4BB32A8B" w14:textId="77777777" w:rsidR="008630D6" w:rsidRPr="00621E63" w:rsidRDefault="008630D6" w:rsidP="008630D6">
      <w:pPr>
        <w:pStyle w:val="BodyText"/>
      </w:pPr>
      <w:r w:rsidRPr="00621E63">
        <w:t>This appendix is intended to provide background information to support a mechanism for the transmission of event information for infusion pumps. Common infusion modalities for infusion pumps may include continuous, piggyback, bolus, multi-step, and intermittent functionality. A major challenge in reporting infusion pump events is that although pumps are able to report programmed and operational parameters, they are typically not “aware” of how or why they are being used clinically. In medical environments there are an enormous number of use cases for administering an infusion using a pump. Even a routine delivery of an amount of fluid may involve several instances where the infusion is paused or stopped and then restarted (either within seconds or after several hours or more). The infusion rate may be changed, or an alarm may cause the infusion to stop until the alarm is addressed. For various practical and clinical reasons, the values programmed on the pump by the clinician may not relate to the volume that the physician ordered, the actual volume of the fluid container that was hung, or the rate at which the infusion was ordered.</w:t>
      </w:r>
    </w:p>
    <w:p w14:paraId="3373E9E4" w14:textId="77777777" w:rsidR="008630D6" w:rsidRPr="00621E63" w:rsidRDefault="008630D6" w:rsidP="008630D6">
      <w:pPr>
        <w:pStyle w:val="BodyText"/>
      </w:pPr>
      <w:r w:rsidRPr="00621E63">
        <w:t>All current pump systems do not report event information the same way. The same information may be represented differently, or a different set of information may be reported. Information may be reported periodically or episodically, but not in accordance with a common specification.</w:t>
      </w:r>
    </w:p>
    <w:p w14:paraId="00E0B00A" w14:textId="77777777" w:rsidR="008630D6" w:rsidRPr="00621E63" w:rsidRDefault="008630D6" w:rsidP="008630D6">
      <w:pPr>
        <w:pStyle w:val="BodyText"/>
      </w:pPr>
      <w:r w:rsidRPr="00621E63">
        <w:t>As a result, a decision has been made to standardize a small number of basic operational events. In combination with pump mode and status information, these can be used to express the various key operational components of an infusion over time. Systems that receive event information, such as EMR or BCMA systems, have the clinical/medication order information and will need to reconcile the reported operational events with this information.</w:t>
      </w:r>
    </w:p>
    <w:p w14:paraId="46CE2BCD" w14:textId="0D7CB9B2" w:rsidR="008630D6" w:rsidRPr="00621E63" w:rsidRDefault="00CE1CA8" w:rsidP="00CE1CA8">
      <w:pPr>
        <w:pStyle w:val="Heading2"/>
        <w:numPr>
          <w:ilvl w:val="0"/>
          <w:numId w:val="0"/>
        </w:numPr>
        <w:rPr>
          <w:noProof w:val="0"/>
        </w:rPr>
        <w:pPrChange w:id="2955" w:author="Mary Jungers" w:date="2019-11-13T19:20:00Z">
          <w:pPr>
            <w:pStyle w:val="AppendixHeading2"/>
          </w:pPr>
        </w:pPrChange>
      </w:pPr>
      <w:bookmarkStart w:id="2956" w:name="_Toc371555183"/>
      <w:bookmarkStart w:id="2957" w:name="_Toc436215476"/>
      <w:bookmarkStart w:id="2958" w:name="_Toc24650595"/>
      <w:ins w:id="2959" w:author="Mary Jungers" w:date="2019-11-13T19:20:00Z">
        <w:r w:rsidRPr="00621E63">
          <w:rPr>
            <w:noProof w:val="0"/>
          </w:rPr>
          <w:t>M</w:t>
        </w:r>
      </w:ins>
      <w:ins w:id="2960" w:author="Mary Jungers" w:date="2019-11-13T19:21:00Z">
        <w:r w:rsidRPr="00621E63">
          <w:rPr>
            <w:noProof w:val="0"/>
          </w:rPr>
          <w:t xml:space="preserve">.1 </w:t>
        </w:r>
      </w:ins>
      <w:r w:rsidR="008630D6" w:rsidRPr="00621E63">
        <w:rPr>
          <w:noProof w:val="0"/>
        </w:rPr>
        <w:t>Basic Infusion Events</w:t>
      </w:r>
      <w:bookmarkEnd w:id="2956"/>
      <w:bookmarkEnd w:id="2957"/>
      <w:bookmarkEnd w:id="2958"/>
    </w:p>
    <w:p w14:paraId="6E732BD7" w14:textId="77777777" w:rsidR="008630D6" w:rsidRPr="00621E63" w:rsidRDefault="008630D6" w:rsidP="008630D6">
      <w:pPr>
        <w:pStyle w:val="BodyText"/>
      </w:pPr>
      <w:r w:rsidRPr="00621E63">
        <w:t>It may be helpful to think of an infusion as a series of delivery segments, each of which is bounded by one of the following events:</w:t>
      </w:r>
    </w:p>
    <w:p w14:paraId="5365D0A3" w14:textId="77777777" w:rsidR="008630D6" w:rsidRPr="00621E63" w:rsidRDefault="008630D6" w:rsidP="008630D6">
      <w:pPr>
        <w:pStyle w:val="ListBullet2"/>
      </w:pPr>
      <w:r w:rsidRPr="00621E63">
        <w:t>Delivery Start</w:t>
      </w:r>
    </w:p>
    <w:p w14:paraId="0401EF09" w14:textId="77777777" w:rsidR="008630D6" w:rsidRPr="00621E63" w:rsidRDefault="008630D6" w:rsidP="008630D6">
      <w:pPr>
        <w:pStyle w:val="ListBullet2"/>
      </w:pPr>
      <w:r w:rsidRPr="00621E63">
        <w:t>Delivery Stop</w:t>
      </w:r>
    </w:p>
    <w:p w14:paraId="593BDC5F" w14:textId="77777777" w:rsidR="008630D6" w:rsidRPr="00621E63" w:rsidRDefault="008630D6" w:rsidP="008630D6">
      <w:pPr>
        <w:pStyle w:val="ListBullet2"/>
      </w:pPr>
      <w:r w:rsidRPr="00621E63">
        <w:t>Delivery Complete</w:t>
      </w:r>
    </w:p>
    <w:p w14:paraId="688219E0" w14:textId="77777777" w:rsidR="008630D6" w:rsidRPr="00621E63" w:rsidRDefault="008630D6" w:rsidP="008630D6">
      <w:pPr>
        <w:pStyle w:val="BodyText"/>
      </w:pPr>
      <w:r w:rsidRPr="00621E63">
        <w:t>There are also several other operational events not related to fluid delivery:</w:t>
      </w:r>
    </w:p>
    <w:p w14:paraId="62279FC2" w14:textId="77777777" w:rsidR="008630D6" w:rsidRPr="00621E63" w:rsidRDefault="008630D6" w:rsidP="008630D6">
      <w:pPr>
        <w:pStyle w:val="ListBullet2"/>
      </w:pPr>
      <w:r w:rsidRPr="00621E63">
        <w:t>Communication Status Change – communication between pump and gateway is lost or resumed</w:t>
      </w:r>
    </w:p>
    <w:p w14:paraId="2528B935" w14:textId="77777777" w:rsidR="008630D6" w:rsidRPr="00621E63" w:rsidRDefault="008630D6" w:rsidP="008630D6">
      <w:pPr>
        <w:pStyle w:val="ListBullet2"/>
      </w:pPr>
      <w:r w:rsidRPr="00621E63">
        <w:t>Program Cleared – pump settings are cleared (indicating that a new program will be initiated)</w:t>
      </w:r>
    </w:p>
    <w:p w14:paraId="2655F707" w14:textId="77777777" w:rsidR="008630D6" w:rsidRPr="00621E63" w:rsidRDefault="008630D6" w:rsidP="008630D6">
      <w:pPr>
        <w:pStyle w:val="ListBullet2"/>
      </w:pPr>
      <w:r w:rsidRPr="00621E63">
        <w:t>Auto-Program Cleared – an auto-program was received on the pump but the programmed settings were cleared on the pump prior to starting delivery</w:t>
      </w:r>
    </w:p>
    <w:p w14:paraId="4AF29A0A" w14:textId="77777777" w:rsidR="008630D6" w:rsidRPr="00621E63" w:rsidRDefault="008630D6" w:rsidP="008630D6">
      <w:pPr>
        <w:pStyle w:val="ListBullet2"/>
      </w:pPr>
      <w:r w:rsidRPr="00621E63">
        <w:t>Patient Change</w:t>
      </w:r>
    </w:p>
    <w:p w14:paraId="580C4AF2" w14:textId="77777777" w:rsidR="008630D6" w:rsidRPr="00621E63" w:rsidRDefault="008630D6" w:rsidP="008630D6">
      <w:pPr>
        <w:pStyle w:val="ListBullet2"/>
      </w:pPr>
      <w:r w:rsidRPr="00621E63">
        <w:t>Patient ID Change</w:t>
      </w:r>
    </w:p>
    <w:p w14:paraId="6AA41388" w14:textId="77777777" w:rsidR="008630D6" w:rsidRPr="00621E63" w:rsidRDefault="008630D6" w:rsidP="008630D6">
      <w:pPr>
        <w:pStyle w:val="ListBullet2"/>
      </w:pPr>
      <w:r w:rsidRPr="00621E63">
        <w:lastRenderedPageBreak/>
        <w:t>Patient Parameter Change (e.g., weight, height, BSA)</w:t>
      </w:r>
    </w:p>
    <w:p w14:paraId="338E3EA5" w14:textId="77777777" w:rsidR="008630D6" w:rsidRPr="00621E63" w:rsidRDefault="008630D6" w:rsidP="008630D6">
      <w:pPr>
        <w:pStyle w:val="ListBullet2"/>
      </w:pPr>
      <w:r w:rsidRPr="00621E63">
        <w:t>Pump Volume Counters Cleared</w:t>
      </w:r>
    </w:p>
    <w:p w14:paraId="73060B8B" w14:textId="77777777" w:rsidR="008630D6" w:rsidRPr="00621E63" w:rsidRDefault="008630D6" w:rsidP="008630D6">
      <w:pPr>
        <w:pStyle w:val="ListBullet2"/>
      </w:pPr>
      <w:r w:rsidRPr="00621E63">
        <w:t>Device Time Changed</w:t>
      </w:r>
    </w:p>
    <w:p w14:paraId="49F5B7E6" w14:textId="77777777" w:rsidR="008630D6" w:rsidRPr="00621E63" w:rsidRDefault="008630D6" w:rsidP="008630D6">
      <w:pPr>
        <w:pStyle w:val="BodyText"/>
      </w:pPr>
      <w:r w:rsidRPr="00621E63">
        <w:t>The following diagram illustrates a typical scenario where a bag of fluid is infused and a rate change is made:</w:t>
      </w:r>
    </w:p>
    <w:p w14:paraId="729CDBAD" w14:textId="77777777" w:rsidR="008630D6" w:rsidRPr="00621E63" w:rsidRDefault="008630D6" w:rsidP="008630D6">
      <w:pPr>
        <w:pStyle w:val="ListBullet2"/>
      </w:pPr>
      <w:r w:rsidRPr="00621E63">
        <w:t>An infusion is started at 75 mL/hr. A volume to be infused is programmed (not shown).</w:t>
      </w:r>
    </w:p>
    <w:p w14:paraId="06A475FC" w14:textId="77777777" w:rsidR="008630D6" w:rsidRPr="00621E63" w:rsidRDefault="008630D6" w:rsidP="008630D6">
      <w:pPr>
        <w:pStyle w:val="ListBullet2"/>
      </w:pPr>
      <w:r w:rsidRPr="00621E63">
        <w:t>After a period of time the infusion is stopped (paused), perhaps in order to move the patient.</w:t>
      </w:r>
    </w:p>
    <w:p w14:paraId="6E4EFB04" w14:textId="77777777" w:rsidR="008630D6" w:rsidRPr="00621E63" w:rsidRDefault="008630D6" w:rsidP="008630D6">
      <w:pPr>
        <w:pStyle w:val="ListBullet2"/>
      </w:pPr>
      <w:r w:rsidRPr="00621E63">
        <w:t>The infusion is resumed at 100 mL/hr.</w:t>
      </w:r>
    </w:p>
    <w:p w14:paraId="6700CAAD" w14:textId="77777777" w:rsidR="008630D6" w:rsidRPr="00621E63" w:rsidRDefault="008630D6" w:rsidP="008630D6">
      <w:pPr>
        <w:pStyle w:val="ListBullet2"/>
      </w:pPr>
      <w:r w:rsidRPr="00621E63">
        <w:t>The programmed volume to be infused is met (delivery is complete).</w:t>
      </w:r>
    </w:p>
    <w:p w14:paraId="246C435D" w14:textId="77777777" w:rsidR="008630D6" w:rsidRPr="00621E63" w:rsidRDefault="008630D6" w:rsidP="008630D6">
      <w:pPr>
        <w:pStyle w:val="ListBullet2"/>
      </w:pPr>
      <w:r w:rsidRPr="00621E63">
        <w:t>Pump switches to KVO (keep vein open) mode.</w:t>
      </w:r>
    </w:p>
    <w:p w14:paraId="68610B91" w14:textId="77777777" w:rsidR="008630D6" w:rsidRPr="00621E63" w:rsidRDefault="008630D6" w:rsidP="008630D6">
      <w:pPr>
        <w:pStyle w:val="ListBullet2"/>
      </w:pPr>
      <w:r w:rsidRPr="00621E63">
        <w:t>Pump is stopped.</w:t>
      </w:r>
    </w:p>
    <w:p w14:paraId="6E05B023" w14:textId="77777777" w:rsidR="008630D6" w:rsidRPr="00621E63" w:rsidRDefault="008630D6" w:rsidP="008630D6">
      <w:pPr>
        <w:pStyle w:val="BodyText"/>
      </w:pPr>
    </w:p>
    <w:p w14:paraId="6B430F38" w14:textId="4CA3BE6C" w:rsidR="008630D6" w:rsidRPr="00621E63" w:rsidRDefault="008630D6" w:rsidP="008630D6">
      <w:pPr>
        <w:pStyle w:val="BodyText"/>
        <w:jc w:val="center"/>
      </w:pPr>
      <w:r w:rsidRPr="00621E63">
        <w:drawing>
          <wp:inline distT="0" distB="0" distL="0" distR="0" wp14:anchorId="5A61BD3B" wp14:editId="4464086B">
            <wp:extent cx="5067300" cy="3977640"/>
            <wp:effectExtent l="0" t="0" r="0" b="3810"/>
            <wp:docPr id="199" name="Picture 199" descr="Infusion 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fusion events"/>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67300" cy="3977640"/>
                    </a:xfrm>
                    <a:prstGeom prst="rect">
                      <a:avLst/>
                    </a:prstGeom>
                    <a:noFill/>
                    <a:ln>
                      <a:noFill/>
                    </a:ln>
                  </pic:spPr>
                </pic:pic>
              </a:graphicData>
            </a:graphic>
          </wp:inline>
        </w:drawing>
      </w:r>
    </w:p>
    <w:p w14:paraId="06ABD5C0" w14:textId="06AC1DB8" w:rsidR="008630D6" w:rsidRPr="00621E63" w:rsidRDefault="008630D6" w:rsidP="008630D6">
      <w:pPr>
        <w:pStyle w:val="FigureTitle"/>
      </w:pPr>
      <w:bookmarkStart w:id="2961" w:name="_Toc296670681"/>
      <w:bookmarkEnd w:id="2961"/>
      <w:r w:rsidRPr="00621E63">
        <w:t xml:space="preserve">Figure </w:t>
      </w:r>
      <w:ins w:id="2962" w:author="Mary Jungers" w:date="2019-11-13T19:21:00Z">
        <w:r w:rsidR="00CE1CA8" w:rsidRPr="00621E63">
          <w:t>M</w:t>
        </w:r>
      </w:ins>
      <w:del w:id="2963" w:author="Mary Jungers" w:date="2019-11-13T19:21:00Z">
        <w:r w:rsidRPr="00621E63" w:rsidDel="00CE1CA8">
          <w:delText>X</w:delText>
        </w:r>
      </w:del>
      <w:r w:rsidRPr="00621E63">
        <w:t>.1-1: Infusion with a Rate Change</w:t>
      </w:r>
    </w:p>
    <w:p w14:paraId="0933EAB7" w14:textId="77777777" w:rsidR="008630D6" w:rsidRPr="00621E63" w:rsidRDefault="008630D6" w:rsidP="008630D6">
      <w:pPr>
        <w:pStyle w:val="BodyText"/>
      </w:pPr>
      <w:bookmarkStart w:id="2964" w:name="_Toc296676124"/>
      <w:bookmarkStart w:id="2965" w:name="_Toc296676178"/>
      <w:bookmarkStart w:id="2966" w:name="_Toc296676343"/>
      <w:bookmarkStart w:id="2967" w:name="_Toc296682361"/>
      <w:bookmarkStart w:id="2968" w:name="_Toc296682553"/>
      <w:bookmarkStart w:id="2969" w:name="_Toc371555184"/>
      <w:bookmarkEnd w:id="2964"/>
      <w:bookmarkEnd w:id="2965"/>
      <w:bookmarkEnd w:id="2966"/>
      <w:bookmarkEnd w:id="2967"/>
      <w:bookmarkEnd w:id="2968"/>
    </w:p>
    <w:p w14:paraId="27C0184B" w14:textId="0A4FD16E" w:rsidR="008630D6" w:rsidRPr="00621E63" w:rsidRDefault="00CE1CA8" w:rsidP="00CE1CA8">
      <w:pPr>
        <w:pStyle w:val="Heading3"/>
        <w:numPr>
          <w:ilvl w:val="0"/>
          <w:numId w:val="0"/>
        </w:numPr>
        <w:rPr>
          <w:noProof w:val="0"/>
        </w:rPr>
        <w:pPrChange w:id="2970" w:author="Mary Jungers" w:date="2019-11-13T19:21:00Z">
          <w:pPr>
            <w:pStyle w:val="AppendixHeading3"/>
          </w:pPr>
        </w:pPrChange>
      </w:pPr>
      <w:bookmarkStart w:id="2971" w:name="_Toc436215477"/>
      <w:bookmarkStart w:id="2972" w:name="_Toc24650596"/>
      <w:ins w:id="2973" w:author="Mary Jungers" w:date="2019-11-13T19:21:00Z">
        <w:r w:rsidRPr="00621E63">
          <w:rPr>
            <w:noProof w:val="0"/>
          </w:rPr>
          <w:lastRenderedPageBreak/>
          <w:t xml:space="preserve">M.1.1 </w:t>
        </w:r>
      </w:ins>
      <w:r w:rsidR="008630D6" w:rsidRPr="00621E63">
        <w:rPr>
          <w:noProof w:val="0"/>
        </w:rPr>
        <w:t>Event Message – PCD-10 Communicate Infusion Event Data</w:t>
      </w:r>
      <w:bookmarkEnd w:id="2969"/>
      <w:bookmarkEnd w:id="2971"/>
      <w:bookmarkEnd w:id="2972"/>
    </w:p>
    <w:p w14:paraId="0F70B65D" w14:textId="77777777" w:rsidR="008630D6" w:rsidRPr="00621E63" w:rsidRDefault="008630D6" w:rsidP="008630D6">
      <w:pPr>
        <w:pStyle w:val="BodyText"/>
      </w:pPr>
      <w:r w:rsidRPr="00621E63">
        <w:t>The structure of the message differs from the PCD-01 message (ORU^R01) in the following ways</w:t>
      </w:r>
    </w:p>
    <w:p w14:paraId="7210BB57" w14:textId="77777777" w:rsidR="008630D6" w:rsidRPr="00621E63" w:rsidRDefault="008630D6" w:rsidP="008630D6">
      <w:pPr>
        <w:pStyle w:val="ListBullet2"/>
      </w:pPr>
      <w:r w:rsidRPr="00621E63">
        <w:t>MSH-9.2 contains a new trigger event code (R42) assigned for infusion event data.</w:t>
      </w:r>
    </w:p>
    <w:p w14:paraId="06EFE33B" w14:textId="77777777" w:rsidR="008630D6" w:rsidRPr="00621E63" w:rsidRDefault="008630D6" w:rsidP="008630D6">
      <w:pPr>
        <w:pStyle w:val="ListBullet2"/>
      </w:pPr>
      <w:r w:rsidRPr="00621E63">
        <w:t>MSH-21.3 contains the PCD-10 unique profile identifier. The OID identifier assigned to PCD-10 is “1.3.6.1.4.1.19376.1.6.4.10”.</w:t>
      </w:r>
    </w:p>
    <w:p w14:paraId="3BED1431" w14:textId="21810727" w:rsidR="008630D6" w:rsidRPr="00621E63" w:rsidRDefault="008630D6" w:rsidP="008630D6">
      <w:pPr>
        <w:pStyle w:val="BodyText"/>
        <w:rPr>
          <w:ins w:id="2974" w:author="Mary Jungers" w:date="2019-11-13T19:27:00Z"/>
        </w:rPr>
      </w:pPr>
      <w:r w:rsidRPr="00621E63">
        <w:t>Each PCD-10 message contains only information relevant to the specific device and fluid source on which the event occurred. Each PCD-10 message contains a single event. Only information pertinent to the event is included.</w:t>
      </w:r>
    </w:p>
    <w:p w14:paraId="6DFC1BBD" w14:textId="5EA68D8A" w:rsidR="00D04981" w:rsidRPr="00621E63" w:rsidRDefault="00D04981" w:rsidP="00D04981">
      <w:pPr>
        <w:pStyle w:val="Heading3"/>
        <w:numPr>
          <w:ilvl w:val="0"/>
          <w:numId w:val="0"/>
        </w:numPr>
        <w:rPr>
          <w:noProof w:val="0"/>
        </w:rPr>
        <w:pPrChange w:id="2975" w:author="Mary Jungers" w:date="2019-11-13T19:28:00Z">
          <w:pPr>
            <w:pStyle w:val="BodyText"/>
          </w:pPr>
        </w:pPrChange>
      </w:pPr>
      <w:bookmarkStart w:id="2976" w:name="_Toc24650597"/>
      <w:ins w:id="2977" w:author="Mary Jungers" w:date="2019-11-13T19:27:00Z">
        <w:r w:rsidRPr="00621E63">
          <w:rPr>
            <w:noProof w:val="0"/>
          </w:rPr>
          <w:t xml:space="preserve">M.1.2 Infusion Pump </w:t>
        </w:r>
      </w:ins>
      <w:ins w:id="2978" w:author="Mary Jungers" w:date="2019-11-13T19:28:00Z">
        <w:r w:rsidRPr="00621E63">
          <w:rPr>
            <w:noProof w:val="0"/>
          </w:rPr>
          <w:t>Events</w:t>
        </w:r>
      </w:ins>
      <w:bookmarkEnd w:id="2976"/>
    </w:p>
    <w:p w14:paraId="112C79C4" w14:textId="3007D53E" w:rsidR="008630D6" w:rsidRPr="00621E63" w:rsidDel="00CE1CA8" w:rsidRDefault="008630D6" w:rsidP="00D04981">
      <w:pPr>
        <w:pStyle w:val="BodyText"/>
        <w:rPr>
          <w:del w:id="2979" w:author="Mary Jungers" w:date="2019-11-13T19:20:00Z"/>
        </w:rPr>
        <w:pPrChange w:id="2980" w:author="Mary Jungers" w:date="2019-11-13T19:28:00Z">
          <w:pPr>
            <w:pStyle w:val="BodyText"/>
          </w:pPr>
        </w:pPrChange>
      </w:pPr>
    </w:p>
    <w:p w14:paraId="7247FF22" w14:textId="20D790DA" w:rsidR="008630D6" w:rsidRPr="00621E63" w:rsidDel="00CE1CA8" w:rsidRDefault="008630D6" w:rsidP="00D04981">
      <w:pPr>
        <w:pStyle w:val="BodyText"/>
        <w:rPr>
          <w:del w:id="2981" w:author="Mary Jungers" w:date="2019-11-13T19:20:00Z"/>
        </w:rPr>
        <w:pPrChange w:id="2982" w:author="Mary Jungers" w:date="2019-11-13T19:28:00Z">
          <w:pPr>
            <w:pStyle w:val="BodyText"/>
          </w:pPr>
        </w:pPrChange>
      </w:pPr>
    </w:p>
    <w:p w14:paraId="4F13BEA0" w14:textId="60A6E3FD" w:rsidR="008630D6" w:rsidRPr="00621E63" w:rsidDel="00D04981" w:rsidRDefault="008630D6" w:rsidP="00D04981">
      <w:pPr>
        <w:pStyle w:val="BodyText"/>
        <w:rPr>
          <w:del w:id="2983" w:author="Mary Jungers" w:date="2019-11-13T19:28:00Z"/>
        </w:rPr>
        <w:pPrChange w:id="2984" w:author="Mary Jungers" w:date="2019-11-13T19:28:00Z">
          <w:pPr>
            <w:pStyle w:val="AppendixHeading3"/>
          </w:pPr>
        </w:pPrChange>
      </w:pPr>
      <w:bookmarkStart w:id="2985" w:name="_Toc371555185"/>
      <w:bookmarkStart w:id="2986" w:name="_Toc436215478"/>
      <w:del w:id="2987" w:author="Mary Jungers" w:date="2019-11-13T19:28:00Z">
        <w:r w:rsidRPr="00621E63" w:rsidDel="00D04981">
          <w:delText>Infusion Pump Events</w:delText>
        </w:r>
        <w:bookmarkEnd w:id="2985"/>
        <w:bookmarkEnd w:id="2986"/>
      </w:del>
    </w:p>
    <w:p w14:paraId="4384E2F5" w14:textId="58C681D1" w:rsidR="008630D6" w:rsidRPr="00621E63" w:rsidDel="00CE1CA8" w:rsidRDefault="008630D6" w:rsidP="008630D6">
      <w:pPr>
        <w:pStyle w:val="BodyText"/>
        <w:rPr>
          <w:del w:id="2988" w:author="Mary Jungers" w:date="2019-11-13T19:21:00Z"/>
        </w:rPr>
      </w:pPr>
    </w:p>
    <w:p w14:paraId="5C039AE2" w14:textId="7D8505DF" w:rsidR="008630D6" w:rsidRPr="00621E63" w:rsidRDefault="008630D6" w:rsidP="008630D6">
      <w:pPr>
        <w:pStyle w:val="TableTitle"/>
      </w:pPr>
      <w:bookmarkStart w:id="2989" w:name="_Toc300744911"/>
      <w:bookmarkStart w:id="2990" w:name="_Toc296676126"/>
      <w:bookmarkStart w:id="2991" w:name="_Toc296676180"/>
      <w:bookmarkStart w:id="2992" w:name="_Toc296676345"/>
      <w:bookmarkStart w:id="2993" w:name="_Toc296682363"/>
      <w:bookmarkStart w:id="2994" w:name="_Toc296676127"/>
      <w:bookmarkStart w:id="2995" w:name="_Toc296676181"/>
      <w:bookmarkStart w:id="2996" w:name="_Toc296676346"/>
      <w:bookmarkStart w:id="2997" w:name="_Toc296682364"/>
      <w:bookmarkEnd w:id="2989"/>
      <w:bookmarkEnd w:id="2990"/>
      <w:bookmarkEnd w:id="2991"/>
      <w:bookmarkEnd w:id="2992"/>
      <w:bookmarkEnd w:id="2993"/>
      <w:bookmarkEnd w:id="2994"/>
      <w:bookmarkEnd w:id="2995"/>
      <w:bookmarkEnd w:id="2996"/>
      <w:bookmarkEnd w:id="2997"/>
      <w:r w:rsidRPr="00621E63">
        <w:t xml:space="preserve">Table </w:t>
      </w:r>
      <w:r w:rsidR="00726697" w:rsidRPr="00621E63">
        <w:t>M</w:t>
      </w:r>
      <w:r w:rsidRPr="00621E63">
        <w:t>.1.2-1: Infusion Pump Events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6"/>
        <w:gridCol w:w="4211"/>
        <w:gridCol w:w="2520"/>
      </w:tblGrid>
      <w:tr w:rsidR="008630D6" w:rsidRPr="00621E63" w14:paraId="3C3C7F72" w14:textId="77777777" w:rsidTr="00670CCB">
        <w:trPr>
          <w:trHeight w:val="540"/>
        </w:trPr>
        <w:tc>
          <w:tcPr>
            <w:tcW w:w="2156" w:type="dxa"/>
            <w:shd w:val="clear" w:color="auto" w:fill="D9D9D9"/>
          </w:tcPr>
          <w:p w14:paraId="1159ADB1" w14:textId="77777777" w:rsidR="008630D6" w:rsidRPr="00621E63" w:rsidRDefault="008630D6" w:rsidP="00670CCB">
            <w:pPr>
              <w:pStyle w:val="TableEntryHeader"/>
            </w:pPr>
            <w:r w:rsidRPr="00621E63">
              <w:t>Event</w:t>
            </w:r>
          </w:p>
        </w:tc>
        <w:tc>
          <w:tcPr>
            <w:tcW w:w="4072" w:type="dxa"/>
            <w:shd w:val="clear" w:color="auto" w:fill="D9D9D9"/>
          </w:tcPr>
          <w:p w14:paraId="38690DC2" w14:textId="77777777" w:rsidR="008630D6" w:rsidRPr="00621E63" w:rsidRDefault="008630D6" w:rsidP="00670CCB">
            <w:pPr>
              <w:pStyle w:val="TableEntryHeader"/>
            </w:pPr>
            <w:r w:rsidRPr="00621E63">
              <w:t>MDC Code</w:t>
            </w:r>
          </w:p>
        </w:tc>
        <w:tc>
          <w:tcPr>
            <w:tcW w:w="2520" w:type="dxa"/>
            <w:shd w:val="clear" w:color="auto" w:fill="D9D9D9"/>
          </w:tcPr>
          <w:p w14:paraId="314196A2" w14:textId="77777777" w:rsidR="008630D6" w:rsidRPr="00621E63" w:rsidRDefault="008630D6" w:rsidP="00670CCB">
            <w:pPr>
              <w:pStyle w:val="TableEntryHeader"/>
            </w:pPr>
            <w:r w:rsidRPr="00621E63">
              <w:t>Required by Profile</w:t>
            </w:r>
          </w:p>
        </w:tc>
      </w:tr>
      <w:tr w:rsidR="008630D6" w:rsidRPr="00621E63" w14:paraId="2C4C4355" w14:textId="77777777" w:rsidTr="00670CCB">
        <w:trPr>
          <w:trHeight w:val="540"/>
        </w:trPr>
        <w:tc>
          <w:tcPr>
            <w:tcW w:w="2156" w:type="dxa"/>
            <w:vAlign w:val="center"/>
          </w:tcPr>
          <w:p w14:paraId="77F213E6" w14:textId="77777777" w:rsidR="008630D6" w:rsidRPr="00621E63" w:rsidRDefault="008630D6" w:rsidP="00670CCB">
            <w:pPr>
              <w:pStyle w:val="TableEntry"/>
            </w:pPr>
            <w:r w:rsidRPr="00621E63">
              <w:t>Delivery Start</w:t>
            </w:r>
          </w:p>
        </w:tc>
        <w:tc>
          <w:tcPr>
            <w:tcW w:w="4072" w:type="dxa"/>
            <w:vAlign w:val="center"/>
          </w:tcPr>
          <w:p w14:paraId="1CF25671" w14:textId="77777777" w:rsidR="008630D6" w:rsidRPr="00621E63" w:rsidRDefault="008630D6" w:rsidP="00670CCB">
            <w:pPr>
              <w:pStyle w:val="TableEntry"/>
            </w:pPr>
            <w:r w:rsidRPr="00621E63">
              <w:t>MDC_EVT_PUMP_DELIV_START</w:t>
            </w:r>
          </w:p>
        </w:tc>
        <w:tc>
          <w:tcPr>
            <w:tcW w:w="2520" w:type="dxa"/>
            <w:vAlign w:val="center"/>
          </w:tcPr>
          <w:p w14:paraId="17EAF882" w14:textId="77777777" w:rsidR="008630D6" w:rsidRPr="00621E63" w:rsidRDefault="008630D6" w:rsidP="00670CCB">
            <w:pPr>
              <w:pStyle w:val="TableEntry"/>
              <w:jc w:val="center"/>
            </w:pPr>
            <w:r w:rsidRPr="00621E63">
              <w:t>Yes</w:t>
            </w:r>
          </w:p>
        </w:tc>
      </w:tr>
      <w:tr w:rsidR="008630D6" w:rsidRPr="00621E63" w14:paraId="6146980B" w14:textId="77777777" w:rsidTr="00670CCB">
        <w:trPr>
          <w:trHeight w:val="540"/>
        </w:trPr>
        <w:tc>
          <w:tcPr>
            <w:tcW w:w="2156" w:type="dxa"/>
            <w:vAlign w:val="center"/>
          </w:tcPr>
          <w:p w14:paraId="04BFDEE3" w14:textId="77777777" w:rsidR="008630D6" w:rsidRPr="00621E63" w:rsidRDefault="008630D6" w:rsidP="00670CCB">
            <w:pPr>
              <w:pStyle w:val="TableEntry"/>
            </w:pPr>
            <w:r w:rsidRPr="00621E63">
              <w:t>Delivery Stop</w:t>
            </w:r>
          </w:p>
        </w:tc>
        <w:tc>
          <w:tcPr>
            <w:tcW w:w="4072" w:type="dxa"/>
            <w:vAlign w:val="center"/>
          </w:tcPr>
          <w:p w14:paraId="4FD6571F" w14:textId="77777777" w:rsidR="008630D6" w:rsidRPr="00621E63" w:rsidRDefault="008630D6" w:rsidP="00670CCB">
            <w:pPr>
              <w:pStyle w:val="TableEntry"/>
            </w:pPr>
            <w:r w:rsidRPr="00621E63">
              <w:t>MDC_EVT_PUMP_DELIV_STOP</w:t>
            </w:r>
          </w:p>
        </w:tc>
        <w:tc>
          <w:tcPr>
            <w:tcW w:w="2520" w:type="dxa"/>
            <w:vAlign w:val="center"/>
          </w:tcPr>
          <w:p w14:paraId="6CD923FD" w14:textId="77777777" w:rsidR="008630D6" w:rsidRPr="00621E63" w:rsidRDefault="008630D6" w:rsidP="00670CCB">
            <w:pPr>
              <w:pStyle w:val="TableEntry"/>
              <w:jc w:val="center"/>
            </w:pPr>
            <w:r w:rsidRPr="00621E63">
              <w:t>Yes</w:t>
            </w:r>
          </w:p>
        </w:tc>
      </w:tr>
      <w:tr w:rsidR="008630D6" w:rsidRPr="00621E63" w14:paraId="448916E0" w14:textId="77777777" w:rsidTr="00670CCB">
        <w:trPr>
          <w:trHeight w:val="540"/>
        </w:trPr>
        <w:tc>
          <w:tcPr>
            <w:tcW w:w="2156" w:type="dxa"/>
            <w:vAlign w:val="center"/>
          </w:tcPr>
          <w:p w14:paraId="6C43D701" w14:textId="77777777" w:rsidR="008630D6" w:rsidRPr="00621E63" w:rsidRDefault="008630D6" w:rsidP="00670CCB">
            <w:pPr>
              <w:pStyle w:val="TableEntry"/>
            </w:pPr>
            <w:r w:rsidRPr="00621E63">
              <w:t>Delivery Complete</w:t>
            </w:r>
          </w:p>
        </w:tc>
        <w:tc>
          <w:tcPr>
            <w:tcW w:w="4072" w:type="dxa"/>
            <w:vAlign w:val="center"/>
          </w:tcPr>
          <w:p w14:paraId="019C289E" w14:textId="77777777" w:rsidR="008630D6" w:rsidRPr="00621E63" w:rsidRDefault="008630D6" w:rsidP="00670CCB">
            <w:pPr>
              <w:pStyle w:val="TableEntry"/>
            </w:pPr>
            <w:r w:rsidRPr="00621E63">
              <w:t>MDC_EVT_PUMP_DELIV_COMP</w:t>
            </w:r>
          </w:p>
        </w:tc>
        <w:tc>
          <w:tcPr>
            <w:tcW w:w="2520" w:type="dxa"/>
            <w:vAlign w:val="center"/>
          </w:tcPr>
          <w:p w14:paraId="5ECEF490" w14:textId="77777777" w:rsidR="008630D6" w:rsidRPr="00621E63" w:rsidRDefault="008630D6" w:rsidP="00670CCB">
            <w:pPr>
              <w:pStyle w:val="TableEntry"/>
              <w:jc w:val="center"/>
            </w:pPr>
            <w:r w:rsidRPr="00621E63">
              <w:t>Yes</w:t>
            </w:r>
          </w:p>
        </w:tc>
      </w:tr>
      <w:tr w:rsidR="008630D6" w:rsidRPr="00621E63" w14:paraId="551AC0CF" w14:textId="77777777" w:rsidTr="00670CCB">
        <w:trPr>
          <w:trHeight w:val="540"/>
        </w:trPr>
        <w:tc>
          <w:tcPr>
            <w:tcW w:w="2156" w:type="dxa"/>
            <w:vAlign w:val="center"/>
          </w:tcPr>
          <w:p w14:paraId="5A3F5728" w14:textId="77777777" w:rsidR="008630D6" w:rsidRPr="00621E63" w:rsidRDefault="008630D6" w:rsidP="00670CCB">
            <w:pPr>
              <w:pStyle w:val="TableEntry"/>
            </w:pPr>
            <w:r w:rsidRPr="00621E63">
              <w:t>Communication Status Change</w:t>
            </w:r>
          </w:p>
        </w:tc>
        <w:tc>
          <w:tcPr>
            <w:tcW w:w="4072" w:type="dxa"/>
            <w:vAlign w:val="center"/>
          </w:tcPr>
          <w:p w14:paraId="4AFF73D2" w14:textId="77777777" w:rsidR="008630D6" w:rsidRPr="00621E63" w:rsidRDefault="008630D6" w:rsidP="00670CCB">
            <w:pPr>
              <w:pStyle w:val="TableEntry"/>
            </w:pPr>
            <w:r w:rsidRPr="00621E63">
              <w:t xml:space="preserve">MDC_EVT_COMM_STATUS_CHANGE </w:t>
            </w:r>
          </w:p>
        </w:tc>
        <w:tc>
          <w:tcPr>
            <w:tcW w:w="2520" w:type="dxa"/>
            <w:vAlign w:val="center"/>
          </w:tcPr>
          <w:p w14:paraId="450B1468" w14:textId="77777777" w:rsidR="008630D6" w:rsidRPr="00621E63" w:rsidRDefault="008630D6" w:rsidP="00670CCB">
            <w:pPr>
              <w:pStyle w:val="TableEntry"/>
              <w:jc w:val="center"/>
            </w:pPr>
            <w:r w:rsidRPr="00621E63">
              <w:t>No</w:t>
            </w:r>
          </w:p>
        </w:tc>
      </w:tr>
      <w:tr w:rsidR="008630D6" w:rsidRPr="00621E63" w14:paraId="135CDD53" w14:textId="77777777" w:rsidTr="00670CCB">
        <w:trPr>
          <w:trHeight w:val="540"/>
        </w:trPr>
        <w:tc>
          <w:tcPr>
            <w:tcW w:w="2156" w:type="dxa"/>
            <w:vAlign w:val="center"/>
          </w:tcPr>
          <w:p w14:paraId="7E6395AB" w14:textId="77777777" w:rsidR="008630D6" w:rsidRPr="00621E63" w:rsidRDefault="008630D6" w:rsidP="00670CCB">
            <w:pPr>
              <w:pStyle w:val="TableEntry"/>
            </w:pPr>
            <w:r w:rsidRPr="00621E63">
              <w:t>Program Cleared</w:t>
            </w:r>
          </w:p>
        </w:tc>
        <w:tc>
          <w:tcPr>
            <w:tcW w:w="4072" w:type="dxa"/>
            <w:vAlign w:val="center"/>
          </w:tcPr>
          <w:p w14:paraId="4D71C478" w14:textId="77777777" w:rsidR="008630D6" w:rsidRPr="00621E63" w:rsidRDefault="008630D6" w:rsidP="00670CCB">
            <w:pPr>
              <w:pStyle w:val="TableEntry"/>
            </w:pPr>
            <w:r w:rsidRPr="00621E63">
              <w:t>MDC_EVT_PUMP_PROG_CLEARED</w:t>
            </w:r>
          </w:p>
        </w:tc>
        <w:tc>
          <w:tcPr>
            <w:tcW w:w="2520" w:type="dxa"/>
            <w:vAlign w:val="center"/>
          </w:tcPr>
          <w:p w14:paraId="208B1978" w14:textId="77777777" w:rsidR="008630D6" w:rsidRPr="00621E63" w:rsidRDefault="008630D6" w:rsidP="00670CCB">
            <w:pPr>
              <w:pStyle w:val="TableEntry"/>
              <w:jc w:val="center"/>
            </w:pPr>
            <w:r w:rsidRPr="00621E63">
              <w:t>No</w:t>
            </w:r>
          </w:p>
        </w:tc>
      </w:tr>
      <w:tr w:rsidR="008630D6" w:rsidRPr="00621E63" w14:paraId="36F4E27D" w14:textId="77777777" w:rsidTr="00670CCB">
        <w:trPr>
          <w:trHeight w:val="540"/>
        </w:trPr>
        <w:tc>
          <w:tcPr>
            <w:tcW w:w="2156" w:type="dxa"/>
            <w:vAlign w:val="center"/>
          </w:tcPr>
          <w:p w14:paraId="6CA36CA0" w14:textId="77777777" w:rsidR="008630D6" w:rsidRPr="00621E63" w:rsidRDefault="008630D6" w:rsidP="00670CCB">
            <w:pPr>
              <w:pStyle w:val="TableEntry"/>
            </w:pPr>
            <w:r w:rsidRPr="00621E63">
              <w:t>Auto-Program Cleared</w:t>
            </w:r>
          </w:p>
        </w:tc>
        <w:tc>
          <w:tcPr>
            <w:tcW w:w="4072" w:type="dxa"/>
            <w:vAlign w:val="center"/>
          </w:tcPr>
          <w:p w14:paraId="548B2E29" w14:textId="77777777" w:rsidR="008630D6" w:rsidRPr="00621E63" w:rsidRDefault="008630D6" w:rsidP="00670CCB">
            <w:pPr>
              <w:pStyle w:val="TableEntry"/>
            </w:pPr>
            <w:r w:rsidRPr="00621E63">
              <w:t>MDC_EVT_PUMP_AUTO_PROG_CLEARED</w:t>
            </w:r>
          </w:p>
        </w:tc>
        <w:tc>
          <w:tcPr>
            <w:tcW w:w="2520" w:type="dxa"/>
            <w:vAlign w:val="center"/>
          </w:tcPr>
          <w:p w14:paraId="7A76B46E" w14:textId="77777777" w:rsidR="008630D6" w:rsidRPr="00621E63" w:rsidRDefault="008630D6" w:rsidP="00670CCB">
            <w:pPr>
              <w:pStyle w:val="TableEntry"/>
              <w:jc w:val="center"/>
            </w:pPr>
            <w:r w:rsidRPr="00621E63">
              <w:t>No</w:t>
            </w:r>
          </w:p>
        </w:tc>
      </w:tr>
      <w:tr w:rsidR="008630D6" w:rsidRPr="00621E63" w14:paraId="62C8AB92" w14:textId="77777777" w:rsidTr="00670CCB">
        <w:trPr>
          <w:trHeight w:val="540"/>
        </w:trPr>
        <w:tc>
          <w:tcPr>
            <w:tcW w:w="2156" w:type="dxa"/>
            <w:vAlign w:val="center"/>
          </w:tcPr>
          <w:p w14:paraId="6BA19911" w14:textId="77777777" w:rsidR="008630D6" w:rsidRPr="00621E63" w:rsidRDefault="008630D6" w:rsidP="00670CCB">
            <w:pPr>
              <w:pStyle w:val="TableEntry"/>
            </w:pPr>
            <w:r w:rsidRPr="00621E63">
              <w:t>Patient Change</w:t>
            </w:r>
          </w:p>
        </w:tc>
        <w:tc>
          <w:tcPr>
            <w:tcW w:w="4072" w:type="dxa"/>
            <w:vAlign w:val="center"/>
          </w:tcPr>
          <w:p w14:paraId="317A2234" w14:textId="77777777" w:rsidR="008630D6" w:rsidRPr="00621E63" w:rsidRDefault="008630D6" w:rsidP="00670CCB">
            <w:pPr>
              <w:pStyle w:val="TableEntry"/>
            </w:pPr>
            <w:r w:rsidRPr="00621E63">
              <w:t>MDC_EVT_PATIENT_CHANGE</w:t>
            </w:r>
          </w:p>
        </w:tc>
        <w:tc>
          <w:tcPr>
            <w:tcW w:w="2520" w:type="dxa"/>
            <w:vAlign w:val="center"/>
          </w:tcPr>
          <w:p w14:paraId="357EF6A3" w14:textId="77777777" w:rsidR="008630D6" w:rsidRPr="00621E63" w:rsidRDefault="008630D6" w:rsidP="00670CCB">
            <w:pPr>
              <w:pStyle w:val="TableEntry"/>
              <w:jc w:val="center"/>
            </w:pPr>
            <w:r w:rsidRPr="00621E63">
              <w:t>No</w:t>
            </w:r>
          </w:p>
        </w:tc>
      </w:tr>
      <w:tr w:rsidR="008630D6" w:rsidRPr="00621E63" w14:paraId="39F4E24E" w14:textId="77777777" w:rsidTr="00670CCB">
        <w:trPr>
          <w:trHeight w:val="540"/>
        </w:trPr>
        <w:tc>
          <w:tcPr>
            <w:tcW w:w="2156" w:type="dxa"/>
            <w:vAlign w:val="center"/>
          </w:tcPr>
          <w:p w14:paraId="476AF082" w14:textId="77777777" w:rsidR="008630D6" w:rsidRPr="00621E63" w:rsidRDefault="008630D6" w:rsidP="00670CCB">
            <w:pPr>
              <w:pStyle w:val="TableEntry"/>
            </w:pPr>
            <w:r w:rsidRPr="00621E63">
              <w:t>Patient ID Change</w:t>
            </w:r>
          </w:p>
        </w:tc>
        <w:tc>
          <w:tcPr>
            <w:tcW w:w="4072" w:type="dxa"/>
            <w:vAlign w:val="center"/>
          </w:tcPr>
          <w:p w14:paraId="6C99775A" w14:textId="77777777" w:rsidR="008630D6" w:rsidRPr="00621E63" w:rsidRDefault="008630D6" w:rsidP="00670CCB">
            <w:pPr>
              <w:pStyle w:val="TableEntry"/>
            </w:pPr>
            <w:r w:rsidRPr="00621E63">
              <w:t>MDC_EVT_PATIENT_ID_CHANGE</w:t>
            </w:r>
          </w:p>
        </w:tc>
        <w:tc>
          <w:tcPr>
            <w:tcW w:w="2520" w:type="dxa"/>
            <w:vAlign w:val="center"/>
          </w:tcPr>
          <w:p w14:paraId="5684A683" w14:textId="77777777" w:rsidR="008630D6" w:rsidRPr="00621E63" w:rsidRDefault="008630D6" w:rsidP="00670CCB">
            <w:pPr>
              <w:pStyle w:val="TableEntry"/>
              <w:jc w:val="center"/>
            </w:pPr>
            <w:r w:rsidRPr="00621E63">
              <w:t>No</w:t>
            </w:r>
          </w:p>
        </w:tc>
      </w:tr>
      <w:tr w:rsidR="008630D6" w:rsidRPr="00621E63" w14:paraId="3B8F6902" w14:textId="77777777" w:rsidTr="00670CCB">
        <w:trPr>
          <w:trHeight w:val="540"/>
        </w:trPr>
        <w:tc>
          <w:tcPr>
            <w:tcW w:w="2156" w:type="dxa"/>
            <w:vAlign w:val="center"/>
          </w:tcPr>
          <w:p w14:paraId="029AA7B3" w14:textId="77777777" w:rsidR="008630D6" w:rsidRPr="00621E63" w:rsidRDefault="008630D6" w:rsidP="00670CCB">
            <w:pPr>
              <w:pStyle w:val="TableEntry"/>
            </w:pPr>
            <w:r w:rsidRPr="00621E63">
              <w:t>Patient Parameter Change</w:t>
            </w:r>
          </w:p>
        </w:tc>
        <w:tc>
          <w:tcPr>
            <w:tcW w:w="4072" w:type="dxa"/>
            <w:vAlign w:val="center"/>
          </w:tcPr>
          <w:p w14:paraId="02203DF2" w14:textId="77777777" w:rsidR="008630D6" w:rsidRPr="00621E63" w:rsidRDefault="008630D6" w:rsidP="00670CCB">
            <w:pPr>
              <w:pStyle w:val="TableEntry"/>
            </w:pPr>
            <w:r w:rsidRPr="00621E63">
              <w:t>MDC_EVT_PATIENT_PARAMETER_CHANGE</w:t>
            </w:r>
          </w:p>
        </w:tc>
        <w:tc>
          <w:tcPr>
            <w:tcW w:w="2520" w:type="dxa"/>
            <w:vAlign w:val="center"/>
          </w:tcPr>
          <w:p w14:paraId="29F51E12" w14:textId="77777777" w:rsidR="008630D6" w:rsidRPr="00621E63" w:rsidRDefault="008630D6" w:rsidP="00670CCB">
            <w:pPr>
              <w:pStyle w:val="TableEntry"/>
              <w:jc w:val="center"/>
            </w:pPr>
            <w:r w:rsidRPr="00621E63">
              <w:t>No</w:t>
            </w:r>
          </w:p>
        </w:tc>
      </w:tr>
      <w:tr w:rsidR="008630D6" w:rsidRPr="00621E63" w14:paraId="66843144" w14:textId="77777777" w:rsidTr="00670CCB">
        <w:trPr>
          <w:trHeight w:val="540"/>
        </w:trPr>
        <w:tc>
          <w:tcPr>
            <w:tcW w:w="2156" w:type="dxa"/>
            <w:vAlign w:val="center"/>
          </w:tcPr>
          <w:p w14:paraId="07BC4713" w14:textId="77777777" w:rsidR="008630D6" w:rsidRPr="00621E63" w:rsidRDefault="008630D6" w:rsidP="00670CCB">
            <w:pPr>
              <w:pStyle w:val="TableEntry"/>
            </w:pPr>
            <w:r w:rsidRPr="00621E63">
              <w:t>Pump Volume Counters Cleared</w:t>
            </w:r>
          </w:p>
        </w:tc>
        <w:tc>
          <w:tcPr>
            <w:tcW w:w="4072" w:type="dxa"/>
            <w:vAlign w:val="center"/>
          </w:tcPr>
          <w:p w14:paraId="5CFF531B" w14:textId="77777777" w:rsidR="008630D6" w:rsidRPr="00621E63" w:rsidRDefault="008630D6" w:rsidP="00670CCB">
            <w:pPr>
              <w:pStyle w:val="TableEntry"/>
            </w:pPr>
            <w:r w:rsidRPr="00621E63">
              <w:t>MDC_EVT_PUMP_VOL_COUNTERS_CLEARED</w:t>
            </w:r>
          </w:p>
        </w:tc>
        <w:tc>
          <w:tcPr>
            <w:tcW w:w="2520" w:type="dxa"/>
            <w:vAlign w:val="center"/>
          </w:tcPr>
          <w:p w14:paraId="4A241D48" w14:textId="77777777" w:rsidR="008630D6" w:rsidRPr="00621E63" w:rsidRDefault="008630D6" w:rsidP="00670CCB">
            <w:pPr>
              <w:pStyle w:val="TableEntry"/>
              <w:jc w:val="center"/>
            </w:pPr>
            <w:r w:rsidRPr="00621E63">
              <w:t>No</w:t>
            </w:r>
          </w:p>
        </w:tc>
      </w:tr>
      <w:tr w:rsidR="008630D6" w:rsidRPr="00621E63" w14:paraId="018D57A9" w14:textId="77777777" w:rsidTr="00670CCB">
        <w:trPr>
          <w:trHeight w:val="540"/>
        </w:trPr>
        <w:tc>
          <w:tcPr>
            <w:tcW w:w="2156" w:type="dxa"/>
            <w:vAlign w:val="center"/>
          </w:tcPr>
          <w:p w14:paraId="7862DCEF" w14:textId="77777777" w:rsidR="008630D6" w:rsidRPr="00621E63" w:rsidRDefault="008630D6" w:rsidP="00670CCB">
            <w:pPr>
              <w:pStyle w:val="TableEntry"/>
            </w:pPr>
            <w:r w:rsidRPr="00621E63">
              <w:t>Device Time Changed</w:t>
            </w:r>
          </w:p>
        </w:tc>
        <w:tc>
          <w:tcPr>
            <w:tcW w:w="4072" w:type="dxa"/>
            <w:vAlign w:val="center"/>
          </w:tcPr>
          <w:p w14:paraId="03C2B7DC" w14:textId="77777777" w:rsidR="008630D6" w:rsidRPr="00621E63" w:rsidRDefault="008630D6" w:rsidP="00670CCB">
            <w:pPr>
              <w:pStyle w:val="TableEntry"/>
            </w:pPr>
            <w:r w:rsidRPr="00621E63">
              <w:t>MDC_EVT_DEVICE_TIME_CHANGED</w:t>
            </w:r>
          </w:p>
        </w:tc>
        <w:tc>
          <w:tcPr>
            <w:tcW w:w="2520" w:type="dxa"/>
            <w:vAlign w:val="center"/>
          </w:tcPr>
          <w:p w14:paraId="60143049" w14:textId="77777777" w:rsidR="008630D6" w:rsidRPr="00621E63" w:rsidRDefault="008630D6" w:rsidP="00670CCB">
            <w:pPr>
              <w:pStyle w:val="TableEntry"/>
              <w:jc w:val="center"/>
            </w:pPr>
            <w:r w:rsidRPr="00621E63">
              <w:t>No</w:t>
            </w:r>
          </w:p>
        </w:tc>
      </w:tr>
    </w:tbl>
    <w:p w14:paraId="26689A87" w14:textId="77777777" w:rsidR="008630D6" w:rsidRPr="00621E63" w:rsidRDefault="008630D6" w:rsidP="008630D6">
      <w:pPr>
        <w:pStyle w:val="BodyText"/>
      </w:pPr>
    </w:p>
    <w:p w14:paraId="15FD065D" w14:textId="220B7F3C" w:rsidR="008630D6" w:rsidRPr="00621E63" w:rsidRDefault="00CE1CA8" w:rsidP="00CE1CA8">
      <w:pPr>
        <w:pStyle w:val="Heading4"/>
        <w:numPr>
          <w:ilvl w:val="0"/>
          <w:numId w:val="0"/>
        </w:numPr>
        <w:rPr>
          <w:noProof w:val="0"/>
        </w:rPr>
        <w:pPrChange w:id="2998" w:author="Mary Jungers" w:date="2019-11-13T19:21:00Z">
          <w:pPr>
            <w:pStyle w:val="AppendixHeading4"/>
          </w:pPr>
        </w:pPrChange>
      </w:pPr>
      <w:bookmarkStart w:id="2999" w:name="_Toc371555186"/>
      <w:bookmarkStart w:id="3000" w:name="_Toc436215479"/>
      <w:bookmarkStart w:id="3001" w:name="_Toc24650598"/>
      <w:ins w:id="3002" w:author="Mary Jungers" w:date="2019-11-13T19:21:00Z">
        <w:r w:rsidRPr="00621E63">
          <w:rPr>
            <w:noProof w:val="0"/>
          </w:rPr>
          <w:t>M</w:t>
        </w:r>
      </w:ins>
      <w:del w:id="3003" w:author="Mary Jungers" w:date="2019-11-13T19:21:00Z">
        <w:r w:rsidR="008630D6" w:rsidRPr="00621E63" w:rsidDel="00CE1CA8">
          <w:rPr>
            <w:noProof w:val="0"/>
          </w:rPr>
          <w:delText>L</w:delText>
        </w:r>
      </w:del>
      <w:r w:rsidR="008630D6" w:rsidRPr="00621E63">
        <w:rPr>
          <w:noProof w:val="0"/>
        </w:rPr>
        <w:t>.1.2.1 Infu</w:t>
      </w:r>
      <w:r w:rsidR="008630D6" w:rsidRPr="00621E63">
        <w:rPr>
          <w:noProof w:val="0"/>
        </w:rPr>
        <w:t>sion Event Parameters</w:t>
      </w:r>
      <w:bookmarkEnd w:id="2999"/>
      <w:bookmarkEnd w:id="3000"/>
      <w:bookmarkEnd w:id="3001"/>
    </w:p>
    <w:p w14:paraId="26E9CA2F" w14:textId="77777777" w:rsidR="008630D6" w:rsidRPr="00621E63" w:rsidRDefault="008630D6" w:rsidP="008630D6">
      <w:pPr>
        <w:pStyle w:val="BodyText"/>
      </w:pPr>
      <w:r w:rsidRPr="00621E63">
        <w:t xml:space="preserve">Infusion Event Parameters are defined in separate Infusion Pump Model and Infusion Pump Terms documents. Current versions of these documents can be found on the IHE Patient Care </w:t>
      </w:r>
      <w:r w:rsidRPr="00621E63">
        <w:lastRenderedPageBreak/>
        <w:t>Devices Wiki page entitled “PCD Reference Pages” (</w:t>
      </w:r>
      <w:hyperlink r:id="rId83" w:history="1">
        <w:r w:rsidRPr="00621E63">
          <w:rPr>
            <w:rStyle w:val="Hyperlink"/>
          </w:rPr>
          <w:t>http://wiki.ihe.net/index.php?title=Category:PCD_Reference_Pages</w:t>
        </w:r>
      </w:hyperlink>
      <w:r w:rsidRPr="00621E63">
        <w:t>).</w:t>
      </w:r>
    </w:p>
    <w:p w14:paraId="71FE253B" w14:textId="730ED445" w:rsidR="008630D6" w:rsidRPr="00621E63" w:rsidDel="00CE1CA8" w:rsidRDefault="008630D6" w:rsidP="008630D6">
      <w:pPr>
        <w:pStyle w:val="BodyText"/>
        <w:rPr>
          <w:del w:id="3004" w:author="Mary Jungers" w:date="2019-11-13T19:22:00Z"/>
        </w:rPr>
      </w:pPr>
    </w:p>
    <w:p w14:paraId="3DE73AD0" w14:textId="5DC6E70E" w:rsidR="008630D6" w:rsidRPr="00621E63" w:rsidDel="00CE1CA8" w:rsidRDefault="008630D6" w:rsidP="008630D6">
      <w:pPr>
        <w:pStyle w:val="BodyText"/>
        <w:rPr>
          <w:del w:id="3005" w:author="Mary Jungers" w:date="2019-11-13T19:22:00Z"/>
        </w:rPr>
      </w:pPr>
      <w:r w:rsidRPr="00621E63">
        <w:t xml:space="preserve">The names of the infusion pump event parameters that are used in subsequent tables correspond to MDC codes as shown in Table </w:t>
      </w:r>
      <w:ins w:id="3006" w:author="Mary Jungers" w:date="2019-11-14T10:05:00Z">
        <w:r w:rsidR="004C200E" w:rsidRPr="00621E63">
          <w:t>M</w:t>
        </w:r>
      </w:ins>
      <w:del w:id="3007" w:author="Mary Jungers" w:date="2019-11-14T10:05:00Z">
        <w:r w:rsidRPr="00621E63" w:rsidDel="004C200E">
          <w:delText>X</w:delText>
        </w:r>
      </w:del>
      <w:r w:rsidRPr="00621E63">
        <w:t>.1.2.1-1 below:</w:t>
      </w:r>
    </w:p>
    <w:p w14:paraId="6AC80EDB" w14:textId="77777777" w:rsidR="008630D6" w:rsidRPr="00621E63" w:rsidRDefault="008630D6" w:rsidP="008630D6">
      <w:pPr>
        <w:pStyle w:val="BodyText"/>
      </w:pPr>
    </w:p>
    <w:p w14:paraId="17EEEAD6" w14:textId="4632D098" w:rsidR="008630D6" w:rsidRPr="00621E63" w:rsidRDefault="008630D6" w:rsidP="008630D6">
      <w:pPr>
        <w:pStyle w:val="TableTitle"/>
      </w:pPr>
      <w:r w:rsidRPr="00621E63">
        <w:t xml:space="preserve">Table </w:t>
      </w:r>
      <w:r w:rsidR="00726697" w:rsidRPr="00621E63">
        <w:t>M</w:t>
      </w:r>
      <w:r w:rsidRPr="00621E63">
        <w:t>.1.2.1-1: Mapping of Infusion Pump Event Parameters to MDC Codes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08"/>
        <w:gridCol w:w="4590"/>
      </w:tblGrid>
      <w:tr w:rsidR="008630D6" w:rsidRPr="00621E63" w14:paraId="23D9F2B9" w14:textId="77777777" w:rsidTr="00670CCB">
        <w:trPr>
          <w:tblHeader/>
          <w:jc w:val="center"/>
        </w:trPr>
        <w:tc>
          <w:tcPr>
            <w:tcW w:w="3708" w:type="dxa"/>
            <w:shd w:val="clear" w:color="auto" w:fill="D9D9D9"/>
          </w:tcPr>
          <w:p w14:paraId="43B3D036" w14:textId="77777777" w:rsidR="008630D6" w:rsidRPr="00621E63" w:rsidRDefault="008630D6" w:rsidP="00670CCB">
            <w:pPr>
              <w:pStyle w:val="TableEntryHeader"/>
            </w:pPr>
            <w:r w:rsidRPr="00621E63">
              <w:t>Parameter</w:t>
            </w:r>
          </w:p>
        </w:tc>
        <w:tc>
          <w:tcPr>
            <w:tcW w:w="4590" w:type="dxa"/>
            <w:shd w:val="clear" w:color="auto" w:fill="D9D9D9"/>
          </w:tcPr>
          <w:p w14:paraId="6447717F" w14:textId="77777777" w:rsidR="008630D6" w:rsidRPr="00621E63" w:rsidRDefault="008630D6" w:rsidP="00670CCB">
            <w:pPr>
              <w:pStyle w:val="TableEntryHeader"/>
            </w:pPr>
            <w:r w:rsidRPr="00621E63">
              <w:t>MDC Code</w:t>
            </w:r>
          </w:p>
        </w:tc>
      </w:tr>
      <w:tr w:rsidR="008630D6" w:rsidRPr="00621E63" w14:paraId="2C13EF1F" w14:textId="77777777" w:rsidTr="00670CCB">
        <w:trPr>
          <w:jc w:val="center"/>
        </w:trPr>
        <w:tc>
          <w:tcPr>
            <w:tcW w:w="8298" w:type="dxa"/>
            <w:gridSpan w:val="2"/>
            <w:vAlign w:val="center"/>
          </w:tcPr>
          <w:p w14:paraId="7B417806" w14:textId="77777777" w:rsidR="008630D6" w:rsidRPr="00621E63" w:rsidRDefault="008630D6" w:rsidP="00670CCB">
            <w:pPr>
              <w:pStyle w:val="TableEntry"/>
              <w:rPr>
                <w:b/>
              </w:rPr>
            </w:pPr>
          </w:p>
          <w:p w14:paraId="19A66FB3" w14:textId="77777777" w:rsidR="008630D6" w:rsidRPr="00621E63" w:rsidRDefault="008630D6" w:rsidP="00670CCB">
            <w:pPr>
              <w:pStyle w:val="TableEntry"/>
              <w:rPr>
                <w:b/>
              </w:rPr>
            </w:pPr>
            <w:r w:rsidRPr="00621E63">
              <w:rPr>
                <w:b/>
              </w:rPr>
              <w:t>Pump Delivery Info Parameters:</w:t>
            </w:r>
          </w:p>
          <w:p w14:paraId="2117E0B3" w14:textId="77777777" w:rsidR="008630D6" w:rsidRPr="00621E63" w:rsidRDefault="008630D6" w:rsidP="00670CCB">
            <w:pPr>
              <w:pStyle w:val="TableEntry"/>
              <w:rPr>
                <w:b/>
              </w:rPr>
            </w:pPr>
          </w:p>
        </w:tc>
      </w:tr>
      <w:tr w:rsidR="008630D6" w:rsidRPr="00621E63" w14:paraId="42408B70" w14:textId="77777777" w:rsidTr="00670CCB">
        <w:trPr>
          <w:jc w:val="center"/>
        </w:trPr>
        <w:tc>
          <w:tcPr>
            <w:tcW w:w="3708" w:type="dxa"/>
          </w:tcPr>
          <w:p w14:paraId="13C945AA" w14:textId="77777777" w:rsidR="008630D6" w:rsidRPr="00621E63" w:rsidRDefault="008630D6" w:rsidP="00670CCB">
            <w:pPr>
              <w:pStyle w:val="TableEntry"/>
            </w:pPr>
            <w:r w:rsidRPr="00621E63">
              <w:t>Infusing Status</w:t>
            </w:r>
          </w:p>
        </w:tc>
        <w:tc>
          <w:tcPr>
            <w:tcW w:w="4590" w:type="dxa"/>
          </w:tcPr>
          <w:p w14:paraId="2B825696" w14:textId="77777777" w:rsidR="008630D6" w:rsidRPr="00621E63" w:rsidRDefault="008630D6" w:rsidP="00670CCB">
            <w:pPr>
              <w:pStyle w:val="TableEntry"/>
            </w:pPr>
            <w:r w:rsidRPr="00621E63">
              <w:t>MDC_PUMP_INFUSING_STATUS</w:t>
            </w:r>
          </w:p>
        </w:tc>
      </w:tr>
      <w:tr w:rsidR="008630D6" w:rsidRPr="00621E63" w14:paraId="7C64AC9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1322473" w14:textId="77777777" w:rsidR="008630D6" w:rsidRPr="00621E63" w:rsidRDefault="008630D6" w:rsidP="00670CCB">
            <w:pPr>
              <w:pStyle w:val="TableEntry"/>
            </w:pPr>
            <w:r w:rsidRPr="00621E63">
              <w:t>Current Pump Fluid Flow</w:t>
            </w:r>
          </w:p>
        </w:tc>
        <w:tc>
          <w:tcPr>
            <w:tcW w:w="4590" w:type="dxa"/>
            <w:tcBorders>
              <w:top w:val="single" w:sz="4" w:space="0" w:color="auto"/>
              <w:left w:val="single" w:sz="4" w:space="0" w:color="auto"/>
              <w:bottom w:val="single" w:sz="4" w:space="0" w:color="auto"/>
              <w:right w:val="single" w:sz="4" w:space="0" w:color="auto"/>
            </w:tcBorders>
          </w:tcPr>
          <w:p w14:paraId="3BAD24AC" w14:textId="77777777" w:rsidR="008630D6" w:rsidRPr="00621E63" w:rsidRDefault="008630D6" w:rsidP="00670CCB">
            <w:pPr>
              <w:pStyle w:val="TableEntry"/>
            </w:pPr>
            <w:r w:rsidRPr="00621E63">
              <w:t>MDC_FLOW_FLUID_PUMP_CURRENT</w:t>
            </w:r>
          </w:p>
        </w:tc>
      </w:tr>
      <w:tr w:rsidR="008630D6" w:rsidRPr="00621E63" w14:paraId="21BD343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D3E9325" w14:textId="77777777" w:rsidR="008630D6" w:rsidRPr="00621E63" w:rsidRDefault="008630D6" w:rsidP="00670CCB">
            <w:pPr>
              <w:pStyle w:val="TableEntry"/>
            </w:pPr>
            <w:r w:rsidRPr="00621E63">
              <w:t>Pump Active Sources</w:t>
            </w:r>
          </w:p>
        </w:tc>
        <w:tc>
          <w:tcPr>
            <w:tcW w:w="4590" w:type="dxa"/>
            <w:tcBorders>
              <w:top w:val="single" w:sz="4" w:space="0" w:color="auto"/>
              <w:left w:val="single" w:sz="4" w:space="0" w:color="auto"/>
              <w:bottom w:val="single" w:sz="4" w:space="0" w:color="auto"/>
              <w:right w:val="single" w:sz="4" w:space="0" w:color="auto"/>
            </w:tcBorders>
          </w:tcPr>
          <w:p w14:paraId="249FCE61" w14:textId="77777777" w:rsidR="008630D6" w:rsidRPr="00621E63" w:rsidRDefault="008630D6" w:rsidP="00670CCB">
            <w:pPr>
              <w:pStyle w:val="TableEntry"/>
            </w:pPr>
            <w:r w:rsidRPr="00621E63">
              <w:t>MDC_DEV_PUMP_ACTIVE_SOURCES</w:t>
            </w:r>
          </w:p>
        </w:tc>
      </w:tr>
      <w:tr w:rsidR="008630D6" w:rsidRPr="00621E63" w14:paraId="2B70450B" w14:textId="77777777" w:rsidTr="00670CCB">
        <w:trPr>
          <w:jc w:val="center"/>
        </w:trPr>
        <w:tc>
          <w:tcPr>
            <w:tcW w:w="8298" w:type="dxa"/>
            <w:gridSpan w:val="2"/>
            <w:tcBorders>
              <w:top w:val="single" w:sz="4" w:space="0" w:color="auto"/>
              <w:left w:val="single" w:sz="4" w:space="0" w:color="auto"/>
              <w:bottom w:val="single" w:sz="4" w:space="0" w:color="auto"/>
              <w:right w:val="single" w:sz="4" w:space="0" w:color="auto"/>
            </w:tcBorders>
          </w:tcPr>
          <w:p w14:paraId="7288AE57" w14:textId="77777777" w:rsidR="008630D6" w:rsidRPr="00621E63" w:rsidRDefault="008630D6" w:rsidP="00670CCB">
            <w:pPr>
              <w:pStyle w:val="TableEntry"/>
              <w:rPr>
                <w:b/>
              </w:rPr>
            </w:pPr>
          </w:p>
          <w:p w14:paraId="00953EB0" w14:textId="77777777" w:rsidR="008630D6" w:rsidRPr="00621E63" w:rsidRDefault="008630D6" w:rsidP="00670CCB">
            <w:pPr>
              <w:pStyle w:val="TableEntry"/>
              <w:rPr>
                <w:b/>
              </w:rPr>
            </w:pPr>
            <w:r w:rsidRPr="00621E63">
              <w:rPr>
                <w:b/>
              </w:rPr>
              <w:t>Active Source Parameters:</w:t>
            </w:r>
          </w:p>
          <w:p w14:paraId="78929BCF" w14:textId="77777777" w:rsidR="008630D6" w:rsidRPr="00621E63" w:rsidRDefault="008630D6" w:rsidP="00670CCB">
            <w:pPr>
              <w:pStyle w:val="TableEntry"/>
              <w:rPr>
                <w:b/>
              </w:rPr>
            </w:pPr>
          </w:p>
        </w:tc>
      </w:tr>
      <w:tr w:rsidR="008630D6" w:rsidRPr="00621E63" w14:paraId="0873D33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0D158B25" w14:textId="77777777" w:rsidR="008630D6" w:rsidRPr="00621E63" w:rsidRDefault="008630D6" w:rsidP="00670CCB">
            <w:pPr>
              <w:pStyle w:val="TableEntry"/>
            </w:pPr>
            <w:r w:rsidRPr="00621E63">
              <w:t>Current Delivery Status</w:t>
            </w:r>
          </w:p>
        </w:tc>
        <w:tc>
          <w:tcPr>
            <w:tcW w:w="4590" w:type="dxa"/>
            <w:tcBorders>
              <w:top w:val="single" w:sz="4" w:space="0" w:color="auto"/>
              <w:left w:val="single" w:sz="4" w:space="0" w:color="auto"/>
              <w:bottom w:val="single" w:sz="4" w:space="0" w:color="auto"/>
              <w:right w:val="single" w:sz="4" w:space="0" w:color="auto"/>
            </w:tcBorders>
          </w:tcPr>
          <w:p w14:paraId="0E87BD3F" w14:textId="77777777" w:rsidR="008630D6" w:rsidRPr="00621E63" w:rsidRDefault="008630D6" w:rsidP="00670CCB">
            <w:pPr>
              <w:pStyle w:val="TableEntry"/>
            </w:pPr>
            <w:r w:rsidRPr="00621E63">
              <w:t>MDC_DEV_PUMP_CURRENT_DELIVERY_STATUS</w:t>
            </w:r>
          </w:p>
        </w:tc>
      </w:tr>
      <w:tr w:rsidR="008630D6" w:rsidRPr="00621E63" w14:paraId="19C8563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5E7A705E" w14:textId="77777777" w:rsidR="008630D6" w:rsidRPr="00621E63" w:rsidRDefault="008630D6" w:rsidP="00670CCB">
            <w:pPr>
              <w:pStyle w:val="TableEntry"/>
            </w:pPr>
            <w:r w:rsidRPr="00621E63">
              <w:t>Program Delivery Mode</w:t>
            </w:r>
          </w:p>
        </w:tc>
        <w:tc>
          <w:tcPr>
            <w:tcW w:w="4590" w:type="dxa"/>
            <w:tcBorders>
              <w:top w:val="single" w:sz="4" w:space="0" w:color="auto"/>
              <w:left w:val="single" w:sz="4" w:space="0" w:color="auto"/>
              <w:bottom w:val="single" w:sz="4" w:space="0" w:color="auto"/>
              <w:right w:val="single" w:sz="4" w:space="0" w:color="auto"/>
            </w:tcBorders>
          </w:tcPr>
          <w:p w14:paraId="1A35B75E" w14:textId="77777777" w:rsidR="008630D6" w:rsidRPr="00621E63" w:rsidRDefault="008630D6" w:rsidP="00670CCB">
            <w:pPr>
              <w:pStyle w:val="TableEntry"/>
            </w:pPr>
            <w:r w:rsidRPr="00621E63">
              <w:t>MDC_DEV_PUMP_PROGRAM_DELIVERY_MODE</w:t>
            </w:r>
          </w:p>
        </w:tc>
      </w:tr>
      <w:tr w:rsidR="008630D6" w:rsidRPr="00621E63" w14:paraId="63A13260"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5A10168" w14:textId="77777777" w:rsidR="008630D6" w:rsidRPr="00621E63" w:rsidRDefault="008630D6" w:rsidP="00670CCB">
            <w:pPr>
              <w:pStyle w:val="TableEntry"/>
            </w:pPr>
            <w:r w:rsidRPr="00621E63">
              <w:t>Pump Not Delivering Reason</w:t>
            </w:r>
          </w:p>
        </w:tc>
        <w:tc>
          <w:tcPr>
            <w:tcW w:w="4590" w:type="dxa"/>
            <w:tcBorders>
              <w:top w:val="single" w:sz="4" w:space="0" w:color="auto"/>
              <w:left w:val="single" w:sz="4" w:space="0" w:color="auto"/>
              <w:bottom w:val="single" w:sz="4" w:space="0" w:color="auto"/>
              <w:right w:val="single" w:sz="4" w:space="0" w:color="auto"/>
            </w:tcBorders>
          </w:tcPr>
          <w:p w14:paraId="7CBFC2CD" w14:textId="77777777" w:rsidR="008630D6" w:rsidRPr="00621E63" w:rsidRDefault="008630D6" w:rsidP="00670CCB">
            <w:pPr>
              <w:pStyle w:val="TableEntry"/>
            </w:pPr>
            <w:r w:rsidRPr="00621E63">
              <w:t>MDC_DEV_PUMP_NOT_DELIVERING_REASON</w:t>
            </w:r>
          </w:p>
        </w:tc>
      </w:tr>
      <w:tr w:rsidR="008630D6" w:rsidRPr="00621E63" w14:paraId="79968A0E"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A16691D" w14:textId="77777777" w:rsidR="008630D6" w:rsidRPr="00621E63" w:rsidRDefault="008630D6" w:rsidP="00670CCB">
            <w:pPr>
              <w:pStyle w:val="TableEntry"/>
            </w:pPr>
            <w:r w:rsidRPr="00621E63">
              <w:t>Source Channel Label</w:t>
            </w:r>
          </w:p>
        </w:tc>
        <w:tc>
          <w:tcPr>
            <w:tcW w:w="4590" w:type="dxa"/>
            <w:tcBorders>
              <w:top w:val="single" w:sz="4" w:space="0" w:color="auto"/>
              <w:left w:val="single" w:sz="4" w:space="0" w:color="auto"/>
              <w:bottom w:val="single" w:sz="4" w:space="0" w:color="auto"/>
              <w:right w:val="single" w:sz="4" w:space="0" w:color="auto"/>
            </w:tcBorders>
          </w:tcPr>
          <w:p w14:paraId="08CB4804" w14:textId="77777777" w:rsidR="008630D6" w:rsidRPr="00621E63" w:rsidRDefault="008630D6" w:rsidP="00670CCB">
            <w:pPr>
              <w:pStyle w:val="TableEntry"/>
            </w:pPr>
            <w:r w:rsidRPr="00621E63">
              <w:t>MDC_DEV_PUMP_SOURCE_CHANNEL_LABEL</w:t>
            </w:r>
          </w:p>
        </w:tc>
      </w:tr>
      <w:tr w:rsidR="008630D6" w:rsidRPr="00621E63" w14:paraId="6BB1CD6D"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F3B3BAA" w14:textId="77777777" w:rsidR="008630D6" w:rsidRPr="00621E63" w:rsidRDefault="008630D6" w:rsidP="00670CCB">
            <w:pPr>
              <w:pStyle w:val="TableEntry"/>
            </w:pPr>
            <w:r w:rsidRPr="00621E63">
              <w:t>Rate</w:t>
            </w:r>
          </w:p>
        </w:tc>
        <w:tc>
          <w:tcPr>
            <w:tcW w:w="4590" w:type="dxa"/>
            <w:tcBorders>
              <w:top w:val="single" w:sz="4" w:space="0" w:color="auto"/>
              <w:left w:val="single" w:sz="4" w:space="0" w:color="auto"/>
              <w:bottom w:val="single" w:sz="4" w:space="0" w:color="auto"/>
              <w:right w:val="single" w:sz="4" w:space="0" w:color="auto"/>
            </w:tcBorders>
          </w:tcPr>
          <w:p w14:paraId="3E6CB6E9" w14:textId="77777777" w:rsidR="008630D6" w:rsidRPr="00621E63" w:rsidRDefault="008630D6" w:rsidP="00670CCB">
            <w:pPr>
              <w:pStyle w:val="TableEntry"/>
            </w:pPr>
            <w:r w:rsidRPr="00621E63">
              <w:t>MDC_FLOW_FLUID_PUMP</w:t>
            </w:r>
          </w:p>
        </w:tc>
      </w:tr>
      <w:tr w:rsidR="008630D6" w:rsidRPr="00621E63" w14:paraId="470A5EE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F22C510" w14:textId="77777777" w:rsidR="008630D6" w:rsidRPr="00621E63" w:rsidRDefault="008630D6" w:rsidP="00670CCB">
            <w:pPr>
              <w:pStyle w:val="TableEntry"/>
            </w:pPr>
            <w:r w:rsidRPr="00621E63">
              <w:t>Dose Rate</w:t>
            </w:r>
          </w:p>
        </w:tc>
        <w:tc>
          <w:tcPr>
            <w:tcW w:w="4590" w:type="dxa"/>
            <w:tcBorders>
              <w:top w:val="single" w:sz="4" w:space="0" w:color="auto"/>
              <w:left w:val="single" w:sz="4" w:space="0" w:color="auto"/>
              <w:bottom w:val="single" w:sz="4" w:space="0" w:color="auto"/>
              <w:right w:val="single" w:sz="4" w:space="0" w:color="auto"/>
            </w:tcBorders>
          </w:tcPr>
          <w:p w14:paraId="13EEB109" w14:textId="77777777" w:rsidR="008630D6" w:rsidRPr="00621E63" w:rsidRDefault="008630D6" w:rsidP="00670CCB">
            <w:pPr>
              <w:pStyle w:val="TableEntry"/>
            </w:pPr>
            <w:r w:rsidRPr="00621E63">
              <w:t>MDC_RATE_DOSE</w:t>
            </w:r>
          </w:p>
        </w:tc>
      </w:tr>
      <w:tr w:rsidR="008630D6" w:rsidRPr="00621E63" w14:paraId="1F7CD279"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73E81D22" w14:textId="77777777" w:rsidR="008630D6" w:rsidRPr="00621E63" w:rsidRDefault="008630D6" w:rsidP="00670CCB">
            <w:pPr>
              <w:pStyle w:val="TableEntry"/>
            </w:pPr>
            <w:r w:rsidRPr="00621E63">
              <w:t>Volume Programmed</w:t>
            </w:r>
          </w:p>
        </w:tc>
        <w:tc>
          <w:tcPr>
            <w:tcW w:w="4590" w:type="dxa"/>
            <w:tcBorders>
              <w:top w:val="single" w:sz="4" w:space="0" w:color="auto"/>
              <w:left w:val="single" w:sz="4" w:space="0" w:color="auto"/>
              <w:bottom w:val="single" w:sz="4" w:space="0" w:color="auto"/>
              <w:right w:val="single" w:sz="4" w:space="0" w:color="auto"/>
            </w:tcBorders>
          </w:tcPr>
          <w:p w14:paraId="2AB2914C" w14:textId="77777777" w:rsidR="008630D6" w:rsidRPr="00621E63" w:rsidRDefault="008630D6" w:rsidP="00670CCB">
            <w:pPr>
              <w:pStyle w:val="TableEntry"/>
            </w:pPr>
            <w:r w:rsidRPr="00621E63">
              <w:t>MDC_VOL_FLUID_TBI</w:t>
            </w:r>
          </w:p>
        </w:tc>
      </w:tr>
      <w:tr w:rsidR="008630D6" w:rsidRPr="00621E63" w14:paraId="0C2C66F7"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2A338D6" w14:textId="77777777" w:rsidR="008630D6" w:rsidRPr="00621E63" w:rsidRDefault="008630D6" w:rsidP="00670CCB">
            <w:pPr>
              <w:pStyle w:val="TableEntry"/>
            </w:pPr>
            <w:r w:rsidRPr="00621E63">
              <w:t>Current Segment Volume Delivered</w:t>
            </w:r>
          </w:p>
        </w:tc>
        <w:tc>
          <w:tcPr>
            <w:tcW w:w="4590" w:type="dxa"/>
            <w:tcBorders>
              <w:top w:val="single" w:sz="4" w:space="0" w:color="auto"/>
              <w:left w:val="single" w:sz="4" w:space="0" w:color="auto"/>
              <w:bottom w:val="single" w:sz="4" w:space="0" w:color="auto"/>
              <w:right w:val="single" w:sz="4" w:space="0" w:color="auto"/>
            </w:tcBorders>
          </w:tcPr>
          <w:p w14:paraId="1AC82B28" w14:textId="77777777" w:rsidR="008630D6" w:rsidRPr="00621E63" w:rsidRDefault="008630D6" w:rsidP="00670CCB">
            <w:pPr>
              <w:pStyle w:val="TableEntry"/>
            </w:pPr>
            <w:r w:rsidRPr="00621E63">
              <w:t>MDC_VOL_FLUID_DELIV_SEGMENT</w:t>
            </w:r>
          </w:p>
        </w:tc>
      </w:tr>
      <w:tr w:rsidR="008630D6" w:rsidRPr="00621E63" w14:paraId="55522C0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E76C582" w14:textId="77777777" w:rsidR="008630D6" w:rsidRPr="00621E63" w:rsidRDefault="008630D6" w:rsidP="00670CCB">
            <w:pPr>
              <w:pStyle w:val="TableEntry"/>
            </w:pPr>
            <w:r w:rsidRPr="00621E63">
              <w:t>Cumulative Volume Delivered</w:t>
            </w:r>
          </w:p>
        </w:tc>
        <w:tc>
          <w:tcPr>
            <w:tcW w:w="4590" w:type="dxa"/>
            <w:tcBorders>
              <w:top w:val="single" w:sz="4" w:space="0" w:color="auto"/>
              <w:left w:val="single" w:sz="4" w:space="0" w:color="auto"/>
              <w:bottom w:val="single" w:sz="4" w:space="0" w:color="auto"/>
              <w:right w:val="single" w:sz="4" w:space="0" w:color="auto"/>
            </w:tcBorders>
          </w:tcPr>
          <w:p w14:paraId="4D83D368" w14:textId="77777777" w:rsidR="008630D6" w:rsidRPr="00621E63" w:rsidRDefault="008630D6" w:rsidP="00670CCB">
            <w:pPr>
              <w:pStyle w:val="TableEntry"/>
            </w:pPr>
            <w:r w:rsidRPr="00621E63">
              <w:t>MDC_VOL_FLUID_DELIV_TOTAL</w:t>
            </w:r>
          </w:p>
        </w:tc>
      </w:tr>
      <w:tr w:rsidR="008630D6" w:rsidRPr="00621E63" w14:paraId="6AC27EB2"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C70BE72" w14:textId="77777777" w:rsidR="008630D6" w:rsidRPr="00621E63" w:rsidRDefault="008630D6" w:rsidP="00670CCB">
            <w:pPr>
              <w:pStyle w:val="TableEntry"/>
            </w:pPr>
            <w:r w:rsidRPr="00621E63">
              <w:t>Volume Remaining</w:t>
            </w:r>
          </w:p>
        </w:tc>
        <w:tc>
          <w:tcPr>
            <w:tcW w:w="4590" w:type="dxa"/>
            <w:tcBorders>
              <w:top w:val="single" w:sz="4" w:space="0" w:color="auto"/>
              <w:left w:val="single" w:sz="4" w:space="0" w:color="auto"/>
              <w:bottom w:val="single" w:sz="4" w:space="0" w:color="auto"/>
              <w:right w:val="single" w:sz="4" w:space="0" w:color="auto"/>
            </w:tcBorders>
          </w:tcPr>
          <w:p w14:paraId="1C46FF72" w14:textId="77777777" w:rsidR="008630D6" w:rsidRPr="00621E63" w:rsidRDefault="008630D6" w:rsidP="00670CCB">
            <w:pPr>
              <w:pStyle w:val="TableEntry"/>
            </w:pPr>
            <w:r w:rsidRPr="00621E63">
              <w:t>MDC_VOL_FLUID_TBI_REMAIN</w:t>
            </w:r>
          </w:p>
        </w:tc>
      </w:tr>
      <w:tr w:rsidR="008630D6" w:rsidRPr="00621E63" w14:paraId="290219F3"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2835B0A" w14:textId="77777777" w:rsidR="008630D6" w:rsidRPr="00621E63" w:rsidRDefault="008630D6" w:rsidP="00670CCB">
            <w:pPr>
              <w:pStyle w:val="TableEntry"/>
            </w:pPr>
            <w:r w:rsidRPr="00621E63">
              <w:t>Time Remaining</w:t>
            </w:r>
          </w:p>
        </w:tc>
        <w:tc>
          <w:tcPr>
            <w:tcW w:w="4590" w:type="dxa"/>
            <w:tcBorders>
              <w:top w:val="single" w:sz="4" w:space="0" w:color="auto"/>
              <w:left w:val="single" w:sz="4" w:space="0" w:color="auto"/>
              <w:bottom w:val="single" w:sz="4" w:space="0" w:color="auto"/>
              <w:right w:val="single" w:sz="4" w:space="0" w:color="auto"/>
            </w:tcBorders>
          </w:tcPr>
          <w:p w14:paraId="44486972" w14:textId="77777777" w:rsidR="008630D6" w:rsidRPr="00621E63" w:rsidRDefault="008630D6" w:rsidP="00670CCB">
            <w:pPr>
              <w:pStyle w:val="TableEntry"/>
            </w:pPr>
            <w:r w:rsidRPr="00621E63">
              <w:t>MDC_TIME_PD_REMAIN</w:t>
            </w:r>
          </w:p>
        </w:tc>
      </w:tr>
    </w:tbl>
    <w:p w14:paraId="50AA4975" w14:textId="77777777" w:rsidR="008630D6" w:rsidRPr="00621E63" w:rsidRDefault="008630D6" w:rsidP="008630D6">
      <w:pPr>
        <w:pStyle w:val="BodyText"/>
      </w:pPr>
    </w:p>
    <w:p w14:paraId="2FD0E09A" w14:textId="77777777" w:rsidR="008630D6" w:rsidRPr="00621E63" w:rsidRDefault="008630D6" w:rsidP="008630D6">
      <w:pPr>
        <w:pStyle w:val="BodyText"/>
      </w:pPr>
      <w:r w:rsidRPr="00621E63">
        <w:t xml:space="preserve">For IPEC delivery events, the DOR should send all parameters that are known for the infusion. </w:t>
      </w:r>
    </w:p>
    <w:p w14:paraId="7B453847" w14:textId="77777777" w:rsidR="008630D6" w:rsidRPr="00621E63" w:rsidRDefault="008630D6" w:rsidP="008630D6">
      <w:pPr>
        <w:pStyle w:val="BodyText"/>
      </w:pPr>
      <w:r w:rsidRPr="00621E63">
        <w:t>The following table outlines the parameters that are typically sent with each Delivery Start, Stop, and Complete event, with additional constraints as noted. Refer to the Infusion Pump Model and Infusion Pump Terms documents for the other parameters that may be reported with each event.</w:t>
      </w:r>
    </w:p>
    <w:p w14:paraId="298CEECF" w14:textId="207B6FFA" w:rsidR="008630D6" w:rsidRPr="00621E63" w:rsidDel="00CE1CA8" w:rsidRDefault="008630D6" w:rsidP="00CE1CA8">
      <w:pPr>
        <w:pStyle w:val="BodyText"/>
        <w:rPr>
          <w:del w:id="3008" w:author="Mary Jungers" w:date="2019-11-13T19:22:00Z"/>
        </w:rPr>
        <w:pPrChange w:id="3009" w:author="Mary Jungers" w:date="2019-11-13T19:20:00Z">
          <w:pPr>
            <w:pStyle w:val="TableTitle"/>
          </w:pPr>
        </w:pPrChange>
      </w:pPr>
    </w:p>
    <w:p w14:paraId="1EB24E26" w14:textId="6AADB4BA" w:rsidR="008630D6" w:rsidRPr="00621E63" w:rsidRDefault="008630D6" w:rsidP="008630D6">
      <w:pPr>
        <w:pStyle w:val="TableTitle"/>
      </w:pPr>
      <w:r w:rsidRPr="00621E63">
        <w:t xml:space="preserve">Table </w:t>
      </w:r>
      <w:r w:rsidR="00726697" w:rsidRPr="00621E63">
        <w:t>M</w:t>
      </w:r>
      <w:r w:rsidRPr="00621E63">
        <w:t>.1.2.1-2: Infusion Pump Delivery Event Parameters</w:t>
      </w:r>
    </w:p>
    <w:tbl>
      <w:tblPr>
        <w:tblW w:w="438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3010" w:author="Mary Jungers" w:date="2019-11-14T18:58:00Z">
          <w:tblPr>
            <w:tblW w:w="438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PrChange>
      </w:tblPr>
      <w:tblGrid>
        <w:gridCol w:w="1866"/>
        <w:gridCol w:w="6325"/>
        <w:tblGridChange w:id="3011">
          <w:tblGrid>
            <w:gridCol w:w="1864"/>
            <w:gridCol w:w="6318"/>
          </w:tblGrid>
        </w:tblGridChange>
      </w:tblGrid>
      <w:tr w:rsidR="008630D6" w:rsidRPr="00621E63" w14:paraId="21E9E225" w14:textId="77777777" w:rsidTr="00D93F40">
        <w:trPr>
          <w:cantSplit/>
          <w:trHeight w:val="315"/>
          <w:tblHeader/>
          <w:jc w:val="center"/>
          <w:trPrChange w:id="3012" w:author="Mary Jungers" w:date="2019-11-14T18:58:00Z">
            <w:trPr>
              <w:cantSplit/>
              <w:trHeight w:val="315"/>
              <w:tblHeader/>
              <w:jc w:val="center"/>
            </w:trPr>
          </w:trPrChange>
        </w:trPr>
        <w:tc>
          <w:tcPr>
            <w:tcW w:w="1139" w:type="pct"/>
            <w:shd w:val="clear" w:color="auto" w:fill="D9D9D9"/>
            <w:vAlign w:val="center"/>
            <w:tcPrChange w:id="3013" w:author="Mary Jungers" w:date="2019-11-14T18:58:00Z">
              <w:tcPr>
                <w:tcW w:w="1139" w:type="pct"/>
                <w:shd w:val="clear" w:color="auto" w:fill="D9D9D9"/>
                <w:vAlign w:val="center"/>
              </w:tcPr>
            </w:tcPrChange>
          </w:tcPr>
          <w:p w14:paraId="396CBE34" w14:textId="77777777" w:rsidR="008630D6" w:rsidRPr="00621E63" w:rsidRDefault="008630D6" w:rsidP="00670CCB">
            <w:pPr>
              <w:pStyle w:val="TableEntryHeader"/>
            </w:pPr>
            <w:r w:rsidRPr="00621E63">
              <w:t>PARAMETER</w:t>
            </w:r>
          </w:p>
        </w:tc>
        <w:tc>
          <w:tcPr>
            <w:tcW w:w="3861" w:type="pct"/>
            <w:shd w:val="clear" w:color="auto" w:fill="D9D9D9"/>
            <w:vAlign w:val="center"/>
            <w:tcPrChange w:id="3014" w:author="Mary Jungers" w:date="2019-11-14T18:58:00Z">
              <w:tcPr>
                <w:tcW w:w="3861" w:type="pct"/>
                <w:shd w:val="clear" w:color="auto" w:fill="D9D9D9"/>
                <w:vAlign w:val="center"/>
              </w:tcPr>
            </w:tcPrChange>
          </w:tcPr>
          <w:p w14:paraId="1BC9A5C9" w14:textId="77777777" w:rsidR="008630D6" w:rsidRPr="00621E63" w:rsidRDefault="008630D6" w:rsidP="00670CCB">
            <w:pPr>
              <w:pStyle w:val="TableEntryHeader"/>
            </w:pPr>
            <w:r w:rsidRPr="00621E63">
              <w:t>NOTES</w:t>
            </w:r>
          </w:p>
        </w:tc>
      </w:tr>
      <w:tr w:rsidR="008630D6" w:rsidRPr="00621E63" w14:paraId="10F3FBE0" w14:textId="77777777" w:rsidTr="00D93F40">
        <w:trPr>
          <w:cantSplit/>
          <w:trHeight w:val="315"/>
          <w:jc w:val="center"/>
          <w:trPrChange w:id="3015" w:author="Mary Jungers" w:date="2019-11-14T18:58:00Z">
            <w:trPr>
              <w:cantSplit/>
              <w:trHeight w:val="315"/>
              <w:jc w:val="center"/>
            </w:trPr>
          </w:trPrChange>
        </w:trPr>
        <w:tc>
          <w:tcPr>
            <w:tcW w:w="5000" w:type="pct"/>
            <w:gridSpan w:val="2"/>
            <w:shd w:val="clear" w:color="auto" w:fill="auto"/>
            <w:vAlign w:val="center"/>
            <w:tcPrChange w:id="3016" w:author="Mary Jungers" w:date="2019-11-14T18:58:00Z">
              <w:tcPr>
                <w:tcW w:w="5000" w:type="pct"/>
                <w:gridSpan w:val="2"/>
                <w:shd w:val="clear" w:color="auto" w:fill="auto"/>
                <w:vAlign w:val="center"/>
              </w:tcPr>
            </w:tcPrChange>
          </w:tcPr>
          <w:p w14:paraId="24955BEB" w14:textId="77777777" w:rsidR="008630D6" w:rsidRPr="00621E63" w:rsidRDefault="008630D6" w:rsidP="00670CCB">
            <w:pPr>
              <w:pStyle w:val="TableEntry"/>
              <w:rPr>
                <w:b/>
              </w:rPr>
            </w:pPr>
            <w:r w:rsidRPr="00621E63">
              <w:rPr>
                <w:b/>
              </w:rPr>
              <w:t>Pump Delivery Info Parameters:</w:t>
            </w:r>
          </w:p>
        </w:tc>
      </w:tr>
      <w:tr w:rsidR="008630D6" w:rsidRPr="00621E63" w14:paraId="390A1A50" w14:textId="77777777" w:rsidTr="00D93F40">
        <w:trPr>
          <w:cantSplit/>
          <w:trHeight w:val="315"/>
          <w:jc w:val="center"/>
          <w:trPrChange w:id="3017" w:author="Mary Jungers" w:date="2019-11-14T18:58:00Z">
            <w:trPr>
              <w:cantSplit/>
              <w:trHeight w:val="315"/>
              <w:jc w:val="center"/>
            </w:trPr>
          </w:trPrChange>
        </w:trPr>
        <w:tc>
          <w:tcPr>
            <w:tcW w:w="1139" w:type="pct"/>
            <w:shd w:val="clear" w:color="auto" w:fill="auto"/>
            <w:vAlign w:val="center"/>
            <w:tcPrChange w:id="3018" w:author="Mary Jungers" w:date="2019-11-14T18:58:00Z">
              <w:tcPr>
                <w:tcW w:w="1139" w:type="pct"/>
                <w:shd w:val="clear" w:color="auto" w:fill="auto"/>
                <w:vAlign w:val="center"/>
              </w:tcPr>
            </w:tcPrChange>
          </w:tcPr>
          <w:p w14:paraId="7B126802" w14:textId="77777777" w:rsidR="008630D6" w:rsidRPr="00621E63" w:rsidRDefault="008630D6" w:rsidP="00670CCB">
            <w:pPr>
              <w:pStyle w:val="TableEntry"/>
            </w:pPr>
            <w:r w:rsidRPr="00621E63">
              <w:t>Infusing Status</w:t>
            </w:r>
          </w:p>
        </w:tc>
        <w:tc>
          <w:tcPr>
            <w:tcW w:w="3861" w:type="pct"/>
            <w:shd w:val="clear" w:color="auto" w:fill="auto"/>
            <w:vAlign w:val="center"/>
            <w:tcPrChange w:id="3019" w:author="Mary Jungers" w:date="2019-11-14T18:58:00Z">
              <w:tcPr>
                <w:tcW w:w="3861" w:type="pct"/>
                <w:shd w:val="clear" w:color="auto" w:fill="auto"/>
                <w:vAlign w:val="center"/>
              </w:tcPr>
            </w:tcPrChange>
          </w:tcPr>
          <w:p w14:paraId="0C2D184E" w14:textId="77777777" w:rsidR="008630D6" w:rsidRPr="00621E63" w:rsidRDefault="008630D6" w:rsidP="00670CCB">
            <w:pPr>
              <w:pStyle w:val="TableEntry"/>
            </w:pPr>
            <w:r w:rsidRPr="00621E63">
              <w:t>Required for Delivery Start, Stop, and Complete.</w:t>
            </w:r>
          </w:p>
        </w:tc>
      </w:tr>
      <w:tr w:rsidR="008630D6" w:rsidRPr="00621E63" w14:paraId="4394029B" w14:textId="77777777" w:rsidTr="00D93F40">
        <w:trPr>
          <w:cantSplit/>
          <w:trHeight w:val="315"/>
          <w:jc w:val="center"/>
          <w:trPrChange w:id="3020" w:author="Mary Jungers" w:date="2019-11-14T18:58:00Z">
            <w:trPr>
              <w:cantSplit/>
              <w:trHeight w:val="315"/>
              <w:jc w:val="center"/>
            </w:trPr>
          </w:trPrChange>
        </w:trPr>
        <w:tc>
          <w:tcPr>
            <w:tcW w:w="1139" w:type="pct"/>
            <w:shd w:val="clear" w:color="auto" w:fill="auto"/>
            <w:vAlign w:val="center"/>
            <w:tcPrChange w:id="3021" w:author="Mary Jungers" w:date="2019-11-14T18:58:00Z">
              <w:tcPr>
                <w:tcW w:w="1139" w:type="pct"/>
                <w:shd w:val="clear" w:color="auto" w:fill="auto"/>
                <w:vAlign w:val="center"/>
              </w:tcPr>
            </w:tcPrChange>
          </w:tcPr>
          <w:p w14:paraId="53A04ED2" w14:textId="77777777" w:rsidR="008630D6" w:rsidRPr="00621E63" w:rsidRDefault="008630D6" w:rsidP="00670CCB">
            <w:pPr>
              <w:pStyle w:val="TableEntry"/>
            </w:pPr>
            <w:r w:rsidRPr="00621E63">
              <w:t>Current Pump Fluid Flow</w:t>
            </w:r>
          </w:p>
        </w:tc>
        <w:tc>
          <w:tcPr>
            <w:tcW w:w="3861" w:type="pct"/>
            <w:shd w:val="clear" w:color="auto" w:fill="auto"/>
            <w:vAlign w:val="center"/>
            <w:tcPrChange w:id="3022" w:author="Mary Jungers" w:date="2019-11-14T18:58:00Z">
              <w:tcPr>
                <w:tcW w:w="3861" w:type="pct"/>
                <w:shd w:val="clear" w:color="auto" w:fill="auto"/>
                <w:vAlign w:val="center"/>
              </w:tcPr>
            </w:tcPrChange>
          </w:tcPr>
          <w:p w14:paraId="47FCAD5F" w14:textId="77777777" w:rsidR="008630D6" w:rsidRPr="00621E63" w:rsidRDefault="008630D6" w:rsidP="00670CCB">
            <w:pPr>
              <w:pStyle w:val="TableEntry"/>
            </w:pPr>
            <w:r w:rsidRPr="00621E63">
              <w:t>Required for Delivery Start, Stop, and Complete.</w:t>
            </w:r>
          </w:p>
        </w:tc>
      </w:tr>
      <w:tr w:rsidR="008630D6" w:rsidRPr="00621E63" w14:paraId="09D9BC79" w14:textId="77777777" w:rsidTr="00D93F40">
        <w:trPr>
          <w:cantSplit/>
          <w:trHeight w:val="315"/>
          <w:jc w:val="center"/>
          <w:trPrChange w:id="3023" w:author="Mary Jungers" w:date="2019-11-14T18:58:00Z">
            <w:trPr>
              <w:cantSplit/>
              <w:trHeight w:val="315"/>
              <w:jc w:val="center"/>
            </w:trPr>
          </w:trPrChange>
        </w:trPr>
        <w:tc>
          <w:tcPr>
            <w:tcW w:w="1139" w:type="pct"/>
            <w:shd w:val="clear" w:color="auto" w:fill="auto"/>
            <w:vAlign w:val="center"/>
            <w:tcPrChange w:id="3024" w:author="Mary Jungers" w:date="2019-11-14T18:58:00Z">
              <w:tcPr>
                <w:tcW w:w="1139" w:type="pct"/>
                <w:shd w:val="clear" w:color="auto" w:fill="auto"/>
                <w:vAlign w:val="center"/>
              </w:tcPr>
            </w:tcPrChange>
          </w:tcPr>
          <w:p w14:paraId="2034E022" w14:textId="77777777" w:rsidR="008630D6" w:rsidRPr="00621E63" w:rsidRDefault="008630D6" w:rsidP="00670CCB">
            <w:pPr>
              <w:pStyle w:val="TableEntry"/>
            </w:pPr>
            <w:r w:rsidRPr="00621E63">
              <w:t>Pump Active Sources</w:t>
            </w:r>
          </w:p>
        </w:tc>
        <w:tc>
          <w:tcPr>
            <w:tcW w:w="3861" w:type="pct"/>
            <w:shd w:val="clear" w:color="auto" w:fill="auto"/>
            <w:vAlign w:val="center"/>
            <w:tcPrChange w:id="3025" w:author="Mary Jungers" w:date="2019-11-14T18:58:00Z">
              <w:tcPr>
                <w:tcW w:w="3861" w:type="pct"/>
                <w:shd w:val="clear" w:color="auto" w:fill="auto"/>
                <w:vAlign w:val="center"/>
              </w:tcPr>
            </w:tcPrChange>
          </w:tcPr>
          <w:p w14:paraId="27873A71" w14:textId="77777777" w:rsidR="008630D6" w:rsidRPr="00621E63" w:rsidRDefault="008630D6" w:rsidP="00670CCB">
            <w:pPr>
              <w:pStyle w:val="TableEntry"/>
            </w:pPr>
            <w:r w:rsidRPr="00621E63">
              <w:t>Required for Delivery Start, Stop, and Complete.</w:t>
            </w:r>
          </w:p>
        </w:tc>
      </w:tr>
      <w:tr w:rsidR="008630D6" w:rsidRPr="00621E63" w14:paraId="48EBCE48" w14:textId="77777777" w:rsidTr="00D93F40">
        <w:trPr>
          <w:cantSplit/>
          <w:trHeight w:val="315"/>
          <w:jc w:val="center"/>
          <w:trPrChange w:id="3026" w:author="Mary Jungers" w:date="2019-11-14T18:58:00Z">
            <w:trPr>
              <w:cantSplit/>
              <w:trHeight w:val="315"/>
              <w:jc w:val="center"/>
            </w:trPr>
          </w:trPrChange>
        </w:trPr>
        <w:tc>
          <w:tcPr>
            <w:tcW w:w="5000" w:type="pct"/>
            <w:gridSpan w:val="2"/>
            <w:shd w:val="clear" w:color="auto" w:fill="auto"/>
            <w:vAlign w:val="center"/>
            <w:tcPrChange w:id="3027" w:author="Mary Jungers" w:date="2019-11-14T18:58:00Z">
              <w:tcPr>
                <w:tcW w:w="5000" w:type="pct"/>
                <w:gridSpan w:val="2"/>
                <w:shd w:val="clear" w:color="auto" w:fill="auto"/>
                <w:vAlign w:val="center"/>
              </w:tcPr>
            </w:tcPrChange>
          </w:tcPr>
          <w:p w14:paraId="01202303" w14:textId="77777777" w:rsidR="008630D6" w:rsidRPr="00621E63" w:rsidRDefault="008630D6" w:rsidP="00670CCB">
            <w:pPr>
              <w:pStyle w:val="TableEntry"/>
              <w:rPr>
                <w:b/>
              </w:rPr>
            </w:pPr>
            <w:r w:rsidRPr="00621E63">
              <w:rPr>
                <w:b/>
              </w:rPr>
              <w:lastRenderedPageBreak/>
              <w:t>Active Source Parameters:</w:t>
            </w:r>
          </w:p>
        </w:tc>
      </w:tr>
      <w:tr w:rsidR="008630D6" w:rsidRPr="00621E63" w14:paraId="534CBA48" w14:textId="77777777" w:rsidTr="00D93F40">
        <w:trPr>
          <w:cantSplit/>
          <w:trHeight w:val="315"/>
          <w:jc w:val="center"/>
          <w:trPrChange w:id="3028" w:author="Mary Jungers" w:date="2019-11-14T18:58:00Z">
            <w:trPr>
              <w:cantSplit/>
              <w:trHeight w:val="315"/>
              <w:jc w:val="center"/>
            </w:trPr>
          </w:trPrChange>
        </w:trPr>
        <w:tc>
          <w:tcPr>
            <w:tcW w:w="1139" w:type="pct"/>
            <w:shd w:val="clear" w:color="auto" w:fill="auto"/>
            <w:vAlign w:val="center"/>
            <w:tcPrChange w:id="3029" w:author="Mary Jungers" w:date="2019-11-14T18:58:00Z">
              <w:tcPr>
                <w:tcW w:w="1139" w:type="pct"/>
                <w:shd w:val="clear" w:color="auto" w:fill="auto"/>
                <w:vAlign w:val="center"/>
              </w:tcPr>
            </w:tcPrChange>
          </w:tcPr>
          <w:p w14:paraId="19556FBC" w14:textId="77777777" w:rsidR="008630D6" w:rsidRPr="00621E63" w:rsidRDefault="008630D6" w:rsidP="00670CCB">
            <w:pPr>
              <w:pStyle w:val="TableEntry"/>
            </w:pPr>
            <w:r w:rsidRPr="00621E63">
              <w:t>Current Delivery Status</w:t>
            </w:r>
          </w:p>
        </w:tc>
        <w:tc>
          <w:tcPr>
            <w:tcW w:w="3861" w:type="pct"/>
            <w:shd w:val="clear" w:color="auto" w:fill="auto"/>
            <w:vAlign w:val="center"/>
            <w:tcPrChange w:id="3030" w:author="Mary Jungers" w:date="2019-11-14T18:58:00Z">
              <w:tcPr>
                <w:tcW w:w="3861" w:type="pct"/>
                <w:shd w:val="clear" w:color="auto" w:fill="auto"/>
                <w:vAlign w:val="center"/>
              </w:tcPr>
            </w:tcPrChange>
          </w:tcPr>
          <w:p w14:paraId="7DAC3A7D" w14:textId="77777777" w:rsidR="008630D6" w:rsidRPr="00621E63" w:rsidDel="00774633" w:rsidRDefault="008630D6" w:rsidP="00670CCB">
            <w:pPr>
              <w:pStyle w:val="TableEntry"/>
            </w:pPr>
            <w:r w:rsidRPr="00621E63">
              <w:t>Required for Delivery Start, Stop, and Complete.</w:t>
            </w:r>
          </w:p>
        </w:tc>
      </w:tr>
      <w:tr w:rsidR="008630D6" w:rsidRPr="00621E63" w14:paraId="67147D3E" w14:textId="77777777" w:rsidTr="00D93F40">
        <w:trPr>
          <w:cantSplit/>
          <w:trHeight w:val="315"/>
          <w:jc w:val="center"/>
          <w:trPrChange w:id="3031" w:author="Mary Jungers" w:date="2019-11-14T18:58:00Z">
            <w:trPr>
              <w:cantSplit/>
              <w:trHeight w:val="315"/>
              <w:jc w:val="center"/>
            </w:trPr>
          </w:trPrChange>
        </w:trPr>
        <w:tc>
          <w:tcPr>
            <w:tcW w:w="1139" w:type="pct"/>
            <w:shd w:val="clear" w:color="auto" w:fill="auto"/>
            <w:vAlign w:val="center"/>
            <w:tcPrChange w:id="3032" w:author="Mary Jungers" w:date="2019-11-14T18:58:00Z">
              <w:tcPr>
                <w:tcW w:w="1139" w:type="pct"/>
                <w:shd w:val="clear" w:color="auto" w:fill="auto"/>
                <w:vAlign w:val="center"/>
              </w:tcPr>
            </w:tcPrChange>
          </w:tcPr>
          <w:p w14:paraId="41933326" w14:textId="77777777" w:rsidR="008630D6" w:rsidRPr="00621E63" w:rsidRDefault="008630D6" w:rsidP="00670CCB">
            <w:pPr>
              <w:pStyle w:val="TableEntry"/>
            </w:pPr>
            <w:r w:rsidRPr="00621E63">
              <w:t>Program Delivery Mode</w:t>
            </w:r>
          </w:p>
        </w:tc>
        <w:tc>
          <w:tcPr>
            <w:tcW w:w="3861" w:type="pct"/>
            <w:shd w:val="clear" w:color="auto" w:fill="auto"/>
            <w:vAlign w:val="center"/>
            <w:tcPrChange w:id="3033" w:author="Mary Jungers" w:date="2019-11-14T18:58:00Z">
              <w:tcPr>
                <w:tcW w:w="3861" w:type="pct"/>
                <w:shd w:val="clear" w:color="auto" w:fill="auto"/>
                <w:vAlign w:val="center"/>
              </w:tcPr>
            </w:tcPrChange>
          </w:tcPr>
          <w:p w14:paraId="471E0E39" w14:textId="77777777" w:rsidR="008630D6" w:rsidRPr="00621E63" w:rsidRDefault="008630D6" w:rsidP="00670CCB">
            <w:pPr>
              <w:pStyle w:val="TableEntry"/>
            </w:pPr>
            <w:r w:rsidRPr="00621E63">
              <w:t>Required for Delivery Start, Stop, and Complete.</w:t>
            </w:r>
          </w:p>
        </w:tc>
      </w:tr>
      <w:tr w:rsidR="008630D6" w:rsidRPr="00621E63" w:rsidDel="003C6471" w14:paraId="617047A2" w14:textId="77777777" w:rsidTr="00D93F40">
        <w:trPr>
          <w:cantSplit/>
          <w:trHeight w:val="315"/>
          <w:jc w:val="center"/>
          <w:trPrChange w:id="3034" w:author="Mary Jungers" w:date="2019-11-14T18:58:00Z">
            <w:trPr>
              <w:cantSplit/>
              <w:trHeight w:val="315"/>
              <w:jc w:val="center"/>
            </w:trPr>
          </w:trPrChange>
        </w:trPr>
        <w:tc>
          <w:tcPr>
            <w:tcW w:w="1139" w:type="pct"/>
            <w:shd w:val="clear" w:color="auto" w:fill="auto"/>
            <w:vAlign w:val="center"/>
            <w:tcPrChange w:id="3035" w:author="Mary Jungers" w:date="2019-11-14T18:58:00Z">
              <w:tcPr>
                <w:tcW w:w="1139" w:type="pct"/>
                <w:shd w:val="clear" w:color="auto" w:fill="auto"/>
                <w:vAlign w:val="center"/>
              </w:tcPr>
            </w:tcPrChange>
          </w:tcPr>
          <w:p w14:paraId="181599E1" w14:textId="77777777" w:rsidR="008630D6" w:rsidRPr="00621E63" w:rsidDel="003C6471" w:rsidRDefault="008630D6" w:rsidP="00670CCB">
            <w:pPr>
              <w:pStyle w:val="TableEntry"/>
            </w:pPr>
            <w:r w:rsidRPr="00621E63">
              <w:t>Pump Not Delivering Reason</w:t>
            </w:r>
          </w:p>
        </w:tc>
        <w:tc>
          <w:tcPr>
            <w:tcW w:w="3861" w:type="pct"/>
            <w:shd w:val="clear" w:color="auto" w:fill="auto"/>
            <w:vAlign w:val="center"/>
            <w:tcPrChange w:id="3036" w:author="Mary Jungers" w:date="2019-11-14T18:58:00Z">
              <w:tcPr>
                <w:tcW w:w="3861" w:type="pct"/>
                <w:shd w:val="clear" w:color="auto" w:fill="auto"/>
                <w:vAlign w:val="center"/>
              </w:tcPr>
            </w:tcPrChange>
          </w:tcPr>
          <w:p w14:paraId="0FBD04DD" w14:textId="77777777" w:rsidR="008630D6" w:rsidRPr="00621E63" w:rsidDel="003C6471" w:rsidRDefault="008630D6" w:rsidP="00670CCB">
            <w:pPr>
              <w:pStyle w:val="TableEntry"/>
            </w:pPr>
            <w:r w:rsidRPr="00621E63">
              <w:t>Required for Delivery Stop and Delivery Complete if Current Delivery Status = pump-delivery-status-not-delivering; not applicable for Delivery Start.</w:t>
            </w:r>
          </w:p>
        </w:tc>
      </w:tr>
      <w:tr w:rsidR="008630D6" w:rsidRPr="00621E63" w:rsidDel="003C6471" w14:paraId="6A0BC57A" w14:textId="77777777" w:rsidTr="00D93F40">
        <w:trPr>
          <w:cantSplit/>
          <w:trHeight w:val="315"/>
          <w:jc w:val="center"/>
          <w:trPrChange w:id="3037" w:author="Mary Jungers" w:date="2019-11-14T18:58:00Z">
            <w:trPr>
              <w:cantSplit/>
              <w:trHeight w:val="315"/>
              <w:jc w:val="center"/>
            </w:trPr>
          </w:trPrChange>
        </w:trPr>
        <w:tc>
          <w:tcPr>
            <w:tcW w:w="1139" w:type="pct"/>
            <w:shd w:val="clear" w:color="auto" w:fill="auto"/>
            <w:vAlign w:val="center"/>
            <w:tcPrChange w:id="3038" w:author="Mary Jungers" w:date="2019-11-14T18:58:00Z">
              <w:tcPr>
                <w:tcW w:w="1139" w:type="pct"/>
                <w:shd w:val="clear" w:color="auto" w:fill="auto"/>
                <w:vAlign w:val="center"/>
              </w:tcPr>
            </w:tcPrChange>
          </w:tcPr>
          <w:p w14:paraId="2B78F848" w14:textId="77777777" w:rsidR="008630D6" w:rsidRPr="00621E63" w:rsidRDefault="008630D6" w:rsidP="00670CCB">
            <w:pPr>
              <w:pStyle w:val="TableEntry"/>
            </w:pPr>
            <w:r w:rsidRPr="00621E63">
              <w:t>Source Channel Label</w:t>
            </w:r>
          </w:p>
        </w:tc>
        <w:tc>
          <w:tcPr>
            <w:tcW w:w="3861" w:type="pct"/>
            <w:shd w:val="clear" w:color="auto" w:fill="auto"/>
            <w:vAlign w:val="center"/>
            <w:tcPrChange w:id="3039" w:author="Mary Jungers" w:date="2019-11-14T18:58:00Z">
              <w:tcPr>
                <w:tcW w:w="3861" w:type="pct"/>
                <w:shd w:val="clear" w:color="auto" w:fill="auto"/>
                <w:vAlign w:val="center"/>
              </w:tcPr>
            </w:tcPrChange>
          </w:tcPr>
          <w:p w14:paraId="5AD9A13F" w14:textId="77777777" w:rsidR="008630D6" w:rsidRPr="00621E63" w:rsidRDefault="008630D6" w:rsidP="00670CCB">
            <w:pPr>
              <w:pStyle w:val="TableEntry"/>
            </w:pPr>
            <w:r w:rsidRPr="00621E63">
              <w:t>Required for Delivery Start, Stop, and Complete.</w:t>
            </w:r>
          </w:p>
        </w:tc>
      </w:tr>
      <w:tr w:rsidR="008630D6" w:rsidRPr="00621E63" w:rsidDel="003C6471" w14:paraId="0FCE0C27" w14:textId="77777777" w:rsidTr="00D93F40">
        <w:trPr>
          <w:cantSplit/>
          <w:trHeight w:val="315"/>
          <w:jc w:val="center"/>
          <w:trPrChange w:id="3040" w:author="Mary Jungers" w:date="2019-11-14T18:58:00Z">
            <w:trPr>
              <w:cantSplit/>
              <w:trHeight w:val="315"/>
              <w:jc w:val="center"/>
            </w:trPr>
          </w:trPrChange>
        </w:trPr>
        <w:tc>
          <w:tcPr>
            <w:tcW w:w="1139" w:type="pct"/>
            <w:shd w:val="clear" w:color="auto" w:fill="auto"/>
            <w:vAlign w:val="center"/>
            <w:tcPrChange w:id="3041" w:author="Mary Jungers" w:date="2019-11-14T18:58:00Z">
              <w:tcPr>
                <w:tcW w:w="1139" w:type="pct"/>
                <w:shd w:val="clear" w:color="auto" w:fill="auto"/>
                <w:vAlign w:val="center"/>
              </w:tcPr>
            </w:tcPrChange>
          </w:tcPr>
          <w:p w14:paraId="60A3C01F" w14:textId="77777777" w:rsidR="008630D6" w:rsidRPr="00621E63" w:rsidRDefault="008630D6" w:rsidP="00670CCB">
            <w:pPr>
              <w:pStyle w:val="TableEntry"/>
              <w:rPr>
                <w:vertAlign w:val="superscript"/>
              </w:rPr>
            </w:pPr>
            <w:r w:rsidRPr="00621E63">
              <w:t xml:space="preserve">Current Segment Volume Delivered </w:t>
            </w:r>
            <w:r w:rsidRPr="00621E63">
              <w:rPr>
                <w:vertAlign w:val="superscript"/>
              </w:rPr>
              <w:t>Note 1</w:t>
            </w:r>
          </w:p>
        </w:tc>
        <w:tc>
          <w:tcPr>
            <w:tcW w:w="3861" w:type="pct"/>
            <w:shd w:val="clear" w:color="auto" w:fill="auto"/>
            <w:vAlign w:val="center"/>
            <w:tcPrChange w:id="3042" w:author="Mary Jungers" w:date="2019-11-14T18:58:00Z">
              <w:tcPr>
                <w:tcW w:w="3861" w:type="pct"/>
                <w:shd w:val="clear" w:color="auto" w:fill="auto"/>
                <w:vAlign w:val="center"/>
              </w:tcPr>
            </w:tcPrChange>
          </w:tcPr>
          <w:p w14:paraId="050E4732" w14:textId="77777777" w:rsidR="008630D6" w:rsidRPr="00621E63" w:rsidRDefault="008630D6" w:rsidP="00670CCB">
            <w:pPr>
              <w:pStyle w:val="TableEntry"/>
            </w:pPr>
            <w:r w:rsidRPr="00621E63">
              <w:t>For Delivery Stop and Delivery Complete, either this parameter or Cumulative Volume Delivered is required; optional for Delivery Start.</w:t>
            </w:r>
          </w:p>
        </w:tc>
      </w:tr>
      <w:tr w:rsidR="008630D6" w:rsidRPr="00621E63" w:rsidDel="003C6471" w14:paraId="287424C7" w14:textId="77777777" w:rsidTr="00D93F40">
        <w:trPr>
          <w:cantSplit/>
          <w:trHeight w:val="315"/>
          <w:jc w:val="center"/>
          <w:trPrChange w:id="3043" w:author="Mary Jungers" w:date="2019-11-14T18:58:00Z">
            <w:trPr>
              <w:cantSplit/>
              <w:trHeight w:val="315"/>
              <w:jc w:val="center"/>
            </w:trPr>
          </w:trPrChange>
        </w:trPr>
        <w:tc>
          <w:tcPr>
            <w:tcW w:w="1139" w:type="pct"/>
            <w:shd w:val="clear" w:color="auto" w:fill="auto"/>
            <w:vAlign w:val="center"/>
            <w:tcPrChange w:id="3044" w:author="Mary Jungers" w:date="2019-11-14T18:58:00Z">
              <w:tcPr>
                <w:tcW w:w="1139" w:type="pct"/>
                <w:shd w:val="clear" w:color="auto" w:fill="auto"/>
                <w:vAlign w:val="center"/>
              </w:tcPr>
            </w:tcPrChange>
          </w:tcPr>
          <w:p w14:paraId="6EB4F67A" w14:textId="77777777" w:rsidR="008630D6" w:rsidRPr="00621E63" w:rsidRDefault="008630D6" w:rsidP="00670CCB">
            <w:pPr>
              <w:pStyle w:val="TableEntry"/>
              <w:rPr>
                <w:vertAlign w:val="superscript"/>
              </w:rPr>
            </w:pPr>
            <w:r w:rsidRPr="00621E63">
              <w:t>Cumulative Volume Delivered</w:t>
            </w:r>
            <w:r w:rsidRPr="00621E63">
              <w:rPr>
                <w:vertAlign w:val="superscript"/>
              </w:rPr>
              <w:t xml:space="preserve"> Note 1</w:t>
            </w:r>
          </w:p>
        </w:tc>
        <w:tc>
          <w:tcPr>
            <w:tcW w:w="3861" w:type="pct"/>
            <w:shd w:val="clear" w:color="auto" w:fill="auto"/>
            <w:vAlign w:val="center"/>
            <w:tcPrChange w:id="3045" w:author="Mary Jungers" w:date="2019-11-14T18:58:00Z">
              <w:tcPr>
                <w:tcW w:w="3861" w:type="pct"/>
                <w:shd w:val="clear" w:color="auto" w:fill="auto"/>
                <w:vAlign w:val="center"/>
              </w:tcPr>
            </w:tcPrChange>
          </w:tcPr>
          <w:p w14:paraId="2F609D02" w14:textId="77777777" w:rsidR="008630D6" w:rsidRPr="00621E63" w:rsidRDefault="008630D6" w:rsidP="00670CCB">
            <w:pPr>
              <w:pStyle w:val="TableEntry"/>
            </w:pPr>
            <w:r w:rsidRPr="00621E63">
              <w:t>For Delivery Stop and Delivery Complete, either this parameter or Current Segment Volume Delivered is required; optional for Delivery Start.</w:t>
            </w:r>
          </w:p>
        </w:tc>
      </w:tr>
    </w:tbl>
    <w:p w14:paraId="0AB3B1F9" w14:textId="77777777" w:rsidR="008630D6" w:rsidRPr="00621E63" w:rsidRDefault="008630D6" w:rsidP="008630D6">
      <w:pPr>
        <w:pStyle w:val="Note"/>
      </w:pPr>
      <w:r w:rsidRPr="00621E63">
        <w:t>Note 1: When Pump Active Sources is primary or secondary, this parameter is reported under the corresponding containment group. When Pump Active Sources is PCA, loading, clinician, or intermittent, this parameter is reported under the containment group for the fluid source (primary or secondary).</w:t>
      </w:r>
    </w:p>
    <w:p w14:paraId="2ABF6278" w14:textId="77777777" w:rsidR="008630D6" w:rsidRPr="00621E63" w:rsidRDefault="008630D6" w:rsidP="008630D6">
      <w:pPr>
        <w:pStyle w:val="BodyText"/>
      </w:pPr>
    </w:p>
    <w:p w14:paraId="0B31543D" w14:textId="3E8E73C1" w:rsidR="008630D6" w:rsidRPr="00621E63" w:rsidDel="00CE1CA8" w:rsidRDefault="008630D6" w:rsidP="008630D6">
      <w:pPr>
        <w:pStyle w:val="BodyText"/>
        <w:rPr>
          <w:del w:id="3046" w:author="Mary Jungers" w:date="2019-11-13T19:22:00Z"/>
        </w:rPr>
      </w:pPr>
      <w:r w:rsidRPr="00621E63">
        <w:t>The following table outlines the parameters that are sent with the Communication Status Change event.</w:t>
      </w:r>
    </w:p>
    <w:p w14:paraId="7E7955F0" w14:textId="77777777" w:rsidR="008630D6" w:rsidRPr="00621E63" w:rsidRDefault="008630D6" w:rsidP="008630D6">
      <w:pPr>
        <w:pStyle w:val="BodyText"/>
      </w:pPr>
    </w:p>
    <w:p w14:paraId="0FE2D7B8" w14:textId="011409FC" w:rsidR="008630D6" w:rsidRPr="00621E63" w:rsidRDefault="008630D6" w:rsidP="008630D6">
      <w:pPr>
        <w:pStyle w:val="TableTitle"/>
      </w:pPr>
      <w:r w:rsidRPr="00621E63">
        <w:t xml:space="preserve">Table </w:t>
      </w:r>
      <w:r w:rsidR="00726697" w:rsidRPr="00621E63">
        <w:t>M</w:t>
      </w:r>
      <w:r w:rsidRPr="00621E63">
        <w:t>.1.2.1-3: Infusion Pump Communication Status Change Event Parameters</w:t>
      </w:r>
    </w:p>
    <w:tbl>
      <w:tblPr>
        <w:tblW w:w="438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388"/>
        <w:gridCol w:w="5794"/>
      </w:tblGrid>
      <w:tr w:rsidR="008630D6" w:rsidRPr="00621E63" w14:paraId="27F39783" w14:textId="77777777" w:rsidTr="00670CCB">
        <w:trPr>
          <w:trHeight w:val="315"/>
          <w:tblHeader/>
        </w:trPr>
        <w:tc>
          <w:tcPr>
            <w:tcW w:w="1459" w:type="pct"/>
            <w:shd w:val="clear" w:color="auto" w:fill="D9D9D9"/>
            <w:vAlign w:val="center"/>
          </w:tcPr>
          <w:p w14:paraId="0C7A6751" w14:textId="77777777" w:rsidR="008630D6" w:rsidRPr="00621E63" w:rsidRDefault="008630D6" w:rsidP="00670CCB">
            <w:pPr>
              <w:pStyle w:val="TableEntryHeader"/>
            </w:pPr>
            <w:r w:rsidRPr="00621E63">
              <w:t>PARAMETER</w:t>
            </w:r>
          </w:p>
        </w:tc>
        <w:tc>
          <w:tcPr>
            <w:tcW w:w="3541" w:type="pct"/>
            <w:shd w:val="clear" w:color="auto" w:fill="D9D9D9"/>
            <w:vAlign w:val="center"/>
          </w:tcPr>
          <w:p w14:paraId="4EDA4E1D" w14:textId="77777777" w:rsidR="008630D6" w:rsidRPr="00621E63" w:rsidRDefault="008630D6" w:rsidP="00670CCB">
            <w:pPr>
              <w:pStyle w:val="TableEntryHeader"/>
            </w:pPr>
            <w:r w:rsidRPr="00621E63">
              <w:t>NOTES</w:t>
            </w:r>
          </w:p>
        </w:tc>
      </w:tr>
      <w:tr w:rsidR="008630D6" w:rsidRPr="00621E63" w14:paraId="61D12E6F" w14:textId="77777777" w:rsidTr="00670CCB">
        <w:trPr>
          <w:trHeight w:val="315"/>
        </w:trPr>
        <w:tc>
          <w:tcPr>
            <w:tcW w:w="1459" w:type="pct"/>
            <w:shd w:val="clear" w:color="auto" w:fill="auto"/>
            <w:vAlign w:val="center"/>
          </w:tcPr>
          <w:p w14:paraId="4708426C" w14:textId="77777777" w:rsidR="008630D6" w:rsidRPr="00621E63" w:rsidRDefault="008630D6" w:rsidP="00670CCB">
            <w:pPr>
              <w:pStyle w:val="TableEntry"/>
            </w:pPr>
            <w:r w:rsidRPr="00621E63">
              <w:t>Communication Status</w:t>
            </w:r>
          </w:p>
        </w:tc>
        <w:tc>
          <w:tcPr>
            <w:tcW w:w="3541" w:type="pct"/>
            <w:shd w:val="clear" w:color="auto" w:fill="auto"/>
            <w:vAlign w:val="center"/>
          </w:tcPr>
          <w:p w14:paraId="22E90E2A" w14:textId="77777777" w:rsidR="008630D6" w:rsidRPr="00621E63" w:rsidDel="00774633" w:rsidRDefault="008630D6" w:rsidP="00670CCB">
            <w:pPr>
              <w:pStyle w:val="TableEntry"/>
            </w:pPr>
            <w:r w:rsidRPr="00621E63">
              <w:t>Required.</w:t>
            </w:r>
          </w:p>
        </w:tc>
      </w:tr>
    </w:tbl>
    <w:p w14:paraId="30EF359C" w14:textId="77777777" w:rsidR="008630D6" w:rsidRPr="00621E63" w:rsidRDefault="008630D6" w:rsidP="008630D6">
      <w:pPr>
        <w:pStyle w:val="BodyText"/>
      </w:pPr>
    </w:p>
    <w:p w14:paraId="63E880FB" w14:textId="2B1A4FA8" w:rsidR="008630D6" w:rsidRPr="00621E63" w:rsidRDefault="008630D6" w:rsidP="008630D6">
      <w:pPr>
        <w:pStyle w:val="BodyText"/>
      </w:pPr>
      <w:r w:rsidRPr="00621E63">
        <w:t xml:space="preserve">Table </w:t>
      </w:r>
      <w:ins w:id="3047" w:author="Mary Jungers" w:date="2019-11-13T19:22:00Z">
        <w:r w:rsidR="00CE1CA8" w:rsidRPr="00621E63">
          <w:t>M</w:t>
        </w:r>
      </w:ins>
      <w:del w:id="3048" w:author="Mary Jungers" w:date="2019-11-13T19:22:00Z">
        <w:r w:rsidRPr="00621E63" w:rsidDel="00CE1CA8">
          <w:delText>L</w:delText>
        </w:r>
      </w:del>
      <w:r w:rsidRPr="00621E63">
        <w:t xml:space="preserve">.1.2.1-4: Clinical Scenarios describes the mapping of clinical scenarios to pump events. </w:t>
      </w:r>
    </w:p>
    <w:p w14:paraId="69A8F8D2" w14:textId="77777777" w:rsidR="008630D6" w:rsidRPr="00621E63" w:rsidRDefault="008630D6" w:rsidP="008630D6">
      <w:pPr>
        <w:pStyle w:val="BodyText"/>
      </w:pPr>
      <w:r w:rsidRPr="00621E63">
        <w:t>Notes:</w:t>
      </w:r>
    </w:p>
    <w:p w14:paraId="125E6FC0" w14:textId="77777777" w:rsidR="008630D6" w:rsidRPr="00621E63" w:rsidRDefault="008630D6" w:rsidP="008630D6">
      <w:pPr>
        <w:pStyle w:val="ListBullet2"/>
      </w:pPr>
      <w:r w:rsidRPr="00621E63">
        <w:t>The term “delivery segment” refers to the period between a MDC_EVT_PUMP_DELIV_START event and the next MDC_EVT_PUMP_DELIV_STOP or MDC_EVT_PUMP_DELIV_COMP event</w:t>
      </w:r>
    </w:p>
    <w:p w14:paraId="4BF1DBF6" w14:textId="77777777" w:rsidR="008630D6" w:rsidRPr="00621E63" w:rsidRDefault="008630D6" w:rsidP="008630D6">
      <w:pPr>
        <w:pStyle w:val="ListBullet2"/>
      </w:pPr>
      <w:r w:rsidRPr="00621E63">
        <w:t>Although the Pump Active Sources parameters can identify multiple sources, there is only one active source at a given time in each of the scenarios in the table</w:t>
      </w:r>
    </w:p>
    <w:p w14:paraId="18904396" w14:textId="77777777" w:rsidR="008630D6" w:rsidRPr="00621E63" w:rsidRDefault="008630D6" w:rsidP="008630D6">
      <w:pPr>
        <w:pStyle w:val="ListBullet2"/>
      </w:pPr>
      <w:r w:rsidRPr="00621E63">
        <w:t>For Pump Active Sources, the value “pump-source-info-*” indicates that either pump-source-info-primary or pump-source-info-secondary is a valid value for the event</w:t>
      </w:r>
    </w:p>
    <w:p w14:paraId="717D9573" w14:textId="77777777" w:rsidR="008630D6" w:rsidRPr="00621E63" w:rsidRDefault="008630D6" w:rsidP="008630D6">
      <w:pPr>
        <w:pStyle w:val="ListBullet2"/>
      </w:pPr>
      <w:r w:rsidRPr="00621E63">
        <w:t xml:space="preserve">When Pump Active Sources is one of the following: </w:t>
      </w:r>
    </w:p>
    <w:p w14:paraId="79DB5350" w14:textId="77777777" w:rsidR="008630D6" w:rsidRPr="00621E63" w:rsidRDefault="008630D6" w:rsidP="008630D6">
      <w:pPr>
        <w:pStyle w:val="ListBullet3"/>
      </w:pPr>
      <w:r w:rsidRPr="00621E63">
        <w:t>pump-source-info-pca</w:t>
      </w:r>
    </w:p>
    <w:p w14:paraId="6E180BB0" w14:textId="77777777" w:rsidR="008630D6" w:rsidRPr="00621E63" w:rsidRDefault="008630D6" w:rsidP="008630D6">
      <w:pPr>
        <w:pStyle w:val="ListBullet3"/>
      </w:pPr>
      <w:r w:rsidRPr="00621E63">
        <w:t>pump-source-info-loading</w:t>
      </w:r>
    </w:p>
    <w:p w14:paraId="2B8540DF" w14:textId="77777777" w:rsidR="008630D6" w:rsidRPr="00621E63" w:rsidRDefault="008630D6" w:rsidP="008630D6">
      <w:pPr>
        <w:pStyle w:val="ListBullet3"/>
      </w:pPr>
      <w:r w:rsidRPr="00621E63">
        <w:t>pump-source-info-clinician</w:t>
      </w:r>
    </w:p>
    <w:p w14:paraId="32166E13" w14:textId="77777777" w:rsidR="008630D6" w:rsidRPr="00621E63" w:rsidRDefault="008630D6" w:rsidP="008630D6">
      <w:pPr>
        <w:pStyle w:val="ListBullet3"/>
      </w:pPr>
      <w:r w:rsidRPr="00621E63">
        <w:lastRenderedPageBreak/>
        <w:t>pump-source-info-intermittent</w:t>
      </w:r>
    </w:p>
    <w:p w14:paraId="2189982F" w14:textId="77777777" w:rsidR="008630D6" w:rsidRPr="00621E63" w:rsidRDefault="008630D6" w:rsidP="008630D6">
      <w:pPr>
        <w:pStyle w:val="BodyText"/>
        <w:ind w:left="720"/>
      </w:pPr>
      <w:r w:rsidRPr="00621E63">
        <w:t>parameter values specific to that dose are reported within a corresponding containment group (reflected in the scenarios as “Active Source Parameters (pump-source-info-...)". Parameters that apply to the overall delivery for the active fluid source (such as Cumulative Volume Delivered) are reported within a separate containment group for that source (reflected in the scenarios as “Source Parameters (primary or secondary)”).</w:t>
      </w:r>
    </w:p>
    <w:p w14:paraId="36A00F47" w14:textId="77777777" w:rsidR="008630D6" w:rsidRPr="00621E63" w:rsidRDefault="008630D6" w:rsidP="008630D6">
      <w:pPr>
        <w:pStyle w:val="ListBullet2"/>
      </w:pPr>
      <w:r w:rsidRPr="00621E63">
        <w:t>Source Channel Label is assigned a vendor-specific value (e.g., “primary” or “secondary”, ‘A’ or ‘B’, etc.). This is especially useful when Pump Active Sources is not pump-source-info-primary or pump-source-info-secondary (e.g., during a bolus). In that case, the source for the bolus can be identified via Source Channel Label.</w:t>
      </w:r>
    </w:p>
    <w:p w14:paraId="3576E638" w14:textId="77777777" w:rsidR="008630D6" w:rsidRPr="00621E63" w:rsidRDefault="008630D6" w:rsidP="008630D6">
      <w:pPr>
        <w:pStyle w:val="ListBullet2"/>
      </w:pPr>
      <w:r w:rsidRPr="00621E63">
        <w:t>The value of pump-delivery-status-transitioning for Current Delivery Status is applicable to transitional stop and complete events in cases where the medication or fluid associated with the source will continue to be delivered after the transition (e.g., to/from bolus, to KVO, titration, etc.). It should not be used for transitions from piggyback to primary.</w:t>
      </w:r>
    </w:p>
    <w:p w14:paraId="2D6ABA80" w14:textId="77777777" w:rsidR="008630D6" w:rsidRPr="00621E63" w:rsidRDefault="008630D6" w:rsidP="008630D6">
      <w:pPr>
        <w:pStyle w:val="ListBullet2"/>
      </w:pPr>
      <w:r w:rsidRPr="00621E63">
        <w:t>For events where Current Delivery Status = pump-delivery-status-transitioning, the values for Infusing Status and Current Pump Fluid Flow must be consistent; i.e., either:</w:t>
      </w:r>
    </w:p>
    <w:p w14:paraId="72819744" w14:textId="77777777" w:rsidR="008630D6" w:rsidRPr="00621E63" w:rsidRDefault="008630D6" w:rsidP="008630D6">
      <w:pPr>
        <w:pStyle w:val="ListBullet3"/>
      </w:pPr>
      <w:r w:rsidRPr="00621E63">
        <w:t xml:space="preserve">Infusing Status = pump-status-infusing and Current Pump Fluid Flow &gt; 0, or </w:t>
      </w:r>
    </w:p>
    <w:p w14:paraId="7094F294" w14:textId="77777777" w:rsidR="008630D6" w:rsidRPr="00621E63" w:rsidRDefault="008630D6" w:rsidP="008630D6">
      <w:pPr>
        <w:pStyle w:val="ListBullet3"/>
      </w:pPr>
      <w:r w:rsidRPr="00621E63">
        <w:t>Infusing Status = pump-status-not-infusing and Current Pump Fluid Flow = 0</w:t>
      </w:r>
    </w:p>
    <w:p w14:paraId="1D2B00BE" w14:textId="77777777" w:rsidR="008630D6" w:rsidRPr="00621E63" w:rsidRDefault="008630D6" w:rsidP="008630D6">
      <w:pPr>
        <w:pStyle w:val="BodyText"/>
        <w:ind w:left="720"/>
      </w:pPr>
      <w:r w:rsidRPr="00621E63">
        <w:t>In the scenarios, the terms “pump reported status” and “pump reported rate” are used in place of actual values to indicate that it is vendor-specific as to which of these two combinations of values will be reported.</w:t>
      </w:r>
    </w:p>
    <w:p w14:paraId="15C83EEF" w14:textId="77777777" w:rsidR="008630D6" w:rsidRPr="00621E63" w:rsidRDefault="008630D6" w:rsidP="008630D6">
      <w:pPr>
        <w:pStyle w:val="ListBullet2"/>
      </w:pPr>
      <w:r w:rsidRPr="00621E63">
        <w:t>Additional clinical scenarios will be added to this table as they are identified.</w:t>
      </w:r>
    </w:p>
    <w:p w14:paraId="3E231C5C" w14:textId="77777777" w:rsidR="008630D6" w:rsidRPr="00621E63" w:rsidRDefault="008630D6" w:rsidP="005B0C7C">
      <w:pPr>
        <w:pStyle w:val="BodyText"/>
      </w:pPr>
    </w:p>
    <w:p w14:paraId="6403BE7A" w14:textId="33F4D13D" w:rsidR="008630D6" w:rsidRPr="00621E63" w:rsidDel="00CE1CA8" w:rsidRDefault="008630D6" w:rsidP="00CE1CA8">
      <w:pPr>
        <w:pStyle w:val="BodyText"/>
        <w:rPr>
          <w:del w:id="3049" w:author="Mary Jungers" w:date="2019-11-13T19:23:00Z"/>
        </w:rPr>
        <w:pPrChange w:id="3050" w:author="Mary Jungers" w:date="2019-11-13T19:22:00Z">
          <w:pPr>
            <w:pStyle w:val="TableTitle"/>
          </w:pPr>
        </w:pPrChange>
      </w:pPr>
    </w:p>
    <w:p w14:paraId="7EAF2BFA" w14:textId="520BE946" w:rsidR="008630D6" w:rsidRPr="00621E63" w:rsidRDefault="008630D6" w:rsidP="008630D6">
      <w:pPr>
        <w:pStyle w:val="TableTitle"/>
      </w:pPr>
      <w:del w:id="3051" w:author="Mary Jungers" w:date="2019-11-13T19:23:00Z">
        <w:r w:rsidRPr="00621E63" w:rsidDel="00CE1CA8">
          <w:br w:type="page"/>
        </w:r>
      </w:del>
      <w:r w:rsidRPr="00621E63">
        <w:t xml:space="preserve">Table </w:t>
      </w:r>
      <w:r w:rsidR="00726697" w:rsidRPr="00621E63">
        <w:t>M</w:t>
      </w:r>
      <w:r w:rsidRPr="00621E63">
        <w:t>.1.2.1-4: Clinical Scenarios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23"/>
        <w:gridCol w:w="2461"/>
        <w:gridCol w:w="3516"/>
        <w:gridCol w:w="1950"/>
      </w:tblGrid>
      <w:tr w:rsidR="008630D6" w:rsidRPr="00621E63" w14:paraId="6B8BE364" w14:textId="77777777" w:rsidTr="00670CCB">
        <w:trPr>
          <w:tblHeader/>
        </w:trPr>
        <w:tc>
          <w:tcPr>
            <w:tcW w:w="761" w:type="pct"/>
            <w:shd w:val="clear" w:color="auto" w:fill="E0E0E0"/>
            <w:vAlign w:val="center"/>
          </w:tcPr>
          <w:p w14:paraId="213717F9" w14:textId="77777777" w:rsidR="008630D6" w:rsidRPr="00621E63" w:rsidRDefault="008630D6" w:rsidP="00670CCB">
            <w:pPr>
              <w:pStyle w:val="TableEntryHeader"/>
            </w:pPr>
            <w:r w:rsidRPr="00621E63">
              <w:t>Clinical Scenario</w:t>
            </w:r>
          </w:p>
        </w:tc>
        <w:tc>
          <w:tcPr>
            <w:tcW w:w="1316" w:type="pct"/>
            <w:shd w:val="clear" w:color="auto" w:fill="E0E0E0"/>
            <w:vAlign w:val="center"/>
          </w:tcPr>
          <w:p w14:paraId="599F7290" w14:textId="77777777" w:rsidR="008630D6" w:rsidRPr="00621E63" w:rsidRDefault="008630D6" w:rsidP="00670CCB">
            <w:pPr>
              <w:pStyle w:val="TableEntryHeader"/>
            </w:pPr>
            <w:r w:rsidRPr="00621E63">
              <w:t>PCD-10    Event</w:t>
            </w:r>
          </w:p>
        </w:tc>
        <w:tc>
          <w:tcPr>
            <w:tcW w:w="1880" w:type="pct"/>
            <w:shd w:val="clear" w:color="auto" w:fill="E0E0E0"/>
            <w:vAlign w:val="center"/>
          </w:tcPr>
          <w:p w14:paraId="54FAE69D" w14:textId="77777777" w:rsidR="008630D6" w:rsidRPr="00621E63" w:rsidRDefault="008630D6" w:rsidP="00670CCB">
            <w:pPr>
              <w:pStyle w:val="TableEntryHeader"/>
            </w:pPr>
            <w:r w:rsidRPr="00621E63">
              <w:t>Parameters</w:t>
            </w:r>
          </w:p>
        </w:tc>
        <w:tc>
          <w:tcPr>
            <w:tcW w:w="1043" w:type="pct"/>
            <w:shd w:val="clear" w:color="auto" w:fill="E0E0E0"/>
            <w:vAlign w:val="center"/>
          </w:tcPr>
          <w:p w14:paraId="386DE8E1" w14:textId="77777777" w:rsidR="008630D6" w:rsidRPr="00621E63" w:rsidRDefault="008630D6" w:rsidP="00670CCB">
            <w:pPr>
              <w:pStyle w:val="TableEntryHeader"/>
            </w:pPr>
            <w:r w:rsidRPr="00621E63">
              <w:t>Discussion</w:t>
            </w:r>
          </w:p>
        </w:tc>
      </w:tr>
      <w:tr w:rsidR="008630D6" w:rsidRPr="00621E63" w14:paraId="234429F2" w14:textId="77777777" w:rsidTr="00670CCB">
        <w:trPr>
          <w:cantSplit/>
          <w:trHeight w:val="139"/>
        </w:trPr>
        <w:tc>
          <w:tcPr>
            <w:tcW w:w="761" w:type="pct"/>
            <w:vMerge w:val="restart"/>
            <w:shd w:val="clear" w:color="auto" w:fill="auto"/>
          </w:tcPr>
          <w:p w14:paraId="709F637E" w14:textId="77777777" w:rsidR="008630D6" w:rsidRPr="00621E63" w:rsidRDefault="008630D6" w:rsidP="00670CCB">
            <w:pPr>
              <w:pStyle w:val="TableEntry"/>
            </w:pPr>
            <w:r w:rsidRPr="00621E63">
              <w:t>New infusion start, followed by eventual transition to KVO, followed by transition from KVO to paused</w:t>
            </w:r>
          </w:p>
          <w:p w14:paraId="2DB8D5D5" w14:textId="77777777" w:rsidR="008630D6" w:rsidRPr="00621E63" w:rsidRDefault="008630D6" w:rsidP="00670CCB">
            <w:pPr>
              <w:pStyle w:val="TableEntry"/>
            </w:pPr>
          </w:p>
          <w:p w14:paraId="26F00600" w14:textId="77777777" w:rsidR="008630D6" w:rsidRPr="00621E63" w:rsidRDefault="008630D6" w:rsidP="00670CCB">
            <w:pPr>
              <w:pStyle w:val="TableEntry"/>
            </w:pPr>
          </w:p>
        </w:tc>
        <w:tc>
          <w:tcPr>
            <w:tcW w:w="1316" w:type="pct"/>
            <w:shd w:val="clear" w:color="auto" w:fill="auto"/>
          </w:tcPr>
          <w:p w14:paraId="6122FBA0" w14:textId="77777777" w:rsidR="008630D6" w:rsidRPr="00621E63" w:rsidRDefault="008630D6" w:rsidP="00670CCB">
            <w:pPr>
              <w:pStyle w:val="TableEntry"/>
            </w:pPr>
            <w:r w:rsidRPr="00621E63">
              <w:t>MDC_EVT_PUMP_DELIV_ START</w:t>
            </w:r>
          </w:p>
        </w:tc>
        <w:tc>
          <w:tcPr>
            <w:tcW w:w="1880" w:type="pct"/>
            <w:shd w:val="clear" w:color="auto" w:fill="auto"/>
          </w:tcPr>
          <w:p w14:paraId="161C09DC" w14:textId="77777777" w:rsidR="008630D6" w:rsidRPr="00621E63" w:rsidRDefault="008630D6" w:rsidP="00670CCB">
            <w:pPr>
              <w:pStyle w:val="TableEntry"/>
              <w:rPr>
                <w:u w:val="single"/>
              </w:rPr>
            </w:pPr>
            <w:r w:rsidRPr="00621E63">
              <w:rPr>
                <w:u w:val="single"/>
              </w:rPr>
              <w:t>Pump Delivery Info Parameters:</w:t>
            </w:r>
          </w:p>
          <w:p w14:paraId="4CB30381" w14:textId="77777777" w:rsidR="008630D6" w:rsidRPr="00621E63" w:rsidRDefault="008630D6" w:rsidP="00670CCB">
            <w:pPr>
              <w:pStyle w:val="TableEntry"/>
            </w:pPr>
            <w:r w:rsidRPr="00621E63">
              <w:rPr>
                <w:color w:val="0000FF"/>
              </w:rPr>
              <w:t>Infusing Status</w:t>
            </w:r>
            <w:r w:rsidRPr="00621E63">
              <w:t>=pump-status-infusing</w:t>
            </w:r>
          </w:p>
          <w:p w14:paraId="0A9A49C1" w14:textId="77777777" w:rsidR="008630D6" w:rsidRPr="00621E63" w:rsidRDefault="008630D6" w:rsidP="00670CCB">
            <w:pPr>
              <w:pStyle w:val="TableEntry"/>
            </w:pPr>
            <w:r w:rsidRPr="00621E63">
              <w:rPr>
                <w:color w:val="0000FF"/>
              </w:rPr>
              <w:t>Current Pump Fluid Flow</w:t>
            </w:r>
            <w:r w:rsidRPr="00621E63">
              <w:t>=programmed rate</w:t>
            </w:r>
          </w:p>
          <w:p w14:paraId="5C0C1514" w14:textId="77777777" w:rsidR="008630D6" w:rsidRPr="00621E63" w:rsidRDefault="008630D6" w:rsidP="00670CCB">
            <w:pPr>
              <w:pStyle w:val="TableEntry"/>
            </w:pPr>
            <w:r w:rsidRPr="00621E63">
              <w:rPr>
                <w:color w:val="0000FF"/>
              </w:rPr>
              <w:t>Pump Active Sources</w:t>
            </w:r>
            <w:r w:rsidRPr="00621E63">
              <w:t>=pump-source-info-*</w:t>
            </w:r>
          </w:p>
          <w:p w14:paraId="5691814C" w14:textId="77777777" w:rsidR="008630D6" w:rsidRPr="00621E63" w:rsidRDefault="008630D6" w:rsidP="00670CCB">
            <w:pPr>
              <w:pStyle w:val="TableEntry"/>
            </w:pPr>
          </w:p>
          <w:p w14:paraId="271A2311" w14:textId="77777777" w:rsidR="008630D6" w:rsidRPr="00621E63" w:rsidRDefault="008630D6" w:rsidP="00670CCB">
            <w:pPr>
              <w:pStyle w:val="TableEntry"/>
              <w:rPr>
                <w:u w:val="single"/>
              </w:rPr>
            </w:pPr>
            <w:r w:rsidRPr="00621E63">
              <w:rPr>
                <w:u w:val="single"/>
              </w:rPr>
              <w:t>Active Source Parameters:</w:t>
            </w:r>
          </w:p>
          <w:p w14:paraId="30C01094" w14:textId="77777777" w:rsidR="008630D6" w:rsidRPr="00621E63" w:rsidRDefault="008630D6" w:rsidP="00670CCB">
            <w:pPr>
              <w:pStyle w:val="TableEntry"/>
            </w:pPr>
            <w:r w:rsidRPr="00621E63">
              <w:rPr>
                <w:color w:val="0000FF"/>
              </w:rPr>
              <w:t>Current Delivery Status</w:t>
            </w:r>
            <w:r w:rsidRPr="00621E63">
              <w:t>=pump-delivery-status-delivering</w:t>
            </w:r>
          </w:p>
          <w:p w14:paraId="5348C998" w14:textId="77777777" w:rsidR="008630D6" w:rsidRPr="00621E63" w:rsidRDefault="008630D6" w:rsidP="00670CCB">
            <w:pPr>
              <w:pStyle w:val="TableEntry"/>
            </w:pPr>
            <w:r w:rsidRPr="00621E63">
              <w:rPr>
                <w:color w:val="0000FF"/>
              </w:rPr>
              <w:t>Program Delivery Mode</w:t>
            </w:r>
            <w:r w:rsidRPr="00621E63">
              <w:t>=pump-program-delivery-mode-continuous</w:t>
            </w:r>
          </w:p>
          <w:p w14:paraId="2A6A9F2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5768EB05" w14:textId="77777777" w:rsidR="008630D6" w:rsidRPr="00621E63" w:rsidRDefault="008630D6" w:rsidP="00670CCB">
            <w:pPr>
              <w:pStyle w:val="TableEntry"/>
            </w:pPr>
            <w:r w:rsidRPr="00621E63">
              <w:rPr>
                <w:color w:val="0000FF"/>
              </w:rPr>
              <w:t>Rate</w:t>
            </w:r>
            <w:r w:rsidRPr="00621E63">
              <w:t>=programmed rate</w:t>
            </w:r>
          </w:p>
          <w:p w14:paraId="6F0CF3B5" w14:textId="77777777" w:rsidR="008630D6" w:rsidRPr="00621E63" w:rsidRDefault="008630D6" w:rsidP="00670CCB">
            <w:pPr>
              <w:pStyle w:val="TableEntry"/>
            </w:pPr>
            <w:r w:rsidRPr="00621E63">
              <w:rPr>
                <w:color w:val="0000FF"/>
              </w:rPr>
              <w:t>Dose Rate</w:t>
            </w:r>
            <w:r w:rsidRPr="00621E63">
              <w:t>=programmed dose rate</w:t>
            </w:r>
          </w:p>
          <w:p w14:paraId="5EEE5F3D" w14:textId="77777777" w:rsidR="008630D6" w:rsidRPr="00621E63" w:rsidRDefault="008630D6" w:rsidP="00670CCB">
            <w:pPr>
              <w:pStyle w:val="TableEntry"/>
            </w:pPr>
            <w:r w:rsidRPr="00621E63">
              <w:rPr>
                <w:color w:val="0000FF"/>
              </w:rPr>
              <w:t>Volume Programmed</w:t>
            </w:r>
            <w:r w:rsidRPr="00621E63">
              <w:t>=volume programmed</w:t>
            </w:r>
          </w:p>
          <w:p w14:paraId="79C883FE" w14:textId="77777777" w:rsidR="008630D6" w:rsidRPr="00621E63" w:rsidRDefault="008630D6" w:rsidP="00670CCB">
            <w:pPr>
              <w:pStyle w:val="TableEntry"/>
            </w:pPr>
            <w:r w:rsidRPr="00621E63">
              <w:rPr>
                <w:color w:val="0000FF"/>
              </w:rPr>
              <w:t>Current Segment Volume Delivered</w:t>
            </w:r>
            <w:r w:rsidRPr="00621E63">
              <w:t>=0</w:t>
            </w:r>
          </w:p>
          <w:p w14:paraId="1C7CA980" w14:textId="77777777" w:rsidR="008630D6" w:rsidRPr="00621E63" w:rsidRDefault="008630D6" w:rsidP="00670CCB">
            <w:pPr>
              <w:pStyle w:val="TableEntry"/>
            </w:pPr>
            <w:r w:rsidRPr="00621E63">
              <w:rPr>
                <w:color w:val="0000FF"/>
              </w:rPr>
              <w:t>Cumulative Volume Delivered</w:t>
            </w:r>
            <w:r w:rsidRPr="00621E63">
              <w:t>=0</w:t>
            </w:r>
          </w:p>
          <w:p w14:paraId="757F61A6" w14:textId="77777777" w:rsidR="008630D6" w:rsidRPr="00621E63" w:rsidRDefault="008630D6" w:rsidP="00670CCB">
            <w:pPr>
              <w:pStyle w:val="TableEntry"/>
            </w:pPr>
            <w:r w:rsidRPr="00621E63">
              <w:rPr>
                <w:color w:val="0000FF"/>
              </w:rPr>
              <w:t>Volume Remaining</w:t>
            </w:r>
            <w:r w:rsidRPr="00621E63">
              <w:t>=volume programmed</w:t>
            </w:r>
          </w:p>
          <w:p w14:paraId="32D20874" w14:textId="77777777" w:rsidR="008630D6" w:rsidRPr="00621E63" w:rsidRDefault="008630D6" w:rsidP="00670CCB">
            <w:pPr>
              <w:pStyle w:val="TableEntry"/>
              <w:rPr>
                <w:color w:val="0000FF"/>
              </w:rPr>
            </w:pPr>
            <w:r w:rsidRPr="00621E63">
              <w:rPr>
                <w:color w:val="0000FF"/>
              </w:rPr>
              <w:t>Time Remaining</w:t>
            </w:r>
            <w:r w:rsidRPr="00621E63">
              <w:t>=based upon Volume Remaining and Rate</w:t>
            </w:r>
          </w:p>
        </w:tc>
        <w:tc>
          <w:tcPr>
            <w:tcW w:w="1043" w:type="pct"/>
            <w:vMerge w:val="restart"/>
            <w:shd w:val="clear" w:color="auto" w:fill="auto"/>
          </w:tcPr>
          <w:p w14:paraId="3E9B1A64" w14:textId="77777777" w:rsidR="008630D6" w:rsidRPr="00621E63" w:rsidRDefault="008630D6" w:rsidP="00670CCB">
            <w:pPr>
              <w:pStyle w:val="TableEntry"/>
            </w:pPr>
            <w:r w:rsidRPr="00621E63">
              <w:t>Depending on pump make/model, Rate may not be specific to KVO rate and volume infused may continue to increase after the transition to KVO even though the VTBI has been met</w:t>
            </w:r>
          </w:p>
          <w:p w14:paraId="5F503668" w14:textId="77777777" w:rsidR="008630D6" w:rsidRPr="00621E63" w:rsidRDefault="008630D6" w:rsidP="00670CCB">
            <w:pPr>
              <w:pStyle w:val="TableEntry"/>
            </w:pPr>
          </w:p>
        </w:tc>
      </w:tr>
      <w:tr w:rsidR="008630D6" w:rsidRPr="00621E63" w14:paraId="52657071" w14:textId="77777777" w:rsidTr="00670CCB">
        <w:trPr>
          <w:cantSplit/>
          <w:trHeight w:val="139"/>
        </w:trPr>
        <w:tc>
          <w:tcPr>
            <w:tcW w:w="761" w:type="pct"/>
            <w:vMerge/>
            <w:shd w:val="clear" w:color="auto" w:fill="auto"/>
          </w:tcPr>
          <w:p w14:paraId="0909ED8D" w14:textId="77777777" w:rsidR="008630D6" w:rsidRPr="00621E63" w:rsidRDefault="008630D6" w:rsidP="00670CCB">
            <w:pPr>
              <w:pStyle w:val="TableEntry"/>
            </w:pPr>
          </w:p>
        </w:tc>
        <w:tc>
          <w:tcPr>
            <w:tcW w:w="1316" w:type="pct"/>
            <w:shd w:val="clear" w:color="auto" w:fill="auto"/>
          </w:tcPr>
          <w:p w14:paraId="5CEAFC62" w14:textId="77777777" w:rsidR="008630D6" w:rsidRPr="00621E63" w:rsidRDefault="008630D6" w:rsidP="00670CCB">
            <w:pPr>
              <w:pStyle w:val="TableEntry"/>
            </w:pPr>
            <w:r w:rsidRPr="00621E63">
              <w:t>MDC_EVT_PUMP_DELIV_ COMP</w:t>
            </w:r>
          </w:p>
        </w:tc>
        <w:tc>
          <w:tcPr>
            <w:tcW w:w="1880" w:type="pct"/>
            <w:shd w:val="clear" w:color="auto" w:fill="auto"/>
          </w:tcPr>
          <w:p w14:paraId="3DE1245A" w14:textId="77777777" w:rsidR="008630D6" w:rsidRPr="00621E63" w:rsidRDefault="008630D6" w:rsidP="00670CCB">
            <w:pPr>
              <w:pStyle w:val="TableEntry"/>
              <w:rPr>
                <w:u w:val="single"/>
              </w:rPr>
            </w:pPr>
            <w:r w:rsidRPr="00621E63">
              <w:rPr>
                <w:u w:val="single"/>
              </w:rPr>
              <w:t>Pump Delivery Info Parameters:</w:t>
            </w:r>
          </w:p>
          <w:p w14:paraId="013C67FE" w14:textId="77777777" w:rsidR="008630D6" w:rsidRPr="00621E63" w:rsidRDefault="008630D6" w:rsidP="00670CCB">
            <w:pPr>
              <w:pStyle w:val="TableEntry"/>
            </w:pPr>
            <w:r w:rsidRPr="00621E63">
              <w:rPr>
                <w:color w:val="0000FF"/>
              </w:rPr>
              <w:t>Infusing Status</w:t>
            </w:r>
            <w:r w:rsidRPr="00621E63">
              <w:t>=pump reported status</w:t>
            </w:r>
          </w:p>
          <w:p w14:paraId="056E1FD8" w14:textId="77777777" w:rsidR="008630D6" w:rsidRPr="00621E63" w:rsidRDefault="008630D6" w:rsidP="00670CCB">
            <w:pPr>
              <w:pStyle w:val="TableEntry"/>
            </w:pPr>
            <w:r w:rsidRPr="00621E63">
              <w:rPr>
                <w:color w:val="0000FF"/>
              </w:rPr>
              <w:t>Current Pump Fluid Flow</w:t>
            </w:r>
            <w:r w:rsidRPr="00621E63">
              <w:t>=pump reported rate</w:t>
            </w:r>
          </w:p>
          <w:p w14:paraId="6CC84728" w14:textId="77777777" w:rsidR="008630D6" w:rsidRPr="00621E63" w:rsidRDefault="008630D6" w:rsidP="00670CCB">
            <w:pPr>
              <w:pStyle w:val="TableEntry"/>
            </w:pPr>
            <w:r w:rsidRPr="00621E63">
              <w:rPr>
                <w:color w:val="0000FF"/>
              </w:rPr>
              <w:t>Pump Active Sources</w:t>
            </w:r>
            <w:r w:rsidRPr="00621E63">
              <w:t>=pump-source-info-*</w:t>
            </w:r>
          </w:p>
          <w:p w14:paraId="5A5EBCE1" w14:textId="77777777" w:rsidR="008630D6" w:rsidRPr="00621E63" w:rsidRDefault="008630D6" w:rsidP="00670CCB">
            <w:pPr>
              <w:pStyle w:val="TableEntry"/>
            </w:pPr>
          </w:p>
          <w:p w14:paraId="7F80DB2D" w14:textId="77777777" w:rsidR="008630D6" w:rsidRPr="00621E63" w:rsidRDefault="008630D6" w:rsidP="00670CCB">
            <w:pPr>
              <w:pStyle w:val="TableEntry"/>
              <w:rPr>
                <w:u w:val="single"/>
              </w:rPr>
            </w:pPr>
            <w:r w:rsidRPr="00621E63">
              <w:rPr>
                <w:u w:val="single"/>
              </w:rPr>
              <w:t>Active Source Parameters:</w:t>
            </w:r>
          </w:p>
          <w:p w14:paraId="0D654C94" w14:textId="77777777" w:rsidR="008630D6" w:rsidRPr="00621E63" w:rsidRDefault="008630D6" w:rsidP="00670CCB">
            <w:pPr>
              <w:pStyle w:val="TableEntry"/>
            </w:pPr>
            <w:r w:rsidRPr="00621E63">
              <w:rPr>
                <w:color w:val="0000FF"/>
              </w:rPr>
              <w:t>Current Delivery Status</w:t>
            </w:r>
            <w:r w:rsidRPr="00621E63">
              <w:t>=pump-delivery-status-transitioning</w:t>
            </w:r>
          </w:p>
          <w:p w14:paraId="02378DBB" w14:textId="77777777" w:rsidR="008630D6" w:rsidRPr="00621E63" w:rsidRDefault="008630D6" w:rsidP="00670CCB">
            <w:pPr>
              <w:pStyle w:val="TableEntry"/>
            </w:pPr>
            <w:r w:rsidRPr="00621E63">
              <w:rPr>
                <w:color w:val="0000FF"/>
              </w:rPr>
              <w:t>Program Delivery Mode</w:t>
            </w:r>
            <w:r w:rsidRPr="00621E63">
              <w:t>=pump-program-delivery-mode-continuous</w:t>
            </w:r>
          </w:p>
          <w:p w14:paraId="2844E8B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6A1A880" w14:textId="77777777" w:rsidR="008630D6" w:rsidRPr="00621E63" w:rsidRDefault="008630D6" w:rsidP="00670CCB">
            <w:pPr>
              <w:pStyle w:val="TableEntry"/>
            </w:pPr>
            <w:r w:rsidRPr="00621E63">
              <w:rPr>
                <w:color w:val="0000FF"/>
              </w:rPr>
              <w:t>Rate</w:t>
            </w:r>
            <w:r w:rsidRPr="00621E63">
              <w:t>=programmed rate</w:t>
            </w:r>
          </w:p>
          <w:p w14:paraId="32CA216C" w14:textId="77777777" w:rsidR="008630D6" w:rsidRPr="00621E63" w:rsidRDefault="008630D6" w:rsidP="00670CCB">
            <w:pPr>
              <w:pStyle w:val="TableEntry"/>
            </w:pPr>
            <w:r w:rsidRPr="00621E63">
              <w:rPr>
                <w:color w:val="0000FF"/>
              </w:rPr>
              <w:t>Dose Rate</w:t>
            </w:r>
            <w:r w:rsidRPr="00621E63">
              <w:t>=programmed dose rate</w:t>
            </w:r>
          </w:p>
          <w:p w14:paraId="0F710DDF" w14:textId="77777777" w:rsidR="008630D6" w:rsidRPr="00621E63" w:rsidRDefault="008630D6" w:rsidP="00670CCB">
            <w:pPr>
              <w:pStyle w:val="TableEntry"/>
            </w:pPr>
            <w:r w:rsidRPr="00621E63">
              <w:rPr>
                <w:color w:val="0000FF"/>
              </w:rPr>
              <w:t>Volume Programmed</w:t>
            </w:r>
            <w:r w:rsidRPr="00621E63">
              <w:t>=volume programmed</w:t>
            </w:r>
          </w:p>
          <w:p w14:paraId="7F2DCB1F" w14:textId="77777777" w:rsidR="008630D6" w:rsidRPr="00621E63" w:rsidRDefault="008630D6" w:rsidP="00670CCB">
            <w:pPr>
              <w:pStyle w:val="TableEntry"/>
            </w:pPr>
            <w:r w:rsidRPr="00621E63">
              <w:rPr>
                <w:color w:val="0000FF"/>
              </w:rPr>
              <w:t>Current Segment Volume Delivered</w:t>
            </w:r>
            <w:r w:rsidRPr="00621E63">
              <w:t>= volume programmed</w:t>
            </w:r>
          </w:p>
          <w:p w14:paraId="1AD65D6C" w14:textId="77777777" w:rsidR="008630D6" w:rsidRPr="00621E63" w:rsidRDefault="008630D6" w:rsidP="00670CCB">
            <w:pPr>
              <w:pStyle w:val="TableEntry"/>
            </w:pPr>
            <w:r w:rsidRPr="00621E63">
              <w:rPr>
                <w:color w:val="0000FF"/>
              </w:rPr>
              <w:t>Cumulative Volume Delivered</w:t>
            </w:r>
            <w:r w:rsidRPr="00621E63">
              <w:t>=volume programmed</w:t>
            </w:r>
          </w:p>
          <w:p w14:paraId="2CCAC723" w14:textId="77777777" w:rsidR="008630D6" w:rsidRPr="00621E63" w:rsidRDefault="008630D6" w:rsidP="00670CCB">
            <w:pPr>
              <w:pStyle w:val="TableEntry"/>
            </w:pPr>
            <w:r w:rsidRPr="00621E63">
              <w:rPr>
                <w:color w:val="0000FF"/>
              </w:rPr>
              <w:t>Volume Remaining</w:t>
            </w:r>
            <w:r w:rsidRPr="00621E63">
              <w:t>=0</w:t>
            </w:r>
          </w:p>
          <w:p w14:paraId="7A464774"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753020C1" w14:textId="77777777" w:rsidR="008630D6" w:rsidRPr="00621E63" w:rsidRDefault="008630D6" w:rsidP="00670CCB">
            <w:pPr>
              <w:pStyle w:val="TableEntry"/>
            </w:pPr>
          </w:p>
        </w:tc>
      </w:tr>
      <w:tr w:rsidR="008630D6" w:rsidRPr="00621E63" w14:paraId="433753D8" w14:textId="77777777" w:rsidTr="00670CCB">
        <w:trPr>
          <w:cantSplit/>
          <w:trHeight w:val="139"/>
        </w:trPr>
        <w:tc>
          <w:tcPr>
            <w:tcW w:w="761" w:type="pct"/>
            <w:vMerge/>
            <w:shd w:val="clear" w:color="auto" w:fill="auto"/>
          </w:tcPr>
          <w:p w14:paraId="18978149" w14:textId="77777777" w:rsidR="008630D6" w:rsidRPr="00621E63" w:rsidRDefault="008630D6" w:rsidP="00670CCB">
            <w:pPr>
              <w:pStyle w:val="TableEntry"/>
              <w:rPr>
                <w:rFonts w:ascii="Tahoma" w:hAnsi="Tahoma" w:cs="Tahoma"/>
                <w:sz w:val="16"/>
                <w:szCs w:val="16"/>
              </w:rPr>
            </w:pPr>
          </w:p>
        </w:tc>
        <w:tc>
          <w:tcPr>
            <w:tcW w:w="1316" w:type="pct"/>
            <w:shd w:val="clear" w:color="auto" w:fill="auto"/>
          </w:tcPr>
          <w:p w14:paraId="07478605" w14:textId="77777777" w:rsidR="008630D6" w:rsidRPr="00621E63" w:rsidRDefault="008630D6" w:rsidP="00670CCB">
            <w:pPr>
              <w:pStyle w:val="TableEntry"/>
            </w:pPr>
            <w:r w:rsidRPr="00621E63">
              <w:t>MDC_EVT_PUMP_DELIV_ START</w:t>
            </w:r>
          </w:p>
        </w:tc>
        <w:tc>
          <w:tcPr>
            <w:tcW w:w="1880" w:type="pct"/>
            <w:shd w:val="clear" w:color="auto" w:fill="auto"/>
          </w:tcPr>
          <w:p w14:paraId="5DED1FA4" w14:textId="77777777" w:rsidR="008630D6" w:rsidRPr="00621E63" w:rsidRDefault="008630D6" w:rsidP="00670CCB">
            <w:pPr>
              <w:pStyle w:val="TableEntry"/>
              <w:rPr>
                <w:u w:val="single"/>
              </w:rPr>
            </w:pPr>
            <w:r w:rsidRPr="00621E63">
              <w:rPr>
                <w:u w:val="single"/>
              </w:rPr>
              <w:t>Pump Delivery Info Parameters:</w:t>
            </w:r>
          </w:p>
          <w:p w14:paraId="6CE3CEC3" w14:textId="77777777" w:rsidR="008630D6" w:rsidRPr="00621E63" w:rsidRDefault="008630D6" w:rsidP="00670CCB">
            <w:pPr>
              <w:pStyle w:val="TableEntry"/>
            </w:pPr>
            <w:r w:rsidRPr="00621E63">
              <w:rPr>
                <w:color w:val="0000FF"/>
              </w:rPr>
              <w:t>Infusing Status</w:t>
            </w:r>
            <w:r w:rsidRPr="00621E63">
              <w:t>=pump-status-infusing</w:t>
            </w:r>
          </w:p>
          <w:p w14:paraId="7A7FF62A" w14:textId="77777777" w:rsidR="008630D6" w:rsidRPr="00621E63" w:rsidRDefault="008630D6" w:rsidP="00670CCB">
            <w:pPr>
              <w:pStyle w:val="TableEntry"/>
            </w:pPr>
            <w:r w:rsidRPr="00621E63">
              <w:rPr>
                <w:color w:val="0000FF"/>
              </w:rPr>
              <w:t>Current Pump Fluid Flow</w:t>
            </w:r>
            <w:r w:rsidRPr="00621E63">
              <w:t>=KVO rate</w:t>
            </w:r>
          </w:p>
          <w:p w14:paraId="1A1395AF" w14:textId="77777777" w:rsidR="008630D6" w:rsidRPr="00621E63" w:rsidRDefault="008630D6" w:rsidP="00670CCB">
            <w:pPr>
              <w:pStyle w:val="TableEntry"/>
            </w:pPr>
            <w:r w:rsidRPr="00621E63">
              <w:rPr>
                <w:color w:val="0000FF"/>
              </w:rPr>
              <w:t>Pump Active Sources</w:t>
            </w:r>
            <w:r w:rsidRPr="00621E63">
              <w:t>=pump-source-info-*</w:t>
            </w:r>
          </w:p>
          <w:p w14:paraId="7C6207C1" w14:textId="77777777" w:rsidR="008630D6" w:rsidRPr="00621E63" w:rsidRDefault="008630D6" w:rsidP="00670CCB">
            <w:pPr>
              <w:pStyle w:val="TableEntry"/>
            </w:pPr>
          </w:p>
          <w:p w14:paraId="57D06542" w14:textId="77777777" w:rsidR="008630D6" w:rsidRPr="00621E63" w:rsidRDefault="008630D6" w:rsidP="00670CCB">
            <w:pPr>
              <w:pStyle w:val="TableEntry"/>
              <w:rPr>
                <w:u w:val="single"/>
              </w:rPr>
            </w:pPr>
            <w:r w:rsidRPr="00621E63">
              <w:rPr>
                <w:u w:val="single"/>
              </w:rPr>
              <w:t>Active Source Parameters:</w:t>
            </w:r>
          </w:p>
          <w:p w14:paraId="70C96F6A" w14:textId="77777777" w:rsidR="008630D6" w:rsidRPr="00621E63" w:rsidRDefault="008630D6" w:rsidP="00670CCB">
            <w:pPr>
              <w:pStyle w:val="TableEntry"/>
            </w:pPr>
            <w:r w:rsidRPr="00621E63">
              <w:rPr>
                <w:color w:val="0000FF"/>
              </w:rPr>
              <w:t>Current Delivery Status</w:t>
            </w:r>
            <w:r w:rsidRPr="00621E63">
              <w:t>=pump-delivery-status-kvo</w:t>
            </w:r>
          </w:p>
          <w:p w14:paraId="7AC4188F" w14:textId="77777777" w:rsidR="008630D6" w:rsidRPr="00621E63" w:rsidRDefault="008630D6" w:rsidP="00670CCB">
            <w:pPr>
              <w:pStyle w:val="TableEntry"/>
            </w:pPr>
            <w:r w:rsidRPr="00621E63">
              <w:rPr>
                <w:color w:val="0000FF"/>
              </w:rPr>
              <w:t>Program Delivery Mode</w:t>
            </w:r>
            <w:r w:rsidRPr="00621E63">
              <w:t>=pump-program-delivery-mode-continuous</w:t>
            </w:r>
          </w:p>
          <w:p w14:paraId="4FEF2B3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55AEF1F" w14:textId="77777777" w:rsidR="008630D6" w:rsidRPr="00621E63" w:rsidRDefault="008630D6" w:rsidP="00670CCB">
            <w:pPr>
              <w:pStyle w:val="TableEntry"/>
            </w:pPr>
            <w:r w:rsidRPr="00621E63">
              <w:rPr>
                <w:color w:val="0000FF"/>
              </w:rPr>
              <w:t>Rate</w:t>
            </w:r>
            <w:r w:rsidRPr="00621E63">
              <w:t>=KVO rate</w:t>
            </w:r>
          </w:p>
          <w:p w14:paraId="2C944CEF" w14:textId="77777777" w:rsidR="008630D6" w:rsidRPr="00621E63" w:rsidRDefault="008630D6" w:rsidP="00670CCB">
            <w:pPr>
              <w:pStyle w:val="TableEntry"/>
            </w:pPr>
            <w:r w:rsidRPr="00621E63">
              <w:rPr>
                <w:color w:val="0000FF"/>
              </w:rPr>
              <w:t>Dose Rate</w:t>
            </w:r>
            <w:r w:rsidRPr="00621E63">
              <w:t>=n/a</w:t>
            </w:r>
          </w:p>
          <w:p w14:paraId="50582A0A" w14:textId="77777777" w:rsidR="008630D6" w:rsidRPr="00621E63" w:rsidRDefault="008630D6" w:rsidP="00670CCB">
            <w:pPr>
              <w:pStyle w:val="TableEntry"/>
            </w:pPr>
            <w:r w:rsidRPr="00621E63">
              <w:rPr>
                <w:color w:val="0000FF"/>
              </w:rPr>
              <w:t>Volume Programmed</w:t>
            </w:r>
            <w:r w:rsidRPr="00621E63">
              <w:t>=0</w:t>
            </w:r>
          </w:p>
          <w:p w14:paraId="6151AAD5" w14:textId="77777777" w:rsidR="008630D6" w:rsidRPr="00621E63" w:rsidRDefault="008630D6" w:rsidP="00670CCB">
            <w:pPr>
              <w:pStyle w:val="TableEntry"/>
            </w:pPr>
            <w:r w:rsidRPr="00621E63">
              <w:rPr>
                <w:color w:val="0000FF"/>
              </w:rPr>
              <w:t>Current Segment Volume Delivered</w:t>
            </w:r>
            <w:r w:rsidRPr="00621E63">
              <w:t>=0</w:t>
            </w:r>
          </w:p>
          <w:p w14:paraId="1513881F" w14:textId="77777777" w:rsidR="008630D6" w:rsidRPr="00621E63" w:rsidRDefault="008630D6" w:rsidP="00670CCB">
            <w:pPr>
              <w:pStyle w:val="TableEntry"/>
            </w:pPr>
            <w:r w:rsidRPr="00621E63">
              <w:rPr>
                <w:color w:val="0000FF"/>
              </w:rPr>
              <w:t>Cumulative Volume Delivered</w:t>
            </w:r>
            <w:r w:rsidRPr="00621E63">
              <w:t>=volume programmed</w:t>
            </w:r>
          </w:p>
          <w:p w14:paraId="2959BF77" w14:textId="77777777" w:rsidR="008630D6" w:rsidRPr="00621E63" w:rsidRDefault="008630D6" w:rsidP="00670CCB">
            <w:pPr>
              <w:pStyle w:val="TableEntry"/>
            </w:pPr>
            <w:r w:rsidRPr="00621E63">
              <w:rPr>
                <w:color w:val="0000FF"/>
              </w:rPr>
              <w:t>Volume Remaining</w:t>
            </w:r>
            <w:r w:rsidRPr="00621E63">
              <w:t>=0</w:t>
            </w:r>
          </w:p>
          <w:p w14:paraId="7313068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3BEE6221" w14:textId="77777777" w:rsidR="008630D6" w:rsidRPr="00621E63" w:rsidRDefault="008630D6" w:rsidP="00670CCB">
            <w:pPr>
              <w:rPr>
                <w:rFonts w:ascii="Tahoma" w:hAnsi="Tahoma" w:cs="Tahoma"/>
                <w:sz w:val="16"/>
                <w:szCs w:val="16"/>
              </w:rPr>
            </w:pPr>
          </w:p>
        </w:tc>
      </w:tr>
      <w:tr w:rsidR="008630D6" w:rsidRPr="00621E63" w14:paraId="2C6D5569" w14:textId="77777777" w:rsidTr="00670CCB">
        <w:trPr>
          <w:cantSplit/>
        </w:trPr>
        <w:tc>
          <w:tcPr>
            <w:tcW w:w="761" w:type="pct"/>
            <w:vMerge/>
            <w:shd w:val="clear" w:color="auto" w:fill="auto"/>
          </w:tcPr>
          <w:p w14:paraId="3C9866BA" w14:textId="77777777" w:rsidR="008630D6" w:rsidRPr="00621E63" w:rsidRDefault="008630D6" w:rsidP="00670CCB">
            <w:pPr>
              <w:pStyle w:val="TableEntry"/>
            </w:pPr>
          </w:p>
        </w:tc>
        <w:tc>
          <w:tcPr>
            <w:tcW w:w="1316" w:type="pct"/>
            <w:shd w:val="clear" w:color="auto" w:fill="auto"/>
          </w:tcPr>
          <w:p w14:paraId="3DA9BE91" w14:textId="77777777" w:rsidR="008630D6" w:rsidRPr="00621E63" w:rsidRDefault="008630D6" w:rsidP="00670CCB">
            <w:pPr>
              <w:pStyle w:val="TableEntry"/>
            </w:pPr>
            <w:r w:rsidRPr="00621E63">
              <w:t>MDC_EVT_PUMP_DELIV_ STOP</w:t>
            </w:r>
          </w:p>
        </w:tc>
        <w:tc>
          <w:tcPr>
            <w:tcW w:w="1880" w:type="pct"/>
            <w:shd w:val="clear" w:color="auto" w:fill="auto"/>
          </w:tcPr>
          <w:p w14:paraId="3400A814" w14:textId="77777777" w:rsidR="008630D6" w:rsidRPr="00621E63" w:rsidRDefault="008630D6" w:rsidP="00670CCB">
            <w:pPr>
              <w:pStyle w:val="TableEntry"/>
              <w:rPr>
                <w:u w:val="single"/>
              </w:rPr>
            </w:pPr>
            <w:r w:rsidRPr="00621E63">
              <w:rPr>
                <w:u w:val="single"/>
              </w:rPr>
              <w:t>Pump Delivery Info Parameters:</w:t>
            </w:r>
          </w:p>
          <w:p w14:paraId="183CD438" w14:textId="77777777" w:rsidR="008630D6" w:rsidRPr="00621E63" w:rsidRDefault="008630D6" w:rsidP="00670CCB">
            <w:pPr>
              <w:pStyle w:val="TableEntry"/>
            </w:pPr>
            <w:r w:rsidRPr="00621E63">
              <w:rPr>
                <w:color w:val="0000FF"/>
              </w:rPr>
              <w:t>Infusing Status</w:t>
            </w:r>
            <w:r w:rsidRPr="00621E63">
              <w:t>=pump-status-not-infusing</w:t>
            </w:r>
          </w:p>
          <w:p w14:paraId="70A630B9" w14:textId="77777777" w:rsidR="008630D6" w:rsidRPr="00621E63" w:rsidRDefault="008630D6" w:rsidP="00670CCB">
            <w:pPr>
              <w:pStyle w:val="TableEntry"/>
            </w:pPr>
            <w:r w:rsidRPr="00621E63">
              <w:rPr>
                <w:color w:val="0000FF"/>
              </w:rPr>
              <w:t>Current Pump Fluid Flow</w:t>
            </w:r>
            <w:r w:rsidRPr="00621E63">
              <w:t>=0</w:t>
            </w:r>
          </w:p>
          <w:p w14:paraId="32A814E1" w14:textId="77777777" w:rsidR="008630D6" w:rsidRPr="00621E63" w:rsidRDefault="008630D6" w:rsidP="00670CCB">
            <w:pPr>
              <w:pStyle w:val="TableEntry"/>
            </w:pPr>
            <w:r w:rsidRPr="00621E63">
              <w:rPr>
                <w:color w:val="0000FF"/>
              </w:rPr>
              <w:t>Pump Active Sources</w:t>
            </w:r>
            <w:r w:rsidRPr="00621E63">
              <w:t>=pump-source-info-*</w:t>
            </w:r>
          </w:p>
          <w:p w14:paraId="7535D653" w14:textId="77777777" w:rsidR="008630D6" w:rsidRPr="00621E63" w:rsidRDefault="008630D6" w:rsidP="00670CCB">
            <w:pPr>
              <w:pStyle w:val="TableEntry"/>
            </w:pPr>
          </w:p>
          <w:p w14:paraId="2D6C1F25" w14:textId="77777777" w:rsidR="008630D6" w:rsidRPr="00621E63" w:rsidRDefault="008630D6" w:rsidP="00670CCB">
            <w:pPr>
              <w:pStyle w:val="TableEntry"/>
              <w:rPr>
                <w:u w:val="single"/>
              </w:rPr>
            </w:pPr>
            <w:r w:rsidRPr="00621E63">
              <w:rPr>
                <w:u w:val="single"/>
              </w:rPr>
              <w:t>Active Source Parameters:</w:t>
            </w:r>
          </w:p>
          <w:p w14:paraId="27F3A4FC" w14:textId="77777777" w:rsidR="008630D6" w:rsidRPr="00621E63" w:rsidRDefault="008630D6" w:rsidP="00670CCB">
            <w:pPr>
              <w:pStyle w:val="TableEntry"/>
            </w:pPr>
            <w:r w:rsidRPr="00621E63">
              <w:rPr>
                <w:color w:val="0000FF"/>
              </w:rPr>
              <w:t>Current Delivery Status</w:t>
            </w:r>
            <w:r w:rsidRPr="00621E63">
              <w:t>=pump-delivery-status-not-delivering</w:t>
            </w:r>
          </w:p>
          <w:p w14:paraId="490D2985"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18FEA238" w14:textId="77777777" w:rsidR="008630D6" w:rsidRPr="00621E63" w:rsidRDefault="008630D6" w:rsidP="00670CCB">
            <w:pPr>
              <w:pStyle w:val="TableEntry"/>
            </w:pPr>
            <w:r w:rsidRPr="00621E63">
              <w:rPr>
                <w:color w:val="0000FF"/>
              </w:rPr>
              <w:t>Program Delivery Mode</w:t>
            </w:r>
            <w:r w:rsidRPr="00621E63">
              <w:t>=pump-program-delivery-mode-continuous</w:t>
            </w:r>
          </w:p>
          <w:p w14:paraId="7BA1FC1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050A53F" w14:textId="77777777" w:rsidR="008630D6" w:rsidRPr="00621E63" w:rsidRDefault="008630D6" w:rsidP="00670CCB">
            <w:pPr>
              <w:pStyle w:val="TableEntry"/>
            </w:pPr>
            <w:r w:rsidRPr="00621E63">
              <w:rPr>
                <w:color w:val="0000FF"/>
              </w:rPr>
              <w:t>Rate</w:t>
            </w:r>
            <w:r w:rsidRPr="00621E63">
              <w:t>=KVO rate</w:t>
            </w:r>
          </w:p>
          <w:p w14:paraId="00E01FDB" w14:textId="77777777" w:rsidR="008630D6" w:rsidRPr="00621E63" w:rsidRDefault="008630D6" w:rsidP="00670CCB">
            <w:pPr>
              <w:pStyle w:val="TableEntry"/>
            </w:pPr>
            <w:r w:rsidRPr="00621E63">
              <w:rPr>
                <w:color w:val="0000FF"/>
              </w:rPr>
              <w:t>Dose Rate</w:t>
            </w:r>
            <w:r w:rsidRPr="00621E63">
              <w:t>=n/a</w:t>
            </w:r>
          </w:p>
          <w:p w14:paraId="3132D05A" w14:textId="77777777" w:rsidR="008630D6" w:rsidRPr="00621E63" w:rsidRDefault="008630D6" w:rsidP="00670CCB">
            <w:pPr>
              <w:pStyle w:val="TableEntry"/>
            </w:pPr>
            <w:r w:rsidRPr="00621E63">
              <w:rPr>
                <w:color w:val="0000FF"/>
              </w:rPr>
              <w:t>Volume Programmed</w:t>
            </w:r>
            <w:r w:rsidRPr="00621E63">
              <w:t>=0</w:t>
            </w:r>
          </w:p>
          <w:p w14:paraId="056FE497" w14:textId="77777777" w:rsidR="008630D6" w:rsidRPr="00621E63" w:rsidRDefault="008630D6" w:rsidP="00670CCB">
            <w:pPr>
              <w:pStyle w:val="TableEntry"/>
            </w:pPr>
            <w:r w:rsidRPr="00621E63">
              <w:rPr>
                <w:color w:val="0000FF"/>
              </w:rPr>
              <w:t>Current Segment Volume Delivered</w:t>
            </w:r>
            <w:r w:rsidRPr="00621E63">
              <w:t>= volume delivered since last DELIV_START</w:t>
            </w:r>
          </w:p>
          <w:p w14:paraId="30A1364E" w14:textId="77777777" w:rsidR="008630D6" w:rsidRPr="00621E63" w:rsidRDefault="008630D6" w:rsidP="00670CCB">
            <w:pPr>
              <w:pStyle w:val="TableEntry"/>
            </w:pPr>
            <w:r w:rsidRPr="00621E63">
              <w:rPr>
                <w:color w:val="0000FF"/>
              </w:rPr>
              <w:t>Cumulative Volume Delivered</w:t>
            </w:r>
            <w:r w:rsidRPr="00621E63">
              <w:t>=volume programmed plus the amount delivered during KVO</w:t>
            </w:r>
          </w:p>
          <w:p w14:paraId="33AD2E6F" w14:textId="77777777" w:rsidR="008630D6" w:rsidRPr="00621E63" w:rsidRDefault="008630D6" w:rsidP="00670CCB">
            <w:pPr>
              <w:pStyle w:val="TableEntry"/>
            </w:pPr>
            <w:r w:rsidRPr="00621E63">
              <w:rPr>
                <w:color w:val="0000FF"/>
              </w:rPr>
              <w:t>Volume Remaining</w:t>
            </w:r>
            <w:r w:rsidRPr="00621E63">
              <w:t>=0</w:t>
            </w:r>
          </w:p>
          <w:p w14:paraId="15DB1D39"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11FCDB14" w14:textId="77777777" w:rsidR="008630D6" w:rsidRPr="00621E63" w:rsidRDefault="008630D6" w:rsidP="00670CCB">
            <w:pPr>
              <w:rPr>
                <w:rFonts w:ascii="Tahoma" w:hAnsi="Tahoma" w:cs="Tahoma"/>
                <w:sz w:val="16"/>
                <w:szCs w:val="16"/>
              </w:rPr>
            </w:pPr>
          </w:p>
        </w:tc>
      </w:tr>
      <w:tr w:rsidR="008630D6" w:rsidRPr="00621E63" w14:paraId="0CD4D76F" w14:textId="77777777" w:rsidTr="00670CCB">
        <w:trPr>
          <w:cantSplit/>
        </w:trPr>
        <w:tc>
          <w:tcPr>
            <w:tcW w:w="761" w:type="pct"/>
            <w:vMerge w:val="restart"/>
            <w:shd w:val="clear" w:color="auto" w:fill="auto"/>
          </w:tcPr>
          <w:p w14:paraId="797275BE" w14:textId="77777777" w:rsidR="008630D6" w:rsidRPr="00621E63" w:rsidRDefault="008630D6" w:rsidP="00670CCB">
            <w:pPr>
              <w:pStyle w:val="TableEntry"/>
            </w:pPr>
            <w:r w:rsidRPr="00621E63">
              <w:lastRenderedPageBreak/>
              <w:t>Start/restart an infusion, followed by pausing the running infusion</w:t>
            </w:r>
          </w:p>
          <w:p w14:paraId="371C055A" w14:textId="77777777" w:rsidR="008630D6" w:rsidRPr="00621E63" w:rsidRDefault="008630D6" w:rsidP="00670CCB">
            <w:pPr>
              <w:pStyle w:val="TableEntry"/>
            </w:pPr>
          </w:p>
        </w:tc>
        <w:tc>
          <w:tcPr>
            <w:tcW w:w="1316" w:type="pct"/>
            <w:shd w:val="clear" w:color="auto" w:fill="auto"/>
          </w:tcPr>
          <w:p w14:paraId="49063193" w14:textId="77777777" w:rsidR="008630D6" w:rsidRPr="00621E63" w:rsidRDefault="008630D6" w:rsidP="00670CCB">
            <w:pPr>
              <w:pStyle w:val="TableEntry"/>
            </w:pPr>
            <w:r w:rsidRPr="00621E63">
              <w:t>MDC_EVT_PUMP_DELIV_ START</w:t>
            </w:r>
          </w:p>
        </w:tc>
        <w:tc>
          <w:tcPr>
            <w:tcW w:w="1880" w:type="pct"/>
            <w:shd w:val="clear" w:color="auto" w:fill="auto"/>
          </w:tcPr>
          <w:p w14:paraId="0DA8B31D" w14:textId="77777777" w:rsidR="008630D6" w:rsidRPr="00621E63" w:rsidRDefault="008630D6" w:rsidP="00670CCB">
            <w:pPr>
              <w:pStyle w:val="TableEntry"/>
              <w:rPr>
                <w:u w:val="single"/>
              </w:rPr>
            </w:pPr>
            <w:r w:rsidRPr="00621E63">
              <w:rPr>
                <w:u w:val="single"/>
              </w:rPr>
              <w:t>Pump Delivery Info Parameters:</w:t>
            </w:r>
          </w:p>
          <w:p w14:paraId="1BEC29CB" w14:textId="77777777" w:rsidR="008630D6" w:rsidRPr="00621E63" w:rsidRDefault="008630D6" w:rsidP="00670CCB">
            <w:pPr>
              <w:pStyle w:val="TableEntry"/>
            </w:pPr>
            <w:r w:rsidRPr="00621E63">
              <w:rPr>
                <w:color w:val="0000FF"/>
              </w:rPr>
              <w:t>Infusing Status</w:t>
            </w:r>
            <w:r w:rsidRPr="00621E63">
              <w:t>=pump-status-infusing</w:t>
            </w:r>
          </w:p>
          <w:p w14:paraId="4E0C0472" w14:textId="77777777" w:rsidR="008630D6" w:rsidRPr="00621E63" w:rsidRDefault="008630D6" w:rsidP="00670CCB">
            <w:pPr>
              <w:pStyle w:val="TableEntry"/>
            </w:pPr>
            <w:r w:rsidRPr="00621E63">
              <w:rPr>
                <w:color w:val="0000FF"/>
              </w:rPr>
              <w:t>Current Pump Fluid Flow</w:t>
            </w:r>
            <w:r w:rsidRPr="00621E63">
              <w:t>=programmed rate</w:t>
            </w:r>
          </w:p>
          <w:p w14:paraId="3E136FFE" w14:textId="77777777" w:rsidR="008630D6" w:rsidRPr="00621E63" w:rsidRDefault="008630D6" w:rsidP="00670CCB">
            <w:pPr>
              <w:pStyle w:val="TableEntry"/>
            </w:pPr>
            <w:r w:rsidRPr="00621E63">
              <w:rPr>
                <w:color w:val="0000FF"/>
              </w:rPr>
              <w:t>Pump Active Sources</w:t>
            </w:r>
            <w:r w:rsidRPr="00621E63">
              <w:t>=pump-source-info-*</w:t>
            </w:r>
          </w:p>
          <w:p w14:paraId="0ABC304E" w14:textId="77777777" w:rsidR="008630D6" w:rsidRPr="00621E63" w:rsidRDefault="008630D6" w:rsidP="00670CCB">
            <w:pPr>
              <w:pStyle w:val="TableEntry"/>
            </w:pPr>
          </w:p>
          <w:p w14:paraId="7095C952" w14:textId="77777777" w:rsidR="008630D6" w:rsidRPr="00621E63" w:rsidRDefault="008630D6" w:rsidP="00670CCB">
            <w:pPr>
              <w:pStyle w:val="TableEntry"/>
              <w:rPr>
                <w:u w:val="single"/>
              </w:rPr>
            </w:pPr>
            <w:r w:rsidRPr="00621E63">
              <w:rPr>
                <w:u w:val="single"/>
              </w:rPr>
              <w:t>Active Source Parameters:</w:t>
            </w:r>
          </w:p>
          <w:p w14:paraId="3D593657" w14:textId="77777777" w:rsidR="008630D6" w:rsidRPr="00621E63" w:rsidRDefault="008630D6" w:rsidP="00670CCB">
            <w:pPr>
              <w:pStyle w:val="TableEntry"/>
            </w:pPr>
            <w:r w:rsidRPr="00621E63">
              <w:rPr>
                <w:color w:val="0000FF"/>
              </w:rPr>
              <w:t>Current Delivery Status</w:t>
            </w:r>
            <w:r w:rsidRPr="00621E63">
              <w:t>=pump-delivery-status-delivering</w:t>
            </w:r>
          </w:p>
          <w:p w14:paraId="228682A5" w14:textId="77777777" w:rsidR="008630D6" w:rsidRPr="00621E63" w:rsidRDefault="008630D6" w:rsidP="00670CCB">
            <w:pPr>
              <w:pStyle w:val="TableEntry"/>
            </w:pPr>
            <w:r w:rsidRPr="00621E63">
              <w:rPr>
                <w:color w:val="0000FF"/>
              </w:rPr>
              <w:t>Program Delivery Mode</w:t>
            </w:r>
            <w:r w:rsidRPr="00621E63">
              <w:t>=pump-program-delivery-mode-*</w:t>
            </w:r>
          </w:p>
          <w:p w14:paraId="1D4EC20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175F7A1" w14:textId="77777777" w:rsidR="008630D6" w:rsidRPr="00621E63" w:rsidRDefault="008630D6" w:rsidP="00670CCB">
            <w:pPr>
              <w:pStyle w:val="TableEntry"/>
            </w:pPr>
            <w:r w:rsidRPr="00621E63">
              <w:rPr>
                <w:color w:val="0000FF"/>
              </w:rPr>
              <w:t>Rate</w:t>
            </w:r>
            <w:r w:rsidRPr="00621E63">
              <w:t>=programmed rate</w:t>
            </w:r>
          </w:p>
          <w:p w14:paraId="55A9D612" w14:textId="77777777" w:rsidR="008630D6" w:rsidRPr="00621E63" w:rsidRDefault="008630D6" w:rsidP="00670CCB">
            <w:pPr>
              <w:pStyle w:val="TableEntry"/>
            </w:pPr>
            <w:r w:rsidRPr="00621E63">
              <w:rPr>
                <w:color w:val="0000FF"/>
              </w:rPr>
              <w:t>Dose Rate</w:t>
            </w:r>
            <w:r w:rsidRPr="00621E63">
              <w:t>=programmed dose rate</w:t>
            </w:r>
          </w:p>
          <w:p w14:paraId="6F8650AB" w14:textId="77777777" w:rsidR="008630D6" w:rsidRPr="00621E63" w:rsidRDefault="008630D6" w:rsidP="00670CCB">
            <w:pPr>
              <w:pStyle w:val="TableEntry"/>
            </w:pPr>
            <w:r w:rsidRPr="00621E63">
              <w:rPr>
                <w:color w:val="0000FF"/>
              </w:rPr>
              <w:t>Volume Programmed</w:t>
            </w:r>
            <w:r w:rsidRPr="00621E63">
              <w:t>=volume programmed</w:t>
            </w:r>
          </w:p>
          <w:p w14:paraId="0ED1B20D" w14:textId="77777777" w:rsidR="008630D6" w:rsidRPr="00621E63" w:rsidRDefault="008630D6" w:rsidP="00670CCB">
            <w:pPr>
              <w:pStyle w:val="TableEntry"/>
            </w:pPr>
            <w:r w:rsidRPr="00621E63">
              <w:rPr>
                <w:color w:val="0000FF"/>
              </w:rPr>
              <w:t>Current Segment Volume Delivered</w:t>
            </w:r>
            <w:r w:rsidRPr="00621E63">
              <w:t>=0</w:t>
            </w:r>
          </w:p>
          <w:p w14:paraId="1DA84F01"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5CEB8844" w14:textId="77777777" w:rsidR="008630D6" w:rsidRPr="00621E63" w:rsidRDefault="008630D6" w:rsidP="00670CCB">
            <w:pPr>
              <w:pStyle w:val="TableEntry"/>
            </w:pPr>
            <w:r w:rsidRPr="00621E63">
              <w:rPr>
                <w:color w:val="0000FF"/>
              </w:rPr>
              <w:t>Volume Remaining</w:t>
            </w:r>
            <w:r w:rsidRPr="00621E63">
              <w:t>=volume remaining</w:t>
            </w:r>
          </w:p>
          <w:p w14:paraId="52D78DA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3262A15A" w14:textId="77777777" w:rsidR="008630D6" w:rsidRPr="00621E63" w:rsidRDefault="008630D6" w:rsidP="00670CCB">
            <w:pPr>
              <w:rPr>
                <w:rFonts w:ascii="Tahoma" w:hAnsi="Tahoma" w:cs="Tahoma"/>
                <w:sz w:val="16"/>
                <w:szCs w:val="16"/>
              </w:rPr>
            </w:pPr>
          </w:p>
        </w:tc>
      </w:tr>
      <w:tr w:rsidR="008630D6" w:rsidRPr="00621E63" w14:paraId="214E9B01" w14:textId="77777777" w:rsidTr="00670CCB">
        <w:trPr>
          <w:cantSplit/>
        </w:trPr>
        <w:tc>
          <w:tcPr>
            <w:tcW w:w="761" w:type="pct"/>
            <w:vMerge/>
            <w:shd w:val="clear" w:color="auto" w:fill="auto"/>
          </w:tcPr>
          <w:p w14:paraId="5C5979B7" w14:textId="77777777" w:rsidR="008630D6" w:rsidRPr="00621E63" w:rsidRDefault="008630D6" w:rsidP="00670CCB">
            <w:pPr>
              <w:pStyle w:val="TableEntry"/>
            </w:pPr>
          </w:p>
        </w:tc>
        <w:tc>
          <w:tcPr>
            <w:tcW w:w="1316" w:type="pct"/>
            <w:shd w:val="clear" w:color="auto" w:fill="auto"/>
          </w:tcPr>
          <w:p w14:paraId="6F9F4AC1" w14:textId="77777777" w:rsidR="008630D6" w:rsidRPr="00621E63" w:rsidRDefault="008630D6" w:rsidP="00670CCB">
            <w:pPr>
              <w:pStyle w:val="TableEntry"/>
            </w:pPr>
            <w:r w:rsidRPr="00621E63">
              <w:t>MDC_EVT_PUMP_DELIV_ STOP</w:t>
            </w:r>
          </w:p>
        </w:tc>
        <w:tc>
          <w:tcPr>
            <w:tcW w:w="1880" w:type="pct"/>
            <w:shd w:val="clear" w:color="auto" w:fill="auto"/>
          </w:tcPr>
          <w:p w14:paraId="4D03AFD2" w14:textId="77777777" w:rsidR="008630D6" w:rsidRPr="00621E63" w:rsidRDefault="008630D6" w:rsidP="00670CCB">
            <w:pPr>
              <w:pStyle w:val="TableEntry"/>
              <w:rPr>
                <w:u w:val="single"/>
              </w:rPr>
            </w:pPr>
            <w:r w:rsidRPr="00621E63">
              <w:rPr>
                <w:u w:val="single"/>
              </w:rPr>
              <w:t>Pump Delivery Info Parameters:</w:t>
            </w:r>
          </w:p>
          <w:p w14:paraId="217CDFBC" w14:textId="77777777" w:rsidR="008630D6" w:rsidRPr="00621E63" w:rsidRDefault="008630D6" w:rsidP="00670CCB">
            <w:pPr>
              <w:pStyle w:val="TableEntry"/>
            </w:pPr>
            <w:r w:rsidRPr="00621E63">
              <w:rPr>
                <w:color w:val="0000FF"/>
              </w:rPr>
              <w:t>Infusing Status</w:t>
            </w:r>
            <w:r w:rsidRPr="00621E63">
              <w:t>=pump-status-not-infusing</w:t>
            </w:r>
          </w:p>
          <w:p w14:paraId="4E9FFDF9" w14:textId="77777777" w:rsidR="008630D6" w:rsidRPr="00621E63" w:rsidRDefault="008630D6" w:rsidP="00670CCB">
            <w:pPr>
              <w:pStyle w:val="TableEntry"/>
            </w:pPr>
            <w:r w:rsidRPr="00621E63">
              <w:rPr>
                <w:color w:val="0000FF"/>
              </w:rPr>
              <w:t>Current Pump Fluid Flow</w:t>
            </w:r>
            <w:r w:rsidRPr="00621E63">
              <w:t>=0</w:t>
            </w:r>
          </w:p>
          <w:p w14:paraId="6ADF08A7" w14:textId="77777777" w:rsidR="008630D6" w:rsidRPr="00621E63" w:rsidRDefault="008630D6" w:rsidP="00670CCB">
            <w:pPr>
              <w:pStyle w:val="TableEntry"/>
            </w:pPr>
            <w:r w:rsidRPr="00621E63">
              <w:rPr>
                <w:color w:val="0000FF"/>
              </w:rPr>
              <w:t>Pump Active Sources</w:t>
            </w:r>
            <w:r w:rsidRPr="00621E63">
              <w:t>=pump-source-info-*</w:t>
            </w:r>
          </w:p>
          <w:p w14:paraId="095BEEA6" w14:textId="77777777" w:rsidR="008630D6" w:rsidRPr="00621E63" w:rsidRDefault="008630D6" w:rsidP="00670CCB">
            <w:pPr>
              <w:pStyle w:val="TableEntry"/>
            </w:pPr>
          </w:p>
          <w:p w14:paraId="26DF1313" w14:textId="77777777" w:rsidR="008630D6" w:rsidRPr="00621E63" w:rsidRDefault="008630D6" w:rsidP="00670CCB">
            <w:pPr>
              <w:pStyle w:val="TableEntry"/>
              <w:rPr>
                <w:u w:val="single"/>
              </w:rPr>
            </w:pPr>
            <w:r w:rsidRPr="00621E63">
              <w:rPr>
                <w:u w:val="single"/>
              </w:rPr>
              <w:t>Active Source Parameters:</w:t>
            </w:r>
          </w:p>
          <w:p w14:paraId="56EB7F4A" w14:textId="77777777" w:rsidR="008630D6" w:rsidRPr="00621E63" w:rsidRDefault="008630D6" w:rsidP="00670CCB">
            <w:pPr>
              <w:pStyle w:val="TableEntry"/>
            </w:pPr>
            <w:r w:rsidRPr="00621E63">
              <w:rPr>
                <w:color w:val="0000FF"/>
              </w:rPr>
              <w:t>Current Delivery Status</w:t>
            </w:r>
            <w:r w:rsidRPr="00621E63">
              <w:t>=pump-delivery-status-not-delivering</w:t>
            </w:r>
          </w:p>
          <w:p w14:paraId="237F2D59"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60FB85A6" w14:textId="77777777" w:rsidR="008630D6" w:rsidRPr="00621E63" w:rsidRDefault="008630D6" w:rsidP="00670CCB">
            <w:pPr>
              <w:pStyle w:val="TableEntry"/>
            </w:pPr>
            <w:r w:rsidRPr="00621E63">
              <w:rPr>
                <w:color w:val="0000FF"/>
              </w:rPr>
              <w:t>Program Delivery Mode</w:t>
            </w:r>
            <w:r w:rsidRPr="00621E63">
              <w:t>=pump-program-delivery-mode-*</w:t>
            </w:r>
          </w:p>
          <w:p w14:paraId="2C4314B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47F4B90" w14:textId="77777777" w:rsidR="008630D6" w:rsidRPr="00621E63" w:rsidRDefault="008630D6" w:rsidP="00670CCB">
            <w:pPr>
              <w:pStyle w:val="TableEntry"/>
            </w:pPr>
            <w:r w:rsidRPr="00621E63">
              <w:rPr>
                <w:color w:val="0000FF"/>
              </w:rPr>
              <w:t>Rate</w:t>
            </w:r>
            <w:r w:rsidRPr="00621E63">
              <w:t>=programmed rate</w:t>
            </w:r>
          </w:p>
          <w:p w14:paraId="42828FEE" w14:textId="77777777" w:rsidR="008630D6" w:rsidRPr="00621E63" w:rsidRDefault="008630D6" w:rsidP="00670CCB">
            <w:pPr>
              <w:pStyle w:val="TableEntry"/>
            </w:pPr>
            <w:r w:rsidRPr="00621E63">
              <w:rPr>
                <w:color w:val="0000FF"/>
              </w:rPr>
              <w:t>Dose Rate</w:t>
            </w:r>
            <w:r w:rsidRPr="00621E63">
              <w:t>=programmed dose rate</w:t>
            </w:r>
          </w:p>
          <w:p w14:paraId="25D87547" w14:textId="77777777" w:rsidR="008630D6" w:rsidRPr="00621E63" w:rsidRDefault="008630D6" w:rsidP="00670CCB">
            <w:pPr>
              <w:pStyle w:val="TableEntry"/>
            </w:pPr>
            <w:r w:rsidRPr="00621E63">
              <w:rPr>
                <w:color w:val="0000FF"/>
              </w:rPr>
              <w:t>Volume Programmed</w:t>
            </w:r>
            <w:r w:rsidRPr="00621E63">
              <w:t>=volume programmed</w:t>
            </w:r>
          </w:p>
          <w:p w14:paraId="7C17FA22"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EE3E64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480642C7" w14:textId="77777777" w:rsidR="008630D6" w:rsidRPr="00621E63" w:rsidRDefault="008630D6" w:rsidP="00670CCB">
            <w:pPr>
              <w:pStyle w:val="TableEntry"/>
            </w:pPr>
            <w:r w:rsidRPr="00621E63">
              <w:rPr>
                <w:color w:val="0000FF"/>
              </w:rPr>
              <w:t>Volume Remaining</w:t>
            </w:r>
            <w:r w:rsidRPr="00621E63">
              <w:t>=volume remaining</w:t>
            </w:r>
          </w:p>
          <w:p w14:paraId="333CB857"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3B78B899" w14:textId="77777777" w:rsidR="008630D6" w:rsidRPr="00621E63" w:rsidRDefault="008630D6" w:rsidP="00670CCB">
            <w:pPr>
              <w:rPr>
                <w:rFonts w:ascii="Tahoma" w:hAnsi="Tahoma" w:cs="Tahoma"/>
                <w:sz w:val="16"/>
                <w:szCs w:val="16"/>
              </w:rPr>
            </w:pPr>
          </w:p>
        </w:tc>
      </w:tr>
      <w:tr w:rsidR="008630D6" w:rsidRPr="00621E63" w14:paraId="7F7FA2FE" w14:textId="77777777" w:rsidTr="00670CCB">
        <w:trPr>
          <w:cantSplit/>
          <w:trHeight w:val="91"/>
        </w:trPr>
        <w:tc>
          <w:tcPr>
            <w:tcW w:w="761" w:type="pct"/>
            <w:vMerge w:val="restart"/>
            <w:shd w:val="clear" w:color="auto" w:fill="auto"/>
          </w:tcPr>
          <w:p w14:paraId="5F9D2B89" w14:textId="77777777" w:rsidR="008630D6" w:rsidRPr="00621E63" w:rsidRDefault="008630D6" w:rsidP="00670CCB">
            <w:pPr>
              <w:pStyle w:val="TableEntry"/>
            </w:pPr>
            <w:r w:rsidRPr="00621E63">
              <w:lastRenderedPageBreak/>
              <w:t xml:space="preserve">Rate Change (e.g., titration) while running (NOTE:  events associated with the start of the infusion at original rate and pausing or completion at the new rate are not shown) </w:t>
            </w:r>
          </w:p>
        </w:tc>
        <w:tc>
          <w:tcPr>
            <w:tcW w:w="1316" w:type="pct"/>
            <w:shd w:val="clear" w:color="auto" w:fill="auto"/>
          </w:tcPr>
          <w:p w14:paraId="2B9C0D20" w14:textId="77777777" w:rsidR="008630D6" w:rsidRPr="00621E63" w:rsidRDefault="008630D6" w:rsidP="00670CCB">
            <w:pPr>
              <w:pStyle w:val="TableEntry"/>
            </w:pPr>
            <w:r w:rsidRPr="00621E63">
              <w:t>MDC_EVT_PUMP_DELIV_ STOP</w:t>
            </w:r>
          </w:p>
        </w:tc>
        <w:tc>
          <w:tcPr>
            <w:tcW w:w="1880" w:type="pct"/>
            <w:shd w:val="clear" w:color="auto" w:fill="auto"/>
          </w:tcPr>
          <w:p w14:paraId="1CB03CC0" w14:textId="77777777" w:rsidR="008630D6" w:rsidRPr="00621E63" w:rsidRDefault="008630D6" w:rsidP="00670CCB">
            <w:pPr>
              <w:pStyle w:val="TableEntry"/>
              <w:rPr>
                <w:u w:val="single"/>
              </w:rPr>
            </w:pPr>
            <w:r w:rsidRPr="00621E63">
              <w:rPr>
                <w:u w:val="single"/>
              </w:rPr>
              <w:t>Pump Delivery Info Parameters:</w:t>
            </w:r>
          </w:p>
          <w:p w14:paraId="3017471A" w14:textId="77777777" w:rsidR="008630D6" w:rsidRPr="00621E63" w:rsidRDefault="008630D6" w:rsidP="00670CCB">
            <w:pPr>
              <w:pStyle w:val="TableEntry"/>
            </w:pPr>
            <w:r w:rsidRPr="00621E63">
              <w:rPr>
                <w:color w:val="0000FF"/>
              </w:rPr>
              <w:t>Infusing Status</w:t>
            </w:r>
            <w:r w:rsidRPr="00621E63">
              <w:t>=pump reported status</w:t>
            </w:r>
          </w:p>
          <w:p w14:paraId="080F7083" w14:textId="77777777" w:rsidR="008630D6" w:rsidRPr="00621E63" w:rsidRDefault="008630D6" w:rsidP="00670CCB">
            <w:pPr>
              <w:pStyle w:val="TableEntry"/>
            </w:pPr>
            <w:r w:rsidRPr="00621E63">
              <w:rPr>
                <w:color w:val="0000FF"/>
              </w:rPr>
              <w:t>Current Pump Fluid Flow</w:t>
            </w:r>
            <w:r w:rsidRPr="00621E63">
              <w:t>=pump reported rate</w:t>
            </w:r>
          </w:p>
          <w:p w14:paraId="535C10AE" w14:textId="77777777" w:rsidR="008630D6" w:rsidRPr="00621E63" w:rsidRDefault="008630D6" w:rsidP="00670CCB">
            <w:pPr>
              <w:pStyle w:val="TableEntry"/>
            </w:pPr>
            <w:r w:rsidRPr="00621E63">
              <w:rPr>
                <w:color w:val="0000FF"/>
              </w:rPr>
              <w:t>Pump Active Sources</w:t>
            </w:r>
            <w:r w:rsidRPr="00621E63">
              <w:t>=pump-source-info-*</w:t>
            </w:r>
          </w:p>
          <w:p w14:paraId="0DF8BACE" w14:textId="77777777" w:rsidR="008630D6" w:rsidRPr="00621E63" w:rsidRDefault="008630D6" w:rsidP="00670CCB">
            <w:pPr>
              <w:pStyle w:val="TableEntry"/>
            </w:pPr>
          </w:p>
          <w:p w14:paraId="1A233147" w14:textId="77777777" w:rsidR="008630D6" w:rsidRPr="00621E63" w:rsidRDefault="008630D6" w:rsidP="00670CCB">
            <w:pPr>
              <w:pStyle w:val="TableEntry"/>
              <w:rPr>
                <w:u w:val="single"/>
              </w:rPr>
            </w:pPr>
            <w:r w:rsidRPr="00621E63">
              <w:rPr>
                <w:u w:val="single"/>
              </w:rPr>
              <w:t>Active Source Parameters:</w:t>
            </w:r>
          </w:p>
          <w:p w14:paraId="53262C5C" w14:textId="77777777" w:rsidR="008630D6" w:rsidRPr="00621E63" w:rsidRDefault="008630D6" w:rsidP="00670CCB">
            <w:pPr>
              <w:pStyle w:val="TableEntry"/>
            </w:pPr>
            <w:r w:rsidRPr="00621E63">
              <w:rPr>
                <w:color w:val="0000FF"/>
              </w:rPr>
              <w:t>Current Delivery Status</w:t>
            </w:r>
            <w:r w:rsidRPr="00621E63">
              <w:t>=pump-delivery-status-transitioning</w:t>
            </w:r>
          </w:p>
          <w:p w14:paraId="7A80AEC5" w14:textId="77777777" w:rsidR="008630D6" w:rsidRPr="00621E63" w:rsidRDefault="008630D6" w:rsidP="00670CCB">
            <w:pPr>
              <w:pStyle w:val="TableEntry"/>
            </w:pPr>
            <w:r w:rsidRPr="00621E63">
              <w:rPr>
                <w:color w:val="0000FF"/>
              </w:rPr>
              <w:t>Program Delivery Mode</w:t>
            </w:r>
            <w:r w:rsidRPr="00621E63">
              <w:t>=pump-program-delivery-mode-*</w:t>
            </w:r>
          </w:p>
          <w:p w14:paraId="35BDA43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752AEEC" w14:textId="77777777" w:rsidR="008630D6" w:rsidRPr="00621E63" w:rsidRDefault="008630D6" w:rsidP="00670CCB">
            <w:pPr>
              <w:pStyle w:val="TableEntry"/>
            </w:pPr>
            <w:r w:rsidRPr="00621E63">
              <w:rPr>
                <w:color w:val="0000FF"/>
              </w:rPr>
              <w:t>Rate</w:t>
            </w:r>
            <w:r w:rsidRPr="00621E63">
              <w:t>=old programmed rate</w:t>
            </w:r>
          </w:p>
          <w:p w14:paraId="4A0D69C0" w14:textId="77777777" w:rsidR="008630D6" w:rsidRPr="00621E63" w:rsidRDefault="008630D6" w:rsidP="00670CCB">
            <w:pPr>
              <w:pStyle w:val="TableEntry"/>
            </w:pPr>
            <w:r w:rsidRPr="00621E63">
              <w:rPr>
                <w:color w:val="0000FF"/>
              </w:rPr>
              <w:t>Dose Rate</w:t>
            </w:r>
            <w:r w:rsidRPr="00621E63">
              <w:t>=old programmed dose rate</w:t>
            </w:r>
          </w:p>
          <w:p w14:paraId="7F9ED8AB" w14:textId="77777777" w:rsidR="008630D6" w:rsidRPr="00621E63" w:rsidRDefault="008630D6" w:rsidP="00670CCB">
            <w:pPr>
              <w:pStyle w:val="TableEntry"/>
            </w:pPr>
            <w:r w:rsidRPr="00621E63">
              <w:rPr>
                <w:color w:val="0000FF"/>
              </w:rPr>
              <w:t>Volume Programmed</w:t>
            </w:r>
            <w:r w:rsidRPr="00621E63">
              <w:t>=volume programmed</w:t>
            </w:r>
          </w:p>
          <w:p w14:paraId="0BEB03DF"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2003D47"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6E3BC0A1" w14:textId="77777777" w:rsidR="008630D6" w:rsidRPr="00621E63" w:rsidRDefault="008630D6" w:rsidP="00670CCB">
            <w:pPr>
              <w:pStyle w:val="TableEntry"/>
            </w:pPr>
            <w:r w:rsidRPr="00621E63">
              <w:rPr>
                <w:color w:val="0000FF"/>
              </w:rPr>
              <w:t>Volume Remaining</w:t>
            </w:r>
            <w:r w:rsidRPr="00621E63">
              <w:t>=volume remaining</w:t>
            </w:r>
          </w:p>
          <w:p w14:paraId="0559D9A7"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62FF8434" w14:textId="77777777" w:rsidR="008630D6" w:rsidRPr="00621E63" w:rsidRDefault="008630D6" w:rsidP="00670CCB">
            <w:pPr>
              <w:rPr>
                <w:rFonts w:ascii="Tahoma" w:hAnsi="Tahoma" w:cs="Tahoma"/>
                <w:sz w:val="16"/>
                <w:szCs w:val="16"/>
              </w:rPr>
            </w:pPr>
          </w:p>
        </w:tc>
      </w:tr>
      <w:tr w:rsidR="008630D6" w:rsidRPr="00621E63" w14:paraId="23933209" w14:textId="77777777" w:rsidTr="00670CCB">
        <w:trPr>
          <w:cantSplit/>
          <w:trHeight w:val="91"/>
        </w:trPr>
        <w:tc>
          <w:tcPr>
            <w:tcW w:w="761" w:type="pct"/>
            <w:vMerge/>
            <w:shd w:val="clear" w:color="auto" w:fill="auto"/>
          </w:tcPr>
          <w:p w14:paraId="5E9CDDE3" w14:textId="77777777" w:rsidR="008630D6" w:rsidRPr="00621E63" w:rsidRDefault="008630D6" w:rsidP="00670CCB">
            <w:pPr>
              <w:pStyle w:val="TableEntry"/>
            </w:pPr>
          </w:p>
        </w:tc>
        <w:tc>
          <w:tcPr>
            <w:tcW w:w="1316" w:type="pct"/>
            <w:shd w:val="clear" w:color="auto" w:fill="auto"/>
          </w:tcPr>
          <w:p w14:paraId="42F931CB" w14:textId="77777777" w:rsidR="008630D6" w:rsidRPr="00621E63" w:rsidRDefault="008630D6" w:rsidP="00670CCB">
            <w:pPr>
              <w:pStyle w:val="TableEntry"/>
            </w:pPr>
            <w:r w:rsidRPr="00621E63">
              <w:t>MDC_EVT_PUMP_DELIV_ START</w:t>
            </w:r>
          </w:p>
        </w:tc>
        <w:tc>
          <w:tcPr>
            <w:tcW w:w="1880" w:type="pct"/>
            <w:shd w:val="clear" w:color="auto" w:fill="auto"/>
          </w:tcPr>
          <w:p w14:paraId="6CF81AE6" w14:textId="77777777" w:rsidR="008630D6" w:rsidRPr="00621E63" w:rsidRDefault="008630D6" w:rsidP="00670CCB">
            <w:pPr>
              <w:pStyle w:val="TableEntry"/>
              <w:rPr>
                <w:u w:val="single"/>
              </w:rPr>
            </w:pPr>
            <w:r w:rsidRPr="00621E63">
              <w:rPr>
                <w:u w:val="single"/>
              </w:rPr>
              <w:t>Pump Delivery Info Parameters:</w:t>
            </w:r>
          </w:p>
          <w:p w14:paraId="052CE7D0" w14:textId="77777777" w:rsidR="008630D6" w:rsidRPr="00621E63" w:rsidRDefault="008630D6" w:rsidP="00670CCB">
            <w:pPr>
              <w:pStyle w:val="TableEntry"/>
            </w:pPr>
            <w:r w:rsidRPr="00621E63">
              <w:rPr>
                <w:color w:val="0000FF"/>
              </w:rPr>
              <w:t>Infusing Status</w:t>
            </w:r>
            <w:r w:rsidRPr="00621E63">
              <w:t>=pump-status-infusing</w:t>
            </w:r>
          </w:p>
          <w:p w14:paraId="26C5CC96" w14:textId="77777777" w:rsidR="008630D6" w:rsidRPr="00621E63" w:rsidRDefault="008630D6" w:rsidP="00670CCB">
            <w:pPr>
              <w:pStyle w:val="TableEntry"/>
            </w:pPr>
            <w:r w:rsidRPr="00621E63">
              <w:rPr>
                <w:color w:val="0000FF"/>
              </w:rPr>
              <w:t>Current Pump Fluid Flow</w:t>
            </w:r>
            <w:r w:rsidRPr="00621E63">
              <w:t>=new programmed rate</w:t>
            </w:r>
          </w:p>
          <w:p w14:paraId="0D466EE9" w14:textId="77777777" w:rsidR="008630D6" w:rsidRPr="00621E63" w:rsidRDefault="008630D6" w:rsidP="00670CCB">
            <w:pPr>
              <w:pStyle w:val="TableEntry"/>
            </w:pPr>
            <w:r w:rsidRPr="00621E63">
              <w:rPr>
                <w:color w:val="0000FF"/>
              </w:rPr>
              <w:t>Pump Active Sources</w:t>
            </w:r>
            <w:r w:rsidRPr="00621E63">
              <w:t>=pump-source-info-*</w:t>
            </w:r>
          </w:p>
          <w:p w14:paraId="6219A102" w14:textId="77777777" w:rsidR="008630D6" w:rsidRPr="00621E63" w:rsidRDefault="008630D6" w:rsidP="00670CCB">
            <w:pPr>
              <w:pStyle w:val="TableEntry"/>
            </w:pPr>
          </w:p>
          <w:p w14:paraId="0C42A4B1" w14:textId="77777777" w:rsidR="008630D6" w:rsidRPr="00621E63" w:rsidRDefault="008630D6" w:rsidP="00670CCB">
            <w:pPr>
              <w:pStyle w:val="TableEntry"/>
              <w:rPr>
                <w:u w:val="single"/>
              </w:rPr>
            </w:pPr>
            <w:r w:rsidRPr="00621E63">
              <w:rPr>
                <w:u w:val="single"/>
              </w:rPr>
              <w:t>Active Source Parameters:</w:t>
            </w:r>
          </w:p>
          <w:p w14:paraId="73B4E168" w14:textId="77777777" w:rsidR="008630D6" w:rsidRPr="00621E63" w:rsidRDefault="008630D6" w:rsidP="00670CCB">
            <w:pPr>
              <w:pStyle w:val="TableEntry"/>
            </w:pPr>
            <w:r w:rsidRPr="00621E63">
              <w:rPr>
                <w:color w:val="0000FF"/>
              </w:rPr>
              <w:t>Current Delivery Status</w:t>
            </w:r>
            <w:r w:rsidRPr="00621E63">
              <w:t>=pump-delivery-status-delivering</w:t>
            </w:r>
          </w:p>
          <w:p w14:paraId="7D383B14" w14:textId="77777777" w:rsidR="008630D6" w:rsidRPr="00621E63" w:rsidRDefault="008630D6" w:rsidP="00670CCB">
            <w:pPr>
              <w:pStyle w:val="TableEntry"/>
            </w:pPr>
            <w:r w:rsidRPr="00621E63">
              <w:rPr>
                <w:color w:val="0000FF"/>
              </w:rPr>
              <w:t>Program Delivery Mode</w:t>
            </w:r>
            <w:r w:rsidRPr="00621E63">
              <w:t>=pump-program-delivery-mode-*</w:t>
            </w:r>
          </w:p>
          <w:p w14:paraId="713F687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897CDB0" w14:textId="77777777" w:rsidR="008630D6" w:rsidRPr="00621E63" w:rsidRDefault="008630D6" w:rsidP="00670CCB">
            <w:pPr>
              <w:pStyle w:val="TableEntry"/>
            </w:pPr>
            <w:r w:rsidRPr="00621E63">
              <w:rPr>
                <w:color w:val="0000FF"/>
              </w:rPr>
              <w:t>Rate</w:t>
            </w:r>
            <w:r w:rsidRPr="00621E63">
              <w:t>=new programmed rate</w:t>
            </w:r>
          </w:p>
          <w:p w14:paraId="62BAA9C9" w14:textId="77777777" w:rsidR="008630D6" w:rsidRPr="00621E63" w:rsidRDefault="008630D6" w:rsidP="00670CCB">
            <w:pPr>
              <w:pStyle w:val="TableEntry"/>
            </w:pPr>
            <w:r w:rsidRPr="00621E63">
              <w:rPr>
                <w:color w:val="0000FF"/>
              </w:rPr>
              <w:t>Dose Rate</w:t>
            </w:r>
            <w:r w:rsidRPr="00621E63">
              <w:t>=new programmed dose rate</w:t>
            </w:r>
          </w:p>
          <w:p w14:paraId="2E105D7C" w14:textId="77777777" w:rsidR="008630D6" w:rsidRPr="00621E63" w:rsidRDefault="008630D6" w:rsidP="00670CCB">
            <w:pPr>
              <w:pStyle w:val="TableEntry"/>
            </w:pPr>
            <w:r w:rsidRPr="00621E63">
              <w:rPr>
                <w:color w:val="0000FF"/>
              </w:rPr>
              <w:t>Volume Programmed</w:t>
            </w:r>
            <w:r w:rsidRPr="00621E63">
              <w:t>=volume programmed</w:t>
            </w:r>
          </w:p>
          <w:p w14:paraId="44DF333E" w14:textId="77777777" w:rsidR="008630D6" w:rsidRPr="00621E63" w:rsidRDefault="008630D6" w:rsidP="00670CCB">
            <w:pPr>
              <w:pStyle w:val="TableEntry"/>
            </w:pPr>
            <w:r w:rsidRPr="00621E63">
              <w:rPr>
                <w:color w:val="0000FF"/>
              </w:rPr>
              <w:t>Current Segment Volume Delivered</w:t>
            </w:r>
            <w:r w:rsidRPr="00621E63">
              <w:t>=0</w:t>
            </w:r>
          </w:p>
          <w:p w14:paraId="41BD9928"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21A95FE3" w14:textId="77777777" w:rsidR="008630D6" w:rsidRPr="00621E63" w:rsidRDefault="008630D6" w:rsidP="00670CCB">
            <w:pPr>
              <w:pStyle w:val="TableEntry"/>
            </w:pPr>
            <w:r w:rsidRPr="00621E63">
              <w:rPr>
                <w:color w:val="0000FF"/>
              </w:rPr>
              <w:t>Volume Remaining</w:t>
            </w:r>
            <w:r w:rsidRPr="00621E63">
              <w:t>=volume remaining</w:t>
            </w:r>
          </w:p>
          <w:p w14:paraId="79D03E7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44F91B25" w14:textId="77777777" w:rsidR="008630D6" w:rsidRPr="00621E63" w:rsidRDefault="008630D6" w:rsidP="00670CCB">
            <w:pPr>
              <w:rPr>
                <w:rFonts w:ascii="Tahoma" w:hAnsi="Tahoma" w:cs="Tahoma"/>
                <w:sz w:val="16"/>
                <w:szCs w:val="16"/>
              </w:rPr>
            </w:pPr>
          </w:p>
        </w:tc>
      </w:tr>
      <w:tr w:rsidR="008630D6" w:rsidRPr="00621E63" w14:paraId="43D0BFC9" w14:textId="77777777" w:rsidTr="00670CCB">
        <w:trPr>
          <w:cantSplit/>
          <w:trHeight w:val="91"/>
        </w:trPr>
        <w:tc>
          <w:tcPr>
            <w:tcW w:w="761" w:type="pct"/>
            <w:vMerge w:val="restart"/>
            <w:shd w:val="clear" w:color="auto" w:fill="auto"/>
          </w:tcPr>
          <w:p w14:paraId="60F343B5" w14:textId="77777777" w:rsidR="008630D6" w:rsidRPr="00621E63" w:rsidRDefault="008630D6" w:rsidP="00670CCB">
            <w:pPr>
              <w:pStyle w:val="TableEntry"/>
            </w:pPr>
            <w:r w:rsidRPr="00621E63">
              <w:lastRenderedPageBreak/>
              <w:t>Piggyback start, followed by piggyback end, followed by resumption of the primary infusion (this assumes the pump will revert to the primary rate once piggyback VTBI is achieved)</w:t>
            </w:r>
          </w:p>
          <w:p w14:paraId="6F7958AF" w14:textId="77777777" w:rsidR="008630D6" w:rsidRPr="00621E63" w:rsidRDefault="008630D6" w:rsidP="00670CCB">
            <w:pPr>
              <w:pStyle w:val="TableEntry"/>
            </w:pPr>
          </w:p>
          <w:p w14:paraId="1D4C1AED" w14:textId="77777777" w:rsidR="008630D6" w:rsidRPr="00621E63" w:rsidRDefault="008630D6" w:rsidP="00670CCB">
            <w:pPr>
              <w:pStyle w:val="TableEntry"/>
            </w:pPr>
            <w:r w:rsidRPr="00621E63">
              <w:t>(Note:  events associated with the start of the primary infusion prior to the piggyback and completion of the primary infusion after the piggyback are not shown)</w:t>
            </w:r>
          </w:p>
          <w:p w14:paraId="0BB1B890" w14:textId="77777777" w:rsidR="008630D6" w:rsidRPr="00621E63" w:rsidRDefault="008630D6" w:rsidP="00670CCB">
            <w:pPr>
              <w:pStyle w:val="TableEntry"/>
            </w:pPr>
          </w:p>
        </w:tc>
        <w:tc>
          <w:tcPr>
            <w:tcW w:w="1316" w:type="pct"/>
            <w:shd w:val="clear" w:color="auto" w:fill="auto"/>
          </w:tcPr>
          <w:p w14:paraId="3C022436" w14:textId="77777777" w:rsidR="008630D6" w:rsidRPr="00621E63" w:rsidRDefault="008630D6" w:rsidP="00670CCB">
            <w:pPr>
              <w:pStyle w:val="TableEntry"/>
            </w:pPr>
            <w:r w:rsidRPr="00621E63">
              <w:t>MDC_EVT_PUMP_DELIV_ STOP</w:t>
            </w:r>
          </w:p>
        </w:tc>
        <w:tc>
          <w:tcPr>
            <w:tcW w:w="1880" w:type="pct"/>
            <w:shd w:val="clear" w:color="auto" w:fill="auto"/>
          </w:tcPr>
          <w:p w14:paraId="3933F26D" w14:textId="77777777" w:rsidR="008630D6" w:rsidRPr="00621E63" w:rsidRDefault="008630D6" w:rsidP="00670CCB">
            <w:pPr>
              <w:pStyle w:val="TableEntry"/>
              <w:rPr>
                <w:u w:val="single"/>
              </w:rPr>
            </w:pPr>
            <w:r w:rsidRPr="00621E63">
              <w:rPr>
                <w:u w:val="single"/>
              </w:rPr>
              <w:t>Pump Delivery Info Parameters:</w:t>
            </w:r>
          </w:p>
          <w:p w14:paraId="18E80C07" w14:textId="77777777" w:rsidR="008630D6" w:rsidRPr="00621E63" w:rsidRDefault="008630D6" w:rsidP="00670CCB">
            <w:pPr>
              <w:pStyle w:val="TableEntry"/>
            </w:pPr>
            <w:r w:rsidRPr="00621E63">
              <w:rPr>
                <w:color w:val="0000FF"/>
              </w:rPr>
              <w:t>Infusing Status</w:t>
            </w:r>
            <w:r w:rsidRPr="00621E63">
              <w:t>=pump-status-not-infusing</w:t>
            </w:r>
          </w:p>
          <w:p w14:paraId="19222683" w14:textId="77777777" w:rsidR="008630D6" w:rsidRPr="00621E63" w:rsidRDefault="008630D6" w:rsidP="00670CCB">
            <w:pPr>
              <w:pStyle w:val="TableEntry"/>
            </w:pPr>
            <w:r w:rsidRPr="00621E63">
              <w:rPr>
                <w:color w:val="0000FF"/>
              </w:rPr>
              <w:t>Current Pump Fluid Flow</w:t>
            </w:r>
            <w:r w:rsidRPr="00621E63">
              <w:t>=0</w:t>
            </w:r>
          </w:p>
          <w:p w14:paraId="4E2C2B62" w14:textId="77777777" w:rsidR="008630D6" w:rsidRPr="00621E63" w:rsidRDefault="008630D6" w:rsidP="00670CCB">
            <w:pPr>
              <w:pStyle w:val="TableEntry"/>
            </w:pPr>
            <w:r w:rsidRPr="00621E63">
              <w:rPr>
                <w:color w:val="0000FF"/>
              </w:rPr>
              <w:t>Pump Active Sources</w:t>
            </w:r>
            <w:r w:rsidRPr="00621E63">
              <w:t>=pump-source-info-primary</w:t>
            </w:r>
          </w:p>
          <w:p w14:paraId="0F89267F" w14:textId="77777777" w:rsidR="008630D6" w:rsidRPr="00621E63" w:rsidRDefault="008630D6" w:rsidP="00670CCB">
            <w:pPr>
              <w:pStyle w:val="TableEntry"/>
            </w:pPr>
          </w:p>
          <w:p w14:paraId="1B968C16" w14:textId="77777777" w:rsidR="008630D6" w:rsidRPr="00621E63" w:rsidRDefault="008630D6" w:rsidP="00670CCB">
            <w:pPr>
              <w:pStyle w:val="TableEntry"/>
              <w:rPr>
                <w:u w:val="single"/>
              </w:rPr>
            </w:pPr>
            <w:r w:rsidRPr="00621E63">
              <w:rPr>
                <w:u w:val="single"/>
              </w:rPr>
              <w:t>Active Source Parameters:</w:t>
            </w:r>
          </w:p>
          <w:p w14:paraId="7988F970" w14:textId="77777777" w:rsidR="008630D6" w:rsidRPr="00621E63" w:rsidRDefault="008630D6" w:rsidP="00670CCB">
            <w:pPr>
              <w:pStyle w:val="TableEntry"/>
            </w:pPr>
            <w:r w:rsidRPr="00621E63">
              <w:rPr>
                <w:color w:val="0000FF"/>
              </w:rPr>
              <w:t>Current Delivery Status</w:t>
            </w:r>
            <w:r w:rsidRPr="00621E63">
              <w:t>=pump-delivery-status-not-delivering</w:t>
            </w:r>
          </w:p>
          <w:p w14:paraId="16D6288A" w14:textId="77777777" w:rsidR="008630D6" w:rsidRPr="00621E63" w:rsidRDefault="008630D6" w:rsidP="00670CCB">
            <w:pPr>
              <w:pStyle w:val="TableEntry"/>
            </w:pPr>
            <w:r w:rsidRPr="00621E63">
              <w:rPr>
                <w:color w:val="0000FF"/>
              </w:rPr>
              <w:t>Pump Not Delivering Reason</w:t>
            </w:r>
            <w:r w:rsidRPr="00621E63">
              <w:t>=either pump-stopped-by-clinician, pump-stopped-not-specified, or pump-stopped-switching-source</w:t>
            </w:r>
          </w:p>
          <w:p w14:paraId="30DDEA82" w14:textId="77777777" w:rsidR="008630D6" w:rsidRPr="00621E63" w:rsidRDefault="008630D6" w:rsidP="00670CCB">
            <w:pPr>
              <w:pStyle w:val="TableEntry"/>
            </w:pPr>
            <w:r w:rsidRPr="00621E63">
              <w:rPr>
                <w:color w:val="0000FF"/>
              </w:rPr>
              <w:t>Program Delivery Mode</w:t>
            </w:r>
            <w:r w:rsidRPr="00621E63">
              <w:t>=pump-program-delivery-mode-*</w:t>
            </w:r>
          </w:p>
          <w:p w14:paraId="4C7A55CB"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C3A1B0D" w14:textId="77777777" w:rsidR="008630D6" w:rsidRPr="00621E63" w:rsidRDefault="008630D6" w:rsidP="00670CCB">
            <w:pPr>
              <w:pStyle w:val="TableEntry"/>
            </w:pPr>
            <w:r w:rsidRPr="00621E63">
              <w:rPr>
                <w:color w:val="0000FF"/>
              </w:rPr>
              <w:t>Rate</w:t>
            </w:r>
            <w:r w:rsidRPr="00621E63">
              <w:t>=primary rate</w:t>
            </w:r>
          </w:p>
          <w:p w14:paraId="2C2C6E15" w14:textId="77777777" w:rsidR="008630D6" w:rsidRPr="00621E63" w:rsidRDefault="008630D6" w:rsidP="00670CCB">
            <w:pPr>
              <w:pStyle w:val="TableEntry"/>
            </w:pPr>
            <w:r w:rsidRPr="00621E63">
              <w:rPr>
                <w:color w:val="0000FF"/>
              </w:rPr>
              <w:t>Dose Rate</w:t>
            </w:r>
            <w:r w:rsidRPr="00621E63">
              <w:t>=primary dose rate</w:t>
            </w:r>
          </w:p>
          <w:p w14:paraId="3F87E37C" w14:textId="77777777" w:rsidR="008630D6" w:rsidRPr="00621E63" w:rsidRDefault="008630D6" w:rsidP="00670CCB">
            <w:pPr>
              <w:pStyle w:val="TableEntry"/>
            </w:pPr>
            <w:r w:rsidRPr="00621E63">
              <w:rPr>
                <w:color w:val="0000FF"/>
              </w:rPr>
              <w:t>Volume Programmed</w:t>
            </w:r>
            <w:r w:rsidRPr="00621E63">
              <w:t>=primary volume programmed</w:t>
            </w:r>
          </w:p>
          <w:p w14:paraId="5B2EED4D"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2529A56"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primary delivery, including the one just completed</w:t>
            </w:r>
          </w:p>
          <w:p w14:paraId="25F79648" w14:textId="77777777" w:rsidR="008630D6" w:rsidRPr="00621E63" w:rsidRDefault="008630D6" w:rsidP="00670CCB">
            <w:pPr>
              <w:pStyle w:val="TableEntry"/>
            </w:pPr>
            <w:r w:rsidRPr="00621E63">
              <w:rPr>
                <w:color w:val="0000FF"/>
              </w:rPr>
              <w:t>Volume Remaining</w:t>
            </w:r>
            <w:r w:rsidRPr="00621E63">
              <w:t>=primary volume remaining</w:t>
            </w:r>
          </w:p>
          <w:p w14:paraId="264D151C"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762F9B8D" w14:textId="77777777" w:rsidR="008630D6" w:rsidRPr="00621E63" w:rsidRDefault="008630D6" w:rsidP="00670CCB">
            <w:pPr>
              <w:pStyle w:val="TableEntry"/>
            </w:pPr>
          </w:p>
          <w:p w14:paraId="1B6F5BE6" w14:textId="77777777" w:rsidR="008630D6" w:rsidRPr="00621E63" w:rsidRDefault="008630D6" w:rsidP="00670CCB">
            <w:pPr>
              <w:pStyle w:val="TableEntry"/>
            </w:pPr>
            <w:r w:rsidRPr="00621E63">
              <w:t>The first DELIV_STOP represents the stop of the primary infusion that was running.</w:t>
            </w:r>
          </w:p>
          <w:p w14:paraId="1A253AC8" w14:textId="77777777" w:rsidR="008630D6" w:rsidRPr="00621E63" w:rsidRDefault="008630D6" w:rsidP="00670CCB">
            <w:pPr>
              <w:pStyle w:val="TableEntry"/>
            </w:pPr>
          </w:p>
          <w:p w14:paraId="214CD549" w14:textId="77777777" w:rsidR="008630D6" w:rsidRPr="00621E63" w:rsidRDefault="008630D6" w:rsidP="00670CCB">
            <w:pPr>
              <w:pStyle w:val="TableEntry"/>
            </w:pPr>
            <w:r w:rsidRPr="00621E63">
              <w:t>If the pump supports automatic transition from primary to secondary (i.e., without a manual pause by the clinician), then the appropriate value for Pump Not Delivering Reason on the first DELIV_STOP event in this scenario is pump-stopped-switching-source. If not, then its value should be either pump-stopped-by-clinician or pump-stopped-not-specified.</w:t>
            </w:r>
          </w:p>
          <w:p w14:paraId="1B9F2810" w14:textId="77777777" w:rsidR="008630D6" w:rsidRPr="00621E63" w:rsidRDefault="008630D6" w:rsidP="00670CCB">
            <w:pPr>
              <w:pStyle w:val="TableEntry"/>
            </w:pPr>
          </w:p>
        </w:tc>
      </w:tr>
      <w:tr w:rsidR="008630D6" w:rsidRPr="00621E63" w14:paraId="1452FB77" w14:textId="77777777" w:rsidTr="00670CCB">
        <w:trPr>
          <w:cantSplit/>
          <w:trHeight w:val="224"/>
        </w:trPr>
        <w:tc>
          <w:tcPr>
            <w:tcW w:w="761" w:type="pct"/>
            <w:vMerge/>
            <w:shd w:val="clear" w:color="auto" w:fill="auto"/>
          </w:tcPr>
          <w:p w14:paraId="3A5A50EB" w14:textId="77777777" w:rsidR="008630D6" w:rsidRPr="00621E63" w:rsidRDefault="008630D6" w:rsidP="00670CCB">
            <w:pPr>
              <w:pStyle w:val="TableEntry"/>
            </w:pPr>
          </w:p>
        </w:tc>
        <w:tc>
          <w:tcPr>
            <w:tcW w:w="1316" w:type="pct"/>
            <w:shd w:val="clear" w:color="auto" w:fill="auto"/>
          </w:tcPr>
          <w:p w14:paraId="35DF2B7A" w14:textId="77777777" w:rsidR="008630D6" w:rsidRPr="00621E63" w:rsidRDefault="008630D6" w:rsidP="00670CCB">
            <w:pPr>
              <w:pStyle w:val="TableEntry"/>
            </w:pPr>
            <w:r w:rsidRPr="00621E63">
              <w:t>MDC_EVT_PUMP_DELIV_ START</w:t>
            </w:r>
          </w:p>
        </w:tc>
        <w:tc>
          <w:tcPr>
            <w:tcW w:w="1880" w:type="pct"/>
            <w:shd w:val="clear" w:color="auto" w:fill="auto"/>
          </w:tcPr>
          <w:p w14:paraId="4D93B492" w14:textId="77777777" w:rsidR="008630D6" w:rsidRPr="00621E63" w:rsidRDefault="008630D6" w:rsidP="00670CCB">
            <w:pPr>
              <w:pStyle w:val="TableEntry"/>
              <w:rPr>
                <w:u w:val="single"/>
              </w:rPr>
            </w:pPr>
            <w:r w:rsidRPr="00621E63">
              <w:rPr>
                <w:u w:val="single"/>
              </w:rPr>
              <w:t>Pump Delivery Info Parameters:</w:t>
            </w:r>
          </w:p>
          <w:p w14:paraId="3683294B" w14:textId="77777777" w:rsidR="008630D6" w:rsidRPr="00621E63" w:rsidRDefault="008630D6" w:rsidP="00670CCB">
            <w:pPr>
              <w:pStyle w:val="TableEntry"/>
            </w:pPr>
            <w:r w:rsidRPr="00621E63">
              <w:rPr>
                <w:color w:val="0000FF"/>
              </w:rPr>
              <w:t>Infusing Status</w:t>
            </w:r>
            <w:r w:rsidRPr="00621E63">
              <w:t>=pump-status-infusing</w:t>
            </w:r>
          </w:p>
          <w:p w14:paraId="60D3FD6F" w14:textId="77777777" w:rsidR="008630D6" w:rsidRPr="00621E63" w:rsidRDefault="008630D6" w:rsidP="00670CCB">
            <w:pPr>
              <w:pStyle w:val="TableEntry"/>
            </w:pPr>
            <w:r w:rsidRPr="00621E63">
              <w:rPr>
                <w:color w:val="0000FF"/>
              </w:rPr>
              <w:t>Current Pump Fluid Flow</w:t>
            </w:r>
            <w:r w:rsidRPr="00621E63">
              <w:t>=piggyback programmed rate</w:t>
            </w:r>
          </w:p>
          <w:p w14:paraId="3FAE6756" w14:textId="77777777" w:rsidR="008630D6" w:rsidRPr="00621E63" w:rsidRDefault="008630D6" w:rsidP="00670CCB">
            <w:pPr>
              <w:pStyle w:val="TableEntry"/>
            </w:pPr>
            <w:r w:rsidRPr="00621E63">
              <w:rPr>
                <w:color w:val="0000FF"/>
              </w:rPr>
              <w:t>Pump Active Sources</w:t>
            </w:r>
            <w:r w:rsidRPr="00621E63">
              <w:t>=pump-source-info-secondary</w:t>
            </w:r>
          </w:p>
          <w:p w14:paraId="20BF2A2E" w14:textId="77777777" w:rsidR="008630D6" w:rsidRPr="00621E63" w:rsidRDefault="008630D6" w:rsidP="00670CCB">
            <w:pPr>
              <w:pStyle w:val="TableEntry"/>
            </w:pPr>
          </w:p>
          <w:p w14:paraId="60C1FBAE" w14:textId="77777777" w:rsidR="008630D6" w:rsidRPr="00621E63" w:rsidRDefault="008630D6" w:rsidP="00670CCB">
            <w:pPr>
              <w:pStyle w:val="TableEntry"/>
              <w:rPr>
                <w:u w:val="single"/>
              </w:rPr>
            </w:pPr>
            <w:r w:rsidRPr="00621E63">
              <w:rPr>
                <w:u w:val="single"/>
              </w:rPr>
              <w:t>Active Source Parameters:</w:t>
            </w:r>
          </w:p>
          <w:p w14:paraId="0CE11B4E" w14:textId="77777777" w:rsidR="008630D6" w:rsidRPr="00621E63" w:rsidRDefault="008630D6" w:rsidP="00670CCB">
            <w:pPr>
              <w:pStyle w:val="TableEntry"/>
            </w:pPr>
            <w:r w:rsidRPr="00621E63">
              <w:rPr>
                <w:color w:val="0000FF"/>
              </w:rPr>
              <w:t>Current Delivery Status</w:t>
            </w:r>
            <w:r w:rsidRPr="00621E63">
              <w:t>=pump-delivery-status-delivering</w:t>
            </w:r>
          </w:p>
          <w:p w14:paraId="32E131B0" w14:textId="77777777" w:rsidR="008630D6" w:rsidRPr="00621E63" w:rsidRDefault="008630D6" w:rsidP="00670CCB">
            <w:pPr>
              <w:pStyle w:val="TableEntry"/>
            </w:pPr>
            <w:r w:rsidRPr="00621E63">
              <w:rPr>
                <w:color w:val="0000FF"/>
              </w:rPr>
              <w:t>Program Delivery Mode</w:t>
            </w:r>
            <w:r w:rsidRPr="00621E63">
              <w:t>=pump-program-delivery-mode-*</w:t>
            </w:r>
          </w:p>
          <w:p w14:paraId="043C092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E38CDD4" w14:textId="77777777" w:rsidR="008630D6" w:rsidRPr="00621E63" w:rsidRDefault="008630D6" w:rsidP="00670CCB">
            <w:pPr>
              <w:pStyle w:val="TableEntry"/>
            </w:pPr>
            <w:r w:rsidRPr="00621E63">
              <w:rPr>
                <w:color w:val="0000FF"/>
              </w:rPr>
              <w:t>Rate</w:t>
            </w:r>
            <w:r w:rsidRPr="00621E63">
              <w:t>=piggyback programmed rate</w:t>
            </w:r>
          </w:p>
          <w:p w14:paraId="343D069F" w14:textId="77777777" w:rsidR="008630D6" w:rsidRPr="00621E63" w:rsidRDefault="008630D6" w:rsidP="00670CCB">
            <w:pPr>
              <w:pStyle w:val="TableEntry"/>
            </w:pPr>
            <w:r w:rsidRPr="00621E63">
              <w:rPr>
                <w:color w:val="0000FF"/>
              </w:rPr>
              <w:t>Dose Rate</w:t>
            </w:r>
            <w:r w:rsidRPr="00621E63">
              <w:t>=piggyback dose rate</w:t>
            </w:r>
          </w:p>
          <w:p w14:paraId="2433DBFA" w14:textId="77777777" w:rsidR="008630D6" w:rsidRPr="00621E63" w:rsidRDefault="008630D6" w:rsidP="00670CCB">
            <w:pPr>
              <w:pStyle w:val="TableEntry"/>
            </w:pPr>
            <w:r w:rsidRPr="00621E63">
              <w:rPr>
                <w:color w:val="0000FF"/>
              </w:rPr>
              <w:t>Volume Programmed</w:t>
            </w:r>
            <w:r w:rsidRPr="00621E63">
              <w:t>=piggyback volume programmed</w:t>
            </w:r>
          </w:p>
          <w:p w14:paraId="748AD3F8" w14:textId="77777777" w:rsidR="008630D6" w:rsidRPr="00621E63" w:rsidRDefault="008630D6" w:rsidP="00670CCB">
            <w:pPr>
              <w:pStyle w:val="TableEntry"/>
            </w:pPr>
            <w:r w:rsidRPr="00621E63">
              <w:rPr>
                <w:color w:val="0000FF"/>
              </w:rPr>
              <w:t>Current Segment Volume Delivered</w:t>
            </w:r>
            <w:r w:rsidRPr="00621E63">
              <w:t>=0</w:t>
            </w:r>
          </w:p>
          <w:p w14:paraId="0CF2BC3F" w14:textId="77777777" w:rsidR="008630D6" w:rsidRPr="00621E63" w:rsidRDefault="008630D6" w:rsidP="00670CCB">
            <w:pPr>
              <w:pStyle w:val="TableEntry"/>
            </w:pPr>
            <w:r w:rsidRPr="00621E63">
              <w:rPr>
                <w:color w:val="0000FF"/>
              </w:rPr>
              <w:t>Cumulative Volume Delivered</w:t>
            </w:r>
            <w:r w:rsidRPr="00621E63">
              <w:t>=0</w:t>
            </w:r>
          </w:p>
          <w:p w14:paraId="572C66C5" w14:textId="77777777" w:rsidR="008630D6" w:rsidRPr="00621E63" w:rsidRDefault="008630D6" w:rsidP="00670CCB">
            <w:pPr>
              <w:pStyle w:val="TableEntry"/>
            </w:pPr>
            <w:r w:rsidRPr="00621E63">
              <w:rPr>
                <w:color w:val="0000FF"/>
              </w:rPr>
              <w:t>Volume Remaining</w:t>
            </w:r>
            <w:r w:rsidRPr="00621E63">
              <w:t>=piggyback volume programmed</w:t>
            </w:r>
          </w:p>
          <w:p w14:paraId="5D6F8202"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9DB7CE4" w14:textId="77777777" w:rsidR="008630D6" w:rsidRPr="00621E63" w:rsidRDefault="008630D6" w:rsidP="00670CCB">
            <w:pPr>
              <w:pStyle w:val="TableEntry"/>
              <w:rPr>
                <w:rFonts w:ascii="Tahoma" w:hAnsi="Tahoma" w:cs="Tahoma"/>
                <w:sz w:val="16"/>
                <w:szCs w:val="16"/>
              </w:rPr>
            </w:pPr>
          </w:p>
        </w:tc>
      </w:tr>
      <w:tr w:rsidR="008630D6" w:rsidRPr="00621E63" w14:paraId="4362340B" w14:textId="77777777" w:rsidTr="00670CCB">
        <w:trPr>
          <w:cantSplit/>
        </w:trPr>
        <w:tc>
          <w:tcPr>
            <w:tcW w:w="761" w:type="pct"/>
            <w:vMerge/>
            <w:shd w:val="clear" w:color="auto" w:fill="auto"/>
          </w:tcPr>
          <w:p w14:paraId="4E85C664" w14:textId="77777777" w:rsidR="008630D6" w:rsidRPr="00621E63" w:rsidRDefault="008630D6" w:rsidP="00670CCB">
            <w:pPr>
              <w:pStyle w:val="TableEntry"/>
            </w:pPr>
          </w:p>
        </w:tc>
        <w:tc>
          <w:tcPr>
            <w:tcW w:w="1316" w:type="pct"/>
            <w:shd w:val="clear" w:color="auto" w:fill="auto"/>
          </w:tcPr>
          <w:p w14:paraId="7D18D313" w14:textId="77777777" w:rsidR="008630D6" w:rsidRPr="00621E63" w:rsidRDefault="008630D6" w:rsidP="00670CCB">
            <w:pPr>
              <w:pStyle w:val="TableEntry"/>
            </w:pPr>
            <w:r w:rsidRPr="00621E63">
              <w:t>MDC_EVT_PUMP_DELIV_ COMP</w:t>
            </w:r>
          </w:p>
        </w:tc>
        <w:tc>
          <w:tcPr>
            <w:tcW w:w="1880" w:type="pct"/>
            <w:shd w:val="clear" w:color="auto" w:fill="auto"/>
          </w:tcPr>
          <w:p w14:paraId="3C667D8F" w14:textId="77777777" w:rsidR="008630D6" w:rsidRPr="00621E63" w:rsidRDefault="008630D6" w:rsidP="00670CCB">
            <w:pPr>
              <w:pStyle w:val="TableEntry"/>
              <w:rPr>
                <w:u w:val="single"/>
              </w:rPr>
            </w:pPr>
            <w:r w:rsidRPr="00621E63">
              <w:rPr>
                <w:u w:val="single"/>
              </w:rPr>
              <w:t>Pump Delivery Info Parameters:</w:t>
            </w:r>
          </w:p>
          <w:p w14:paraId="42EBA1F4" w14:textId="77777777" w:rsidR="008630D6" w:rsidRPr="00621E63" w:rsidRDefault="008630D6" w:rsidP="00670CCB">
            <w:pPr>
              <w:pStyle w:val="TableEntry"/>
            </w:pPr>
            <w:r w:rsidRPr="00621E63">
              <w:rPr>
                <w:color w:val="0000FF"/>
              </w:rPr>
              <w:t>Infusing Status</w:t>
            </w:r>
            <w:r w:rsidRPr="00621E63">
              <w:t>=pump-status-not-infusing</w:t>
            </w:r>
          </w:p>
          <w:p w14:paraId="64B0E0A9" w14:textId="77777777" w:rsidR="008630D6" w:rsidRPr="00621E63" w:rsidRDefault="008630D6" w:rsidP="00670CCB">
            <w:pPr>
              <w:pStyle w:val="TableEntry"/>
            </w:pPr>
            <w:r w:rsidRPr="00621E63">
              <w:rPr>
                <w:color w:val="0000FF"/>
              </w:rPr>
              <w:t>Current Pump Fluid Flow</w:t>
            </w:r>
            <w:r w:rsidRPr="00621E63">
              <w:t>=0</w:t>
            </w:r>
          </w:p>
          <w:p w14:paraId="70A7971F" w14:textId="77777777" w:rsidR="008630D6" w:rsidRPr="00621E63" w:rsidRDefault="008630D6" w:rsidP="00670CCB">
            <w:pPr>
              <w:pStyle w:val="TableEntry"/>
            </w:pPr>
            <w:r w:rsidRPr="00621E63">
              <w:rPr>
                <w:color w:val="0000FF"/>
              </w:rPr>
              <w:t>Pump Active Sources</w:t>
            </w:r>
            <w:r w:rsidRPr="00621E63">
              <w:t>=pump-source-info-secondary</w:t>
            </w:r>
          </w:p>
          <w:p w14:paraId="685D7765" w14:textId="77777777" w:rsidR="008630D6" w:rsidRPr="00621E63" w:rsidRDefault="008630D6" w:rsidP="00670CCB">
            <w:pPr>
              <w:pStyle w:val="TableEntry"/>
            </w:pPr>
          </w:p>
          <w:p w14:paraId="64BA56B3" w14:textId="77777777" w:rsidR="008630D6" w:rsidRPr="00621E63" w:rsidRDefault="008630D6" w:rsidP="00670CCB">
            <w:pPr>
              <w:pStyle w:val="TableEntry"/>
              <w:rPr>
                <w:u w:val="single"/>
              </w:rPr>
            </w:pPr>
            <w:r w:rsidRPr="00621E63">
              <w:rPr>
                <w:u w:val="single"/>
              </w:rPr>
              <w:t>Active Source Parameters:</w:t>
            </w:r>
          </w:p>
          <w:p w14:paraId="5B9CF847" w14:textId="77777777" w:rsidR="008630D6" w:rsidRPr="00621E63" w:rsidRDefault="008630D6" w:rsidP="00670CCB">
            <w:pPr>
              <w:pStyle w:val="TableEntry"/>
            </w:pPr>
            <w:r w:rsidRPr="00621E63">
              <w:rPr>
                <w:color w:val="0000FF"/>
              </w:rPr>
              <w:t>Current Delivery Status</w:t>
            </w:r>
            <w:r w:rsidRPr="00621E63">
              <w:t>=pump-delivery-status-not-delivering</w:t>
            </w:r>
          </w:p>
          <w:p w14:paraId="2FEDA12C" w14:textId="77777777" w:rsidR="008630D6" w:rsidRPr="00621E63" w:rsidRDefault="008630D6" w:rsidP="00670CCB">
            <w:pPr>
              <w:pStyle w:val="TableEntry"/>
            </w:pPr>
            <w:r w:rsidRPr="00621E63">
              <w:rPr>
                <w:color w:val="0000FF"/>
              </w:rPr>
              <w:t>Pump Not Delivering Reason</w:t>
            </w:r>
            <w:r w:rsidRPr="00621E63">
              <w:t>=pump-stopped-switching-source</w:t>
            </w:r>
          </w:p>
          <w:p w14:paraId="4A4CE59B" w14:textId="77777777" w:rsidR="008630D6" w:rsidRPr="00621E63" w:rsidRDefault="008630D6" w:rsidP="00670CCB">
            <w:pPr>
              <w:pStyle w:val="TableEntry"/>
            </w:pPr>
            <w:r w:rsidRPr="00621E63">
              <w:rPr>
                <w:color w:val="0000FF"/>
              </w:rPr>
              <w:t>Program Delivery Mode</w:t>
            </w:r>
            <w:r w:rsidRPr="00621E63">
              <w:t>=pump-program-delivery-mode-*</w:t>
            </w:r>
          </w:p>
          <w:p w14:paraId="0311563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B25F6FD" w14:textId="77777777" w:rsidR="008630D6" w:rsidRPr="00621E63" w:rsidRDefault="008630D6" w:rsidP="00670CCB">
            <w:pPr>
              <w:pStyle w:val="TableEntry"/>
            </w:pPr>
            <w:r w:rsidRPr="00621E63">
              <w:rPr>
                <w:color w:val="0000FF"/>
              </w:rPr>
              <w:t>Rate</w:t>
            </w:r>
            <w:r w:rsidRPr="00621E63">
              <w:t>=piggyback programmed rate</w:t>
            </w:r>
          </w:p>
          <w:p w14:paraId="0A8134C9" w14:textId="77777777" w:rsidR="008630D6" w:rsidRPr="00621E63" w:rsidRDefault="008630D6" w:rsidP="00670CCB">
            <w:pPr>
              <w:pStyle w:val="TableEntry"/>
            </w:pPr>
            <w:r w:rsidRPr="00621E63">
              <w:rPr>
                <w:color w:val="0000FF"/>
              </w:rPr>
              <w:t>Dose Rate</w:t>
            </w:r>
            <w:r w:rsidRPr="00621E63">
              <w:t>=piggyback dose rate</w:t>
            </w:r>
          </w:p>
          <w:p w14:paraId="19D2CA94" w14:textId="77777777" w:rsidR="008630D6" w:rsidRPr="00621E63" w:rsidRDefault="008630D6" w:rsidP="00670CCB">
            <w:pPr>
              <w:pStyle w:val="TableEntry"/>
            </w:pPr>
            <w:r w:rsidRPr="00621E63">
              <w:rPr>
                <w:color w:val="0000FF"/>
              </w:rPr>
              <w:t>Volume Programmed</w:t>
            </w:r>
            <w:r w:rsidRPr="00621E63">
              <w:t>=piggyback volume programmed</w:t>
            </w:r>
          </w:p>
          <w:p w14:paraId="46B25526" w14:textId="77777777" w:rsidR="008630D6" w:rsidRPr="00621E63" w:rsidRDefault="008630D6" w:rsidP="00670CCB">
            <w:pPr>
              <w:pStyle w:val="TableEntry"/>
            </w:pPr>
            <w:r w:rsidRPr="00621E63">
              <w:rPr>
                <w:color w:val="0000FF"/>
              </w:rPr>
              <w:t>Current Segment Volume Delivered</w:t>
            </w:r>
            <w:r w:rsidRPr="00621E63">
              <w:t>= volume delivered since last piggyback DELIV_START</w:t>
            </w:r>
          </w:p>
          <w:p w14:paraId="4279744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piggyback delivery, including the one just completed</w:t>
            </w:r>
          </w:p>
          <w:p w14:paraId="486EFA6C" w14:textId="77777777" w:rsidR="008630D6" w:rsidRPr="00621E63" w:rsidRDefault="008630D6" w:rsidP="00670CCB">
            <w:pPr>
              <w:pStyle w:val="TableEntry"/>
            </w:pPr>
            <w:r w:rsidRPr="00621E63">
              <w:rPr>
                <w:color w:val="0000FF"/>
              </w:rPr>
              <w:t>Volume Remaining</w:t>
            </w:r>
            <w:r w:rsidRPr="00621E63">
              <w:t>=0</w:t>
            </w:r>
          </w:p>
          <w:p w14:paraId="6489DC45"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17D43782" w14:textId="77777777" w:rsidR="008630D6" w:rsidRPr="00621E63" w:rsidRDefault="008630D6" w:rsidP="00670CCB">
            <w:pPr>
              <w:pStyle w:val="TableEntry"/>
            </w:pPr>
          </w:p>
        </w:tc>
      </w:tr>
      <w:tr w:rsidR="008630D6" w:rsidRPr="00621E63" w14:paraId="0303250F" w14:textId="77777777" w:rsidTr="00670CCB">
        <w:trPr>
          <w:cantSplit/>
          <w:trHeight w:val="91"/>
        </w:trPr>
        <w:tc>
          <w:tcPr>
            <w:tcW w:w="761" w:type="pct"/>
            <w:vMerge/>
            <w:shd w:val="clear" w:color="auto" w:fill="auto"/>
          </w:tcPr>
          <w:p w14:paraId="29735E38" w14:textId="77777777" w:rsidR="008630D6" w:rsidRPr="00621E63" w:rsidRDefault="008630D6" w:rsidP="00670CCB">
            <w:pPr>
              <w:pStyle w:val="TableEntry"/>
            </w:pPr>
          </w:p>
        </w:tc>
        <w:tc>
          <w:tcPr>
            <w:tcW w:w="1316" w:type="pct"/>
            <w:shd w:val="clear" w:color="auto" w:fill="auto"/>
          </w:tcPr>
          <w:p w14:paraId="49F2441D" w14:textId="77777777" w:rsidR="008630D6" w:rsidRPr="00621E63" w:rsidRDefault="008630D6" w:rsidP="00670CCB">
            <w:pPr>
              <w:pStyle w:val="TableEntry"/>
            </w:pPr>
            <w:r w:rsidRPr="00621E63">
              <w:t>MDC_EVT_PUMP_DELIV_ START</w:t>
            </w:r>
          </w:p>
        </w:tc>
        <w:tc>
          <w:tcPr>
            <w:tcW w:w="1880" w:type="pct"/>
            <w:shd w:val="clear" w:color="auto" w:fill="auto"/>
          </w:tcPr>
          <w:p w14:paraId="6E2BE818" w14:textId="77777777" w:rsidR="008630D6" w:rsidRPr="00621E63" w:rsidRDefault="008630D6" w:rsidP="00670CCB">
            <w:pPr>
              <w:pStyle w:val="TableEntry"/>
              <w:rPr>
                <w:u w:val="single"/>
              </w:rPr>
            </w:pPr>
            <w:r w:rsidRPr="00621E63">
              <w:rPr>
                <w:u w:val="single"/>
              </w:rPr>
              <w:t>Pump Delivery Info Parameters:</w:t>
            </w:r>
          </w:p>
          <w:p w14:paraId="2573DF93" w14:textId="77777777" w:rsidR="008630D6" w:rsidRPr="00621E63" w:rsidRDefault="008630D6" w:rsidP="00670CCB">
            <w:pPr>
              <w:pStyle w:val="TableEntry"/>
            </w:pPr>
            <w:r w:rsidRPr="00621E63">
              <w:rPr>
                <w:color w:val="0000FF"/>
              </w:rPr>
              <w:t>Infusing Status</w:t>
            </w:r>
            <w:r w:rsidRPr="00621E63">
              <w:t>=pump-status-infusing</w:t>
            </w:r>
          </w:p>
          <w:p w14:paraId="6954D1CF" w14:textId="77777777" w:rsidR="008630D6" w:rsidRPr="00621E63" w:rsidRDefault="008630D6" w:rsidP="00670CCB">
            <w:pPr>
              <w:pStyle w:val="TableEntry"/>
            </w:pPr>
            <w:r w:rsidRPr="00621E63">
              <w:rPr>
                <w:color w:val="0000FF"/>
              </w:rPr>
              <w:t>Current Pump Fluid Flow</w:t>
            </w:r>
            <w:r w:rsidRPr="00621E63">
              <w:t>=primary rate</w:t>
            </w:r>
          </w:p>
          <w:p w14:paraId="7601D002" w14:textId="77777777" w:rsidR="008630D6" w:rsidRPr="00621E63" w:rsidRDefault="008630D6" w:rsidP="00670CCB">
            <w:pPr>
              <w:pStyle w:val="TableEntry"/>
            </w:pPr>
            <w:r w:rsidRPr="00621E63">
              <w:rPr>
                <w:color w:val="0000FF"/>
              </w:rPr>
              <w:t>Pump Active Sources</w:t>
            </w:r>
            <w:r w:rsidRPr="00621E63">
              <w:t>=pump-source-info-primary</w:t>
            </w:r>
          </w:p>
          <w:p w14:paraId="3E95C673" w14:textId="77777777" w:rsidR="008630D6" w:rsidRPr="00621E63" w:rsidRDefault="008630D6" w:rsidP="00670CCB">
            <w:pPr>
              <w:pStyle w:val="TableEntry"/>
            </w:pPr>
          </w:p>
          <w:p w14:paraId="12EB0F02" w14:textId="77777777" w:rsidR="008630D6" w:rsidRPr="00621E63" w:rsidRDefault="008630D6" w:rsidP="00670CCB">
            <w:pPr>
              <w:pStyle w:val="TableEntry"/>
              <w:rPr>
                <w:u w:val="single"/>
              </w:rPr>
            </w:pPr>
            <w:r w:rsidRPr="00621E63">
              <w:rPr>
                <w:u w:val="single"/>
              </w:rPr>
              <w:t>Active Source Parameters:</w:t>
            </w:r>
          </w:p>
          <w:p w14:paraId="5EAB8269" w14:textId="77777777" w:rsidR="008630D6" w:rsidRPr="00621E63" w:rsidRDefault="008630D6" w:rsidP="00670CCB">
            <w:pPr>
              <w:pStyle w:val="TableEntry"/>
            </w:pPr>
            <w:r w:rsidRPr="00621E63">
              <w:rPr>
                <w:color w:val="0000FF"/>
              </w:rPr>
              <w:t>Current Delivery Status</w:t>
            </w:r>
            <w:r w:rsidRPr="00621E63">
              <w:t>=pump-delivery-status-delivering</w:t>
            </w:r>
          </w:p>
          <w:p w14:paraId="74B6E94E" w14:textId="77777777" w:rsidR="008630D6" w:rsidRPr="00621E63" w:rsidRDefault="008630D6" w:rsidP="00670CCB">
            <w:pPr>
              <w:pStyle w:val="TableEntry"/>
            </w:pPr>
            <w:r w:rsidRPr="00621E63">
              <w:rPr>
                <w:color w:val="0000FF"/>
              </w:rPr>
              <w:t>Program Delivery Mode</w:t>
            </w:r>
            <w:r w:rsidRPr="00621E63">
              <w:t>=pump-program-delivery-mode-*</w:t>
            </w:r>
          </w:p>
          <w:p w14:paraId="28215C82"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2E6B4C8" w14:textId="77777777" w:rsidR="008630D6" w:rsidRPr="00621E63" w:rsidRDefault="008630D6" w:rsidP="00670CCB">
            <w:pPr>
              <w:pStyle w:val="TableEntry"/>
            </w:pPr>
            <w:r w:rsidRPr="00621E63">
              <w:rPr>
                <w:color w:val="0000FF"/>
              </w:rPr>
              <w:t>Rate</w:t>
            </w:r>
            <w:r w:rsidRPr="00621E63">
              <w:t>=primary rate</w:t>
            </w:r>
          </w:p>
          <w:p w14:paraId="07B21010" w14:textId="77777777" w:rsidR="008630D6" w:rsidRPr="00621E63" w:rsidRDefault="008630D6" w:rsidP="00670CCB">
            <w:pPr>
              <w:pStyle w:val="TableEntry"/>
            </w:pPr>
            <w:r w:rsidRPr="00621E63">
              <w:rPr>
                <w:color w:val="0000FF"/>
              </w:rPr>
              <w:t>Dose Rate</w:t>
            </w:r>
            <w:r w:rsidRPr="00621E63">
              <w:t>=primary dose rate</w:t>
            </w:r>
          </w:p>
          <w:p w14:paraId="551EDA27" w14:textId="77777777" w:rsidR="008630D6" w:rsidRPr="00621E63" w:rsidRDefault="008630D6" w:rsidP="00670CCB">
            <w:pPr>
              <w:pStyle w:val="TableEntry"/>
            </w:pPr>
            <w:r w:rsidRPr="00621E63">
              <w:rPr>
                <w:color w:val="0000FF"/>
              </w:rPr>
              <w:t>Volume Programmed</w:t>
            </w:r>
            <w:r w:rsidRPr="00621E63">
              <w:t>=primary volume programmed</w:t>
            </w:r>
          </w:p>
          <w:p w14:paraId="1BA3E7AE" w14:textId="77777777" w:rsidR="008630D6" w:rsidRPr="00621E63" w:rsidRDefault="008630D6" w:rsidP="00670CCB">
            <w:pPr>
              <w:pStyle w:val="TableEntry"/>
            </w:pPr>
            <w:r w:rsidRPr="00621E63">
              <w:rPr>
                <w:color w:val="0000FF"/>
              </w:rPr>
              <w:t>Current Segment Volume Delivered</w:t>
            </w:r>
            <w:r w:rsidRPr="00621E63">
              <w:t>=0</w:t>
            </w:r>
          </w:p>
          <w:p w14:paraId="79FBCC0F"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primary delivery</w:t>
            </w:r>
          </w:p>
          <w:p w14:paraId="4BD05116" w14:textId="77777777" w:rsidR="008630D6" w:rsidRPr="00621E63" w:rsidRDefault="008630D6" w:rsidP="00670CCB">
            <w:pPr>
              <w:pStyle w:val="TableEntry"/>
            </w:pPr>
            <w:r w:rsidRPr="00621E63">
              <w:rPr>
                <w:color w:val="0000FF"/>
              </w:rPr>
              <w:t>Volume Remaining</w:t>
            </w:r>
            <w:r w:rsidRPr="00621E63">
              <w:t>=primary volume remaining</w:t>
            </w:r>
          </w:p>
          <w:p w14:paraId="11C399B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7ED3B28" w14:textId="77777777" w:rsidR="008630D6" w:rsidRPr="00621E63" w:rsidRDefault="008630D6" w:rsidP="00670CCB">
            <w:pPr>
              <w:rPr>
                <w:rFonts w:ascii="Tahoma" w:hAnsi="Tahoma" w:cs="Tahoma"/>
                <w:sz w:val="16"/>
                <w:szCs w:val="16"/>
              </w:rPr>
            </w:pPr>
          </w:p>
        </w:tc>
      </w:tr>
      <w:tr w:rsidR="008630D6" w:rsidRPr="00621E63" w14:paraId="4F572A72" w14:textId="77777777" w:rsidTr="00670CCB">
        <w:trPr>
          <w:cantSplit/>
          <w:trHeight w:val="91"/>
        </w:trPr>
        <w:tc>
          <w:tcPr>
            <w:tcW w:w="761" w:type="pct"/>
            <w:vMerge w:val="restart"/>
            <w:shd w:val="clear" w:color="auto" w:fill="auto"/>
          </w:tcPr>
          <w:p w14:paraId="2AB1546B" w14:textId="77777777" w:rsidR="008630D6" w:rsidRPr="00621E63" w:rsidRDefault="008630D6" w:rsidP="00670CCB">
            <w:pPr>
              <w:pStyle w:val="TableEntry"/>
            </w:pPr>
            <w:r w:rsidRPr="00621E63">
              <w:lastRenderedPageBreak/>
              <w:t>Bolus start, followed by bolus end, followed by resumption of continuous rate after the bolus (this assumes the pump will revert to the continuous rate once the bolus VTBI is achieved)</w:t>
            </w:r>
          </w:p>
          <w:p w14:paraId="7000478A" w14:textId="77777777" w:rsidR="008630D6" w:rsidRPr="00621E63" w:rsidRDefault="008630D6" w:rsidP="00670CCB">
            <w:pPr>
              <w:pStyle w:val="TableEntry"/>
            </w:pPr>
          </w:p>
          <w:p w14:paraId="55C57297" w14:textId="77777777" w:rsidR="008630D6" w:rsidRPr="00621E63" w:rsidRDefault="008630D6" w:rsidP="00670CCB">
            <w:pPr>
              <w:pStyle w:val="TableEntry"/>
            </w:pPr>
            <w:r w:rsidRPr="00621E63">
              <w:t>(NOTE:  events associated with the start of the continuous infusion prior to the bolus and completion of the continuous infusion after the bolus completes are not shown)</w:t>
            </w:r>
          </w:p>
          <w:p w14:paraId="12C9F5A2" w14:textId="77777777" w:rsidR="008630D6" w:rsidRPr="00621E63" w:rsidRDefault="008630D6" w:rsidP="00670CCB">
            <w:pPr>
              <w:pStyle w:val="TableEntry"/>
            </w:pPr>
          </w:p>
        </w:tc>
        <w:tc>
          <w:tcPr>
            <w:tcW w:w="1316" w:type="pct"/>
            <w:shd w:val="clear" w:color="auto" w:fill="auto"/>
          </w:tcPr>
          <w:p w14:paraId="68E0F51B" w14:textId="77777777" w:rsidR="008630D6" w:rsidRPr="00621E63" w:rsidRDefault="008630D6" w:rsidP="00670CCB">
            <w:pPr>
              <w:pStyle w:val="TableEntry"/>
            </w:pPr>
            <w:r w:rsidRPr="00621E63">
              <w:t>MDC_EVT_PUMP_DELIV_ STOP</w:t>
            </w:r>
          </w:p>
        </w:tc>
        <w:tc>
          <w:tcPr>
            <w:tcW w:w="1880" w:type="pct"/>
            <w:shd w:val="clear" w:color="auto" w:fill="auto"/>
          </w:tcPr>
          <w:p w14:paraId="192801ED" w14:textId="77777777" w:rsidR="008630D6" w:rsidRPr="00621E63" w:rsidRDefault="008630D6" w:rsidP="00670CCB">
            <w:pPr>
              <w:pStyle w:val="TableEntry"/>
              <w:rPr>
                <w:u w:val="single"/>
              </w:rPr>
            </w:pPr>
            <w:r w:rsidRPr="00621E63">
              <w:rPr>
                <w:u w:val="single"/>
              </w:rPr>
              <w:t>Pump Delivery Info Parameters:</w:t>
            </w:r>
          </w:p>
          <w:p w14:paraId="2EDE90E7" w14:textId="77777777" w:rsidR="008630D6" w:rsidRPr="00621E63" w:rsidRDefault="008630D6" w:rsidP="00670CCB">
            <w:pPr>
              <w:pStyle w:val="TableEntry"/>
            </w:pPr>
            <w:r w:rsidRPr="00621E63">
              <w:rPr>
                <w:color w:val="0000FF"/>
              </w:rPr>
              <w:t>Infusing Status</w:t>
            </w:r>
            <w:r w:rsidRPr="00621E63">
              <w:t>=pump reported status</w:t>
            </w:r>
          </w:p>
          <w:p w14:paraId="2B69C36A" w14:textId="77777777" w:rsidR="008630D6" w:rsidRPr="00621E63" w:rsidRDefault="008630D6" w:rsidP="00670CCB">
            <w:pPr>
              <w:pStyle w:val="TableEntry"/>
            </w:pPr>
            <w:r w:rsidRPr="00621E63">
              <w:rPr>
                <w:color w:val="0000FF"/>
              </w:rPr>
              <w:t>Current Pump Fluid Flow</w:t>
            </w:r>
            <w:r w:rsidRPr="00621E63">
              <w:t>=pump reported rate</w:t>
            </w:r>
          </w:p>
          <w:p w14:paraId="137A76A7" w14:textId="77777777" w:rsidR="008630D6" w:rsidRPr="00621E63" w:rsidRDefault="008630D6" w:rsidP="00670CCB">
            <w:pPr>
              <w:pStyle w:val="TableEntry"/>
            </w:pPr>
            <w:r w:rsidRPr="00621E63">
              <w:rPr>
                <w:color w:val="0000FF"/>
              </w:rPr>
              <w:t>Pump Active Sources</w:t>
            </w:r>
            <w:r w:rsidRPr="00621E63">
              <w:t>=pump-source-info-*</w:t>
            </w:r>
          </w:p>
          <w:p w14:paraId="5C26A089" w14:textId="77777777" w:rsidR="008630D6" w:rsidRPr="00621E63" w:rsidRDefault="008630D6" w:rsidP="00670CCB">
            <w:pPr>
              <w:pStyle w:val="TableEntry"/>
            </w:pPr>
          </w:p>
          <w:p w14:paraId="50E986A1" w14:textId="77777777" w:rsidR="008630D6" w:rsidRPr="00621E63" w:rsidRDefault="008630D6" w:rsidP="00670CCB">
            <w:pPr>
              <w:pStyle w:val="TableEntry"/>
              <w:rPr>
                <w:u w:val="single"/>
              </w:rPr>
            </w:pPr>
            <w:r w:rsidRPr="00621E63">
              <w:rPr>
                <w:u w:val="single"/>
              </w:rPr>
              <w:t>Active Source Parameters (primary or secondary):</w:t>
            </w:r>
          </w:p>
          <w:p w14:paraId="29DEA6AE" w14:textId="77777777" w:rsidR="008630D6" w:rsidRPr="00621E63" w:rsidRDefault="008630D6" w:rsidP="00670CCB">
            <w:pPr>
              <w:pStyle w:val="TableEntry"/>
            </w:pPr>
            <w:r w:rsidRPr="00621E63">
              <w:rPr>
                <w:color w:val="0000FF"/>
              </w:rPr>
              <w:t>Current Delivery Status</w:t>
            </w:r>
            <w:r w:rsidRPr="00621E63">
              <w:t>=pump-delivery-status-transitioning</w:t>
            </w:r>
          </w:p>
          <w:p w14:paraId="5DAD3308" w14:textId="77777777" w:rsidR="008630D6" w:rsidRPr="00621E63" w:rsidRDefault="008630D6" w:rsidP="00670CCB">
            <w:pPr>
              <w:pStyle w:val="TableEntry"/>
            </w:pPr>
            <w:r w:rsidRPr="00621E63">
              <w:rPr>
                <w:color w:val="0000FF"/>
              </w:rPr>
              <w:t>Program Delivery Mode</w:t>
            </w:r>
            <w:r w:rsidRPr="00621E63">
              <w:t>=pump-program-delivery-mode-continuous</w:t>
            </w:r>
          </w:p>
          <w:p w14:paraId="588BA13B" w14:textId="77777777" w:rsidR="008630D6" w:rsidRPr="00621E63" w:rsidRDefault="008630D6" w:rsidP="00670CCB">
            <w:pPr>
              <w:pStyle w:val="TableEntry"/>
            </w:pPr>
            <w:r w:rsidRPr="00621E63">
              <w:rPr>
                <w:color w:val="0000FF"/>
              </w:rPr>
              <w:t>Source Channel Label</w:t>
            </w:r>
            <w:r w:rsidRPr="00621E63">
              <w:t>=vendor-specific</w:t>
            </w:r>
          </w:p>
          <w:p w14:paraId="7FB540C7" w14:textId="77777777" w:rsidR="008630D6" w:rsidRPr="00621E63" w:rsidRDefault="008630D6" w:rsidP="00670CCB">
            <w:pPr>
              <w:pStyle w:val="TableEntry"/>
            </w:pPr>
            <w:r w:rsidRPr="00621E63">
              <w:rPr>
                <w:color w:val="0000FF"/>
              </w:rPr>
              <w:t>Rate</w:t>
            </w:r>
            <w:r w:rsidRPr="00621E63">
              <w:t>=continuous rate</w:t>
            </w:r>
          </w:p>
          <w:p w14:paraId="67830528" w14:textId="77777777" w:rsidR="008630D6" w:rsidRPr="00621E63" w:rsidRDefault="008630D6" w:rsidP="00670CCB">
            <w:pPr>
              <w:pStyle w:val="TableEntry"/>
            </w:pPr>
            <w:r w:rsidRPr="00621E63">
              <w:rPr>
                <w:color w:val="0000FF"/>
              </w:rPr>
              <w:t>Dose Rate</w:t>
            </w:r>
            <w:r w:rsidRPr="00621E63">
              <w:t>=continuous dose rate</w:t>
            </w:r>
          </w:p>
          <w:p w14:paraId="2869BAE8" w14:textId="77777777" w:rsidR="008630D6" w:rsidRPr="00621E63" w:rsidRDefault="008630D6" w:rsidP="00670CCB">
            <w:pPr>
              <w:pStyle w:val="TableEntry"/>
            </w:pPr>
            <w:r w:rsidRPr="00621E63">
              <w:rPr>
                <w:color w:val="0000FF"/>
              </w:rPr>
              <w:t>Volume Programmed</w:t>
            </w:r>
            <w:r w:rsidRPr="00621E63">
              <w:t>=continuous volume programmed</w:t>
            </w:r>
          </w:p>
          <w:p w14:paraId="7B3414EB" w14:textId="77777777" w:rsidR="008630D6" w:rsidRPr="00621E63" w:rsidRDefault="008630D6" w:rsidP="00670CCB">
            <w:pPr>
              <w:pStyle w:val="TableEntry"/>
            </w:pPr>
            <w:r w:rsidRPr="00621E63">
              <w:rPr>
                <w:color w:val="0000FF"/>
              </w:rPr>
              <w:t>Current Segment Volume Delivered</w:t>
            </w:r>
            <w:r w:rsidRPr="00621E63">
              <w:t>=continuous volume delivered since last DELIV_START</w:t>
            </w:r>
          </w:p>
          <w:p w14:paraId="181375E2"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including the one just completed, and any previously completed boluses</w:t>
            </w:r>
          </w:p>
          <w:p w14:paraId="3D9E11FA" w14:textId="77777777" w:rsidR="008630D6" w:rsidRPr="00621E63" w:rsidRDefault="008630D6" w:rsidP="00670CCB">
            <w:pPr>
              <w:pStyle w:val="TableEntry"/>
            </w:pPr>
            <w:r w:rsidRPr="00621E63">
              <w:rPr>
                <w:color w:val="0000FF"/>
              </w:rPr>
              <w:t>Volume Remaining</w:t>
            </w:r>
            <w:r w:rsidRPr="00621E63">
              <w:t>=continuous volume remaining</w:t>
            </w:r>
          </w:p>
          <w:p w14:paraId="74248A78"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38E117F4" w14:textId="77777777" w:rsidR="008630D6" w:rsidRPr="00621E63" w:rsidRDefault="008630D6" w:rsidP="00670CCB">
            <w:pPr>
              <w:pStyle w:val="TableEntry"/>
            </w:pPr>
            <w:r w:rsidRPr="00621E63">
              <w:t>DELIV_STOP – Used if the pump is switching from continuous to bolus. Not needed if starting bolus from a pause or stop.</w:t>
            </w:r>
          </w:p>
          <w:p w14:paraId="2E60B6F2" w14:textId="77777777" w:rsidR="008630D6" w:rsidRPr="00621E63" w:rsidRDefault="008630D6" w:rsidP="00670CCB">
            <w:pPr>
              <w:pStyle w:val="TableEntry"/>
            </w:pPr>
          </w:p>
        </w:tc>
      </w:tr>
      <w:tr w:rsidR="008630D6" w:rsidRPr="00621E63" w14:paraId="38AD8466" w14:textId="77777777" w:rsidTr="00670CCB">
        <w:trPr>
          <w:cantSplit/>
        </w:trPr>
        <w:tc>
          <w:tcPr>
            <w:tcW w:w="761" w:type="pct"/>
            <w:vMerge/>
            <w:shd w:val="clear" w:color="auto" w:fill="auto"/>
          </w:tcPr>
          <w:p w14:paraId="5E042AA8" w14:textId="77777777" w:rsidR="008630D6" w:rsidRPr="00621E63" w:rsidRDefault="008630D6" w:rsidP="00670CCB">
            <w:pPr>
              <w:pStyle w:val="TableEntry"/>
            </w:pPr>
            <w:bookmarkStart w:id="3052" w:name="_Hlk272251371"/>
          </w:p>
        </w:tc>
        <w:tc>
          <w:tcPr>
            <w:tcW w:w="1316" w:type="pct"/>
            <w:shd w:val="clear" w:color="auto" w:fill="auto"/>
          </w:tcPr>
          <w:p w14:paraId="60E567AA" w14:textId="77777777" w:rsidR="008630D6" w:rsidRPr="00621E63" w:rsidRDefault="008630D6" w:rsidP="00670CCB">
            <w:pPr>
              <w:pStyle w:val="TableEntry"/>
            </w:pPr>
            <w:r w:rsidRPr="00621E63">
              <w:t>MDC_EVT_PUMP_DELIV_ START</w:t>
            </w:r>
          </w:p>
        </w:tc>
        <w:tc>
          <w:tcPr>
            <w:tcW w:w="1880" w:type="pct"/>
            <w:shd w:val="clear" w:color="auto" w:fill="auto"/>
          </w:tcPr>
          <w:p w14:paraId="5BC6CF87" w14:textId="77777777" w:rsidR="008630D6" w:rsidRPr="00621E63" w:rsidRDefault="008630D6" w:rsidP="00670CCB">
            <w:pPr>
              <w:pStyle w:val="TableEntry"/>
              <w:rPr>
                <w:u w:val="single"/>
              </w:rPr>
            </w:pPr>
            <w:r w:rsidRPr="00621E63">
              <w:rPr>
                <w:u w:val="single"/>
              </w:rPr>
              <w:t>Pump Delivery Info Parameters:</w:t>
            </w:r>
          </w:p>
          <w:p w14:paraId="75146806" w14:textId="77777777" w:rsidR="008630D6" w:rsidRPr="00621E63" w:rsidRDefault="008630D6" w:rsidP="00670CCB">
            <w:pPr>
              <w:pStyle w:val="TableEntry"/>
            </w:pPr>
            <w:r w:rsidRPr="00621E63">
              <w:rPr>
                <w:color w:val="0000FF"/>
              </w:rPr>
              <w:t>Infusing Status</w:t>
            </w:r>
            <w:r w:rsidRPr="00621E63">
              <w:t>=pump-status-infusing</w:t>
            </w:r>
          </w:p>
          <w:p w14:paraId="2AE7A34B" w14:textId="77777777" w:rsidR="008630D6" w:rsidRPr="00621E63" w:rsidRDefault="008630D6" w:rsidP="00670CCB">
            <w:pPr>
              <w:pStyle w:val="TableEntry"/>
            </w:pPr>
            <w:r w:rsidRPr="00621E63">
              <w:rPr>
                <w:color w:val="0000FF"/>
              </w:rPr>
              <w:t>Current Pump Fluid Flow</w:t>
            </w:r>
            <w:r w:rsidRPr="00621E63">
              <w:t>=bolus programmed rate</w:t>
            </w:r>
          </w:p>
          <w:p w14:paraId="13704A7E" w14:textId="77777777" w:rsidR="008630D6" w:rsidRPr="00621E63" w:rsidRDefault="008630D6" w:rsidP="00670CCB">
            <w:pPr>
              <w:pStyle w:val="TableEntry"/>
            </w:pPr>
            <w:r w:rsidRPr="00621E63">
              <w:rPr>
                <w:color w:val="0000FF"/>
              </w:rPr>
              <w:t>Pump Active Sources</w:t>
            </w:r>
            <w:r w:rsidRPr="00621E63">
              <w:t>=pump-source-info-clinician</w:t>
            </w:r>
          </w:p>
          <w:p w14:paraId="55E679DF" w14:textId="77777777" w:rsidR="008630D6" w:rsidRPr="00621E63" w:rsidRDefault="008630D6" w:rsidP="00670CCB">
            <w:pPr>
              <w:pStyle w:val="TableEntry"/>
              <w:rPr>
                <w:u w:val="single"/>
              </w:rPr>
            </w:pPr>
          </w:p>
          <w:p w14:paraId="05DE3F66" w14:textId="77777777" w:rsidR="008630D6" w:rsidRPr="00621E63" w:rsidRDefault="008630D6" w:rsidP="00670CCB">
            <w:pPr>
              <w:pStyle w:val="TableEntry"/>
              <w:rPr>
                <w:u w:val="single"/>
              </w:rPr>
            </w:pPr>
            <w:r w:rsidRPr="00621E63">
              <w:rPr>
                <w:u w:val="single"/>
              </w:rPr>
              <w:t>Source Parameters (primary or secondary):</w:t>
            </w:r>
          </w:p>
          <w:p w14:paraId="3A32E84C"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previously completed boluses</w:t>
            </w:r>
          </w:p>
          <w:p w14:paraId="4E0686F2" w14:textId="77777777" w:rsidR="008630D6" w:rsidRPr="00621E63" w:rsidRDefault="008630D6" w:rsidP="00670CCB">
            <w:pPr>
              <w:pStyle w:val="TableEntry"/>
              <w:rPr>
                <w:color w:val="0000FF"/>
              </w:rPr>
            </w:pPr>
          </w:p>
          <w:p w14:paraId="6B73DBDC" w14:textId="77777777" w:rsidR="008630D6" w:rsidRPr="00621E63" w:rsidRDefault="008630D6" w:rsidP="00670CCB">
            <w:pPr>
              <w:pStyle w:val="TableEntry"/>
              <w:rPr>
                <w:u w:val="single"/>
              </w:rPr>
            </w:pPr>
            <w:r w:rsidRPr="00621E63">
              <w:rPr>
                <w:u w:val="single"/>
              </w:rPr>
              <w:t>Active Source Parameters (clinician dose):</w:t>
            </w:r>
          </w:p>
          <w:p w14:paraId="56C680FB" w14:textId="77777777" w:rsidR="008630D6" w:rsidRPr="00621E63" w:rsidRDefault="008630D6" w:rsidP="00670CCB">
            <w:pPr>
              <w:pStyle w:val="TableEntry"/>
            </w:pPr>
            <w:r w:rsidRPr="00621E63">
              <w:rPr>
                <w:color w:val="0000FF"/>
              </w:rPr>
              <w:t>Current Delivery Status</w:t>
            </w:r>
            <w:r w:rsidRPr="00621E63">
              <w:t>=pump-delivery-status-delivering</w:t>
            </w:r>
          </w:p>
          <w:p w14:paraId="184EF2FB" w14:textId="77777777" w:rsidR="008630D6" w:rsidRPr="00621E63" w:rsidRDefault="008630D6" w:rsidP="00670CCB">
            <w:pPr>
              <w:pStyle w:val="TableEntry"/>
            </w:pPr>
            <w:r w:rsidRPr="00621E63">
              <w:rPr>
                <w:color w:val="0000FF"/>
              </w:rPr>
              <w:t>Program Delivery Mode</w:t>
            </w:r>
            <w:r w:rsidRPr="00621E63">
              <w:t>=pump-program-delivery-mode-continuous</w:t>
            </w:r>
          </w:p>
          <w:p w14:paraId="27CC39D6"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0D3987D" w14:textId="77777777" w:rsidR="008630D6" w:rsidRPr="00621E63" w:rsidRDefault="008630D6" w:rsidP="00670CCB">
            <w:pPr>
              <w:pStyle w:val="TableEntry"/>
            </w:pPr>
            <w:r w:rsidRPr="00621E63">
              <w:rPr>
                <w:color w:val="0000FF"/>
              </w:rPr>
              <w:t>Rate</w:t>
            </w:r>
            <w:r w:rsidRPr="00621E63">
              <w:t>=bolus programmed rate</w:t>
            </w:r>
          </w:p>
          <w:p w14:paraId="308DD3C5" w14:textId="77777777" w:rsidR="008630D6" w:rsidRPr="00621E63" w:rsidRDefault="008630D6" w:rsidP="00670CCB">
            <w:pPr>
              <w:pStyle w:val="TableEntry"/>
            </w:pPr>
            <w:r w:rsidRPr="00621E63">
              <w:rPr>
                <w:color w:val="0000FF"/>
              </w:rPr>
              <w:t>Dose Rate</w:t>
            </w:r>
            <w:r w:rsidRPr="00621E63">
              <w:t>=bolus dose rate</w:t>
            </w:r>
          </w:p>
          <w:p w14:paraId="4C01F6AC" w14:textId="77777777" w:rsidR="008630D6" w:rsidRPr="00621E63" w:rsidRDefault="008630D6" w:rsidP="00670CCB">
            <w:pPr>
              <w:pStyle w:val="TableEntry"/>
            </w:pPr>
            <w:r w:rsidRPr="00621E63">
              <w:rPr>
                <w:color w:val="0000FF"/>
              </w:rPr>
              <w:t>Volume Programmed</w:t>
            </w:r>
            <w:r w:rsidRPr="00621E63">
              <w:t>=bolus volume programmed</w:t>
            </w:r>
          </w:p>
          <w:p w14:paraId="0260F09E" w14:textId="77777777" w:rsidR="008630D6" w:rsidRPr="00621E63" w:rsidRDefault="008630D6" w:rsidP="00670CCB">
            <w:pPr>
              <w:pStyle w:val="TableEntry"/>
            </w:pPr>
            <w:r w:rsidRPr="00621E63">
              <w:rPr>
                <w:color w:val="0000FF"/>
              </w:rPr>
              <w:t>Current Segment Volume Delivered</w:t>
            </w:r>
            <w:r w:rsidRPr="00621E63">
              <w:t>=0</w:t>
            </w:r>
          </w:p>
          <w:p w14:paraId="5BFB7F7D" w14:textId="77777777" w:rsidR="008630D6" w:rsidRPr="00621E63" w:rsidRDefault="008630D6" w:rsidP="00670CCB">
            <w:pPr>
              <w:pStyle w:val="TableEntry"/>
            </w:pPr>
            <w:r w:rsidRPr="00621E63">
              <w:rPr>
                <w:color w:val="0000FF"/>
              </w:rPr>
              <w:t>Cumulative Volume Delivered</w:t>
            </w:r>
            <w:r w:rsidRPr="00621E63">
              <w:t>=0</w:t>
            </w:r>
          </w:p>
          <w:p w14:paraId="5A56D10D" w14:textId="77777777" w:rsidR="008630D6" w:rsidRPr="00621E63" w:rsidRDefault="008630D6" w:rsidP="00670CCB">
            <w:pPr>
              <w:pStyle w:val="TableEntry"/>
            </w:pPr>
            <w:r w:rsidRPr="00621E63">
              <w:rPr>
                <w:color w:val="0000FF"/>
              </w:rPr>
              <w:t>Volume Remaining</w:t>
            </w:r>
            <w:r w:rsidRPr="00621E63">
              <w:t>=bolus volume programmed</w:t>
            </w:r>
          </w:p>
          <w:p w14:paraId="4F9ECD1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A2FD93C" w14:textId="77777777" w:rsidR="008630D6" w:rsidRPr="00621E63" w:rsidRDefault="008630D6" w:rsidP="00670CCB">
            <w:pPr>
              <w:pStyle w:val="TableEntry"/>
              <w:rPr>
                <w:rFonts w:ascii="Tahoma" w:hAnsi="Tahoma" w:cs="Tahoma"/>
                <w:sz w:val="16"/>
                <w:szCs w:val="16"/>
              </w:rPr>
            </w:pPr>
          </w:p>
        </w:tc>
      </w:tr>
      <w:bookmarkEnd w:id="3052"/>
      <w:tr w:rsidR="008630D6" w:rsidRPr="00621E63" w14:paraId="787EE861" w14:textId="77777777" w:rsidTr="00670CCB">
        <w:trPr>
          <w:cantSplit/>
        </w:trPr>
        <w:tc>
          <w:tcPr>
            <w:tcW w:w="761" w:type="pct"/>
            <w:vMerge/>
            <w:shd w:val="clear" w:color="auto" w:fill="auto"/>
          </w:tcPr>
          <w:p w14:paraId="73BD2055" w14:textId="77777777" w:rsidR="008630D6" w:rsidRPr="00621E63" w:rsidRDefault="008630D6" w:rsidP="00670CCB">
            <w:pPr>
              <w:pStyle w:val="TableEntry"/>
            </w:pPr>
          </w:p>
        </w:tc>
        <w:tc>
          <w:tcPr>
            <w:tcW w:w="1316" w:type="pct"/>
            <w:shd w:val="clear" w:color="auto" w:fill="auto"/>
          </w:tcPr>
          <w:p w14:paraId="398E5092" w14:textId="77777777" w:rsidR="008630D6" w:rsidRPr="00621E63" w:rsidRDefault="008630D6" w:rsidP="00670CCB">
            <w:pPr>
              <w:pStyle w:val="TableEntry"/>
            </w:pPr>
            <w:r w:rsidRPr="00621E63">
              <w:t>MDC_EVT_PUMP_DELIV_ STOP</w:t>
            </w:r>
          </w:p>
        </w:tc>
        <w:tc>
          <w:tcPr>
            <w:tcW w:w="1880" w:type="pct"/>
            <w:shd w:val="clear" w:color="auto" w:fill="auto"/>
          </w:tcPr>
          <w:p w14:paraId="23B5B5E6" w14:textId="77777777" w:rsidR="008630D6" w:rsidRPr="00621E63" w:rsidRDefault="008630D6" w:rsidP="00670CCB">
            <w:pPr>
              <w:pStyle w:val="TableEntry"/>
              <w:rPr>
                <w:u w:val="single"/>
              </w:rPr>
            </w:pPr>
            <w:r w:rsidRPr="00621E63">
              <w:rPr>
                <w:u w:val="single"/>
              </w:rPr>
              <w:t>Pump Delivery Info Parameters:</w:t>
            </w:r>
          </w:p>
          <w:p w14:paraId="0D100FA0" w14:textId="77777777" w:rsidR="008630D6" w:rsidRPr="00621E63" w:rsidRDefault="008630D6" w:rsidP="00670CCB">
            <w:pPr>
              <w:pStyle w:val="TableEntry"/>
            </w:pPr>
            <w:r w:rsidRPr="00621E63">
              <w:rPr>
                <w:color w:val="0000FF"/>
              </w:rPr>
              <w:t>Infusing Status</w:t>
            </w:r>
            <w:r w:rsidRPr="00621E63">
              <w:t>=pump reported status</w:t>
            </w:r>
          </w:p>
          <w:p w14:paraId="3C342326" w14:textId="77777777" w:rsidR="008630D6" w:rsidRPr="00621E63" w:rsidRDefault="008630D6" w:rsidP="00670CCB">
            <w:pPr>
              <w:pStyle w:val="TableEntry"/>
            </w:pPr>
            <w:r w:rsidRPr="00621E63">
              <w:rPr>
                <w:color w:val="0000FF"/>
              </w:rPr>
              <w:t>Current Pump Fluid Flow</w:t>
            </w:r>
            <w:r w:rsidRPr="00621E63">
              <w:t>=pump reported rate</w:t>
            </w:r>
          </w:p>
          <w:p w14:paraId="37354139" w14:textId="77777777" w:rsidR="008630D6" w:rsidRPr="00621E63" w:rsidRDefault="008630D6" w:rsidP="00670CCB">
            <w:pPr>
              <w:pStyle w:val="TableEntry"/>
            </w:pPr>
            <w:r w:rsidRPr="00621E63">
              <w:rPr>
                <w:color w:val="0000FF"/>
              </w:rPr>
              <w:t>Pump Active Sources</w:t>
            </w:r>
            <w:r w:rsidRPr="00621E63">
              <w:t>=pump-source-info-clinician</w:t>
            </w:r>
          </w:p>
          <w:p w14:paraId="1113E813" w14:textId="77777777" w:rsidR="008630D6" w:rsidRPr="00621E63" w:rsidRDefault="008630D6" w:rsidP="00670CCB">
            <w:pPr>
              <w:pStyle w:val="TableEntry"/>
            </w:pPr>
          </w:p>
          <w:p w14:paraId="43BAD581" w14:textId="77777777" w:rsidR="008630D6" w:rsidRPr="00621E63" w:rsidRDefault="008630D6" w:rsidP="00670CCB">
            <w:pPr>
              <w:pStyle w:val="TableEntry"/>
              <w:rPr>
                <w:u w:val="single"/>
              </w:rPr>
            </w:pPr>
            <w:r w:rsidRPr="00621E63">
              <w:rPr>
                <w:u w:val="single"/>
              </w:rPr>
              <w:t>Source Parameters (primary or secondary):</w:t>
            </w:r>
          </w:p>
          <w:p w14:paraId="719D7CF8"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boluses, including the one just completed</w:t>
            </w:r>
          </w:p>
          <w:p w14:paraId="41D01E65" w14:textId="77777777" w:rsidR="008630D6" w:rsidRPr="00621E63" w:rsidRDefault="008630D6" w:rsidP="00670CCB">
            <w:pPr>
              <w:pStyle w:val="TableEntry"/>
            </w:pPr>
          </w:p>
          <w:p w14:paraId="682ADC89" w14:textId="77777777" w:rsidR="008630D6" w:rsidRPr="00621E63" w:rsidRDefault="008630D6" w:rsidP="00670CCB">
            <w:pPr>
              <w:pStyle w:val="TableEntry"/>
              <w:rPr>
                <w:u w:val="single"/>
              </w:rPr>
            </w:pPr>
            <w:r w:rsidRPr="00621E63">
              <w:rPr>
                <w:u w:val="single"/>
              </w:rPr>
              <w:t>Active Source Parameters (clinician dose):</w:t>
            </w:r>
          </w:p>
          <w:p w14:paraId="4F5B576C" w14:textId="77777777" w:rsidR="008630D6" w:rsidRPr="00621E63" w:rsidRDefault="008630D6" w:rsidP="00670CCB">
            <w:pPr>
              <w:pStyle w:val="TableEntry"/>
            </w:pPr>
            <w:r w:rsidRPr="00621E63">
              <w:rPr>
                <w:color w:val="0000FF"/>
              </w:rPr>
              <w:t>Current Delivery Status</w:t>
            </w:r>
            <w:r w:rsidRPr="00621E63">
              <w:t>=pump-delivery-status-transitioning</w:t>
            </w:r>
          </w:p>
          <w:p w14:paraId="7E35BA66" w14:textId="77777777" w:rsidR="008630D6" w:rsidRPr="00621E63" w:rsidRDefault="008630D6" w:rsidP="00670CCB">
            <w:pPr>
              <w:pStyle w:val="TableEntry"/>
            </w:pPr>
            <w:r w:rsidRPr="00621E63">
              <w:rPr>
                <w:color w:val="0000FF"/>
              </w:rPr>
              <w:t>Program Delivery Mode</w:t>
            </w:r>
            <w:r w:rsidRPr="00621E63">
              <w:t>=pump-program-delivery-mode-continuous</w:t>
            </w:r>
          </w:p>
          <w:p w14:paraId="6E3CD808"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F38AA36" w14:textId="77777777" w:rsidR="008630D6" w:rsidRPr="00621E63" w:rsidRDefault="008630D6" w:rsidP="00670CCB">
            <w:pPr>
              <w:pStyle w:val="TableEntry"/>
            </w:pPr>
            <w:r w:rsidRPr="00621E63">
              <w:rPr>
                <w:color w:val="0000FF"/>
              </w:rPr>
              <w:t>Rate</w:t>
            </w:r>
            <w:r w:rsidRPr="00621E63">
              <w:t>=bolus programmed rate</w:t>
            </w:r>
          </w:p>
          <w:p w14:paraId="2BE6A479" w14:textId="77777777" w:rsidR="008630D6" w:rsidRPr="00621E63" w:rsidRDefault="008630D6" w:rsidP="00670CCB">
            <w:pPr>
              <w:pStyle w:val="TableEntry"/>
            </w:pPr>
            <w:r w:rsidRPr="00621E63">
              <w:rPr>
                <w:color w:val="0000FF"/>
              </w:rPr>
              <w:t>Dose Rate</w:t>
            </w:r>
            <w:r w:rsidRPr="00621E63">
              <w:t>=bolus dose rate</w:t>
            </w:r>
          </w:p>
          <w:p w14:paraId="4A407B0A" w14:textId="77777777" w:rsidR="008630D6" w:rsidRPr="00621E63" w:rsidRDefault="008630D6" w:rsidP="00670CCB">
            <w:pPr>
              <w:pStyle w:val="TableEntry"/>
            </w:pPr>
            <w:r w:rsidRPr="00621E63">
              <w:rPr>
                <w:color w:val="0000FF"/>
              </w:rPr>
              <w:t>Volume Programmed</w:t>
            </w:r>
            <w:r w:rsidRPr="00621E63">
              <w:t>=bolus volume programmed</w:t>
            </w:r>
          </w:p>
          <w:p w14:paraId="26BD1A9B" w14:textId="77777777" w:rsidR="008630D6" w:rsidRPr="00621E63" w:rsidRDefault="008630D6" w:rsidP="00670CCB">
            <w:pPr>
              <w:pStyle w:val="TableEntry"/>
            </w:pPr>
            <w:r w:rsidRPr="00621E63">
              <w:rPr>
                <w:color w:val="0000FF"/>
              </w:rPr>
              <w:t>Current Segment Volume Delivered</w:t>
            </w:r>
            <w:r w:rsidRPr="00621E63">
              <w:t>=bolus volume delivered since last DELIV_START</w:t>
            </w:r>
          </w:p>
          <w:p w14:paraId="3FB27C55" w14:textId="77777777" w:rsidR="008630D6" w:rsidRPr="00621E63" w:rsidRDefault="008630D6" w:rsidP="00670CCB">
            <w:pPr>
              <w:pStyle w:val="TableEntry"/>
            </w:pPr>
            <w:r w:rsidRPr="00621E63">
              <w:rPr>
                <w:color w:val="0000FF"/>
              </w:rPr>
              <w:t>Cumulative Volume Delivered</w:t>
            </w:r>
            <w:r w:rsidRPr="00621E63">
              <w:t>=bolus volume programmed</w:t>
            </w:r>
          </w:p>
          <w:p w14:paraId="3D58A26B" w14:textId="77777777" w:rsidR="008630D6" w:rsidRPr="00621E63" w:rsidRDefault="008630D6" w:rsidP="00670CCB">
            <w:pPr>
              <w:pStyle w:val="TableEntry"/>
            </w:pPr>
            <w:r w:rsidRPr="00621E63">
              <w:rPr>
                <w:color w:val="0000FF"/>
              </w:rPr>
              <w:t>Volume Remaining</w:t>
            </w:r>
            <w:r w:rsidRPr="00621E63">
              <w:t>=0</w:t>
            </w:r>
          </w:p>
          <w:p w14:paraId="0C5BBF09"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36BC7FC8" w14:textId="77777777" w:rsidR="008630D6" w:rsidRPr="00621E63" w:rsidRDefault="008630D6" w:rsidP="00670CCB">
            <w:pPr>
              <w:pStyle w:val="TableEntry"/>
            </w:pPr>
          </w:p>
        </w:tc>
      </w:tr>
      <w:tr w:rsidR="008630D6" w:rsidRPr="00621E63" w14:paraId="6B6EF788" w14:textId="77777777" w:rsidTr="00670CCB">
        <w:trPr>
          <w:cantSplit/>
          <w:trHeight w:val="91"/>
        </w:trPr>
        <w:tc>
          <w:tcPr>
            <w:tcW w:w="761" w:type="pct"/>
            <w:vMerge/>
            <w:shd w:val="clear" w:color="auto" w:fill="auto"/>
          </w:tcPr>
          <w:p w14:paraId="37A5D171" w14:textId="77777777" w:rsidR="008630D6" w:rsidRPr="00621E63" w:rsidRDefault="008630D6" w:rsidP="00670CCB">
            <w:pPr>
              <w:pStyle w:val="TableEntry"/>
            </w:pPr>
          </w:p>
        </w:tc>
        <w:tc>
          <w:tcPr>
            <w:tcW w:w="1316" w:type="pct"/>
            <w:shd w:val="clear" w:color="auto" w:fill="auto"/>
          </w:tcPr>
          <w:p w14:paraId="6F60ADCC" w14:textId="77777777" w:rsidR="008630D6" w:rsidRPr="00621E63" w:rsidRDefault="008630D6" w:rsidP="00670CCB">
            <w:pPr>
              <w:pStyle w:val="TableEntry"/>
            </w:pPr>
            <w:r w:rsidRPr="00621E63">
              <w:t>MDC_EVT_PUMP_DELIV_ START</w:t>
            </w:r>
          </w:p>
        </w:tc>
        <w:tc>
          <w:tcPr>
            <w:tcW w:w="1880" w:type="pct"/>
            <w:shd w:val="clear" w:color="auto" w:fill="auto"/>
          </w:tcPr>
          <w:p w14:paraId="6AF84B77" w14:textId="77777777" w:rsidR="008630D6" w:rsidRPr="00621E63" w:rsidRDefault="008630D6" w:rsidP="00670CCB">
            <w:pPr>
              <w:pStyle w:val="TableEntry"/>
              <w:rPr>
                <w:u w:val="single"/>
              </w:rPr>
            </w:pPr>
            <w:r w:rsidRPr="00621E63">
              <w:rPr>
                <w:u w:val="single"/>
              </w:rPr>
              <w:t>Pump Delivery Info Parameters:</w:t>
            </w:r>
          </w:p>
          <w:p w14:paraId="527404D9" w14:textId="77777777" w:rsidR="008630D6" w:rsidRPr="00621E63" w:rsidRDefault="008630D6" w:rsidP="00670CCB">
            <w:pPr>
              <w:pStyle w:val="TableEntry"/>
            </w:pPr>
            <w:r w:rsidRPr="00621E63">
              <w:rPr>
                <w:color w:val="0000FF"/>
              </w:rPr>
              <w:t>Infusing Status</w:t>
            </w:r>
            <w:r w:rsidRPr="00621E63">
              <w:t>=pump-status-infusing</w:t>
            </w:r>
          </w:p>
          <w:p w14:paraId="47EAD2F8" w14:textId="77777777" w:rsidR="008630D6" w:rsidRPr="00621E63" w:rsidRDefault="008630D6" w:rsidP="00670CCB">
            <w:pPr>
              <w:pStyle w:val="TableEntry"/>
            </w:pPr>
            <w:r w:rsidRPr="00621E63">
              <w:rPr>
                <w:color w:val="0000FF"/>
              </w:rPr>
              <w:t>Current Pump Fluid Flow</w:t>
            </w:r>
            <w:r w:rsidRPr="00621E63">
              <w:t>=continuous rate</w:t>
            </w:r>
          </w:p>
          <w:p w14:paraId="16AC61A4" w14:textId="77777777" w:rsidR="008630D6" w:rsidRPr="00621E63" w:rsidRDefault="008630D6" w:rsidP="00670CCB">
            <w:pPr>
              <w:pStyle w:val="TableEntry"/>
            </w:pPr>
            <w:r w:rsidRPr="00621E63">
              <w:rPr>
                <w:color w:val="0000FF"/>
              </w:rPr>
              <w:t>Pump Active Sources</w:t>
            </w:r>
            <w:r w:rsidRPr="00621E63">
              <w:t>=pump-source-info-*</w:t>
            </w:r>
          </w:p>
          <w:p w14:paraId="6E2A997B" w14:textId="77777777" w:rsidR="008630D6" w:rsidRPr="00621E63" w:rsidRDefault="008630D6" w:rsidP="00670CCB">
            <w:pPr>
              <w:pStyle w:val="TableEntry"/>
            </w:pPr>
          </w:p>
          <w:p w14:paraId="734EF9C5" w14:textId="77777777" w:rsidR="008630D6" w:rsidRPr="00621E63" w:rsidRDefault="008630D6" w:rsidP="00670CCB">
            <w:pPr>
              <w:pStyle w:val="TableEntry"/>
              <w:rPr>
                <w:u w:val="single"/>
              </w:rPr>
            </w:pPr>
            <w:r w:rsidRPr="00621E63">
              <w:rPr>
                <w:u w:val="single"/>
              </w:rPr>
              <w:t>Active Source Parameters (primary or secondary:</w:t>
            </w:r>
          </w:p>
          <w:p w14:paraId="37D0DE99" w14:textId="77777777" w:rsidR="008630D6" w:rsidRPr="00621E63" w:rsidRDefault="008630D6" w:rsidP="00670CCB">
            <w:pPr>
              <w:pStyle w:val="TableEntry"/>
            </w:pPr>
            <w:r w:rsidRPr="00621E63">
              <w:rPr>
                <w:color w:val="0000FF"/>
              </w:rPr>
              <w:t>Current Delivery Status</w:t>
            </w:r>
            <w:r w:rsidRPr="00621E63">
              <w:t>=pump-delivery-status-delivering</w:t>
            </w:r>
          </w:p>
          <w:p w14:paraId="62F859F0" w14:textId="77777777" w:rsidR="008630D6" w:rsidRPr="00621E63" w:rsidRDefault="008630D6" w:rsidP="00670CCB">
            <w:pPr>
              <w:pStyle w:val="TableEntry"/>
            </w:pPr>
            <w:r w:rsidRPr="00621E63">
              <w:rPr>
                <w:color w:val="0000FF"/>
              </w:rPr>
              <w:t>Program Delivery Mode</w:t>
            </w:r>
            <w:r w:rsidRPr="00621E63">
              <w:t>=pump-program-delivery-mode-continuous</w:t>
            </w:r>
          </w:p>
          <w:p w14:paraId="6C9F3B87"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3BBA719" w14:textId="77777777" w:rsidR="008630D6" w:rsidRPr="00621E63" w:rsidRDefault="008630D6" w:rsidP="00670CCB">
            <w:pPr>
              <w:pStyle w:val="TableEntry"/>
            </w:pPr>
            <w:r w:rsidRPr="00621E63">
              <w:rPr>
                <w:color w:val="0000FF"/>
              </w:rPr>
              <w:t>Rate</w:t>
            </w:r>
            <w:r w:rsidRPr="00621E63">
              <w:t>=continuous rate</w:t>
            </w:r>
          </w:p>
          <w:p w14:paraId="41064A11" w14:textId="77777777" w:rsidR="008630D6" w:rsidRPr="00621E63" w:rsidRDefault="008630D6" w:rsidP="00670CCB">
            <w:pPr>
              <w:pStyle w:val="TableEntry"/>
            </w:pPr>
            <w:r w:rsidRPr="00621E63">
              <w:rPr>
                <w:color w:val="0000FF"/>
              </w:rPr>
              <w:t>Dose Rate</w:t>
            </w:r>
            <w:r w:rsidRPr="00621E63">
              <w:t>=continuous dose rate</w:t>
            </w:r>
          </w:p>
          <w:p w14:paraId="29543BCE" w14:textId="77777777" w:rsidR="008630D6" w:rsidRPr="00621E63" w:rsidRDefault="008630D6" w:rsidP="00670CCB">
            <w:pPr>
              <w:pStyle w:val="TableEntry"/>
            </w:pPr>
            <w:r w:rsidRPr="00621E63">
              <w:rPr>
                <w:color w:val="0000FF"/>
              </w:rPr>
              <w:t>Volume Programmed</w:t>
            </w:r>
            <w:r w:rsidRPr="00621E63">
              <w:t>=continuous volume programmed</w:t>
            </w:r>
          </w:p>
          <w:p w14:paraId="1F870835" w14:textId="77777777" w:rsidR="008630D6" w:rsidRPr="00621E63" w:rsidRDefault="008630D6" w:rsidP="00670CCB">
            <w:pPr>
              <w:pStyle w:val="TableEntry"/>
            </w:pPr>
            <w:r w:rsidRPr="00621E63">
              <w:rPr>
                <w:color w:val="0000FF"/>
              </w:rPr>
              <w:t>Current Segment Volume Delivered</w:t>
            </w:r>
            <w:r w:rsidRPr="00621E63">
              <w:t>=0</w:t>
            </w:r>
          </w:p>
          <w:p w14:paraId="1A529FD7"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boluses</w:t>
            </w:r>
          </w:p>
          <w:p w14:paraId="6ECAB2A0" w14:textId="77777777" w:rsidR="008630D6" w:rsidRPr="00621E63" w:rsidRDefault="008630D6" w:rsidP="00670CCB">
            <w:pPr>
              <w:pStyle w:val="TableEntry"/>
            </w:pPr>
            <w:r w:rsidRPr="00621E63">
              <w:rPr>
                <w:color w:val="0000FF"/>
              </w:rPr>
              <w:t>Volume Remaining</w:t>
            </w:r>
            <w:r w:rsidRPr="00621E63">
              <w:t>=continuous volume remaining</w:t>
            </w:r>
          </w:p>
          <w:p w14:paraId="713394D1"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2E0F6F5" w14:textId="77777777" w:rsidR="008630D6" w:rsidRPr="00621E63" w:rsidRDefault="008630D6" w:rsidP="00670CCB">
            <w:pPr>
              <w:rPr>
                <w:rFonts w:ascii="Tahoma" w:hAnsi="Tahoma" w:cs="Tahoma"/>
                <w:sz w:val="16"/>
                <w:szCs w:val="16"/>
              </w:rPr>
            </w:pPr>
          </w:p>
        </w:tc>
      </w:tr>
      <w:tr w:rsidR="008630D6" w:rsidRPr="00621E63" w14:paraId="5A818EB4" w14:textId="77777777" w:rsidTr="00670CCB">
        <w:trPr>
          <w:cantSplit/>
        </w:trPr>
        <w:tc>
          <w:tcPr>
            <w:tcW w:w="761" w:type="pct"/>
            <w:vMerge w:val="restart"/>
            <w:shd w:val="clear" w:color="auto" w:fill="auto"/>
          </w:tcPr>
          <w:p w14:paraId="1B1B1724" w14:textId="77777777" w:rsidR="008630D6" w:rsidRPr="00621E63" w:rsidRDefault="008630D6" w:rsidP="00670CCB">
            <w:pPr>
              <w:pStyle w:val="TableEntry"/>
            </w:pPr>
            <w:r w:rsidRPr="00621E63">
              <w:lastRenderedPageBreak/>
              <w:t>Multi-step start, followed by multi-step transition, followed by multi-step stop</w:t>
            </w:r>
          </w:p>
          <w:p w14:paraId="795387EE" w14:textId="77777777" w:rsidR="008630D6" w:rsidRPr="00621E63" w:rsidRDefault="008630D6" w:rsidP="00670CCB">
            <w:pPr>
              <w:pStyle w:val="TableEntry"/>
            </w:pPr>
          </w:p>
          <w:p w14:paraId="1492BD16" w14:textId="77777777" w:rsidR="008630D6" w:rsidRPr="00621E63" w:rsidRDefault="008630D6" w:rsidP="00670CCB">
            <w:pPr>
              <w:pStyle w:val="TableEntry"/>
            </w:pPr>
          </w:p>
        </w:tc>
        <w:tc>
          <w:tcPr>
            <w:tcW w:w="1316" w:type="pct"/>
            <w:shd w:val="clear" w:color="auto" w:fill="auto"/>
          </w:tcPr>
          <w:p w14:paraId="5C6C9FC6" w14:textId="77777777" w:rsidR="008630D6" w:rsidRPr="00621E63" w:rsidRDefault="008630D6" w:rsidP="00670CCB">
            <w:pPr>
              <w:pStyle w:val="TableEntry"/>
            </w:pPr>
            <w:r w:rsidRPr="00621E63">
              <w:t>MDC_EVT_PUMP_DELIV_ START</w:t>
            </w:r>
          </w:p>
        </w:tc>
        <w:tc>
          <w:tcPr>
            <w:tcW w:w="1880" w:type="pct"/>
            <w:shd w:val="clear" w:color="auto" w:fill="auto"/>
          </w:tcPr>
          <w:p w14:paraId="4E3A6444" w14:textId="77777777" w:rsidR="008630D6" w:rsidRPr="00621E63" w:rsidRDefault="008630D6" w:rsidP="00670CCB">
            <w:pPr>
              <w:pStyle w:val="TableEntry"/>
              <w:rPr>
                <w:u w:val="single"/>
              </w:rPr>
            </w:pPr>
            <w:r w:rsidRPr="00621E63">
              <w:rPr>
                <w:u w:val="single"/>
              </w:rPr>
              <w:t>Pump Delivery Info Parameters:</w:t>
            </w:r>
          </w:p>
          <w:p w14:paraId="31256FC7" w14:textId="77777777" w:rsidR="008630D6" w:rsidRPr="00621E63" w:rsidRDefault="008630D6" w:rsidP="00670CCB">
            <w:pPr>
              <w:pStyle w:val="TableEntry"/>
            </w:pPr>
            <w:r w:rsidRPr="00621E63">
              <w:rPr>
                <w:color w:val="0000FF"/>
              </w:rPr>
              <w:t>Infusing Status</w:t>
            </w:r>
            <w:r w:rsidRPr="00621E63">
              <w:t>=pump-status-infusing</w:t>
            </w:r>
          </w:p>
          <w:p w14:paraId="043DEE6D" w14:textId="77777777" w:rsidR="008630D6" w:rsidRPr="00621E63" w:rsidRDefault="008630D6" w:rsidP="00670CCB">
            <w:pPr>
              <w:pStyle w:val="TableEntry"/>
            </w:pPr>
            <w:r w:rsidRPr="00621E63">
              <w:rPr>
                <w:color w:val="0000FF"/>
              </w:rPr>
              <w:t>Current Pump Fluid Flow</w:t>
            </w:r>
            <w:r w:rsidRPr="00621E63">
              <w:t>=programmed rate for step 1</w:t>
            </w:r>
          </w:p>
          <w:p w14:paraId="56F089DD" w14:textId="77777777" w:rsidR="008630D6" w:rsidRPr="00621E63" w:rsidRDefault="008630D6" w:rsidP="00670CCB">
            <w:pPr>
              <w:pStyle w:val="TableEntry"/>
            </w:pPr>
            <w:r w:rsidRPr="00621E63">
              <w:rPr>
                <w:color w:val="0000FF"/>
              </w:rPr>
              <w:t>Pump Active Sources</w:t>
            </w:r>
            <w:r w:rsidRPr="00621E63">
              <w:t>=pump-source-info-*</w:t>
            </w:r>
          </w:p>
          <w:p w14:paraId="64E5BAF3" w14:textId="77777777" w:rsidR="008630D6" w:rsidRPr="00621E63" w:rsidRDefault="008630D6" w:rsidP="00670CCB">
            <w:pPr>
              <w:pStyle w:val="TableEntry"/>
            </w:pPr>
          </w:p>
          <w:p w14:paraId="5C41EA0C" w14:textId="77777777" w:rsidR="008630D6" w:rsidRPr="00621E63" w:rsidRDefault="008630D6" w:rsidP="00670CCB">
            <w:pPr>
              <w:pStyle w:val="TableEntry"/>
              <w:rPr>
                <w:u w:val="single"/>
              </w:rPr>
            </w:pPr>
            <w:r w:rsidRPr="00621E63">
              <w:rPr>
                <w:u w:val="single"/>
              </w:rPr>
              <w:t>Active Source Parameters:</w:t>
            </w:r>
          </w:p>
          <w:p w14:paraId="67BCAC2B" w14:textId="77777777" w:rsidR="008630D6" w:rsidRPr="00621E63" w:rsidRDefault="008630D6" w:rsidP="00670CCB">
            <w:pPr>
              <w:pStyle w:val="TableEntry"/>
            </w:pPr>
            <w:r w:rsidRPr="00621E63">
              <w:rPr>
                <w:color w:val="0000FF"/>
              </w:rPr>
              <w:t>Current Delivery Status</w:t>
            </w:r>
            <w:r w:rsidRPr="00621E63">
              <w:t>=pump-delivery-status-delivering</w:t>
            </w:r>
          </w:p>
          <w:p w14:paraId="4C25D758" w14:textId="77777777" w:rsidR="008630D6" w:rsidRPr="00621E63" w:rsidRDefault="008630D6" w:rsidP="00670CCB">
            <w:pPr>
              <w:pStyle w:val="TableEntry"/>
            </w:pPr>
            <w:r w:rsidRPr="00621E63">
              <w:rPr>
                <w:color w:val="0000FF"/>
              </w:rPr>
              <w:t>Program Delivery Mode</w:t>
            </w:r>
            <w:r w:rsidRPr="00621E63">
              <w:t>=pump-program-delivery-mode-multi-step</w:t>
            </w:r>
          </w:p>
          <w:p w14:paraId="62C3301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519F757" w14:textId="77777777" w:rsidR="008630D6" w:rsidRPr="00621E63" w:rsidRDefault="008630D6" w:rsidP="00670CCB">
            <w:pPr>
              <w:pStyle w:val="TableEntry"/>
            </w:pPr>
            <w:r w:rsidRPr="00621E63">
              <w:rPr>
                <w:color w:val="0000FF"/>
              </w:rPr>
              <w:t>Rate</w:t>
            </w:r>
            <w:r w:rsidRPr="00621E63">
              <w:t>=programmed rate for step 1</w:t>
            </w:r>
          </w:p>
          <w:p w14:paraId="0032BBE5" w14:textId="77777777" w:rsidR="008630D6" w:rsidRPr="00621E63" w:rsidRDefault="008630D6" w:rsidP="00670CCB">
            <w:pPr>
              <w:pStyle w:val="TableEntry"/>
            </w:pPr>
            <w:r w:rsidRPr="00621E63">
              <w:rPr>
                <w:color w:val="0000FF"/>
              </w:rPr>
              <w:t>Dose Rate</w:t>
            </w:r>
            <w:r w:rsidRPr="00621E63">
              <w:t>=programmed dose rate for step 1</w:t>
            </w:r>
          </w:p>
          <w:p w14:paraId="355EFA43" w14:textId="77777777" w:rsidR="008630D6" w:rsidRPr="00621E63" w:rsidRDefault="008630D6" w:rsidP="00670CCB">
            <w:pPr>
              <w:pStyle w:val="TableEntry"/>
            </w:pPr>
            <w:r w:rsidRPr="00621E63">
              <w:rPr>
                <w:color w:val="0000FF"/>
              </w:rPr>
              <w:t>Volume Programmed</w:t>
            </w:r>
            <w:r w:rsidRPr="00621E63">
              <w:t>=volume programmed for step 1</w:t>
            </w:r>
          </w:p>
          <w:p w14:paraId="17B3AD6B" w14:textId="77777777" w:rsidR="008630D6" w:rsidRPr="00621E63" w:rsidRDefault="008630D6" w:rsidP="00670CCB">
            <w:pPr>
              <w:pStyle w:val="TableEntry"/>
            </w:pPr>
            <w:r w:rsidRPr="00621E63">
              <w:rPr>
                <w:color w:val="0000FF"/>
              </w:rPr>
              <w:t>Current Segment Volume Delivered</w:t>
            </w:r>
            <w:r w:rsidRPr="00621E63">
              <w:t>=0</w:t>
            </w:r>
          </w:p>
          <w:p w14:paraId="631091E6" w14:textId="77777777" w:rsidR="008630D6" w:rsidRPr="00621E63" w:rsidRDefault="008630D6" w:rsidP="00670CCB">
            <w:pPr>
              <w:pStyle w:val="TableEntry"/>
            </w:pPr>
            <w:r w:rsidRPr="00621E63">
              <w:rPr>
                <w:color w:val="0000FF"/>
              </w:rPr>
              <w:t>Cumulative Volume Delivered</w:t>
            </w:r>
            <w:r w:rsidRPr="00621E63">
              <w:t>=0</w:t>
            </w:r>
          </w:p>
          <w:p w14:paraId="0DBA0EF5" w14:textId="77777777" w:rsidR="008630D6" w:rsidRPr="00621E63" w:rsidRDefault="008630D6" w:rsidP="00670CCB">
            <w:pPr>
              <w:pStyle w:val="TableEntry"/>
            </w:pPr>
            <w:r w:rsidRPr="00621E63">
              <w:rPr>
                <w:color w:val="0000FF"/>
              </w:rPr>
              <w:t>Volume Remaining</w:t>
            </w:r>
            <w:r w:rsidRPr="00621E63">
              <w:t>=volume programmed for step 1</w:t>
            </w:r>
          </w:p>
          <w:p w14:paraId="35DC7DC8"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66D24502" w14:textId="77777777" w:rsidR="008630D6" w:rsidRPr="00621E63" w:rsidRDefault="008630D6" w:rsidP="00621E63">
            <w:pPr>
              <w:pStyle w:val="TableEntry"/>
              <w:pPrChange w:id="3053" w:author="Mary Jungers" w:date="2019-11-14T10:09:00Z">
                <w:pPr/>
              </w:pPrChange>
            </w:pPr>
            <w:r w:rsidRPr="00621E63">
              <w:t>The transition is handled like a rate change</w:t>
            </w:r>
          </w:p>
          <w:p w14:paraId="2BAE5863" w14:textId="77777777" w:rsidR="008630D6" w:rsidRPr="00621E63" w:rsidRDefault="008630D6" w:rsidP="00670CCB">
            <w:pPr>
              <w:pStyle w:val="TableEntry"/>
              <w:rPr>
                <w:szCs w:val="18"/>
              </w:rPr>
            </w:pPr>
          </w:p>
        </w:tc>
      </w:tr>
      <w:tr w:rsidR="008630D6" w:rsidRPr="00621E63" w14:paraId="0033370A" w14:textId="77777777" w:rsidTr="00670CCB">
        <w:trPr>
          <w:cantSplit/>
        </w:trPr>
        <w:tc>
          <w:tcPr>
            <w:tcW w:w="761" w:type="pct"/>
            <w:vMerge/>
            <w:shd w:val="clear" w:color="auto" w:fill="auto"/>
          </w:tcPr>
          <w:p w14:paraId="374C66D5" w14:textId="77777777" w:rsidR="008630D6" w:rsidRPr="00621E63" w:rsidRDefault="008630D6" w:rsidP="00670CCB">
            <w:pPr>
              <w:pStyle w:val="TableEntry"/>
            </w:pPr>
          </w:p>
        </w:tc>
        <w:tc>
          <w:tcPr>
            <w:tcW w:w="1316" w:type="pct"/>
            <w:shd w:val="clear" w:color="auto" w:fill="auto"/>
          </w:tcPr>
          <w:p w14:paraId="0911D23F" w14:textId="77777777" w:rsidR="008630D6" w:rsidRPr="00621E63" w:rsidRDefault="008630D6" w:rsidP="00670CCB">
            <w:pPr>
              <w:pStyle w:val="TableEntry"/>
            </w:pPr>
            <w:r w:rsidRPr="00621E63">
              <w:t>MDC_EVT_PUMP_DELIV_ STOP</w:t>
            </w:r>
          </w:p>
        </w:tc>
        <w:tc>
          <w:tcPr>
            <w:tcW w:w="1880" w:type="pct"/>
            <w:shd w:val="clear" w:color="auto" w:fill="auto"/>
          </w:tcPr>
          <w:p w14:paraId="0BBB7EB3" w14:textId="77777777" w:rsidR="008630D6" w:rsidRPr="00621E63" w:rsidRDefault="008630D6" w:rsidP="00670CCB">
            <w:pPr>
              <w:pStyle w:val="TableEntry"/>
              <w:rPr>
                <w:u w:val="single"/>
              </w:rPr>
            </w:pPr>
            <w:r w:rsidRPr="00621E63">
              <w:rPr>
                <w:u w:val="single"/>
              </w:rPr>
              <w:t>Pump Delivery Info Parameters:</w:t>
            </w:r>
          </w:p>
          <w:p w14:paraId="32F85B44" w14:textId="77777777" w:rsidR="008630D6" w:rsidRPr="00621E63" w:rsidRDefault="008630D6" w:rsidP="00670CCB">
            <w:pPr>
              <w:pStyle w:val="TableEntry"/>
            </w:pPr>
            <w:r w:rsidRPr="00621E63">
              <w:rPr>
                <w:color w:val="0000FF"/>
              </w:rPr>
              <w:t>Infusing Status</w:t>
            </w:r>
            <w:r w:rsidRPr="00621E63">
              <w:t>=pump reported status</w:t>
            </w:r>
          </w:p>
          <w:p w14:paraId="7CD2090E" w14:textId="77777777" w:rsidR="008630D6" w:rsidRPr="00621E63" w:rsidRDefault="008630D6" w:rsidP="00670CCB">
            <w:pPr>
              <w:pStyle w:val="TableEntry"/>
            </w:pPr>
            <w:r w:rsidRPr="00621E63">
              <w:rPr>
                <w:color w:val="0000FF"/>
              </w:rPr>
              <w:t>Current Pump Fluid Flow</w:t>
            </w:r>
            <w:r w:rsidRPr="00621E63">
              <w:t>=pump reported rate for step 1</w:t>
            </w:r>
          </w:p>
          <w:p w14:paraId="20B2579F" w14:textId="77777777" w:rsidR="008630D6" w:rsidRPr="00621E63" w:rsidRDefault="008630D6" w:rsidP="00670CCB">
            <w:pPr>
              <w:pStyle w:val="TableEntry"/>
            </w:pPr>
            <w:r w:rsidRPr="00621E63">
              <w:rPr>
                <w:color w:val="0000FF"/>
              </w:rPr>
              <w:t>Pump Active Sources</w:t>
            </w:r>
            <w:r w:rsidRPr="00621E63">
              <w:t>=pump-source-info-*</w:t>
            </w:r>
          </w:p>
          <w:p w14:paraId="74D83A36" w14:textId="77777777" w:rsidR="008630D6" w:rsidRPr="00621E63" w:rsidRDefault="008630D6" w:rsidP="00670CCB">
            <w:pPr>
              <w:pStyle w:val="TableEntry"/>
            </w:pPr>
          </w:p>
          <w:p w14:paraId="263E2673" w14:textId="77777777" w:rsidR="008630D6" w:rsidRPr="00621E63" w:rsidRDefault="008630D6" w:rsidP="00670CCB">
            <w:pPr>
              <w:pStyle w:val="TableEntry"/>
              <w:rPr>
                <w:u w:val="single"/>
              </w:rPr>
            </w:pPr>
            <w:r w:rsidRPr="00621E63">
              <w:rPr>
                <w:u w:val="single"/>
              </w:rPr>
              <w:t>Active Source Parameters:</w:t>
            </w:r>
          </w:p>
          <w:p w14:paraId="3955D4EE" w14:textId="77777777" w:rsidR="008630D6" w:rsidRPr="00621E63" w:rsidRDefault="008630D6" w:rsidP="00670CCB">
            <w:pPr>
              <w:pStyle w:val="TableEntry"/>
            </w:pPr>
            <w:r w:rsidRPr="00621E63">
              <w:rPr>
                <w:color w:val="0000FF"/>
              </w:rPr>
              <w:t>Current Delivery Status</w:t>
            </w:r>
            <w:r w:rsidRPr="00621E63">
              <w:t>=pump-delivery-status-transitioning</w:t>
            </w:r>
          </w:p>
          <w:p w14:paraId="2CD68F6B" w14:textId="77777777" w:rsidR="008630D6" w:rsidRPr="00621E63" w:rsidRDefault="008630D6" w:rsidP="00670CCB">
            <w:pPr>
              <w:pStyle w:val="TableEntry"/>
            </w:pPr>
            <w:r w:rsidRPr="00621E63">
              <w:rPr>
                <w:color w:val="0000FF"/>
              </w:rPr>
              <w:t>Program Delivery Mode</w:t>
            </w:r>
            <w:r w:rsidRPr="00621E63">
              <w:t>=pump-program-delivery-mode-multi-step</w:t>
            </w:r>
          </w:p>
          <w:p w14:paraId="3E48D75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B7AB5F3" w14:textId="77777777" w:rsidR="008630D6" w:rsidRPr="00621E63" w:rsidRDefault="008630D6" w:rsidP="00670CCB">
            <w:pPr>
              <w:pStyle w:val="TableEntry"/>
            </w:pPr>
            <w:r w:rsidRPr="00621E63">
              <w:rPr>
                <w:color w:val="0000FF"/>
              </w:rPr>
              <w:t>Rate</w:t>
            </w:r>
            <w:r w:rsidRPr="00621E63">
              <w:t>=programmed rate for step 1</w:t>
            </w:r>
          </w:p>
          <w:p w14:paraId="7DA2D05D" w14:textId="77777777" w:rsidR="008630D6" w:rsidRPr="00621E63" w:rsidRDefault="008630D6" w:rsidP="00670CCB">
            <w:pPr>
              <w:pStyle w:val="TableEntry"/>
            </w:pPr>
            <w:r w:rsidRPr="00621E63">
              <w:rPr>
                <w:color w:val="0000FF"/>
              </w:rPr>
              <w:t>Dose Rate</w:t>
            </w:r>
            <w:r w:rsidRPr="00621E63">
              <w:t>=programmed dose rate for step 1</w:t>
            </w:r>
          </w:p>
          <w:p w14:paraId="6A207C9D" w14:textId="77777777" w:rsidR="008630D6" w:rsidRPr="00621E63" w:rsidRDefault="008630D6" w:rsidP="00670CCB">
            <w:pPr>
              <w:pStyle w:val="TableEntry"/>
            </w:pPr>
            <w:r w:rsidRPr="00621E63">
              <w:rPr>
                <w:color w:val="0000FF"/>
              </w:rPr>
              <w:t>Volume Programmed</w:t>
            </w:r>
            <w:r w:rsidRPr="00621E63">
              <w:t>=volume programmed for step 1</w:t>
            </w:r>
          </w:p>
          <w:p w14:paraId="7B59848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43EF62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6E771E59" w14:textId="77777777" w:rsidR="008630D6" w:rsidRPr="00621E63" w:rsidRDefault="008630D6" w:rsidP="00670CCB">
            <w:pPr>
              <w:pStyle w:val="TableEntry"/>
            </w:pPr>
            <w:r w:rsidRPr="00621E63">
              <w:rPr>
                <w:color w:val="0000FF"/>
              </w:rPr>
              <w:t>Volume Remaining</w:t>
            </w:r>
            <w:r w:rsidRPr="00621E63">
              <w:t>=0</w:t>
            </w:r>
          </w:p>
          <w:p w14:paraId="6AD41BCA"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663AFE1B" w14:textId="77777777" w:rsidR="008630D6" w:rsidRPr="00621E63" w:rsidRDefault="008630D6" w:rsidP="00670CCB">
            <w:pPr>
              <w:pStyle w:val="TableEntry"/>
            </w:pPr>
          </w:p>
        </w:tc>
      </w:tr>
      <w:tr w:rsidR="008630D6" w:rsidRPr="00621E63" w14:paraId="24DDAF2D" w14:textId="77777777" w:rsidTr="00670CCB">
        <w:trPr>
          <w:cantSplit/>
        </w:trPr>
        <w:tc>
          <w:tcPr>
            <w:tcW w:w="761" w:type="pct"/>
            <w:vMerge/>
            <w:shd w:val="clear" w:color="auto" w:fill="auto"/>
          </w:tcPr>
          <w:p w14:paraId="47D33D52" w14:textId="77777777" w:rsidR="008630D6" w:rsidRPr="00621E63" w:rsidRDefault="008630D6" w:rsidP="00670CCB">
            <w:pPr>
              <w:pStyle w:val="TableEntry"/>
            </w:pPr>
          </w:p>
        </w:tc>
        <w:tc>
          <w:tcPr>
            <w:tcW w:w="1316" w:type="pct"/>
            <w:shd w:val="clear" w:color="auto" w:fill="auto"/>
          </w:tcPr>
          <w:p w14:paraId="0DE43F98" w14:textId="77777777" w:rsidR="008630D6" w:rsidRPr="00621E63" w:rsidRDefault="008630D6" w:rsidP="00670CCB">
            <w:pPr>
              <w:pStyle w:val="TableEntry"/>
            </w:pPr>
            <w:r w:rsidRPr="00621E63">
              <w:t>MDC_EVT_PUMP_DELIV_ START</w:t>
            </w:r>
          </w:p>
        </w:tc>
        <w:tc>
          <w:tcPr>
            <w:tcW w:w="1880" w:type="pct"/>
            <w:shd w:val="clear" w:color="auto" w:fill="auto"/>
          </w:tcPr>
          <w:p w14:paraId="0868730E" w14:textId="77777777" w:rsidR="008630D6" w:rsidRPr="00621E63" w:rsidRDefault="008630D6" w:rsidP="00670CCB">
            <w:pPr>
              <w:pStyle w:val="TableEntry"/>
              <w:rPr>
                <w:u w:val="single"/>
              </w:rPr>
            </w:pPr>
            <w:r w:rsidRPr="00621E63">
              <w:rPr>
                <w:u w:val="single"/>
              </w:rPr>
              <w:t>Pump Delivery Info Parameters:</w:t>
            </w:r>
          </w:p>
          <w:p w14:paraId="2A12827B" w14:textId="77777777" w:rsidR="008630D6" w:rsidRPr="00621E63" w:rsidRDefault="008630D6" w:rsidP="00670CCB">
            <w:pPr>
              <w:pStyle w:val="TableEntry"/>
            </w:pPr>
            <w:r w:rsidRPr="00621E63">
              <w:rPr>
                <w:color w:val="0000FF"/>
              </w:rPr>
              <w:t>Infusing Status</w:t>
            </w:r>
            <w:r w:rsidRPr="00621E63">
              <w:t>=pump-status-infusing</w:t>
            </w:r>
          </w:p>
          <w:p w14:paraId="23246A79" w14:textId="77777777" w:rsidR="008630D6" w:rsidRPr="00621E63" w:rsidRDefault="008630D6" w:rsidP="00670CCB">
            <w:pPr>
              <w:pStyle w:val="TableEntry"/>
            </w:pPr>
            <w:r w:rsidRPr="00621E63">
              <w:rPr>
                <w:color w:val="0000FF"/>
              </w:rPr>
              <w:t>Current Pump Fluid Flow</w:t>
            </w:r>
            <w:r w:rsidRPr="00621E63">
              <w:t>=programmed rate for step 2</w:t>
            </w:r>
          </w:p>
          <w:p w14:paraId="471569DD" w14:textId="77777777" w:rsidR="008630D6" w:rsidRPr="00621E63" w:rsidRDefault="008630D6" w:rsidP="00670CCB">
            <w:pPr>
              <w:pStyle w:val="TableEntry"/>
            </w:pPr>
            <w:r w:rsidRPr="00621E63">
              <w:rPr>
                <w:color w:val="0000FF"/>
              </w:rPr>
              <w:t>Pump Active Sources</w:t>
            </w:r>
            <w:r w:rsidRPr="00621E63">
              <w:t>=pump-source-info-*</w:t>
            </w:r>
          </w:p>
          <w:p w14:paraId="1B8B2F2F" w14:textId="77777777" w:rsidR="008630D6" w:rsidRPr="00621E63" w:rsidRDefault="008630D6" w:rsidP="00670CCB">
            <w:pPr>
              <w:pStyle w:val="TableEntry"/>
            </w:pPr>
          </w:p>
          <w:p w14:paraId="459DE721" w14:textId="77777777" w:rsidR="008630D6" w:rsidRPr="00621E63" w:rsidRDefault="008630D6" w:rsidP="00670CCB">
            <w:pPr>
              <w:pStyle w:val="TableEntry"/>
              <w:rPr>
                <w:u w:val="single"/>
              </w:rPr>
            </w:pPr>
            <w:r w:rsidRPr="00621E63">
              <w:rPr>
                <w:u w:val="single"/>
              </w:rPr>
              <w:t>Active Source Parameters:</w:t>
            </w:r>
          </w:p>
          <w:p w14:paraId="55B8BAA6" w14:textId="77777777" w:rsidR="008630D6" w:rsidRPr="00621E63" w:rsidRDefault="008630D6" w:rsidP="00670CCB">
            <w:pPr>
              <w:pStyle w:val="TableEntry"/>
            </w:pPr>
            <w:r w:rsidRPr="00621E63">
              <w:rPr>
                <w:color w:val="0000FF"/>
              </w:rPr>
              <w:t>Current Delivery Status</w:t>
            </w:r>
            <w:r w:rsidRPr="00621E63">
              <w:t>=pump-delivery-status-delivering</w:t>
            </w:r>
          </w:p>
          <w:p w14:paraId="2ADD4E18" w14:textId="77777777" w:rsidR="008630D6" w:rsidRPr="00621E63" w:rsidRDefault="008630D6" w:rsidP="00670CCB">
            <w:pPr>
              <w:pStyle w:val="TableEntry"/>
            </w:pPr>
            <w:r w:rsidRPr="00621E63">
              <w:rPr>
                <w:color w:val="0000FF"/>
              </w:rPr>
              <w:t>Program Delivery Mode</w:t>
            </w:r>
            <w:r w:rsidRPr="00621E63">
              <w:t>=pump-program-delivery-mode-multi-step</w:t>
            </w:r>
          </w:p>
          <w:p w14:paraId="0709B5C1"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A8E6816" w14:textId="77777777" w:rsidR="008630D6" w:rsidRPr="00621E63" w:rsidRDefault="008630D6" w:rsidP="00670CCB">
            <w:pPr>
              <w:pStyle w:val="TableEntry"/>
            </w:pPr>
            <w:r w:rsidRPr="00621E63">
              <w:rPr>
                <w:color w:val="0000FF"/>
              </w:rPr>
              <w:t>Rate</w:t>
            </w:r>
            <w:r w:rsidRPr="00621E63">
              <w:t>=programmed rate for step 2</w:t>
            </w:r>
          </w:p>
          <w:p w14:paraId="643BC598" w14:textId="77777777" w:rsidR="008630D6" w:rsidRPr="00621E63" w:rsidRDefault="008630D6" w:rsidP="00670CCB">
            <w:pPr>
              <w:pStyle w:val="TableEntry"/>
            </w:pPr>
            <w:r w:rsidRPr="00621E63">
              <w:rPr>
                <w:color w:val="0000FF"/>
              </w:rPr>
              <w:t>Dose Rate</w:t>
            </w:r>
            <w:r w:rsidRPr="00621E63">
              <w:t>=programmed dose rate for step 2</w:t>
            </w:r>
          </w:p>
          <w:p w14:paraId="64183B7F" w14:textId="77777777" w:rsidR="008630D6" w:rsidRPr="00621E63" w:rsidRDefault="008630D6" w:rsidP="00670CCB">
            <w:pPr>
              <w:pStyle w:val="TableEntry"/>
            </w:pPr>
            <w:r w:rsidRPr="00621E63">
              <w:rPr>
                <w:color w:val="0000FF"/>
              </w:rPr>
              <w:t>Volume Programmed</w:t>
            </w:r>
            <w:r w:rsidRPr="00621E63">
              <w:t>=volume programmed for step 2</w:t>
            </w:r>
          </w:p>
          <w:p w14:paraId="10AF6AD4" w14:textId="77777777" w:rsidR="008630D6" w:rsidRPr="00621E63" w:rsidRDefault="008630D6" w:rsidP="00670CCB">
            <w:pPr>
              <w:pStyle w:val="TableEntry"/>
            </w:pPr>
            <w:r w:rsidRPr="00621E63">
              <w:rPr>
                <w:color w:val="0000FF"/>
              </w:rPr>
              <w:t>Current Segment Volume Delivered</w:t>
            </w:r>
            <w:r w:rsidRPr="00621E63">
              <w:t>=0</w:t>
            </w:r>
          </w:p>
          <w:p w14:paraId="34A20BE0"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47AE6771" w14:textId="77777777" w:rsidR="008630D6" w:rsidRPr="00621E63" w:rsidRDefault="008630D6" w:rsidP="00670CCB">
            <w:pPr>
              <w:pStyle w:val="TableEntry"/>
            </w:pPr>
            <w:r w:rsidRPr="00621E63">
              <w:rPr>
                <w:color w:val="0000FF"/>
              </w:rPr>
              <w:t>Volume Remaining</w:t>
            </w:r>
            <w:r w:rsidRPr="00621E63">
              <w:t>=volume programmed for step 2</w:t>
            </w:r>
          </w:p>
          <w:p w14:paraId="08C33671"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440C3F1A" w14:textId="77777777" w:rsidR="008630D6" w:rsidRPr="00621E63" w:rsidRDefault="008630D6" w:rsidP="00670CCB">
            <w:pPr>
              <w:rPr>
                <w:rFonts w:ascii="Tahoma" w:hAnsi="Tahoma" w:cs="Tahoma"/>
                <w:sz w:val="16"/>
                <w:szCs w:val="16"/>
              </w:rPr>
            </w:pPr>
          </w:p>
        </w:tc>
      </w:tr>
      <w:tr w:rsidR="008630D6" w:rsidRPr="00621E63" w14:paraId="761F6EDC" w14:textId="77777777" w:rsidTr="00670CCB">
        <w:trPr>
          <w:cantSplit/>
        </w:trPr>
        <w:tc>
          <w:tcPr>
            <w:tcW w:w="761" w:type="pct"/>
            <w:vMerge/>
            <w:shd w:val="clear" w:color="auto" w:fill="auto"/>
          </w:tcPr>
          <w:p w14:paraId="679605F2" w14:textId="77777777" w:rsidR="008630D6" w:rsidRPr="00621E63" w:rsidRDefault="008630D6" w:rsidP="00670CCB">
            <w:pPr>
              <w:pStyle w:val="TableEntry"/>
            </w:pPr>
          </w:p>
        </w:tc>
        <w:tc>
          <w:tcPr>
            <w:tcW w:w="1316" w:type="pct"/>
            <w:shd w:val="clear" w:color="auto" w:fill="auto"/>
          </w:tcPr>
          <w:p w14:paraId="016F0263" w14:textId="77777777" w:rsidR="008630D6" w:rsidRPr="00621E63" w:rsidRDefault="008630D6" w:rsidP="00670CCB">
            <w:pPr>
              <w:pStyle w:val="TableEntry"/>
            </w:pPr>
            <w:r w:rsidRPr="00621E63">
              <w:t>MDC_EVT_PUMP_DELIV_ STOP</w:t>
            </w:r>
          </w:p>
        </w:tc>
        <w:tc>
          <w:tcPr>
            <w:tcW w:w="1880" w:type="pct"/>
            <w:shd w:val="clear" w:color="auto" w:fill="auto"/>
          </w:tcPr>
          <w:p w14:paraId="1ABB51E8" w14:textId="77777777" w:rsidR="008630D6" w:rsidRPr="00621E63" w:rsidRDefault="008630D6" w:rsidP="00670CCB">
            <w:pPr>
              <w:pStyle w:val="TableEntry"/>
              <w:rPr>
                <w:u w:val="single"/>
              </w:rPr>
            </w:pPr>
            <w:r w:rsidRPr="00621E63">
              <w:rPr>
                <w:u w:val="single"/>
              </w:rPr>
              <w:t>Pump Delivery Info Parameters:</w:t>
            </w:r>
          </w:p>
          <w:p w14:paraId="1F41DEC4" w14:textId="77777777" w:rsidR="008630D6" w:rsidRPr="00621E63" w:rsidRDefault="008630D6" w:rsidP="00670CCB">
            <w:pPr>
              <w:pStyle w:val="TableEntry"/>
            </w:pPr>
            <w:r w:rsidRPr="00621E63">
              <w:rPr>
                <w:color w:val="0000FF"/>
              </w:rPr>
              <w:t>Infusing Status</w:t>
            </w:r>
            <w:r w:rsidRPr="00621E63">
              <w:t>=pump-status-not-infusing</w:t>
            </w:r>
          </w:p>
          <w:p w14:paraId="3D0BCDFF" w14:textId="77777777" w:rsidR="008630D6" w:rsidRPr="00621E63" w:rsidRDefault="008630D6" w:rsidP="00670CCB">
            <w:pPr>
              <w:pStyle w:val="TableEntry"/>
            </w:pPr>
            <w:r w:rsidRPr="00621E63">
              <w:rPr>
                <w:color w:val="0000FF"/>
              </w:rPr>
              <w:t>Current Pump Fluid Flow</w:t>
            </w:r>
            <w:r w:rsidRPr="00621E63">
              <w:t>=0</w:t>
            </w:r>
          </w:p>
          <w:p w14:paraId="08EA8818" w14:textId="77777777" w:rsidR="008630D6" w:rsidRPr="00621E63" w:rsidRDefault="008630D6" w:rsidP="00670CCB">
            <w:pPr>
              <w:pStyle w:val="TableEntry"/>
            </w:pPr>
            <w:r w:rsidRPr="00621E63">
              <w:rPr>
                <w:color w:val="0000FF"/>
              </w:rPr>
              <w:t>Pump Active Sources</w:t>
            </w:r>
            <w:r w:rsidRPr="00621E63">
              <w:t>=pump-source-info-*</w:t>
            </w:r>
          </w:p>
          <w:p w14:paraId="2873B16D" w14:textId="77777777" w:rsidR="008630D6" w:rsidRPr="00621E63" w:rsidRDefault="008630D6" w:rsidP="00670CCB">
            <w:pPr>
              <w:pStyle w:val="TableEntry"/>
            </w:pPr>
          </w:p>
          <w:p w14:paraId="796A589E" w14:textId="77777777" w:rsidR="008630D6" w:rsidRPr="00621E63" w:rsidRDefault="008630D6" w:rsidP="00670CCB">
            <w:pPr>
              <w:pStyle w:val="TableEntry"/>
              <w:rPr>
                <w:u w:val="single"/>
              </w:rPr>
            </w:pPr>
            <w:r w:rsidRPr="00621E63">
              <w:rPr>
                <w:u w:val="single"/>
              </w:rPr>
              <w:t>Active Source Parameters:</w:t>
            </w:r>
          </w:p>
          <w:p w14:paraId="7FD6A42C" w14:textId="77777777" w:rsidR="008630D6" w:rsidRPr="00621E63" w:rsidRDefault="008630D6" w:rsidP="00670CCB">
            <w:pPr>
              <w:pStyle w:val="TableEntry"/>
            </w:pPr>
            <w:r w:rsidRPr="00621E63">
              <w:rPr>
                <w:color w:val="0000FF"/>
              </w:rPr>
              <w:t>Current Delivery Status</w:t>
            </w:r>
            <w:r w:rsidRPr="00621E63">
              <w:t>=pump-delivery- not-delivering</w:t>
            </w:r>
          </w:p>
          <w:p w14:paraId="68653912"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0E4B68F2" w14:textId="77777777" w:rsidR="008630D6" w:rsidRPr="00621E63" w:rsidRDefault="008630D6" w:rsidP="00670CCB">
            <w:pPr>
              <w:pStyle w:val="TableEntry"/>
            </w:pPr>
            <w:r w:rsidRPr="00621E63">
              <w:rPr>
                <w:color w:val="0000FF"/>
              </w:rPr>
              <w:t>Program Delivery Mode</w:t>
            </w:r>
            <w:r w:rsidRPr="00621E63">
              <w:t>=pump-program-delivery-mode-multi-step</w:t>
            </w:r>
          </w:p>
          <w:p w14:paraId="7E05B39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BC8E54E" w14:textId="77777777" w:rsidR="008630D6" w:rsidRPr="00621E63" w:rsidRDefault="008630D6" w:rsidP="00670CCB">
            <w:pPr>
              <w:pStyle w:val="TableEntry"/>
            </w:pPr>
            <w:r w:rsidRPr="00621E63">
              <w:rPr>
                <w:color w:val="0000FF"/>
              </w:rPr>
              <w:t>Rate</w:t>
            </w:r>
            <w:r w:rsidRPr="00621E63">
              <w:t>=programmed rate for current step</w:t>
            </w:r>
          </w:p>
          <w:p w14:paraId="2511B5A2" w14:textId="77777777" w:rsidR="008630D6" w:rsidRPr="00621E63" w:rsidRDefault="008630D6" w:rsidP="00670CCB">
            <w:pPr>
              <w:pStyle w:val="TableEntry"/>
            </w:pPr>
            <w:r w:rsidRPr="00621E63">
              <w:rPr>
                <w:color w:val="0000FF"/>
              </w:rPr>
              <w:t>Dose Rate</w:t>
            </w:r>
            <w:r w:rsidRPr="00621E63">
              <w:t>=programmed dose rate for current step</w:t>
            </w:r>
          </w:p>
          <w:p w14:paraId="3371C897" w14:textId="77777777" w:rsidR="008630D6" w:rsidRPr="00621E63" w:rsidRDefault="008630D6" w:rsidP="00670CCB">
            <w:pPr>
              <w:pStyle w:val="TableEntry"/>
            </w:pPr>
            <w:r w:rsidRPr="00621E63">
              <w:rPr>
                <w:color w:val="0000FF"/>
              </w:rPr>
              <w:t>Volume Programmed</w:t>
            </w:r>
            <w:r w:rsidRPr="00621E63">
              <w:t>=volume programmed for current step</w:t>
            </w:r>
          </w:p>
          <w:p w14:paraId="2F29204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7C8DC7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4FBEF821" w14:textId="77777777" w:rsidR="008630D6" w:rsidRPr="00621E63" w:rsidRDefault="008630D6" w:rsidP="00670CCB">
            <w:pPr>
              <w:pStyle w:val="TableEntry"/>
            </w:pPr>
            <w:r w:rsidRPr="00621E63">
              <w:rPr>
                <w:color w:val="0000FF"/>
              </w:rPr>
              <w:t>Volume Remaining</w:t>
            </w:r>
            <w:r w:rsidRPr="00621E63">
              <w:t>=volume remaining</w:t>
            </w:r>
          </w:p>
          <w:p w14:paraId="6C41F29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39045436" w14:textId="77777777" w:rsidR="008630D6" w:rsidRPr="00621E63" w:rsidRDefault="008630D6" w:rsidP="00670CCB">
            <w:pPr>
              <w:rPr>
                <w:rFonts w:ascii="Tahoma" w:hAnsi="Tahoma" w:cs="Tahoma"/>
                <w:sz w:val="16"/>
                <w:szCs w:val="16"/>
              </w:rPr>
            </w:pPr>
          </w:p>
        </w:tc>
      </w:tr>
      <w:tr w:rsidR="008630D6" w:rsidRPr="00621E63" w14:paraId="012EB1BF" w14:textId="77777777" w:rsidTr="00670CCB">
        <w:trPr>
          <w:cantSplit/>
        </w:trPr>
        <w:tc>
          <w:tcPr>
            <w:tcW w:w="761" w:type="pct"/>
            <w:vMerge w:val="restart"/>
            <w:shd w:val="clear" w:color="auto" w:fill="auto"/>
          </w:tcPr>
          <w:p w14:paraId="2EECE68F" w14:textId="77777777" w:rsidR="008630D6" w:rsidRPr="00621E63" w:rsidRDefault="008630D6" w:rsidP="00670CCB">
            <w:pPr>
              <w:pStyle w:val="TableEntry"/>
            </w:pPr>
            <w:r w:rsidRPr="00621E63">
              <w:lastRenderedPageBreak/>
              <w:t>Intermittent step start, followed by intermittent step stop</w:t>
            </w:r>
          </w:p>
          <w:p w14:paraId="5155C082" w14:textId="77777777" w:rsidR="008630D6" w:rsidRPr="00621E63" w:rsidRDefault="008630D6" w:rsidP="00670CCB">
            <w:pPr>
              <w:pStyle w:val="TableEntry"/>
            </w:pPr>
          </w:p>
        </w:tc>
        <w:tc>
          <w:tcPr>
            <w:tcW w:w="1316" w:type="pct"/>
            <w:shd w:val="clear" w:color="auto" w:fill="auto"/>
          </w:tcPr>
          <w:p w14:paraId="61C71CC8" w14:textId="77777777" w:rsidR="008630D6" w:rsidRPr="00621E63" w:rsidRDefault="008630D6" w:rsidP="00670CCB">
            <w:pPr>
              <w:pStyle w:val="TableEntry"/>
            </w:pPr>
            <w:r w:rsidRPr="00621E63">
              <w:t>MDC_EVT_PUMP_DELIV_ START</w:t>
            </w:r>
          </w:p>
        </w:tc>
        <w:tc>
          <w:tcPr>
            <w:tcW w:w="1880" w:type="pct"/>
            <w:shd w:val="clear" w:color="auto" w:fill="auto"/>
          </w:tcPr>
          <w:p w14:paraId="2EA81187" w14:textId="77777777" w:rsidR="008630D6" w:rsidRPr="00621E63" w:rsidRDefault="008630D6" w:rsidP="00670CCB">
            <w:pPr>
              <w:pStyle w:val="TableEntry"/>
              <w:rPr>
                <w:u w:val="single"/>
              </w:rPr>
            </w:pPr>
            <w:r w:rsidRPr="00621E63">
              <w:rPr>
                <w:u w:val="single"/>
              </w:rPr>
              <w:t>Pump Delivery Info Parameters:</w:t>
            </w:r>
          </w:p>
          <w:p w14:paraId="00B53EF7" w14:textId="77777777" w:rsidR="008630D6" w:rsidRPr="00621E63" w:rsidRDefault="008630D6" w:rsidP="00670CCB">
            <w:pPr>
              <w:pStyle w:val="TableEntry"/>
            </w:pPr>
            <w:r w:rsidRPr="00621E63">
              <w:rPr>
                <w:color w:val="0000FF"/>
              </w:rPr>
              <w:t>Infusing Status</w:t>
            </w:r>
            <w:r w:rsidRPr="00621E63">
              <w:t>=pump-status-infusing</w:t>
            </w:r>
          </w:p>
          <w:p w14:paraId="443D31D1" w14:textId="77777777" w:rsidR="008630D6" w:rsidRPr="00621E63" w:rsidRDefault="008630D6" w:rsidP="00670CCB">
            <w:pPr>
              <w:pStyle w:val="TableEntry"/>
            </w:pPr>
            <w:r w:rsidRPr="00621E63">
              <w:rPr>
                <w:color w:val="0000FF"/>
              </w:rPr>
              <w:t>Current Pump Fluid Flow</w:t>
            </w:r>
            <w:r w:rsidRPr="00621E63">
              <w:t>=programmed rate for step n</w:t>
            </w:r>
          </w:p>
          <w:p w14:paraId="7AACFF95" w14:textId="77777777" w:rsidR="008630D6" w:rsidRPr="00621E63" w:rsidRDefault="008630D6" w:rsidP="00670CCB">
            <w:pPr>
              <w:pStyle w:val="TableEntry"/>
            </w:pPr>
            <w:r w:rsidRPr="00621E63">
              <w:rPr>
                <w:color w:val="0000FF"/>
              </w:rPr>
              <w:t>Pump Active Sources</w:t>
            </w:r>
            <w:r w:rsidRPr="00621E63">
              <w:t>=pump-source-info-*</w:t>
            </w:r>
          </w:p>
          <w:p w14:paraId="59D5E892" w14:textId="77777777" w:rsidR="008630D6" w:rsidRPr="00621E63" w:rsidRDefault="008630D6" w:rsidP="00670CCB">
            <w:pPr>
              <w:pStyle w:val="TableEntry"/>
            </w:pPr>
          </w:p>
          <w:p w14:paraId="7E48032D" w14:textId="77777777" w:rsidR="008630D6" w:rsidRPr="00621E63" w:rsidRDefault="008630D6" w:rsidP="00670CCB">
            <w:pPr>
              <w:pStyle w:val="TableEntry"/>
              <w:rPr>
                <w:u w:val="single"/>
              </w:rPr>
            </w:pPr>
            <w:r w:rsidRPr="00621E63">
              <w:rPr>
                <w:u w:val="single"/>
              </w:rPr>
              <w:t>Active Source Parameters:</w:t>
            </w:r>
          </w:p>
          <w:p w14:paraId="2BAEC2E5" w14:textId="77777777" w:rsidR="008630D6" w:rsidRPr="00621E63" w:rsidRDefault="008630D6" w:rsidP="00670CCB">
            <w:pPr>
              <w:pStyle w:val="TableEntry"/>
            </w:pPr>
            <w:r w:rsidRPr="00621E63">
              <w:rPr>
                <w:color w:val="0000FF"/>
              </w:rPr>
              <w:t>Current Delivery Status</w:t>
            </w:r>
            <w:r w:rsidRPr="00621E63">
              <w:t>=pump-delivery-status-delivering</w:t>
            </w:r>
          </w:p>
          <w:p w14:paraId="6A77943F" w14:textId="77777777" w:rsidR="008630D6" w:rsidRPr="00621E63" w:rsidRDefault="008630D6" w:rsidP="00670CCB">
            <w:pPr>
              <w:pStyle w:val="TableEntry"/>
            </w:pPr>
            <w:r w:rsidRPr="00621E63">
              <w:rPr>
                <w:color w:val="0000FF"/>
              </w:rPr>
              <w:t>Program Delivery Mode</w:t>
            </w:r>
            <w:r w:rsidRPr="00621E63">
              <w:t>=pump-program-delivery-mode-multi-dosing</w:t>
            </w:r>
          </w:p>
          <w:p w14:paraId="087F128D"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DF760A6" w14:textId="77777777" w:rsidR="008630D6" w:rsidRPr="00621E63" w:rsidRDefault="008630D6" w:rsidP="00670CCB">
            <w:pPr>
              <w:pStyle w:val="TableEntry"/>
            </w:pPr>
            <w:r w:rsidRPr="00621E63">
              <w:rPr>
                <w:color w:val="0000FF"/>
              </w:rPr>
              <w:t>Rate</w:t>
            </w:r>
            <w:r w:rsidRPr="00621E63">
              <w:t>=programmed rate for step n</w:t>
            </w:r>
          </w:p>
          <w:p w14:paraId="66438756" w14:textId="77777777" w:rsidR="008630D6" w:rsidRPr="00621E63" w:rsidRDefault="008630D6" w:rsidP="00670CCB">
            <w:pPr>
              <w:pStyle w:val="TableEntry"/>
            </w:pPr>
            <w:r w:rsidRPr="00621E63">
              <w:rPr>
                <w:color w:val="0000FF"/>
              </w:rPr>
              <w:t>Dose Rate</w:t>
            </w:r>
            <w:r w:rsidRPr="00621E63">
              <w:t>=programmed dose rate for step n</w:t>
            </w:r>
          </w:p>
          <w:p w14:paraId="47ABCF93" w14:textId="77777777" w:rsidR="008630D6" w:rsidRPr="00621E63" w:rsidRDefault="008630D6" w:rsidP="00670CCB">
            <w:pPr>
              <w:pStyle w:val="TableEntry"/>
            </w:pPr>
            <w:r w:rsidRPr="00621E63">
              <w:rPr>
                <w:color w:val="0000FF"/>
              </w:rPr>
              <w:t>Volume Programmed</w:t>
            </w:r>
            <w:r w:rsidRPr="00621E63">
              <w:t>=volume programmed for step n</w:t>
            </w:r>
          </w:p>
          <w:p w14:paraId="2547125F" w14:textId="77777777" w:rsidR="008630D6" w:rsidRPr="00621E63" w:rsidRDefault="008630D6" w:rsidP="00670CCB">
            <w:pPr>
              <w:pStyle w:val="TableEntry"/>
            </w:pPr>
            <w:r w:rsidRPr="00621E63">
              <w:rPr>
                <w:color w:val="0000FF"/>
              </w:rPr>
              <w:t>Current Segment Volume Delivered</w:t>
            </w:r>
            <w:r w:rsidRPr="00621E63">
              <w:t>=0</w:t>
            </w:r>
          </w:p>
          <w:p w14:paraId="3298836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1FF6E04A" w14:textId="77777777" w:rsidR="008630D6" w:rsidRPr="00621E63" w:rsidRDefault="008630D6" w:rsidP="00670CCB">
            <w:pPr>
              <w:pStyle w:val="TableEntry"/>
            </w:pPr>
            <w:r w:rsidRPr="00621E63">
              <w:rPr>
                <w:color w:val="0000FF"/>
              </w:rPr>
              <w:t>Volume Remaining</w:t>
            </w:r>
            <w:r w:rsidRPr="00621E63">
              <w:t>=volume programmed for step n</w:t>
            </w:r>
          </w:p>
          <w:p w14:paraId="5D073BB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798BBF16" w14:textId="77777777" w:rsidR="008630D6" w:rsidRPr="00621E63" w:rsidRDefault="008630D6" w:rsidP="00670CCB">
            <w:pPr>
              <w:rPr>
                <w:rStyle w:val="CommentReference"/>
              </w:rPr>
            </w:pPr>
          </w:p>
        </w:tc>
      </w:tr>
      <w:tr w:rsidR="008630D6" w:rsidRPr="00621E63" w14:paraId="329681E1" w14:textId="77777777" w:rsidTr="00670CCB">
        <w:trPr>
          <w:cantSplit/>
        </w:trPr>
        <w:tc>
          <w:tcPr>
            <w:tcW w:w="761" w:type="pct"/>
            <w:vMerge/>
            <w:shd w:val="clear" w:color="auto" w:fill="auto"/>
          </w:tcPr>
          <w:p w14:paraId="77659E83" w14:textId="77777777" w:rsidR="008630D6" w:rsidRPr="00621E63" w:rsidRDefault="008630D6" w:rsidP="00670CCB">
            <w:pPr>
              <w:pStyle w:val="TableEntry"/>
            </w:pPr>
          </w:p>
        </w:tc>
        <w:tc>
          <w:tcPr>
            <w:tcW w:w="1316" w:type="pct"/>
            <w:shd w:val="clear" w:color="auto" w:fill="auto"/>
          </w:tcPr>
          <w:p w14:paraId="107EF54A" w14:textId="77777777" w:rsidR="008630D6" w:rsidRPr="00621E63" w:rsidRDefault="008630D6" w:rsidP="00670CCB">
            <w:pPr>
              <w:pStyle w:val="TableEntry"/>
            </w:pPr>
            <w:r w:rsidRPr="00621E63">
              <w:t>MDC_EVT_PUMP_DELIV_ STOP</w:t>
            </w:r>
          </w:p>
        </w:tc>
        <w:tc>
          <w:tcPr>
            <w:tcW w:w="1880" w:type="pct"/>
            <w:shd w:val="clear" w:color="auto" w:fill="auto"/>
          </w:tcPr>
          <w:p w14:paraId="7194D3E6" w14:textId="77777777" w:rsidR="008630D6" w:rsidRPr="00621E63" w:rsidRDefault="008630D6" w:rsidP="00670CCB">
            <w:pPr>
              <w:pStyle w:val="TableEntry"/>
              <w:rPr>
                <w:u w:val="single"/>
              </w:rPr>
            </w:pPr>
            <w:r w:rsidRPr="00621E63">
              <w:rPr>
                <w:u w:val="single"/>
              </w:rPr>
              <w:t>Pump Delivery Info Parameters:</w:t>
            </w:r>
          </w:p>
          <w:p w14:paraId="75920B59" w14:textId="77777777" w:rsidR="008630D6" w:rsidRPr="00621E63" w:rsidRDefault="008630D6" w:rsidP="00670CCB">
            <w:pPr>
              <w:pStyle w:val="TableEntry"/>
            </w:pPr>
            <w:r w:rsidRPr="00621E63">
              <w:rPr>
                <w:color w:val="0000FF"/>
              </w:rPr>
              <w:t>Infusing Status</w:t>
            </w:r>
            <w:r w:rsidRPr="00621E63">
              <w:t>=pump-status-not-infusing</w:t>
            </w:r>
          </w:p>
          <w:p w14:paraId="7ECA4BA4" w14:textId="77777777" w:rsidR="008630D6" w:rsidRPr="00621E63" w:rsidRDefault="008630D6" w:rsidP="00670CCB">
            <w:pPr>
              <w:pStyle w:val="TableEntry"/>
            </w:pPr>
            <w:r w:rsidRPr="00621E63">
              <w:rPr>
                <w:color w:val="0000FF"/>
              </w:rPr>
              <w:t>Current Pump Fluid Flow</w:t>
            </w:r>
            <w:r w:rsidRPr="00621E63">
              <w:t>=0</w:t>
            </w:r>
          </w:p>
          <w:p w14:paraId="31C4CB97" w14:textId="77777777" w:rsidR="008630D6" w:rsidRPr="00621E63" w:rsidRDefault="008630D6" w:rsidP="00670CCB">
            <w:pPr>
              <w:pStyle w:val="TableEntry"/>
            </w:pPr>
            <w:r w:rsidRPr="00621E63">
              <w:rPr>
                <w:color w:val="0000FF"/>
              </w:rPr>
              <w:t>Pump Active Sources</w:t>
            </w:r>
            <w:r w:rsidRPr="00621E63">
              <w:t>=pump-source-info-*</w:t>
            </w:r>
          </w:p>
          <w:p w14:paraId="65C320D1" w14:textId="77777777" w:rsidR="008630D6" w:rsidRPr="00621E63" w:rsidRDefault="008630D6" w:rsidP="00670CCB">
            <w:pPr>
              <w:pStyle w:val="TableEntry"/>
            </w:pPr>
          </w:p>
          <w:p w14:paraId="09CEDE47" w14:textId="77777777" w:rsidR="008630D6" w:rsidRPr="00621E63" w:rsidRDefault="008630D6" w:rsidP="00670CCB">
            <w:pPr>
              <w:pStyle w:val="TableEntry"/>
              <w:rPr>
                <w:u w:val="single"/>
              </w:rPr>
            </w:pPr>
            <w:r w:rsidRPr="00621E63">
              <w:rPr>
                <w:u w:val="single"/>
              </w:rPr>
              <w:t>Active Source Parameters:</w:t>
            </w:r>
          </w:p>
          <w:p w14:paraId="6031EFEE" w14:textId="77777777" w:rsidR="008630D6" w:rsidRPr="00621E63" w:rsidRDefault="008630D6" w:rsidP="00670CCB">
            <w:pPr>
              <w:pStyle w:val="TableEntry"/>
            </w:pPr>
            <w:r w:rsidRPr="00621E63">
              <w:rPr>
                <w:color w:val="0000FF"/>
              </w:rPr>
              <w:t>Current Delivery Status</w:t>
            </w:r>
            <w:r w:rsidRPr="00621E63">
              <w:t>=pump-delivery-status-not-delivering</w:t>
            </w:r>
          </w:p>
          <w:p w14:paraId="76CE68C1" w14:textId="77777777" w:rsidR="008630D6" w:rsidRPr="00621E63" w:rsidRDefault="008630D6" w:rsidP="00670CCB">
            <w:pPr>
              <w:pStyle w:val="TableEntry"/>
            </w:pPr>
            <w:r w:rsidRPr="00621E63">
              <w:rPr>
                <w:color w:val="0000FF"/>
              </w:rPr>
              <w:t>Pump Not Delivering Reason</w:t>
            </w:r>
            <w:r w:rsidRPr="00621E63">
              <w:t>=either pump-stopped-between-doses or pump-stopped-not-specified</w:t>
            </w:r>
          </w:p>
          <w:p w14:paraId="6795B882" w14:textId="77777777" w:rsidR="008630D6" w:rsidRPr="00621E63" w:rsidRDefault="008630D6" w:rsidP="00670CCB">
            <w:pPr>
              <w:pStyle w:val="TableEntry"/>
            </w:pPr>
            <w:r w:rsidRPr="00621E63">
              <w:rPr>
                <w:color w:val="0000FF"/>
              </w:rPr>
              <w:t>Program Delivery Mode</w:t>
            </w:r>
            <w:r w:rsidRPr="00621E63">
              <w:t>=pump-program-delivery-mode-multi-dosing</w:t>
            </w:r>
          </w:p>
          <w:p w14:paraId="75D451ED"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D57F738" w14:textId="77777777" w:rsidR="008630D6" w:rsidRPr="00621E63" w:rsidRDefault="008630D6" w:rsidP="00670CCB">
            <w:pPr>
              <w:pStyle w:val="TableEntry"/>
            </w:pPr>
            <w:r w:rsidRPr="00621E63">
              <w:rPr>
                <w:color w:val="0000FF"/>
              </w:rPr>
              <w:t>Rate</w:t>
            </w:r>
            <w:r w:rsidRPr="00621E63">
              <w:t>=programmed rate for current step</w:t>
            </w:r>
          </w:p>
          <w:p w14:paraId="62B3FE93" w14:textId="77777777" w:rsidR="008630D6" w:rsidRPr="00621E63" w:rsidRDefault="008630D6" w:rsidP="00670CCB">
            <w:pPr>
              <w:pStyle w:val="TableEntry"/>
            </w:pPr>
            <w:r w:rsidRPr="00621E63">
              <w:rPr>
                <w:color w:val="0000FF"/>
              </w:rPr>
              <w:t>Dose Rate</w:t>
            </w:r>
            <w:r w:rsidRPr="00621E63">
              <w:t>=programmed dose rate for current step</w:t>
            </w:r>
          </w:p>
          <w:p w14:paraId="2E3A4883" w14:textId="77777777" w:rsidR="008630D6" w:rsidRPr="00621E63" w:rsidRDefault="008630D6" w:rsidP="00670CCB">
            <w:pPr>
              <w:pStyle w:val="TableEntry"/>
            </w:pPr>
            <w:r w:rsidRPr="00621E63">
              <w:rPr>
                <w:color w:val="0000FF"/>
              </w:rPr>
              <w:t>Volume Programmed</w:t>
            </w:r>
            <w:r w:rsidRPr="00621E63">
              <w:t>=volume programmed for current step</w:t>
            </w:r>
          </w:p>
          <w:p w14:paraId="0CFC8DC7"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4FD7CA02"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246D89D7" w14:textId="77777777" w:rsidR="008630D6" w:rsidRPr="00621E63" w:rsidRDefault="008630D6" w:rsidP="00670CCB">
            <w:pPr>
              <w:pStyle w:val="TableEntry"/>
            </w:pPr>
            <w:r w:rsidRPr="00621E63">
              <w:rPr>
                <w:color w:val="0000FF"/>
              </w:rPr>
              <w:t>Volume Remaining</w:t>
            </w:r>
            <w:r w:rsidRPr="00621E63">
              <w:t>=0</w:t>
            </w:r>
          </w:p>
          <w:p w14:paraId="194DD22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5983DBDD" w14:textId="77777777" w:rsidR="008630D6" w:rsidRPr="00621E63" w:rsidRDefault="008630D6" w:rsidP="00670CCB">
            <w:pPr>
              <w:rPr>
                <w:rStyle w:val="CommentReference"/>
              </w:rPr>
            </w:pPr>
          </w:p>
        </w:tc>
      </w:tr>
      <w:tr w:rsidR="008630D6" w:rsidRPr="00621E63" w14:paraId="30456B17" w14:textId="77777777" w:rsidTr="00670CCB">
        <w:trPr>
          <w:cantSplit/>
        </w:trPr>
        <w:tc>
          <w:tcPr>
            <w:tcW w:w="761" w:type="pct"/>
            <w:vMerge w:val="restart"/>
            <w:shd w:val="clear" w:color="auto" w:fill="auto"/>
          </w:tcPr>
          <w:p w14:paraId="53017159" w14:textId="77777777" w:rsidR="008630D6" w:rsidRPr="00621E63" w:rsidRDefault="008630D6" w:rsidP="00670CCB">
            <w:pPr>
              <w:pStyle w:val="TableEntry"/>
            </w:pPr>
            <w:r w:rsidRPr="00621E63">
              <w:lastRenderedPageBreak/>
              <w:t>Loading dose start, followed by loading dose end, followed by start of continuous (this assumes the pump will start at the continuous rate once the loading dose VTBI is achieved)</w:t>
            </w:r>
          </w:p>
          <w:p w14:paraId="796650A6" w14:textId="77777777" w:rsidR="008630D6" w:rsidRPr="00621E63" w:rsidRDefault="008630D6" w:rsidP="00670CCB">
            <w:pPr>
              <w:pStyle w:val="TableEntry"/>
            </w:pPr>
            <w:r w:rsidRPr="00621E63">
              <w:t>(NOTE:  the event associated with the completion of the continuous infusion after the bolus completes is not shown)</w:t>
            </w:r>
          </w:p>
          <w:p w14:paraId="6530F108" w14:textId="77777777" w:rsidR="008630D6" w:rsidRPr="00621E63" w:rsidRDefault="008630D6" w:rsidP="00670CCB">
            <w:pPr>
              <w:pStyle w:val="TableEntry"/>
            </w:pPr>
          </w:p>
        </w:tc>
        <w:tc>
          <w:tcPr>
            <w:tcW w:w="1316" w:type="pct"/>
            <w:shd w:val="clear" w:color="auto" w:fill="auto"/>
          </w:tcPr>
          <w:p w14:paraId="219B9C25" w14:textId="77777777" w:rsidR="008630D6" w:rsidRPr="00621E63" w:rsidRDefault="008630D6" w:rsidP="00670CCB">
            <w:pPr>
              <w:pStyle w:val="TableEntry"/>
            </w:pPr>
            <w:r w:rsidRPr="00621E63">
              <w:t>MDC_EVT_PUMP_DELIV_ START</w:t>
            </w:r>
          </w:p>
        </w:tc>
        <w:tc>
          <w:tcPr>
            <w:tcW w:w="1880" w:type="pct"/>
            <w:shd w:val="clear" w:color="auto" w:fill="auto"/>
          </w:tcPr>
          <w:p w14:paraId="69C201EB" w14:textId="77777777" w:rsidR="008630D6" w:rsidRPr="00621E63" w:rsidRDefault="008630D6" w:rsidP="00670CCB">
            <w:pPr>
              <w:pStyle w:val="TableEntry"/>
              <w:rPr>
                <w:u w:val="single"/>
              </w:rPr>
            </w:pPr>
            <w:r w:rsidRPr="00621E63">
              <w:rPr>
                <w:u w:val="single"/>
              </w:rPr>
              <w:t>Pump Delivery Info Parameters:</w:t>
            </w:r>
          </w:p>
          <w:p w14:paraId="52D08357" w14:textId="77777777" w:rsidR="008630D6" w:rsidRPr="00621E63" w:rsidRDefault="008630D6" w:rsidP="00670CCB">
            <w:pPr>
              <w:pStyle w:val="TableEntry"/>
            </w:pPr>
            <w:r w:rsidRPr="00621E63">
              <w:rPr>
                <w:color w:val="0000FF"/>
              </w:rPr>
              <w:t>Infusing Status</w:t>
            </w:r>
            <w:r w:rsidRPr="00621E63">
              <w:t>=pump-status-infusing</w:t>
            </w:r>
          </w:p>
          <w:p w14:paraId="244B7AD2" w14:textId="77777777" w:rsidR="008630D6" w:rsidRPr="00621E63" w:rsidRDefault="008630D6" w:rsidP="00670CCB">
            <w:pPr>
              <w:pStyle w:val="TableEntry"/>
            </w:pPr>
            <w:r w:rsidRPr="00621E63">
              <w:rPr>
                <w:color w:val="0000FF"/>
              </w:rPr>
              <w:t>Current Pump Fluid Flow</w:t>
            </w:r>
            <w:r w:rsidRPr="00621E63">
              <w:t>=loading dose programmed rate</w:t>
            </w:r>
          </w:p>
          <w:p w14:paraId="7EB39870" w14:textId="77777777" w:rsidR="008630D6" w:rsidRPr="00621E63" w:rsidRDefault="008630D6" w:rsidP="00670CCB">
            <w:pPr>
              <w:pStyle w:val="TableEntry"/>
            </w:pPr>
            <w:r w:rsidRPr="00621E63">
              <w:rPr>
                <w:color w:val="0000FF"/>
              </w:rPr>
              <w:t>Pump Active Sources</w:t>
            </w:r>
            <w:r w:rsidRPr="00621E63">
              <w:t>=pump-source-info-loading</w:t>
            </w:r>
          </w:p>
          <w:p w14:paraId="4AEBEBD6" w14:textId="77777777" w:rsidR="008630D6" w:rsidRPr="00621E63" w:rsidRDefault="008630D6" w:rsidP="00670CCB">
            <w:pPr>
              <w:pStyle w:val="TableEntry"/>
            </w:pPr>
          </w:p>
          <w:p w14:paraId="57C340FD" w14:textId="77777777" w:rsidR="008630D6" w:rsidRPr="00621E63" w:rsidRDefault="008630D6" w:rsidP="00670CCB">
            <w:pPr>
              <w:pStyle w:val="TableEntry"/>
              <w:rPr>
                <w:u w:val="single"/>
              </w:rPr>
            </w:pPr>
            <w:r w:rsidRPr="00621E63">
              <w:rPr>
                <w:u w:val="single"/>
              </w:rPr>
              <w:t>Source Parameters (primary or secondary):</w:t>
            </w:r>
          </w:p>
          <w:p w14:paraId="78A1185A" w14:textId="77777777" w:rsidR="008630D6" w:rsidRPr="00621E63" w:rsidRDefault="008630D6" w:rsidP="00670CCB">
            <w:pPr>
              <w:pStyle w:val="TableEntry"/>
            </w:pPr>
            <w:r w:rsidRPr="00621E63">
              <w:rPr>
                <w:color w:val="0000FF"/>
              </w:rPr>
              <w:t>Cumulative Volume Delivered</w:t>
            </w:r>
            <w:r w:rsidRPr="00621E63">
              <w:t>=0</w:t>
            </w:r>
          </w:p>
          <w:p w14:paraId="57302ADB" w14:textId="77777777" w:rsidR="008630D6" w:rsidRPr="00621E63" w:rsidRDefault="008630D6" w:rsidP="00670CCB">
            <w:pPr>
              <w:pStyle w:val="TableEntry"/>
            </w:pPr>
          </w:p>
          <w:p w14:paraId="6DE8FEA1" w14:textId="77777777" w:rsidR="008630D6" w:rsidRPr="00621E63" w:rsidRDefault="008630D6" w:rsidP="00670CCB">
            <w:pPr>
              <w:pStyle w:val="TableEntry"/>
              <w:rPr>
                <w:u w:val="single"/>
              </w:rPr>
            </w:pPr>
            <w:r w:rsidRPr="00621E63">
              <w:rPr>
                <w:u w:val="single"/>
              </w:rPr>
              <w:t>Active Source Parameters (Loading Dose):</w:t>
            </w:r>
          </w:p>
          <w:p w14:paraId="1E7D55FC" w14:textId="77777777" w:rsidR="008630D6" w:rsidRPr="00621E63" w:rsidRDefault="008630D6" w:rsidP="00670CCB">
            <w:pPr>
              <w:pStyle w:val="TableEntry"/>
            </w:pPr>
            <w:r w:rsidRPr="00621E63">
              <w:rPr>
                <w:color w:val="0000FF"/>
              </w:rPr>
              <w:t>Current Delivery Status</w:t>
            </w:r>
            <w:r w:rsidRPr="00621E63">
              <w:t>=pump-delivery-status-delivering</w:t>
            </w:r>
          </w:p>
          <w:p w14:paraId="495862D0" w14:textId="77777777" w:rsidR="008630D6" w:rsidRPr="00621E63" w:rsidRDefault="008630D6" w:rsidP="00670CCB">
            <w:pPr>
              <w:pStyle w:val="TableEntry"/>
            </w:pPr>
            <w:r w:rsidRPr="00621E63">
              <w:rPr>
                <w:color w:val="0000FF"/>
              </w:rPr>
              <w:t>Program Delivery Mode</w:t>
            </w:r>
            <w:r w:rsidRPr="00621E63">
              <w:t>=pump-program-delivery-mode-continuous</w:t>
            </w:r>
          </w:p>
          <w:p w14:paraId="5ED39D3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743A7D6" w14:textId="77777777" w:rsidR="008630D6" w:rsidRPr="00621E63" w:rsidRDefault="008630D6" w:rsidP="00670CCB">
            <w:pPr>
              <w:pStyle w:val="TableEntry"/>
            </w:pPr>
            <w:r w:rsidRPr="00621E63">
              <w:rPr>
                <w:color w:val="0000FF"/>
              </w:rPr>
              <w:t>Rate</w:t>
            </w:r>
            <w:r w:rsidRPr="00621E63">
              <w:t>= loading dose programmed rate</w:t>
            </w:r>
          </w:p>
          <w:p w14:paraId="798AC0EA" w14:textId="63CA84C4" w:rsidR="008630D6" w:rsidRPr="00621E63" w:rsidRDefault="008630D6" w:rsidP="00670CCB">
            <w:pPr>
              <w:pStyle w:val="TableEntry"/>
            </w:pPr>
            <w:r w:rsidRPr="00621E63">
              <w:rPr>
                <w:color w:val="0000FF"/>
              </w:rPr>
              <w:t>Dose Rate</w:t>
            </w:r>
            <w:r w:rsidRPr="00621E63">
              <w:t>= loading dose</w:t>
            </w:r>
            <w:del w:id="3054" w:author="Mary Jungers" w:date="2019-11-14T18:48:00Z">
              <w:r w:rsidRPr="00621E63" w:rsidDel="006F5240">
                <w:delText xml:space="preserve"> dose</w:delText>
              </w:r>
            </w:del>
            <w:r w:rsidRPr="00621E63">
              <w:t xml:space="preserve"> rate</w:t>
            </w:r>
          </w:p>
          <w:p w14:paraId="5B17BABB" w14:textId="77777777" w:rsidR="008630D6" w:rsidRPr="00621E63" w:rsidRDefault="008630D6" w:rsidP="00670CCB">
            <w:pPr>
              <w:pStyle w:val="TableEntry"/>
            </w:pPr>
            <w:r w:rsidRPr="00621E63">
              <w:rPr>
                <w:color w:val="0000FF"/>
              </w:rPr>
              <w:t>Volume Programmed</w:t>
            </w:r>
            <w:r w:rsidRPr="00621E63">
              <w:t>= loading dose volume programmed</w:t>
            </w:r>
          </w:p>
          <w:p w14:paraId="38637D2A" w14:textId="77777777" w:rsidR="008630D6" w:rsidRPr="00621E63" w:rsidRDefault="008630D6" w:rsidP="00670CCB">
            <w:pPr>
              <w:pStyle w:val="TableEntry"/>
            </w:pPr>
            <w:r w:rsidRPr="00621E63">
              <w:rPr>
                <w:color w:val="0000FF"/>
              </w:rPr>
              <w:t>Current Segment Volume Delivered</w:t>
            </w:r>
            <w:r w:rsidRPr="00621E63">
              <w:t>=0</w:t>
            </w:r>
          </w:p>
          <w:p w14:paraId="5BC576F1" w14:textId="77777777" w:rsidR="008630D6" w:rsidRPr="00621E63" w:rsidRDefault="008630D6" w:rsidP="00670CCB">
            <w:pPr>
              <w:pStyle w:val="TableEntry"/>
            </w:pPr>
            <w:r w:rsidRPr="00621E63">
              <w:rPr>
                <w:color w:val="0000FF"/>
              </w:rPr>
              <w:t>Cumulative Volume Delivered</w:t>
            </w:r>
            <w:r w:rsidRPr="00621E63">
              <w:t>=0</w:t>
            </w:r>
          </w:p>
          <w:p w14:paraId="4170EEB7" w14:textId="77777777" w:rsidR="008630D6" w:rsidRPr="00621E63" w:rsidRDefault="008630D6" w:rsidP="00670CCB">
            <w:pPr>
              <w:pStyle w:val="TableEntry"/>
            </w:pPr>
            <w:r w:rsidRPr="00621E63">
              <w:rPr>
                <w:color w:val="0000FF"/>
              </w:rPr>
              <w:t>Volume Remaining</w:t>
            </w:r>
            <w:r w:rsidRPr="00621E63">
              <w:t>= loading dose volume programmed</w:t>
            </w:r>
          </w:p>
          <w:p w14:paraId="2482C34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478ABB6F" w14:textId="77777777" w:rsidR="008630D6" w:rsidRPr="00621E63" w:rsidRDefault="008630D6" w:rsidP="00670CCB">
            <w:pPr>
              <w:pStyle w:val="TableEntry"/>
              <w:rPr>
                <w:rFonts w:ascii="Tahoma" w:hAnsi="Tahoma" w:cs="Tahoma"/>
                <w:sz w:val="16"/>
                <w:szCs w:val="16"/>
              </w:rPr>
            </w:pPr>
          </w:p>
        </w:tc>
      </w:tr>
      <w:tr w:rsidR="008630D6" w:rsidRPr="00621E63" w14:paraId="10195B8E" w14:textId="77777777" w:rsidTr="00670CCB">
        <w:trPr>
          <w:cantSplit/>
        </w:trPr>
        <w:tc>
          <w:tcPr>
            <w:tcW w:w="761" w:type="pct"/>
            <w:vMerge/>
            <w:shd w:val="clear" w:color="auto" w:fill="auto"/>
          </w:tcPr>
          <w:p w14:paraId="722A1C0E" w14:textId="77777777" w:rsidR="008630D6" w:rsidRPr="00621E63" w:rsidRDefault="008630D6" w:rsidP="00670CCB">
            <w:pPr>
              <w:pStyle w:val="TableEntry"/>
            </w:pPr>
          </w:p>
        </w:tc>
        <w:tc>
          <w:tcPr>
            <w:tcW w:w="1316" w:type="pct"/>
            <w:shd w:val="clear" w:color="auto" w:fill="auto"/>
          </w:tcPr>
          <w:p w14:paraId="548348F5" w14:textId="77777777" w:rsidR="008630D6" w:rsidRPr="00621E63" w:rsidRDefault="008630D6" w:rsidP="00670CCB">
            <w:pPr>
              <w:pStyle w:val="TableEntry"/>
            </w:pPr>
            <w:r w:rsidRPr="00621E63">
              <w:t>MDC_EVT_PUMP_DELIV_ STOP</w:t>
            </w:r>
          </w:p>
        </w:tc>
        <w:tc>
          <w:tcPr>
            <w:tcW w:w="1880" w:type="pct"/>
            <w:shd w:val="clear" w:color="auto" w:fill="auto"/>
          </w:tcPr>
          <w:p w14:paraId="4B92D338" w14:textId="77777777" w:rsidR="008630D6" w:rsidRPr="00621E63" w:rsidRDefault="008630D6" w:rsidP="00670CCB">
            <w:pPr>
              <w:pStyle w:val="TableEntry"/>
              <w:rPr>
                <w:u w:val="single"/>
              </w:rPr>
            </w:pPr>
            <w:r w:rsidRPr="00621E63">
              <w:rPr>
                <w:u w:val="single"/>
              </w:rPr>
              <w:t>Pump Delivery Info Parameters:</w:t>
            </w:r>
          </w:p>
          <w:p w14:paraId="5ABDDA9E" w14:textId="77777777" w:rsidR="008630D6" w:rsidRPr="00621E63" w:rsidRDefault="008630D6" w:rsidP="00670CCB">
            <w:pPr>
              <w:pStyle w:val="TableEntry"/>
            </w:pPr>
            <w:r w:rsidRPr="00621E63">
              <w:rPr>
                <w:color w:val="0000FF"/>
              </w:rPr>
              <w:t>Infusing Status</w:t>
            </w:r>
            <w:r w:rsidRPr="00621E63">
              <w:t>=pump reported status</w:t>
            </w:r>
          </w:p>
          <w:p w14:paraId="4078BFFB" w14:textId="77777777" w:rsidR="008630D6" w:rsidRPr="00621E63" w:rsidRDefault="008630D6" w:rsidP="00670CCB">
            <w:pPr>
              <w:pStyle w:val="TableEntry"/>
            </w:pPr>
            <w:r w:rsidRPr="00621E63">
              <w:rPr>
                <w:color w:val="0000FF"/>
              </w:rPr>
              <w:t>Current Pump Fluid Flow</w:t>
            </w:r>
            <w:r w:rsidRPr="00621E63">
              <w:t>=pump reported rate</w:t>
            </w:r>
          </w:p>
          <w:p w14:paraId="7369DF31" w14:textId="77777777" w:rsidR="008630D6" w:rsidRPr="00621E63" w:rsidRDefault="008630D6" w:rsidP="00670CCB">
            <w:pPr>
              <w:pStyle w:val="TableEntry"/>
            </w:pPr>
            <w:r w:rsidRPr="00621E63">
              <w:rPr>
                <w:color w:val="0000FF"/>
              </w:rPr>
              <w:t>Pump Active Sources</w:t>
            </w:r>
            <w:r w:rsidRPr="00621E63">
              <w:t>=pump-source-info-loading</w:t>
            </w:r>
          </w:p>
          <w:p w14:paraId="3FA440EE" w14:textId="77777777" w:rsidR="008630D6" w:rsidRPr="00621E63" w:rsidRDefault="008630D6" w:rsidP="00670CCB">
            <w:pPr>
              <w:pStyle w:val="TableEntry"/>
            </w:pPr>
          </w:p>
          <w:p w14:paraId="1B5BB41E" w14:textId="77777777" w:rsidR="008630D6" w:rsidRPr="00621E63" w:rsidRDefault="008630D6" w:rsidP="00670CCB">
            <w:pPr>
              <w:pStyle w:val="TableEntry"/>
              <w:rPr>
                <w:u w:val="single"/>
              </w:rPr>
            </w:pPr>
            <w:r w:rsidRPr="00621E63">
              <w:rPr>
                <w:u w:val="single"/>
              </w:rPr>
              <w:t>Source Parameters (primary or secondary):</w:t>
            </w:r>
          </w:p>
          <w:p w14:paraId="2819AB95"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 including the one just completed</w:t>
            </w:r>
          </w:p>
          <w:p w14:paraId="7BD82DF2" w14:textId="77777777" w:rsidR="008630D6" w:rsidRPr="00621E63" w:rsidRDefault="008630D6" w:rsidP="00670CCB">
            <w:pPr>
              <w:pStyle w:val="TableEntry"/>
            </w:pPr>
          </w:p>
          <w:p w14:paraId="2F678D4F" w14:textId="77777777" w:rsidR="008630D6" w:rsidRPr="00621E63" w:rsidRDefault="008630D6" w:rsidP="00670CCB">
            <w:pPr>
              <w:pStyle w:val="TableEntry"/>
              <w:rPr>
                <w:u w:val="single"/>
              </w:rPr>
            </w:pPr>
            <w:r w:rsidRPr="00621E63">
              <w:rPr>
                <w:u w:val="single"/>
              </w:rPr>
              <w:t>Active Source Parameters (Loading Dose):</w:t>
            </w:r>
          </w:p>
          <w:p w14:paraId="32A4D4DC" w14:textId="77777777" w:rsidR="008630D6" w:rsidRPr="00621E63" w:rsidRDefault="008630D6" w:rsidP="00670CCB">
            <w:pPr>
              <w:pStyle w:val="TableEntry"/>
            </w:pPr>
            <w:r w:rsidRPr="00621E63">
              <w:rPr>
                <w:color w:val="0000FF"/>
              </w:rPr>
              <w:t>Current Delivery Status</w:t>
            </w:r>
            <w:r w:rsidRPr="00621E63">
              <w:t>=pump-delivery-status-transitioning</w:t>
            </w:r>
          </w:p>
          <w:p w14:paraId="7886C87F" w14:textId="77777777" w:rsidR="008630D6" w:rsidRPr="00621E63" w:rsidRDefault="008630D6" w:rsidP="00670CCB">
            <w:pPr>
              <w:pStyle w:val="TableEntry"/>
            </w:pPr>
            <w:r w:rsidRPr="00621E63">
              <w:rPr>
                <w:color w:val="0000FF"/>
              </w:rPr>
              <w:t>Program Delivery Mode</w:t>
            </w:r>
            <w:r w:rsidRPr="00621E63">
              <w:t>=pump-program-delivery-mode-continuous</w:t>
            </w:r>
          </w:p>
          <w:p w14:paraId="65C6A266"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0512369" w14:textId="77777777" w:rsidR="008630D6" w:rsidRPr="00621E63" w:rsidRDefault="008630D6" w:rsidP="00670CCB">
            <w:pPr>
              <w:pStyle w:val="TableEntry"/>
            </w:pPr>
            <w:r w:rsidRPr="00621E63">
              <w:rPr>
                <w:color w:val="0000FF"/>
              </w:rPr>
              <w:t>Rate</w:t>
            </w:r>
            <w:r w:rsidRPr="00621E63">
              <w:t>= loading dose programmed rate</w:t>
            </w:r>
          </w:p>
          <w:p w14:paraId="13C82C65" w14:textId="5770C042" w:rsidR="008630D6" w:rsidRPr="00621E63" w:rsidRDefault="008630D6" w:rsidP="00670CCB">
            <w:pPr>
              <w:pStyle w:val="TableEntry"/>
            </w:pPr>
            <w:r w:rsidRPr="00621E63">
              <w:rPr>
                <w:color w:val="0000FF"/>
              </w:rPr>
              <w:t>Dose Rate</w:t>
            </w:r>
            <w:r w:rsidRPr="00621E63">
              <w:t>= loading dose</w:t>
            </w:r>
            <w:del w:id="3055" w:author="Mary Jungers" w:date="2019-11-14T18:48:00Z">
              <w:r w:rsidRPr="00621E63" w:rsidDel="006F5240">
                <w:delText xml:space="preserve"> dose</w:delText>
              </w:r>
            </w:del>
            <w:r w:rsidRPr="00621E63">
              <w:t xml:space="preserve"> rate</w:t>
            </w:r>
          </w:p>
          <w:p w14:paraId="015BC97B" w14:textId="77777777" w:rsidR="008630D6" w:rsidRPr="00621E63" w:rsidRDefault="008630D6" w:rsidP="00670CCB">
            <w:pPr>
              <w:pStyle w:val="TableEntry"/>
            </w:pPr>
            <w:r w:rsidRPr="00621E63">
              <w:rPr>
                <w:color w:val="0000FF"/>
              </w:rPr>
              <w:t>Volume Programmed</w:t>
            </w:r>
            <w:r w:rsidRPr="00621E63">
              <w:t>= loading dose volume programmed</w:t>
            </w:r>
          </w:p>
          <w:p w14:paraId="394D1C4C" w14:textId="77777777" w:rsidR="008630D6" w:rsidRPr="00621E63" w:rsidRDefault="008630D6" w:rsidP="00670CCB">
            <w:pPr>
              <w:pStyle w:val="TableEntry"/>
            </w:pPr>
            <w:r w:rsidRPr="00621E63">
              <w:rPr>
                <w:color w:val="0000FF"/>
              </w:rPr>
              <w:t>Current Segment Volume Delivered</w:t>
            </w:r>
            <w:r w:rsidRPr="00621E63">
              <w:t>=loading dose volume delivered since last DELIV_START</w:t>
            </w:r>
          </w:p>
          <w:p w14:paraId="5E435451"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 including the one just completed</w:t>
            </w:r>
          </w:p>
          <w:p w14:paraId="5806A262" w14:textId="77777777" w:rsidR="008630D6" w:rsidRPr="00621E63" w:rsidRDefault="008630D6" w:rsidP="00670CCB">
            <w:pPr>
              <w:pStyle w:val="TableEntry"/>
            </w:pPr>
            <w:r w:rsidRPr="00621E63">
              <w:rPr>
                <w:color w:val="0000FF"/>
              </w:rPr>
              <w:t>Volume Remaining</w:t>
            </w:r>
            <w:r w:rsidRPr="00621E63">
              <w:t>=0</w:t>
            </w:r>
          </w:p>
          <w:p w14:paraId="1190663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6BAE12EF" w14:textId="77777777" w:rsidR="008630D6" w:rsidRPr="00621E63" w:rsidRDefault="008630D6" w:rsidP="00670CCB">
            <w:pPr>
              <w:pStyle w:val="TableEntry"/>
            </w:pPr>
          </w:p>
        </w:tc>
      </w:tr>
      <w:tr w:rsidR="008630D6" w:rsidRPr="00621E63" w14:paraId="533F57E0" w14:textId="77777777" w:rsidTr="00670CCB">
        <w:trPr>
          <w:cantSplit/>
        </w:trPr>
        <w:tc>
          <w:tcPr>
            <w:tcW w:w="761" w:type="pct"/>
            <w:vMerge/>
            <w:shd w:val="clear" w:color="auto" w:fill="auto"/>
          </w:tcPr>
          <w:p w14:paraId="37DA0C76" w14:textId="77777777" w:rsidR="008630D6" w:rsidRPr="00621E63" w:rsidRDefault="008630D6" w:rsidP="00670CCB">
            <w:pPr>
              <w:rPr>
                <w:rFonts w:ascii="Tahoma" w:hAnsi="Tahoma" w:cs="Tahoma"/>
                <w:sz w:val="16"/>
                <w:szCs w:val="16"/>
              </w:rPr>
            </w:pPr>
          </w:p>
        </w:tc>
        <w:tc>
          <w:tcPr>
            <w:tcW w:w="1316" w:type="pct"/>
            <w:shd w:val="clear" w:color="auto" w:fill="auto"/>
          </w:tcPr>
          <w:p w14:paraId="431CD559" w14:textId="77777777" w:rsidR="008630D6" w:rsidRPr="00621E63" w:rsidRDefault="008630D6" w:rsidP="00670CCB">
            <w:pPr>
              <w:pStyle w:val="TableEntry"/>
            </w:pPr>
            <w:r w:rsidRPr="00621E63">
              <w:t>MDC_EVT_PUMP_DELIV_ START</w:t>
            </w:r>
          </w:p>
        </w:tc>
        <w:tc>
          <w:tcPr>
            <w:tcW w:w="1880" w:type="pct"/>
            <w:shd w:val="clear" w:color="auto" w:fill="auto"/>
          </w:tcPr>
          <w:p w14:paraId="44317FF0" w14:textId="77777777" w:rsidR="008630D6" w:rsidRPr="00621E63" w:rsidRDefault="008630D6" w:rsidP="00670CCB">
            <w:pPr>
              <w:pStyle w:val="TableEntry"/>
              <w:rPr>
                <w:u w:val="single"/>
              </w:rPr>
            </w:pPr>
            <w:r w:rsidRPr="00621E63">
              <w:rPr>
                <w:u w:val="single"/>
              </w:rPr>
              <w:t>Pump Delivery Info Parameters:</w:t>
            </w:r>
          </w:p>
          <w:p w14:paraId="3A05F467" w14:textId="77777777" w:rsidR="008630D6" w:rsidRPr="00621E63" w:rsidRDefault="008630D6" w:rsidP="00670CCB">
            <w:pPr>
              <w:pStyle w:val="TableEntry"/>
            </w:pPr>
            <w:r w:rsidRPr="00621E63">
              <w:rPr>
                <w:color w:val="0000FF"/>
              </w:rPr>
              <w:t>Infusing Status</w:t>
            </w:r>
            <w:r w:rsidRPr="00621E63">
              <w:t>=pump-status-infusing</w:t>
            </w:r>
          </w:p>
          <w:p w14:paraId="117DE192" w14:textId="77777777" w:rsidR="008630D6" w:rsidRPr="00621E63" w:rsidRDefault="008630D6" w:rsidP="00670CCB">
            <w:pPr>
              <w:pStyle w:val="TableEntry"/>
            </w:pPr>
            <w:r w:rsidRPr="00621E63">
              <w:rPr>
                <w:color w:val="0000FF"/>
              </w:rPr>
              <w:t>Current Pump Fluid Flow</w:t>
            </w:r>
            <w:r w:rsidRPr="00621E63">
              <w:t>=continuous rate</w:t>
            </w:r>
          </w:p>
          <w:p w14:paraId="254362D3" w14:textId="77777777" w:rsidR="008630D6" w:rsidRPr="00621E63" w:rsidRDefault="008630D6" w:rsidP="00670CCB">
            <w:pPr>
              <w:pStyle w:val="TableEntry"/>
            </w:pPr>
            <w:r w:rsidRPr="00621E63">
              <w:rPr>
                <w:color w:val="0000FF"/>
              </w:rPr>
              <w:t>Pump Active Sources</w:t>
            </w:r>
            <w:r w:rsidRPr="00621E63">
              <w:t>=pump-source-info-*</w:t>
            </w:r>
          </w:p>
          <w:p w14:paraId="253308C1" w14:textId="77777777" w:rsidR="008630D6" w:rsidRPr="00621E63" w:rsidRDefault="008630D6" w:rsidP="00670CCB">
            <w:pPr>
              <w:pStyle w:val="TableEntry"/>
            </w:pPr>
          </w:p>
          <w:p w14:paraId="31E38E42" w14:textId="77777777" w:rsidR="008630D6" w:rsidRPr="00621E63" w:rsidRDefault="008630D6" w:rsidP="00670CCB">
            <w:pPr>
              <w:pStyle w:val="TableEntry"/>
              <w:rPr>
                <w:u w:val="single"/>
              </w:rPr>
            </w:pPr>
            <w:r w:rsidRPr="00621E63">
              <w:rPr>
                <w:u w:val="single"/>
              </w:rPr>
              <w:t>Active Source Parameters (primary or secondary):</w:t>
            </w:r>
          </w:p>
          <w:p w14:paraId="01D55205" w14:textId="77777777" w:rsidR="008630D6" w:rsidRPr="00621E63" w:rsidRDefault="008630D6" w:rsidP="00670CCB">
            <w:pPr>
              <w:pStyle w:val="TableEntry"/>
            </w:pPr>
            <w:r w:rsidRPr="00621E63">
              <w:rPr>
                <w:color w:val="0000FF"/>
              </w:rPr>
              <w:t>Current Delivery Status</w:t>
            </w:r>
            <w:r w:rsidRPr="00621E63">
              <w:t>=pump-delivery-status-delivering</w:t>
            </w:r>
          </w:p>
          <w:p w14:paraId="6FB84DB3" w14:textId="77777777" w:rsidR="008630D6" w:rsidRPr="00621E63" w:rsidRDefault="008630D6" w:rsidP="00670CCB">
            <w:pPr>
              <w:pStyle w:val="TableEntry"/>
            </w:pPr>
            <w:r w:rsidRPr="00621E63">
              <w:rPr>
                <w:color w:val="0000FF"/>
              </w:rPr>
              <w:t>Program Delivery Mode</w:t>
            </w:r>
            <w:r w:rsidRPr="00621E63">
              <w:t>=pump-program-delivery-mode-continuous</w:t>
            </w:r>
          </w:p>
          <w:p w14:paraId="0C89BB9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AEEB8D2" w14:textId="77777777" w:rsidR="008630D6" w:rsidRPr="00621E63" w:rsidRDefault="008630D6" w:rsidP="00670CCB">
            <w:pPr>
              <w:pStyle w:val="TableEntry"/>
            </w:pPr>
            <w:r w:rsidRPr="00621E63">
              <w:rPr>
                <w:color w:val="0000FF"/>
              </w:rPr>
              <w:t>Rate</w:t>
            </w:r>
            <w:r w:rsidRPr="00621E63">
              <w:t>=continuous rate</w:t>
            </w:r>
          </w:p>
          <w:p w14:paraId="53351AC4" w14:textId="77777777" w:rsidR="008630D6" w:rsidRPr="00621E63" w:rsidRDefault="008630D6" w:rsidP="00670CCB">
            <w:pPr>
              <w:pStyle w:val="TableEntry"/>
            </w:pPr>
            <w:r w:rsidRPr="00621E63">
              <w:rPr>
                <w:color w:val="0000FF"/>
              </w:rPr>
              <w:t>Dose Rate</w:t>
            </w:r>
            <w:r w:rsidRPr="00621E63">
              <w:t>=continuous dose rate</w:t>
            </w:r>
          </w:p>
          <w:p w14:paraId="3750C02C" w14:textId="77777777" w:rsidR="008630D6" w:rsidRPr="00621E63" w:rsidRDefault="008630D6" w:rsidP="00670CCB">
            <w:pPr>
              <w:pStyle w:val="TableEntry"/>
            </w:pPr>
            <w:r w:rsidRPr="00621E63">
              <w:rPr>
                <w:color w:val="0000FF"/>
              </w:rPr>
              <w:t>Volume Programmed</w:t>
            </w:r>
            <w:r w:rsidRPr="00621E63">
              <w:t>=continuous volume programmed</w:t>
            </w:r>
          </w:p>
          <w:p w14:paraId="2FE93233" w14:textId="77777777" w:rsidR="008630D6" w:rsidRPr="00621E63" w:rsidRDefault="008630D6" w:rsidP="00670CCB">
            <w:pPr>
              <w:pStyle w:val="TableEntry"/>
            </w:pPr>
            <w:r w:rsidRPr="00621E63">
              <w:rPr>
                <w:color w:val="0000FF"/>
              </w:rPr>
              <w:t>Current Segment Volume Delivered</w:t>
            </w:r>
            <w:r w:rsidRPr="00621E63">
              <w:t>=0</w:t>
            </w:r>
          </w:p>
          <w:p w14:paraId="20379CA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w:t>
            </w:r>
          </w:p>
          <w:p w14:paraId="10828400" w14:textId="77777777" w:rsidR="008630D6" w:rsidRPr="00621E63" w:rsidRDefault="008630D6" w:rsidP="00670CCB">
            <w:pPr>
              <w:pStyle w:val="TableEntry"/>
            </w:pPr>
            <w:r w:rsidRPr="00621E63">
              <w:rPr>
                <w:color w:val="0000FF"/>
              </w:rPr>
              <w:t>Volume Remaining</w:t>
            </w:r>
            <w:r w:rsidRPr="00621E63">
              <w:t>=continuous volume remaining</w:t>
            </w:r>
          </w:p>
          <w:p w14:paraId="7A0E9DBB" w14:textId="77777777" w:rsidR="008630D6" w:rsidRPr="00621E63" w:rsidRDefault="008630D6" w:rsidP="00670CCB">
            <w:pPr>
              <w:pStyle w:val="TableEntry"/>
              <w:rPr>
                <w:color w:val="0000FF"/>
              </w:rPr>
            </w:pPr>
            <w:r w:rsidRPr="00621E63">
              <w:rPr>
                <w:color w:val="0000FF"/>
              </w:rPr>
              <w:t>Time Remaining</w:t>
            </w:r>
            <w:r w:rsidRPr="00621E63">
              <w:t>=based upon Volume Remaining and Rate</w:t>
            </w:r>
          </w:p>
        </w:tc>
        <w:tc>
          <w:tcPr>
            <w:tcW w:w="1043" w:type="pct"/>
            <w:vMerge/>
            <w:shd w:val="clear" w:color="auto" w:fill="auto"/>
          </w:tcPr>
          <w:p w14:paraId="1DC615CF" w14:textId="77777777" w:rsidR="008630D6" w:rsidRPr="00621E63" w:rsidRDefault="008630D6" w:rsidP="00670CCB">
            <w:pPr>
              <w:rPr>
                <w:rFonts w:ascii="Tahoma" w:hAnsi="Tahoma" w:cs="Tahoma"/>
                <w:sz w:val="16"/>
                <w:szCs w:val="16"/>
              </w:rPr>
            </w:pPr>
          </w:p>
        </w:tc>
      </w:tr>
      <w:tr w:rsidR="008630D6" w:rsidRPr="00621E63" w14:paraId="0BDCC06A" w14:textId="77777777" w:rsidTr="00670CCB">
        <w:trPr>
          <w:cantSplit/>
        </w:trPr>
        <w:tc>
          <w:tcPr>
            <w:tcW w:w="761" w:type="pct"/>
            <w:shd w:val="clear" w:color="auto" w:fill="auto"/>
          </w:tcPr>
          <w:p w14:paraId="401B16A0" w14:textId="77777777" w:rsidR="008630D6" w:rsidRPr="00621E63" w:rsidRDefault="008630D6" w:rsidP="00670CCB">
            <w:pPr>
              <w:pStyle w:val="TableEntry"/>
            </w:pPr>
            <w:r w:rsidRPr="00621E63">
              <w:lastRenderedPageBreak/>
              <w:t>Infusion Stopped Due to Alarm</w:t>
            </w:r>
          </w:p>
        </w:tc>
        <w:tc>
          <w:tcPr>
            <w:tcW w:w="1316" w:type="pct"/>
            <w:shd w:val="clear" w:color="auto" w:fill="auto"/>
          </w:tcPr>
          <w:p w14:paraId="6A3FC154" w14:textId="77777777" w:rsidR="008630D6" w:rsidRPr="00621E63" w:rsidRDefault="008630D6" w:rsidP="00670CCB">
            <w:pPr>
              <w:pStyle w:val="TableEntry"/>
            </w:pPr>
          </w:p>
        </w:tc>
        <w:tc>
          <w:tcPr>
            <w:tcW w:w="1880" w:type="pct"/>
            <w:shd w:val="clear" w:color="auto" w:fill="auto"/>
          </w:tcPr>
          <w:p w14:paraId="2AE89F1D"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392CEF15" w14:textId="77777777" w:rsidR="008630D6" w:rsidRPr="00621E63" w:rsidRDefault="008630D6" w:rsidP="00670CCB">
            <w:pPr>
              <w:pStyle w:val="TableEntry"/>
            </w:pPr>
            <w:r w:rsidRPr="00621E63">
              <w:t xml:space="preserve">Same as “Pause a running infusion” scenario, except that </w:t>
            </w:r>
            <w:r w:rsidRPr="00621E63">
              <w:rPr>
                <w:color w:val="0000FF"/>
              </w:rPr>
              <w:t>Pump Not Delivering Reason</w:t>
            </w:r>
            <w:r w:rsidRPr="00621E63">
              <w:t>=either pump-stopped-alarming or pump-stopped-not-specified</w:t>
            </w:r>
          </w:p>
        </w:tc>
      </w:tr>
      <w:tr w:rsidR="008630D6" w:rsidRPr="00621E63" w14:paraId="593430BD" w14:textId="77777777" w:rsidTr="00670CCB">
        <w:trPr>
          <w:cantSplit/>
        </w:trPr>
        <w:tc>
          <w:tcPr>
            <w:tcW w:w="761" w:type="pct"/>
            <w:shd w:val="clear" w:color="auto" w:fill="auto"/>
          </w:tcPr>
          <w:p w14:paraId="2ECE566F" w14:textId="77777777" w:rsidR="008630D6" w:rsidRPr="00621E63" w:rsidRDefault="008630D6" w:rsidP="00670CCB">
            <w:pPr>
              <w:pStyle w:val="TableEntry"/>
            </w:pPr>
            <w:r w:rsidRPr="00621E63">
              <w:t xml:space="preserve">Auto-restart after alarm resolved </w:t>
            </w:r>
          </w:p>
        </w:tc>
        <w:tc>
          <w:tcPr>
            <w:tcW w:w="1316" w:type="pct"/>
            <w:shd w:val="clear" w:color="auto" w:fill="auto"/>
          </w:tcPr>
          <w:p w14:paraId="3CD6B571" w14:textId="77777777" w:rsidR="008630D6" w:rsidRPr="00621E63" w:rsidRDefault="008630D6" w:rsidP="00670CCB">
            <w:pPr>
              <w:pStyle w:val="TableEntry"/>
            </w:pPr>
          </w:p>
        </w:tc>
        <w:tc>
          <w:tcPr>
            <w:tcW w:w="1880" w:type="pct"/>
            <w:shd w:val="clear" w:color="auto" w:fill="auto"/>
          </w:tcPr>
          <w:p w14:paraId="13FB9715"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35DFAABD" w14:textId="77777777" w:rsidR="008630D6" w:rsidRPr="00621E63" w:rsidRDefault="008630D6" w:rsidP="00670CCB">
            <w:pPr>
              <w:pStyle w:val="TableEntry"/>
            </w:pPr>
            <w:r w:rsidRPr="00621E63">
              <w:t>e.g., occlusion resolved or AIL</w:t>
            </w:r>
          </w:p>
          <w:p w14:paraId="60A5F1A5" w14:textId="77777777" w:rsidR="008630D6" w:rsidRPr="00621E63" w:rsidRDefault="008630D6" w:rsidP="00670CCB">
            <w:pPr>
              <w:pStyle w:val="TableEntry"/>
            </w:pPr>
            <w:r w:rsidRPr="00621E63">
              <w:t>Same as “Start/restart an infusion” scenario</w:t>
            </w:r>
          </w:p>
        </w:tc>
      </w:tr>
      <w:tr w:rsidR="008630D6" w:rsidRPr="00621E63" w14:paraId="07B9B92F" w14:textId="77777777" w:rsidTr="00670CCB">
        <w:trPr>
          <w:cantSplit/>
        </w:trPr>
        <w:tc>
          <w:tcPr>
            <w:tcW w:w="761" w:type="pct"/>
            <w:shd w:val="clear" w:color="auto" w:fill="auto"/>
          </w:tcPr>
          <w:p w14:paraId="423EAEC8" w14:textId="77777777" w:rsidR="008630D6" w:rsidRPr="00621E63" w:rsidRDefault="008630D6" w:rsidP="00670CCB">
            <w:pPr>
              <w:pStyle w:val="TableEntry"/>
            </w:pPr>
            <w:r w:rsidRPr="00621E63">
              <w:t>Nurse restart after alarm resolved</w:t>
            </w:r>
          </w:p>
        </w:tc>
        <w:tc>
          <w:tcPr>
            <w:tcW w:w="1316" w:type="pct"/>
            <w:shd w:val="clear" w:color="auto" w:fill="auto"/>
          </w:tcPr>
          <w:p w14:paraId="79C40C9D" w14:textId="77777777" w:rsidR="008630D6" w:rsidRPr="00621E63" w:rsidRDefault="008630D6" w:rsidP="00670CCB">
            <w:pPr>
              <w:pStyle w:val="TableEntry"/>
            </w:pPr>
          </w:p>
        </w:tc>
        <w:tc>
          <w:tcPr>
            <w:tcW w:w="1880" w:type="pct"/>
            <w:shd w:val="clear" w:color="auto" w:fill="auto"/>
          </w:tcPr>
          <w:p w14:paraId="7124DAB1"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2DE6BBA7" w14:textId="77777777" w:rsidR="008630D6" w:rsidRPr="00621E63" w:rsidRDefault="008630D6" w:rsidP="00670CCB">
            <w:pPr>
              <w:pStyle w:val="TableEntry"/>
            </w:pPr>
            <w:r w:rsidRPr="00621E63">
              <w:t>Same as “Start/restart an infusion” scenario</w:t>
            </w:r>
          </w:p>
        </w:tc>
      </w:tr>
      <w:tr w:rsidR="008630D6" w:rsidRPr="00621E63" w14:paraId="6925B122" w14:textId="77777777" w:rsidTr="00670CCB">
        <w:trPr>
          <w:cantSplit/>
        </w:trPr>
        <w:tc>
          <w:tcPr>
            <w:tcW w:w="761" w:type="pct"/>
            <w:shd w:val="clear" w:color="auto" w:fill="auto"/>
          </w:tcPr>
          <w:p w14:paraId="7B01E66F" w14:textId="77777777" w:rsidR="008630D6" w:rsidRPr="00621E63" w:rsidRDefault="008630D6" w:rsidP="00670CCB">
            <w:pPr>
              <w:pStyle w:val="TableEntry"/>
            </w:pPr>
            <w:r w:rsidRPr="00621E63">
              <w:t>Nurse changes VTBI</w:t>
            </w:r>
          </w:p>
        </w:tc>
        <w:tc>
          <w:tcPr>
            <w:tcW w:w="1316" w:type="pct"/>
            <w:shd w:val="clear" w:color="auto" w:fill="auto"/>
          </w:tcPr>
          <w:p w14:paraId="12F23088" w14:textId="77777777" w:rsidR="008630D6" w:rsidRPr="00621E63" w:rsidRDefault="008630D6" w:rsidP="00670CCB">
            <w:pPr>
              <w:pStyle w:val="TableEntry"/>
            </w:pPr>
          </w:p>
        </w:tc>
        <w:tc>
          <w:tcPr>
            <w:tcW w:w="1880" w:type="pct"/>
            <w:shd w:val="clear" w:color="auto" w:fill="auto"/>
          </w:tcPr>
          <w:p w14:paraId="703C7CCA"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5B8C31BD" w14:textId="77777777" w:rsidR="008630D6" w:rsidRPr="00621E63" w:rsidRDefault="008630D6" w:rsidP="00670CCB">
            <w:pPr>
              <w:pStyle w:val="TableEntry"/>
            </w:pPr>
            <w:r w:rsidRPr="00621E63">
              <w:t>e.g., bag change, hourly check, etc.</w:t>
            </w:r>
          </w:p>
          <w:p w14:paraId="2C5D1047" w14:textId="77777777" w:rsidR="008630D6" w:rsidRPr="00621E63" w:rsidRDefault="008630D6" w:rsidP="00670CCB">
            <w:pPr>
              <w:pStyle w:val="TableEntry"/>
            </w:pPr>
          </w:p>
          <w:p w14:paraId="09464DDC" w14:textId="77777777" w:rsidR="008630D6" w:rsidRPr="00621E63" w:rsidRDefault="008630D6" w:rsidP="00670CCB">
            <w:pPr>
              <w:pStyle w:val="TableEntry"/>
            </w:pPr>
            <w:r w:rsidRPr="00621E63">
              <w:t>Same as “Pause a running infusion” case followed by “Start/restart an infusion” case</w:t>
            </w:r>
          </w:p>
        </w:tc>
      </w:tr>
      <w:tr w:rsidR="008630D6" w:rsidRPr="00621E63" w14:paraId="42072B3A" w14:textId="77777777" w:rsidTr="00670CCB">
        <w:trPr>
          <w:cantSplit/>
        </w:trPr>
        <w:tc>
          <w:tcPr>
            <w:tcW w:w="761" w:type="pct"/>
            <w:vMerge w:val="restart"/>
            <w:shd w:val="clear" w:color="auto" w:fill="auto"/>
          </w:tcPr>
          <w:p w14:paraId="660958BD" w14:textId="77777777" w:rsidR="008630D6" w:rsidRPr="00621E63" w:rsidRDefault="008630D6" w:rsidP="00670CCB">
            <w:pPr>
              <w:pStyle w:val="TableEntry"/>
            </w:pPr>
            <w:r w:rsidRPr="00621E63">
              <w:lastRenderedPageBreak/>
              <w:t>Ramp/taper start, followed by ramp/taper rate change, followed by ramp/taper stop</w:t>
            </w:r>
          </w:p>
          <w:p w14:paraId="0F9E4060" w14:textId="77777777" w:rsidR="008630D6" w:rsidRPr="00621E63" w:rsidRDefault="008630D6" w:rsidP="00670CCB">
            <w:pPr>
              <w:pStyle w:val="TableEntry"/>
            </w:pPr>
          </w:p>
          <w:p w14:paraId="45186410" w14:textId="77777777" w:rsidR="008630D6" w:rsidRPr="00621E63" w:rsidRDefault="008630D6" w:rsidP="00670CCB">
            <w:pPr>
              <w:pStyle w:val="TableEntry"/>
            </w:pPr>
          </w:p>
        </w:tc>
        <w:tc>
          <w:tcPr>
            <w:tcW w:w="1316" w:type="pct"/>
            <w:shd w:val="clear" w:color="auto" w:fill="auto"/>
          </w:tcPr>
          <w:p w14:paraId="53C394B3" w14:textId="77777777" w:rsidR="008630D6" w:rsidRPr="00621E63" w:rsidRDefault="008630D6" w:rsidP="00670CCB">
            <w:pPr>
              <w:pStyle w:val="TableEntry"/>
            </w:pPr>
            <w:r w:rsidRPr="00621E63">
              <w:t>MDC_EVT_PUMP_DELIV_ START</w:t>
            </w:r>
          </w:p>
        </w:tc>
        <w:tc>
          <w:tcPr>
            <w:tcW w:w="1880" w:type="pct"/>
            <w:shd w:val="clear" w:color="auto" w:fill="auto"/>
          </w:tcPr>
          <w:p w14:paraId="112C7D88" w14:textId="77777777" w:rsidR="008630D6" w:rsidRPr="00621E63" w:rsidRDefault="008630D6" w:rsidP="00670CCB">
            <w:pPr>
              <w:pStyle w:val="TableEntry"/>
              <w:rPr>
                <w:u w:val="single"/>
              </w:rPr>
            </w:pPr>
            <w:r w:rsidRPr="00621E63">
              <w:rPr>
                <w:u w:val="single"/>
              </w:rPr>
              <w:t>Pump Delivery Info Parameters:</w:t>
            </w:r>
          </w:p>
          <w:p w14:paraId="72D89076" w14:textId="77777777" w:rsidR="008630D6" w:rsidRPr="00621E63" w:rsidRDefault="008630D6" w:rsidP="00670CCB">
            <w:pPr>
              <w:pStyle w:val="TableEntry"/>
            </w:pPr>
            <w:r w:rsidRPr="00621E63">
              <w:rPr>
                <w:color w:val="0000FF"/>
              </w:rPr>
              <w:t>Infusing Status</w:t>
            </w:r>
            <w:r w:rsidRPr="00621E63">
              <w:t>=pump-status-infusing</w:t>
            </w:r>
          </w:p>
          <w:p w14:paraId="792AF8B3" w14:textId="77777777" w:rsidR="008630D6" w:rsidRPr="00621E63" w:rsidRDefault="008630D6" w:rsidP="00670CCB">
            <w:pPr>
              <w:pStyle w:val="TableEntry"/>
            </w:pPr>
            <w:r w:rsidRPr="00621E63">
              <w:rPr>
                <w:color w:val="0000FF"/>
              </w:rPr>
              <w:t>Current Pump Fluid Flow</w:t>
            </w:r>
            <w:r w:rsidRPr="00621E63">
              <w:t>=programmed rate for step 1</w:t>
            </w:r>
          </w:p>
          <w:p w14:paraId="0093D25C" w14:textId="77777777" w:rsidR="008630D6" w:rsidRPr="00621E63" w:rsidRDefault="008630D6" w:rsidP="00670CCB">
            <w:pPr>
              <w:pStyle w:val="TableEntry"/>
            </w:pPr>
            <w:r w:rsidRPr="00621E63">
              <w:rPr>
                <w:color w:val="0000FF"/>
              </w:rPr>
              <w:t>Pump Active Sources</w:t>
            </w:r>
            <w:r w:rsidRPr="00621E63">
              <w:t>=pump-source-info-*</w:t>
            </w:r>
          </w:p>
          <w:p w14:paraId="41F9B31E" w14:textId="77777777" w:rsidR="008630D6" w:rsidRPr="00621E63" w:rsidRDefault="008630D6" w:rsidP="00670CCB">
            <w:pPr>
              <w:pStyle w:val="TableEntry"/>
            </w:pPr>
          </w:p>
          <w:p w14:paraId="2359595F" w14:textId="77777777" w:rsidR="008630D6" w:rsidRPr="00621E63" w:rsidRDefault="008630D6" w:rsidP="00670CCB">
            <w:pPr>
              <w:pStyle w:val="TableEntry"/>
              <w:rPr>
                <w:u w:val="single"/>
              </w:rPr>
            </w:pPr>
            <w:r w:rsidRPr="00621E63">
              <w:rPr>
                <w:u w:val="single"/>
              </w:rPr>
              <w:t>Active Source Parameters:</w:t>
            </w:r>
          </w:p>
          <w:p w14:paraId="35C65DCA" w14:textId="77777777" w:rsidR="008630D6" w:rsidRPr="00621E63" w:rsidRDefault="008630D6" w:rsidP="00670CCB">
            <w:pPr>
              <w:pStyle w:val="TableEntry"/>
            </w:pPr>
            <w:r w:rsidRPr="00621E63">
              <w:rPr>
                <w:color w:val="0000FF"/>
              </w:rPr>
              <w:t>Current Delivery Status</w:t>
            </w:r>
            <w:r w:rsidRPr="00621E63">
              <w:t>=pump-delivery-status-delivering</w:t>
            </w:r>
          </w:p>
          <w:p w14:paraId="1608E4C7" w14:textId="77777777" w:rsidR="008630D6" w:rsidRPr="00621E63" w:rsidRDefault="008630D6" w:rsidP="00670CCB">
            <w:pPr>
              <w:pStyle w:val="TableEntry"/>
            </w:pPr>
            <w:r w:rsidRPr="00621E63">
              <w:rPr>
                <w:color w:val="0000FF"/>
              </w:rPr>
              <w:t>Program Delivery Mode</w:t>
            </w:r>
            <w:r w:rsidRPr="00621E63">
              <w:t>=pump-program-delivery-mode-ramp-taper</w:t>
            </w:r>
          </w:p>
          <w:p w14:paraId="6E3D6A53"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524EFA8" w14:textId="77777777" w:rsidR="008630D6" w:rsidRPr="00621E63" w:rsidRDefault="008630D6" w:rsidP="00670CCB">
            <w:pPr>
              <w:pStyle w:val="TableEntry"/>
            </w:pPr>
            <w:r w:rsidRPr="00621E63">
              <w:rPr>
                <w:color w:val="0000FF"/>
              </w:rPr>
              <w:t>Rate</w:t>
            </w:r>
            <w:r w:rsidRPr="00621E63">
              <w:t>=programmed rate for step 1</w:t>
            </w:r>
          </w:p>
          <w:p w14:paraId="350AE376" w14:textId="77777777" w:rsidR="008630D6" w:rsidRPr="00621E63" w:rsidRDefault="008630D6" w:rsidP="00670CCB">
            <w:pPr>
              <w:pStyle w:val="TableEntry"/>
            </w:pPr>
            <w:r w:rsidRPr="00621E63">
              <w:rPr>
                <w:color w:val="0000FF"/>
              </w:rPr>
              <w:t>Dose Rate</w:t>
            </w:r>
            <w:r w:rsidRPr="00621E63">
              <w:t>=programmed dose rate for step 1</w:t>
            </w:r>
          </w:p>
          <w:p w14:paraId="7DC50120"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09C931F9" w14:textId="77777777" w:rsidR="008630D6" w:rsidRPr="00621E63" w:rsidRDefault="008630D6" w:rsidP="00670CCB">
            <w:pPr>
              <w:pStyle w:val="TableEntry"/>
            </w:pPr>
            <w:r w:rsidRPr="00621E63">
              <w:rPr>
                <w:color w:val="0000FF"/>
              </w:rPr>
              <w:t>Current Segment Volume Delivered</w:t>
            </w:r>
            <w:r w:rsidRPr="00621E63">
              <w:t>=0</w:t>
            </w:r>
          </w:p>
          <w:p w14:paraId="068ECEFD" w14:textId="77777777" w:rsidR="008630D6" w:rsidRPr="00621E63" w:rsidRDefault="008630D6" w:rsidP="00670CCB">
            <w:pPr>
              <w:pStyle w:val="TableEntry"/>
            </w:pPr>
            <w:r w:rsidRPr="00621E63">
              <w:rPr>
                <w:color w:val="0000FF"/>
              </w:rPr>
              <w:t>Cumulative Volume Delivered</w:t>
            </w:r>
            <w:r w:rsidRPr="00621E63">
              <w:t>=0</w:t>
            </w:r>
          </w:p>
          <w:p w14:paraId="2FA775DC" w14:textId="77777777" w:rsidR="008630D6" w:rsidRPr="00621E63" w:rsidRDefault="008630D6" w:rsidP="00670CCB">
            <w:pPr>
              <w:pStyle w:val="TableEntry"/>
            </w:pPr>
            <w:r w:rsidRPr="00621E63">
              <w:rPr>
                <w:color w:val="0000FF"/>
              </w:rPr>
              <w:t>Volume Remaining</w:t>
            </w:r>
            <w:r w:rsidRPr="00621E63">
              <w:t>=volume programmed for entire ramp/taper delivery</w:t>
            </w:r>
          </w:p>
          <w:p w14:paraId="46614A5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1D6EE300" w14:textId="77777777" w:rsidR="008630D6" w:rsidRPr="00621E63" w:rsidRDefault="008630D6" w:rsidP="00670CCB">
            <w:pPr>
              <w:pStyle w:val="TableEntry"/>
            </w:pPr>
          </w:p>
        </w:tc>
      </w:tr>
      <w:tr w:rsidR="008630D6" w:rsidRPr="00621E63" w14:paraId="5BCD8D1B" w14:textId="77777777" w:rsidTr="00670CCB">
        <w:trPr>
          <w:cantSplit/>
        </w:trPr>
        <w:tc>
          <w:tcPr>
            <w:tcW w:w="761" w:type="pct"/>
            <w:vMerge/>
            <w:shd w:val="clear" w:color="auto" w:fill="auto"/>
          </w:tcPr>
          <w:p w14:paraId="28121AB3" w14:textId="77777777" w:rsidR="008630D6" w:rsidRPr="00621E63" w:rsidRDefault="008630D6" w:rsidP="00670CCB">
            <w:pPr>
              <w:pStyle w:val="TableEntry"/>
            </w:pPr>
          </w:p>
        </w:tc>
        <w:tc>
          <w:tcPr>
            <w:tcW w:w="1316" w:type="pct"/>
            <w:shd w:val="clear" w:color="auto" w:fill="auto"/>
          </w:tcPr>
          <w:p w14:paraId="59971B91" w14:textId="77777777" w:rsidR="008630D6" w:rsidRPr="00621E63" w:rsidRDefault="008630D6" w:rsidP="00670CCB">
            <w:pPr>
              <w:pStyle w:val="TableEntry"/>
            </w:pPr>
            <w:r w:rsidRPr="00621E63">
              <w:t>MDC_EVT_PUMP_DELIV_ STOP</w:t>
            </w:r>
          </w:p>
        </w:tc>
        <w:tc>
          <w:tcPr>
            <w:tcW w:w="1880" w:type="pct"/>
            <w:shd w:val="clear" w:color="auto" w:fill="auto"/>
          </w:tcPr>
          <w:p w14:paraId="15098203" w14:textId="77777777" w:rsidR="008630D6" w:rsidRPr="00621E63" w:rsidRDefault="008630D6" w:rsidP="00670CCB">
            <w:pPr>
              <w:pStyle w:val="TableEntry"/>
              <w:rPr>
                <w:u w:val="single"/>
              </w:rPr>
            </w:pPr>
            <w:r w:rsidRPr="00621E63">
              <w:rPr>
                <w:u w:val="single"/>
              </w:rPr>
              <w:t>Pump Delivery Info Parameters:</w:t>
            </w:r>
          </w:p>
          <w:p w14:paraId="28CD7BFE" w14:textId="77777777" w:rsidR="008630D6" w:rsidRPr="00621E63" w:rsidRDefault="008630D6" w:rsidP="00670CCB">
            <w:pPr>
              <w:pStyle w:val="TableEntry"/>
            </w:pPr>
            <w:r w:rsidRPr="00621E63">
              <w:rPr>
                <w:color w:val="0000FF"/>
              </w:rPr>
              <w:t>Infusing Status</w:t>
            </w:r>
            <w:r w:rsidRPr="00621E63">
              <w:t>=pump reported status</w:t>
            </w:r>
          </w:p>
          <w:p w14:paraId="6E1A7D03" w14:textId="77777777" w:rsidR="008630D6" w:rsidRPr="00621E63" w:rsidRDefault="008630D6" w:rsidP="00670CCB">
            <w:pPr>
              <w:pStyle w:val="TableEntry"/>
            </w:pPr>
            <w:r w:rsidRPr="00621E63">
              <w:rPr>
                <w:color w:val="0000FF"/>
              </w:rPr>
              <w:t>Current Pump Fluid Flow</w:t>
            </w:r>
            <w:r w:rsidRPr="00621E63">
              <w:t>=pump reported rate for step 1</w:t>
            </w:r>
          </w:p>
          <w:p w14:paraId="093ACFB5" w14:textId="77777777" w:rsidR="008630D6" w:rsidRPr="00621E63" w:rsidRDefault="008630D6" w:rsidP="00670CCB">
            <w:pPr>
              <w:pStyle w:val="TableEntry"/>
            </w:pPr>
            <w:r w:rsidRPr="00621E63">
              <w:rPr>
                <w:color w:val="0000FF"/>
              </w:rPr>
              <w:t>Pump Active Sources</w:t>
            </w:r>
            <w:r w:rsidRPr="00621E63">
              <w:t>=pump-source-info-*</w:t>
            </w:r>
          </w:p>
          <w:p w14:paraId="303F10B9" w14:textId="77777777" w:rsidR="008630D6" w:rsidRPr="00621E63" w:rsidRDefault="008630D6" w:rsidP="00670CCB">
            <w:pPr>
              <w:pStyle w:val="TableEntry"/>
            </w:pPr>
          </w:p>
          <w:p w14:paraId="7E7144FF" w14:textId="77777777" w:rsidR="008630D6" w:rsidRPr="00621E63" w:rsidRDefault="008630D6" w:rsidP="00670CCB">
            <w:pPr>
              <w:pStyle w:val="TableEntry"/>
              <w:rPr>
                <w:u w:val="single"/>
              </w:rPr>
            </w:pPr>
            <w:r w:rsidRPr="00621E63">
              <w:rPr>
                <w:u w:val="single"/>
              </w:rPr>
              <w:t>Active Source Parameters:</w:t>
            </w:r>
          </w:p>
          <w:p w14:paraId="5A70E8E4" w14:textId="77777777" w:rsidR="008630D6" w:rsidRPr="00621E63" w:rsidRDefault="008630D6" w:rsidP="00670CCB">
            <w:pPr>
              <w:pStyle w:val="TableEntry"/>
            </w:pPr>
            <w:r w:rsidRPr="00621E63">
              <w:rPr>
                <w:color w:val="0000FF"/>
              </w:rPr>
              <w:t>Current Delivery Status</w:t>
            </w:r>
            <w:r w:rsidRPr="00621E63">
              <w:t>=pump-delivery-status-transitioning</w:t>
            </w:r>
          </w:p>
          <w:p w14:paraId="38A34F37" w14:textId="77777777" w:rsidR="008630D6" w:rsidRPr="00621E63" w:rsidRDefault="008630D6" w:rsidP="00670CCB">
            <w:pPr>
              <w:pStyle w:val="TableEntry"/>
            </w:pPr>
            <w:r w:rsidRPr="00621E63">
              <w:rPr>
                <w:color w:val="0000FF"/>
              </w:rPr>
              <w:t>Program Delivery Mode</w:t>
            </w:r>
            <w:r w:rsidRPr="00621E63">
              <w:t>=pump-program-delivery-mode-ramp-taper</w:t>
            </w:r>
          </w:p>
          <w:p w14:paraId="6C22C96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D950E6C" w14:textId="77777777" w:rsidR="008630D6" w:rsidRPr="00621E63" w:rsidRDefault="008630D6" w:rsidP="00670CCB">
            <w:pPr>
              <w:pStyle w:val="TableEntry"/>
            </w:pPr>
            <w:r w:rsidRPr="00621E63">
              <w:rPr>
                <w:color w:val="0000FF"/>
              </w:rPr>
              <w:t>Rate</w:t>
            </w:r>
            <w:r w:rsidRPr="00621E63">
              <w:t>=programmed rate for step 1</w:t>
            </w:r>
          </w:p>
          <w:p w14:paraId="2A56F9E9" w14:textId="77777777" w:rsidR="008630D6" w:rsidRPr="00621E63" w:rsidRDefault="008630D6" w:rsidP="00670CCB">
            <w:pPr>
              <w:pStyle w:val="TableEntry"/>
            </w:pPr>
            <w:r w:rsidRPr="00621E63">
              <w:rPr>
                <w:color w:val="0000FF"/>
              </w:rPr>
              <w:t>Dose Rate</w:t>
            </w:r>
            <w:r w:rsidRPr="00621E63">
              <w:t>=programmed dose rate for step 1</w:t>
            </w:r>
          </w:p>
          <w:p w14:paraId="65BE2DB8"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4BECD006"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6F54A66"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1B340B31" w14:textId="77777777" w:rsidR="008630D6" w:rsidRPr="00621E63" w:rsidRDefault="008630D6" w:rsidP="00670CCB">
            <w:pPr>
              <w:pStyle w:val="TableEntry"/>
            </w:pPr>
            <w:r w:rsidRPr="00621E63">
              <w:rPr>
                <w:color w:val="0000FF"/>
              </w:rPr>
              <w:t>Volume Remaining</w:t>
            </w:r>
            <w:r w:rsidRPr="00621E63">
              <w:t>=volume remaining for entire ramp/taper delivery</w:t>
            </w:r>
          </w:p>
          <w:p w14:paraId="369E0C00"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83F347D" w14:textId="77777777" w:rsidR="008630D6" w:rsidRPr="00621E63" w:rsidRDefault="008630D6" w:rsidP="00670CCB">
            <w:pPr>
              <w:pStyle w:val="TableEntry"/>
            </w:pPr>
          </w:p>
        </w:tc>
      </w:tr>
      <w:tr w:rsidR="008630D6" w:rsidRPr="00621E63" w14:paraId="70BDC58A" w14:textId="77777777" w:rsidTr="00670CCB">
        <w:trPr>
          <w:cantSplit/>
        </w:trPr>
        <w:tc>
          <w:tcPr>
            <w:tcW w:w="761" w:type="pct"/>
            <w:vMerge/>
            <w:shd w:val="clear" w:color="auto" w:fill="auto"/>
          </w:tcPr>
          <w:p w14:paraId="77AB1BA6" w14:textId="77777777" w:rsidR="008630D6" w:rsidRPr="00621E63" w:rsidRDefault="008630D6" w:rsidP="00670CCB">
            <w:pPr>
              <w:pStyle w:val="TableEntry"/>
            </w:pPr>
          </w:p>
        </w:tc>
        <w:tc>
          <w:tcPr>
            <w:tcW w:w="1316" w:type="pct"/>
            <w:shd w:val="clear" w:color="auto" w:fill="auto"/>
          </w:tcPr>
          <w:p w14:paraId="7A509D25" w14:textId="77777777" w:rsidR="008630D6" w:rsidRPr="00621E63" w:rsidRDefault="008630D6" w:rsidP="00670CCB">
            <w:pPr>
              <w:pStyle w:val="TableEntry"/>
            </w:pPr>
            <w:r w:rsidRPr="00621E63">
              <w:t>MDC_EVT_PUMP_DELIV_ START</w:t>
            </w:r>
          </w:p>
        </w:tc>
        <w:tc>
          <w:tcPr>
            <w:tcW w:w="1880" w:type="pct"/>
            <w:shd w:val="clear" w:color="auto" w:fill="auto"/>
          </w:tcPr>
          <w:p w14:paraId="01A99FBD" w14:textId="77777777" w:rsidR="008630D6" w:rsidRPr="00621E63" w:rsidRDefault="008630D6" w:rsidP="00670CCB">
            <w:pPr>
              <w:pStyle w:val="TableEntry"/>
              <w:rPr>
                <w:u w:val="single"/>
              </w:rPr>
            </w:pPr>
            <w:r w:rsidRPr="00621E63">
              <w:t>based upon</w:t>
            </w:r>
            <w:r w:rsidRPr="00621E63">
              <w:rPr>
                <w:u w:val="single"/>
              </w:rPr>
              <w:t>Pump Delivery Info Parameters:</w:t>
            </w:r>
          </w:p>
          <w:p w14:paraId="6361BC8C" w14:textId="77777777" w:rsidR="008630D6" w:rsidRPr="00621E63" w:rsidRDefault="008630D6" w:rsidP="00670CCB">
            <w:pPr>
              <w:pStyle w:val="TableEntry"/>
            </w:pPr>
            <w:r w:rsidRPr="00621E63">
              <w:rPr>
                <w:color w:val="0000FF"/>
              </w:rPr>
              <w:t>Infusing Status</w:t>
            </w:r>
            <w:r w:rsidRPr="00621E63">
              <w:t>=pump-status-infusing</w:t>
            </w:r>
          </w:p>
          <w:p w14:paraId="378B2B1E" w14:textId="77777777" w:rsidR="008630D6" w:rsidRPr="00621E63" w:rsidRDefault="008630D6" w:rsidP="00670CCB">
            <w:pPr>
              <w:pStyle w:val="TableEntry"/>
            </w:pPr>
            <w:r w:rsidRPr="00621E63">
              <w:rPr>
                <w:color w:val="0000FF"/>
              </w:rPr>
              <w:t>Current Pump Fluid Flow</w:t>
            </w:r>
            <w:r w:rsidRPr="00621E63">
              <w:t>=programmed rate for step 2</w:t>
            </w:r>
          </w:p>
          <w:p w14:paraId="7101DE2F" w14:textId="77777777" w:rsidR="008630D6" w:rsidRPr="00621E63" w:rsidRDefault="008630D6" w:rsidP="00670CCB">
            <w:pPr>
              <w:pStyle w:val="TableEntry"/>
            </w:pPr>
            <w:r w:rsidRPr="00621E63">
              <w:rPr>
                <w:color w:val="0000FF"/>
              </w:rPr>
              <w:t>Pump Active Sources</w:t>
            </w:r>
            <w:r w:rsidRPr="00621E63">
              <w:t>=pump-source-info-*</w:t>
            </w:r>
          </w:p>
          <w:p w14:paraId="6FB5AB6E" w14:textId="77777777" w:rsidR="008630D6" w:rsidRPr="00621E63" w:rsidRDefault="008630D6" w:rsidP="00670CCB">
            <w:pPr>
              <w:pStyle w:val="TableEntry"/>
            </w:pPr>
          </w:p>
          <w:p w14:paraId="277E8CA1" w14:textId="77777777" w:rsidR="008630D6" w:rsidRPr="00621E63" w:rsidRDefault="008630D6" w:rsidP="00670CCB">
            <w:pPr>
              <w:pStyle w:val="TableEntry"/>
              <w:rPr>
                <w:u w:val="single"/>
              </w:rPr>
            </w:pPr>
            <w:r w:rsidRPr="00621E63">
              <w:rPr>
                <w:u w:val="single"/>
              </w:rPr>
              <w:t>Active Source Parameters:</w:t>
            </w:r>
          </w:p>
          <w:p w14:paraId="3CE5C518" w14:textId="77777777" w:rsidR="008630D6" w:rsidRPr="00621E63" w:rsidRDefault="008630D6" w:rsidP="00670CCB">
            <w:pPr>
              <w:pStyle w:val="TableEntry"/>
            </w:pPr>
            <w:r w:rsidRPr="00621E63">
              <w:rPr>
                <w:color w:val="0000FF"/>
              </w:rPr>
              <w:t>Current Delivery Status</w:t>
            </w:r>
            <w:r w:rsidRPr="00621E63">
              <w:t>=pump-delivery-status-delivering</w:t>
            </w:r>
          </w:p>
          <w:p w14:paraId="55C703EE" w14:textId="77777777" w:rsidR="008630D6" w:rsidRPr="00621E63" w:rsidRDefault="008630D6" w:rsidP="00670CCB">
            <w:pPr>
              <w:pStyle w:val="TableEntry"/>
            </w:pPr>
            <w:r w:rsidRPr="00621E63">
              <w:rPr>
                <w:color w:val="0000FF"/>
              </w:rPr>
              <w:t>Program Delivery Mode</w:t>
            </w:r>
            <w:r w:rsidRPr="00621E63">
              <w:t>=pump-program-delivery-mode-ramp-taper</w:t>
            </w:r>
          </w:p>
          <w:p w14:paraId="4EEEB5F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6C7FC9B" w14:textId="77777777" w:rsidR="008630D6" w:rsidRPr="00621E63" w:rsidRDefault="008630D6" w:rsidP="00670CCB">
            <w:pPr>
              <w:pStyle w:val="TableEntry"/>
            </w:pPr>
            <w:r w:rsidRPr="00621E63">
              <w:rPr>
                <w:color w:val="0000FF"/>
              </w:rPr>
              <w:t>Rate</w:t>
            </w:r>
            <w:r w:rsidRPr="00621E63">
              <w:t>=programmed rate for step 2</w:t>
            </w:r>
          </w:p>
          <w:p w14:paraId="31329668" w14:textId="77777777" w:rsidR="008630D6" w:rsidRPr="00621E63" w:rsidRDefault="008630D6" w:rsidP="00670CCB">
            <w:pPr>
              <w:pStyle w:val="TableEntry"/>
            </w:pPr>
            <w:r w:rsidRPr="00621E63">
              <w:rPr>
                <w:color w:val="0000FF"/>
              </w:rPr>
              <w:t>Dose Rate</w:t>
            </w:r>
            <w:r w:rsidRPr="00621E63">
              <w:t>=programmed dose rate for step 2</w:t>
            </w:r>
          </w:p>
          <w:p w14:paraId="7CC0F449"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116892ED" w14:textId="77777777" w:rsidR="008630D6" w:rsidRPr="00621E63" w:rsidRDefault="008630D6" w:rsidP="00670CCB">
            <w:pPr>
              <w:pStyle w:val="TableEntry"/>
            </w:pPr>
            <w:r w:rsidRPr="00621E63">
              <w:rPr>
                <w:color w:val="0000FF"/>
              </w:rPr>
              <w:t>Current Segment Volume Delivered</w:t>
            </w:r>
            <w:r w:rsidRPr="00621E63">
              <w:t>=0</w:t>
            </w:r>
          </w:p>
          <w:p w14:paraId="73D9520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732DD99F" w14:textId="77777777" w:rsidR="008630D6" w:rsidRPr="00621E63" w:rsidRDefault="008630D6" w:rsidP="00670CCB">
            <w:pPr>
              <w:pStyle w:val="TableEntry"/>
            </w:pPr>
            <w:r w:rsidRPr="00621E63">
              <w:rPr>
                <w:color w:val="0000FF"/>
              </w:rPr>
              <w:t>Volume Remaining</w:t>
            </w:r>
            <w:r w:rsidRPr="00621E63">
              <w:t>=volume remaining for entire ramp/taper delivery</w:t>
            </w:r>
          </w:p>
          <w:p w14:paraId="41029063"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A6A07E6" w14:textId="77777777" w:rsidR="008630D6" w:rsidRPr="00621E63" w:rsidRDefault="008630D6" w:rsidP="00670CCB">
            <w:pPr>
              <w:rPr>
                <w:rFonts w:ascii="Tahoma" w:hAnsi="Tahoma" w:cs="Tahoma"/>
                <w:sz w:val="16"/>
                <w:szCs w:val="16"/>
              </w:rPr>
            </w:pPr>
          </w:p>
        </w:tc>
      </w:tr>
      <w:tr w:rsidR="008630D6" w:rsidRPr="00621E63" w14:paraId="5D811E45" w14:textId="77777777" w:rsidTr="00670CCB">
        <w:trPr>
          <w:cantSplit/>
        </w:trPr>
        <w:tc>
          <w:tcPr>
            <w:tcW w:w="761" w:type="pct"/>
            <w:vMerge/>
            <w:shd w:val="clear" w:color="auto" w:fill="auto"/>
          </w:tcPr>
          <w:p w14:paraId="3B5027CF" w14:textId="77777777" w:rsidR="008630D6" w:rsidRPr="00621E63" w:rsidRDefault="008630D6" w:rsidP="00670CCB">
            <w:pPr>
              <w:pStyle w:val="TableEntry"/>
            </w:pPr>
          </w:p>
        </w:tc>
        <w:tc>
          <w:tcPr>
            <w:tcW w:w="1316" w:type="pct"/>
            <w:shd w:val="clear" w:color="auto" w:fill="auto"/>
          </w:tcPr>
          <w:p w14:paraId="0D14009A" w14:textId="77777777" w:rsidR="008630D6" w:rsidRPr="00621E63" w:rsidRDefault="008630D6" w:rsidP="00670CCB">
            <w:pPr>
              <w:pStyle w:val="TableEntry"/>
            </w:pPr>
            <w:r w:rsidRPr="00621E63">
              <w:t>MDC_EVT_PUMP_DELIV_ STOP</w:t>
            </w:r>
          </w:p>
        </w:tc>
        <w:tc>
          <w:tcPr>
            <w:tcW w:w="1880" w:type="pct"/>
            <w:shd w:val="clear" w:color="auto" w:fill="auto"/>
          </w:tcPr>
          <w:p w14:paraId="5367C399" w14:textId="77777777" w:rsidR="008630D6" w:rsidRPr="00621E63" w:rsidRDefault="008630D6" w:rsidP="00670CCB">
            <w:pPr>
              <w:pStyle w:val="TableEntry"/>
              <w:rPr>
                <w:u w:val="single"/>
              </w:rPr>
            </w:pPr>
            <w:r w:rsidRPr="00621E63">
              <w:rPr>
                <w:u w:val="single"/>
              </w:rPr>
              <w:t>Pump Delivery Info Parameters:</w:t>
            </w:r>
          </w:p>
          <w:p w14:paraId="4EC7B280" w14:textId="77777777" w:rsidR="008630D6" w:rsidRPr="00621E63" w:rsidRDefault="008630D6" w:rsidP="00670CCB">
            <w:pPr>
              <w:pStyle w:val="TableEntry"/>
            </w:pPr>
            <w:r w:rsidRPr="00621E63">
              <w:rPr>
                <w:color w:val="0000FF"/>
              </w:rPr>
              <w:t>Infusing Status</w:t>
            </w:r>
            <w:r w:rsidRPr="00621E63">
              <w:t>=pump-status-not-infusing</w:t>
            </w:r>
          </w:p>
          <w:p w14:paraId="5E17C43F" w14:textId="77777777" w:rsidR="008630D6" w:rsidRPr="00621E63" w:rsidRDefault="008630D6" w:rsidP="00670CCB">
            <w:pPr>
              <w:pStyle w:val="TableEntry"/>
            </w:pPr>
            <w:r w:rsidRPr="00621E63">
              <w:rPr>
                <w:color w:val="0000FF"/>
              </w:rPr>
              <w:t>Current Pump Fluid Flow</w:t>
            </w:r>
            <w:r w:rsidRPr="00621E63">
              <w:t>=0</w:t>
            </w:r>
          </w:p>
          <w:p w14:paraId="50D0865E" w14:textId="77777777" w:rsidR="008630D6" w:rsidRPr="00621E63" w:rsidRDefault="008630D6" w:rsidP="00670CCB">
            <w:pPr>
              <w:pStyle w:val="TableEntry"/>
            </w:pPr>
            <w:r w:rsidRPr="00621E63">
              <w:rPr>
                <w:color w:val="0000FF"/>
              </w:rPr>
              <w:t>Pump Active Sources</w:t>
            </w:r>
            <w:r w:rsidRPr="00621E63">
              <w:t>=pump-source-info-*</w:t>
            </w:r>
          </w:p>
          <w:p w14:paraId="6ABFAA0C" w14:textId="77777777" w:rsidR="008630D6" w:rsidRPr="00621E63" w:rsidRDefault="008630D6" w:rsidP="00670CCB">
            <w:pPr>
              <w:pStyle w:val="TableEntry"/>
            </w:pPr>
          </w:p>
          <w:p w14:paraId="55EB8FC2" w14:textId="77777777" w:rsidR="008630D6" w:rsidRPr="00621E63" w:rsidRDefault="008630D6" w:rsidP="00670CCB">
            <w:pPr>
              <w:pStyle w:val="TableEntry"/>
              <w:rPr>
                <w:u w:val="single"/>
              </w:rPr>
            </w:pPr>
            <w:r w:rsidRPr="00621E63">
              <w:rPr>
                <w:u w:val="single"/>
              </w:rPr>
              <w:t>Active Source Parameters:</w:t>
            </w:r>
          </w:p>
          <w:p w14:paraId="48F6F9EA" w14:textId="77777777" w:rsidR="008630D6" w:rsidRPr="00621E63" w:rsidRDefault="008630D6" w:rsidP="00670CCB">
            <w:pPr>
              <w:pStyle w:val="TableEntry"/>
            </w:pPr>
            <w:r w:rsidRPr="00621E63">
              <w:rPr>
                <w:color w:val="0000FF"/>
              </w:rPr>
              <w:t>Current Delivery Status</w:t>
            </w:r>
            <w:r w:rsidRPr="00621E63">
              <w:t>=pump-delivery-status-not-delivering</w:t>
            </w:r>
          </w:p>
          <w:p w14:paraId="45DE6A30"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009C87A9" w14:textId="77777777" w:rsidR="008630D6" w:rsidRPr="00621E63" w:rsidRDefault="008630D6" w:rsidP="00670CCB">
            <w:pPr>
              <w:pStyle w:val="TableEntry"/>
            </w:pPr>
            <w:r w:rsidRPr="00621E63">
              <w:rPr>
                <w:color w:val="0000FF"/>
              </w:rPr>
              <w:t>Program Delivery Mode</w:t>
            </w:r>
            <w:r w:rsidRPr="00621E63">
              <w:t>=pump-program-delivery-mode-ramp-taper</w:t>
            </w:r>
          </w:p>
          <w:p w14:paraId="100D182B"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164DED2" w14:textId="77777777" w:rsidR="008630D6" w:rsidRPr="00621E63" w:rsidRDefault="008630D6" w:rsidP="00670CCB">
            <w:pPr>
              <w:pStyle w:val="TableEntry"/>
            </w:pPr>
            <w:r w:rsidRPr="00621E63">
              <w:rPr>
                <w:color w:val="0000FF"/>
              </w:rPr>
              <w:t>Rate</w:t>
            </w:r>
            <w:r w:rsidRPr="00621E63">
              <w:t>=programmed rate for step 2</w:t>
            </w:r>
          </w:p>
          <w:p w14:paraId="75C50247" w14:textId="77777777" w:rsidR="008630D6" w:rsidRPr="00621E63" w:rsidRDefault="008630D6" w:rsidP="00670CCB">
            <w:pPr>
              <w:pStyle w:val="TableEntry"/>
            </w:pPr>
            <w:r w:rsidRPr="00621E63">
              <w:rPr>
                <w:color w:val="0000FF"/>
              </w:rPr>
              <w:t>Dose Rate</w:t>
            </w:r>
            <w:r w:rsidRPr="00621E63">
              <w:t>=programmed dose rate for step 2</w:t>
            </w:r>
          </w:p>
          <w:p w14:paraId="21F55A2D"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5C9137E7"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4A1A84AA"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76604F3D" w14:textId="77777777" w:rsidR="008630D6" w:rsidRPr="00621E63" w:rsidRDefault="008630D6" w:rsidP="00670CCB">
            <w:pPr>
              <w:pStyle w:val="TableEntry"/>
            </w:pPr>
            <w:r w:rsidRPr="00621E63">
              <w:rPr>
                <w:color w:val="0000FF"/>
              </w:rPr>
              <w:t>Volume Remaining</w:t>
            </w:r>
            <w:r w:rsidRPr="00621E63">
              <w:t>= volume remaining for entire ramp/taper delivery</w:t>
            </w:r>
          </w:p>
          <w:p w14:paraId="67CCBD0F" w14:textId="77777777" w:rsidR="008630D6" w:rsidRPr="00621E63" w:rsidRDefault="008630D6" w:rsidP="00670CCB">
            <w:pPr>
              <w:pStyle w:val="TableEntry"/>
            </w:pPr>
            <w:r w:rsidRPr="00621E63">
              <w:rPr>
                <w:color w:val="0000FF"/>
              </w:rPr>
              <w:t>Time Remaining</w:t>
            </w:r>
            <w:r w:rsidRPr="00621E63">
              <w:t>= based upon Volume Remaining and Rate</w:t>
            </w:r>
          </w:p>
        </w:tc>
        <w:tc>
          <w:tcPr>
            <w:tcW w:w="1043" w:type="pct"/>
            <w:vMerge/>
            <w:shd w:val="clear" w:color="auto" w:fill="auto"/>
          </w:tcPr>
          <w:p w14:paraId="347DE9DA" w14:textId="77777777" w:rsidR="008630D6" w:rsidRPr="00621E63" w:rsidRDefault="008630D6" w:rsidP="00670CCB">
            <w:pPr>
              <w:pStyle w:val="TableEntry"/>
            </w:pPr>
          </w:p>
        </w:tc>
      </w:tr>
      <w:tr w:rsidR="008630D6" w:rsidRPr="00621E63" w14:paraId="3D357307" w14:textId="77777777" w:rsidTr="00670CCB">
        <w:trPr>
          <w:cantSplit/>
        </w:trPr>
        <w:tc>
          <w:tcPr>
            <w:tcW w:w="761" w:type="pct"/>
            <w:shd w:val="clear" w:color="auto" w:fill="auto"/>
          </w:tcPr>
          <w:p w14:paraId="3D73213F" w14:textId="77777777" w:rsidR="008630D6" w:rsidRPr="00621E63" w:rsidRDefault="008630D6" w:rsidP="00670CCB">
            <w:pPr>
              <w:pStyle w:val="TableEntry"/>
            </w:pPr>
            <w:r w:rsidRPr="00621E63">
              <w:lastRenderedPageBreak/>
              <w:t>Patient ID Change</w:t>
            </w:r>
          </w:p>
        </w:tc>
        <w:tc>
          <w:tcPr>
            <w:tcW w:w="1316" w:type="pct"/>
            <w:shd w:val="clear" w:color="auto" w:fill="auto"/>
          </w:tcPr>
          <w:p w14:paraId="04CF421C" w14:textId="77777777" w:rsidR="008630D6" w:rsidRPr="00621E63" w:rsidRDefault="008630D6" w:rsidP="00670CCB">
            <w:pPr>
              <w:pStyle w:val="TableEntry"/>
            </w:pPr>
            <w:r w:rsidRPr="00621E63">
              <w:t>MDC_EVT_PATIENT_ID_ CHANGE</w:t>
            </w:r>
          </w:p>
        </w:tc>
        <w:tc>
          <w:tcPr>
            <w:tcW w:w="1880" w:type="pct"/>
            <w:shd w:val="clear" w:color="auto" w:fill="auto"/>
          </w:tcPr>
          <w:p w14:paraId="1E27E5F2" w14:textId="77777777" w:rsidR="008630D6" w:rsidRPr="00621E63" w:rsidRDefault="008630D6" w:rsidP="00670CCB">
            <w:pPr>
              <w:pStyle w:val="TableEntry"/>
            </w:pPr>
            <w:r w:rsidRPr="00621E63">
              <w:t>New Patient ID=PID.3</w:t>
            </w:r>
          </w:p>
        </w:tc>
        <w:tc>
          <w:tcPr>
            <w:tcW w:w="1043" w:type="pct"/>
            <w:shd w:val="clear" w:color="auto" w:fill="auto"/>
          </w:tcPr>
          <w:p w14:paraId="7BAD2A1C" w14:textId="77777777" w:rsidR="008630D6" w:rsidRPr="00621E63" w:rsidRDefault="008630D6" w:rsidP="00670CCB">
            <w:pPr>
              <w:pStyle w:val="TableEntry"/>
            </w:pPr>
          </w:p>
        </w:tc>
      </w:tr>
      <w:tr w:rsidR="008630D6" w:rsidRPr="00621E63" w14:paraId="2236F0D2" w14:textId="77777777" w:rsidTr="00670CCB">
        <w:trPr>
          <w:cantSplit/>
        </w:trPr>
        <w:tc>
          <w:tcPr>
            <w:tcW w:w="761" w:type="pct"/>
            <w:shd w:val="clear" w:color="auto" w:fill="auto"/>
          </w:tcPr>
          <w:p w14:paraId="468A9AF3" w14:textId="77777777" w:rsidR="008630D6" w:rsidRPr="00621E63" w:rsidRDefault="008630D6" w:rsidP="00670CCB">
            <w:pPr>
              <w:pStyle w:val="TableEntry"/>
            </w:pPr>
            <w:r w:rsidRPr="00621E63">
              <w:t>New Weight or New Height or New BSA (same patient)</w:t>
            </w:r>
          </w:p>
        </w:tc>
        <w:tc>
          <w:tcPr>
            <w:tcW w:w="1316" w:type="pct"/>
            <w:shd w:val="clear" w:color="auto" w:fill="auto"/>
          </w:tcPr>
          <w:p w14:paraId="4E673A16" w14:textId="77777777" w:rsidR="008630D6" w:rsidRPr="00621E63" w:rsidRDefault="008630D6" w:rsidP="00670CCB">
            <w:pPr>
              <w:pStyle w:val="TableEntry"/>
            </w:pPr>
            <w:r w:rsidRPr="00621E63">
              <w:t>MDC_EVT_PATIENT_ PARAMETER_CHANGE</w:t>
            </w:r>
          </w:p>
        </w:tc>
        <w:tc>
          <w:tcPr>
            <w:tcW w:w="1880" w:type="pct"/>
            <w:shd w:val="clear" w:color="auto" w:fill="auto"/>
          </w:tcPr>
          <w:p w14:paraId="692C47B7" w14:textId="77777777" w:rsidR="008630D6" w:rsidRPr="00621E63" w:rsidRDefault="008630D6" w:rsidP="00670CCB">
            <w:pPr>
              <w:pStyle w:val="TableEntry"/>
            </w:pPr>
            <w:r w:rsidRPr="00621E63">
              <w:t>Weight=New Patient Weight, or</w:t>
            </w:r>
          </w:p>
          <w:p w14:paraId="62C81CA2" w14:textId="77777777" w:rsidR="008630D6" w:rsidRPr="00621E63" w:rsidRDefault="008630D6" w:rsidP="00670CCB">
            <w:pPr>
              <w:pStyle w:val="TableEntry"/>
            </w:pPr>
            <w:r w:rsidRPr="00621E63">
              <w:t xml:space="preserve">Body Surface Area=New Patient BSA, or </w:t>
            </w:r>
          </w:p>
          <w:p w14:paraId="31FF54EF" w14:textId="77777777" w:rsidR="008630D6" w:rsidRPr="00621E63" w:rsidRDefault="008630D6" w:rsidP="00670CCB">
            <w:pPr>
              <w:pStyle w:val="TableEntry"/>
            </w:pPr>
            <w:r w:rsidRPr="00621E63">
              <w:t>Height=New Patient Height</w:t>
            </w:r>
          </w:p>
        </w:tc>
        <w:tc>
          <w:tcPr>
            <w:tcW w:w="1043" w:type="pct"/>
            <w:shd w:val="clear" w:color="auto" w:fill="auto"/>
          </w:tcPr>
          <w:p w14:paraId="2B6A25C0" w14:textId="77777777" w:rsidR="008630D6" w:rsidRPr="00621E63" w:rsidRDefault="008630D6" w:rsidP="00670CCB">
            <w:pPr>
              <w:pStyle w:val="TableEntry"/>
            </w:pPr>
            <w:r w:rsidRPr="00621E63">
              <w:t xml:space="preserve">e.g., when weight changed during an active weight-based infusion </w:t>
            </w:r>
          </w:p>
        </w:tc>
      </w:tr>
      <w:tr w:rsidR="008630D6" w:rsidRPr="00621E63" w14:paraId="7735F3F7" w14:textId="77777777" w:rsidTr="00670CCB">
        <w:trPr>
          <w:cantSplit/>
        </w:trPr>
        <w:tc>
          <w:tcPr>
            <w:tcW w:w="761" w:type="pct"/>
            <w:vMerge w:val="restart"/>
            <w:shd w:val="clear" w:color="auto" w:fill="auto"/>
          </w:tcPr>
          <w:p w14:paraId="30C1795D" w14:textId="77777777" w:rsidR="008630D6" w:rsidRPr="00621E63" w:rsidRDefault="008630D6" w:rsidP="00670CCB">
            <w:pPr>
              <w:pStyle w:val="TableEntry"/>
            </w:pPr>
            <w:r w:rsidRPr="00621E63">
              <w:lastRenderedPageBreak/>
              <w:t>Switch to library-based infusion</w:t>
            </w:r>
          </w:p>
          <w:p w14:paraId="0959ACCB" w14:textId="77777777" w:rsidR="008630D6" w:rsidRPr="00621E63" w:rsidRDefault="008630D6" w:rsidP="00670CCB">
            <w:pPr>
              <w:pStyle w:val="TableEntry"/>
            </w:pPr>
            <w:r w:rsidRPr="00621E63">
              <w:t>(NOTE:  events associated with the start of the non-library infusion and the completion of the library-based  infusion are not shown)</w:t>
            </w:r>
          </w:p>
          <w:p w14:paraId="5046B093" w14:textId="77777777" w:rsidR="008630D6" w:rsidRPr="00621E63" w:rsidRDefault="008630D6" w:rsidP="00670CCB">
            <w:pPr>
              <w:pStyle w:val="TableEntry"/>
            </w:pPr>
          </w:p>
        </w:tc>
        <w:tc>
          <w:tcPr>
            <w:tcW w:w="1316" w:type="pct"/>
            <w:shd w:val="clear" w:color="auto" w:fill="auto"/>
          </w:tcPr>
          <w:p w14:paraId="42F0E685" w14:textId="77777777" w:rsidR="008630D6" w:rsidRPr="00621E63" w:rsidRDefault="008630D6" w:rsidP="00670CCB">
            <w:pPr>
              <w:pStyle w:val="TableEntry"/>
            </w:pPr>
            <w:r w:rsidRPr="00621E63">
              <w:t>MDC_EVT_PUMP_DELIV_ STOP</w:t>
            </w:r>
          </w:p>
        </w:tc>
        <w:tc>
          <w:tcPr>
            <w:tcW w:w="1880" w:type="pct"/>
            <w:shd w:val="clear" w:color="auto" w:fill="auto"/>
          </w:tcPr>
          <w:p w14:paraId="2EC86478" w14:textId="77777777" w:rsidR="008630D6" w:rsidRPr="00621E63" w:rsidRDefault="008630D6" w:rsidP="00670CCB">
            <w:pPr>
              <w:pStyle w:val="TableEntry"/>
              <w:rPr>
                <w:u w:val="single"/>
              </w:rPr>
            </w:pPr>
            <w:r w:rsidRPr="00621E63">
              <w:rPr>
                <w:u w:val="single"/>
              </w:rPr>
              <w:t>Pump Delivery Info Parameters:</w:t>
            </w:r>
          </w:p>
          <w:p w14:paraId="58C31580" w14:textId="77777777" w:rsidR="008630D6" w:rsidRPr="00621E63" w:rsidRDefault="008630D6" w:rsidP="00670CCB">
            <w:pPr>
              <w:pStyle w:val="TableEntry"/>
            </w:pPr>
            <w:r w:rsidRPr="00621E63">
              <w:rPr>
                <w:color w:val="0000FF"/>
              </w:rPr>
              <w:t>Infusing Status</w:t>
            </w:r>
            <w:r w:rsidRPr="00621E63">
              <w:t>=pump-status-not-infusing</w:t>
            </w:r>
          </w:p>
          <w:p w14:paraId="4F1CBB65" w14:textId="77777777" w:rsidR="008630D6" w:rsidRPr="00621E63" w:rsidRDefault="008630D6" w:rsidP="00670CCB">
            <w:pPr>
              <w:pStyle w:val="TableEntry"/>
            </w:pPr>
            <w:r w:rsidRPr="00621E63">
              <w:rPr>
                <w:color w:val="0000FF"/>
              </w:rPr>
              <w:t>Current Pump Fluid Flow</w:t>
            </w:r>
            <w:r w:rsidRPr="00621E63">
              <w:t>=0</w:t>
            </w:r>
          </w:p>
          <w:p w14:paraId="1C4E011D" w14:textId="77777777" w:rsidR="008630D6" w:rsidRPr="00621E63" w:rsidRDefault="008630D6" w:rsidP="00670CCB">
            <w:pPr>
              <w:pStyle w:val="TableEntry"/>
            </w:pPr>
            <w:r w:rsidRPr="00621E63">
              <w:rPr>
                <w:color w:val="0000FF"/>
              </w:rPr>
              <w:t>Pump Active Sources</w:t>
            </w:r>
            <w:r w:rsidRPr="00621E63">
              <w:t>=pump-source-info-*</w:t>
            </w:r>
          </w:p>
          <w:p w14:paraId="778D6CD4" w14:textId="77777777" w:rsidR="008630D6" w:rsidRPr="00621E63" w:rsidRDefault="008630D6" w:rsidP="00670CCB">
            <w:pPr>
              <w:pStyle w:val="TableEntry"/>
            </w:pPr>
          </w:p>
          <w:p w14:paraId="0795032B" w14:textId="77777777" w:rsidR="008630D6" w:rsidRPr="00621E63" w:rsidRDefault="008630D6" w:rsidP="00670CCB">
            <w:pPr>
              <w:pStyle w:val="TableEntry"/>
              <w:rPr>
                <w:u w:val="single"/>
              </w:rPr>
            </w:pPr>
            <w:r w:rsidRPr="00621E63">
              <w:rPr>
                <w:u w:val="single"/>
              </w:rPr>
              <w:t>Active Source Parameters:</w:t>
            </w:r>
          </w:p>
          <w:p w14:paraId="7AA74FBA" w14:textId="77777777" w:rsidR="008630D6" w:rsidRPr="00621E63" w:rsidRDefault="008630D6" w:rsidP="00670CCB">
            <w:pPr>
              <w:pStyle w:val="TableEntry"/>
            </w:pPr>
            <w:r w:rsidRPr="00621E63">
              <w:rPr>
                <w:color w:val="0000FF"/>
              </w:rPr>
              <w:t>Current Delivery Status</w:t>
            </w:r>
            <w:r w:rsidRPr="00621E63">
              <w:t>=pump-delivery-status-not-delivering</w:t>
            </w:r>
          </w:p>
          <w:p w14:paraId="7FAA7ADE"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4A3890DB" w14:textId="77777777" w:rsidR="008630D6" w:rsidRPr="00621E63" w:rsidRDefault="008630D6" w:rsidP="00670CCB">
            <w:pPr>
              <w:pStyle w:val="TableEntry"/>
            </w:pPr>
            <w:r w:rsidRPr="00621E63">
              <w:rPr>
                <w:color w:val="0000FF"/>
              </w:rPr>
              <w:t>Program Delivery Mode</w:t>
            </w:r>
            <w:r w:rsidRPr="00621E63">
              <w:t>=pump-program-delivery-mode-*</w:t>
            </w:r>
          </w:p>
          <w:p w14:paraId="771A054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C49B8A8" w14:textId="77777777" w:rsidR="008630D6" w:rsidRPr="00621E63" w:rsidRDefault="008630D6" w:rsidP="00670CCB">
            <w:pPr>
              <w:pStyle w:val="TableEntry"/>
            </w:pPr>
            <w:r w:rsidRPr="00621E63">
              <w:rPr>
                <w:color w:val="0000FF"/>
              </w:rPr>
              <w:t>Rate</w:t>
            </w:r>
            <w:r w:rsidRPr="00621E63">
              <w:t>=rate of non-library infusion</w:t>
            </w:r>
          </w:p>
          <w:p w14:paraId="733DD7AD" w14:textId="77777777" w:rsidR="008630D6" w:rsidRPr="00621E63" w:rsidRDefault="008630D6" w:rsidP="00670CCB">
            <w:pPr>
              <w:pStyle w:val="TableEntry"/>
            </w:pPr>
            <w:r w:rsidRPr="00621E63">
              <w:rPr>
                <w:color w:val="0000FF"/>
              </w:rPr>
              <w:t>Dose Rate</w:t>
            </w:r>
            <w:r w:rsidRPr="00621E63">
              <w:t>= dose rate of non-library infusion</w:t>
            </w:r>
          </w:p>
          <w:p w14:paraId="2687EF1A" w14:textId="77777777" w:rsidR="008630D6" w:rsidRPr="00621E63" w:rsidRDefault="008630D6" w:rsidP="00670CCB">
            <w:pPr>
              <w:pStyle w:val="TableEntry"/>
            </w:pPr>
            <w:r w:rsidRPr="00621E63">
              <w:rPr>
                <w:color w:val="0000FF"/>
              </w:rPr>
              <w:t>Volume Programmed</w:t>
            </w:r>
            <w:r w:rsidRPr="00621E63">
              <w:t>=volume programmed for non-library infusion</w:t>
            </w:r>
          </w:p>
          <w:p w14:paraId="47EC779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5B57A3B"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non-library delivery, including the one just completed</w:t>
            </w:r>
          </w:p>
          <w:p w14:paraId="2E1F0C1E" w14:textId="77777777" w:rsidR="008630D6" w:rsidRPr="00621E63" w:rsidRDefault="008630D6" w:rsidP="00670CCB">
            <w:pPr>
              <w:pStyle w:val="TableEntry"/>
            </w:pPr>
            <w:r w:rsidRPr="00621E63">
              <w:rPr>
                <w:color w:val="0000FF"/>
              </w:rPr>
              <w:t>Volume Remaining</w:t>
            </w:r>
            <w:r w:rsidRPr="00621E63">
              <w:t>=volume remaining of non-library infusion</w:t>
            </w:r>
          </w:p>
          <w:p w14:paraId="782096D7" w14:textId="77777777" w:rsidR="008630D6" w:rsidRPr="00621E63" w:rsidRDefault="008630D6" w:rsidP="00670CCB">
            <w:pPr>
              <w:pStyle w:val="TableEntry"/>
              <w:tabs>
                <w:tab w:val="left" w:pos="2328"/>
              </w:tabs>
            </w:pPr>
            <w:r w:rsidRPr="00621E63">
              <w:rPr>
                <w:color w:val="0000FF"/>
              </w:rPr>
              <w:t>Time Remaining</w:t>
            </w:r>
            <w:r w:rsidRPr="00621E63">
              <w:t>=based upon Volume Remaining and Rate</w:t>
            </w:r>
          </w:p>
        </w:tc>
        <w:tc>
          <w:tcPr>
            <w:tcW w:w="1043" w:type="pct"/>
            <w:vMerge w:val="restart"/>
            <w:shd w:val="clear" w:color="auto" w:fill="auto"/>
          </w:tcPr>
          <w:p w14:paraId="15479BF0" w14:textId="77777777" w:rsidR="008630D6" w:rsidRPr="00621E63" w:rsidRDefault="008630D6" w:rsidP="00670CCB">
            <w:pPr>
              <w:pStyle w:val="TableEntry"/>
            </w:pPr>
            <w:r w:rsidRPr="00621E63">
              <w:t>The library-based infusion is considered a new delivery</w:t>
            </w:r>
          </w:p>
        </w:tc>
      </w:tr>
      <w:tr w:rsidR="008630D6" w:rsidRPr="00621E63" w14:paraId="34E64ED6" w14:textId="77777777" w:rsidTr="00670CCB">
        <w:trPr>
          <w:cantSplit/>
        </w:trPr>
        <w:tc>
          <w:tcPr>
            <w:tcW w:w="761" w:type="pct"/>
            <w:vMerge/>
            <w:shd w:val="clear" w:color="auto" w:fill="auto"/>
          </w:tcPr>
          <w:p w14:paraId="6BDD4A42" w14:textId="77777777" w:rsidR="008630D6" w:rsidRPr="00621E63" w:rsidRDefault="008630D6" w:rsidP="00670CCB">
            <w:pPr>
              <w:pStyle w:val="TableEntry"/>
            </w:pPr>
          </w:p>
        </w:tc>
        <w:tc>
          <w:tcPr>
            <w:tcW w:w="1316" w:type="pct"/>
            <w:shd w:val="clear" w:color="auto" w:fill="auto"/>
          </w:tcPr>
          <w:p w14:paraId="2376A5D0" w14:textId="77777777" w:rsidR="008630D6" w:rsidRPr="00621E63" w:rsidRDefault="008630D6" w:rsidP="00670CCB">
            <w:pPr>
              <w:pStyle w:val="TableEntry"/>
            </w:pPr>
            <w:r w:rsidRPr="00621E63">
              <w:t>MDC_EVT_PUMP_DELIV_ START</w:t>
            </w:r>
          </w:p>
        </w:tc>
        <w:tc>
          <w:tcPr>
            <w:tcW w:w="1880" w:type="pct"/>
            <w:shd w:val="clear" w:color="auto" w:fill="auto"/>
          </w:tcPr>
          <w:p w14:paraId="19C3DC54" w14:textId="77777777" w:rsidR="008630D6" w:rsidRPr="00621E63" w:rsidRDefault="008630D6" w:rsidP="00670CCB">
            <w:pPr>
              <w:pStyle w:val="TableEntry"/>
              <w:rPr>
                <w:u w:val="single"/>
              </w:rPr>
            </w:pPr>
            <w:r w:rsidRPr="00621E63">
              <w:rPr>
                <w:u w:val="single"/>
              </w:rPr>
              <w:t>Pump Delivery Info Parameters:</w:t>
            </w:r>
          </w:p>
          <w:p w14:paraId="09E84C19" w14:textId="77777777" w:rsidR="008630D6" w:rsidRPr="00621E63" w:rsidRDefault="008630D6" w:rsidP="00670CCB">
            <w:pPr>
              <w:pStyle w:val="TableEntry"/>
            </w:pPr>
            <w:r w:rsidRPr="00621E63">
              <w:rPr>
                <w:color w:val="0000FF"/>
              </w:rPr>
              <w:t>Infusing Status</w:t>
            </w:r>
            <w:r w:rsidRPr="00621E63">
              <w:t>=pump-status-infusing</w:t>
            </w:r>
          </w:p>
          <w:p w14:paraId="2FBC1CCC" w14:textId="77777777" w:rsidR="008630D6" w:rsidRPr="00621E63" w:rsidRDefault="008630D6" w:rsidP="00670CCB">
            <w:pPr>
              <w:pStyle w:val="TableEntry"/>
            </w:pPr>
            <w:r w:rsidRPr="00621E63">
              <w:rPr>
                <w:color w:val="0000FF"/>
              </w:rPr>
              <w:t>Current Pump Fluid Flow</w:t>
            </w:r>
            <w:r w:rsidRPr="00621E63">
              <w:t>=programmed rate of library-based infusion</w:t>
            </w:r>
          </w:p>
          <w:p w14:paraId="5EA97D0C" w14:textId="77777777" w:rsidR="008630D6" w:rsidRPr="00621E63" w:rsidRDefault="008630D6" w:rsidP="00670CCB">
            <w:pPr>
              <w:pStyle w:val="TableEntry"/>
            </w:pPr>
            <w:r w:rsidRPr="00621E63">
              <w:rPr>
                <w:color w:val="0000FF"/>
              </w:rPr>
              <w:t>Pump Active Sources</w:t>
            </w:r>
            <w:r w:rsidRPr="00621E63">
              <w:t>=pump-source-info-*</w:t>
            </w:r>
          </w:p>
          <w:p w14:paraId="272F2561" w14:textId="77777777" w:rsidR="008630D6" w:rsidRPr="00621E63" w:rsidRDefault="008630D6" w:rsidP="00670CCB">
            <w:pPr>
              <w:pStyle w:val="TableEntry"/>
            </w:pPr>
          </w:p>
          <w:p w14:paraId="56B9C2EB" w14:textId="77777777" w:rsidR="008630D6" w:rsidRPr="00621E63" w:rsidRDefault="008630D6" w:rsidP="00670CCB">
            <w:pPr>
              <w:pStyle w:val="TableEntry"/>
              <w:rPr>
                <w:u w:val="single"/>
              </w:rPr>
            </w:pPr>
            <w:r w:rsidRPr="00621E63">
              <w:rPr>
                <w:u w:val="single"/>
              </w:rPr>
              <w:t>Active Source Parameters:</w:t>
            </w:r>
          </w:p>
          <w:p w14:paraId="2F77928E" w14:textId="77777777" w:rsidR="008630D6" w:rsidRPr="00621E63" w:rsidRDefault="008630D6" w:rsidP="00670CCB">
            <w:pPr>
              <w:pStyle w:val="TableEntry"/>
            </w:pPr>
            <w:r w:rsidRPr="00621E63">
              <w:rPr>
                <w:color w:val="0000FF"/>
              </w:rPr>
              <w:t>Current Delivery Status</w:t>
            </w:r>
            <w:r w:rsidRPr="00621E63">
              <w:t>=pump-delivery-status-delivering</w:t>
            </w:r>
          </w:p>
          <w:p w14:paraId="193E1B9E" w14:textId="77777777" w:rsidR="008630D6" w:rsidRPr="00621E63" w:rsidRDefault="008630D6" w:rsidP="00670CCB">
            <w:pPr>
              <w:pStyle w:val="TableEntry"/>
            </w:pPr>
            <w:r w:rsidRPr="00621E63">
              <w:rPr>
                <w:color w:val="0000FF"/>
              </w:rPr>
              <w:t>Program Delivery Mode</w:t>
            </w:r>
            <w:r w:rsidRPr="00621E63">
              <w:t>=pump-program-delivery-mode-*</w:t>
            </w:r>
          </w:p>
          <w:p w14:paraId="7EB6418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0FDD787" w14:textId="77777777" w:rsidR="008630D6" w:rsidRPr="00621E63" w:rsidRDefault="008630D6" w:rsidP="00670CCB">
            <w:pPr>
              <w:pStyle w:val="TableEntry"/>
            </w:pPr>
            <w:r w:rsidRPr="00621E63">
              <w:rPr>
                <w:color w:val="0000FF"/>
              </w:rPr>
              <w:t>Rate</w:t>
            </w:r>
            <w:r w:rsidRPr="00621E63">
              <w:t>=rate of library-based infusion</w:t>
            </w:r>
          </w:p>
          <w:p w14:paraId="15422219" w14:textId="77777777" w:rsidR="008630D6" w:rsidRPr="00621E63" w:rsidRDefault="008630D6" w:rsidP="00670CCB">
            <w:pPr>
              <w:pStyle w:val="TableEntry"/>
            </w:pPr>
            <w:r w:rsidRPr="00621E63">
              <w:rPr>
                <w:color w:val="0000FF"/>
              </w:rPr>
              <w:t>Dose Rate</w:t>
            </w:r>
            <w:r w:rsidRPr="00621E63">
              <w:t>=dose rate of library-based infusion</w:t>
            </w:r>
          </w:p>
          <w:p w14:paraId="2522DA92" w14:textId="77777777" w:rsidR="008630D6" w:rsidRPr="00621E63" w:rsidRDefault="008630D6" w:rsidP="00670CCB">
            <w:pPr>
              <w:pStyle w:val="TableEntry"/>
            </w:pPr>
            <w:r w:rsidRPr="00621E63">
              <w:rPr>
                <w:color w:val="0000FF"/>
              </w:rPr>
              <w:t>Volume Programmed</w:t>
            </w:r>
            <w:r w:rsidRPr="00621E63">
              <w:t>=volume programmed for library-based infusion</w:t>
            </w:r>
          </w:p>
          <w:p w14:paraId="4527E370" w14:textId="77777777" w:rsidR="008630D6" w:rsidRPr="00621E63" w:rsidRDefault="008630D6" w:rsidP="00670CCB">
            <w:pPr>
              <w:pStyle w:val="TableEntry"/>
            </w:pPr>
            <w:r w:rsidRPr="00621E63">
              <w:rPr>
                <w:color w:val="0000FF"/>
              </w:rPr>
              <w:t>Current Segment Volume Delivered</w:t>
            </w:r>
            <w:r w:rsidRPr="00621E63">
              <w:t>=0</w:t>
            </w:r>
          </w:p>
          <w:p w14:paraId="264D15B5" w14:textId="77777777" w:rsidR="008630D6" w:rsidRPr="00621E63" w:rsidRDefault="008630D6" w:rsidP="00670CCB">
            <w:pPr>
              <w:pStyle w:val="TableEntry"/>
            </w:pPr>
            <w:r w:rsidRPr="00621E63">
              <w:rPr>
                <w:color w:val="0000FF"/>
              </w:rPr>
              <w:t>Cumulative Volume Delivered</w:t>
            </w:r>
            <w:r w:rsidRPr="00621E63">
              <w:t>=0</w:t>
            </w:r>
          </w:p>
          <w:p w14:paraId="7646884F" w14:textId="77777777" w:rsidR="008630D6" w:rsidRPr="00621E63" w:rsidRDefault="008630D6" w:rsidP="00670CCB">
            <w:pPr>
              <w:pStyle w:val="TableEntry"/>
            </w:pPr>
            <w:r w:rsidRPr="00621E63">
              <w:rPr>
                <w:color w:val="0000FF"/>
              </w:rPr>
              <w:t>Volume Remaining</w:t>
            </w:r>
            <w:r w:rsidRPr="00621E63">
              <w:t>=volume programmed for library-based infusion</w:t>
            </w:r>
          </w:p>
          <w:p w14:paraId="0AE82A73"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07B1390D" w14:textId="77777777" w:rsidR="008630D6" w:rsidRPr="00621E63" w:rsidRDefault="008630D6" w:rsidP="00670CCB">
            <w:pPr>
              <w:rPr>
                <w:rFonts w:ascii="Tahoma" w:hAnsi="Tahoma" w:cs="Tahoma"/>
                <w:sz w:val="16"/>
                <w:szCs w:val="16"/>
              </w:rPr>
            </w:pPr>
          </w:p>
        </w:tc>
      </w:tr>
      <w:tr w:rsidR="008630D6" w:rsidRPr="00621E63" w14:paraId="02997CE0" w14:textId="77777777" w:rsidTr="00670CCB">
        <w:trPr>
          <w:cantSplit/>
        </w:trPr>
        <w:tc>
          <w:tcPr>
            <w:tcW w:w="761" w:type="pct"/>
            <w:vMerge w:val="restart"/>
            <w:shd w:val="clear" w:color="auto" w:fill="auto"/>
          </w:tcPr>
          <w:p w14:paraId="026B3A8B" w14:textId="77777777" w:rsidR="008630D6" w:rsidRPr="00621E63" w:rsidRDefault="008630D6" w:rsidP="00670CCB">
            <w:pPr>
              <w:pStyle w:val="TableEntry"/>
            </w:pPr>
            <w:r w:rsidRPr="00621E63">
              <w:lastRenderedPageBreak/>
              <w:t>Switch from library-based infusion</w:t>
            </w:r>
          </w:p>
          <w:p w14:paraId="66B18EF5" w14:textId="77777777" w:rsidR="008630D6" w:rsidRPr="00621E63" w:rsidRDefault="008630D6" w:rsidP="00670CCB">
            <w:pPr>
              <w:pStyle w:val="TableEntry"/>
            </w:pPr>
            <w:r w:rsidRPr="00621E63">
              <w:t>(NOTE:  events associated with the start of the library-based infusion and the completion of the non- library-based  infusion are not shown)</w:t>
            </w:r>
          </w:p>
          <w:p w14:paraId="44C62A24" w14:textId="77777777" w:rsidR="008630D6" w:rsidRPr="00621E63" w:rsidRDefault="008630D6" w:rsidP="00670CCB">
            <w:pPr>
              <w:pStyle w:val="TableEntry"/>
            </w:pPr>
          </w:p>
        </w:tc>
        <w:tc>
          <w:tcPr>
            <w:tcW w:w="1316" w:type="pct"/>
            <w:shd w:val="clear" w:color="auto" w:fill="auto"/>
          </w:tcPr>
          <w:p w14:paraId="014B8F75" w14:textId="77777777" w:rsidR="008630D6" w:rsidRPr="00621E63" w:rsidRDefault="008630D6" w:rsidP="00670CCB">
            <w:pPr>
              <w:pStyle w:val="TableEntry"/>
            </w:pPr>
            <w:r w:rsidRPr="00621E63">
              <w:t>MDC_EVT_PUMP_DELIV_ STOP</w:t>
            </w:r>
          </w:p>
        </w:tc>
        <w:tc>
          <w:tcPr>
            <w:tcW w:w="1880" w:type="pct"/>
            <w:shd w:val="clear" w:color="auto" w:fill="auto"/>
          </w:tcPr>
          <w:p w14:paraId="4ACB2FF4" w14:textId="77777777" w:rsidR="008630D6" w:rsidRPr="00621E63" w:rsidRDefault="008630D6" w:rsidP="00670CCB">
            <w:pPr>
              <w:pStyle w:val="TableEntry"/>
              <w:rPr>
                <w:u w:val="single"/>
              </w:rPr>
            </w:pPr>
            <w:r w:rsidRPr="00621E63">
              <w:rPr>
                <w:u w:val="single"/>
              </w:rPr>
              <w:t>Pump Delivery Info Parameters:</w:t>
            </w:r>
          </w:p>
          <w:p w14:paraId="6FFB832C" w14:textId="77777777" w:rsidR="008630D6" w:rsidRPr="00621E63" w:rsidRDefault="008630D6" w:rsidP="00670CCB">
            <w:pPr>
              <w:pStyle w:val="TableEntry"/>
            </w:pPr>
            <w:r w:rsidRPr="00621E63">
              <w:rPr>
                <w:color w:val="0000FF"/>
              </w:rPr>
              <w:t>Infusing Status</w:t>
            </w:r>
            <w:r w:rsidRPr="00621E63">
              <w:t>=pump-status-not-infusing</w:t>
            </w:r>
          </w:p>
          <w:p w14:paraId="1EE42AFE" w14:textId="77777777" w:rsidR="008630D6" w:rsidRPr="00621E63" w:rsidRDefault="008630D6" w:rsidP="00670CCB">
            <w:pPr>
              <w:pStyle w:val="TableEntry"/>
            </w:pPr>
            <w:r w:rsidRPr="00621E63">
              <w:rPr>
                <w:color w:val="0000FF"/>
              </w:rPr>
              <w:t>Current Pump Fluid Flow</w:t>
            </w:r>
            <w:r w:rsidRPr="00621E63">
              <w:t>=0</w:t>
            </w:r>
          </w:p>
          <w:p w14:paraId="32521D6D" w14:textId="77777777" w:rsidR="008630D6" w:rsidRPr="00621E63" w:rsidRDefault="008630D6" w:rsidP="00670CCB">
            <w:pPr>
              <w:pStyle w:val="TableEntry"/>
            </w:pPr>
            <w:r w:rsidRPr="00621E63">
              <w:rPr>
                <w:color w:val="0000FF"/>
              </w:rPr>
              <w:t>Pump Active Sources</w:t>
            </w:r>
            <w:r w:rsidRPr="00621E63">
              <w:t>=pump-source-info-*</w:t>
            </w:r>
          </w:p>
          <w:p w14:paraId="133FBF8F" w14:textId="77777777" w:rsidR="008630D6" w:rsidRPr="00621E63" w:rsidRDefault="008630D6" w:rsidP="00670CCB">
            <w:pPr>
              <w:pStyle w:val="TableEntry"/>
            </w:pPr>
          </w:p>
          <w:p w14:paraId="0FA48614" w14:textId="77777777" w:rsidR="008630D6" w:rsidRPr="00621E63" w:rsidRDefault="008630D6" w:rsidP="00670CCB">
            <w:pPr>
              <w:pStyle w:val="TableEntry"/>
              <w:rPr>
                <w:u w:val="single"/>
              </w:rPr>
            </w:pPr>
            <w:r w:rsidRPr="00621E63">
              <w:rPr>
                <w:u w:val="single"/>
              </w:rPr>
              <w:t>Active Source Parameters:</w:t>
            </w:r>
          </w:p>
          <w:p w14:paraId="35B8586D" w14:textId="77777777" w:rsidR="008630D6" w:rsidRPr="00621E63" w:rsidRDefault="008630D6" w:rsidP="00670CCB">
            <w:pPr>
              <w:pStyle w:val="TableEntry"/>
            </w:pPr>
            <w:r w:rsidRPr="00621E63">
              <w:rPr>
                <w:color w:val="0000FF"/>
              </w:rPr>
              <w:t>Current Delivery Status</w:t>
            </w:r>
            <w:r w:rsidRPr="00621E63">
              <w:t>=pump-delivery-status-not-delivering</w:t>
            </w:r>
          </w:p>
          <w:p w14:paraId="7C25190C"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363EDE31" w14:textId="77777777" w:rsidR="008630D6" w:rsidRPr="00621E63" w:rsidRDefault="008630D6" w:rsidP="00670CCB">
            <w:pPr>
              <w:pStyle w:val="TableEntry"/>
            </w:pPr>
            <w:r w:rsidRPr="00621E63">
              <w:rPr>
                <w:color w:val="0000FF"/>
              </w:rPr>
              <w:t>Program Delivery Mode</w:t>
            </w:r>
            <w:r w:rsidRPr="00621E63">
              <w:t>=pump-program-delivery-mode-*</w:t>
            </w:r>
          </w:p>
          <w:p w14:paraId="24DEC8F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1D0199A" w14:textId="77777777" w:rsidR="008630D6" w:rsidRPr="00621E63" w:rsidRDefault="008630D6" w:rsidP="00670CCB">
            <w:pPr>
              <w:pStyle w:val="TableEntry"/>
            </w:pPr>
            <w:r w:rsidRPr="00621E63">
              <w:rPr>
                <w:color w:val="0000FF"/>
              </w:rPr>
              <w:t>Rate</w:t>
            </w:r>
            <w:r w:rsidRPr="00621E63">
              <w:t>=rate of library infusion</w:t>
            </w:r>
          </w:p>
          <w:p w14:paraId="7772DE11" w14:textId="77777777" w:rsidR="008630D6" w:rsidRPr="00621E63" w:rsidRDefault="008630D6" w:rsidP="00670CCB">
            <w:pPr>
              <w:pStyle w:val="TableEntry"/>
            </w:pPr>
            <w:r w:rsidRPr="00621E63">
              <w:rPr>
                <w:color w:val="0000FF"/>
              </w:rPr>
              <w:t>Dose Rate</w:t>
            </w:r>
            <w:r w:rsidRPr="00621E63">
              <w:t>= dose rate of library infusion</w:t>
            </w:r>
          </w:p>
          <w:p w14:paraId="0CBE2A11" w14:textId="77777777" w:rsidR="008630D6" w:rsidRPr="00621E63" w:rsidRDefault="008630D6" w:rsidP="00670CCB">
            <w:pPr>
              <w:pStyle w:val="TableEntry"/>
            </w:pPr>
            <w:r w:rsidRPr="00621E63">
              <w:rPr>
                <w:color w:val="0000FF"/>
              </w:rPr>
              <w:t>Volume Programmed</w:t>
            </w:r>
            <w:r w:rsidRPr="00621E63">
              <w:t>=volume programmed for library infusion</w:t>
            </w:r>
          </w:p>
          <w:p w14:paraId="76607343"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6D32CE2B"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library delivery, including the one just completed</w:t>
            </w:r>
          </w:p>
          <w:p w14:paraId="511C3923" w14:textId="77777777" w:rsidR="008630D6" w:rsidRPr="00621E63" w:rsidRDefault="008630D6" w:rsidP="00670CCB">
            <w:pPr>
              <w:pStyle w:val="TableEntry"/>
            </w:pPr>
            <w:r w:rsidRPr="00621E63">
              <w:rPr>
                <w:color w:val="0000FF"/>
              </w:rPr>
              <w:t>Volume Remaining</w:t>
            </w:r>
            <w:r w:rsidRPr="00621E63">
              <w:t>=volume remaining of library infusion</w:t>
            </w:r>
          </w:p>
          <w:p w14:paraId="42C8D4BF"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2D9685D8" w14:textId="77777777" w:rsidR="008630D6" w:rsidRPr="00621E63" w:rsidRDefault="008630D6" w:rsidP="00670CCB">
            <w:pPr>
              <w:pStyle w:val="TableEntry"/>
            </w:pPr>
          </w:p>
        </w:tc>
      </w:tr>
      <w:tr w:rsidR="008630D6" w:rsidRPr="00621E63" w14:paraId="357D73D8" w14:textId="77777777" w:rsidTr="00670CCB">
        <w:trPr>
          <w:cantSplit/>
        </w:trPr>
        <w:tc>
          <w:tcPr>
            <w:tcW w:w="761" w:type="pct"/>
            <w:vMerge/>
            <w:shd w:val="clear" w:color="auto" w:fill="auto"/>
          </w:tcPr>
          <w:p w14:paraId="555842D7" w14:textId="77777777" w:rsidR="008630D6" w:rsidRPr="00621E63" w:rsidRDefault="008630D6" w:rsidP="00670CCB">
            <w:pPr>
              <w:rPr>
                <w:rFonts w:ascii="Tahoma" w:hAnsi="Tahoma" w:cs="Tahoma"/>
                <w:sz w:val="16"/>
                <w:szCs w:val="16"/>
              </w:rPr>
            </w:pPr>
          </w:p>
        </w:tc>
        <w:tc>
          <w:tcPr>
            <w:tcW w:w="1316" w:type="pct"/>
            <w:shd w:val="clear" w:color="auto" w:fill="auto"/>
          </w:tcPr>
          <w:p w14:paraId="3609050E" w14:textId="77777777" w:rsidR="008630D6" w:rsidRPr="00621E63" w:rsidRDefault="008630D6" w:rsidP="00670CCB">
            <w:pPr>
              <w:pStyle w:val="TableEntry"/>
            </w:pPr>
            <w:r w:rsidRPr="00621E63">
              <w:t>MDC_EVT_PUMP_DELIV_ START</w:t>
            </w:r>
          </w:p>
        </w:tc>
        <w:tc>
          <w:tcPr>
            <w:tcW w:w="1880" w:type="pct"/>
            <w:shd w:val="clear" w:color="auto" w:fill="auto"/>
          </w:tcPr>
          <w:p w14:paraId="1313B77D" w14:textId="77777777" w:rsidR="008630D6" w:rsidRPr="00621E63" w:rsidRDefault="008630D6" w:rsidP="00670CCB">
            <w:pPr>
              <w:pStyle w:val="TableEntry"/>
              <w:rPr>
                <w:u w:val="single"/>
              </w:rPr>
            </w:pPr>
            <w:r w:rsidRPr="00621E63">
              <w:rPr>
                <w:u w:val="single"/>
              </w:rPr>
              <w:t>Pump Delivery Info Parameters:</w:t>
            </w:r>
          </w:p>
          <w:p w14:paraId="7673023C" w14:textId="77777777" w:rsidR="008630D6" w:rsidRPr="00621E63" w:rsidRDefault="008630D6" w:rsidP="00670CCB">
            <w:pPr>
              <w:pStyle w:val="TableEntry"/>
            </w:pPr>
            <w:r w:rsidRPr="00621E63">
              <w:rPr>
                <w:color w:val="0000FF"/>
              </w:rPr>
              <w:t>Infusing Status</w:t>
            </w:r>
            <w:r w:rsidRPr="00621E63">
              <w:t>=pump-status-infusing</w:t>
            </w:r>
          </w:p>
          <w:p w14:paraId="3529B11B" w14:textId="77777777" w:rsidR="008630D6" w:rsidRPr="00621E63" w:rsidRDefault="008630D6" w:rsidP="00670CCB">
            <w:pPr>
              <w:pStyle w:val="TableEntry"/>
            </w:pPr>
            <w:r w:rsidRPr="00621E63">
              <w:rPr>
                <w:color w:val="0000FF"/>
              </w:rPr>
              <w:t>Current Pump Fluid Flow</w:t>
            </w:r>
            <w:r w:rsidRPr="00621E63">
              <w:t>=programmed rate of non-library-based infusion</w:t>
            </w:r>
          </w:p>
          <w:p w14:paraId="1B7C35A6" w14:textId="77777777" w:rsidR="008630D6" w:rsidRPr="00621E63" w:rsidRDefault="008630D6" w:rsidP="00670CCB">
            <w:pPr>
              <w:pStyle w:val="TableEntry"/>
            </w:pPr>
            <w:r w:rsidRPr="00621E63">
              <w:rPr>
                <w:color w:val="0000FF"/>
              </w:rPr>
              <w:t>Pump Active Sources</w:t>
            </w:r>
            <w:r w:rsidRPr="00621E63">
              <w:t>=pump-source-info-*</w:t>
            </w:r>
          </w:p>
          <w:p w14:paraId="0722D6CF" w14:textId="77777777" w:rsidR="008630D6" w:rsidRPr="00621E63" w:rsidRDefault="008630D6" w:rsidP="00670CCB">
            <w:pPr>
              <w:pStyle w:val="TableEntry"/>
            </w:pPr>
          </w:p>
          <w:p w14:paraId="5E976AD6" w14:textId="77777777" w:rsidR="008630D6" w:rsidRPr="00621E63" w:rsidRDefault="008630D6" w:rsidP="00670CCB">
            <w:pPr>
              <w:pStyle w:val="TableEntry"/>
              <w:rPr>
                <w:u w:val="single"/>
              </w:rPr>
            </w:pPr>
            <w:r w:rsidRPr="00621E63">
              <w:rPr>
                <w:u w:val="single"/>
              </w:rPr>
              <w:t>Active Source Parameters:</w:t>
            </w:r>
          </w:p>
          <w:p w14:paraId="71EA70F3" w14:textId="77777777" w:rsidR="008630D6" w:rsidRPr="00621E63" w:rsidRDefault="008630D6" w:rsidP="00670CCB">
            <w:pPr>
              <w:pStyle w:val="TableEntry"/>
            </w:pPr>
            <w:r w:rsidRPr="00621E63">
              <w:rPr>
                <w:color w:val="0000FF"/>
              </w:rPr>
              <w:t>Current Delivery Status</w:t>
            </w:r>
            <w:r w:rsidRPr="00621E63">
              <w:t>=pump-delivery-status-delivering</w:t>
            </w:r>
          </w:p>
          <w:p w14:paraId="49FC18FB" w14:textId="77777777" w:rsidR="008630D6" w:rsidRPr="00621E63" w:rsidRDefault="008630D6" w:rsidP="00670CCB">
            <w:pPr>
              <w:pStyle w:val="TableEntry"/>
            </w:pPr>
            <w:r w:rsidRPr="00621E63">
              <w:rPr>
                <w:color w:val="0000FF"/>
              </w:rPr>
              <w:t>Program Delivery Mode</w:t>
            </w:r>
            <w:r w:rsidRPr="00621E63">
              <w:t>=pump-program-delivery-mode-*</w:t>
            </w:r>
          </w:p>
          <w:p w14:paraId="67573504"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799C082" w14:textId="77777777" w:rsidR="008630D6" w:rsidRPr="00621E63" w:rsidRDefault="008630D6" w:rsidP="00670CCB">
            <w:pPr>
              <w:pStyle w:val="TableEntry"/>
            </w:pPr>
            <w:r w:rsidRPr="00621E63">
              <w:rPr>
                <w:color w:val="0000FF"/>
              </w:rPr>
              <w:t>Rate</w:t>
            </w:r>
            <w:r w:rsidRPr="00621E63">
              <w:t>=rate of non-library-based infusion</w:t>
            </w:r>
          </w:p>
          <w:p w14:paraId="007AFDD8" w14:textId="77777777" w:rsidR="008630D6" w:rsidRPr="00621E63" w:rsidRDefault="008630D6" w:rsidP="00670CCB">
            <w:pPr>
              <w:pStyle w:val="TableEntry"/>
            </w:pPr>
            <w:r w:rsidRPr="00621E63">
              <w:rPr>
                <w:color w:val="0000FF"/>
              </w:rPr>
              <w:t>Dose Rate</w:t>
            </w:r>
            <w:r w:rsidRPr="00621E63">
              <w:t>=dose rate of non-library-based infusion</w:t>
            </w:r>
          </w:p>
          <w:p w14:paraId="0968E6F1" w14:textId="77777777" w:rsidR="008630D6" w:rsidRPr="00621E63" w:rsidRDefault="008630D6" w:rsidP="00670CCB">
            <w:pPr>
              <w:pStyle w:val="TableEntry"/>
            </w:pPr>
            <w:r w:rsidRPr="00621E63">
              <w:rPr>
                <w:color w:val="0000FF"/>
              </w:rPr>
              <w:t>Volume Programmed</w:t>
            </w:r>
            <w:r w:rsidRPr="00621E63">
              <w:t>=volume programmed for non-library-based infusion</w:t>
            </w:r>
          </w:p>
          <w:p w14:paraId="18706A1F" w14:textId="77777777" w:rsidR="008630D6" w:rsidRPr="00621E63" w:rsidRDefault="008630D6" w:rsidP="00670CCB">
            <w:pPr>
              <w:pStyle w:val="TableEntry"/>
            </w:pPr>
            <w:r w:rsidRPr="00621E63">
              <w:rPr>
                <w:color w:val="0000FF"/>
              </w:rPr>
              <w:t>Current Segment Volume Delivered</w:t>
            </w:r>
            <w:r w:rsidRPr="00621E63">
              <w:t>=0</w:t>
            </w:r>
          </w:p>
          <w:p w14:paraId="2BA3D994" w14:textId="77777777" w:rsidR="008630D6" w:rsidRPr="00621E63" w:rsidRDefault="008630D6" w:rsidP="00670CCB">
            <w:pPr>
              <w:pStyle w:val="TableEntry"/>
            </w:pPr>
            <w:r w:rsidRPr="00621E63">
              <w:rPr>
                <w:color w:val="0000FF"/>
              </w:rPr>
              <w:t>Cumulative Volume Delivered</w:t>
            </w:r>
            <w:r w:rsidRPr="00621E63">
              <w:t>=0</w:t>
            </w:r>
          </w:p>
          <w:p w14:paraId="47DEC856" w14:textId="77777777" w:rsidR="008630D6" w:rsidRPr="00621E63" w:rsidRDefault="008630D6" w:rsidP="00670CCB">
            <w:pPr>
              <w:pStyle w:val="TableEntry"/>
            </w:pPr>
            <w:r w:rsidRPr="00621E63">
              <w:rPr>
                <w:color w:val="0000FF"/>
              </w:rPr>
              <w:t>Volume Remaining</w:t>
            </w:r>
            <w:r w:rsidRPr="00621E63">
              <w:t>=volume programmed for non-library-based infusion</w:t>
            </w:r>
          </w:p>
          <w:p w14:paraId="48B86AF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5EC4E1C" w14:textId="77777777" w:rsidR="008630D6" w:rsidRPr="00621E63" w:rsidRDefault="008630D6" w:rsidP="00670CCB">
            <w:pPr>
              <w:pStyle w:val="TableEntry"/>
            </w:pPr>
          </w:p>
        </w:tc>
      </w:tr>
    </w:tbl>
    <w:p w14:paraId="4BC67799" w14:textId="77777777" w:rsidR="00621E63" w:rsidRDefault="00621E63" w:rsidP="00621E63">
      <w:pPr>
        <w:pStyle w:val="BodyText"/>
        <w:rPr>
          <w:ins w:id="3056" w:author="Mary Jungers" w:date="2019-11-14T10:10:00Z"/>
        </w:rPr>
        <w:pPrChange w:id="3057" w:author="Mary Jungers" w:date="2019-11-14T10:10:00Z">
          <w:pPr>
            <w:pStyle w:val="Heading4"/>
            <w:numPr>
              <w:ilvl w:val="0"/>
              <w:numId w:val="0"/>
            </w:numPr>
          </w:pPr>
        </w:pPrChange>
      </w:pPr>
      <w:bookmarkStart w:id="3058" w:name="_Toc371555187"/>
      <w:bookmarkStart w:id="3059" w:name="_Toc436215480"/>
    </w:p>
    <w:p w14:paraId="670C7B04" w14:textId="77777777" w:rsidR="00621E63" w:rsidRDefault="00621E63" w:rsidP="00621E63">
      <w:pPr>
        <w:pStyle w:val="BodyText"/>
        <w:rPr>
          <w:ins w:id="3060" w:author="Mary Jungers" w:date="2019-11-14T10:10:00Z"/>
        </w:rPr>
        <w:pPrChange w:id="3061" w:author="Mary Jungers" w:date="2019-11-14T10:10:00Z">
          <w:pPr>
            <w:pStyle w:val="Heading4"/>
            <w:numPr>
              <w:ilvl w:val="0"/>
              <w:numId w:val="0"/>
            </w:numPr>
          </w:pPr>
        </w:pPrChange>
      </w:pPr>
    </w:p>
    <w:p w14:paraId="7B2BA494" w14:textId="77777777" w:rsidR="00621E63" w:rsidRDefault="00621E63" w:rsidP="00621E63">
      <w:pPr>
        <w:pStyle w:val="BodyText"/>
        <w:rPr>
          <w:ins w:id="3062" w:author="Mary Jungers" w:date="2019-11-14T10:10:00Z"/>
        </w:rPr>
        <w:pPrChange w:id="3063" w:author="Mary Jungers" w:date="2019-11-14T10:10:00Z">
          <w:pPr>
            <w:pStyle w:val="Heading4"/>
            <w:numPr>
              <w:ilvl w:val="0"/>
              <w:numId w:val="0"/>
            </w:numPr>
          </w:pPr>
        </w:pPrChange>
      </w:pPr>
    </w:p>
    <w:p w14:paraId="39876D68" w14:textId="77777777" w:rsidR="00621E63" w:rsidRDefault="00621E63" w:rsidP="00621E63">
      <w:pPr>
        <w:pStyle w:val="BodyText"/>
        <w:rPr>
          <w:ins w:id="3064" w:author="Mary Jungers" w:date="2019-11-14T10:10:00Z"/>
        </w:rPr>
        <w:pPrChange w:id="3065" w:author="Mary Jungers" w:date="2019-11-14T10:10:00Z">
          <w:pPr>
            <w:pStyle w:val="Heading4"/>
            <w:numPr>
              <w:ilvl w:val="0"/>
              <w:numId w:val="0"/>
            </w:numPr>
          </w:pPr>
        </w:pPrChange>
      </w:pPr>
    </w:p>
    <w:p w14:paraId="71E80D7D" w14:textId="77777777" w:rsidR="00621E63" w:rsidRDefault="00621E63" w:rsidP="00621E63">
      <w:pPr>
        <w:pStyle w:val="BodyText"/>
        <w:rPr>
          <w:ins w:id="3066" w:author="Mary Jungers" w:date="2019-11-14T10:10:00Z"/>
        </w:rPr>
        <w:pPrChange w:id="3067" w:author="Mary Jungers" w:date="2019-11-14T10:10:00Z">
          <w:pPr>
            <w:pStyle w:val="Heading4"/>
            <w:numPr>
              <w:ilvl w:val="0"/>
              <w:numId w:val="0"/>
            </w:numPr>
          </w:pPr>
        </w:pPrChange>
      </w:pPr>
    </w:p>
    <w:p w14:paraId="51B81BE4" w14:textId="77777777" w:rsidR="00621E63" w:rsidRDefault="00621E63" w:rsidP="00621E63">
      <w:pPr>
        <w:pStyle w:val="BodyText"/>
        <w:rPr>
          <w:ins w:id="3068" w:author="Mary Jungers" w:date="2019-11-14T10:10:00Z"/>
        </w:rPr>
        <w:pPrChange w:id="3069" w:author="Mary Jungers" w:date="2019-11-14T10:10:00Z">
          <w:pPr>
            <w:pStyle w:val="Heading4"/>
            <w:numPr>
              <w:ilvl w:val="0"/>
              <w:numId w:val="0"/>
            </w:numPr>
          </w:pPr>
        </w:pPrChange>
      </w:pPr>
    </w:p>
    <w:p w14:paraId="1F390EFA" w14:textId="77777777" w:rsidR="00621E63" w:rsidRDefault="00621E63" w:rsidP="00621E63">
      <w:pPr>
        <w:pStyle w:val="BodyText"/>
        <w:rPr>
          <w:ins w:id="3070" w:author="Mary Jungers" w:date="2019-11-14T10:10:00Z"/>
        </w:rPr>
        <w:pPrChange w:id="3071" w:author="Mary Jungers" w:date="2019-11-14T10:10:00Z">
          <w:pPr>
            <w:pStyle w:val="Heading4"/>
            <w:numPr>
              <w:ilvl w:val="0"/>
              <w:numId w:val="0"/>
            </w:numPr>
          </w:pPr>
        </w:pPrChange>
      </w:pPr>
    </w:p>
    <w:p w14:paraId="20A6B9D0" w14:textId="77777777" w:rsidR="00621E63" w:rsidRDefault="00621E63" w:rsidP="00621E63">
      <w:pPr>
        <w:pStyle w:val="BodyText"/>
        <w:rPr>
          <w:ins w:id="3072" w:author="Mary Jungers" w:date="2019-11-14T10:10:00Z"/>
        </w:rPr>
        <w:pPrChange w:id="3073" w:author="Mary Jungers" w:date="2019-11-14T10:10:00Z">
          <w:pPr>
            <w:pStyle w:val="Heading4"/>
            <w:numPr>
              <w:ilvl w:val="0"/>
              <w:numId w:val="0"/>
            </w:numPr>
          </w:pPr>
        </w:pPrChange>
      </w:pPr>
    </w:p>
    <w:p w14:paraId="0F8E3869" w14:textId="4529C6D5" w:rsidR="00621E63" w:rsidRDefault="00621E63" w:rsidP="00621E63">
      <w:pPr>
        <w:pStyle w:val="BodyText"/>
        <w:rPr>
          <w:ins w:id="3074" w:author="Mary Jungers" w:date="2019-11-14T10:10:00Z"/>
        </w:rPr>
      </w:pPr>
    </w:p>
    <w:p w14:paraId="6EBDC5CC" w14:textId="7FC391B5" w:rsidR="00621E63" w:rsidRDefault="00621E63" w:rsidP="00621E63">
      <w:pPr>
        <w:pStyle w:val="BodyText"/>
        <w:rPr>
          <w:ins w:id="3075" w:author="Mary Jungers" w:date="2019-11-14T10:10:00Z"/>
        </w:rPr>
      </w:pPr>
    </w:p>
    <w:p w14:paraId="0CB9C83D" w14:textId="76B88E5A" w:rsidR="00621E63" w:rsidRDefault="00621E63" w:rsidP="00621E63">
      <w:pPr>
        <w:pStyle w:val="BodyText"/>
        <w:rPr>
          <w:ins w:id="3076" w:author="Mary Jungers" w:date="2019-11-14T10:10:00Z"/>
        </w:rPr>
      </w:pPr>
    </w:p>
    <w:p w14:paraId="213A02F1" w14:textId="77777777" w:rsidR="00621E63" w:rsidRDefault="00621E63" w:rsidP="00621E63">
      <w:pPr>
        <w:pStyle w:val="BodyText"/>
        <w:rPr>
          <w:ins w:id="3077" w:author="Mary Jungers" w:date="2019-11-14T10:10:00Z"/>
        </w:rPr>
        <w:pPrChange w:id="3078" w:author="Mary Jungers" w:date="2019-11-14T10:10:00Z">
          <w:pPr>
            <w:pStyle w:val="Heading4"/>
            <w:numPr>
              <w:ilvl w:val="0"/>
              <w:numId w:val="0"/>
            </w:numPr>
          </w:pPr>
        </w:pPrChange>
      </w:pPr>
    </w:p>
    <w:p w14:paraId="656B504B" w14:textId="77777777" w:rsidR="00621E63" w:rsidRDefault="00621E63" w:rsidP="00621E63">
      <w:pPr>
        <w:pStyle w:val="BodyText"/>
        <w:rPr>
          <w:ins w:id="3079" w:author="Mary Jungers" w:date="2019-11-14T10:10:00Z"/>
        </w:rPr>
        <w:pPrChange w:id="3080" w:author="Mary Jungers" w:date="2019-11-14T10:10:00Z">
          <w:pPr>
            <w:pStyle w:val="Heading4"/>
            <w:numPr>
              <w:ilvl w:val="0"/>
              <w:numId w:val="0"/>
            </w:numPr>
          </w:pPr>
        </w:pPrChange>
      </w:pPr>
    </w:p>
    <w:p w14:paraId="43A71C81" w14:textId="77777777" w:rsidR="00621E63" w:rsidRDefault="00621E63" w:rsidP="00621E63">
      <w:pPr>
        <w:pStyle w:val="BodyText"/>
        <w:rPr>
          <w:ins w:id="3081" w:author="Mary Jungers" w:date="2019-11-14T10:10:00Z"/>
        </w:rPr>
        <w:pPrChange w:id="3082" w:author="Mary Jungers" w:date="2019-11-14T10:10:00Z">
          <w:pPr>
            <w:pStyle w:val="Heading4"/>
            <w:numPr>
              <w:ilvl w:val="0"/>
              <w:numId w:val="0"/>
            </w:numPr>
          </w:pPr>
        </w:pPrChange>
      </w:pPr>
    </w:p>
    <w:p w14:paraId="28D1FFFC" w14:textId="69B44425" w:rsidR="008630D6" w:rsidRPr="00621E63" w:rsidRDefault="00726697" w:rsidP="00621E63">
      <w:pPr>
        <w:pStyle w:val="Heading4"/>
        <w:numPr>
          <w:ilvl w:val="0"/>
          <w:numId w:val="0"/>
        </w:numPr>
        <w:pPrChange w:id="3083" w:author="Mary Jungers" w:date="2019-11-14T10:10:00Z">
          <w:pPr>
            <w:pStyle w:val="AppendixHeading4"/>
            <w:pageBreakBefore/>
          </w:pPr>
        </w:pPrChange>
      </w:pPr>
      <w:bookmarkStart w:id="3084" w:name="_Toc24650599"/>
      <w:r w:rsidRPr="00621E63">
        <w:lastRenderedPageBreak/>
        <w:t>M</w:t>
      </w:r>
      <w:r w:rsidR="008630D6" w:rsidRPr="00621E63">
        <w:t>.1.2.2 Infusion Event Sample Message</w:t>
      </w:r>
      <w:bookmarkEnd w:id="3058"/>
      <w:bookmarkEnd w:id="3059"/>
      <w:bookmarkEnd w:id="3084"/>
    </w:p>
    <w:p w14:paraId="1B562A36" w14:textId="77777777" w:rsidR="008630D6" w:rsidRPr="00621E63" w:rsidRDefault="008630D6" w:rsidP="008630D6">
      <w:pPr>
        <w:pStyle w:val="BodyText"/>
        <w:rPr>
          <w:b/>
          <w:sz w:val="28"/>
          <w:szCs w:val="28"/>
        </w:rPr>
      </w:pPr>
      <w:r w:rsidRPr="00621E63">
        <w:rPr>
          <w:b/>
          <w:sz w:val="28"/>
          <w:szCs w:val="28"/>
        </w:rPr>
        <w:t>Delivery Start Event</w:t>
      </w:r>
    </w:p>
    <w:p w14:paraId="539E0DEB" w14:textId="77777777" w:rsidR="008630D6" w:rsidRPr="00621E63" w:rsidRDefault="008630D6" w:rsidP="00621E63">
      <w:pPr>
        <w:pStyle w:val="Note"/>
        <w:pPrChange w:id="3085" w:author="Mary Jungers" w:date="2019-11-14T10:13:00Z">
          <w:pPr>
            <w:pStyle w:val="BodyText"/>
          </w:pPr>
        </w:pPrChange>
      </w:pPr>
      <w:r w:rsidRPr="00621E63">
        <w:t>(Note: Code assignments for MDC terms shown below with a code value of “0” are pending as of publication date.)</w:t>
      </w:r>
    </w:p>
    <w:p w14:paraId="7188C1F7" w14:textId="77777777" w:rsidR="008630D6" w:rsidRPr="00621E63" w:rsidRDefault="008630D6" w:rsidP="005B0C7C">
      <w:pPr>
        <w:pStyle w:val="BodyText"/>
        <w:rPr>
          <w:rPrChange w:id="3086" w:author="Mary Jungers" w:date="2019-11-14T10:14:00Z">
            <w:rPr>
              <w:sz w:val="18"/>
              <w:szCs w:val="18"/>
            </w:rPr>
          </w:rPrChange>
        </w:rPr>
      </w:pPr>
    </w:p>
    <w:p w14:paraId="26861984" w14:textId="77777777" w:rsidR="008630D6" w:rsidRPr="00621E63"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621E63">
        <w:rPr>
          <w:rFonts w:ascii="Arial Narrow" w:hAnsi="Arial Narrow"/>
          <w:sz w:val="18"/>
          <w:szCs w:val="18"/>
        </w:rPr>
        <w:t>MSH|^~\&amp;|PAT_DEVICE_PUMPVENDOR^9999990000000000^EUI-64|PUMPVENDOR|DOC_VENDOR|DOC_VENDOR|20151015132107-0500||ORU^R42^ORU_R01|6358051206735492253|P|2.6|||AL|NE||ASCII|en^English^ISO639||IHE_PCD_010^IHE PCD^ 1.3.6.1.4.1.19376.1.6.4.10^ISO</w:t>
      </w:r>
    </w:p>
    <w:p w14:paraId="018DAF4E" w14:textId="77777777" w:rsidR="008630D6" w:rsidRPr="00621E63"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621E63">
        <w:rPr>
          <w:rFonts w:ascii="Arial Narrow" w:hAnsi="Arial Narrow"/>
          <w:sz w:val="18"/>
          <w:szCs w:val="18"/>
        </w:rPr>
        <w:t>PID|||HO2009002^^^IHE^PI||Hon^Charles^^^^^L|Brooks^^^^^^L|19610201000000-0600|M|||||||||||||||||||||||N</w:t>
      </w:r>
    </w:p>
    <w:p w14:paraId="338AE85A" w14:textId="77777777" w:rsidR="008630D6" w:rsidRPr="00621E63"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621E63">
        <w:rPr>
          <w:rFonts w:ascii="Arial Narrow" w:hAnsi="Arial Narrow"/>
          <w:sz w:val="18"/>
          <w:szCs w:val="18"/>
        </w:rPr>
        <w:t>PV1||I|3 West ICU^3002^1</w:t>
      </w:r>
    </w:p>
    <w:p w14:paraId="73009431" w14:textId="77777777" w:rsidR="008630D6" w:rsidRPr="00621E63"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621E63">
        <w:rPr>
          <w:rFonts w:ascii="Arial Narrow" w:hAnsi="Arial Narrow"/>
          <w:sz w:val="18"/>
          <w:szCs w:val="18"/>
        </w:rPr>
        <w:t>OBR|1|AB12345^PCD-03|CD12345^HL7^ACDE48234567ABCD^EUI-64|2222^Dopamine|||20151015132106-0500</w:t>
      </w:r>
    </w:p>
    <w:p w14:paraId="78421CC9" w14:textId="77777777" w:rsidR="008630D6" w:rsidRPr="00621E63"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621E63">
        <w:rPr>
          <w:rFonts w:ascii="Arial Narrow" w:hAnsi="Arial Narrow"/>
          <w:sz w:val="18"/>
          <w:szCs w:val="18"/>
        </w:rPr>
        <w:t>OBX|1||70049^MDC_DEV_PUMP_INFUS_LVP_MDS^MDC|1.0.0.0|||||||X|||||N0002||E0002^^0012210000000000^EUI-64</w:t>
      </w:r>
    </w:p>
    <w:p w14:paraId="1B5752B8" w14:textId="77777777" w:rsidR="008630D6" w:rsidRPr="00621E63"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621E63">
        <w:rPr>
          <w:rFonts w:ascii="Arial Narrow" w:hAnsi="Arial Narrow"/>
          <w:sz w:val="18"/>
          <w:szCs w:val="18"/>
        </w:rPr>
        <w:t>OBX|2|ST|184517^MDC_PUMP_DRUG_LIBRARY_VERSION^MDC|1.0.0.1|DL1||||||R</w:t>
      </w:r>
    </w:p>
    <w:p w14:paraId="000D0E87" w14:textId="77777777" w:rsidR="008630D6" w:rsidRPr="00621E63"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621E63">
        <w:rPr>
          <w:rFonts w:ascii="Arial Narrow" w:hAnsi="Arial Narrow"/>
          <w:sz w:val="18"/>
          <w:szCs w:val="18"/>
        </w:rPr>
        <w:t>OBX|3|CWE|0^MDC_ATTR_EVT_COND^MDC|1.0.0.2|197288^MDC_EVT_PUMP_DELIV_START^MDC||||||R</w:t>
      </w:r>
    </w:p>
    <w:p w14:paraId="0FF2EE91" w14:textId="77777777" w:rsidR="008630D6" w:rsidRPr="00621E63"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621E63">
        <w:rPr>
          <w:rFonts w:ascii="Arial Narrow" w:hAnsi="Arial Narrow"/>
          <w:sz w:val="18"/>
          <w:szCs w:val="18"/>
        </w:rPr>
        <w:t>OBX|4|ST|0^MDC_ATTR_EVT_SOURCE^MDC|1.0.0.3|1.1.2.0||||||R</w:t>
      </w:r>
    </w:p>
    <w:p w14:paraId="75B6F9E1" w14:textId="77777777" w:rsidR="008630D6" w:rsidRPr="00621E63"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621E63">
        <w:rPr>
          <w:rFonts w:ascii="Arial Narrow" w:hAnsi="Arial Narrow"/>
          <w:sz w:val="18"/>
          <w:szCs w:val="18"/>
        </w:rPr>
        <w:t>OBX|5||70050^MDC_DEV_PUMP_INFUS_LVP_VMD^MDC|1.1.0.0|||||||X</w:t>
      </w:r>
    </w:p>
    <w:p w14:paraId="079D25FF" w14:textId="77777777" w:rsidR="008630D6" w:rsidRPr="00621E63"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621E63">
        <w:rPr>
          <w:rFonts w:ascii="Arial Narrow" w:hAnsi="Arial Narrow"/>
          <w:sz w:val="18"/>
          <w:szCs w:val="18"/>
        </w:rPr>
        <w:t>OBX|6||0^MDC_DEV_PUMP_DELIVERY_INFO^MDC|1.1.1.0|||||||X</w:t>
      </w:r>
    </w:p>
    <w:p w14:paraId="32C74F46" w14:textId="77777777" w:rsidR="008630D6" w:rsidRPr="00621E63"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621E63">
        <w:rPr>
          <w:rFonts w:ascii="Arial Narrow" w:hAnsi="Arial Narrow"/>
          <w:sz w:val="18"/>
          <w:szCs w:val="18"/>
        </w:rPr>
        <w:t>OBX|7|CWE|184519^MDC_PUMP_INFUSING_STATUS^MDC|1.1.1.1|^pump-status-infusing||||||R</w:t>
      </w:r>
    </w:p>
    <w:p w14:paraId="23390DA4" w14:textId="77777777" w:rsidR="008630D6" w:rsidRPr="00621E63"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621E63">
        <w:rPr>
          <w:rFonts w:ascii="Arial Narrow" w:hAnsi="Arial Narrow"/>
          <w:sz w:val="18"/>
          <w:szCs w:val="18"/>
        </w:rPr>
        <w:t>OBX|8|NM|0^MDC_FLOW_FLUID_PUMP_CURRENT^MDC|1.1.1.2|15.4|265266^MDC_DIM_MILLI_L_PER_HR^MDC^mL/h^mL/h^UCUM|||||R</w:t>
      </w:r>
    </w:p>
    <w:p w14:paraId="5ECD24EB" w14:textId="77777777" w:rsidR="008630D6" w:rsidRPr="00621E63"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621E63">
        <w:rPr>
          <w:rFonts w:ascii="Arial Narrow" w:hAnsi="Arial Narrow"/>
          <w:sz w:val="18"/>
          <w:szCs w:val="18"/>
        </w:rPr>
        <w:t>OBX|9|CWE|0^MDC_DEV_PUMP_ACTIVE_SOURCES^MDC|1.1.1.3|^pump-source-info-primary||||||R</w:t>
      </w:r>
    </w:p>
    <w:p w14:paraId="7F0E2B20" w14:textId="77777777" w:rsidR="008630D6" w:rsidRPr="00621E63"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621E63">
        <w:rPr>
          <w:rFonts w:ascii="Arial Narrow" w:hAnsi="Arial Narrow"/>
          <w:sz w:val="18"/>
          <w:szCs w:val="18"/>
        </w:rPr>
        <w:t>OBX|10||0^MDC_DEV_PUMP_INFUSATE_SOURCE_PRIMARY^MDC|1.1.2.0|||||||X</w:t>
      </w:r>
    </w:p>
    <w:p w14:paraId="5D997012" w14:textId="77777777" w:rsidR="008630D6" w:rsidRPr="00621E63"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621E63">
        <w:rPr>
          <w:rFonts w:ascii="Arial Narrow" w:hAnsi="Arial Narrow"/>
          <w:sz w:val="18"/>
          <w:szCs w:val="18"/>
        </w:rPr>
        <w:t>OBX|11|CWE|0^MDC_DEV_PUMP_CURRENT_DELIVERY_STATUS^MDC|1.1.2.1|^pump-delivery-status-delivering||||||R</w:t>
      </w:r>
    </w:p>
    <w:p w14:paraId="626D4FB5" w14:textId="77777777" w:rsidR="008630D6" w:rsidRPr="00621E63"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621E63">
        <w:rPr>
          <w:rFonts w:ascii="Arial Narrow" w:hAnsi="Arial Narrow"/>
          <w:sz w:val="18"/>
          <w:szCs w:val="18"/>
        </w:rPr>
        <w:t>OBX|12|CWE|0^MDC_DEV_PUMP_PROGRAM_DELIVERY_MODE^MDC|1.1.2.2|^pump-program-delivery-mode-continuous||||||R</w:t>
      </w:r>
    </w:p>
    <w:p w14:paraId="1697C58C" w14:textId="77777777" w:rsidR="008630D6" w:rsidRPr="00621E63"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621E63">
        <w:rPr>
          <w:rFonts w:ascii="Arial Narrow" w:hAnsi="Arial Narrow"/>
          <w:sz w:val="18"/>
          <w:szCs w:val="18"/>
        </w:rPr>
        <w:t>OBX|13|ST|0^MDC_DEV_PUMP_SOURCE_CHANNEL_LABEL^MDC|1.1.2.3|Primary||||||R</w:t>
      </w:r>
    </w:p>
    <w:p w14:paraId="578249D3" w14:textId="77777777" w:rsidR="008630D6" w:rsidRPr="00621E63"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621E63">
        <w:rPr>
          <w:rFonts w:ascii="Arial Narrow" w:hAnsi="Arial Narrow"/>
          <w:sz w:val="18"/>
          <w:szCs w:val="18"/>
        </w:rPr>
        <w:t>OBX|14|NM|157784^MDC_FLOW_FLUID_PUMP^MDC|1.1.2.4|15.4|265266^MDC_DIM_MILLI_L_PER_HR^MDC^mL/h^mL/h^UCUM|||||R</w:t>
      </w:r>
    </w:p>
    <w:p w14:paraId="3C5705CF" w14:textId="77777777" w:rsidR="008630D6" w:rsidRPr="00621E63"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621E63">
        <w:rPr>
          <w:rFonts w:ascii="Arial Narrow" w:hAnsi="Arial Narrow"/>
          <w:sz w:val="18"/>
          <w:szCs w:val="18"/>
        </w:rPr>
        <w:t>OBX|15|NM|157924^MDC_RATE_DOSE^MDC|1.1.2.5|5.00|265619^MDC_DIM_MICRO_G_PER_KG_PER_MIN^MDC^ug/kg/min^ug/kg/min^UCUM|||||R</w:t>
      </w:r>
    </w:p>
    <w:p w14:paraId="7186AE16" w14:textId="77777777" w:rsidR="008630D6" w:rsidRPr="00621E63"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621E63">
        <w:rPr>
          <w:rFonts w:ascii="Arial Narrow" w:hAnsi="Arial Narrow"/>
          <w:sz w:val="18"/>
          <w:szCs w:val="18"/>
        </w:rPr>
        <w:t>OBX|16|NM|157884^MDC_VOL_FLUID_TBI^MDC|1.1.2.6|250.0|263762^MDC_DIM_MILLI_L^MDC^mL^mL^UCUM|||||R</w:t>
      </w:r>
    </w:p>
    <w:p w14:paraId="56D184AB" w14:textId="77777777" w:rsidR="008630D6" w:rsidRPr="00621E63"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621E63">
        <w:rPr>
          <w:rFonts w:ascii="Arial Narrow" w:hAnsi="Arial Narrow"/>
          <w:sz w:val="18"/>
          <w:szCs w:val="18"/>
        </w:rPr>
        <w:t>OBX|17|NM|157993^MDC_VOL_FLUID_DELIV_TOTAL^MDC|1.1.2.7|0.0|263762^MDC_DIM_MILLI_L^MDC^mL^mL^UCUM|||||R</w:t>
      </w:r>
    </w:p>
    <w:p w14:paraId="3EDB6592" w14:textId="77777777" w:rsidR="008630D6" w:rsidRPr="00621E63"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621E63">
        <w:rPr>
          <w:rFonts w:ascii="Arial Narrow" w:hAnsi="Arial Narrow"/>
          <w:sz w:val="18"/>
          <w:szCs w:val="18"/>
        </w:rPr>
        <w:t>OBX|18|NM|157872^MDC_VOL_FLUID_TBI_REMAIN^MDC|1.1.2.8|250.0|263762^MDC_DIM_MILLI_L^MDC^mL^mL^UCUM|||||R</w:t>
      </w:r>
    </w:p>
    <w:p w14:paraId="01D45687" w14:textId="77777777" w:rsidR="008630D6" w:rsidRPr="00621E63"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621E63">
        <w:rPr>
          <w:rFonts w:ascii="Arial Narrow" w:hAnsi="Arial Narrow"/>
          <w:sz w:val="18"/>
          <w:szCs w:val="18"/>
        </w:rPr>
        <w:t>OBX|19|NM|157916^MDC_TIME_PD_REMAIN^MDC|1.1.2.9|974|264352^MDC_DIM_MIN^MDC^min^min^UCUM|||||R</w:t>
      </w:r>
    </w:p>
    <w:p w14:paraId="4A082D45" w14:textId="77777777" w:rsidR="008630D6" w:rsidRPr="00621E63"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621E63">
        <w:rPr>
          <w:rFonts w:ascii="Arial Narrow" w:hAnsi="Arial Narrow"/>
          <w:sz w:val="18"/>
          <w:szCs w:val="18"/>
        </w:rPr>
        <w:t>OBX|20|ST|184514^MDC_DRUG_NAME_LABEL^MDC|1.1.2.10|Dopamine||||||R</w:t>
      </w:r>
    </w:p>
    <w:p w14:paraId="36BD7AB3" w14:textId="77777777" w:rsidR="008630D6" w:rsidRPr="00621E63"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621E63">
        <w:rPr>
          <w:rFonts w:ascii="Arial Narrow" w:hAnsi="Arial Narrow"/>
          <w:sz w:val="18"/>
          <w:szCs w:val="18"/>
        </w:rPr>
        <w:t>OBX|21|NM|157760^MDC_CONC_DRUG^MDC|1.1.2.11|1.6|264306^MDC_DIM_MILLI_G_PER_ML^MDC^mg/mL^mg/mL^UCUM|||||R</w:t>
      </w:r>
    </w:p>
    <w:p w14:paraId="1E18EC36" w14:textId="77777777" w:rsidR="008630D6" w:rsidRPr="00621E63"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621E63">
        <w:rPr>
          <w:rFonts w:ascii="Arial Narrow" w:hAnsi="Arial Narrow"/>
          <w:sz w:val="18"/>
          <w:szCs w:val="18"/>
        </w:rPr>
        <w:t>OBX|22|ST|184516^MDC_PUMP_DRUG_LIBRARY_CARE_AREA^MDC|1.1.2.12|Crit Care||||||R</w:t>
      </w:r>
    </w:p>
    <w:p w14:paraId="3D2A9C86" w14:textId="77777777" w:rsidR="008630D6" w:rsidRPr="00621E63"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621E63">
        <w:rPr>
          <w:rFonts w:ascii="Arial Narrow" w:hAnsi="Arial Narrow"/>
          <w:sz w:val="18"/>
          <w:szCs w:val="18"/>
        </w:rPr>
        <w:t>OBX|23|NM|68063^MDC_ATTR_PT_WEIGHT^MDC|1.1.2.13|82.0|263875^MDC_DIM_KILO_G^MDC^kg^kg^UCUM|||||R</w:t>
      </w:r>
    </w:p>
    <w:p w14:paraId="46418874" w14:textId="77777777" w:rsidR="00B11855" w:rsidRPr="00621E63" w:rsidRDefault="003D003E" w:rsidP="00123C7B">
      <w:pPr>
        <w:pStyle w:val="Glossary"/>
        <w:rPr>
          <w:noProof w:val="0"/>
        </w:rPr>
      </w:pPr>
      <w:bookmarkStart w:id="3087" w:name="_Toc24650600"/>
      <w:r w:rsidRPr="00621E63">
        <w:rPr>
          <w:noProof w:val="0"/>
        </w:rPr>
        <w:lastRenderedPageBreak/>
        <w:t>Glossary</w:t>
      </w:r>
      <w:bookmarkEnd w:id="2951"/>
      <w:bookmarkEnd w:id="2952"/>
      <w:bookmarkEnd w:id="3087"/>
      <w:r w:rsidRPr="00621E63">
        <w:rPr>
          <w:noProof w:val="0"/>
        </w:rPr>
        <w:t xml:space="preserve"> </w:t>
      </w:r>
    </w:p>
    <w:p w14:paraId="23174AAD" w14:textId="77777777" w:rsidR="00800492" w:rsidRPr="00621E63" w:rsidRDefault="00800492" w:rsidP="00800492">
      <w:pPr>
        <w:pStyle w:val="BodyText"/>
        <w:rPr>
          <w:ins w:id="3088" w:author="Mary Jungers" w:date="2019-11-13T18:54:00Z"/>
        </w:rPr>
      </w:pPr>
      <w:bookmarkStart w:id="3089" w:name="OLE_LINK5"/>
      <w:ins w:id="3090" w:author="Mary Jungers" w:date="2019-11-13T18:54:00Z">
        <w:r w:rsidRPr="00621E63">
          <w:t xml:space="preserve">The IHE Glossary, an appendix to the </w:t>
        </w:r>
        <w:r w:rsidRPr="00621E63">
          <w:rPr>
            <w:i/>
          </w:rPr>
          <w:t>IHE Technical Frameworks General Introduction</w:t>
        </w:r>
        <w:r w:rsidRPr="00621E63">
          <w:t xml:space="preserve">, can be found </w:t>
        </w:r>
        <w:r w:rsidRPr="00621E63">
          <w:fldChar w:fldCharType="begin"/>
        </w:r>
        <w:r w:rsidRPr="00621E63">
          <w:instrText xml:space="preserve"> HYPERLINK "http://ihe.net/Technical_Frameworks/" \l "GenIntro" </w:instrText>
        </w:r>
        <w:r w:rsidRPr="00621E63">
          <w:fldChar w:fldCharType="separate"/>
        </w:r>
        <w:r w:rsidRPr="00621E63">
          <w:rPr>
            <w:rStyle w:val="Hyperlink"/>
          </w:rPr>
          <w:t>here</w:t>
        </w:r>
        <w:r w:rsidRPr="00621E63">
          <w:rPr>
            <w:rStyle w:val="Hyperlink"/>
          </w:rPr>
          <w:fldChar w:fldCharType="end"/>
        </w:r>
        <w:r w:rsidRPr="00621E63">
          <w:t>.</w:t>
        </w:r>
        <w:bookmarkEnd w:id="3089"/>
      </w:ins>
    </w:p>
    <w:p w14:paraId="5B1C9EBC" w14:textId="79007F0F" w:rsidR="00B11855" w:rsidRPr="00621E63" w:rsidRDefault="003D003E" w:rsidP="00800492">
      <w:pPr>
        <w:pStyle w:val="BodyText"/>
        <w:rPr>
          <w:highlight w:val="yellow"/>
        </w:rPr>
      </w:pPr>
      <w:del w:id="3091" w:author="Mary Jungers" w:date="2019-11-13T18:54:00Z">
        <w:r w:rsidRPr="00621E63" w:rsidDel="00800492">
          <w:delText xml:space="preserve">The Glossary can be found as an appendix to the </w:delText>
        </w:r>
        <w:r w:rsidR="008E1C27" w:rsidRPr="00621E63" w:rsidDel="00800492">
          <w:fldChar w:fldCharType="begin"/>
        </w:r>
        <w:r w:rsidR="008E1C27" w:rsidRPr="00621E63" w:rsidDel="00800492">
          <w:delInstrText xml:space="preserve"> HYPERLINK "https://www.ihe.net/resources/technical_frameworks/" \l "GenIntro" </w:delInstrText>
        </w:r>
        <w:r w:rsidR="008E1C27" w:rsidRPr="00621E63" w:rsidDel="00800492">
          <w:fldChar w:fldCharType="separate"/>
        </w:r>
        <w:r w:rsidR="005F2DA6" w:rsidRPr="00621E63" w:rsidDel="00800492">
          <w:rPr>
            <w:rStyle w:val="Hyperlink"/>
          </w:rPr>
          <w:delText>IHE Technical Frameworks General Introduction</w:delText>
        </w:r>
        <w:r w:rsidR="008E1C27" w:rsidRPr="00621E63" w:rsidDel="00800492">
          <w:rPr>
            <w:rStyle w:val="Hyperlink"/>
          </w:rPr>
          <w:fldChar w:fldCharType="end"/>
        </w:r>
        <w:r w:rsidRPr="00621E63" w:rsidDel="00800492">
          <w:delText>.</w:delText>
        </w:r>
      </w:del>
    </w:p>
    <w:sectPr w:rsidR="00B11855" w:rsidRPr="00621E63" w:rsidSect="002E782A">
      <w:headerReference w:type="default" r:id="rId84"/>
      <w:footerReference w:type="default" r:id="rId85"/>
      <w:footerReference w:type="first" r:id="rId86"/>
      <w:pgSz w:w="12240" w:h="15840" w:code="1"/>
      <w:pgMar w:top="1440" w:right="1080" w:bottom="1440" w:left="1800" w:header="720" w:footer="720" w:gutter="0"/>
      <w:lnNumType w:countBy="5" w:restart="continuous"/>
      <w:pgNumType w:start="1"/>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251" w:author="Mary Jungers" w:date="2019-11-14T10:34:00Z" w:initials="MJ">
    <w:p w14:paraId="3BAE27D8" w14:textId="05DBCC95" w:rsidR="005B0C7C" w:rsidRDefault="005B0C7C">
      <w:pPr>
        <w:pStyle w:val="CommentText"/>
      </w:pPr>
      <w:r>
        <w:rPr>
          <w:rStyle w:val="CommentReference"/>
        </w:rPr>
        <w:annotationRef/>
      </w:r>
      <w:r>
        <w:t>What Appendix letter is this? Thanks.</w:t>
      </w:r>
    </w:p>
  </w:comment>
  <w:comment w:id="2252" w:author="Mary Jungers" w:date="2019-11-14T10:35:00Z" w:initials="MJ">
    <w:p w14:paraId="79F0EFE5" w14:textId="3377BB11" w:rsidR="005B0C7C" w:rsidRDefault="005B0C7C">
      <w:pPr>
        <w:pStyle w:val="CommentText"/>
      </w:pPr>
      <w:r>
        <w:rPr>
          <w:rStyle w:val="CommentReference"/>
        </w:rPr>
        <w:annotationRef/>
      </w:r>
      <w:r>
        <w:t>What Appendix letter is this?</w:t>
      </w:r>
    </w:p>
  </w:comment>
  <w:comment w:id="2253" w:author="Mary Jungers" w:date="2019-11-14T10:35:00Z" w:initials="MJ">
    <w:p w14:paraId="4CA56445" w14:textId="75458CB0" w:rsidR="005B0C7C" w:rsidRDefault="005B0C7C">
      <w:pPr>
        <w:pStyle w:val="CommentText"/>
      </w:pPr>
      <w:r>
        <w:rPr>
          <w:rStyle w:val="CommentReference"/>
        </w:rPr>
        <w:annotationRef/>
      </w:r>
      <w:r>
        <w:t>What Appendix letter is this?</w:t>
      </w:r>
    </w:p>
  </w:comment>
  <w:comment w:id="2918" w:author="Mary Jungers" w:date="2019-11-14T14:05:00Z" w:initials="MJ">
    <w:p w14:paraId="6A46745C" w14:textId="5EB592A8" w:rsidR="00221B4F" w:rsidRDefault="00221B4F">
      <w:pPr>
        <w:pStyle w:val="CommentText"/>
      </w:pPr>
      <w:r>
        <w:rPr>
          <w:rStyle w:val="CommentReference"/>
        </w:rPr>
        <w:annotationRef/>
      </w:r>
      <w:r>
        <w:t>infrastructure?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BAE27D8" w15:done="0"/>
  <w15:commentEx w15:paraId="79F0EFE5" w15:done="0"/>
  <w15:commentEx w15:paraId="4CA56445" w15:done="0"/>
  <w15:commentEx w15:paraId="6A46745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BAE27D8" w16cid:durableId="2177AC31"/>
  <w16cid:commentId w16cid:paraId="79F0EFE5" w16cid:durableId="2177AC6C"/>
  <w16cid:commentId w16cid:paraId="4CA56445" w16cid:durableId="2177AC84"/>
  <w16cid:commentId w16cid:paraId="6A46745C" w16cid:durableId="2177DD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362E16" w14:textId="77777777" w:rsidR="00FD5C6F" w:rsidRDefault="00FD5C6F">
      <w:r>
        <w:separator/>
      </w:r>
    </w:p>
  </w:endnote>
  <w:endnote w:type="continuationSeparator" w:id="0">
    <w:p w14:paraId="59806F95" w14:textId="77777777" w:rsidR="00FD5C6F" w:rsidRDefault="00FD5C6F">
      <w:r>
        <w:continuationSeparator/>
      </w:r>
    </w:p>
  </w:endnote>
  <w:endnote w:type="continuationNotice" w:id="1">
    <w:p w14:paraId="186E9BE6" w14:textId="77777777" w:rsidR="00FD5C6F" w:rsidRDefault="00FD5C6F" w:rsidP="00B75A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NewRomanPSMT">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Lucida Grande">
    <w:altName w:val="Arial"/>
    <w:charset w:val="00"/>
    <w:family w:val="swiss"/>
    <w:pitch w:val="variable"/>
    <w:sig w:usb0="00000000" w:usb1="5000A1FF" w:usb2="00000000" w:usb3="00000000" w:csb0="000001BF" w:csb1="00000000"/>
  </w:font>
  <w:font w:name="Constantia">
    <w:panose1 w:val="02030602050306030303"/>
    <w:charset w:val="00"/>
    <w:family w:val="roman"/>
    <w:pitch w:val="variable"/>
    <w:sig w:usb0="A00002EF" w:usb1="4000204B"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listo MT">
    <w:panose1 w:val="02040603050505030304"/>
    <w:charset w:val="00"/>
    <w:family w:val="roman"/>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ourierNewPSMT">
    <w:altName w:val="Courier New"/>
    <w:charset w:val="00"/>
    <w:family w:val="roma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MT">
    <w:altName w:val="Arial"/>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LucidaConsole">
    <w:altName w:val="Calibri"/>
    <w:charset w:val="00"/>
    <w:family w:val="swiss"/>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222F2C" w14:textId="77777777" w:rsidR="00D04981" w:rsidRDefault="00D04981" w:rsidP="00C15551">
    <w:pPr>
      <w:pStyle w:val="Header"/>
    </w:pPr>
    <w:r>
      <w:t>______________________________________________________________________________</w:t>
    </w:r>
  </w:p>
  <w:p w14:paraId="32789383" w14:textId="26FC62CE" w:rsidR="00D04981" w:rsidRPr="00506FBD" w:rsidRDefault="00D04981" w:rsidP="00C15551">
    <w:pPr>
      <w:pStyle w:val="Footer"/>
      <w:rPr>
        <w:rFonts w:cs="Times New Roman"/>
        <w:sz w:val="20"/>
        <w:szCs w:val="20"/>
      </w:rPr>
    </w:pPr>
    <w:r w:rsidRPr="00506FBD">
      <w:rPr>
        <w:rFonts w:cs="Times New Roman"/>
        <w:sz w:val="20"/>
        <w:szCs w:val="20"/>
      </w:rPr>
      <w:t xml:space="preserve">Rev. </w:t>
    </w:r>
    <w:r>
      <w:rPr>
        <w:rFonts w:cs="Times New Roman"/>
        <w:sz w:val="20"/>
        <w:szCs w:val="20"/>
      </w:rPr>
      <w:t>9</w:t>
    </w:r>
    <w:r w:rsidRPr="00506FBD">
      <w:rPr>
        <w:rFonts w:cs="Times New Roman"/>
        <w:sz w:val="20"/>
        <w:szCs w:val="20"/>
      </w:rPr>
      <w:t xml:space="preserve">.0 – Final Text </w:t>
    </w:r>
    <w:r>
      <w:rPr>
        <w:rFonts w:cs="Times New Roman"/>
        <w:sz w:val="20"/>
        <w:szCs w:val="20"/>
      </w:rPr>
      <w:t>201</w:t>
    </w:r>
    <w:ins w:id="3092" w:author="Mary Jungers" w:date="2019-11-14T10:07:00Z">
      <w:r w:rsidR="00621E63">
        <w:rPr>
          <w:rFonts w:cs="Times New Roman"/>
          <w:sz w:val="20"/>
          <w:szCs w:val="20"/>
        </w:rPr>
        <w:t>9-11-xx</w:t>
      </w:r>
    </w:ins>
    <w:del w:id="3093" w:author="Mary Jungers" w:date="2019-11-14T10:07:00Z">
      <w:r w:rsidDel="00621E63">
        <w:rPr>
          <w:rFonts w:cs="Times New Roman"/>
          <w:sz w:val="20"/>
          <w:szCs w:val="20"/>
        </w:rPr>
        <w:delText>8-11-05</w:delText>
      </w:r>
    </w:del>
    <w:r w:rsidRPr="00506FBD">
      <w:rPr>
        <w:rFonts w:cs="Times New Roman"/>
        <w:sz w:val="20"/>
        <w:szCs w:val="20"/>
      </w:rPr>
      <w:t xml:space="preserve">                                </w:t>
    </w:r>
    <w:r w:rsidRPr="00506FBD">
      <w:rPr>
        <w:rStyle w:val="PageNumber"/>
        <w:rFonts w:cs="Times New Roman"/>
        <w:sz w:val="20"/>
        <w:szCs w:val="20"/>
      </w:rPr>
      <w:fldChar w:fldCharType="begin"/>
    </w:r>
    <w:r w:rsidRPr="00506FBD">
      <w:rPr>
        <w:rStyle w:val="PageNumber"/>
        <w:rFonts w:cs="Times New Roman"/>
        <w:sz w:val="20"/>
        <w:szCs w:val="20"/>
      </w:rPr>
      <w:instrText xml:space="preserve"> PAGE </w:instrText>
    </w:r>
    <w:r w:rsidRPr="00506FBD">
      <w:rPr>
        <w:rStyle w:val="PageNumber"/>
        <w:rFonts w:cs="Times New Roman"/>
        <w:sz w:val="20"/>
        <w:szCs w:val="20"/>
      </w:rPr>
      <w:fldChar w:fldCharType="separate"/>
    </w:r>
    <w:r>
      <w:rPr>
        <w:rStyle w:val="PageNumber"/>
        <w:rFonts w:cs="Times New Roman"/>
        <w:noProof/>
        <w:sz w:val="20"/>
        <w:szCs w:val="20"/>
      </w:rPr>
      <w:t>123</w:t>
    </w:r>
    <w:r w:rsidRPr="00506FBD">
      <w:rPr>
        <w:rStyle w:val="PageNumber"/>
        <w:rFonts w:cs="Times New Roman"/>
        <w:sz w:val="20"/>
        <w:szCs w:val="20"/>
      </w:rPr>
      <w:fldChar w:fldCharType="end"/>
    </w:r>
    <w:r w:rsidRPr="00506FBD">
      <w:rPr>
        <w:rFonts w:cs="Times New Roman"/>
        <w:sz w:val="20"/>
        <w:szCs w:val="20"/>
      </w:rPr>
      <w:t xml:space="preserve">                           Copyright © </w:t>
    </w:r>
    <w:r>
      <w:rPr>
        <w:rFonts w:cs="Times New Roman"/>
        <w:sz w:val="20"/>
        <w:szCs w:val="20"/>
      </w:rPr>
      <w:t>201</w:t>
    </w:r>
    <w:ins w:id="3094" w:author="Mary Jungers" w:date="2019-11-14T10:07:00Z">
      <w:r w:rsidR="00621E63">
        <w:rPr>
          <w:rFonts w:cs="Times New Roman"/>
          <w:sz w:val="20"/>
          <w:szCs w:val="20"/>
        </w:rPr>
        <w:t>9</w:t>
      </w:r>
    </w:ins>
    <w:del w:id="3095" w:author="Mary Jungers" w:date="2019-11-14T10:07:00Z">
      <w:r w:rsidDel="00621E63">
        <w:rPr>
          <w:rFonts w:cs="Times New Roman"/>
          <w:sz w:val="20"/>
          <w:szCs w:val="20"/>
        </w:rPr>
        <w:delText>8</w:delText>
      </w:r>
    </w:del>
    <w:r w:rsidRPr="00506FBD">
      <w:rPr>
        <w:rFonts w:cs="Times New Roman"/>
        <w:sz w:val="20"/>
        <w:szCs w:val="20"/>
      </w:rPr>
      <w:t>: IHE International, Inc.</w:t>
    </w:r>
  </w:p>
  <w:p w14:paraId="56BFCAFA" w14:textId="77777777" w:rsidR="00D04981" w:rsidRPr="00A92110" w:rsidRDefault="00D04981" w:rsidP="00A92110">
    <w:pPr>
      <w:pStyle w:val="Footer"/>
      <w:rPr>
        <w:rFonts w:cs="Times New Roman"/>
        <w:sz w:val="20"/>
        <w:szCs w:val="20"/>
      </w:rPr>
    </w:pPr>
    <w:r w:rsidRPr="00506FBD">
      <w:rPr>
        <w:rFonts w:cs="Times New Roman"/>
        <w:sz w:val="20"/>
        <w:szCs w:val="20"/>
      </w:rPr>
      <w:t>Template Rev. 1.0 – 2014-07-01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31376" w14:textId="313C7714" w:rsidR="00D04981" w:rsidRDefault="00D04981" w:rsidP="00A92110">
    <w:pPr>
      <w:pStyle w:val="BodyText"/>
      <w:jc w:val="center"/>
    </w:pPr>
    <w:r w:rsidRPr="00C30B37">
      <w:t>Copyright © 20</w:t>
    </w:r>
    <w:r>
      <w:t>1</w:t>
    </w:r>
    <w:ins w:id="3096" w:author="Mary Jungers" w:date="2019-11-14T10:07:00Z">
      <w:r w:rsidR="00621E63">
        <w:t>9</w:t>
      </w:r>
    </w:ins>
    <w:del w:id="3097" w:author="Mary Jungers" w:date="2019-11-14T10:07:00Z">
      <w:r w:rsidDel="00621E63">
        <w:delText>8</w:delText>
      </w:r>
    </w:del>
    <w:r w:rsidRPr="00C30B37">
      <w:t>: IHE International, Inc</w:t>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2FBC29" w14:textId="77777777" w:rsidR="00FD5C6F" w:rsidRDefault="00FD5C6F">
      <w:r>
        <w:separator/>
      </w:r>
    </w:p>
  </w:footnote>
  <w:footnote w:type="continuationSeparator" w:id="0">
    <w:p w14:paraId="4E56CE70" w14:textId="77777777" w:rsidR="00FD5C6F" w:rsidRDefault="00FD5C6F">
      <w:r>
        <w:continuationSeparator/>
      </w:r>
    </w:p>
  </w:footnote>
  <w:footnote w:type="continuationNotice" w:id="1">
    <w:p w14:paraId="244B8EEF" w14:textId="77777777" w:rsidR="00FD5C6F" w:rsidRDefault="00FD5C6F" w:rsidP="00B75A62"/>
  </w:footnote>
  <w:footnote w:id="2">
    <w:p w14:paraId="67058F1F" w14:textId="77777777" w:rsidR="00D04981" w:rsidRDefault="00D04981">
      <w:pPr>
        <w:pStyle w:val="FootnoteText"/>
      </w:pPr>
      <w:r>
        <w:rPr>
          <w:rStyle w:val="FootnoteReference"/>
        </w:rPr>
        <w:footnoteRef/>
      </w:r>
      <w:r>
        <w:t xml:space="preserve"> HL7 </w:t>
      </w:r>
      <w:r w:rsidRPr="006021CC">
        <w:t>is the registered trademark of Health Level Seven International.</w:t>
      </w:r>
    </w:p>
  </w:footnote>
  <w:footnote w:id="3">
    <w:p w14:paraId="1087D20C" w14:textId="0A055058" w:rsidR="00D04981" w:rsidRDefault="00D04981">
      <w:pPr>
        <w:pStyle w:val="FootnoteText"/>
      </w:pPr>
      <w:r>
        <w:rPr>
          <w:rStyle w:val="FootnoteReference"/>
        </w:rPr>
        <w:footnoteRef/>
      </w:r>
      <w:r>
        <w:t xml:space="preserve"> </w:t>
      </w:r>
      <w:r w:rsidRPr="00B4317E">
        <w:t>DICOM is the registered trademark of the National Electrical Manufacturers Association for its standards publications relating to digital communications of medical information.</w:t>
      </w:r>
    </w:p>
  </w:footnote>
  <w:footnote w:id="4">
    <w:p w14:paraId="0160694A" w14:textId="32560AF4" w:rsidR="00D04981" w:rsidRDefault="00D04981">
      <w:pPr>
        <w:pStyle w:val="FootnoteText"/>
      </w:pPr>
      <w:r>
        <w:rPr>
          <w:rStyle w:val="FootnoteReference"/>
        </w:rPr>
        <w:footnoteRef/>
      </w:r>
      <w:r>
        <w:t xml:space="preserve"> CDA </w:t>
      </w:r>
      <w:r w:rsidRPr="00B4317E">
        <w:t>is the registered trademark of Health Level Seven International.</w:t>
      </w:r>
    </w:p>
  </w:footnote>
  <w:footnote w:id="5">
    <w:p w14:paraId="70546B1E" w14:textId="64B1D4D6" w:rsidR="004D10A4" w:rsidRDefault="004D10A4" w:rsidP="004D10A4">
      <w:pPr>
        <w:pStyle w:val="FootnoteText"/>
      </w:pPr>
      <w:ins w:id="1439" w:author="Mary Jungers" w:date="2019-11-14T13:52:00Z">
        <w:r>
          <w:rPr>
            <w:rStyle w:val="FootnoteReference"/>
          </w:rPr>
          <w:footnoteRef/>
        </w:r>
        <w:r>
          <w:t xml:space="preserve"> </w:t>
        </w:r>
        <w:r w:rsidRPr="004D10A4">
          <w:t>LOINC</w:t>
        </w:r>
        <w:r w:rsidRPr="004D10A4">
          <w:rPr>
            <w:rPrChange w:id="1440" w:author="Mary Jungers" w:date="2019-11-14T13:52:00Z">
              <w:rPr>
                <w:vertAlign w:val="superscript"/>
              </w:rPr>
            </w:rPrChange>
          </w:rPr>
          <w:t>®</w:t>
        </w:r>
        <w:r w:rsidRPr="004D10A4">
          <w:t xml:space="preserve"> is registered United States trademarks of Regenstrief Institute, Inc.</w:t>
        </w:r>
      </w:ins>
    </w:p>
  </w:footnote>
  <w:footnote w:id="6">
    <w:p w14:paraId="77DACA7A" w14:textId="5E999BF6" w:rsidR="004D10A4" w:rsidRDefault="004D10A4">
      <w:pPr>
        <w:pStyle w:val="FootnoteText"/>
      </w:pPr>
      <w:ins w:id="1445" w:author="Mary Jungers" w:date="2019-11-14T13:47:00Z">
        <w:r>
          <w:rPr>
            <w:rStyle w:val="FootnoteReference"/>
          </w:rPr>
          <w:footnoteRef/>
        </w:r>
        <w:r>
          <w:t xml:space="preserve"> </w:t>
        </w:r>
      </w:ins>
      <w:ins w:id="1446" w:author="Mary Jungers" w:date="2019-11-14T13:51:00Z">
        <w:r>
          <w:rPr>
            <w:rFonts w:cstheme="minorBidi"/>
            <w:color w:val="000000"/>
          </w:rPr>
          <w:t>SNOMED CT is a registered trademark of the International Health Terminology Standards Development Organisation, all rights reserved.</w:t>
        </w:r>
      </w:ins>
      <w:ins w:id="1447" w:author="Mary Jungers" w:date="2019-11-14T13:47:00Z">
        <w:r>
          <w:t xml:space="preserve"> </w:t>
        </w:r>
      </w:ins>
    </w:p>
  </w:footnote>
  <w:footnote w:id="7">
    <w:p w14:paraId="246E04E3" w14:textId="77777777" w:rsidR="00D04981" w:rsidRDefault="00D04981">
      <w:pPr>
        <w:autoSpaceDE w:val="0"/>
        <w:autoSpaceDN w:val="0"/>
        <w:adjustRightInd w:val="0"/>
      </w:pPr>
      <w:r>
        <w:rPr>
          <w:sz w:val="20"/>
          <w:vertAlign w:val="superscript"/>
        </w:rPr>
        <w:footnoteRef/>
      </w:r>
      <w:r>
        <w:t xml:space="preserve"> </w:t>
      </w:r>
      <w:r>
        <w:rPr>
          <w:sz w:val="20"/>
        </w:rPr>
        <w:t>The HL7 V2.6 IS data type is limited to 5 chars and so these mnemonics cannot be used. Although HL7 V2.7 replaces the IS datatype with the CWE datatype and longer mnemonics we need to restrict this to be compatible with HL7 V2.6 for now. OBX-8 can be a repeated field with ~ separators.</w:t>
      </w:r>
    </w:p>
  </w:footnote>
  <w:footnote w:id="8">
    <w:p w14:paraId="2BBE3396" w14:textId="77777777" w:rsidR="00D04981" w:rsidRDefault="00D04981" w:rsidP="0034511D">
      <w:pPr>
        <w:pStyle w:val="BodyText"/>
      </w:pPr>
    </w:p>
    <w:p w14:paraId="3ACDC108" w14:textId="77777777" w:rsidR="00D04981" w:rsidRDefault="00D04981" w:rsidP="0034511D">
      <w:pPr>
        <w:pStyle w:val="BodyText"/>
      </w:pPr>
    </w:p>
  </w:footnote>
  <w:footnote w:id="9">
    <w:p w14:paraId="02732AF3" w14:textId="77777777" w:rsidR="00D04981" w:rsidRDefault="00D04981" w:rsidP="00A32D52">
      <w:pPr>
        <w:autoSpaceDE w:val="0"/>
        <w:autoSpaceDN w:val="0"/>
        <w:adjustRightInd w:val="0"/>
      </w:pPr>
      <w:r>
        <w:rPr>
          <w:sz w:val="20"/>
          <w:vertAlign w:val="superscript"/>
        </w:rPr>
        <w:footnoteRef/>
      </w:r>
      <w:r>
        <w:t xml:space="preserve"> </w:t>
      </w:r>
      <w:r>
        <w:rPr>
          <w:sz w:val="20"/>
        </w:rPr>
        <w:t>The ‘EBWW’ code was defined in ISO/IEEE 11073-30200, indicating a local time-of-day clock that was manually set by the ‘eyeball and wristwatch’ method.</w:t>
      </w:r>
    </w:p>
  </w:footnote>
  <w:footnote w:id="10">
    <w:p w14:paraId="174353FE" w14:textId="62341F3B" w:rsidR="00D04981" w:rsidRDefault="00D04981" w:rsidP="00A32D52">
      <w:pPr>
        <w:autoSpaceDE w:val="0"/>
        <w:autoSpaceDN w:val="0"/>
        <w:adjustRightInd w:val="0"/>
      </w:pPr>
      <w:r>
        <w:rPr>
          <w:sz w:val="20"/>
          <w:vertAlign w:val="superscript"/>
        </w:rPr>
        <w:footnoteRef/>
      </w:r>
      <w:r>
        <w:t xml:space="preserve"> </w:t>
      </w:r>
      <w:r>
        <w:rPr>
          <w:sz w:val="20"/>
        </w:rPr>
        <w:t>The synchronization accuracy of the Bluetooth BTV1 clock to an absolute time reference should be reported using MDC_ATTR_TIME_HI_RES, and OBX-5 should contain the value of the BTV1 clock.</w:t>
      </w:r>
    </w:p>
  </w:footnote>
  <w:footnote w:id="11">
    <w:p w14:paraId="5357EAF9" w14:textId="104D2891" w:rsidR="00D04981" w:rsidRDefault="00D04981">
      <w:pPr>
        <w:pStyle w:val="FootnoteText"/>
      </w:pPr>
      <w:r>
        <w:rPr>
          <w:rStyle w:val="FootnoteReference"/>
        </w:rPr>
        <w:footnoteRef/>
      </w:r>
      <w:r>
        <w:t xml:space="preserve"> FHIR </w:t>
      </w:r>
      <w:r w:rsidRPr="00E20D3D">
        <w:t>is the registered trademark of Health Level Seven International.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A3813" w14:textId="77777777" w:rsidR="00D04981" w:rsidRDefault="00D04981" w:rsidP="001466DF">
    <w:pPr>
      <w:pStyle w:val="BodyText"/>
    </w:pPr>
    <w:r>
      <w:t>IHE Patient Care Device Technical Framework, Vol. 2 (PCD TF-2): Transactions</w:t>
    </w:r>
  </w:p>
  <w:p w14:paraId="50E62783" w14:textId="77777777" w:rsidR="00D04981" w:rsidRDefault="00D04981" w:rsidP="001466DF">
    <w:pPr>
      <w:pStyle w:val="BodyText"/>
    </w:pPr>
    <w:r>
      <w:t>______________________________________________________________________________</w:t>
    </w:r>
  </w:p>
  <w:p w14:paraId="2886BB09" w14:textId="77777777" w:rsidR="00D04981" w:rsidRPr="0081118B" w:rsidRDefault="00D04981" w:rsidP="001466DF">
    <w:pPr>
      <w:pStyle w:val="BodyTex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multilevel"/>
    <w:tmpl w:val="BD9E104A"/>
    <w:lvl w:ilvl="0">
      <w:start w:val="1"/>
      <w:numFmt w:val="decimal"/>
      <w:pStyle w:val="ListNumber2"/>
      <w:lvlText w:val="%1."/>
      <w:lvlJc w:val="left"/>
      <w:pPr>
        <w:tabs>
          <w:tab w:val="num" w:pos="720"/>
        </w:tabs>
        <w:ind w:left="720" w:hanging="360"/>
      </w:pPr>
      <w:rPr>
        <w:sz w:val="18"/>
        <w:szCs w:val="18"/>
      </w:rPr>
    </w:lvl>
    <w:lvl w:ilvl="1">
      <w:start w:val="9"/>
      <w:numFmt w:val="decimal"/>
      <w:isLgl/>
      <w:lvlText w:val="%1.%2"/>
      <w:lvlJc w:val="left"/>
      <w:pPr>
        <w:ind w:left="1470" w:hanging="1110"/>
      </w:pPr>
      <w:rPr>
        <w:rFonts w:hint="default"/>
      </w:rPr>
    </w:lvl>
    <w:lvl w:ilvl="2">
      <w:start w:val="4"/>
      <w:numFmt w:val="decimal"/>
      <w:isLgl/>
      <w:lvlText w:val="%1.%2.%3"/>
      <w:lvlJc w:val="left"/>
      <w:pPr>
        <w:ind w:left="1470" w:hanging="1110"/>
      </w:pPr>
      <w:rPr>
        <w:rFonts w:hint="default"/>
      </w:rPr>
    </w:lvl>
    <w:lvl w:ilvl="3">
      <w:start w:val="1"/>
      <w:numFmt w:val="decimal"/>
      <w:isLgl/>
      <w:lvlText w:val="%1.%2.%3.%4"/>
      <w:lvlJc w:val="left"/>
      <w:pPr>
        <w:ind w:left="1470" w:hanging="1110"/>
      </w:pPr>
      <w:rPr>
        <w:rFonts w:hint="default"/>
      </w:rPr>
    </w:lvl>
    <w:lvl w:ilvl="4">
      <w:start w:val="2"/>
      <w:numFmt w:val="decimal"/>
      <w:isLgl/>
      <w:lvlText w:val="%1.%2.%3.%4.%5"/>
      <w:lvlJc w:val="left"/>
      <w:pPr>
        <w:ind w:left="1470" w:hanging="1110"/>
      </w:pPr>
      <w:rPr>
        <w:rFonts w:hint="default"/>
      </w:rPr>
    </w:lvl>
    <w:lvl w:ilvl="5">
      <w:start w:val="2"/>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FFFFFF80"/>
    <w:multiLevelType w:val="singleLevel"/>
    <w:tmpl w:val="510A4A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A4CF60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510E22E"/>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C6261B8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6"/>
    <w:multiLevelType w:val="singleLevel"/>
    <w:tmpl w:val="00000006"/>
    <w:name w:val="WW8Num8"/>
    <w:lvl w:ilvl="0">
      <w:start w:val="1"/>
      <w:numFmt w:val="bullet"/>
      <w:lvlText w:val=""/>
      <w:lvlJc w:val="left"/>
      <w:pPr>
        <w:tabs>
          <w:tab w:val="num" w:pos="0"/>
        </w:tabs>
        <w:ind w:left="720" w:hanging="360"/>
      </w:pPr>
      <w:rPr>
        <w:rFonts w:ascii="Symbol" w:hAnsi="Symbol" w:cs="Symbol" w:hint="default"/>
      </w:rPr>
    </w:lvl>
  </w:abstractNum>
  <w:abstractNum w:abstractNumId="11" w15:restartNumberingAfterBreak="0">
    <w:nsid w:val="00000007"/>
    <w:multiLevelType w:val="multilevel"/>
    <w:tmpl w:val="00000007"/>
    <w:name w:val="WW8Num10"/>
    <w:lvl w:ilvl="0">
      <w:start w:val="1"/>
      <w:numFmt w:val="bullet"/>
      <w:lvlText w:val=""/>
      <w:lvlJc w:val="left"/>
      <w:pPr>
        <w:tabs>
          <w:tab w:val="num" w:pos="0"/>
        </w:tabs>
        <w:ind w:left="720" w:hanging="360"/>
      </w:pPr>
      <w:rPr>
        <w:rFonts w:ascii="Symbol" w:hAnsi="Symbol" w:cs="Symbol" w:hint="default"/>
        <w:sz w:val="24"/>
        <w:szCs w:val="24"/>
      </w:rPr>
    </w:lvl>
    <w:lvl w:ilvl="1">
      <w:start w:val="1"/>
      <w:numFmt w:val="bullet"/>
      <w:lvlText w:val="o"/>
      <w:lvlJc w:val="left"/>
      <w:pPr>
        <w:tabs>
          <w:tab w:val="num" w:pos="0"/>
        </w:tabs>
        <w:ind w:left="1440" w:hanging="360"/>
      </w:pPr>
      <w:rPr>
        <w:rFonts w:ascii="Courier New" w:hAnsi="Courier New" w:cs="Courier New" w:hint="default"/>
        <w:sz w:val="24"/>
        <w:szCs w:val="24"/>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sz w:val="24"/>
        <w:szCs w:val="24"/>
      </w:rPr>
    </w:lvl>
    <w:lvl w:ilvl="4">
      <w:start w:val="1"/>
      <w:numFmt w:val="bullet"/>
      <w:lvlText w:val="o"/>
      <w:lvlJc w:val="left"/>
      <w:pPr>
        <w:tabs>
          <w:tab w:val="num" w:pos="0"/>
        </w:tabs>
        <w:ind w:left="3600" w:hanging="360"/>
      </w:pPr>
      <w:rPr>
        <w:rFonts w:ascii="Courier New" w:hAnsi="Courier New" w:cs="Courier New" w:hint="default"/>
        <w:sz w:val="24"/>
        <w:szCs w:val="24"/>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sz w:val="24"/>
        <w:szCs w:val="24"/>
      </w:rPr>
    </w:lvl>
    <w:lvl w:ilvl="7">
      <w:start w:val="1"/>
      <w:numFmt w:val="bullet"/>
      <w:lvlText w:val="o"/>
      <w:lvlJc w:val="left"/>
      <w:pPr>
        <w:tabs>
          <w:tab w:val="num" w:pos="0"/>
        </w:tabs>
        <w:ind w:left="5760" w:hanging="360"/>
      </w:pPr>
      <w:rPr>
        <w:rFonts w:ascii="Courier New" w:hAnsi="Courier New" w:cs="Courier New" w:hint="default"/>
        <w:sz w:val="24"/>
        <w:szCs w:val="24"/>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00000008"/>
    <w:multiLevelType w:val="singleLevel"/>
    <w:tmpl w:val="00000008"/>
    <w:name w:val="WW8Num12"/>
    <w:lvl w:ilvl="0">
      <w:start w:val="1"/>
      <w:numFmt w:val="bullet"/>
      <w:lvlText w:val=""/>
      <w:lvlJc w:val="left"/>
      <w:pPr>
        <w:tabs>
          <w:tab w:val="num" w:pos="0"/>
        </w:tabs>
        <w:ind w:left="720" w:hanging="360"/>
      </w:pPr>
      <w:rPr>
        <w:rFonts w:ascii="Symbol" w:hAnsi="Symbol" w:cs="Symbol" w:hint="default"/>
      </w:rPr>
    </w:lvl>
  </w:abstractNum>
  <w:abstractNum w:abstractNumId="13" w15:restartNumberingAfterBreak="0">
    <w:nsid w:val="0000000A"/>
    <w:multiLevelType w:val="singleLevel"/>
    <w:tmpl w:val="0000000A"/>
    <w:name w:val="WW8Num19"/>
    <w:lvl w:ilvl="0">
      <w:start w:val="1"/>
      <w:numFmt w:val="bullet"/>
      <w:lvlText w:val=""/>
      <w:lvlJc w:val="left"/>
      <w:pPr>
        <w:tabs>
          <w:tab w:val="num" w:pos="0"/>
        </w:tabs>
        <w:ind w:left="720" w:hanging="360"/>
      </w:pPr>
      <w:rPr>
        <w:rFonts w:ascii="Symbol" w:hAnsi="Symbol" w:cs="Symbol" w:hint="default"/>
      </w:rPr>
    </w:lvl>
  </w:abstractNum>
  <w:abstractNum w:abstractNumId="14" w15:restartNumberingAfterBreak="0">
    <w:nsid w:val="0000000B"/>
    <w:multiLevelType w:val="singleLevel"/>
    <w:tmpl w:val="0000000B"/>
    <w:name w:val="WW8Num23"/>
    <w:lvl w:ilvl="0">
      <w:start w:val="1"/>
      <w:numFmt w:val="bullet"/>
      <w:lvlText w:val=""/>
      <w:lvlJc w:val="left"/>
      <w:pPr>
        <w:tabs>
          <w:tab w:val="num" w:pos="0"/>
        </w:tabs>
        <w:ind w:left="720" w:hanging="360"/>
      </w:pPr>
      <w:rPr>
        <w:rFonts w:ascii="Symbol" w:hAnsi="Symbol" w:cs="Symbol" w:hint="default"/>
      </w:rPr>
    </w:lvl>
  </w:abstractNum>
  <w:abstractNum w:abstractNumId="15" w15:restartNumberingAfterBreak="0">
    <w:nsid w:val="0000009B"/>
    <w:multiLevelType w:val="hybridMultilevel"/>
    <w:tmpl w:val="E3643706"/>
    <w:lvl w:ilvl="0" w:tplc="2954FFB6">
      <w:start w:val="1"/>
      <w:numFmt w:val="bullet"/>
      <w:pStyle w:val="HL7IndentBulleted"/>
      <w:lvlText w:val="•"/>
      <w:lvlJc w:val="left"/>
      <w:pPr>
        <w:ind w:left="720" w:hanging="360"/>
      </w:pPr>
    </w:lvl>
    <w:lvl w:ilvl="1" w:tplc="5860D51E">
      <w:start w:val="1"/>
      <w:numFmt w:val="decimal"/>
      <w:lvlText w:val=""/>
      <w:lvlJc w:val="left"/>
      <w:rPr>
        <w:rFonts w:cs="Times New Roman"/>
      </w:rPr>
    </w:lvl>
    <w:lvl w:ilvl="2" w:tplc="90023B50">
      <w:start w:val="1"/>
      <w:numFmt w:val="decimal"/>
      <w:lvlText w:val=""/>
      <w:lvlJc w:val="left"/>
      <w:rPr>
        <w:rFonts w:cs="Times New Roman"/>
      </w:rPr>
    </w:lvl>
    <w:lvl w:ilvl="3" w:tplc="F9E2005A">
      <w:start w:val="1"/>
      <w:numFmt w:val="decimal"/>
      <w:lvlText w:val=""/>
      <w:lvlJc w:val="left"/>
      <w:rPr>
        <w:rFonts w:cs="Times New Roman"/>
      </w:rPr>
    </w:lvl>
    <w:lvl w:ilvl="4" w:tplc="FC366DF4">
      <w:start w:val="1"/>
      <w:numFmt w:val="decimal"/>
      <w:lvlText w:val=""/>
      <w:lvlJc w:val="left"/>
      <w:rPr>
        <w:rFonts w:cs="Times New Roman"/>
      </w:rPr>
    </w:lvl>
    <w:lvl w:ilvl="5" w:tplc="B4246788">
      <w:start w:val="1"/>
      <w:numFmt w:val="decimal"/>
      <w:lvlText w:val=""/>
      <w:lvlJc w:val="left"/>
      <w:rPr>
        <w:rFonts w:cs="Times New Roman"/>
      </w:rPr>
    </w:lvl>
    <w:lvl w:ilvl="6" w:tplc="55F88D36">
      <w:start w:val="1"/>
      <w:numFmt w:val="decimal"/>
      <w:lvlText w:val=""/>
      <w:lvlJc w:val="left"/>
      <w:rPr>
        <w:rFonts w:cs="Times New Roman"/>
      </w:rPr>
    </w:lvl>
    <w:lvl w:ilvl="7" w:tplc="B45A5264">
      <w:start w:val="1"/>
      <w:numFmt w:val="decimal"/>
      <w:lvlText w:val=""/>
      <w:lvlJc w:val="left"/>
      <w:rPr>
        <w:rFonts w:cs="Times New Roman"/>
      </w:rPr>
    </w:lvl>
    <w:lvl w:ilvl="8" w:tplc="47E2241C">
      <w:start w:val="1"/>
      <w:numFmt w:val="decimal"/>
      <w:lvlText w:val=""/>
      <w:lvlJc w:val="left"/>
      <w:rPr>
        <w:rFonts w:cs="Times New Roman"/>
      </w:rPr>
    </w:lvl>
  </w:abstractNum>
  <w:abstractNum w:abstractNumId="16" w15:restartNumberingAfterBreak="0">
    <w:nsid w:val="085B4C61"/>
    <w:multiLevelType w:val="multilevel"/>
    <w:tmpl w:val="E61C56E8"/>
    <w:styleLink w:val="Style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4E07B10"/>
    <w:multiLevelType w:val="multilevel"/>
    <w:tmpl w:val="E0466DB8"/>
    <w:numStyleLink w:val="AppendixHeadingList"/>
  </w:abstractNum>
  <w:abstractNum w:abstractNumId="18" w15:restartNumberingAfterBreak="0">
    <w:nsid w:val="1EB24562"/>
    <w:multiLevelType w:val="multilevel"/>
    <w:tmpl w:val="657844B0"/>
    <w:styleLink w:val="Headings"/>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9" w15:restartNumberingAfterBreak="0">
    <w:nsid w:val="30CB05CB"/>
    <w:multiLevelType w:val="multilevel"/>
    <w:tmpl w:val="F2E4CA50"/>
    <w:lvl w:ilvl="0">
      <w:numFmt w:val="decimal"/>
      <w:pStyle w:val="CommentTex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3A015CE"/>
    <w:multiLevelType w:val="multilevel"/>
    <w:tmpl w:val="E0466DB8"/>
    <w:styleLink w:val="AppendixHeadingList"/>
    <w:lvl w:ilvl="0">
      <w:start w:val="1"/>
      <w:numFmt w:val="upperLetter"/>
      <w:pStyle w:val="AppendixHeading1"/>
      <w:suff w:val="space"/>
      <w:lvlText w:val="Appendix %1"/>
      <w:lvlJc w:val="left"/>
      <w:pPr>
        <w:ind w:left="0" w:firstLine="0"/>
      </w:pPr>
      <w:rPr>
        <w:rFonts w:hint="default"/>
      </w:rPr>
    </w:lvl>
    <w:lvl w:ilvl="1">
      <w:start w:val="1"/>
      <w:numFmt w:val="decimal"/>
      <w:pStyle w:val="AppendixHeading2"/>
      <w:suff w:val="space"/>
      <w:lvlText w:val="%1.%2"/>
      <w:lvlJc w:val="left"/>
      <w:pPr>
        <w:ind w:left="0" w:firstLine="0"/>
      </w:pPr>
      <w:rPr>
        <w:rFonts w:hint="default"/>
      </w:rPr>
    </w:lvl>
    <w:lvl w:ilvl="2">
      <w:start w:val="1"/>
      <w:numFmt w:val="decimal"/>
      <w:pStyle w:val="AppendixHeading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numFmt w:val="decimal"/>
      <w:lvlText w:val="%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1" w15:restartNumberingAfterBreak="0">
    <w:nsid w:val="48E06FDD"/>
    <w:multiLevelType w:val="multilevel"/>
    <w:tmpl w:val="657844B0"/>
    <w:numStyleLink w:val="Headings"/>
  </w:abstractNum>
  <w:abstractNum w:abstractNumId="22" w15:restartNumberingAfterBreak="0">
    <w:nsid w:val="662D1F13"/>
    <w:multiLevelType w:val="multilevel"/>
    <w:tmpl w:val="E05A7F0A"/>
    <w:styleLink w:val="HeadingsListStyl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5"/>
  </w:num>
  <w:num w:numId="2">
    <w:abstractNumId w:val="19"/>
  </w:num>
  <w:num w:numId="3">
    <w:abstractNumId w:val="22"/>
  </w:num>
  <w:num w:numId="4">
    <w:abstractNumId w:val="16"/>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3"/>
    <w:lvlOverride w:ilvl="0">
      <w:startOverride w:val="1"/>
    </w:lvlOverride>
  </w:num>
  <w:num w:numId="16">
    <w:abstractNumId w:val="18"/>
  </w:num>
  <w:num w:numId="17">
    <w:abstractNumId w:val="20"/>
  </w:num>
  <w:num w:numId="18">
    <w:abstractNumId w:val="17"/>
    <w:lvlOverride w:ilvl="0">
      <w:lvl w:ilvl="0">
        <w:start w:val="1"/>
        <w:numFmt w:val="upperLetter"/>
        <w:pStyle w:val="AppendixHeading1"/>
        <w:suff w:val="space"/>
        <w:lvlText w:val="Appendix %1"/>
        <w:lvlJc w:val="left"/>
        <w:pPr>
          <w:ind w:left="0" w:firstLine="0"/>
        </w:pPr>
        <w:rPr>
          <w:rFonts w:hint="default"/>
        </w:rPr>
      </w:lvl>
    </w:lvlOverride>
  </w:num>
  <w:num w:numId="19">
    <w:abstractNumId w:val="21"/>
    <w:lvlOverride w:ilvl="0">
      <w:lvl w:ilvl="0">
        <w:start w:val="1"/>
        <w:numFmt w:val="decimal"/>
        <w:pStyle w:val="Heading1"/>
        <w:suff w:val="space"/>
        <w:lvlText w:val="%1"/>
        <w:lvlJc w:val="left"/>
        <w:pPr>
          <w:ind w:left="0" w:firstLine="0"/>
        </w:pPr>
        <w:rPr>
          <w:rFonts w:hint="default"/>
        </w:rPr>
      </w:lvl>
    </w:lvlOverride>
    <w:lvlOverride w:ilvl="2">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20">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6">
    <w:abstractNumId w:val="10"/>
  </w:num>
  <w:num w:numId="27">
    <w:abstractNumId w:val="11"/>
  </w:num>
  <w:num w:numId="28">
    <w:abstractNumId w:val="12"/>
  </w:num>
  <w:num w:numId="29">
    <w:abstractNumId w:val="13"/>
  </w:num>
  <w:num w:numId="30">
    <w:abstractNumId w:val="14"/>
  </w:num>
  <w:num w:numId="31">
    <w:abstractNumId w:val="21"/>
    <w:lvlOverride w:ilvl="0">
      <w:lvl w:ilvl="0">
        <w:start w:val="1"/>
        <w:numFmt w:val="decimal"/>
        <w:pStyle w:val="Heading1"/>
        <w:suff w:val="space"/>
        <w:lvlText w:val="%1"/>
        <w:lvlJc w:val="left"/>
        <w:pPr>
          <w:ind w:left="0" w:firstLine="0"/>
        </w:pPr>
        <w:rPr>
          <w:rFonts w:hint="default"/>
        </w:rPr>
      </w:lvl>
    </w:lvlOverride>
    <w:lvlOverride w:ilvl="2">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2">
    <w:abstractNumId w:val="21"/>
    <w:lvlOverride w:ilvl="0">
      <w:lvl w:ilvl="0">
        <w:start w:val="1"/>
        <w:numFmt w:val="decimal"/>
        <w:pStyle w:val="Heading1"/>
        <w:suff w:val="space"/>
        <w:lvlText w:val="%1"/>
        <w:lvlJc w:val="left"/>
        <w:pPr>
          <w:ind w:left="0" w:firstLine="0"/>
        </w:pPr>
        <w:rPr>
          <w:rFonts w:hint="default"/>
        </w:rPr>
      </w:lvl>
    </w:lvlOverride>
    <w:lvlOverride w:ilvl="2">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3">
    <w:abstractNumId w:val="21"/>
    <w:lvlOverride w:ilvl="0">
      <w:lvl w:ilvl="0">
        <w:start w:val="1"/>
        <w:numFmt w:val="decimal"/>
        <w:pStyle w:val="Heading1"/>
        <w:suff w:val="space"/>
        <w:lvlText w:val="%1"/>
        <w:lvlJc w:val="left"/>
        <w:pPr>
          <w:ind w:left="0" w:firstLine="0"/>
        </w:pPr>
        <w:rPr>
          <w:rFonts w:hint="default"/>
        </w:rPr>
      </w:lvl>
    </w:lvlOverride>
    <w:lvlOverride w:ilvl="2">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4">
    <w:abstractNumId w:val="21"/>
    <w:lvlOverride w:ilvl="0">
      <w:lvl w:ilvl="0">
        <w:start w:val="1"/>
        <w:numFmt w:val="decimal"/>
        <w:pStyle w:val="Heading1"/>
        <w:suff w:val="space"/>
        <w:lvlText w:val="%1"/>
        <w:lvlJc w:val="left"/>
        <w:pPr>
          <w:ind w:left="0" w:firstLine="0"/>
        </w:pPr>
        <w:rPr>
          <w:rFonts w:hint="default"/>
        </w:rPr>
      </w:lvl>
    </w:lvlOverride>
    <w:lvlOverride w:ilvl="2">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5">
    <w:abstractNumId w:val="21"/>
    <w:lvlOverride w:ilvl="0">
      <w:lvl w:ilvl="0">
        <w:start w:val="1"/>
        <w:numFmt w:val="decimal"/>
        <w:pStyle w:val="Heading1"/>
        <w:suff w:val="space"/>
        <w:lvlText w:val="%1"/>
        <w:lvlJc w:val="left"/>
        <w:pPr>
          <w:ind w:left="0" w:firstLine="0"/>
        </w:pPr>
        <w:rPr>
          <w:rFonts w:hint="default"/>
        </w:rPr>
      </w:lvl>
    </w:lvlOverride>
    <w:lvlOverride w:ilvl="2">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6">
    <w:abstractNumId w:val="21"/>
    <w:lvlOverride w:ilvl="0">
      <w:lvl w:ilvl="0">
        <w:start w:val="1"/>
        <w:numFmt w:val="decimal"/>
        <w:pStyle w:val="Heading1"/>
        <w:suff w:val="space"/>
        <w:lvlText w:val="%1"/>
        <w:lvlJc w:val="left"/>
        <w:pPr>
          <w:ind w:left="0" w:firstLine="0"/>
        </w:pPr>
        <w:rPr>
          <w:rFonts w:hint="default"/>
        </w:rPr>
      </w:lvl>
    </w:lvlOverride>
    <w:lvlOverride w:ilvl="2">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7">
    <w:abstractNumId w:val="21"/>
    <w:lvlOverride w:ilvl="0">
      <w:lvl w:ilvl="0">
        <w:start w:val="1"/>
        <w:numFmt w:val="decimal"/>
        <w:pStyle w:val="Heading1"/>
        <w:suff w:val="space"/>
        <w:lvlText w:val="%1"/>
        <w:lvlJc w:val="left"/>
        <w:pPr>
          <w:ind w:left="0" w:firstLine="0"/>
        </w:pPr>
        <w:rPr>
          <w:rFonts w:hint="default"/>
        </w:rPr>
      </w:lvl>
    </w:lvlOverride>
    <w:lvlOverride w:ilvl="2">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8">
    <w:abstractNumId w:val="21"/>
    <w:lvlOverride w:ilvl="0">
      <w:lvl w:ilvl="0">
        <w:start w:val="1"/>
        <w:numFmt w:val="decimal"/>
        <w:pStyle w:val="Heading1"/>
        <w:suff w:val="space"/>
        <w:lvlText w:val="%1"/>
        <w:lvlJc w:val="left"/>
        <w:pPr>
          <w:ind w:left="0" w:firstLine="0"/>
        </w:pPr>
        <w:rPr>
          <w:rFonts w:hint="default"/>
        </w:rPr>
      </w:lvl>
    </w:lvlOverride>
    <w:lvlOverride w:ilvl="2">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9">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40">
    <w:abstractNumId w:val="21"/>
    <w:lvlOverride w:ilvl="0">
      <w:lvl w:ilvl="0">
        <w:start w:val="1"/>
        <w:numFmt w:val="decimal"/>
        <w:pStyle w:val="Heading1"/>
        <w:suff w:val="space"/>
        <w:lvlText w:val="%1"/>
        <w:lvlJc w:val="left"/>
        <w:pPr>
          <w:ind w:left="0" w:firstLine="0"/>
        </w:pPr>
        <w:rPr>
          <w:rFonts w:hint="default"/>
        </w:rPr>
      </w:lvl>
    </w:lvlOverride>
    <w:lvlOverride w:ilvl="2">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41">
    <w:abstractNumId w:val="21"/>
    <w:lvlOverride w:ilvl="0">
      <w:lvl w:ilvl="0">
        <w:start w:val="1"/>
        <w:numFmt w:val="decimal"/>
        <w:pStyle w:val="Heading1"/>
        <w:suff w:val="space"/>
        <w:lvlText w:val="%1"/>
        <w:lvlJc w:val="left"/>
        <w:pPr>
          <w:ind w:left="0" w:firstLine="0"/>
        </w:pPr>
        <w:rPr>
          <w:rFonts w:hint="default"/>
        </w:rPr>
      </w:lvl>
    </w:lvlOverride>
    <w:lvlOverride w:ilvl="2">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y Jungers">
    <w15:presenceInfo w15:providerId="Windows Live" w15:userId="fa5bc65c546c9c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6"/>
  <w:bordersDoNotSurroundHeader/>
  <w:bordersDoNotSurroundFooter/>
  <w:stylePaneFormatFilter w:val="1F24" w:allStyles="0" w:customStyles="0" w:latentStyles="1" w:stylesInUse="0" w:headingStyles="1" w:numberingStyles="0" w:tableStyles="0" w:directFormattingOnRuns="1" w:directFormattingOnParagraphs="1" w:directFormattingOnNumbering="1" w:directFormattingOnTables="1" w:clearFormatting="1" w:top3HeadingStyles="0" w:visibleStyles="0" w:alternateStyleNames="0"/>
  <w:stylePaneSortMethod w:val="0000"/>
  <w:trackRevisions/>
  <w:defaultTabStop w:val="720"/>
  <w:doNotShadeFormData/>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855"/>
    <w:rsid w:val="00000A84"/>
    <w:rsid w:val="00001023"/>
    <w:rsid w:val="000032C9"/>
    <w:rsid w:val="000047AE"/>
    <w:rsid w:val="00006A89"/>
    <w:rsid w:val="000102D6"/>
    <w:rsid w:val="00012AD5"/>
    <w:rsid w:val="00016370"/>
    <w:rsid w:val="000166DD"/>
    <w:rsid w:val="00021767"/>
    <w:rsid w:val="00022016"/>
    <w:rsid w:val="00024943"/>
    <w:rsid w:val="00027104"/>
    <w:rsid w:val="00031C29"/>
    <w:rsid w:val="00033FC2"/>
    <w:rsid w:val="000345C1"/>
    <w:rsid w:val="00035DED"/>
    <w:rsid w:val="000439B1"/>
    <w:rsid w:val="00044885"/>
    <w:rsid w:val="00044ECC"/>
    <w:rsid w:val="0005027F"/>
    <w:rsid w:val="000519C1"/>
    <w:rsid w:val="00062272"/>
    <w:rsid w:val="00064DB9"/>
    <w:rsid w:val="00065105"/>
    <w:rsid w:val="00067307"/>
    <w:rsid w:val="00077EF1"/>
    <w:rsid w:val="00081513"/>
    <w:rsid w:val="000818C2"/>
    <w:rsid w:val="00085AA2"/>
    <w:rsid w:val="00085AD9"/>
    <w:rsid w:val="00086C44"/>
    <w:rsid w:val="00094DE0"/>
    <w:rsid w:val="000A2B21"/>
    <w:rsid w:val="000A363B"/>
    <w:rsid w:val="000A5525"/>
    <w:rsid w:val="000A5604"/>
    <w:rsid w:val="000A7ADE"/>
    <w:rsid w:val="000B0875"/>
    <w:rsid w:val="000B3A40"/>
    <w:rsid w:val="000B42A1"/>
    <w:rsid w:val="000C046B"/>
    <w:rsid w:val="000D15D7"/>
    <w:rsid w:val="000D58F0"/>
    <w:rsid w:val="000D6B00"/>
    <w:rsid w:val="000E02A5"/>
    <w:rsid w:val="000E36C3"/>
    <w:rsid w:val="000E4F8D"/>
    <w:rsid w:val="000E62AE"/>
    <w:rsid w:val="000E663C"/>
    <w:rsid w:val="000F208B"/>
    <w:rsid w:val="000F7A61"/>
    <w:rsid w:val="000F7B11"/>
    <w:rsid w:val="00100CA2"/>
    <w:rsid w:val="00105EE9"/>
    <w:rsid w:val="001060A2"/>
    <w:rsid w:val="001116DE"/>
    <w:rsid w:val="00112DB3"/>
    <w:rsid w:val="00113C9C"/>
    <w:rsid w:val="00115CB5"/>
    <w:rsid w:val="00116FF2"/>
    <w:rsid w:val="00121BFD"/>
    <w:rsid w:val="00123C7B"/>
    <w:rsid w:val="00123F43"/>
    <w:rsid w:val="00125200"/>
    <w:rsid w:val="00125969"/>
    <w:rsid w:val="00125C8F"/>
    <w:rsid w:val="0012636E"/>
    <w:rsid w:val="0012698E"/>
    <w:rsid w:val="00130543"/>
    <w:rsid w:val="00133872"/>
    <w:rsid w:val="0013430C"/>
    <w:rsid w:val="00136B08"/>
    <w:rsid w:val="00137115"/>
    <w:rsid w:val="001371EA"/>
    <w:rsid w:val="001408A0"/>
    <w:rsid w:val="001422D4"/>
    <w:rsid w:val="00144946"/>
    <w:rsid w:val="001466DF"/>
    <w:rsid w:val="00147101"/>
    <w:rsid w:val="001501FA"/>
    <w:rsid w:val="001535AF"/>
    <w:rsid w:val="00153B19"/>
    <w:rsid w:val="00156753"/>
    <w:rsid w:val="001632F8"/>
    <w:rsid w:val="00166EF7"/>
    <w:rsid w:val="00167949"/>
    <w:rsid w:val="00170D38"/>
    <w:rsid w:val="001711A5"/>
    <w:rsid w:val="00171618"/>
    <w:rsid w:val="0017202E"/>
    <w:rsid w:val="0018204B"/>
    <w:rsid w:val="00185E26"/>
    <w:rsid w:val="00185E79"/>
    <w:rsid w:val="00190A56"/>
    <w:rsid w:val="001915B9"/>
    <w:rsid w:val="0019314D"/>
    <w:rsid w:val="001A1DD9"/>
    <w:rsid w:val="001A4392"/>
    <w:rsid w:val="001A58D4"/>
    <w:rsid w:val="001A6186"/>
    <w:rsid w:val="001A673A"/>
    <w:rsid w:val="001A727C"/>
    <w:rsid w:val="001B4BA9"/>
    <w:rsid w:val="001B6A17"/>
    <w:rsid w:val="001C2E4D"/>
    <w:rsid w:val="001C4567"/>
    <w:rsid w:val="001C570D"/>
    <w:rsid w:val="001D0318"/>
    <w:rsid w:val="001D0767"/>
    <w:rsid w:val="001D3853"/>
    <w:rsid w:val="001D3EF8"/>
    <w:rsid w:val="001E1150"/>
    <w:rsid w:val="001E1AC6"/>
    <w:rsid w:val="001F2D3C"/>
    <w:rsid w:val="001F5A5C"/>
    <w:rsid w:val="00200052"/>
    <w:rsid w:val="002004B0"/>
    <w:rsid w:val="0020205D"/>
    <w:rsid w:val="00204515"/>
    <w:rsid w:val="00205B3C"/>
    <w:rsid w:val="00205E9F"/>
    <w:rsid w:val="0021200B"/>
    <w:rsid w:val="00214C1C"/>
    <w:rsid w:val="00217414"/>
    <w:rsid w:val="002176A5"/>
    <w:rsid w:val="00221AE7"/>
    <w:rsid w:val="00221B4F"/>
    <w:rsid w:val="002241B6"/>
    <w:rsid w:val="00225602"/>
    <w:rsid w:val="00227594"/>
    <w:rsid w:val="0023286C"/>
    <w:rsid w:val="00235CEC"/>
    <w:rsid w:val="00236FCF"/>
    <w:rsid w:val="00240C9C"/>
    <w:rsid w:val="00242B41"/>
    <w:rsid w:val="00245408"/>
    <w:rsid w:val="00246789"/>
    <w:rsid w:val="00247E12"/>
    <w:rsid w:val="0025002A"/>
    <w:rsid w:val="00250B1F"/>
    <w:rsid w:val="00254205"/>
    <w:rsid w:val="00254D17"/>
    <w:rsid w:val="00257A60"/>
    <w:rsid w:val="002617DB"/>
    <w:rsid w:val="00264692"/>
    <w:rsid w:val="00264DBA"/>
    <w:rsid w:val="00265176"/>
    <w:rsid w:val="00267F2A"/>
    <w:rsid w:val="00273EF2"/>
    <w:rsid w:val="00275046"/>
    <w:rsid w:val="002826FA"/>
    <w:rsid w:val="0028379E"/>
    <w:rsid w:val="00283A4C"/>
    <w:rsid w:val="00283FC3"/>
    <w:rsid w:val="0028464C"/>
    <w:rsid w:val="00285EFB"/>
    <w:rsid w:val="00286499"/>
    <w:rsid w:val="00286763"/>
    <w:rsid w:val="002924C0"/>
    <w:rsid w:val="0029412E"/>
    <w:rsid w:val="00295F1B"/>
    <w:rsid w:val="00295F78"/>
    <w:rsid w:val="00296955"/>
    <w:rsid w:val="002A190C"/>
    <w:rsid w:val="002A3F18"/>
    <w:rsid w:val="002A42F5"/>
    <w:rsid w:val="002A7F9F"/>
    <w:rsid w:val="002B062D"/>
    <w:rsid w:val="002B1378"/>
    <w:rsid w:val="002B3DC0"/>
    <w:rsid w:val="002B53BA"/>
    <w:rsid w:val="002B686F"/>
    <w:rsid w:val="002C051E"/>
    <w:rsid w:val="002C19C3"/>
    <w:rsid w:val="002C2B90"/>
    <w:rsid w:val="002C4C2A"/>
    <w:rsid w:val="002D1895"/>
    <w:rsid w:val="002D22C9"/>
    <w:rsid w:val="002D3607"/>
    <w:rsid w:val="002D6D20"/>
    <w:rsid w:val="002E102A"/>
    <w:rsid w:val="002E1A10"/>
    <w:rsid w:val="002E3ED0"/>
    <w:rsid w:val="002E6C5E"/>
    <w:rsid w:val="002E6FDC"/>
    <w:rsid w:val="002E782A"/>
    <w:rsid w:val="002E7B88"/>
    <w:rsid w:val="002F0668"/>
    <w:rsid w:val="002F0ADB"/>
    <w:rsid w:val="002F16E3"/>
    <w:rsid w:val="002F16FE"/>
    <w:rsid w:val="002F241F"/>
    <w:rsid w:val="002F3FF7"/>
    <w:rsid w:val="002F745D"/>
    <w:rsid w:val="00301745"/>
    <w:rsid w:val="003019C5"/>
    <w:rsid w:val="00301FD0"/>
    <w:rsid w:val="003024C8"/>
    <w:rsid w:val="00303506"/>
    <w:rsid w:val="00305080"/>
    <w:rsid w:val="00307764"/>
    <w:rsid w:val="00307838"/>
    <w:rsid w:val="00313016"/>
    <w:rsid w:val="00313CCE"/>
    <w:rsid w:val="003161C1"/>
    <w:rsid w:val="00330E11"/>
    <w:rsid w:val="00331638"/>
    <w:rsid w:val="003353D3"/>
    <w:rsid w:val="00336750"/>
    <w:rsid w:val="0034367E"/>
    <w:rsid w:val="0034511D"/>
    <w:rsid w:val="003469A7"/>
    <w:rsid w:val="00346BD0"/>
    <w:rsid w:val="00351ED7"/>
    <w:rsid w:val="00353E05"/>
    <w:rsid w:val="003570BC"/>
    <w:rsid w:val="0037008C"/>
    <w:rsid w:val="00371D46"/>
    <w:rsid w:val="0037233D"/>
    <w:rsid w:val="003746C3"/>
    <w:rsid w:val="003761A8"/>
    <w:rsid w:val="00376620"/>
    <w:rsid w:val="00383DAD"/>
    <w:rsid w:val="00385D84"/>
    <w:rsid w:val="00386C6C"/>
    <w:rsid w:val="00387700"/>
    <w:rsid w:val="0039029B"/>
    <w:rsid w:val="00391418"/>
    <w:rsid w:val="00391747"/>
    <w:rsid w:val="003962DD"/>
    <w:rsid w:val="00396374"/>
    <w:rsid w:val="003977E5"/>
    <w:rsid w:val="003A0B29"/>
    <w:rsid w:val="003A256D"/>
    <w:rsid w:val="003A3CCC"/>
    <w:rsid w:val="003A3D68"/>
    <w:rsid w:val="003A64E3"/>
    <w:rsid w:val="003A7621"/>
    <w:rsid w:val="003A7D86"/>
    <w:rsid w:val="003B0FA4"/>
    <w:rsid w:val="003B458D"/>
    <w:rsid w:val="003C0409"/>
    <w:rsid w:val="003C0F9E"/>
    <w:rsid w:val="003C1D89"/>
    <w:rsid w:val="003C5B97"/>
    <w:rsid w:val="003D003E"/>
    <w:rsid w:val="003D16A3"/>
    <w:rsid w:val="003D4971"/>
    <w:rsid w:val="003D7138"/>
    <w:rsid w:val="003E0620"/>
    <w:rsid w:val="003E1B4E"/>
    <w:rsid w:val="003E7A21"/>
    <w:rsid w:val="003F5C0B"/>
    <w:rsid w:val="003F6D43"/>
    <w:rsid w:val="003F7F45"/>
    <w:rsid w:val="00403636"/>
    <w:rsid w:val="00404616"/>
    <w:rsid w:val="0040502E"/>
    <w:rsid w:val="0040793F"/>
    <w:rsid w:val="00410780"/>
    <w:rsid w:val="00411936"/>
    <w:rsid w:val="004119E0"/>
    <w:rsid w:val="00412293"/>
    <w:rsid w:val="004124D6"/>
    <w:rsid w:val="00414594"/>
    <w:rsid w:val="00424346"/>
    <w:rsid w:val="00424AE4"/>
    <w:rsid w:val="00424D92"/>
    <w:rsid w:val="00425190"/>
    <w:rsid w:val="00430811"/>
    <w:rsid w:val="00430F57"/>
    <w:rsid w:val="0043596B"/>
    <w:rsid w:val="0044113C"/>
    <w:rsid w:val="004443F8"/>
    <w:rsid w:val="00444B8C"/>
    <w:rsid w:val="00446183"/>
    <w:rsid w:val="00450E3E"/>
    <w:rsid w:val="00451129"/>
    <w:rsid w:val="00452006"/>
    <w:rsid w:val="00453F76"/>
    <w:rsid w:val="004574FE"/>
    <w:rsid w:val="004608B6"/>
    <w:rsid w:val="004609CD"/>
    <w:rsid w:val="0046625E"/>
    <w:rsid w:val="00467BFE"/>
    <w:rsid w:val="00470496"/>
    <w:rsid w:val="0047502B"/>
    <w:rsid w:val="00477062"/>
    <w:rsid w:val="00480879"/>
    <w:rsid w:val="0048128D"/>
    <w:rsid w:val="004824A8"/>
    <w:rsid w:val="0048497C"/>
    <w:rsid w:val="00485905"/>
    <w:rsid w:val="00490763"/>
    <w:rsid w:val="00493141"/>
    <w:rsid w:val="00496066"/>
    <w:rsid w:val="004A2E9B"/>
    <w:rsid w:val="004A497D"/>
    <w:rsid w:val="004A7AC0"/>
    <w:rsid w:val="004B004B"/>
    <w:rsid w:val="004C1C83"/>
    <w:rsid w:val="004C200E"/>
    <w:rsid w:val="004C49BE"/>
    <w:rsid w:val="004C5906"/>
    <w:rsid w:val="004C5D28"/>
    <w:rsid w:val="004C60BF"/>
    <w:rsid w:val="004C720B"/>
    <w:rsid w:val="004C7AD0"/>
    <w:rsid w:val="004D10A4"/>
    <w:rsid w:val="004D19E8"/>
    <w:rsid w:val="004D3918"/>
    <w:rsid w:val="004D4923"/>
    <w:rsid w:val="004E4498"/>
    <w:rsid w:val="004E5351"/>
    <w:rsid w:val="004E547A"/>
    <w:rsid w:val="004F1718"/>
    <w:rsid w:val="00500C7F"/>
    <w:rsid w:val="005032ED"/>
    <w:rsid w:val="00504C30"/>
    <w:rsid w:val="00506166"/>
    <w:rsid w:val="00506FBD"/>
    <w:rsid w:val="005126B5"/>
    <w:rsid w:val="00513A74"/>
    <w:rsid w:val="00517B3F"/>
    <w:rsid w:val="0052109C"/>
    <w:rsid w:val="005253AB"/>
    <w:rsid w:val="00526563"/>
    <w:rsid w:val="00526C5F"/>
    <w:rsid w:val="00527019"/>
    <w:rsid w:val="00531785"/>
    <w:rsid w:val="005333EE"/>
    <w:rsid w:val="00534810"/>
    <w:rsid w:val="005424B7"/>
    <w:rsid w:val="00542F89"/>
    <w:rsid w:val="00555DD3"/>
    <w:rsid w:val="00557CF6"/>
    <w:rsid w:val="00560D31"/>
    <w:rsid w:val="00563ADA"/>
    <w:rsid w:val="00563DCF"/>
    <w:rsid w:val="0056463F"/>
    <w:rsid w:val="00564BEB"/>
    <w:rsid w:val="00567B21"/>
    <w:rsid w:val="005709A4"/>
    <w:rsid w:val="00573433"/>
    <w:rsid w:val="00573FF2"/>
    <w:rsid w:val="005741A0"/>
    <w:rsid w:val="005742D1"/>
    <w:rsid w:val="005757BE"/>
    <w:rsid w:val="00576EDB"/>
    <w:rsid w:val="005807BA"/>
    <w:rsid w:val="00583053"/>
    <w:rsid w:val="00585576"/>
    <w:rsid w:val="00591F6E"/>
    <w:rsid w:val="0059237F"/>
    <w:rsid w:val="005926E9"/>
    <w:rsid w:val="00593BE6"/>
    <w:rsid w:val="00594ACB"/>
    <w:rsid w:val="00596708"/>
    <w:rsid w:val="00596EBF"/>
    <w:rsid w:val="005A4CB1"/>
    <w:rsid w:val="005A6CE9"/>
    <w:rsid w:val="005B0C7C"/>
    <w:rsid w:val="005B313C"/>
    <w:rsid w:val="005B47DF"/>
    <w:rsid w:val="005B77EE"/>
    <w:rsid w:val="005C17EC"/>
    <w:rsid w:val="005C34E8"/>
    <w:rsid w:val="005D2F26"/>
    <w:rsid w:val="005D5A16"/>
    <w:rsid w:val="005D79DE"/>
    <w:rsid w:val="005E01AF"/>
    <w:rsid w:val="005E1C84"/>
    <w:rsid w:val="005E1DC7"/>
    <w:rsid w:val="005F16F9"/>
    <w:rsid w:val="005F2DA6"/>
    <w:rsid w:val="005F401D"/>
    <w:rsid w:val="005F4B36"/>
    <w:rsid w:val="005F597F"/>
    <w:rsid w:val="005F5A47"/>
    <w:rsid w:val="006014EE"/>
    <w:rsid w:val="00601D25"/>
    <w:rsid w:val="006021CC"/>
    <w:rsid w:val="006101D3"/>
    <w:rsid w:val="00611115"/>
    <w:rsid w:val="006114A4"/>
    <w:rsid w:val="00614713"/>
    <w:rsid w:val="00621AD9"/>
    <w:rsid w:val="00621E63"/>
    <w:rsid w:val="006234DE"/>
    <w:rsid w:val="0062538D"/>
    <w:rsid w:val="006257A2"/>
    <w:rsid w:val="00630ABB"/>
    <w:rsid w:val="00640381"/>
    <w:rsid w:val="0064158E"/>
    <w:rsid w:val="006421A7"/>
    <w:rsid w:val="00645B27"/>
    <w:rsid w:val="00646289"/>
    <w:rsid w:val="00646FD3"/>
    <w:rsid w:val="00647994"/>
    <w:rsid w:val="0065066B"/>
    <w:rsid w:val="00657D9F"/>
    <w:rsid w:val="00660950"/>
    <w:rsid w:val="0066360D"/>
    <w:rsid w:val="006649D9"/>
    <w:rsid w:val="00665842"/>
    <w:rsid w:val="00670CCB"/>
    <w:rsid w:val="00670F96"/>
    <w:rsid w:val="00674011"/>
    <w:rsid w:val="00675F82"/>
    <w:rsid w:val="00681240"/>
    <w:rsid w:val="006833FF"/>
    <w:rsid w:val="00687460"/>
    <w:rsid w:val="00687A87"/>
    <w:rsid w:val="0069296E"/>
    <w:rsid w:val="006931BB"/>
    <w:rsid w:val="006933A5"/>
    <w:rsid w:val="00693DA1"/>
    <w:rsid w:val="00694D54"/>
    <w:rsid w:val="00696289"/>
    <w:rsid w:val="006A0318"/>
    <w:rsid w:val="006A2ADD"/>
    <w:rsid w:val="006A4D1A"/>
    <w:rsid w:val="006B0708"/>
    <w:rsid w:val="006B0EC7"/>
    <w:rsid w:val="006B1888"/>
    <w:rsid w:val="006B68F1"/>
    <w:rsid w:val="006B7942"/>
    <w:rsid w:val="006C0E8E"/>
    <w:rsid w:val="006C221A"/>
    <w:rsid w:val="006C4608"/>
    <w:rsid w:val="006C4856"/>
    <w:rsid w:val="006D07B7"/>
    <w:rsid w:val="006D1F19"/>
    <w:rsid w:val="006D4433"/>
    <w:rsid w:val="006D48A4"/>
    <w:rsid w:val="006D552F"/>
    <w:rsid w:val="006D613E"/>
    <w:rsid w:val="006D6592"/>
    <w:rsid w:val="006D73DE"/>
    <w:rsid w:val="006D7FD4"/>
    <w:rsid w:val="006E20D6"/>
    <w:rsid w:val="006F068D"/>
    <w:rsid w:val="006F5240"/>
    <w:rsid w:val="006F6436"/>
    <w:rsid w:val="006F789F"/>
    <w:rsid w:val="006F7DBC"/>
    <w:rsid w:val="006F7F52"/>
    <w:rsid w:val="0070054E"/>
    <w:rsid w:val="00700617"/>
    <w:rsid w:val="007017FC"/>
    <w:rsid w:val="00701AF7"/>
    <w:rsid w:val="00703D8F"/>
    <w:rsid w:val="0070402F"/>
    <w:rsid w:val="00710F05"/>
    <w:rsid w:val="0071158F"/>
    <w:rsid w:val="007115F5"/>
    <w:rsid w:val="00711FFF"/>
    <w:rsid w:val="00714B20"/>
    <w:rsid w:val="007214E4"/>
    <w:rsid w:val="00724EB3"/>
    <w:rsid w:val="00726697"/>
    <w:rsid w:val="00727C9A"/>
    <w:rsid w:val="0073090B"/>
    <w:rsid w:val="00732596"/>
    <w:rsid w:val="00734BC3"/>
    <w:rsid w:val="00736906"/>
    <w:rsid w:val="00741817"/>
    <w:rsid w:val="007419BB"/>
    <w:rsid w:val="00741C54"/>
    <w:rsid w:val="00742243"/>
    <w:rsid w:val="007426DD"/>
    <w:rsid w:val="00742706"/>
    <w:rsid w:val="007436FF"/>
    <w:rsid w:val="00744F22"/>
    <w:rsid w:val="007468EF"/>
    <w:rsid w:val="0075042C"/>
    <w:rsid w:val="007526A3"/>
    <w:rsid w:val="0075308A"/>
    <w:rsid w:val="007600B9"/>
    <w:rsid w:val="00761B9B"/>
    <w:rsid w:val="00771A96"/>
    <w:rsid w:val="0077204B"/>
    <w:rsid w:val="00772E92"/>
    <w:rsid w:val="0077381D"/>
    <w:rsid w:val="00773986"/>
    <w:rsid w:val="0077420A"/>
    <w:rsid w:val="0077636A"/>
    <w:rsid w:val="007805FF"/>
    <w:rsid w:val="007822F8"/>
    <w:rsid w:val="00784D15"/>
    <w:rsid w:val="00785FAE"/>
    <w:rsid w:val="00792D5F"/>
    <w:rsid w:val="007936DE"/>
    <w:rsid w:val="007978F7"/>
    <w:rsid w:val="007A6B87"/>
    <w:rsid w:val="007A6C1E"/>
    <w:rsid w:val="007B21C7"/>
    <w:rsid w:val="007B28E5"/>
    <w:rsid w:val="007B44D8"/>
    <w:rsid w:val="007B4C17"/>
    <w:rsid w:val="007B51D2"/>
    <w:rsid w:val="007B6223"/>
    <w:rsid w:val="007C0ACA"/>
    <w:rsid w:val="007C22C1"/>
    <w:rsid w:val="007C53A1"/>
    <w:rsid w:val="007C55E3"/>
    <w:rsid w:val="007C6AFA"/>
    <w:rsid w:val="007D32B5"/>
    <w:rsid w:val="007D46DB"/>
    <w:rsid w:val="007E0357"/>
    <w:rsid w:val="007E06A3"/>
    <w:rsid w:val="007E095D"/>
    <w:rsid w:val="007E3A28"/>
    <w:rsid w:val="007E3D39"/>
    <w:rsid w:val="007E6EC2"/>
    <w:rsid w:val="007E7F91"/>
    <w:rsid w:val="007F0B93"/>
    <w:rsid w:val="007F3216"/>
    <w:rsid w:val="007F34D4"/>
    <w:rsid w:val="007F67EB"/>
    <w:rsid w:val="00800492"/>
    <w:rsid w:val="00805168"/>
    <w:rsid w:val="00805BA1"/>
    <w:rsid w:val="00805FC3"/>
    <w:rsid w:val="00806C6B"/>
    <w:rsid w:val="0081118B"/>
    <w:rsid w:val="008123A8"/>
    <w:rsid w:val="00812475"/>
    <w:rsid w:val="00812AEC"/>
    <w:rsid w:val="00813541"/>
    <w:rsid w:val="00814FDF"/>
    <w:rsid w:val="00815FAB"/>
    <w:rsid w:val="00822CCB"/>
    <w:rsid w:val="0082741E"/>
    <w:rsid w:val="008315EB"/>
    <w:rsid w:val="00832EAE"/>
    <w:rsid w:val="008343B4"/>
    <w:rsid w:val="008345CC"/>
    <w:rsid w:val="0083495B"/>
    <w:rsid w:val="008430DB"/>
    <w:rsid w:val="00843545"/>
    <w:rsid w:val="008465AC"/>
    <w:rsid w:val="0085278B"/>
    <w:rsid w:val="00852E72"/>
    <w:rsid w:val="00855E3C"/>
    <w:rsid w:val="00861F2A"/>
    <w:rsid w:val="00862D66"/>
    <w:rsid w:val="008630D6"/>
    <w:rsid w:val="00863A9A"/>
    <w:rsid w:val="00863E9C"/>
    <w:rsid w:val="00864173"/>
    <w:rsid w:val="00864BEB"/>
    <w:rsid w:val="008677A4"/>
    <w:rsid w:val="008679BF"/>
    <w:rsid w:val="00867DE0"/>
    <w:rsid w:val="0087008C"/>
    <w:rsid w:val="00870139"/>
    <w:rsid w:val="00871B1F"/>
    <w:rsid w:val="00872BF9"/>
    <w:rsid w:val="00873E53"/>
    <w:rsid w:val="00880887"/>
    <w:rsid w:val="00881CB5"/>
    <w:rsid w:val="008919B9"/>
    <w:rsid w:val="00892C12"/>
    <w:rsid w:val="00892C57"/>
    <w:rsid w:val="00895208"/>
    <w:rsid w:val="00897F1A"/>
    <w:rsid w:val="008A47FB"/>
    <w:rsid w:val="008B1957"/>
    <w:rsid w:val="008B48D9"/>
    <w:rsid w:val="008B70D7"/>
    <w:rsid w:val="008B728A"/>
    <w:rsid w:val="008C0E24"/>
    <w:rsid w:val="008C3E59"/>
    <w:rsid w:val="008C57B0"/>
    <w:rsid w:val="008C6449"/>
    <w:rsid w:val="008C78EC"/>
    <w:rsid w:val="008D1511"/>
    <w:rsid w:val="008D1D85"/>
    <w:rsid w:val="008E18BD"/>
    <w:rsid w:val="008E1C27"/>
    <w:rsid w:val="008E3695"/>
    <w:rsid w:val="00901663"/>
    <w:rsid w:val="00902A4B"/>
    <w:rsid w:val="0090340D"/>
    <w:rsid w:val="0091263F"/>
    <w:rsid w:val="00913212"/>
    <w:rsid w:val="009141B3"/>
    <w:rsid w:val="009167AE"/>
    <w:rsid w:val="00916BBE"/>
    <w:rsid w:val="00917728"/>
    <w:rsid w:val="009233C8"/>
    <w:rsid w:val="009239AD"/>
    <w:rsid w:val="00927537"/>
    <w:rsid w:val="009424A7"/>
    <w:rsid w:val="00945224"/>
    <w:rsid w:val="00947B25"/>
    <w:rsid w:val="009536D7"/>
    <w:rsid w:val="00957489"/>
    <w:rsid w:val="009622F0"/>
    <w:rsid w:val="009624F6"/>
    <w:rsid w:val="009629BD"/>
    <w:rsid w:val="009640BC"/>
    <w:rsid w:val="009642E4"/>
    <w:rsid w:val="0096715B"/>
    <w:rsid w:val="00972FDD"/>
    <w:rsid w:val="009730CB"/>
    <w:rsid w:val="009753FB"/>
    <w:rsid w:val="00981239"/>
    <w:rsid w:val="00982236"/>
    <w:rsid w:val="00986EB7"/>
    <w:rsid w:val="00987C65"/>
    <w:rsid w:val="00990BCF"/>
    <w:rsid w:val="00990F3E"/>
    <w:rsid w:val="00991ED6"/>
    <w:rsid w:val="00993CC0"/>
    <w:rsid w:val="00993D66"/>
    <w:rsid w:val="009941E6"/>
    <w:rsid w:val="00995105"/>
    <w:rsid w:val="00995849"/>
    <w:rsid w:val="00997BF8"/>
    <w:rsid w:val="009A0495"/>
    <w:rsid w:val="009A35CA"/>
    <w:rsid w:val="009A43AC"/>
    <w:rsid w:val="009A5E2F"/>
    <w:rsid w:val="009B10B7"/>
    <w:rsid w:val="009B451B"/>
    <w:rsid w:val="009B6563"/>
    <w:rsid w:val="009C0DFD"/>
    <w:rsid w:val="009C2EBF"/>
    <w:rsid w:val="009C3179"/>
    <w:rsid w:val="009C4A84"/>
    <w:rsid w:val="009D16B6"/>
    <w:rsid w:val="009D1F0A"/>
    <w:rsid w:val="009D387F"/>
    <w:rsid w:val="009D5C7F"/>
    <w:rsid w:val="009D6627"/>
    <w:rsid w:val="009E2B46"/>
    <w:rsid w:val="009E3628"/>
    <w:rsid w:val="009E4111"/>
    <w:rsid w:val="009E6C9B"/>
    <w:rsid w:val="009F3347"/>
    <w:rsid w:val="009F4303"/>
    <w:rsid w:val="009F71CB"/>
    <w:rsid w:val="00A01166"/>
    <w:rsid w:val="00A0187E"/>
    <w:rsid w:val="00A04B63"/>
    <w:rsid w:val="00A059D9"/>
    <w:rsid w:val="00A06F9A"/>
    <w:rsid w:val="00A1351F"/>
    <w:rsid w:val="00A1424C"/>
    <w:rsid w:val="00A1645A"/>
    <w:rsid w:val="00A17802"/>
    <w:rsid w:val="00A17D16"/>
    <w:rsid w:val="00A22356"/>
    <w:rsid w:val="00A23076"/>
    <w:rsid w:val="00A25FE4"/>
    <w:rsid w:val="00A31A9F"/>
    <w:rsid w:val="00A32D52"/>
    <w:rsid w:val="00A32FC1"/>
    <w:rsid w:val="00A334CD"/>
    <w:rsid w:val="00A34843"/>
    <w:rsid w:val="00A400F1"/>
    <w:rsid w:val="00A427B4"/>
    <w:rsid w:val="00A4326F"/>
    <w:rsid w:val="00A4475D"/>
    <w:rsid w:val="00A47063"/>
    <w:rsid w:val="00A6278B"/>
    <w:rsid w:val="00A717B2"/>
    <w:rsid w:val="00A72BFD"/>
    <w:rsid w:val="00A7620D"/>
    <w:rsid w:val="00A80B91"/>
    <w:rsid w:val="00A82740"/>
    <w:rsid w:val="00A83543"/>
    <w:rsid w:val="00A83C87"/>
    <w:rsid w:val="00A85A43"/>
    <w:rsid w:val="00A86910"/>
    <w:rsid w:val="00A87C9A"/>
    <w:rsid w:val="00A91B0D"/>
    <w:rsid w:val="00A92110"/>
    <w:rsid w:val="00A92400"/>
    <w:rsid w:val="00A9614E"/>
    <w:rsid w:val="00A975EB"/>
    <w:rsid w:val="00AA1492"/>
    <w:rsid w:val="00AA383B"/>
    <w:rsid w:val="00AA56EE"/>
    <w:rsid w:val="00AB11B5"/>
    <w:rsid w:val="00AC1081"/>
    <w:rsid w:val="00AC559F"/>
    <w:rsid w:val="00AC5FA6"/>
    <w:rsid w:val="00AC79B3"/>
    <w:rsid w:val="00AC7B6C"/>
    <w:rsid w:val="00AD0552"/>
    <w:rsid w:val="00AD69C9"/>
    <w:rsid w:val="00AE3D03"/>
    <w:rsid w:val="00AE6681"/>
    <w:rsid w:val="00AE6A47"/>
    <w:rsid w:val="00AE6C62"/>
    <w:rsid w:val="00AE7908"/>
    <w:rsid w:val="00AF07D0"/>
    <w:rsid w:val="00AF4ED1"/>
    <w:rsid w:val="00AF7F19"/>
    <w:rsid w:val="00B006D3"/>
    <w:rsid w:val="00B00D48"/>
    <w:rsid w:val="00B018C1"/>
    <w:rsid w:val="00B01EBB"/>
    <w:rsid w:val="00B054A1"/>
    <w:rsid w:val="00B05507"/>
    <w:rsid w:val="00B07DBC"/>
    <w:rsid w:val="00B10663"/>
    <w:rsid w:val="00B11855"/>
    <w:rsid w:val="00B1231E"/>
    <w:rsid w:val="00B15BAF"/>
    <w:rsid w:val="00B2325B"/>
    <w:rsid w:val="00B23A41"/>
    <w:rsid w:val="00B27426"/>
    <w:rsid w:val="00B2751F"/>
    <w:rsid w:val="00B278C4"/>
    <w:rsid w:val="00B3125A"/>
    <w:rsid w:val="00B32F82"/>
    <w:rsid w:val="00B3430A"/>
    <w:rsid w:val="00B34FD5"/>
    <w:rsid w:val="00B36450"/>
    <w:rsid w:val="00B37DF5"/>
    <w:rsid w:val="00B40084"/>
    <w:rsid w:val="00B40222"/>
    <w:rsid w:val="00B4317E"/>
    <w:rsid w:val="00B43978"/>
    <w:rsid w:val="00B44A50"/>
    <w:rsid w:val="00B500AC"/>
    <w:rsid w:val="00B50B8A"/>
    <w:rsid w:val="00B520F3"/>
    <w:rsid w:val="00B5629A"/>
    <w:rsid w:val="00B617F4"/>
    <w:rsid w:val="00B627FB"/>
    <w:rsid w:val="00B62B28"/>
    <w:rsid w:val="00B63979"/>
    <w:rsid w:val="00B71DAC"/>
    <w:rsid w:val="00B74AE3"/>
    <w:rsid w:val="00B758AA"/>
    <w:rsid w:val="00B75A62"/>
    <w:rsid w:val="00B762D3"/>
    <w:rsid w:val="00B806D7"/>
    <w:rsid w:val="00B8365C"/>
    <w:rsid w:val="00B8578C"/>
    <w:rsid w:val="00B86F03"/>
    <w:rsid w:val="00B9381B"/>
    <w:rsid w:val="00BA08F3"/>
    <w:rsid w:val="00BA2D2B"/>
    <w:rsid w:val="00BA3791"/>
    <w:rsid w:val="00BA4ECE"/>
    <w:rsid w:val="00BA5119"/>
    <w:rsid w:val="00BA6DD2"/>
    <w:rsid w:val="00BB02E9"/>
    <w:rsid w:val="00BB1B9E"/>
    <w:rsid w:val="00BB3E0D"/>
    <w:rsid w:val="00BB3E15"/>
    <w:rsid w:val="00BB5CE6"/>
    <w:rsid w:val="00BC309B"/>
    <w:rsid w:val="00BC3164"/>
    <w:rsid w:val="00BC5827"/>
    <w:rsid w:val="00BC58BD"/>
    <w:rsid w:val="00BC67C1"/>
    <w:rsid w:val="00BD161D"/>
    <w:rsid w:val="00BD1DEB"/>
    <w:rsid w:val="00BD4E58"/>
    <w:rsid w:val="00BE1C63"/>
    <w:rsid w:val="00BE2BFA"/>
    <w:rsid w:val="00BE499B"/>
    <w:rsid w:val="00BE4B53"/>
    <w:rsid w:val="00BE7816"/>
    <w:rsid w:val="00BF19CA"/>
    <w:rsid w:val="00BF1B52"/>
    <w:rsid w:val="00BF1D81"/>
    <w:rsid w:val="00BF3B08"/>
    <w:rsid w:val="00C02F32"/>
    <w:rsid w:val="00C10546"/>
    <w:rsid w:val="00C10A6C"/>
    <w:rsid w:val="00C11AB9"/>
    <w:rsid w:val="00C12E69"/>
    <w:rsid w:val="00C136DC"/>
    <w:rsid w:val="00C138A6"/>
    <w:rsid w:val="00C15551"/>
    <w:rsid w:val="00C156EC"/>
    <w:rsid w:val="00C22FF3"/>
    <w:rsid w:val="00C23FBA"/>
    <w:rsid w:val="00C253D0"/>
    <w:rsid w:val="00C32CCC"/>
    <w:rsid w:val="00C40CEE"/>
    <w:rsid w:val="00C40FD5"/>
    <w:rsid w:val="00C42BD4"/>
    <w:rsid w:val="00C44528"/>
    <w:rsid w:val="00C45AB6"/>
    <w:rsid w:val="00C5129A"/>
    <w:rsid w:val="00C51DFA"/>
    <w:rsid w:val="00C52305"/>
    <w:rsid w:val="00C52F23"/>
    <w:rsid w:val="00C60ECD"/>
    <w:rsid w:val="00C61282"/>
    <w:rsid w:val="00C660CF"/>
    <w:rsid w:val="00C70AE3"/>
    <w:rsid w:val="00C714D3"/>
    <w:rsid w:val="00C74AF7"/>
    <w:rsid w:val="00C74E6B"/>
    <w:rsid w:val="00C75AB4"/>
    <w:rsid w:val="00C8064D"/>
    <w:rsid w:val="00C815FF"/>
    <w:rsid w:val="00C838A7"/>
    <w:rsid w:val="00C91987"/>
    <w:rsid w:val="00C927E0"/>
    <w:rsid w:val="00C92A4B"/>
    <w:rsid w:val="00C93633"/>
    <w:rsid w:val="00C93762"/>
    <w:rsid w:val="00C93FC0"/>
    <w:rsid w:val="00C94C3F"/>
    <w:rsid w:val="00C958DD"/>
    <w:rsid w:val="00C9643C"/>
    <w:rsid w:val="00CA011D"/>
    <w:rsid w:val="00CA0B84"/>
    <w:rsid w:val="00CA126A"/>
    <w:rsid w:val="00CA2D9B"/>
    <w:rsid w:val="00CA3A2C"/>
    <w:rsid w:val="00CA505F"/>
    <w:rsid w:val="00CB0A15"/>
    <w:rsid w:val="00CB13DC"/>
    <w:rsid w:val="00CB1FD5"/>
    <w:rsid w:val="00CB346D"/>
    <w:rsid w:val="00CB393A"/>
    <w:rsid w:val="00CB44CB"/>
    <w:rsid w:val="00CB50F2"/>
    <w:rsid w:val="00CB5640"/>
    <w:rsid w:val="00CB6BE2"/>
    <w:rsid w:val="00CB723D"/>
    <w:rsid w:val="00CD5A43"/>
    <w:rsid w:val="00CE1CA8"/>
    <w:rsid w:val="00CE6ED0"/>
    <w:rsid w:val="00CF201F"/>
    <w:rsid w:val="00CF41A9"/>
    <w:rsid w:val="00CF5627"/>
    <w:rsid w:val="00CF7336"/>
    <w:rsid w:val="00CF75BB"/>
    <w:rsid w:val="00D00146"/>
    <w:rsid w:val="00D001D3"/>
    <w:rsid w:val="00D02B49"/>
    <w:rsid w:val="00D03CB8"/>
    <w:rsid w:val="00D04981"/>
    <w:rsid w:val="00D139C2"/>
    <w:rsid w:val="00D23D96"/>
    <w:rsid w:val="00D24A64"/>
    <w:rsid w:val="00D26FE7"/>
    <w:rsid w:val="00D321DD"/>
    <w:rsid w:val="00D41741"/>
    <w:rsid w:val="00D42ACB"/>
    <w:rsid w:val="00D44BAE"/>
    <w:rsid w:val="00D45382"/>
    <w:rsid w:val="00D473A8"/>
    <w:rsid w:val="00D50293"/>
    <w:rsid w:val="00D52943"/>
    <w:rsid w:val="00D53E5C"/>
    <w:rsid w:val="00D53FC4"/>
    <w:rsid w:val="00D557B6"/>
    <w:rsid w:val="00D55F5E"/>
    <w:rsid w:val="00D560CD"/>
    <w:rsid w:val="00D57E5E"/>
    <w:rsid w:val="00D60817"/>
    <w:rsid w:val="00D612C5"/>
    <w:rsid w:val="00D61654"/>
    <w:rsid w:val="00D62951"/>
    <w:rsid w:val="00D63672"/>
    <w:rsid w:val="00D639E4"/>
    <w:rsid w:val="00D63A5F"/>
    <w:rsid w:val="00D65F7D"/>
    <w:rsid w:val="00D66F44"/>
    <w:rsid w:val="00D7018D"/>
    <w:rsid w:val="00D705CF"/>
    <w:rsid w:val="00D71B9B"/>
    <w:rsid w:val="00D72462"/>
    <w:rsid w:val="00D748EA"/>
    <w:rsid w:val="00D81844"/>
    <w:rsid w:val="00D84706"/>
    <w:rsid w:val="00D84EB0"/>
    <w:rsid w:val="00D858A6"/>
    <w:rsid w:val="00D85A9B"/>
    <w:rsid w:val="00D93F40"/>
    <w:rsid w:val="00D94E81"/>
    <w:rsid w:val="00DA0123"/>
    <w:rsid w:val="00DA360B"/>
    <w:rsid w:val="00DA495E"/>
    <w:rsid w:val="00DA4C12"/>
    <w:rsid w:val="00DA55E7"/>
    <w:rsid w:val="00DB0178"/>
    <w:rsid w:val="00DB1536"/>
    <w:rsid w:val="00DB1A46"/>
    <w:rsid w:val="00DB22D4"/>
    <w:rsid w:val="00DB51CB"/>
    <w:rsid w:val="00DC044A"/>
    <w:rsid w:val="00DC0BE2"/>
    <w:rsid w:val="00DC2467"/>
    <w:rsid w:val="00DC2A90"/>
    <w:rsid w:val="00DC4557"/>
    <w:rsid w:val="00DC78FE"/>
    <w:rsid w:val="00DC7CC3"/>
    <w:rsid w:val="00DD05C9"/>
    <w:rsid w:val="00DD1615"/>
    <w:rsid w:val="00DD1A0C"/>
    <w:rsid w:val="00DD3513"/>
    <w:rsid w:val="00DD5C56"/>
    <w:rsid w:val="00DD6772"/>
    <w:rsid w:val="00DE090F"/>
    <w:rsid w:val="00DE1252"/>
    <w:rsid w:val="00DE39CA"/>
    <w:rsid w:val="00DF4204"/>
    <w:rsid w:val="00DF5B7A"/>
    <w:rsid w:val="00DF61EC"/>
    <w:rsid w:val="00DF648F"/>
    <w:rsid w:val="00DF7BAC"/>
    <w:rsid w:val="00E02A0E"/>
    <w:rsid w:val="00E05350"/>
    <w:rsid w:val="00E07A3A"/>
    <w:rsid w:val="00E11053"/>
    <w:rsid w:val="00E13F58"/>
    <w:rsid w:val="00E1471D"/>
    <w:rsid w:val="00E20D3D"/>
    <w:rsid w:val="00E21780"/>
    <w:rsid w:val="00E25427"/>
    <w:rsid w:val="00E2583A"/>
    <w:rsid w:val="00E27C06"/>
    <w:rsid w:val="00E3091E"/>
    <w:rsid w:val="00E3104C"/>
    <w:rsid w:val="00E332A9"/>
    <w:rsid w:val="00E3785E"/>
    <w:rsid w:val="00E44B3E"/>
    <w:rsid w:val="00E47AE7"/>
    <w:rsid w:val="00E47C3F"/>
    <w:rsid w:val="00E5113D"/>
    <w:rsid w:val="00E51575"/>
    <w:rsid w:val="00E561AC"/>
    <w:rsid w:val="00E62330"/>
    <w:rsid w:val="00E63593"/>
    <w:rsid w:val="00E64CD9"/>
    <w:rsid w:val="00E65E4B"/>
    <w:rsid w:val="00E66581"/>
    <w:rsid w:val="00E67CE0"/>
    <w:rsid w:val="00E7383E"/>
    <w:rsid w:val="00E74D10"/>
    <w:rsid w:val="00E7559D"/>
    <w:rsid w:val="00E76CA1"/>
    <w:rsid w:val="00E8084A"/>
    <w:rsid w:val="00E8331E"/>
    <w:rsid w:val="00E83E4D"/>
    <w:rsid w:val="00E84D6B"/>
    <w:rsid w:val="00E85A2A"/>
    <w:rsid w:val="00E86328"/>
    <w:rsid w:val="00E86B15"/>
    <w:rsid w:val="00E91EF8"/>
    <w:rsid w:val="00E921F1"/>
    <w:rsid w:val="00E92A44"/>
    <w:rsid w:val="00E95ACC"/>
    <w:rsid w:val="00E97927"/>
    <w:rsid w:val="00EA31E4"/>
    <w:rsid w:val="00EA58E4"/>
    <w:rsid w:val="00EB205B"/>
    <w:rsid w:val="00EB2E36"/>
    <w:rsid w:val="00EB3D00"/>
    <w:rsid w:val="00EB3FC8"/>
    <w:rsid w:val="00EB6596"/>
    <w:rsid w:val="00EB6E71"/>
    <w:rsid w:val="00EB7483"/>
    <w:rsid w:val="00EC0F74"/>
    <w:rsid w:val="00ED031A"/>
    <w:rsid w:val="00ED2A63"/>
    <w:rsid w:val="00ED3C39"/>
    <w:rsid w:val="00ED3FBF"/>
    <w:rsid w:val="00ED7D61"/>
    <w:rsid w:val="00EE391A"/>
    <w:rsid w:val="00EE799D"/>
    <w:rsid w:val="00EF0604"/>
    <w:rsid w:val="00EF1957"/>
    <w:rsid w:val="00EF4E87"/>
    <w:rsid w:val="00EF5BCE"/>
    <w:rsid w:val="00EF5BD8"/>
    <w:rsid w:val="00EF66D8"/>
    <w:rsid w:val="00F03A80"/>
    <w:rsid w:val="00F07D04"/>
    <w:rsid w:val="00F124D9"/>
    <w:rsid w:val="00F15F7F"/>
    <w:rsid w:val="00F160A1"/>
    <w:rsid w:val="00F22E0D"/>
    <w:rsid w:val="00F25368"/>
    <w:rsid w:val="00F27F6F"/>
    <w:rsid w:val="00F30138"/>
    <w:rsid w:val="00F32404"/>
    <w:rsid w:val="00F3251B"/>
    <w:rsid w:val="00F340C4"/>
    <w:rsid w:val="00F357A0"/>
    <w:rsid w:val="00F47093"/>
    <w:rsid w:val="00F5365B"/>
    <w:rsid w:val="00F54011"/>
    <w:rsid w:val="00F55D8A"/>
    <w:rsid w:val="00F56771"/>
    <w:rsid w:val="00F610D7"/>
    <w:rsid w:val="00F615E7"/>
    <w:rsid w:val="00F61918"/>
    <w:rsid w:val="00F6415B"/>
    <w:rsid w:val="00F65B33"/>
    <w:rsid w:val="00F66EAD"/>
    <w:rsid w:val="00F6710E"/>
    <w:rsid w:val="00F67594"/>
    <w:rsid w:val="00F70522"/>
    <w:rsid w:val="00F71447"/>
    <w:rsid w:val="00F73333"/>
    <w:rsid w:val="00F7428B"/>
    <w:rsid w:val="00F76540"/>
    <w:rsid w:val="00F82FDF"/>
    <w:rsid w:val="00F83005"/>
    <w:rsid w:val="00F8313D"/>
    <w:rsid w:val="00F838C1"/>
    <w:rsid w:val="00F8594A"/>
    <w:rsid w:val="00F903B8"/>
    <w:rsid w:val="00F92A87"/>
    <w:rsid w:val="00FA0D06"/>
    <w:rsid w:val="00FA17C2"/>
    <w:rsid w:val="00FA3EC5"/>
    <w:rsid w:val="00FA6C0F"/>
    <w:rsid w:val="00FA7C5D"/>
    <w:rsid w:val="00FB19D1"/>
    <w:rsid w:val="00FB1CE7"/>
    <w:rsid w:val="00FB22C3"/>
    <w:rsid w:val="00FB3A7E"/>
    <w:rsid w:val="00FB657C"/>
    <w:rsid w:val="00FB6FC1"/>
    <w:rsid w:val="00FC4803"/>
    <w:rsid w:val="00FC70DB"/>
    <w:rsid w:val="00FD1985"/>
    <w:rsid w:val="00FD5C6F"/>
    <w:rsid w:val="00FD69CB"/>
    <w:rsid w:val="00FD7EFA"/>
    <w:rsid w:val="00FD7F20"/>
    <w:rsid w:val="00FD7F8F"/>
    <w:rsid w:val="00FE1495"/>
    <w:rsid w:val="00FE5769"/>
    <w:rsid w:val="00FE5DCA"/>
    <w:rsid w:val="00FF09AB"/>
    <w:rsid w:val="00FF0C11"/>
    <w:rsid w:val="00FF0C18"/>
    <w:rsid w:val="00FF19C6"/>
    <w:rsid w:val="00FF1C3C"/>
    <w:rsid w:val="00FF2B2D"/>
    <w:rsid w:val="00FF31A4"/>
    <w:rsid w:val="00FF558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E719626"/>
  <w14:defaultImageDpi w14:val="96"/>
  <w15:docId w15:val="{41BADC45-5ADD-41D3-A527-30D84C40B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NewRomanPSMT" w:eastAsia="Times New Roman" w:hAnsi="TimesNewRomanPSMT"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lsdException w:name="List Paragraph" w:uiPriority="0"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lsdException w:name="Colorful Grid Accent 1" w:uiPriority="29"/>
    <w:lsdException w:name="Light Shading Accent 2" w:uiPriority="30"/>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lsdException w:name="Subtle Reference" w:uiPriority="67"/>
    <w:lsdException w:name="Intense Reference" w:uiPriority="68"/>
    <w:lsdException w:name="Book Title" w:uiPriority="69"/>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FF2"/>
    <w:rPr>
      <w:rFonts w:ascii="Times New Roman" w:hAnsi="Times New Roman"/>
      <w:sz w:val="24"/>
      <w:szCs w:val="24"/>
    </w:rPr>
  </w:style>
  <w:style w:type="paragraph" w:styleId="Heading1">
    <w:name w:val="heading 1"/>
    <w:next w:val="BodyText"/>
    <w:link w:val="Heading1Char"/>
    <w:qFormat/>
    <w:rsid w:val="00296955"/>
    <w:pPr>
      <w:keepNext/>
      <w:pageBreakBefore/>
      <w:numPr>
        <w:numId w:val="19"/>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296955"/>
    <w:pPr>
      <w:pageBreakBefore w:val="0"/>
      <w:numPr>
        <w:ilvl w:val="1"/>
      </w:numPr>
      <w:outlineLvl w:val="1"/>
    </w:pPr>
  </w:style>
  <w:style w:type="paragraph" w:styleId="Heading3">
    <w:name w:val="heading 3"/>
    <w:basedOn w:val="Heading2"/>
    <w:next w:val="BodyText"/>
    <w:link w:val="Heading3Char"/>
    <w:qFormat/>
    <w:rsid w:val="00296955"/>
    <w:pPr>
      <w:numPr>
        <w:ilvl w:val="2"/>
      </w:numPr>
      <w:outlineLvl w:val="2"/>
    </w:pPr>
    <w:rPr>
      <w:sz w:val="24"/>
    </w:rPr>
  </w:style>
  <w:style w:type="paragraph" w:styleId="Heading4">
    <w:name w:val="heading 4"/>
    <w:basedOn w:val="Heading3"/>
    <w:next w:val="BodyText"/>
    <w:link w:val="Heading4Char"/>
    <w:qFormat/>
    <w:rsid w:val="00296955"/>
    <w:pPr>
      <w:numPr>
        <w:ilvl w:val="3"/>
      </w:numPr>
      <w:outlineLvl w:val="3"/>
    </w:pPr>
  </w:style>
  <w:style w:type="paragraph" w:styleId="Heading5">
    <w:name w:val="heading 5"/>
    <w:basedOn w:val="Heading4"/>
    <w:next w:val="BodyText"/>
    <w:link w:val="Heading5Char"/>
    <w:qFormat/>
    <w:rsid w:val="00296955"/>
    <w:pPr>
      <w:numPr>
        <w:ilvl w:val="4"/>
      </w:numPr>
      <w:outlineLvl w:val="4"/>
    </w:pPr>
  </w:style>
  <w:style w:type="paragraph" w:styleId="Heading6">
    <w:name w:val="heading 6"/>
    <w:basedOn w:val="Heading5"/>
    <w:next w:val="BodyText"/>
    <w:link w:val="Heading6Char"/>
    <w:qFormat/>
    <w:rsid w:val="00296955"/>
    <w:pPr>
      <w:numPr>
        <w:ilvl w:val="5"/>
      </w:numPr>
      <w:outlineLvl w:val="5"/>
    </w:pPr>
  </w:style>
  <w:style w:type="paragraph" w:styleId="Heading7">
    <w:name w:val="heading 7"/>
    <w:basedOn w:val="Heading6"/>
    <w:next w:val="BodyText"/>
    <w:link w:val="Heading7Char"/>
    <w:qFormat/>
    <w:rsid w:val="00C15551"/>
    <w:pPr>
      <w:outlineLvl w:val="6"/>
    </w:pPr>
  </w:style>
  <w:style w:type="paragraph" w:styleId="Heading8">
    <w:name w:val="heading 8"/>
    <w:basedOn w:val="Heading7"/>
    <w:next w:val="BodyText"/>
    <w:link w:val="Heading8Char"/>
    <w:qFormat/>
    <w:rsid w:val="00C15551"/>
    <w:pPr>
      <w:outlineLvl w:val="7"/>
    </w:pPr>
  </w:style>
  <w:style w:type="paragraph" w:styleId="Heading9">
    <w:name w:val="heading 9"/>
    <w:basedOn w:val="Heading8"/>
    <w:next w:val="BodyText"/>
    <w:link w:val="Heading9Char"/>
    <w:qFormat/>
    <w:rsid w:val="00C15551"/>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C15551"/>
    <w:rPr>
      <w:rFonts w:ascii="Arial" w:hAnsi="Arial"/>
      <w:b/>
      <w:noProof/>
      <w:kern w:val="28"/>
      <w:sz w:val="28"/>
    </w:rPr>
  </w:style>
  <w:style w:type="character" w:customStyle="1" w:styleId="Heading2Char">
    <w:name w:val="Heading 2 Char"/>
    <w:link w:val="Heading2"/>
    <w:locked/>
    <w:rsid w:val="00C15551"/>
    <w:rPr>
      <w:rFonts w:ascii="Arial" w:hAnsi="Arial"/>
      <w:b/>
      <w:noProof/>
      <w:kern w:val="28"/>
      <w:sz w:val="28"/>
    </w:rPr>
  </w:style>
  <w:style w:type="character" w:customStyle="1" w:styleId="Heading3Char">
    <w:name w:val="Heading 3 Char"/>
    <w:link w:val="Heading3"/>
    <w:locked/>
    <w:rsid w:val="00C15551"/>
    <w:rPr>
      <w:rFonts w:ascii="Arial" w:hAnsi="Arial"/>
      <w:b/>
      <w:noProof/>
      <w:kern w:val="28"/>
      <w:sz w:val="24"/>
    </w:rPr>
  </w:style>
  <w:style w:type="character" w:customStyle="1" w:styleId="Heading4Char">
    <w:name w:val="Heading 4 Char"/>
    <w:link w:val="Heading4"/>
    <w:locked/>
    <w:rsid w:val="00C15551"/>
    <w:rPr>
      <w:rFonts w:ascii="Arial" w:hAnsi="Arial"/>
      <w:b/>
      <w:noProof/>
      <w:kern w:val="28"/>
      <w:sz w:val="24"/>
    </w:rPr>
  </w:style>
  <w:style w:type="character" w:customStyle="1" w:styleId="Heading5Char">
    <w:name w:val="Heading 5 Char"/>
    <w:link w:val="Heading5"/>
    <w:locked/>
    <w:rsid w:val="00C15551"/>
    <w:rPr>
      <w:rFonts w:ascii="Arial" w:hAnsi="Arial"/>
      <w:b/>
      <w:noProof/>
      <w:kern w:val="28"/>
      <w:sz w:val="24"/>
    </w:rPr>
  </w:style>
  <w:style w:type="character" w:customStyle="1" w:styleId="Heading6Char">
    <w:name w:val="Heading 6 Char"/>
    <w:link w:val="Heading6"/>
    <w:locked/>
    <w:rsid w:val="00C15551"/>
    <w:rPr>
      <w:rFonts w:ascii="Arial" w:hAnsi="Arial"/>
      <w:b/>
      <w:noProof/>
      <w:kern w:val="28"/>
      <w:sz w:val="24"/>
    </w:rPr>
  </w:style>
  <w:style w:type="paragraph" w:styleId="CommentText">
    <w:name w:val="annotation text"/>
    <w:basedOn w:val="Normal"/>
    <w:link w:val="CommentTextChar"/>
    <w:unhideWhenUsed/>
    <w:rsid w:val="009141B3"/>
    <w:pPr>
      <w:numPr>
        <w:numId w:val="2"/>
      </w:numPr>
      <w:spacing w:line="260" w:lineRule="atLeast"/>
    </w:pPr>
    <w:rPr>
      <w:rFonts w:cs="TimesNewRomanPSMT"/>
    </w:rPr>
  </w:style>
  <w:style w:type="character" w:customStyle="1" w:styleId="CommentTextChar">
    <w:name w:val="Comment Text Char"/>
    <w:link w:val="CommentText"/>
    <w:locked/>
    <w:rsid w:val="009141B3"/>
    <w:rPr>
      <w:rFonts w:ascii="Times New Roman" w:hAnsi="Times New Roman" w:cs="TimesNewRomanPSMT"/>
      <w:sz w:val="24"/>
      <w:szCs w:val="24"/>
    </w:rPr>
  </w:style>
  <w:style w:type="character" w:styleId="CommentReference">
    <w:name w:val="annotation reference"/>
    <w:semiHidden/>
    <w:unhideWhenUsed/>
    <w:rsid w:val="009141B3"/>
    <w:rPr>
      <w:rFonts w:cs="Times New Roman"/>
      <w:sz w:val="18"/>
      <w:szCs w:val="18"/>
    </w:rPr>
  </w:style>
  <w:style w:type="paragraph" w:styleId="BalloonText">
    <w:name w:val="Balloon Text"/>
    <w:basedOn w:val="Normal"/>
    <w:link w:val="BalloonTextChar"/>
    <w:semiHidden/>
    <w:unhideWhenUsed/>
    <w:rsid w:val="009141B3"/>
    <w:pPr>
      <w:spacing w:line="260" w:lineRule="atLeast"/>
    </w:pPr>
    <w:rPr>
      <w:rFonts w:ascii="Lucida Grande" w:hAnsi="Lucida Grande" w:cs="Lucida Grande"/>
      <w:sz w:val="18"/>
      <w:szCs w:val="18"/>
    </w:rPr>
  </w:style>
  <w:style w:type="character" w:customStyle="1" w:styleId="BalloonTextChar">
    <w:name w:val="Balloon Text Char"/>
    <w:link w:val="BalloonText"/>
    <w:semiHidden/>
    <w:locked/>
    <w:rsid w:val="009141B3"/>
    <w:rPr>
      <w:rFonts w:ascii="Lucida Grande" w:hAnsi="Lucida Grande" w:cs="Lucida Grande"/>
      <w:sz w:val="18"/>
      <w:szCs w:val="18"/>
    </w:rPr>
  </w:style>
  <w:style w:type="character" w:styleId="Hyperlink">
    <w:name w:val="Hyperlink"/>
    <w:uiPriority w:val="99"/>
    <w:rsid w:val="009141B3"/>
    <w:rPr>
      <w:color w:val="0000FF"/>
      <w:u w:val="single"/>
    </w:rPr>
  </w:style>
  <w:style w:type="paragraph" w:styleId="BodyText">
    <w:name w:val="Body Text"/>
    <w:link w:val="BodyTextChar"/>
    <w:qFormat/>
    <w:rsid w:val="00C15551"/>
    <w:pPr>
      <w:spacing w:before="120"/>
    </w:pPr>
    <w:rPr>
      <w:rFonts w:ascii="Times New Roman" w:hAnsi="Times New Roman"/>
      <w:sz w:val="24"/>
    </w:rPr>
  </w:style>
  <w:style w:type="character" w:customStyle="1" w:styleId="BodyTextChar">
    <w:name w:val="Body Text Char"/>
    <w:link w:val="BodyText"/>
    <w:locked/>
    <w:rsid w:val="00C15551"/>
    <w:rPr>
      <w:rFonts w:ascii="Times New Roman" w:hAnsi="Times New Roman"/>
      <w:sz w:val="24"/>
    </w:rPr>
  </w:style>
  <w:style w:type="paragraph" w:customStyle="1" w:styleId="TableEntry">
    <w:name w:val="Table Entry"/>
    <w:basedOn w:val="BodyText"/>
    <w:link w:val="TableEntryChar"/>
    <w:rsid w:val="00C15551"/>
    <w:pPr>
      <w:spacing w:before="40" w:after="40"/>
      <w:ind w:left="72" w:right="72"/>
    </w:pPr>
    <w:rPr>
      <w:sz w:val="18"/>
    </w:rPr>
  </w:style>
  <w:style w:type="paragraph" w:customStyle="1" w:styleId="TableEntryHeader">
    <w:name w:val="Table Entry Header"/>
    <w:basedOn w:val="TableEntry"/>
    <w:link w:val="TableEntryHeaderChar"/>
    <w:rsid w:val="00687A87"/>
    <w:pPr>
      <w:keepNext/>
      <w:jc w:val="center"/>
    </w:pPr>
    <w:rPr>
      <w:rFonts w:ascii="Arial" w:hAnsi="Arial"/>
      <w:b/>
      <w:sz w:val="20"/>
    </w:rPr>
  </w:style>
  <w:style w:type="table" w:styleId="TableGrid">
    <w:name w:val="Table Grid"/>
    <w:basedOn w:val="TableNormal"/>
    <w:rsid w:val="009141B3"/>
    <w:pPr>
      <w:spacing w:before="120"/>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eading1">
    <w:name w:val="Appendix Heading 1"/>
    <w:next w:val="BodyText"/>
    <w:rsid w:val="003F6D43"/>
    <w:pPr>
      <w:pageBreakBefore/>
      <w:numPr>
        <w:numId w:val="18"/>
      </w:numPr>
      <w:tabs>
        <w:tab w:val="left" w:pos="900"/>
      </w:tabs>
      <w:spacing w:before="240" w:after="60"/>
      <w:outlineLvl w:val="0"/>
    </w:pPr>
    <w:rPr>
      <w:rFonts w:ascii="Arial" w:hAnsi="Arial"/>
      <w:b/>
      <w:noProof/>
      <w:kern w:val="28"/>
      <w:sz w:val="28"/>
    </w:rPr>
  </w:style>
  <w:style w:type="paragraph" w:customStyle="1" w:styleId="AppendixHeading2">
    <w:name w:val="Appendix Heading 2"/>
    <w:next w:val="BodyText"/>
    <w:link w:val="AppendixHeading2Char"/>
    <w:rsid w:val="003F6D43"/>
    <w:pPr>
      <w:numPr>
        <w:ilvl w:val="1"/>
        <w:numId w:val="18"/>
      </w:numPr>
      <w:spacing w:before="240" w:after="60"/>
      <w:outlineLvl w:val="1"/>
    </w:pPr>
    <w:rPr>
      <w:rFonts w:ascii="Arial" w:hAnsi="Arial"/>
      <w:b/>
      <w:noProof/>
      <w:sz w:val="28"/>
    </w:rPr>
  </w:style>
  <w:style w:type="paragraph" w:customStyle="1" w:styleId="AppendixHeading3">
    <w:name w:val="Appendix Heading 3"/>
    <w:basedOn w:val="AppendixHeading2"/>
    <w:next w:val="BodyText"/>
    <w:link w:val="AppendixHeading3Char"/>
    <w:rsid w:val="003F6D43"/>
    <w:pPr>
      <w:numPr>
        <w:ilvl w:val="2"/>
      </w:numPr>
      <w:outlineLvl w:val="2"/>
    </w:pPr>
    <w:rPr>
      <w:sz w:val="24"/>
    </w:rPr>
  </w:style>
  <w:style w:type="paragraph" w:customStyle="1" w:styleId="AuthorInstructions">
    <w:name w:val="Author Instructions"/>
    <w:basedOn w:val="BodyText"/>
    <w:link w:val="AuthorInstructionsChar"/>
    <w:rsid w:val="009141B3"/>
    <w:rPr>
      <w:i/>
    </w:rPr>
  </w:style>
  <w:style w:type="character" w:customStyle="1" w:styleId="AuthorInstructionsChar">
    <w:name w:val="Author Instructions Char"/>
    <w:link w:val="AuthorInstructions"/>
    <w:locked/>
    <w:rsid w:val="009141B3"/>
    <w:rPr>
      <w:rFonts w:ascii="Constantia" w:hAnsi="Constantia"/>
      <w:i/>
      <w:sz w:val="24"/>
    </w:rPr>
  </w:style>
  <w:style w:type="character" w:styleId="Strong">
    <w:name w:val="Strong"/>
    <w:uiPriority w:val="22"/>
    <w:qFormat/>
    <w:rsid w:val="009141B3"/>
    <w:rPr>
      <w:rFonts w:cs="Times New Roman"/>
      <w:b/>
      <w:bCs/>
    </w:rPr>
  </w:style>
  <w:style w:type="table" w:customStyle="1" w:styleId="TableStyleJR1">
    <w:name w:val="TableStyleJR1"/>
    <w:basedOn w:val="TableNormal"/>
    <w:uiPriority w:val="99"/>
    <w:rsid w:val="009141B3"/>
    <w:rPr>
      <w:rFonts w:cs="TimesNewRomanPSMT"/>
      <w:sz w:val="18"/>
    </w:rPr>
    <w:tblPr>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Pr>
      <w:cantSplit/>
      <w:jc w:val="center"/>
    </w:trPr>
    <w:tblStylePr w:type="firstRow">
      <w:rPr>
        <w:rFonts w:ascii="Courier New" w:hAnsi="Courier New" w:cs="PMingLiU"/>
        <w:sz w:val="20"/>
      </w:rPr>
      <w:tblPr/>
      <w:tcPr>
        <w:shd w:val="clear" w:color="auto" w:fill="F2F2F2"/>
      </w:tcPr>
    </w:tblStylePr>
  </w:style>
  <w:style w:type="character" w:styleId="Emphasis">
    <w:name w:val="Emphasis"/>
    <w:uiPriority w:val="20"/>
    <w:qFormat/>
    <w:rsid w:val="009141B3"/>
    <w:rPr>
      <w:i/>
    </w:rPr>
  </w:style>
  <w:style w:type="paragraph" w:customStyle="1" w:styleId="HL7IndentBulleted">
    <w:name w:val="HL7IndentBulleted"/>
    <w:basedOn w:val="Normal"/>
    <w:link w:val="HL7IndentBulletedChar"/>
    <w:qFormat/>
    <w:rsid w:val="00BB3E0D"/>
    <w:pPr>
      <w:numPr>
        <w:numId w:val="1"/>
      </w:numPr>
      <w:tabs>
        <w:tab w:val="left" w:pos="720"/>
      </w:tabs>
      <w:autoSpaceDE w:val="0"/>
      <w:autoSpaceDN w:val="0"/>
      <w:adjustRightInd w:val="0"/>
      <w:spacing w:before="120" w:line="260" w:lineRule="atLeast"/>
      <w:ind w:left="1080"/>
      <w:contextualSpacing/>
    </w:pPr>
    <w:rPr>
      <w:rFonts w:cs="TimesNewRomanPSMT"/>
    </w:rPr>
  </w:style>
  <w:style w:type="paragraph" w:customStyle="1" w:styleId="FigureTitle">
    <w:name w:val="Figure Title"/>
    <w:basedOn w:val="TableTitle"/>
    <w:rsid w:val="003F6D43"/>
    <w:pPr>
      <w:keepNext w:val="0"/>
      <w:keepLines/>
      <w:spacing w:before="60" w:after="300"/>
    </w:pPr>
  </w:style>
  <w:style w:type="paragraph" w:customStyle="1" w:styleId="HL7FieldIndent2">
    <w:name w:val="HL7 Field Indent 2"/>
    <w:basedOn w:val="BodyTextIndent"/>
    <w:link w:val="HL7FieldIndent2Char"/>
    <w:qFormat/>
    <w:rsid w:val="00021767"/>
    <w:pPr>
      <w:spacing w:before="120" w:after="0" w:line="240" w:lineRule="atLeast"/>
      <w:ind w:left="720"/>
    </w:pPr>
    <w:rPr>
      <w:rFonts w:cs="Times New Roman"/>
      <w:noProof/>
      <w:szCs w:val="20"/>
    </w:rPr>
  </w:style>
  <w:style w:type="character" w:customStyle="1" w:styleId="HL7FieldIndent2Char">
    <w:name w:val="HL7 Field Indent 2 Char"/>
    <w:link w:val="HL7FieldIndent2"/>
    <w:locked/>
    <w:rsid w:val="00021767"/>
    <w:rPr>
      <w:rFonts w:ascii="Calisto MT" w:hAnsi="Calisto MT"/>
      <w:noProof/>
      <w:sz w:val="22"/>
    </w:rPr>
  </w:style>
  <w:style w:type="paragraph" w:styleId="BodyTextIndent">
    <w:name w:val="Body Text Indent"/>
    <w:basedOn w:val="Normal"/>
    <w:link w:val="BodyTextIndentChar"/>
    <w:unhideWhenUsed/>
    <w:rsid w:val="009141B3"/>
    <w:pPr>
      <w:spacing w:after="120" w:line="260" w:lineRule="atLeast"/>
      <w:ind w:left="360"/>
    </w:pPr>
    <w:rPr>
      <w:rFonts w:cs="TimesNewRomanPSMT"/>
    </w:rPr>
  </w:style>
  <w:style w:type="character" w:customStyle="1" w:styleId="BodyTextIndentChar">
    <w:name w:val="Body Text Indent Char"/>
    <w:link w:val="BodyTextIndent"/>
    <w:locked/>
    <w:rsid w:val="009141B3"/>
    <w:rPr>
      <w:rFonts w:cs="TimesNewRomanPSMT"/>
      <w:sz w:val="24"/>
      <w:szCs w:val="24"/>
    </w:rPr>
  </w:style>
  <w:style w:type="paragraph" w:styleId="ListBullet2">
    <w:name w:val="List Bullet 2"/>
    <w:basedOn w:val="Normal"/>
    <w:link w:val="ListBullet2Char"/>
    <w:rsid w:val="00C15551"/>
    <w:pPr>
      <w:numPr>
        <w:numId w:val="6"/>
      </w:numPr>
      <w:spacing w:before="120"/>
    </w:pPr>
    <w:rPr>
      <w:szCs w:val="20"/>
    </w:rPr>
  </w:style>
  <w:style w:type="character" w:customStyle="1" w:styleId="ListBullet2Char">
    <w:name w:val="List Bullet 2 Char"/>
    <w:link w:val="ListBullet2"/>
    <w:locked/>
    <w:rsid w:val="00C15551"/>
    <w:rPr>
      <w:rFonts w:ascii="Times New Roman" w:hAnsi="Times New Roman"/>
      <w:sz w:val="24"/>
    </w:rPr>
  </w:style>
  <w:style w:type="paragraph" w:customStyle="1" w:styleId="ListBullet2Continue">
    <w:name w:val="List Bullet 2 Continue"/>
    <w:basedOn w:val="ListBullet2"/>
    <w:rsid w:val="00C15551"/>
    <w:pPr>
      <w:numPr>
        <w:numId w:val="0"/>
      </w:numPr>
      <w:tabs>
        <w:tab w:val="num" w:pos="720"/>
      </w:tabs>
      <w:ind w:left="1080"/>
    </w:pPr>
  </w:style>
  <w:style w:type="paragraph" w:customStyle="1" w:styleId="listing">
    <w:name w:val="listing"/>
    <w:qFormat/>
    <w:rsid w:val="009141B3"/>
    <w:pPr>
      <w:tabs>
        <w:tab w:val="left" w:pos="360"/>
        <w:tab w:val="left" w:pos="720"/>
        <w:tab w:val="left" w:pos="1080"/>
        <w:tab w:val="left" w:pos="1440"/>
        <w:tab w:val="left" w:pos="1800"/>
        <w:tab w:val="left" w:pos="2160"/>
        <w:tab w:val="left" w:pos="2520"/>
      </w:tabs>
      <w:spacing w:line="200" w:lineRule="atLeast"/>
    </w:pPr>
    <w:rPr>
      <w:rFonts w:ascii="Lucida Console" w:hAnsi="Lucida Console"/>
      <w:noProof/>
      <w:kern w:val="17"/>
      <w:sz w:val="18"/>
      <w:lang w:eastAsia="de-DE"/>
    </w:rPr>
  </w:style>
  <w:style w:type="paragraph" w:customStyle="1" w:styleId="TableCaption">
    <w:name w:val="Table Caption"/>
    <w:basedOn w:val="Caption"/>
    <w:next w:val="Normal"/>
    <w:rsid w:val="009141B3"/>
    <w:pPr>
      <w:keepNext/>
      <w:spacing w:before="240" w:after="120"/>
      <w:jc w:val="center"/>
    </w:pPr>
    <w:rPr>
      <w:rFonts w:cs="Times New Roman"/>
      <w:bCs w:val="0"/>
      <w:color w:val="auto"/>
      <w:sz w:val="24"/>
      <w:szCs w:val="20"/>
    </w:rPr>
  </w:style>
  <w:style w:type="paragraph" w:styleId="Caption">
    <w:name w:val="caption"/>
    <w:basedOn w:val="Normal"/>
    <w:next w:val="Normal"/>
    <w:qFormat/>
    <w:rsid w:val="009141B3"/>
    <w:pPr>
      <w:spacing w:after="200" w:line="260" w:lineRule="atLeast"/>
    </w:pPr>
    <w:rPr>
      <w:rFonts w:cs="TimesNewRomanPSMT"/>
      <w:b/>
      <w:bCs/>
      <w:color w:val="4F81BD"/>
      <w:sz w:val="18"/>
      <w:szCs w:val="18"/>
    </w:rPr>
  </w:style>
  <w:style w:type="paragraph" w:customStyle="1" w:styleId="Components">
    <w:name w:val="Components"/>
    <w:basedOn w:val="Normal"/>
    <w:rsid w:val="009141B3"/>
    <w:pPr>
      <w:spacing w:after="120" w:line="160" w:lineRule="atLeast"/>
      <w:ind w:left="2160" w:hanging="1080"/>
    </w:pPr>
    <w:rPr>
      <w:rFonts w:ascii="Courier New" w:hAnsi="Courier New"/>
      <w:kern w:val="14"/>
      <w:sz w:val="16"/>
      <w:szCs w:val="20"/>
    </w:rPr>
  </w:style>
  <w:style w:type="paragraph" w:customStyle="1" w:styleId="ExampleValue">
    <w:name w:val="ExampleValue"/>
    <w:basedOn w:val="listing"/>
    <w:rsid w:val="00997BF8"/>
    <w:pPr>
      <w:ind w:left="720"/>
    </w:pPr>
    <w:rPr>
      <w:rFonts w:ascii="Consolas" w:hAnsi="Consolas"/>
    </w:rPr>
  </w:style>
  <w:style w:type="paragraph" w:customStyle="1" w:styleId="HL7Field">
    <w:name w:val="HL7 Field"/>
    <w:basedOn w:val="Normal"/>
    <w:qFormat/>
    <w:rsid w:val="006931BB"/>
    <w:pPr>
      <w:keepNext/>
      <w:spacing w:before="120" w:after="60" w:line="260" w:lineRule="atLeast"/>
    </w:pPr>
    <w:rPr>
      <w:b/>
      <w:bCs/>
      <w:szCs w:val="20"/>
    </w:rPr>
  </w:style>
  <w:style w:type="table" w:styleId="MediumShading2-Accent4">
    <w:name w:val="Medium Shading 2 Accent 4"/>
    <w:basedOn w:val="TableNormal"/>
    <w:uiPriority w:val="60"/>
    <w:rsid w:val="009141B3"/>
    <w:rPr>
      <w:rFonts w:cs="TimesNewRomanPSMT"/>
      <w:color w:val="76923C"/>
    </w:rPr>
    <w:tblPr>
      <w:tblStyleRowBandSize w:val="1"/>
      <w:tblStyleColBandSize w:val="1"/>
      <w:tblBorders>
        <w:top w:val="single" w:sz="8" w:space="0" w:color="9BBB59"/>
        <w:bottom w:val="single" w:sz="8" w:space="0" w:color="9BBB59"/>
      </w:tblBorders>
    </w:tblPr>
    <w:tblStylePr w:type="firstRow">
      <w:pPr>
        <w:spacing w:before="0" w:after="0"/>
      </w:pPr>
      <w:rPr>
        <w:rFonts w:cs="PMingLiU"/>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rFonts w:cs="PMingLiU"/>
        <w:b/>
        <w:bCs/>
      </w:rPr>
      <w:tblPr/>
      <w:tcPr>
        <w:tcBorders>
          <w:top w:val="single" w:sz="8" w:space="0" w:color="9BBB59"/>
          <w:left w:val="nil"/>
          <w:bottom w:val="single" w:sz="8" w:space="0" w:color="9BBB59"/>
          <w:right w:val="nil"/>
          <w:insideH w:val="nil"/>
          <w:insideV w:val="nil"/>
        </w:tcBorders>
      </w:tcPr>
    </w:tblStylePr>
    <w:tblStylePr w:type="firstCol">
      <w:rPr>
        <w:rFonts w:cs="PMingLiU"/>
        <w:b/>
        <w:bCs/>
      </w:rPr>
    </w:tblStylePr>
    <w:tblStylePr w:type="lastCol">
      <w:rPr>
        <w:rFonts w:cs="PMingLiU"/>
        <w:b/>
        <w:bCs/>
      </w:rPr>
    </w:tblStylePr>
    <w:tblStylePr w:type="band1Vert">
      <w:rPr>
        <w:rFonts w:cs="PMingLiU"/>
      </w:rPr>
      <w:tblPr/>
      <w:tcPr>
        <w:tcBorders>
          <w:left w:val="nil"/>
          <w:right w:val="nil"/>
          <w:insideH w:val="nil"/>
          <w:insideV w:val="nil"/>
        </w:tcBorders>
        <w:shd w:val="clear" w:color="auto" w:fill="E6EED5"/>
      </w:tcPr>
    </w:tblStylePr>
    <w:tblStylePr w:type="band1Horz">
      <w:rPr>
        <w:rFonts w:cs="PMingLiU"/>
      </w:rPr>
      <w:tblPr/>
      <w:tcPr>
        <w:tcBorders>
          <w:left w:val="nil"/>
          <w:right w:val="nil"/>
          <w:insideH w:val="nil"/>
          <w:insideV w:val="nil"/>
        </w:tcBorders>
        <w:shd w:val="clear" w:color="auto" w:fill="E6EED5"/>
      </w:tcPr>
    </w:tblStylePr>
  </w:style>
  <w:style w:type="paragraph" w:customStyle="1" w:styleId="Note">
    <w:name w:val="Note"/>
    <w:basedOn w:val="Normal"/>
    <w:rsid w:val="00C15551"/>
    <w:pPr>
      <w:tabs>
        <w:tab w:val="left" w:pos="720"/>
        <w:tab w:val="left" w:pos="1216"/>
        <w:tab w:val="left" w:pos="1936"/>
        <w:tab w:val="left" w:pos="2536"/>
        <w:tab w:val="left" w:pos="3616"/>
        <w:tab w:val="left" w:pos="5056"/>
        <w:tab w:val="right" w:leader="dot" w:pos="8644"/>
      </w:tabs>
      <w:suppressAutoHyphens/>
      <w:spacing w:before="120" w:after="60"/>
      <w:ind w:left="734" w:hanging="547"/>
    </w:pPr>
    <w:rPr>
      <w:sz w:val="18"/>
      <w:szCs w:val="20"/>
    </w:rPr>
  </w:style>
  <w:style w:type="paragraph" w:customStyle="1" w:styleId="TableTitle">
    <w:name w:val="Table Title"/>
    <w:basedOn w:val="BodyText"/>
    <w:rsid w:val="003F6D43"/>
    <w:pPr>
      <w:keepNext/>
      <w:spacing w:before="300" w:after="60"/>
      <w:jc w:val="center"/>
    </w:pPr>
    <w:rPr>
      <w:rFonts w:ascii="Arial" w:hAnsi="Arial"/>
      <w:b/>
      <w:sz w:val="22"/>
    </w:rPr>
  </w:style>
  <w:style w:type="character" w:customStyle="1" w:styleId="HL7IndentBulletedChar">
    <w:name w:val="HL7IndentBulleted Char"/>
    <w:link w:val="HL7IndentBulleted"/>
    <w:locked/>
    <w:rsid w:val="00021767"/>
    <w:rPr>
      <w:rFonts w:ascii="Times New Roman" w:hAnsi="Times New Roman" w:cs="TimesNewRomanPSMT"/>
      <w:sz w:val="24"/>
      <w:szCs w:val="24"/>
    </w:rPr>
  </w:style>
  <w:style w:type="paragraph" w:styleId="CommentSubject">
    <w:name w:val="annotation subject"/>
    <w:basedOn w:val="CommentText"/>
    <w:next w:val="CommentText"/>
    <w:link w:val="CommentSubjectChar"/>
    <w:unhideWhenUsed/>
    <w:rsid w:val="00583053"/>
    <w:rPr>
      <w:b/>
      <w:bCs/>
      <w:sz w:val="20"/>
      <w:szCs w:val="20"/>
    </w:rPr>
  </w:style>
  <w:style w:type="character" w:customStyle="1" w:styleId="CommentSubjectChar">
    <w:name w:val="Comment Subject Char"/>
    <w:link w:val="CommentSubject"/>
    <w:rsid w:val="009141B3"/>
    <w:rPr>
      <w:rFonts w:ascii="Times New Roman" w:hAnsi="Times New Roman" w:cs="TimesNewRomanPSMT"/>
      <w:b/>
      <w:bCs/>
    </w:rPr>
  </w:style>
  <w:style w:type="paragraph" w:customStyle="1" w:styleId="ColorfulShading-Accent11">
    <w:name w:val="Colorful Shading - Accent 11"/>
    <w:hidden/>
    <w:uiPriority w:val="99"/>
    <w:semiHidden/>
    <w:rsid w:val="00852E72"/>
    <w:rPr>
      <w:rFonts w:cs="TimesNewRomanPSMT"/>
      <w:sz w:val="24"/>
      <w:szCs w:val="24"/>
    </w:rPr>
  </w:style>
  <w:style w:type="paragraph" w:customStyle="1" w:styleId="SubheadMinorIndent">
    <w:name w:val="SubheadMinorIndent"/>
    <w:basedOn w:val="Normal"/>
    <w:rsid w:val="007B51D2"/>
    <w:pPr>
      <w:spacing w:before="120" w:line="260" w:lineRule="atLeast"/>
      <w:ind w:left="720"/>
    </w:pPr>
    <w:rPr>
      <w:b/>
      <w:bCs/>
      <w:kern w:val="1"/>
      <w:szCs w:val="20"/>
    </w:rPr>
  </w:style>
  <w:style w:type="paragraph" w:styleId="Title">
    <w:name w:val="Title"/>
    <w:basedOn w:val="Normal"/>
    <w:next w:val="Normal"/>
    <w:link w:val="TitleChar"/>
    <w:qFormat/>
    <w:rsid w:val="00C15551"/>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link w:val="Title"/>
    <w:rsid w:val="00C15551"/>
    <w:rPr>
      <w:rFonts w:ascii="Cambria" w:hAnsi="Cambria"/>
      <w:color w:val="17365D"/>
      <w:spacing w:val="5"/>
      <w:kern w:val="28"/>
      <w:sz w:val="52"/>
      <w:szCs w:val="52"/>
    </w:rPr>
  </w:style>
  <w:style w:type="paragraph" w:customStyle="1" w:styleId="TableXML">
    <w:name w:val="TableXML"/>
    <w:basedOn w:val="TableEntry"/>
    <w:rsid w:val="00242B41"/>
    <w:rPr>
      <w:rFonts w:ascii="Consolas" w:hAnsi="Consolas"/>
      <w:noProof/>
    </w:rPr>
  </w:style>
  <w:style w:type="character" w:customStyle="1" w:styleId="StrongEmphasis">
    <w:name w:val="StrongEmphasis"/>
    <w:uiPriority w:val="1"/>
    <w:rsid w:val="009141B3"/>
    <w:rPr>
      <w:b/>
      <w:i/>
    </w:rPr>
  </w:style>
  <w:style w:type="character" w:customStyle="1" w:styleId="ExampleInline">
    <w:name w:val="ExampleInline"/>
    <w:uiPriority w:val="1"/>
    <w:rsid w:val="009141B3"/>
    <w:rPr>
      <w:rFonts w:ascii="CourierNewPSMT" w:hAnsi="CourierNewPSMT"/>
      <w:sz w:val="20"/>
    </w:rPr>
  </w:style>
  <w:style w:type="character" w:customStyle="1" w:styleId="Red">
    <w:name w:val="Red"/>
    <w:basedOn w:val="DefaultParagraphFont"/>
    <w:uiPriority w:val="1"/>
    <w:rsid w:val="009141B3"/>
  </w:style>
  <w:style w:type="paragraph" w:customStyle="1" w:styleId="FigureText">
    <w:name w:val="FigureText"/>
    <w:basedOn w:val="Normal"/>
    <w:rsid w:val="00BA6DD2"/>
    <w:pPr>
      <w:jc w:val="center"/>
    </w:pPr>
    <w:rPr>
      <w:rFonts w:ascii="Arial" w:hAnsi="Arial" w:cs="Arial"/>
      <w:sz w:val="16"/>
      <w:szCs w:val="18"/>
    </w:rPr>
  </w:style>
  <w:style w:type="paragraph" w:styleId="Header">
    <w:name w:val="header"/>
    <w:basedOn w:val="Normal"/>
    <w:link w:val="HeaderChar"/>
    <w:rsid w:val="00C15551"/>
    <w:pPr>
      <w:tabs>
        <w:tab w:val="center" w:pos="4320"/>
        <w:tab w:val="right" w:pos="8640"/>
      </w:tabs>
      <w:spacing w:before="120"/>
    </w:pPr>
    <w:rPr>
      <w:szCs w:val="20"/>
    </w:rPr>
  </w:style>
  <w:style w:type="character" w:customStyle="1" w:styleId="HeaderChar">
    <w:name w:val="Header Char"/>
    <w:link w:val="Header"/>
    <w:rsid w:val="00C15551"/>
    <w:rPr>
      <w:rFonts w:ascii="Times New Roman" w:hAnsi="Times New Roman"/>
      <w:sz w:val="24"/>
    </w:rPr>
  </w:style>
  <w:style w:type="paragraph" w:styleId="Footer">
    <w:name w:val="footer"/>
    <w:basedOn w:val="Normal"/>
    <w:link w:val="FooterChar"/>
    <w:unhideWhenUsed/>
    <w:rsid w:val="0081118B"/>
    <w:pPr>
      <w:tabs>
        <w:tab w:val="center" w:pos="4680"/>
        <w:tab w:val="right" w:pos="9360"/>
      </w:tabs>
    </w:pPr>
    <w:rPr>
      <w:rFonts w:cs="TimesNewRomanPSMT"/>
    </w:rPr>
  </w:style>
  <w:style w:type="character" w:customStyle="1" w:styleId="FooterChar">
    <w:name w:val="Footer Char"/>
    <w:link w:val="Footer"/>
    <w:rsid w:val="0081118B"/>
    <w:rPr>
      <w:rFonts w:ascii="Calisto MT" w:hAnsi="Calisto MT" w:cs="TimesNewRomanPSMT"/>
      <w:sz w:val="22"/>
      <w:szCs w:val="24"/>
    </w:rPr>
  </w:style>
  <w:style w:type="character" w:styleId="PageNumber">
    <w:name w:val="page number"/>
    <w:rsid w:val="00E27C06"/>
  </w:style>
  <w:style w:type="character" w:styleId="FollowedHyperlink">
    <w:name w:val="FollowedHyperlink"/>
    <w:unhideWhenUsed/>
    <w:rsid w:val="005F2DA6"/>
    <w:rPr>
      <w:color w:val="800080"/>
      <w:u w:val="single"/>
    </w:rPr>
  </w:style>
  <w:style w:type="paragraph" w:customStyle="1" w:styleId="TOCHeading1">
    <w:name w:val="TOC Heading1"/>
    <w:basedOn w:val="Heading1"/>
    <w:next w:val="Normal"/>
    <w:uiPriority w:val="39"/>
    <w:semiHidden/>
    <w:unhideWhenUsed/>
    <w:qFormat/>
    <w:rsid w:val="00AA383B"/>
    <w:pPr>
      <w:keepLines/>
      <w:pageBreakBefore w:val="0"/>
      <w:numPr>
        <w:numId w:val="0"/>
      </w:numPr>
      <w:spacing w:before="480" w:after="0" w:line="276" w:lineRule="auto"/>
      <w:outlineLvl w:val="9"/>
    </w:pPr>
    <w:rPr>
      <w:rFonts w:eastAsia="MS Gothic"/>
      <w:bCs/>
      <w:noProof w:val="0"/>
      <w:color w:val="365F91"/>
      <w:kern w:val="0"/>
      <w:szCs w:val="28"/>
      <w:lang w:eastAsia="ja-JP"/>
    </w:rPr>
  </w:style>
  <w:style w:type="paragraph" w:styleId="TOC1">
    <w:name w:val="toc 1"/>
    <w:next w:val="Normal"/>
    <w:uiPriority w:val="39"/>
    <w:rsid w:val="00C15551"/>
    <w:pPr>
      <w:tabs>
        <w:tab w:val="right" w:leader="dot" w:pos="9346"/>
      </w:tabs>
      <w:ind w:left="288" w:hanging="288"/>
    </w:pPr>
    <w:rPr>
      <w:rFonts w:ascii="Times New Roman" w:hAnsi="Times New Roman"/>
      <w:sz w:val="24"/>
      <w:szCs w:val="24"/>
    </w:rPr>
  </w:style>
  <w:style w:type="paragraph" w:styleId="TOC2">
    <w:name w:val="toc 2"/>
    <w:basedOn w:val="TOC1"/>
    <w:next w:val="Normal"/>
    <w:uiPriority w:val="39"/>
    <w:rsid w:val="00C15551"/>
    <w:pPr>
      <w:tabs>
        <w:tab w:val="clear" w:pos="9346"/>
        <w:tab w:val="right" w:leader="dot" w:pos="9350"/>
      </w:tabs>
      <w:ind w:left="720" w:hanging="432"/>
    </w:pPr>
  </w:style>
  <w:style w:type="paragraph" w:styleId="TOC3">
    <w:name w:val="toc 3"/>
    <w:basedOn w:val="TOC2"/>
    <w:next w:val="Normal"/>
    <w:uiPriority w:val="39"/>
    <w:rsid w:val="00C15551"/>
    <w:pPr>
      <w:ind w:left="1152" w:hanging="576"/>
    </w:pPr>
  </w:style>
  <w:style w:type="paragraph" w:styleId="TOC4">
    <w:name w:val="toc 4"/>
    <w:basedOn w:val="TOC3"/>
    <w:next w:val="Normal"/>
    <w:uiPriority w:val="39"/>
    <w:rsid w:val="00C15551"/>
    <w:pPr>
      <w:ind w:left="1584" w:hanging="720"/>
    </w:pPr>
  </w:style>
  <w:style w:type="paragraph" w:styleId="TOC5">
    <w:name w:val="toc 5"/>
    <w:basedOn w:val="TOC4"/>
    <w:next w:val="Normal"/>
    <w:uiPriority w:val="39"/>
    <w:rsid w:val="00C15551"/>
    <w:pPr>
      <w:ind w:left="2160" w:hanging="1008"/>
    </w:pPr>
  </w:style>
  <w:style w:type="paragraph" w:styleId="TOC6">
    <w:name w:val="toc 6"/>
    <w:basedOn w:val="TOC5"/>
    <w:next w:val="Normal"/>
    <w:uiPriority w:val="39"/>
    <w:rsid w:val="00C15551"/>
    <w:pPr>
      <w:ind w:left="2592" w:hanging="1152"/>
    </w:pPr>
  </w:style>
  <w:style w:type="paragraph" w:styleId="TOC7">
    <w:name w:val="toc 7"/>
    <w:basedOn w:val="TOC6"/>
    <w:next w:val="Normal"/>
    <w:uiPriority w:val="39"/>
    <w:rsid w:val="00C15551"/>
    <w:pPr>
      <w:ind w:left="3024" w:hanging="1296"/>
    </w:pPr>
  </w:style>
  <w:style w:type="paragraph" w:styleId="TOC8">
    <w:name w:val="toc 8"/>
    <w:basedOn w:val="TOC7"/>
    <w:next w:val="Normal"/>
    <w:uiPriority w:val="39"/>
    <w:rsid w:val="00C15551"/>
    <w:pPr>
      <w:ind w:left="3456" w:hanging="1440"/>
    </w:pPr>
  </w:style>
  <w:style w:type="paragraph" w:styleId="TOC9">
    <w:name w:val="toc 9"/>
    <w:basedOn w:val="TOC8"/>
    <w:next w:val="Normal"/>
    <w:uiPriority w:val="39"/>
    <w:rsid w:val="00C15551"/>
    <w:pPr>
      <w:ind w:left="4032" w:hanging="1728"/>
    </w:pPr>
  </w:style>
  <w:style w:type="numbering" w:customStyle="1" w:styleId="AppendixHeadingList">
    <w:name w:val="AppendixHeadingList"/>
    <w:uiPriority w:val="99"/>
    <w:rsid w:val="00E11053"/>
    <w:pPr>
      <w:numPr>
        <w:numId w:val="17"/>
      </w:numPr>
    </w:pPr>
  </w:style>
  <w:style w:type="paragraph" w:styleId="ListContinue2">
    <w:name w:val="List Continue 2"/>
    <w:basedOn w:val="Normal"/>
    <w:uiPriority w:val="99"/>
    <w:unhideWhenUsed/>
    <w:rsid w:val="00C15551"/>
    <w:pPr>
      <w:spacing w:before="120"/>
      <w:ind w:left="720"/>
      <w:contextualSpacing/>
    </w:pPr>
    <w:rPr>
      <w:szCs w:val="20"/>
    </w:rPr>
  </w:style>
  <w:style w:type="numbering" w:customStyle="1" w:styleId="HeadingsListStyle">
    <w:name w:val="HeadingsListStyle"/>
    <w:uiPriority w:val="99"/>
    <w:rsid w:val="00E921F1"/>
    <w:pPr>
      <w:numPr>
        <w:numId w:val="3"/>
      </w:numPr>
    </w:pPr>
  </w:style>
  <w:style w:type="character" w:styleId="FootnoteReference">
    <w:name w:val="footnote reference"/>
    <w:rsid w:val="0040502E"/>
    <w:rPr>
      <w:vertAlign w:val="superscript"/>
    </w:rPr>
  </w:style>
  <w:style w:type="paragraph" w:styleId="FootnoteText">
    <w:name w:val="footnote text"/>
    <w:basedOn w:val="Normal"/>
    <w:link w:val="FootnoteTextChar"/>
    <w:semiHidden/>
    <w:rsid w:val="0040502E"/>
    <w:rPr>
      <w:sz w:val="20"/>
      <w:szCs w:val="20"/>
    </w:rPr>
  </w:style>
  <w:style w:type="character" w:customStyle="1" w:styleId="FootnoteTextChar">
    <w:name w:val="Footnote Text Char"/>
    <w:link w:val="FootnoteText"/>
    <w:semiHidden/>
    <w:rsid w:val="0040502E"/>
    <w:rPr>
      <w:rFonts w:ascii="Times New Roman" w:hAnsi="Times New Roman"/>
    </w:rPr>
  </w:style>
  <w:style w:type="paragraph" w:customStyle="1" w:styleId="SubheadMinor">
    <w:name w:val="SubheadMinor"/>
    <w:basedOn w:val="SubheadMinorIndent"/>
    <w:next w:val="BodyText"/>
    <w:rsid w:val="00993D66"/>
    <w:pPr>
      <w:ind w:left="0"/>
    </w:pPr>
    <w:rPr>
      <w:rFonts w:ascii="Calibri" w:hAnsi="Calibri"/>
    </w:rPr>
  </w:style>
  <w:style w:type="numbering" w:customStyle="1" w:styleId="Style1">
    <w:name w:val="Style1"/>
    <w:uiPriority w:val="99"/>
    <w:rsid w:val="007B51D2"/>
    <w:pPr>
      <w:numPr>
        <w:numId w:val="4"/>
      </w:numPr>
    </w:pPr>
  </w:style>
  <w:style w:type="paragraph" w:customStyle="1" w:styleId="UnnumberedHeadingIndent">
    <w:name w:val="Unnumbered Heading Indent"/>
    <w:basedOn w:val="BodyText"/>
    <w:next w:val="BodyText"/>
    <w:qFormat/>
    <w:rsid w:val="00FA17C2"/>
    <w:pPr>
      <w:ind w:left="720"/>
    </w:pPr>
    <w:rPr>
      <w:b/>
    </w:rPr>
  </w:style>
  <w:style w:type="paragraph" w:styleId="BlockText">
    <w:name w:val="Block Text"/>
    <w:basedOn w:val="Normal"/>
    <w:unhideWhenUsed/>
    <w:rsid w:val="00C927E0"/>
    <w:pPr>
      <w:pBdr>
        <w:top w:val="single" w:sz="2" w:space="10" w:color="4F81BD" w:shadow="1"/>
        <w:left w:val="single" w:sz="2" w:space="10" w:color="4F81BD" w:shadow="1"/>
        <w:bottom w:val="single" w:sz="2" w:space="10" w:color="4F81BD" w:shadow="1"/>
        <w:right w:val="single" w:sz="2" w:space="10" w:color="4F81BD" w:shadow="1"/>
      </w:pBdr>
      <w:spacing w:line="260" w:lineRule="atLeast"/>
      <w:ind w:left="1152" w:right="1152"/>
    </w:pPr>
    <w:rPr>
      <w:rFonts w:ascii="Cambria" w:eastAsia="MS Mincho" w:hAnsi="Cambria"/>
      <w:i/>
      <w:iCs/>
      <w:color w:val="4F81BD"/>
    </w:rPr>
  </w:style>
  <w:style w:type="paragraph" w:styleId="BodyText2">
    <w:name w:val="Body Text 2"/>
    <w:basedOn w:val="Normal"/>
    <w:link w:val="BodyText2Char"/>
    <w:unhideWhenUsed/>
    <w:rsid w:val="00C927E0"/>
    <w:pPr>
      <w:spacing w:after="120" w:line="480" w:lineRule="auto"/>
    </w:pPr>
  </w:style>
  <w:style w:type="character" w:customStyle="1" w:styleId="BodyText2Char">
    <w:name w:val="Body Text 2 Char"/>
    <w:link w:val="BodyText2"/>
    <w:rsid w:val="00C927E0"/>
    <w:rPr>
      <w:rFonts w:ascii="Constantia" w:hAnsi="Constantia" w:cs="TimesNewRomanPSMT"/>
      <w:sz w:val="22"/>
      <w:szCs w:val="24"/>
    </w:rPr>
  </w:style>
  <w:style w:type="paragraph" w:styleId="BodyText3">
    <w:name w:val="Body Text 3"/>
    <w:basedOn w:val="Normal"/>
    <w:link w:val="BodyText3Char"/>
    <w:unhideWhenUsed/>
    <w:rsid w:val="00C927E0"/>
    <w:pPr>
      <w:spacing w:after="120"/>
    </w:pPr>
    <w:rPr>
      <w:sz w:val="16"/>
      <w:szCs w:val="16"/>
    </w:rPr>
  </w:style>
  <w:style w:type="character" w:customStyle="1" w:styleId="BodyText3Char">
    <w:name w:val="Body Text 3 Char"/>
    <w:link w:val="BodyText3"/>
    <w:rsid w:val="00C927E0"/>
    <w:rPr>
      <w:rFonts w:ascii="Constantia" w:hAnsi="Constantia" w:cs="TimesNewRomanPSMT"/>
      <w:sz w:val="16"/>
      <w:szCs w:val="16"/>
    </w:rPr>
  </w:style>
  <w:style w:type="paragraph" w:styleId="BodyTextFirstIndent">
    <w:name w:val="Body Text First Indent"/>
    <w:basedOn w:val="BodyText"/>
    <w:link w:val="BodyTextFirstIndentChar"/>
    <w:unhideWhenUsed/>
    <w:rsid w:val="00C927E0"/>
    <w:pPr>
      <w:spacing w:before="0"/>
      <w:ind w:firstLine="360"/>
    </w:pPr>
    <w:rPr>
      <w:rFonts w:ascii="Constantia" w:hAnsi="Constantia" w:cs="TimesNewRomanPSMT"/>
      <w:szCs w:val="24"/>
    </w:rPr>
  </w:style>
  <w:style w:type="character" w:customStyle="1" w:styleId="BodyTextFirstIndentChar">
    <w:name w:val="Body Text First Indent Char"/>
    <w:link w:val="BodyTextFirstIndent"/>
    <w:rsid w:val="00C927E0"/>
    <w:rPr>
      <w:rFonts w:ascii="Constantia" w:hAnsi="Constantia" w:cs="TimesNewRomanPSMT"/>
      <w:sz w:val="22"/>
      <w:szCs w:val="24"/>
    </w:rPr>
  </w:style>
  <w:style w:type="paragraph" w:styleId="BodyTextFirstIndent2">
    <w:name w:val="Body Text First Indent 2"/>
    <w:basedOn w:val="BodyTextIndent"/>
    <w:link w:val="BodyTextFirstIndent2Char"/>
    <w:unhideWhenUsed/>
    <w:rsid w:val="00C927E0"/>
    <w:pPr>
      <w:spacing w:after="0"/>
      <w:ind w:firstLine="360"/>
    </w:pPr>
  </w:style>
  <w:style w:type="character" w:customStyle="1" w:styleId="BodyTextFirstIndent2Char">
    <w:name w:val="Body Text First Indent 2 Char"/>
    <w:link w:val="BodyTextFirstIndent2"/>
    <w:rsid w:val="00C927E0"/>
    <w:rPr>
      <w:rFonts w:ascii="Constantia" w:hAnsi="Constantia" w:cs="TimesNewRomanPSMT"/>
      <w:sz w:val="22"/>
      <w:szCs w:val="24"/>
    </w:rPr>
  </w:style>
  <w:style w:type="paragraph" w:styleId="BodyTextIndent2">
    <w:name w:val="Body Text Indent 2"/>
    <w:basedOn w:val="Normal"/>
    <w:link w:val="BodyTextIndent2Char"/>
    <w:unhideWhenUsed/>
    <w:rsid w:val="00C927E0"/>
    <w:pPr>
      <w:spacing w:after="120" w:line="480" w:lineRule="auto"/>
      <w:ind w:left="360"/>
    </w:pPr>
  </w:style>
  <w:style w:type="character" w:customStyle="1" w:styleId="BodyTextIndent2Char">
    <w:name w:val="Body Text Indent 2 Char"/>
    <w:link w:val="BodyTextIndent2"/>
    <w:rsid w:val="00C927E0"/>
    <w:rPr>
      <w:rFonts w:ascii="Constantia" w:hAnsi="Constantia" w:cs="TimesNewRomanPSMT"/>
      <w:sz w:val="22"/>
      <w:szCs w:val="24"/>
    </w:rPr>
  </w:style>
  <w:style w:type="paragraph" w:styleId="BodyTextIndent3">
    <w:name w:val="Body Text Indent 3"/>
    <w:basedOn w:val="Normal"/>
    <w:link w:val="BodyTextIndent3Char"/>
    <w:unhideWhenUsed/>
    <w:rsid w:val="00C927E0"/>
    <w:pPr>
      <w:spacing w:after="120"/>
      <w:ind w:left="360"/>
    </w:pPr>
    <w:rPr>
      <w:sz w:val="16"/>
      <w:szCs w:val="16"/>
    </w:rPr>
  </w:style>
  <w:style w:type="character" w:customStyle="1" w:styleId="BodyTextIndent3Char">
    <w:name w:val="Body Text Indent 3 Char"/>
    <w:link w:val="BodyTextIndent3"/>
    <w:rsid w:val="00C927E0"/>
    <w:rPr>
      <w:rFonts w:ascii="Constantia" w:hAnsi="Constantia" w:cs="TimesNewRomanPSMT"/>
      <w:sz w:val="16"/>
      <w:szCs w:val="16"/>
    </w:rPr>
  </w:style>
  <w:style w:type="paragraph" w:styleId="Closing">
    <w:name w:val="Closing"/>
    <w:basedOn w:val="Normal"/>
    <w:link w:val="ClosingChar"/>
    <w:unhideWhenUsed/>
    <w:rsid w:val="00C927E0"/>
    <w:pPr>
      <w:ind w:left="4320"/>
    </w:pPr>
  </w:style>
  <w:style w:type="character" w:customStyle="1" w:styleId="ClosingChar">
    <w:name w:val="Closing Char"/>
    <w:link w:val="Closing"/>
    <w:rsid w:val="00C927E0"/>
    <w:rPr>
      <w:rFonts w:ascii="Constantia" w:hAnsi="Constantia" w:cs="TimesNewRomanPSMT"/>
      <w:sz w:val="22"/>
      <w:szCs w:val="24"/>
    </w:rPr>
  </w:style>
  <w:style w:type="paragraph" w:styleId="Date">
    <w:name w:val="Date"/>
    <w:basedOn w:val="Normal"/>
    <w:next w:val="Normal"/>
    <w:link w:val="DateChar"/>
    <w:unhideWhenUsed/>
    <w:rsid w:val="00C927E0"/>
  </w:style>
  <w:style w:type="character" w:customStyle="1" w:styleId="DateChar">
    <w:name w:val="Date Char"/>
    <w:link w:val="Date"/>
    <w:rsid w:val="00C927E0"/>
    <w:rPr>
      <w:rFonts w:ascii="Constantia" w:hAnsi="Constantia" w:cs="TimesNewRomanPSMT"/>
      <w:sz w:val="22"/>
      <w:szCs w:val="24"/>
    </w:rPr>
  </w:style>
  <w:style w:type="paragraph" w:styleId="DocumentMap">
    <w:name w:val="Document Map"/>
    <w:basedOn w:val="Normal"/>
    <w:link w:val="DocumentMapChar"/>
    <w:semiHidden/>
    <w:unhideWhenUsed/>
    <w:rsid w:val="00C927E0"/>
    <w:rPr>
      <w:rFonts w:ascii="Tahoma" w:hAnsi="Tahoma" w:cs="Tahoma"/>
      <w:sz w:val="16"/>
      <w:szCs w:val="16"/>
    </w:rPr>
  </w:style>
  <w:style w:type="character" w:customStyle="1" w:styleId="DocumentMapChar">
    <w:name w:val="Document Map Char"/>
    <w:link w:val="DocumentMap"/>
    <w:semiHidden/>
    <w:rsid w:val="00C927E0"/>
    <w:rPr>
      <w:rFonts w:ascii="Tahoma" w:hAnsi="Tahoma" w:cs="Tahoma"/>
      <w:sz w:val="16"/>
      <w:szCs w:val="16"/>
    </w:rPr>
  </w:style>
  <w:style w:type="paragraph" w:styleId="E-mailSignature">
    <w:name w:val="E-mail Signature"/>
    <w:basedOn w:val="Normal"/>
    <w:link w:val="E-mailSignatureChar"/>
    <w:unhideWhenUsed/>
    <w:rsid w:val="00C927E0"/>
  </w:style>
  <w:style w:type="character" w:customStyle="1" w:styleId="E-mailSignatureChar">
    <w:name w:val="E-mail Signature Char"/>
    <w:link w:val="E-mailSignature"/>
    <w:rsid w:val="00C927E0"/>
    <w:rPr>
      <w:rFonts w:ascii="Constantia" w:hAnsi="Constantia" w:cs="TimesNewRomanPSMT"/>
      <w:sz w:val="22"/>
      <w:szCs w:val="24"/>
    </w:rPr>
  </w:style>
  <w:style w:type="paragraph" w:styleId="EndnoteText">
    <w:name w:val="endnote text"/>
    <w:basedOn w:val="Normal"/>
    <w:link w:val="EndnoteTextChar"/>
    <w:unhideWhenUsed/>
    <w:rsid w:val="00C927E0"/>
    <w:rPr>
      <w:sz w:val="20"/>
      <w:szCs w:val="20"/>
    </w:rPr>
  </w:style>
  <w:style w:type="character" w:customStyle="1" w:styleId="EndnoteTextChar">
    <w:name w:val="Endnote Text Char"/>
    <w:link w:val="EndnoteText"/>
    <w:rsid w:val="00C927E0"/>
    <w:rPr>
      <w:rFonts w:ascii="Constantia" w:hAnsi="Constantia" w:cs="TimesNewRomanPSMT"/>
    </w:rPr>
  </w:style>
  <w:style w:type="paragraph" w:styleId="EnvelopeAddress">
    <w:name w:val="envelope address"/>
    <w:basedOn w:val="Normal"/>
    <w:unhideWhenUsed/>
    <w:rsid w:val="00C927E0"/>
    <w:pPr>
      <w:framePr w:w="7920" w:h="1980" w:hRule="exact" w:hSpace="180" w:wrap="auto" w:hAnchor="page" w:xAlign="center" w:yAlign="bottom"/>
      <w:ind w:left="2880"/>
    </w:pPr>
    <w:rPr>
      <w:rFonts w:ascii="Calibri" w:eastAsia="MS Gothic" w:hAnsi="Calibri"/>
    </w:rPr>
  </w:style>
  <w:style w:type="paragraph" w:styleId="EnvelopeReturn">
    <w:name w:val="envelope return"/>
    <w:basedOn w:val="Normal"/>
    <w:unhideWhenUsed/>
    <w:rsid w:val="00C927E0"/>
    <w:rPr>
      <w:rFonts w:ascii="Calibri" w:eastAsia="MS Gothic" w:hAnsi="Calibri"/>
      <w:sz w:val="20"/>
      <w:szCs w:val="20"/>
    </w:rPr>
  </w:style>
  <w:style w:type="character" w:customStyle="1" w:styleId="Heading7Char">
    <w:name w:val="Heading 7 Char"/>
    <w:link w:val="Heading7"/>
    <w:rsid w:val="00C15551"/>
    <w:rPr>
      <w:rFonts w:ascii="Arial" w:hAnsi="Arial"/>
      <w:b/>
      <w:noProof/>
      <w:kern w:val="28"/>
      <w:sz w:val="24"/>
    </w:rPr>
  </w:style>
  <w:style w:type="character" w:customStyle="1" w:styleId="Heading8Char">
    <w:name w:val="Heading 8 Char"/>
    <w:link w:val="Heading8"/>
    <w:rsid w:val="00C15551"/>
    <w:rPr>
      <w:rFonts w:ascii="Arial" w:hAnsi="Arial"/>
      <w:b/>
      <w:noProof/>
      <w:kern w:val="28"/>
      <w:sz w:val="24"/>
    </w:rPr>
  </w:style>
  <w:style w:type="character" w:customStyle="1" w:styleId="Heading9Char">
    <w:name w:val="Heading 9 Char"/>
    <w:link w:val="Heading9"/>
    <w:rsid w:val="00C15551"/>
    <w:rPr>
      <w:rFonts w:ascii="Arial" w:hAnsi="Arial"/>
      <w:b/>
      <w:noProof/>
      <w:kern w:val="28"/>
      <w:sz w:val="24"/>
    </w:rPr>
  </w:style>
  <w:style w:type="paragraph" w:styleId="HTMLAddress">
    <w:name w:val="HTML Address"/>
    <w:basedOn w:val="Normal"/>
    <w:link w:val="HTMLAddressChar"/>
    <w:unhideWhenUsed/>
    <w:rsid w:val="00C927E0"/>
    <w:rPr>
      <w:i/>
      <w:iCs/>
    </w:rPr>
  </w:style>
  <w:style w:type="character" w:customStyle="1" w:styleId="HTMLAddressChar">
    <w:name w:val="HTML Address Char"/>
    <w:link w:val="HTMLAddress"/>
    <w:rsid w:val="00C927E0"/>
    <w:rPr>
      <w:rFonts w:ascii="Constantia" w:hAnsi="Constantia" w:cs="TimesNewRomanPSMT"/>
      <w:i/>
      <w:iCs/>
      <w:sz w:val="22"/>
      <w:szCs w:val="24"/>
    </w:rPr>
  </w:style>
  <w:style w:type="paragraph" w:styleId="HTMLPreformatted">
    <w:name w:val="HTML Preformatted"/>
    <w:basedOn w:val="Normal"/>
    <w:link w:val="HTMLPreformattedChar"/>
    <w:unhideWhenUsed/>
    <w:rsid w:val="00C927E0"/>
    <w:rPr>
      <w:rFonts w:ascii="Consolas" w:hAnsi="Consolas" w:cs="Consolas"/>
      <w:sz w:val="20"/>
      <w:szCs w:val="20"/>
    </w:rPr>
  </w:style>
  <w:style w:type="character" w:customStyle="1" w:styleId="HTMLPreformattedChar">
    <w:name w:val="HTML Preformatted Char"/>
    <w:link w:val="HTMLPreformatted"/>
    <w:rsid w:val="00C927E0"/>
    <w:rPr>
      <w:rFonts w:ascii="Consolas" w:hAnsi="Consolas" w:cs="Consolas"/>
    </w:rPr>
  </w:style>
  <w:style w:type="paragraph" w:styleId="Index1">
    <w:name w:val="index 1"/>
    <w:basedOn w:val="Normal"/>
    <w:next w:val="Normal"/>
    <w:autoRedefine/>
    <w:unhideWhenUsed/>
    <w:rsid w:val="00C927E0"/>
    <w:pPr>
      <w:ind w:left="220" w:hanging="220"/>
    </w:pPr>
  </w:style>
  <w:style w:type="paragraph" w:styleId="Index2">
    <w:name w:val="index 2"/>
    <w:basedOn w:val="Normal"/>
    <w:next w:val="Normal"/>
    <w:autoRedefine/>
    <w:unhideWhenUsed/>
    <w:rsid w:val="00C927E0"/>
    <w:pPr>
      <w:ind w:left="440" w:hanging="220"/>
    </w:pPr>
  </w:style>
  <w:style w:type="paragraph" w:styleId="Index3">
    <w:name w:val="index 3"/>
    <w:basedOn w:val="Normal"/>
    <w:next w:val="Normal"/>
    <w:autoRedefine/>
    <w:unhideWhenUsed/>
    <w:rsid w:val="00C927E0"/>
    <w:pPr>
      <w:ind w:left="660" w:hanging="220"/>
    </w:pPr>
  </w:style>
  <w:style w:type="paragraph" w:styleId="Index4">
    <w:name w:val="index 4"/>
    <w:basedOn w:val="Normal"/>
    <w:next w:val="Normal"/>
    <w:autoRedefine/>
    <w:unhideWhenUsed/>
    <w:rsid w:val="00C927E0"/>
    <w:pPr>
      <w:ind w:left="880" w:hanging="220"/>
    </w:pPr>
  </w:style>
  <w:style w:type="paragraph" w:styleId="Index5">
    <w:name w:val="index 5"/>
    <w:basedOn w:val="Normal"/>
    <w:next w:val="Normal"/>
    <w:autoRedefine/>
    <w:unhideWhenUsed/>
    <w:rsid w:val="00C927E0"/>
    <w:pPr>
      <w:ind w:left="1100" w:hanging="220"/>
    </w:pPr>
  </w:style>
  <w:style w:type="paragraph" w:styleId="Index6">
    <w:name w:val="index 6"/>
    <w:basedOn w:val="Normal"/>
    <w:next w:val="Normal"/>
    <w:autoRedefine/>
    <w:unhideWhenUsed/>
    <w:rsid w:val="00C927E0"/>
    <w:pPr>
      <w:ind w:left="1320" w:hanging="220"/>
    </w:pPr>
  </w:style>
  <w:style w:type="paragraph" w:styleId="Index7">
    <w:name w:val="index 7"/>
    <w:basedOn w:val="Normal"/>
    <w:next w:val="Normal"/>
    <w:autoRedefine/>
    <w:unhideWhenUsed/>
    <w:rsid w:val="00C927E0"/>
    <w:pPr>
      <w:ind w:left="1540" w:hanging="220"/>
    </w:pPr>
  </w:style>
  <w:style w:type="paragraph" w:styleId="Index8">
    <w:name w:val="index 8"/>
    <w:basedOn w:val="Normal"/>
    <w:next w:val="Normal"/>
    <w:autoRedefine/>
    <w:unhideWhenUsed/>
    <w:rsid w:val="00C927E0"/>
    <w:pPr>
      <w:ind w:left="1760" w:hanging="220"/>
    </w:pPr>
  </w:style>
  <w:style w:type="paragraph" w:styleId="Index9">
    <w:name w:val="index 9"/>
    <w:basedOn w:val="Normal"/>
    <w:next w:val="Normal"/>
    <w:autoRedefine/>
    <w:unhideWhenUsed/>
    <w:rsid w:val="00C927E0"/>
    <w:pPr>
      <w:ind w:left="1980" w:hanging="220"/>
    </w:pPr>
  </w:style>
  <w:style w:type="paragraph" w:styleId="IndexHeading">
    <w:name w:val="index heading"/>
    <w:basedOn w:val="Normal"/>
    <w:next w:val="Index1"/>
    <w:unhideWhenUsed/>
    <w:rsid w:val="00C927E0"/>
    <w:rPr>
      <w:rFonts w:ascii="Calibri" w:eastAsia="MS Gothic" w:hAnsi="Calibri"/>
      <w:b/>
      <w:bCs/>
    </w:rPr>
  </w:style>
  <w:style w:type="paragraph" w:styleId="List">
    <w:name w:val="List"/>
    <w:basedOn w:val="BodyText"/>
    <w:link w:val="ListChar"/>
    <w:rsid w:val="00C15551"/>
    <w:pPr>
      <w:ind w:left="1080" w:hanging="720"/>
    </w:pPr>
  </w:style>
  <w:style w:type="paragraph" w:styleId="List2">
    <w:name w:val="List 2"/>
    <w:basedOn w:val="List"/>
    <w:link w:val="List2Char"/>
    <w:rsid w:val="00C15551"/>
    <w:pPr>
      <w:ind w:left="1440"/>
    </w:pPr>
  </w:style>
  <w:style w:type="paragraph" w:styleId="List3">
    <w:name w:val="List 3"/>
    <w:basedOn w:val="Normal"/>
    <w:link w:val="List3Char"/>
    <w:rsid w:val="00C15551"/>
    <w:pPr>
      <w:spacing w:before="120"/>
      <w:ind w:left="1800" w:hanging="720"/>
    </w:pPr>
    <w:rPr>
      <w:szCs w:val="20"/>
    </w:rPr>
  </w:style>
  <w:style w:type="paragraph" w:styleId="List4">
    <w:name w:val="List 4"/>
    <w:basedOn w:val="Normal"/>
    <w:uiPriority w:val="99"/>
    <w:unhideWhenUsed/>
    <w:rsid w:val="00C15551"/>
    <w:pPr>
      <w:spacing w:before="120"/>
      <w:ind w:left="1800" w:hanging="360"/>
    </w:pPr>
    <w:rPr>
      <w:szCs w:val="20"/>
    </w:rPr>
  </w:style>
  <w:style w:type="paragraph" w:styleId="List5">
    <w:name w:val="List 5"/>
    <w:basedOn w:val="Normal"/>
    <w:link w:val="List5Char"/>
    <w:rsid w:val="00C15551"/>
    <w:pPr>
      <w:spacing w:before="120"/>
      <w:ind w:left="1800" w:hanging="360"/>
    </w:pPr>
    <w:rPr>
      <w:szCs w:val="20"/>
    </w:rPr>
  </w:style>
  <w:style w:type="paragraph" w:styleId="ListBullet">
    <w:name w:val="List Bullet"/>
    <w:basedOn w:val="Normal"/>
    <w:link w:val="ListBulletChar"/>
    <w:unhideWhenUsed/>
    <w:rsid w:val="00C15551"/>
    <w:pPr>
      <w:numPr>
        <w:numId w:val="5"/>
      </w:numPr>
      <w:spacing w:before="120"/>
    </w:pPr>
    <w:rPr>
      <w:szCs w:val="20"/>
    </w:rPr>
  </w:style>
  <w:style w:type="paragraph" w:styleId="ListBullet3">
    <w:name w:val="List Bullet 3"/>
    <w:basedOn w:val="Normal"/>
    <w:link w:val="ListBullet3Char"/>
    <w:rsid w:val="008E1C27"/>
    <w:pPr>
      <w:numPr>
        <w:numId w:val="7"/>
      </w:numPr>
      <w:spacing w:before="120"/>
    </w:pPr>
    <w:rPr>
      <w:szCs w:val="20"/>
    </w:rPr>
  </w:style>
  <w:style w:type="paragraph" w:styleId="ListBullet4">
    <w:name w:val="List Bullet 4"/>
    <w:basedOn w:val="Normal"/>
    <w:rsid w:val="00C15551"/>
    <w:pPr>
      <w:numPr>
        <w:numId w:val="8"/>
      </w:numPr>
      <w:spacing w:before="120"/>
    </w:pPr>
    <w:rPr>
      <w:szCs w:val="20"/>
    </w:rPr>
  </w:style>
  <w:style w:type="paragraph" w:styleId="ListBullet5">
    <w:name w:val="List Bullet 5"/>
    <w:basedOn w:val="Normal"/>
    <w:uiPriority w:val="99"/>
    <w:unhideWhenUsed/>
    <w:rsid w:val="00C15551"/>
    <w:pPr>
      <w:numPr>
        <w:numId w:val="9"/>
      </w:numPr>
      <w:spacing w:before="120"/>
    </w:pPr>
    <w:rPr>
      <w:szCs w:val="20"/>
    </w:rPr>
  </w:style>
  <w:style w:type="paragraph" w:styleId="ListContinue">
    <w:name w:val="List Continue"/>
    <w:basedOn w:val="Normal"/>
    <w:link w:val="ListContinueChar"/>
    <w:uiPriority w:val="99"/>
    <w:unhideWhenUsed/>
    <w:rsid w:val="00C15551"/>
    <w:pPr>
      <w:spacing w:before="120"/>
      <w:ind w:left="360"/>
      <w:contextualSpacing/>
    </w:pPr>
    <w:rPr>
      <w:szCs w:val="20"/>
    </w:rPr>
  </w:style>
  <w:style w:type="paragraph" w:styleId="ListContinue3">
    <w:name w:val="List Continue 3"/>
    <w:basedOn w:val="Normal"/>
    <w:uiPriority w:val="99"/>
    <w:unhideWhenUsed/>
    <w:rsid w:val="00C15551"/>
    <w:pPr>
      <w:spacing w:before="120"/>
      <w:ind w:left="1080"/>
      <w:contextualSpacing/>
    </w:pPr>
    <w:rPr>
      <w:szCs w:val="20"/>
    </w:rPr>
  </w:style>
  <w:style w:type="paragraph" w:styleId="ListContinue4">
    <w:name w:val="List Continue 4"/>
    <w:basedOn w:val="Normal"/>
    <w:uiPriority w:val="99"/>
    <w:unhideWhenUsed/>
    <w:rsid w:val="00C15551"/>
    <w:pPr>
      <w:spacing w:before="120"/>
      <w:ind w:left="1440"/>
      <w:contextualSpacing/>
    </w:pPr>
    <w:rPr>
      <w:szCs w:val="20"/>
    </w:rPr>
  </w:style>
  <w:style w:type="paragraph" w:styleId="ListContinue5">
    <w:name w:val="List Continue 5"/>
    <w:basedOn w:val="Normal"/>
    <w:uiPriority w:val="99"/>
    <w:unhideWhenUsed/>
    <w:rsid w:val="00C15551"/>
    <w:pPr>
      <w:spacing w:before="120"/>
      <w:ind w:left="1800"/>
      <w:contextualSpacing/>
    </w:pPr>
    <w:rPr>
      <w:szCs w:val="20"/>
    </w:rPr>
  </w:style>
  <w:style w:type="paragraph" w:styleId="ListNumber">
    <w:name w:val="List Number"/>
    <w:basedOn w:val="Normal"/>
    <w:uiPriority w:val="99"/>
    <w:unhideWhenUsed/>
    <w:rsid w:val="00C15551"/>
    <w:pPr>
      <w:numPr>
        <w:numId w:val="10"/>
      </w:numPr>
      <w:spacing w:before="120"/>
      <w:contextualSpacing/>
    </w:pPr>
    <w:rPr>
      <w:szCs w:val="20"/>
    </w:rPr>
  </w:style>
  <w:style w:type="paragraph" w:styleId="ListNumber2">
    <w:name w:val="List Number 2"/>
    <w:basedOn w:val="Normal"/>
    <w:link w:val="ListNumber2Char"/>
    <w:rsid w:val="00C15551"/>
    <w:pPr>
      <w:numPr>
        <w:numId w:val="11"/>
      </w:numPr>
      <w:spacing w:before="120"/>
    </w:pPr>
    <w:rPr>
      <w:szCs w:val="20"/>
    </w:rPr>
  </w:style>
  <w:style w:type="paragraph" w:styleId="ListNumber3">
    <w:name w:val="List Number 3"/>
    <w:basedOn w:val="Normal"/>
    <w:rsid w:val="00C15551"/>
    <w:pPr>
      <w:numPr>
        <w:numId w:val="12"/>
      </w:numPr>
      <w:spacing w:before="120"/>
    </w:pPr>
    <w:rPr>
      <w:szCs w:val="20"/>
    </w:rPr>
  </w:style>
  <w:style w:type="paragraph" w:styleId="ListNumber4">
    <w:name w:val="List Number 4"/>
    <w:basedOn w:val="Normal"/>
    <w:rsid w:val="00C15551"/>
    <w:pPr>
      <w:numPr>
        <w:numId w:val="13"/>
      </w:numPr>
      <w:spacing w:before="120"/>
    </w:pPr>
    <w:rPr>
      <w:szCs w:val="20"/>
    </w:rPr>
  </w:style>
  <w:style w:type="paragraph" w:styleId="ListNumber5">
    <w:name w:val="List Number 5"/>
    <w:basedOn w:val="Normal"/>
    <w:uiPriority w:val="99"/>
    <w:unhideWhenUsed/>
    <w:rsid w:val="00C15551"/>
    <w:pPr>
      <w:numPr>
        <w:numId w:val="14"/>
      </w:numPr>
      <w:spacing w:before="120"/>
    </w:pPr>
    <w:rPr>
      <w:szCs w:val="20"/>
    </w:rPr>
  </w:style>
  <w:style w:type="paragraph" w:styleId="MacroText">
    <w:name w:val="macro"/>
    <w:link w:val="MacroTextChar"/>
    <w:unhideWhenUsed/>
    <w:rsid w:val="00C927E0"/>
    <w:pPr>
      <w:tabs>
        <w:tab w:val="left" w:pos="480"/>
        <w:tab w:val="left" w:pos="960"/>
        <w:tab w:val="left" w:pos="1440"/>
        <w:tab w:val="left" w:pos="1920"/>
        <w:tab w:val="left" w:pos="2400"/>
        <w:tab w:val="left" w:pos="2880"/>
        <w:tab w:val="left" w:pos="3360"/>
        <w:tab w:val="left" w:pos="3840"/>
        <w:tab w:val="left" w:pos="4320"/>
      </w:tabs>
      <w:spacing w:line="260" w:lineRule="atLeast"/>
    </w:pPr>
    <w:rPr>
      <w:rFonts w:ascii="Consolas" w:hAnsi="Consolas" w:cs="Consolas"/>
    </w:rPr>
  </w:style>
  <w:style w:type="character" w:customStyle="1" w:styleId="MacroTextChar">
    <w:name w:val="Macro Text Char"/>
    <w:link w:val="MacroText"/>
    <w:rsid w:val="00C927E0"/>
    <w:rPr>
      <w:rFonts w:ascii="Consolas" w:hAnsi="Consolas" w:cs="Consolas"/>
    </w:rPr>
  </w:style>
  <w:style w:type="paragraph" w:styleId="MessageHeader">
    <w:name w:val="Message Header"/>
    <w:basedOn w:val="Normal"/>
    <w:link w:val="MessageHeaderChar"/>
    <w:unhideWhenUsed/>
    <w:rsid w:val="00C927E0"/>
    <w:pPr>
      <w:pBdr>
        <w:top w:val="single" w:sz="6" w:space="1" w:color="auto"/>
        <w:left w:val="single" w:sz="6" w:space="1" w:color="auto"/>
        <w:bottom w:val="single" w:sz="6" w:space="1" w:color="auto"/>
        <w:right w:val="single" w:sz="6" w:space="1" w:color="auto"/>
      </w:pBdr>
      <w:shd w:val="pct20" w:color="auto" w:fill="auto"/>
      <w:ind w:left="1080" w:hanging="1080"/>
    </w:pPr>
    <w:rPr>
      <w:rFonts w:ascii="Calibri" w:eastAsia="MS Gothic" w:hAnsi="Calibri"/>
    </w:rPr>
  </w:style>
  <w:style w:type="character" w:customStyle="1" w:styleId="MessageHeaderChar">
    <w:name w:val="Message Header Char"/>
    <w:link w:val="MessageHeader"/>
    <w:rsid w:val="00C927E0"/>
    <w:rPr>
      <w:rFonts w:ascii="Calibri" w:eastAsia="MS Gothic" w:hAnsi="Calibri" w:cs="Times New Roman"/>
      <w:sz w:val="24"/>
      <w:szCs w:val="24"/>
      <w:shd w:val="pct20" w:color="auto" w:fill="auto"/>
    </w:rPr>
  </w:style>
  <w:style w:type="paragraph" w:customStyle="1" w:styleId="MediumGrid21">
    <w:name w:val="Medium Grid 21"/>
    <w:uiPriority w:val="1"/>
    <w:rsid w:val="00C927E0"/>
    <w:rPr>
      <w:rFonts w:ascii="Constantia" w:hAnsi="Constantia" w:cs="TimesNewRomanPSMT"/>
      <w:sz w:val="22"/>
      <w:szCs w:val="24"/>
    </w:rPr>
  </w:style>
  <w:style w:type="paragraph" w:styleId="NormalWeb">
    <w:name w:val="Normal (Web)"/>
    <w:basedOn w:val="Normal"/>
    <w:unhideWhenUsed/>
    <w:rsid w:val="00C927E0"/>
    <w:pPr>
      <w:spacing w:line="260" w:lineRule="atLeast"/>
    </w:pPr>
  </w:style>
  <w:style w:type="paragraph" w:styleId="NormalIndent">
    <w:name w:val="Normal Indent"/>
    <w:basedOn w:val="Normal"/>
    <w:unhideWhenUsed/>
    <w:rsid w:val="00C927E0"/>
    <w:pPr>
      <w:ind w:left="720"/>
    </w:pPr>
  </w:style>
  <w:style w:type="paragraph" w:styleId="NoteHeading">
    <w:name w:val="Note Heading"/>
    <w:basedOn w:val="Normal"/>
    <w:next w:val="Normal"/>
    <w:link w:val="NoteHeadingChar"/>
    <w:unhideWhenUsed/>
    <w:rsid w:val="00C927E0"/>
  </w:style>
  <w:style w:type="character" w:customStyle="1" w:styleId="NoteHeadingChar">
    <w:name w:val="Note Heading Char"/>
    <w:link w:val="NoteHeading"/>
    <w:rsid w:val="00C927E0"/>
    <w:rPr>
      <w:rFonts w:ascii="Constantia" w:hAnsi="Constantia" w:cs="TimesNewRomanPSMT"/>
      <w:sz w:val="22"/>
      <w:szCs w:val="24"/>
    </w:rPr>
  </w:style>
  <w:style w:type="paragraph" w:styleId="PlainText">
    <w:name w:val="Plain Text"/>
    <w:basedOn w:val="Normal"/>
    <w:link w:val="PlainTextChar"/>
    <w:unhideWhenUsed/>
    <w:rsid w:val="00C927E0"/>
    <w:rPr>
      <w:rFonts w:ascii="Consolas" w:hAnsi="Consolas" w:cs="Consolas"/>
      <w:sz w:val="21"/>
      <w:szCs w:val="21"/>
    </w:rPr>
  </w:style>
  <w:style w:type="character" w:customStyle="1" w:styleId="PlainTextChar">
    <w:name w:val="Plain Text Char"/>
    <w:link w:val="PlainText"/>
    <w:rsid w:val="00C927E0"/>
    <w:rPr>
      <w:rFonts w:ascii="Consolas" w:hAnsi="Consolas" w:cs="Consolas"/>
      <w:sz w:val="21"/>
      <w:szCs w:val="21"/>
    </w:rPr>
  </w:style>
  <w:style w:type="paragraph" w:styleId="Salutation">
    <w:name w:val="Salutation"/>
    <w:basedOn w:val="Normal"/>
    <w:next w:val="Normal"/>
    <w:link w:val="SalutationChar"/>
    <w:unhideWhenUsed/>
    <w:rsid w:val="00C927E0"/>
  </w:style>
  <w:style w:type="character" w:customStyle="1" w:styleId="SalutationChar">
    <w:name w:val="Salutation Char"/>
    <w:link w:val="Salutation"/>
    <w:rsid w:val="00C927E0"/>
    <w:rPr>
      <w:rFonts w:ascii="Constantia" w:hAnsi="Constantia" w:cs="TimesNewRomanPSMT"/>
      <w:sz w:val="22"/>
      <w:szCs w:val="24"/>
    </w:rPr>
  </w:style>
  <w:style w:type="paragraph" w:styleId="Signature">
    <w:name w:val="Signature"/>
    <w:basedOn w:val="Normal"/>
    <w:link w:val="SignatureChar"/>
    <w:unhideWhenUsed/>
    <w:rsid w:val="00C927E0"/>
    <w:pPr>
      <w:ind w:left="4320"/>
    </w:pPr>
  </w:style>
  <w:style w:type="character" w:customStyle="1" w:styleId="SignatureChar">
    <w:name w:val="Signature Char"/>
    <w:link w:val="Signature"/>
    <w:rsid w:val="00C927E0"/>
    <w:rPr>
      <w:rFonts w:ascii="Constantia" w:hAnsi="Constantia" w:cs="TimesNewRomanPSMT"/>
      <w:sz w:val="22"/>
      <w:szCs w:val="24"/>
    </w:rPr>
  </w:style>
  <w:style w:type="paragraph" w:styleId="Subtitle">
    <w:name w:val="Subtitle"/>
    <w:basedOn w:val="Normal"/>
    <w:next w:val="Normal"/>
    <w:link w:val="SubtitleChar"/>
    <w:qFormat/>
    <w:rsid w:val="00C927E0"/>
    <w:pPr>
      <w:numPr>
        <w:ilvl w:val="1"/>
      </w:numPr>
      <w:spacing w:line="260" w:lineRule="atLeast"/>
    </w:pPr>
    <w:rPr>
      <w:rFonts w:ascii="Calibri" w:eastAsia="MS Gothic" w:hAnsi="Calibri"/>
      <w:i/>
      <w:iCs/>
      <w:color w:val="4F81BD"/>
      <w:spacing w:val="15"/>
    </w:rPr>
  </w:style>
  <w:style w:type="character" w:customStyle="1" w:styleId="SubtitleChar">
    <w:name w:val="Subtitle Char"/>
    <w:link w:val="Subtitle"/>
    <w:rsid w:val="00C927E0"/>
    <w:rPr>
      <w:rFonts w:ascii="Calibri" w:eastAsia="MS Gothic" w:hAnsi="Calibri" w:cs="Times New Roman"/>
      <w:i/>
      <w:iCs/>
      <w:color w:val="4F81BD"/>
      <w:spacing w:val="15"/>
      <w:sz w:val="24"/>
      <w:szCs w:val="24"/>
    </w:rPr>
  </w:style>
  <w:style w:type="paragraph" w:customStyle="1" w:styleId="Warning">
    <w:name w:val="Warning"/>
    <w:basedOn w:val="BodyText"/>
    <w:rsid w:val="00DF648F"/>
    <w:pPr>
      <w:pBdr>
        <w:top w:val="single" w:sz="18" w:space="1" w:color="auto"/>
        <w:left w:val="single" w:sz="18" w:space="4" w:color="auto"/>
        <w:bottom w:val="single" w:sz="18" w:space="1" w:color="auto"/>
        <w:right w:val="single" w:sz="18" w:space="4" w:color="auto"/>
      </w:pBdr>
      <w:spacing w:line="276" w:lineRule="auto"/>
      <w:jc w:val="center"/>
    </w:pPr>
  </w:style>
  <w:style w:type="paragraph" w:styleId="TableofFigures">
    <w:name w:val="table of figures"/>
    <w:basedOn w:val="Normal"/>
    <w:next w:val="Normal"/>
    <w:semiHidden/>
    <w:unhideWhenUsed/>
    <w:rsid w:val="00C927E0"/>
  </w:style>
  <w:style w:type="paragraph" w:styleId="TOAHeading">
    <w:name w:val="toa heading"/>
    <w:basedOn w:val="Normal"/>
    <w:next w:val="Normal"/>
    <w:semiHidden/>
    <w:unhideWhenUsed/>
    <w:rsid w:val="00C927E0"/>
    <w:pPr>
      <w:spacing w:before="120"/>
    </w:pPr>
    <w:rPr>
      <w:rFonts w:ascii="Calibri" w:eastAsia="MS Gothic" w:hAnsi="Calibri"/>
      <w:b/>
      <w:bCs/>
    </w:rPr>
  </w:style>
  <w:style w:type="table" w:customStyle="1" w:styleId="IntenseEmphasis1">
    <w:name w:val="Intense Emphasis1"/>
    <w:basedOn w:val="TableNormal"/>
    <w:uiPriority w:val="66"/>
    <w:qFormat/>
    <w:rsid w:val="006014EE"/>
    <w:rPr>
      <w:rFonts w:ascii="Calibri" w:eastAsia="MS Gothic" w:hAnsi="Calibri"/>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paragraph" w:customStyle="1" w:styleId="ExampleText">
    <w:name w:val="ExampleText"/>
    <w:basedOn w:val="Normal"/>
    <w:rsid w:val="006014EE"/>
    <w:pPr>
      <w:spacing w:line="260" w:lineRule="atLeast"/>
    </w:pPr>
    <w:rPr>
      <w:rFonts w:eastAsia="MS Gothic" w:cs="TimesNewRomanPSMT"/>
      <w:color w:val="000000"/>
    </w:rPr>
  </w:style>
  <w:style w:type="character" w:styleId="LineNumber">
    <w:name w:val="line number"/>
    <w:rsid w:val="00C42BD4"/>
    <w:rPr>
      <w:rFonts w:ascii="Times New Roman" w:hAnsi="Times New Roman"/>
      <w:sz w:val="24"/>
    </w:rPr>
  </w:style>
  <w:style w:type="paragraph" w:customStyle="1" w:styleId="UnnumberedHeading">
    <w:name w:val="Unnumbered Heading"/>
    <w:basedOn w:val="UnnumberedHeadingIndent"/>
    <w:next w:val="HL7FieldIndent2"/>
    <w:qFormat/>
    <w:rsid w:val="00F7428B"/>
    <w:pPr>
      <w:keepNext/>
      <w:ind w:left="0"/>
    </w:pPr>
  </w:style>
  <w:style w:type="paragraph" w:customStyle="1" w:styleId="ColorfulShading-Accent110">
    <w:name w:val="Colorful Shading - Accent 11"/>
    <w:hidden/>
    <w:uiPriority w:val="99"/>
    <w:semiHidden/>
    <w:rsid w:val="003019C5"/>
    <w:rPr>
      <w:rFonts w:cs="TimesNewRomanPSMT"/>
      <w:sz w:val="24"/>
      <w:szCs w:val="24"/>
    </w:rPr>
  </w:style>
  <w:style w:type="paragraph" w:customStyle="1" w:styleId="TOCHeading10">
    <w:name w:val="TOC Heading1"/>
    <w:basedOn w:val="Heading1"/>
    <w:next w:val="Normal"/>
    <w:uiPriority w:val="39"/>
    <w:semiHidden/>
    <w:unhideWhenUsed/>
    <w:qFormat/>
    <w:rsid w:val="003019C5"/>
    <w:pPr>
      <w:keepLines/>
      <w:pageBreakBefore w:val="0"/>
      <w:numPr>
        <w:numId w:val="0"/>
      </w:numPr>
      <w:spacing w:before="480" w:after="0" w:line="276" w:lineRule="auto"/>
      <w:outlineLvl w:val="9"/>
    </w:pPr>
    <w:rPr>
      <w:rFonts w:eastAsia="MS Gothic"/>
      <w:bCs/>
      <w:noProof w:val="0"/>
      <w:color w:val="365F91"/>
      <w:kern w:val="0"/>
      <w:szCs w:val="28"/>
      <w:lang w:eastAsia="ja-JP"/>
    </w:rPr>
  </w:style>
  <w:style w:type="paragraph" w:customStyle="1" w:styleId="TitlePage2">
    <w:name w:val="Title Page 2"/>
    <w:basedOn w:val="BodyText"/>
    <w:rsid w:val="001A673A"/>
    <w:pPr>
      <w:jc w:val="center"/>
    </w:pPr>
    <w:rPr>
      <w:b/>
      <w:bCs/>
      <w:sz w:val="28"/>
    </w:rPr>
  </w:style>
  <w:style w:type="paragraph" w:customStyle="1" w:styleId="MediumGrid210">
    <w:name w:val="Medium Grid 21"/>
    <w:uiPriority w:val="1"/>
    <w:rsid w:val="003019C5"/>
    <w:rPr>
      <w:rFonts w:ascii="Constantia" w:hAnsi="Constantia" w:cs="TimesNewRomanPSMT"/>
      <w:sz w:val="22"/>
      <w:szCs w:val="24"/>
    </w:rPr>
  </w:style>
  <w:style w:type="table" w:customStyle="1" w:styleId="IntenseEmphasis10">
    <w:name w:val="Intense Emphasis1"/>
    <w:basedOn w:val="TableNormal"/>
    <w:uiPriority w:val="66"/>
    <w:qFormat/>
    <w:rsid w:val="003019C5"/>
    <w:rPr>
      <w:rFonts w:ascii="Calibri" w:eastAsia="MS Gothic" w:hAnsi="Calibri"/>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paragraph" w:customStyle="1" w:styleId="ColorfulShading-Accent12">
    <w:name w:val="Colorful Shading - Accent 12"/>
    <w:hidden/>
    <w:uiPriority w:val="71"/>
    <w:rsid w:val="003019C5"/>
    <w:rPr>
      <w:rFonts w:ascii="Calisto MT" w:hAnsi="Calisto MT" w:cs="TimesNewRomanPSMT"/>
      <w:sz w:val="22"/>
      <w:szCs w:val="24"/>
    </w:rPr>
  </w:style>
  <w:style w:type="paragraph" w:customStyle="1" w:styleId="TitlePage1">
    <w:name w:val="Title Page 1"/>
    <w:basedOn w:val="BodyText"/>
    <w:rsid w:val="001A673A"/>
    <w:pPr>
      <w:jc w:val="center"/>
    </w:pPr>
    <w:rPr>
      <w:b/>
      <w:bCs/>
      <w:sz w:val="44"/>
      <w:szCs w:val="44"/>
    </w:rPr>
  </w:style>
  <w:style w:type="paragraph" w:customStyle="1" w:styleId="EditorInstructions">
    <w:name w:val="Editor Instructions"/>
    <w:basedOn w:val="BodyText"/>
    <w:rsid w:val="00C15551"/>
    <w:pPr>
      <w:pBdr>
        <w:top w:val="single" w:sz="4" w:space="1" w:color="auto"/>
        <w:left w:val="single" w:sz="4" w:space="4" w:color="auto"/>
        <w:bottom w:val="single" w:sz="4" w:space="1" w:color="auto"/>
        <w:right w:val="single" w:sz="4" w:space="4" w:color="auto"/>
      </w:pBdr>
    </w:pPr>
    <w:rPr>
      <w:i/>
      <w:iCs/>
    </w:rPr>
  </w:style>
  <w:style w:type="paragraph" w:customStyle="1" w:styleId="Glossary">
    <w:name w:val="Glossary"/>
    <w:basedOn w:val="Heading1"/>
    <w:rsid w:val="00C15551"/>
    <w:pPr>
      <w:numPr>
        <w:numId w:val="0"/>
      </w:numPr>
    </w:pPr>
  </w:style>
  <w:style w:type="character" w:customStyle="1" w:styleId="ListChar">
    <w:name w:val="List Char"/>
    <w:link w:val="List"/>
    <w:rsid w:val="00C15551"/>
    <w:rPr>
      <w:rFonts w:ascii="Times New Roman" w:hAnsi="Times New Roman"/>
      <w:sz w:val="24"/>
    </w:rPr>
  </w:style>
  <w:style w:type="paragraph" w:customStyle="1" w:styleId="List1">
    <w:name w:val="List 1"/>
    <w:basedOn w:val="List"/>
    <w:link w:val="List1Char"/>
    <w:qFormat/>
    <w:rsid w:val="00C15551"/>
  </w:style>
  <w:style w:type="character" w:customStyle="1" w:styleId="List1Char">
    <w:name w:val="List 1 Char"/>
    <w:link w:val="List1"/>
    <w:rsid w:val="00C15551"/>
    <w:rPr>
      <w:rFonts w:ascii="Times New Roman" w:hAnsi="Times New Roman"/>
      <w:sz w:val="24"/>
    </w:rPr>
  </w:style>
  <w:style w:type="character" w:customStyle="1" w:styleId="List2Char">
    <w:name w:val="List 2 Char"/>
    <w:link w:val="List2"/>
    <w:rsid w:val="00C15551"/>
    <w:rPr>
      <w:rFonts w:ascii="Times New Roman" w:hAnsi="Times New Roman"/>
      <w:sz w:val="24"/>
    </w:rPr>
  </w:style>
  <w:style w:type="character" w:customStyle="1" w:styleId="List3Char">
    <w:name w:val="List 3 Char"/>
    <w:link w:val="List3"/>
    <w:rsid w:val="00C15551"/>
    <w:rPr>
      <w:rFonts w:ascii="Times New Roman" w:hAnsi="Times New Roman"/>
      <w:sz w:val="24"/>
    </w:rPr>
  </w:style>
  <w:style w:type="paragraph" w:customStyle="1" w:styleId="List3Continue">
    <w:name w:val="List 3 Continue"/>
    <w:basedOn w:val="List3"/>
    <w:rsid w:val="00C15551"/>
    <w:pPr>
      <w:ind w:firstLine="0"/>
    </w:pPr>
  </w:style>
  <w:style w:type="character" w:customStyle="1" w:styleId="List5Char">
    <w:name w:val="List 5 Char"/>
    <w:link w:val="List5"/>
    <w:rsid w:val="00C15551"/>
    <w:rPr>
      <w:rFonts w:ascii="Times New Roman" w:hAnsi="Times New Roman"/>
      <w:sz w:val="24"/>
    </w:rPr>
  </w:style>
  <w:style w:type="character" w:customStyle="1" w:styleId="ListBulletChar">
    <w:name w:val="List Bullet Char"/>
    <w:link w:val="ListBullet"/>
    <w:rsid w:val="00C15551"/>
    <w:rPr>
      <w:rFonts w:ascii="Times New Roman" w:hAnsi="Times New Roman"/>
      <w:sz w:val="24"/>
    </w:rPr>
  </w:style>
  <w:style w:type="paragraph" w:customStyle="1" w:styleId="ListBullet1">
    <w:name w:val="List Bullet 1"/>
    <w:basedOn w:val="ListBullet"/>
    <w:link w:val="ListBullet1Char"/>
    <w:qFormat/>
    <w:rsid w:val="00C15551"/>
    <w:pPr>
      <w:numPr>
        <w:numId w:val="0"/>
      </w:numPr>
    </w:pPr>
  </w:style>
  <w:style w:type="character" w:customStyle="1" w:styleId="ListBullet1Char">
    <w:name w:val="List Bullet 1 Char"/>
    <w:link w:val="ListBullet1"/>
    <w:rsid w:val="00C15551"/>
    <w:rPr>
      <w:rFonts w:ascii="Times New Roman" w:hAnsi="Times New Roman"/>
      <w:sz w:val="24"/>
    </w:rPr>
  </w:style>
  <w:style w:type="character" w:customStyle="1" w:styleId="ListBullet3Char">
    <w:name w:val="List Bullet 3 Char"/>
    <w:link w:val="ListBullet3"/>
    <w:rsid w:val="00C15551"/>
    <w:rPr>
      <w:rFonts w:ascii="Times New Roman" w:hAnsi="Times New Roman"/>
      <w:sz w:val="24"/>
    </w:rPr>
  </w:style>
  <w:style w:type="paragraph" w:customStyle="1" w:styleId="ListBullet3Continue">
    <w:name w:val="List Bullet 3 Continue"/>
    <w:basedOn w:val="ListBullet3"/>
    <w:rsid w:val="00C15551"/>
    <w:pPr>
      <w:numPr>
        <w:numId w:val="0"/>
      </w:numPr>
      <w:tabs>
        <w:tab w:val="num" w:pos="1080"/>
      </w:tabs>
      <w:ind w:left="1440"/>
    </w:pPr>
  </w:style>
  <w:style w:type="paragraph" w:customStyle="1" w:styleId="ListBulletContinue">
    <w:name w:val="List Bullet Continue"/>
    <w:basedOn w:val="ListBullet"/>
    <w:rsid w:val="00C15551"/>
    <w:pPr>
      <w:numPr>
        <w:numId w:val="0"/>
      </w:numPr>
    </w:pPr>
  </w:style>
  <w:style w:type="character" w:customStyle="1" w:styleId="ListContinueChar">
    <w:name w:val="List Continue Char"/>
    <w:link w:val="ListContinue"/>
    <w:uiPriority w:val="99"/>
    <w:rsid w:val="00C15551"/>
    <w:rPr>
      <w:rFonts w:ascii="Times New Roman" w:hAnsi="Times New Roman"/>
      <w:sz w:val="24"/>
    </w:rPr>
  </w:style>
  <w:style w:type="paragraph" w:customStyle="1" w:styleId="ListContinue1">
    <w:name w:val="List Continue 1"/>
    <w:basedOn w:val="ListContinue"/>
    <w:link w:val="ListContinue1Char"/>
    <w:qFormat/>
    <w:rsid w:val="00C15551"/>
  </w:style>
  <w:style w:type="character" w:customStyle="1" w:styleId="ListContinue1Char">
    <w:name w:val="List Continue 1 Char"/>
    <w:link w:val="ListContinue1"/>
    <w:rsid w:val="00C15551"/>
    <w:rPr>
      <w:rFonts w:ascii="Times New Roman" w:hAnsi="Times New Roman"/>
      <w:sz w:val="24"/>
    </w:rPr>
  </w:style>
  <w:style w:type="paragraph" w:customStyle="1" w:styleId="ListNumber1">
    <w:name w:val="List Number 1"/>
    <w:basedOn w:val="ListNumber"/>
    <w:link w:val="ListNumber1Char"/>
    <w:qFormat/>
    <w:rsid w:val="00C15551"/>
    <w:pPr>
      <w:numPr>
        <w:numId w:val="0"/>
      </w:numPr>
      <w:contextualSpacing w:val="0"/>
    </w:pPr>
  </w:style>
  <w:style w:type="character" w:customStyle="1" w:styleId="ListNumber1Char">
    <w:name w:val="List Number 1 Char"/>
    <w:link w:val="ListNumber1"/>
    <w:rsid w:val="00C15551"/>
    <w:rPr>
      <w:rFonts w:ascii="Times New Roman" w:hAnsi="Times New Roman"/>
      <w:sz w:val="24"/>
    </w:rPr>
  </w:style>
  <w:style w:type="character" w:customStyle="1" w:styleId="ListNumber2Char">
    <w:name w:val="List Number 2 Char"/>
    <w:link w:val="ListNumber2"/>
    <w:rsid w:val="00C15551"/>
    <w:rPr>
      <w:rFonts w:ascii="Times New Roman" w:hAnsi="Times New Roman"/>
      <w:sz w:val="24"/>
    </w:rPr>
  </w:style>
  <w:style w:type="paragraph" w:customStyle="1" w:styleId="ListNumberContinue">
    <w:name w:val="List Number Continue"/>
    <w:basedOn w:val="Normal"/>
    <w:rsid w:val="00C15551"/>
    <w:pPr>
      <w:spacing w:before="60"/>
      <w:ind w:left="900"/>
    </w:pPr>
    <w:rPr>
      <w:szCs w:val="20"/>
    </w:rPr>
  </w:style>
  <w:style w:type="paragraph" w:customStyle="1" w:styleId="PartTitle">
    <w:name w:val="Part Title"/>
    <w:basedOn w:val="Title"/>
    <w:next w:val="BodyText"/>
    <w:rsid w:val="00C15551"/>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TableEntryChar">
    <w:name w:val="Table Entry Char"/>
    <w:link w:val="TableEntry"/>
    <w:rsid w:val="00C15551"/>
    <w:rPr>
      <w:rFonts w:ascii="Times New Roman" w:hAnsi="Times New Roman"/>
      <w:sz w:val="18"/>
    </w:rPr>
  </w:style>
  <w:style w:type="character" w:customStyle="1" w:styleId="TableEntryHeaderChar">
    <w:name w:val="Table Entry Header Char"/>
    <w:link w:val="TableEntryHeader"/>
    <w:rsid w:val="00687A87"/>
    <w:rPr>
      <w:rFonts w:ascii="Arial" w:hAnsi="Arial"/>
      <w:b/>
    </w:rPr>
  </w:style>
  <w:style w:type="paragraph" w:customStyle="1" w:styleId="XMLText">
    <w:name w:val="XML Text"/>
    <w:basedOn w:val="Normal"/>
    <w:link w:val="XMLTextChar"/>
    <w:qFormat/>
    <w:rsid w:val="00805FC3"/>
    <w:pPr>
      <w:autoSpaceDE w:val="0"/>
      <w:autoSpaceDN w:val="0"/>
      <w:adjustRightInd w:val="0"/>
    </w:pPr>
    <w:rPr>
      <w:rFonts w:ascii="Courier New" w:eastAsia="Calibri" w:hAnsi="Courier New"/>
      <w:sz w:val="20"/>
      <w:szCs w:val="20"/>
    </w:rPr>
  </w:style>
  <w:style w:type="character" w:customStyle="1" w:styleId="XMLTextChar">
    <w:name w:val="XML Text Char"/>
    <w:link w:val="XMLText"/>
    <w:rsid w:val="00805FC3"/>
    <w:rPr>
      <w:rFonts w:ascii="Courier New" w:eastAsia="Calibri" w:hAnsi="Courier New"/>
    </w:rPr>
  </w:style>
  <w:style w:type="character" w:styleId="EndnoteReference">
    <w:name w:val="endnote reference"/>
    <w:uiPriority w:val="99"/>
    <w:rsid w:val="00C15551"/>
    <w:rPr>
      <w:vertAlign w:val="superscript"/>
    </w:rPr>
  </w:style>
  <w:style w:type="paragraph" w:styleId="ListParagraph">
    <w:name w:val="List Paragraph"/>
    <w:basedOn w:val="Normal"/>
    <w:qFormat/>
    <w:rsid w:val="00A87C9A"/>
    <w:pPr>
      <w:spacing w:line="260" w:lineRule="atLeast"/>
      <w:ind w:left="720"/>
    </w:pPr>
    <w:rPr>
      <w:rFonts w:cs="TimesNewRomanPSMT"/>
    </w:rPr>
  </w:style>
  <w:style w:type="paragraph" w:customStyle="1" w:styleId="IHELogo">
    <w:name w:val="IHE Logo"/>
    <w:basedOn w:val="BodyText"/>
    <w:qFormat/>
    <w:rsid w:val="001A673A"/>
    <w:pPr>
      <w:jc w:val="center"/>
    </w:pPr>
  </w:style>
  <w:style w:type="paragraph" w:styleId="Revision">
    <w:name w:val="Revision"/>
    <w:hidden/>
    <w:uiPriority w:val="99"/>
    <w:rsid w:val="00FF0C18"/>
    <w:rPr>
      <w:rFonts w:ascii="Times New Roman" w:hAnsi="Times New Roman" w:cs="TimesNewRomanPSMT"/>
      <w:sz w:val="24"/>
      <w:szCs w:val="24"/>
    </w:rPr>
  </w:style>
  <w:style w:type="paragraph" w:styleId="TOCHeading">
    <w:name w:val="TOC Heading"/>
    <w:basedOn w:val="Heading1"/>
    <w:next w:val="Normal"/>
    <w:uiPriority w:val="39"/>
    <w:unhideWhenUsed/>
    <w:qFormat/>
    <w:rsid w:val="00FF0C18"/>
    <w:pPr>
      <w:keepLines/>
      <w:pageBreakBefore w:val="0"/>
      <w:numPr>
        <w:numId w:val="0"/>
      </w:numPr>
      <w:spacing w:after="0" w:line="259" w:lineRule="auto"/>
      <w:outlineLvl w:val="9"/>
    </w:pPr>
    <w:rPr>
      <w:rFonts w:ascii="Calibri Light" w:hAnsi="Calibri Light"/>
      <w:b w:val="0"/>
      <w:noProof w:val="0"/>
      <w:color w:val="2E74B5"/>
      <w:kern w:val="0"/>
      <w:sz w:val="32"/>
      <w:szCs w:val="32"/>
    </w:rPr>
  </w:style>
  <w:style w:type="paragraph" w:customStyle="1" w:styleId="AttributeTableHeader">
    <w:name w:val="Attribute Table Header"/>
    <w:basedOn w:val="AttributeTableBody"/>
    <w:next w:val="AttributeTableBody"/>
    <w:rsid w:val="0012698E"/>
    <w:pPr>
      <w:keepNext/>
      <w:spacing w:after="20"/>
    </w:pPr>
    <w:rPr>
      <w:b/>
    </w:rPr>
  </w:style>
  <w:style w:type="numbering" w:customStyle="1" w:styleId="Headings">
    <w:name w:val="Headings"/>
    <w:uiPriority w:val="99"/>
    <w:rsid w:val="00296955"/>
    <w:pPr>
      <w:numPr>
        <w:numId w:val="16"/>
      </w:numPr>
    </w:pPr>
  </w:style>
  <w:style w:type="paragraph" w:customStyle="1" w:styleId="AttributeTableBody">
    <w:name w:val="Attribute Table Body"/>
    <w:basedOn w:val="Normal"/>
    <w:rsid w:val="0012698E"/>
    <w:pPr>
      <w:spacing w:before="40" w:after="30"/>
      <w:jc w:val="center"/>
    </w:pPr>
    <w:rPr>
      <w:rFonts w:ascii="Arial" w:eastAsia="Calibri" w:hAnsi="Arial" w:cs="Arial"/>
      <w:kern w:val="16"/>
      <w:sz w:val="16"/>
      <w:szCs w:val="20"/>
    </w:rPr>
  </w:style>
  <w:style w:type="character" w:customStyle="1" w:styleId="HyperlinkTable">
    <w:name w:val="Hyperlink Table"/>
    <w:rsid w:val="0012698E"/>
    <w:rPr>
      <w:rFonts w:ascii="Arial" w:hAnsi="Arial" w:cs="Arial" w:hint="default"/>
      <w:strike w:val="0"/>
      <w:dstrike w:val="0"/>
      <w:color w:val="0000FF"/>
      <w:kern w:val="20"/>
      <w:sz w:val="16"/>
      <w:u w:val="none"/>
      <w:effect w:val="none"/>
      <w:vertAlign w:val="baseline"/>
    </w:rPr>
  </w:style>
  <w:style w:type="paragraph" w:customStyle="1" w:styleId="TableEntryItalicindent">
    <w:name w:val="Table Entry + Italic +indent"/>
    <w:basedOn w:val="TableEntry"/>
    <w:rsid w:val="006D1F19"/>
    <w:pPr>
      <w:ind w:left="216"/>
    </w:pPr>
    <w:rPr>
      <w:i/>
      <w:iCs/>
    </w:rPr>
  </w:style>
  <w:style w:type="character" w:styleId="UnresolvedMention">
    <w:name w:val="Unresolved Mention"/>
    <w:basedOn w:val="DefaultParagraphFont"/>
    <w:uiPriority w:val="99"/>
    <w:semiHidden/>
    <w:unhideWhenUsed/>
    <w:rsid w:val="004D19E8"/>
    <w:rPr>
      <w:color w:val="605E5C"/>
      <w:shd w:val="clear" w:color="auto" w:fill="E1DFDD"/>
    </w:rPr>
  </w:style>
  <w:style w:type="paragraph" w:customStyle="1" w:styleId="XMLExample">
    <w:name w:val="XML Example"/>
    <w:basedOn w:val="BodyText"/>
    <w:rsid w:val="008630D6"/>
    <w:pPr>
      <w:spacing w:before="0"/>
    </w:pPr>
    <w:rPr>
      <w:rFonts w:ascii="Courier New" w:hAnsi="Courier New" w:cs="Courier New"/>
      <w:sz w:val="20"/>
    </w:rPr>
  </w:style>
  <w:style w:type="paragraph" w:customStyle="1" w:styleId="ParagraphHeading">
    <w:name w:val="Paragraph Heading"/>
    <w:basedOn w:val="Normal"/>
    <w:next w:val="BodyText"/>
    <w:rsid w:val="008630D6"/>
    <w:pPr>
      <w:spacing w:before="180"/>
    </w:pPr>
    <w:rPr>
      <w:rFonts w:ascii="Arial" w:hAnsi="Arial"/>
      <w:b/>
      <w:noProof/>
      <w:szCs w:val="20"/>
    </w:rPr>
  </w:style>
  <w:style w:type="paragraph" w:styleId="TableofAuthorities">
    <w:name w:val="table of authorities"/>
    <w:basedOn w:val="Normal"/>
    <w:next w:val="Normal"/>
    <w:semiHidden/>
    <w:rsid w:val="008630D6"/>
    <w:pPr>
      <w:spacing w:before="120"/>
      <w:ind w:left="240" w:hanging="240"/>
    </w:pPr>
    <w:rPr>
      <w:szCs w:val="20"/>
    </w:rPr>
  </w:style>
  <w:style w:type="character" w:customStyle="1" w:styleId="DeleteText">
    <w:name w:val="Delete Text"/>
    <w:rsid w:val="008630D6"/>
    <w:rPr>
      <w:b/>
      <w:strike/>
      <w:dstrike w:val="0"/>
      <w:vertAlign w:val="baseline"/>
    </w:rPr>
  </w:style>
  <w:style w:type="paragraph" w:customStyle="1" w:styleId="instructions">
    <w:name w:val="instructions"/>
    <w:basedOn w:val="BodyText"/>
    <w:rsid w:val="008630D6"/>
    <w:pPr>
      <w:pBdr>
        <w:top w:val="single" w:sz="4" w:space="1" w:color="auto"/>
        <w:left w:val="single" w:sz="4" w:space="4" w:color="auto"/>
        <w:bottom w:val="single" w:sz="4" w:space="1" w:color="auto"/>
        <w:right w:val="single" w:sz="4" w:space="4" w:color="auto"/>
      </w:pBdr>
    </w:pPr>
    <w:rPr>
      <w:b/>
      <w:i/>
      <w:sz w:val="22"/>
    </w:rPr>
  </w:style>
  <w:style w:type="character" w:customStyle="1" w:styleId="InsertText">
    <w:name w:val="Insert Text"/>
    <w:rsid w:val="008630D6"/>
    <w:rPr>
      <w:b/>
      <w:dstrike w:val="0"/>
      <w:u w:val="single"/>
      <w:vertAlign w:val="baseline"/>
    </w:rPr>
  </w:style>
  <w:style w:type="paragraph" w:customStyle="1" w:styleId="Listing0">
    <w:name w:val="Listing"/>
    <w:basedOn w:val="Normal"/>
    <w:rsid w:val="008630D6"/>
    <w:rPr>
      <w:rFonts w:ascii="Courier New" w:hAnsi="Courier New" w:cs="Courier New"/>
      <w:sz w:val="18"/>
      <w:szCs w:val="18"/>
    </w:rPr>
  </w:style>
  <w:style w:type="paragraph" w:customStyle="1" w:styleId="Default">
    <w:name w:val="Default"/>
    <w:qFormat/>
    <w:rsid w:val="008630D6"/>
    <w:pPr>
      <w:autoSpaceDE w:val="0"/>
      <w:autoSpaceDN w:val="0"/>
      <w:adjustRightInd w:val="0"/>
    </w:pPr>
    <w:rPr>
      <w:rFonts w:ascii="Times New Roman" w:hAnsi="Times New Roman"/>
      <w:color w:val="000000"/>
      <w:sz w:val="24"/>
      <w:szCs w:val="24"/>
    </w:rPr>
  </w:style>
  <w:style w:type="paragraph" w:styleId="Bibliography">
    <w:name w:val="Bibliography"/>
    <w:basedOn w:val="Normal"/>
    <w:next w:val="Normal"/>
    <w:uiPriority w:val="37"/>
    <w:semiHidden/>
    <w:unhideWhenUsed/>
    <w:rsid w:val="008630D6"/>
    <w:pPr>
      <w:spacing w:before="120"/>
    </w:pPr>
    <w:rPr>
      <w:szCs w:val="20"/>
    </w:rPr>
  </w:style>
  <w:style w:type="paragraph" w:customStyle="1" w:styleId="AppendixHeading4">
    <w:name w:val="Appendix Heading 4"/>
    <w:basedOn w:val="AppendixHeading3"/>
    <w:link w:val="AppendixHeading4Char"/>
    <w:qFormat/>
    <w:rsid w:val="008630D6"/>
    <w:pPr>
      <w:numPr>
        <w:ilvl w:val="0"/>
        <w:numId w:val="0"/>
      </w:numPr>
      <w:outlineLvl w:val="9"/>
    </w:pPr>
  </w:style>
  <w:style w:type="character" w:customStyle="1" w:styleId="AppendixHeading2Char">
    <w:name w:val="Appendix Heading 2 Char"/>
    <w:link w:val="AppendixHeading2"/>
    <w:rsid w:val="008630D6"/>
    <w:rPr>
      <w:rFonts w:ascii="Arial" w:hAnsi="Arial"/>
      <w:b/>
      <w:noProof/>
      <w:sz w:val="28"/>
    </w:rPr>
  </w:style>
  <w:style w:type="character" w:customStyle="1" w:styleId="AppendixHeading3Char">
    <w:name w:val="Appendix Heading 3 Char"/>
    <w:link w:val="AppendixHeading3"/>
    <w:rsid w:val="008630D6"/>
    <w:rPr>
      <w:rFonts w:ascii="Arial" w:hAnsi="Arial"/>
      <w:b/>
      <w:noProof/>
      <w:sz w:val="24"/>
    </w:rPr>
  </w:style>
  <w:style w:type="character" w:customStyle="1" w:styleId="AppendixHeading4Char">
    <w:name w:val="Appendix Heading 4 Char"/>
    <w:basedOn w:val="AppendixHeading3Char"/>
    <w:link w:val="AppendixHeading4"/>
    <w:rsid w:val="008630D6"/>
    <w:rPr>
      <w:rFonts w:ascii="Arial" w:hAnsi="Arial"/>
      <w:b/>
      <w:noProof/>
      <w:sz w:val="24"/>
    </w:rPr>
  </w:style>
  <w:style w:type="paragraph" w:styleId="IntenseQuote">
    <w:name w:val="Intense Quote"/>
    <w:basedOn w:val="Normal"/>
    <w:next w:val="Normal"/>
    <w:link w:val="IntenseQuoteChar"/>
    <w:uiPriority w:val="30"/>
    <w:qFormat/>
    <w:rsid w:val="008630D6"/>
    <w:pPr>
      <w:pBdr>
        <w:bottom w:val="single" w:sz="4" w:space="4" w:color="4F81BD"/>
      </w:pBdr>
      <w:spacing w:before="200" w:after="280"/>
      <w:ind w:left="936" w:right="936"/>
    </w:pPr>
    <w:rPr>
      <w:b/>
      <w:bCs/>
      <w:i/>
      <w:iCs/>
      <w:color w:val="4F81BD"/>
      <w:szCs w:val="20"/>
    </w:rPr>
  </w:style>
  <w:style w:type="character" w:customStyle="1" w:styleId="IntenseQuoteChar">
    <w:name w:val="Intense Quote Char"/>
    <w:basedOn w:val="DefaultParagraphFont"/>
    <w:link w:val="IntenseQuote"/>
    <w:uiPriority w:val="30"/>
    <w:rsid w:val="008630D6"/>
    <w:rPr>
      <w:rFonts w:ascii="Times New Roman" w:hAnsi="Times New Roman"/>
      <w:b/>
      <w:bCs/>
      <w:i/>
      <w:iCs/>
      <w:color w:val="4F81BD"/>
      <w:sz w:val="24"/>
    </w:rPr>
  </w:style>
  <w:style w:type="paragraph" w:styleId="NoSpacing">
    <w:name w:val="No Spacing"/>
    <w:uiPriority w:val="1"/>
    <w:qFormat/>
    <w:rsid w:val="008630D6"/>
    <w:rPr>
      <w:rFonts w:ascii="Times New Roman" w:hAnsi="Times New Roman"/>
      <w:sz w:val="24"/>
    </w:rPr>
  </w:style>
  <w:style w:type="paragraph" w:styleId="Quote">
    <w:name w:val="Quote"/>
    <w:basedOn w:val="Normal"/>
    <w:next w:val="Normal"/>
    <w:link w:val="QuoteChar"/>
    <w:uiPriority w:val="29"/>
    <w:qFormat/>
    <w:rsid w:val="008630D6"/>
    <w:pPr>
      <w:spacing w:before="120"/>
    </w:pPr>
    <w:rPr>
      <w:i/>
      <w:iCs/>
      <w:color w:val="000000"/>
      <w:szCs w:val="20"/>
    </w:rPr>
  </w:style>
  <w:style w:type="character" w:customStyle="1" w:styleId="QuoteChar">
    <w:name w:val="Quote Char"/>
    <w:basedOn w:val="DefaultParagraphFont"/>
    <w:link w:val="Quote"/>
    <w:uiPriority w:val="29"/>
    <w:rsid w:val="008630D6"/>
    <w:rPr>
      <w:rFonts w:ascii="Times New Roman" w:hAnsi="Times New Roman"/>
      <w:i/>
      <w:iCs/>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808600">
      <w:bodyDiv w:val="1"/>
      <w:marLeft w:val="0"/>
      <w:marRight w:val="0"/>
      <w:marTop w:val="0"/>
      <w:marBottom w:val="0"/>
      <w:divBdr>
        <w:top w:val="none" w:sz="0" w:space="0" w:color="auto"/>
        <w:left w:val="none" w:sz="0" w:space="0" w:color="auto"/>
        <w:bottom w:val="none" w:sz="0" w:space="0" w:color="auto"/>
        <w:right w:val="none" w:sz="0" w:space="0" w:color="auto"/>
      </w:divBdr>
    </w:div>
    <w:div w:id="60182947">
      <w:bodyDiv w:val="1"/>
      <w:marLeft w:val="0"/>
      <w:marRight w:val="0"/>
      <w:marTop w:val="0"/>
      <w:marBottom w:val="0"/>
      <w:divBdr>
        <w:top w:val="none" w:sz="0" w:space="0" w:color="auto"/>
        <w:left w:val="none" w:sz="0" w:space="0" w:color="auto"/>
        <w:bottom w:val="none" w:sz="0" w:space="0" w:color="auto"/>
        <w:right w:val="none" w:sz="0" w:space="0" w:color="auto"/>
      </w:divBdr>
    </w:div>
    <w:div w:id="73865439">
      <w:bodyDiv w:val="1"/>
      <w:marLeft w:val="0"/>
      <w:marRight w:val="0"/>
      <w:marTop w:val="0"/>
      <w:marBottom w:val="0"/>
      <w:divBdr>
        <w:top w:val="none" w:sz="0" w:space="0" w:color="auto"/>
        <w:left w:val="none" w:sz="0" w:space="0" w:color="auto"/>
        <w:bottom w:val="none" w:sz="0" w:space="0" w:color="auto"/>
        <w:right w:val="none" w:sz="0" w:space="0" w:color="auto"/>
      </w:divBdr>
    </w:div>
    <w:div w:id="76486249">
      <w:bodyDiv w:val="1"/>
      <w:marLeft w:val="0"/>
      <w:marRight w:val="0"/>
      <w:marTop w:val="0"/>
      <w:marBottom w:val="0"/>
      <w:divBdr>
        <w:top w:val="none" w:sz="0" w:space="0" w:color="auto"/>
        <w:left w:val="none" w:sz="0" w:space="0" w:color="auto"/>
        <w:bottom w:val="none" w:sz="0" w:space="0" w:color="auto"/>
        <w:right w:val="none" w:sz="0" w:space="0" w:color="auto"/>
      </w:divBdr>
    </w:div>
    <w:div w:id="105929550">
      <w:bodyDiv w:val="1"/>
      <w:marLeft w:val="0"/>
      <w:marRight w:val="0"/>
      <w:marTop w:val="0"/>
      <w:marBottom w:val="0"/>
      <w:divBdr>
        <w:top w:val="none" w:sz="0" w:space="0" w:color="auto"/>
        <w:left w:val="none" w:sz="0" w:space="0" w:color="auto"/>
        <w:bottom w:val="none" w:sz="0" w:space="0" w:color="auto"/>
        <w:right w:val="none" w:sz="0" w:space="0" w:color="auto"/>
      </w:divBdr>
    </w:div>
    <w:div w:id="151147358">
      <w:bodyDiv w:val="1"/>
      <w:marLeft w:val="0"/>
      <w:marRight w:val="0"/>
      <w:marTop w:val="0"/>
      <w:marBottom w:val="0"/>
      <w:divBdr>
        <w:top w:val="none" w:sz="0" w:space="0" w:color="auto"/>
        <w:left w:val="none" w:sz="0" w:space="0" w:color="auto"/>
        <w:bottom w:val="none" w:sz="0" w:space="0" w:color="auto"/>
        <w:right w:val="none" w:sz="0" w:space="0" w:color="auto"/>
      </w:divBdr>
    </w:div>
    <w:div w:id="325328936">
      <w:bodyDiv w:val="1"/>
      <w:marLeft w:val="0"/>
      <w:marRight w:val="0"/>
      <w:marTop w:val="0"/>
      <w:marBottom w:val="0"/>
      <w:divBdr>
        <w:top w:val="none" w:sz="0" w:space="0" w:color="auto"/>
        <w:left w:val="none" w:sz="0" w:space="0" w:color="auto"/>
        <w:bottom w:val="none" w:sz="0" w:space="0" w:color="auto"/>
        <w:right w:val="none" w:sz="0" w:space="0" w:color="auto"/>
      </w:divBdr>
    </w:div>
    <w:div w:id="351080375">
      <w:bodyDiv w:val="1"/>
      <w:marLeft w:val="0"/>
      <w:marRight w:val="0"/>
      <w:marTop w:val="0"/>
      <w:marBottom w:val="0"/>
      <w:divBdr>
        <w:top w:val="none" w:sz="0" w:space="0" w:color="auto"/>
        <w:left w:val="none" w:sz="0" w:space="0" w:color="auto"/>
        <w:bottom w:val="none" w:sz="0" w:space="0" w:color="auto"/>
        <w:right w:val="none" w:sz="0" w:space="0" w:color="auto"/>
      </w:divBdr>
    </w:div>
    <w:div w:id="359598702">
      <w:bodyDiv w:val="1"/>
      <w:marLeft w:val="0"/>
      <w:marRight w:val="0"/>
      <w:marTop w:val="0"/>
      <w:marBottom w:val="0"/>
      <w:divBdr>
        <w:top w:val="none" w:sz="0" w:space="0" w:color="auto"/>
        <w:left w:val="none" w:sz="0" w:space="0" w:color="auto"/>
        <w:bottom w:val="none" w:sz="0" w:space="0" w:color="auto"/>
        <w:right w:val="none" w:sz="0" w:space="0" w:color="auto"/>
      </w:divBdr>
    </w:div>
    <w:div w:id="416370962">
      <w:bodyDiv w:val="1"/>
      <w:marLeft w:val="0"/>
      <w:marRight w:val="0"/>
      <w:marTop w:val="0"/>
      <w:marBottom w:val="0"/>
      <w:divBdr>
        <w:top w:val="none" w:sz="0" w:space="0" w:color="auto"/>
        <w:left w:val="none" w:sz="0" w:space="0" w:color="auto"/>
        <w:bottom w:val="none" w:sz="0" w:space="0" w:color="auto"/>
        <w:right w:val="none" w:sz="0" w:space="0" w:color="auto"/>
      </w:divBdr>
    </w:div>
    <w:div w:id="419717769">
      <w:bodyDiv w:val="1"/>
      <w:marLeft w:val="0"/>
      <w:marRight w:val="0"/>
      <w:marTop w:val="0"/>
      <w:marBottom w:val="0"/>
      <w:divBdr>
        <w:top w:val="none" w:sz="0" w:space="0" w:color="auto"/>
        <w:left w:val="none" w:sz="0" w:space="0" w:color="auto"/>
        <w:bottom w:val="none" w:sz="0" w:space="0" w:color="auto"/>
        <w:right w:val="none" w:sz="0" w:space="0" w:color="auto"/>
      </w:divBdr>
    </w:div>
    <w:div w:id="442921671">
      <w:bodyDiv w:val="1"/>
      <w:marLeft w:val="0"/>
      <w:marRight w:val="0"/>
      <w:marTop w:val="0"/>
      <w:marBottom w:val="0"/>
      <w:divBdr>
        <w:top w:val="none" w:sz="0" w:space="0" w:color="auto"/>
        <w:left w:val="none" w:sz="0" w:space="0" w:color="auto"/>
        <w:bottom w:val="none" w:sz="0" w:space="0" w:color="auto"/>
        <w:right w:val="none" w:sz="0" w:space="0" w:color="auto"/>
      </w:divBdr>
    </w:div>
    <w:div w:id="471679708">
      <w:bodyDiv w:val="1"/>
      <w:marLeft w:val="0"/>
      <w:marRight w:val="0"/>
      <w:marTop w:val="0"/>
      <w:marBottom w:val="0"/>
      <w:divBdr>
        <w:top w:val="none" w:sz="0" w:space="0" w:color="auto"/>
        <w:left w:val="none" w:sz="0" w:space="0" w:color="auto"/>
        <w:bottom w:val="none" w:sz="0" w:space="0" w:color="auto"/>
        <w:right w:val="none" w:sz="0" w:space="0" w:color="auto"/>
      </w:divBdr>
      <w:divsChild>
        <w:div w:id="27872573">
          <w:marLeft w:val="0"/>
          <w:marRight w:val="0"/>
          <w:marTop w:val="0"/>
          <w:marBottom w:val="0"/>
          <w:divBdr>
            <w:top w:val="none" w:sz="0" w:space="0" w:color="auto"/>
            <w:left w:val="none" w:sz="0" w:space="0" w:color="auto"/>
            <w:bottom w:val="none" w:sz="0" w:space="0" w:color="auto"/>
            <w:right w:val="none" w:sz="0" w:space="0" w:color="auto"/>
          </w:divBdr>
        </w:div>
        <w:div w:id="35591729">
          <w:marLeft w:val="0"/>
          <w:marRight w:val="0"/>
          <w:marTop w:val="0"/>
          <w:marBottom w:val="0"/>
          <w:divBdr>
            <w:top w:val="none" w:sz="0" w:space="0" w:color="auto"/>
            <w:left w:val="none" w:sz="0" w:space="0" w:color="auto"/>
            <w:bottom w:val="none" w:sz="0" w:space="0" w:color="auto"/>
            <w:right w:val="none" w:sz="0" w:space="0" w:color="auto"/>
          </w:divBdr>
        </w:div>
        <w:div w:id="39135922">
          <w:marLeft w:val="0"/>
          <w:marRight w:val="0"/>
          <w:marTop w:val="0"/>
          <w:marBottom w:val="0"/>
          <w:divBdr>
            <w:top w:val="none" w:sz="0" w:space="0" w:color="auto"/>
            <w:left w:val="none" w:sz="0" w:space="0" w:color="auto"/>
            <w:bottom w:val="none" w:sz="0" w:space="0" w:color="auto"/>
            <w:right w:val="none" w:sz="0" w:space="0" w:color="auto"/>
          </w:divBdr>
        </w:div>
        <w:div w:id="73475118">
          <w:marLeft w:val="0"/>
          <w:marRight w:val="0"/>
          <w:marTop w:val="0"/>
          <w:marBottom w:val="0"/>
          <w:divBdr>
            <w:top w:val="none" w:sz="0" w:space="0" w:color="auto"/>
            <w:left w:val="none" w:sz="0" w:space="0" w:color="auto"/>
            <w:bottom w:val="none" w:sz="0" w:space="0" w:color="auto"/>
            <w:right w:val="none" w:sz="0" w:space="0" w:color="auto"/>
          </w:divBdr>
        </w:div>
        <w:div w:id="122769314">
          <w:marLeft w:val="0"/>
          <w:marRight w:val="0"/>
          <w:marTop w:val="0"/>
          <w:marBottom w:val="0"/>
          <w:divBdr>
            <w:top w:val="none" w:sz="0" w:space="0" w:color="auto"/>
            <w:left w:val="none" w:sz="0" w:space="0" w:color="auto"/>
            <w:bottom w:val="none" w:sz="0" w:space="0" w:color="auto"/>
            <w:right w:val="none" w:sz="0" w:space="0" w:color="auto"/>
          </w:divBdr>
        </w:div>
        <w:div w:id="161047515">
          <w:marLeft w:val="0"/>
          <w:marRight w:val="0"/>
          <w:marTop w:val="0"/>
          <w:marBottom w:val="0"/>
          <w:divBdr>
            <w:top w:val="none" w:sz="0" w:space="0" w:color="auto"/>
            <w:left w:val="none" w:sz="0" w:space="0" w:color="auto"/>
            <w:bottom w:val="none" w:sz="0" w:space="0" w:color="auto"/>
            <w:right w:val="none" w:sz="0" w:space="0" w:color="auto"/>
          </w:divBdr>
        </w:div>
        <w:div w:id="162473443">
          <w:marLeft w:val="0"/>
          <w:marRight w:val="0"/>
          <w:marTop w:val="0"/>
          <w:marBottom w:val="0"/>
          <w:divBdr>
            <w:top w:val="none" w:sz="0" w:space="0" w:color="auto"/>
            <w:left w:val="none" w:sz="0" w:space="0" w:color="auto"/>
            <w:bottom w:val="none" w:sz="0" w:space="0" w:color="auto"/>
            <w:right w:val="none" w:sz="0" w:space="0" w:color="auto"/>
          </w:divBdr>
        </w:div>
        <w:div w:id="167673594">
          <w:marLeft w:val="0"/>
          <w:marRight w:val="0"/>
          <w:marTop w:val="0"/>
          <w:marBottom w:val="0"/>
          <w:divBdr>
            <w:top w:val="none" w:sz="0" w:space="0" w:color="auto"/>
            <w:left w:val="none" w:sz="0" w:space="0" w:color="auto"/>
            <w:bottom w:val="none" w:sz="0" w:space="0" w:color="auto"/>
            <w:right w:val="none" w:sz="0" w:space="0" w:color="auto"/>
          </w:divBdr>
        </w:div>
        <w:div w:id="236861025">
          <w:marLeft w:val="0"/>
          <w:marRight w:val="0"/>
          <w:marTop w:val="0"/>
          <w:marBottom w:val="0"/>
          <w:divBdr>
            <w:top w:val="none" w:sz="0" w:space="0" w:color="auto"/>
            <w:left w:val="none" w:sz="0" w:space="0" w:color="auto"/>
            <w:bottom w:val="none" w:sz="0" w:space="0" w:color="auto"/>
            <w:right w:val="none" w:sz="0" w:space="0" w:color="auto"/>
          </w:divBdr>
        </w:div>
        <w:div w:id="248315962">
          <w:marLeft w:val="0"/>
          <w:marRight w:val="0"/>
          <w:marTop w:val="0"/>
          <w:marBottom w:val="0"/>
          <w:divBdr>
            <w:top w:val="none" w:sz="0" w:space="0" w:color="auto"/>
            <w:left w:val="none" w:sz="0" w:space="0" w:color="auto"/>
            <w:bottom w:val="none" w:sz="0" w:space="0" w:color="auto"/>
            <w:right w:val="none" w:sz="0" w:space="0" w:color="auto"/>
          </w:divBdr>
        </w:div>
        <w:div w:id="271330165">
          <w:marLeft w:val="0"/>
          <w:marRight w:val="0"/>
          <w:marTop w:val="0"/>
          <w:marBottom w:val="0"/>
          <w:divBdr>
            <w:top w:val="none" w:sz="0" w:space="0" w:color="auto"/>
            <w:left w:val="none" w:sz="0" w:space="0" w:color="auto"/>
            <w:bottom w:val="none" w:sz="0" w:space="0" w:color="auto"/>
            <w:right w:val="none" w:sz="0" w:space="0" w:color="auto"/>
          </w:divBdr>
        </w:div>
        <w:div w:id="346449113">
          <w:marLeft w:val="0"/>
          <w:marRight w:val="0"/>
          <w:marTop w:val="0"/>
          <w:marBottom w:val="0"/>
          <w:divBdr>
            <w:top w:val="none" w:sz="0" w:space="0" w:color="auto"/>
            <w:left w:val="none" w:sz="0" w:space="0" w:color="auto"/>
            <w:bottom w:val="none" w:sz="0" w:space="0" w:color="auto"/>
            <w:right w:val="none" w:sz="0" w:space="0" w:color="auto"/>
          </w:divBdr>
        </w:div>
        <w:div w:id="390469735">
          <w:marLeft w:val="0"/>
          <w:marRight w:val="0"/>
          <w:marTop w:val="0"/>
          <w:marBottom w:val="0"/>
          <w:divBdr>
            <w:top w:val="none" w:sz="0" w:space="0" w:color="auto"/>
            <w:left w:val="none" w:sz="0" w:space="0" w:color="auto"/>
            <w:bottom w:val="none" w:sz="0" w:space="0" w:color="auto"/>
            <w:right w:val="none" w:sz="0" w:space="0" w:color="auto"/>
          </w:divBdr>
        </w:div>
        <w:div w:id="424573806">
          <w:marLeft w:val="0"/>
          <w:marRight w:val="0"/>
          <w:marTop w:val="0"/>
          <w:marBottom w:val="0"/>
          <w:divBdr>
            <w:top w:val="none" w:sz="0" w:space="0" w:color="auto"/>
            <w:left w:val="none" w:sz="0" w:space="0" w:color="auto"/>
            <w:bottom w:val="none" w:sz="0" w:space="0" w:color="auto"/>
            <w:right w:val="none" w:sz="0" w:space="0" w:color="auto"/>
          </w:divBdr>
        </w:div>
        <w:div w:id="490146314">
          <w:marLeft w:val="0"/>
          <w:marRight w:val="0"/>
          <w:marTop w:val="0"/>
          <w:marBottom w:val="0"/>
          <w:divBdr>
            <w:top w:val="none" w:sz="0" w:space="0" w:color="auto"/>
            <w:left w:val="none" w:sz="0" w:space="0" w:color="auto"/>
            <w:bottom w:val="none" w:sz="0" w:space="0" w:color="auto"/>
            <w:right w:val="none" w:sz="0" w:space="0" w:color="auto"/>
          </w:divBdr>
        </w:div>
        <w:div w:id="516432596">
          <w:marLeft w:val="0"/>
          <w:marRight w:val="0"/>
          <w:marTop w:val="0"/>
          <w:marBottom w:val="0"/>
          <w:divBdr>
            <w:top w:val="none" w:sz="0" w:space="0" w:color="auto"/>
            <w:left w:val="none" w:sz="0" w:space="0" w:color="auto"/>
            <w:bottom w:val="none" w:sz="0" w:space="0" w:color="auto"/>
            <w:right w:val="none" w:sz="0" w:space="0" w:color="auto"/>
          </w:divBdr>
        </w:div>
        <w:div w:id="562103889">
          <w:marLeft w:val="0"/>
          <w:marRight w:val="0"/>
          <w:marTop w:val="0"/>
          <w:marBottom w:val="0"/>
          <w:divBdr>
            <w:top w:val="none" w:sz="0" w:space="0" w:color="auto"/>
            <w:left w:val="none" w:sz="0" w:space="0" w:color="auto"/>
            <w:bottom w:val="none" w:sz="0" w:space="0" w:color="auto"/>
            <w:right w:val="none" w:sz="0" w:space="0" w:color="auto"/>
          </w:divBdr>
        </w:div>
        <w:div w:id="572199966">
          <w:marLeft w:val="0"/>
          <w:marRight w:val="0"/>
          <w:marTop w:val="0"/>
          <w:marBottom w:val="0"/>
          <w:divBdr>
            <w:top w:val="none" w:sz="0" w:space="0" w:color="auto"/>
            <w:left w:val="none" w:sz="0" w:space="0" w:color="auto"/>
            <w:bottom w:val="none" w:sz="0" w:space="0" w:color="auto"/>
            <w:right w:val="none" w:sz="0" w:space="0" w:color="auto"/>
          </w:divBdr>
        </w:div>
        <w:div w:id="635987392">
          <w:marLeft w:val="0"/>
          <w:marRight w:val="0"/>
          <w:marTop w:val="0"/>
          <w:marBottom w:val="0"/>
          <w:divBdr>
            <w:top w:val="none" w:sz="0" w:space="0" w:color="auto"/>
            <w:left w:val="none" w:sz="0" w:space="0" w:color="auto"/>
            <w:bottom w:val="none" w:sz="0" w:space="0" w:color="auto"/>
            <w:right w:val="none" w:sz="0" w:space="0" w:color="auto"/>
          </w:divBdr>
        </w:div>
        <w:div w:id="646475431">
          <w:marLeft w:val="0"/>
          <w:marRight w:val="0"/>
          <w:marTop w:val="0"/>
          <w:marBottom w:val="0"/>
          <w:divBdr>
            <w:top w:val="none" w:sz="0" w:space="0" w:color="auto"/>
            <w:left w:val="none" w:sz="0" w:space="0" w:color="auto"/>
            <w:bottom w:val="none" w:sz="0" w:space="0" w:color="auto"/>
            <w:right w:val="none" w:sz="0" w:space="0" w:color="auto"/>
          </w:divBdr>
        </w:div>
        <w:div w:id="690493437">
          <w:marLeft w:val="0"/>
          <w:marRight w:val="0"/>
          <w:marTop w:val="0"/>
          <w:marBottom w:val="0"/>
          <w:divBdr>
            <w:top w:val="none" w:sz="0" w:space="0" w:color="auto"/>
            <w:left w:val="none" w:sz="0" w:space="0" w:color="auto"/>
            <w:bottom w:val="none" w:sz="0" w:space="0" w:color="auto"/>
            <w:right w:val="none" w:sz="0" w:space="0" w:color="auto"/>
          </w:divBdr>
        </w:div>
        <w:div w:id="756632138">
          <w:marLeft w:val="0"/>
          <w:marRight w:val="0"/>
          <w:marTop w:val="0"/>
          <w:marBottom w:val="0"/>
          <w:divBdr>
            <w:top w:val="none" w:sz="0" w:space="0" w:color="auto"/>
            <w:left w:val="none" w:sz="0" w:space="0" w:color="auto"/>
            <w:bottom w:val="none" w:sz="0" w:space="0" w:color="auto"/>
            <w:right w:val="none" w:sz="0" w:space="0" w:color="auto"/>
          </w:divBdr>
        </w:div>
        <w:div w:id="785540658">
          <w:marLeft w:val="0"/>
          <w:marRight w:val="0"/>
          <w:marTop w:val="0"/>
          <w:marBottom w:val="0"/>
          <w:divBdr>
            <w:top w:val="none" w:sz="0" w:space="0" w:color="auto"/>
            <w:left w:val="none" w:sz="0" w:space="0" w:color="auto"/>
            <w:bottom w:val="none" w:sz="0" w:space="0" w:color="auto"/>
            <w:right w:val="none" w:sz="0" w:space="0" w:color="auto"/>
          </w:divBdr>
          <w:divsChild>
            <w:div w:id="658654554">
              <w:marLeft w:val="0"/>
              <w:marRight w:val="0"/>
              <w:marTop w:val="0"/>
              <w:marBottom w:val="0"/>
              <w:divBdr>
                <w:top w:val="none" w:sz="0" w:space="0" w:color="auto"/>
                <w:left w:val="none" w:sz="0" w:space="0" w:color="auto"/>
                <w:bottom w:val="none" w:sz="0" w:space="0" w:color="auto"/>
                <w:right w:val="none" w:sz="0" w:space="0" w:color="auto"/>
              </w:divBdr>
              <w:divsChild>
                <w:div w:id="37977211">
                  <w:marLeft w:val="0"/>
                  <w:marRight w:val="0"/>
                  <w:marTop w:val="0"/>
                  <w:marBottom w:val="0"/>
                  <w:divBdr>
                    <w:top w:val="none" w:sz="0" w:space="0" w:color="auto"/>
                    <w:left w:val="none" w:sz="0" w:space="0" w:color="auto"/>
                    <w:bottom w:val="none" w:sz="0" w:space="0" w:color="auto"/>
                    <w:right w:val="none" w:sz="0" w:space="0" w:color="auto"/>
                  </w:divBdr>
                </w:div>
                <w:div w:id="57173945">
                  <w:marLeft w:val="0"/>
                  <w:marRight w:val="0"/>
                  <w:marTop w:val="0"/>
                  <w:marBottom w:val="0"/>
                  <w:divBdr>
                    <w:top w:val="none" w:sz="0" w:space="0" w:color="auto"/>
                    <w:left w:val="none" w:sz="0" w:space="0" w:color="auto"/>
                    <w:bottom w:val="none" w:sz="0" w:space="0" w:color="auto"/>
                    <w:right w:val="none" w:sz="0" w:space="0" w:color="auto"/>
                  </w:divBdr>
                </w:div>
                <w:div w:id="218713329">
                  <w:marLeft w:val="0"/>
                  <w:marRight w:val="0"/>
                  <w:marTop w:val="0"/>
                  <w:marBottom w:val="0"/>
                  <w:divBdr>
                    <w:top w:val="none" w:sz="0" w:space="0" w:color="auto"/>
                    <w:left w:val="none" w:sz="0" w:space="0" w:color="auto"/>
                    <w:bottom w:val="none" w:sz="0" w:space="0" w:color="auto"/>
                    <w:right w:val="none" w:sz="0" w:space="0" w:color="auto"/>
                  </w:divBdr>
                </w:div>
                <w:div w:id="240649339">
                  <w:marLeft w:val="0"/>
                  <w:marRight w:val="0"/>
                  <w:marTop w:val="0"/>
                  <w:marBottom w:val="0"/>
                  <w:divBdr>
                    <w:top w:val="none" w:sz="0" w:space="0" w:color="auto"/>
                    <w:left w:val="none" w:sz="0" w:space="0" w:color="auto"/>
                    <w:bottom w:val="none" w:sz="0" w:space="0" w:color="auto"/>
                    <w:right w:val="none" w:sz="0" w:space="0" w:color="auto"/>
                  </w:divBdr>
                </w:div>
                <w:div w:id="283922285">
                  <w:marLeft w:val="0"/>
                  <w:marRight w:val="0"/>
                  <w:marTop w:val="0"/>
                  <w:marBottom w:val="0"/>
                  <w:divBdr>
                    <w:top w:val="none" w:sz="0" w:space="0" w:color="auto"/>
                    <w:left w:val="none" w:sz="0" w:space="0" w:color="auto"/>
                    <w:bottom w:val="none" w:sz="0" w:space="0" w:color="auto"/>
                    <w:right w:val="none" w:sz="0" w:space="0" w:color="auto"/>
                  </w:divBdr>
                </w:div>
                <w:div w:id="309136626">
                  <w:marLeft w:val="0"/>
                  <w:marRight w:val="0"/>
                  <w:marTop w:val="0"/>
                  <w:marBottom w:val="0"/>
                  <w:divBdr>
                    <w:top w:val="none" w:sz="0" w:space="0" w:color="auto"/>
                    <w:left w:val="none" w:sz="0" w:space="0" w:color="auto"/>
                    <w:bottom w:val="none" w:sz="0" w:space="0" w:color="auto"/>
                    <w:right w:val="none" w:sz="0" w:space="0" w:color="auto"/>
                  </w:divBdr>
                </w:div>
                <w:div w:id="336543465">
                  <w:marLeft w:val="0"/>
                  <w:marRight w:val="0"/>
                  <w:marTop w:val="0"/>
                  <w:marBottom w:val="0"/>
                  <w:divBdr>
                    <w:top w:val="none" w:sz="0" w:space="0" w:color="auto"/>
                    <w:left w:val="none" w:sz="0" w:space="0" w:color="auto"/>
                    <w:bottom w:val="none" w:sz="0" w:space="0" w:color="auto"/>
                    <w:right w:val="none" w:sz="0" w:space="0" w:color="auto"/>
                  </w:divBdr>
                </w:div>
                <w:div w:id="456720468">
                  <w:marLeft w:val="0"/>
                  <w:marRight w:val="0"/>
                  <w:marTop w:val="0"/>
                  <w:marBottom w:val="0"/>
                  <w:divBdr>
                    <w:top w:val="none" w:sz="0" w:space="0" w:color="auto"/>
                    <w:left w:val="none" w:sz="0" w:space="0" w:color="auto"/>
                    <w:bottom w:val="none" w:sz="0" w:space="0" w:color="auto"/>
                    <w:right w:val="none" w:sz="0" w:space="0" w:color="auto"/>
                  </w:divBdr>
                </w:div>
                <w:div w:id="474874119">
                  <w:marLeft w:val="0"/>
                  <w:marRight w:val="0"/>
                  <w:marTop w:val="0"/>
                  <w:marBottom w:val="0"/>
                  <w:divBdr>
                    <w:top w:val="none" w:sz="0" w:space="0" w:color="auto"/>
                    <w:left w:val="none" w:sz="0" w:space="0" w:color="auto"/>
                    <w:bottom w:val="none" w:sz="0" w:space="0" w:color="auto"/>
                    <w:right w:val="none" w:sz="0" w:space="0" w:color="auto"/>
                  </w:divBdr>
                </w:div>
                <w:div w:id="522520646">
                  <w:marLeft w:val="0"/>
                  <w:marRight w:val="0"/>
                  <w:marTop w:val="0"/>
                  <w:marBottom w:val="0"/>
                  <w:divBdr>
                    <w:top w:val="none" w:sz="0" w:space="0" w:color="auto"/>
                    <w:left w:val="none" w:sz="0" w:space="0" w:color="auto"/>
                    <w:bottom w:val="none" w:sz="0" w:space="0" w:color="auto"/>
                    <w:right w:val="none" w:sz="0" w:space="0" w:color="auto"/>
                  </w:divBdr>
                </w:div>
                <w:div w:id="609433229">
                  <w:marLeft w:val="0"/>
                  <w:marRight w:val="0"/>
                  <w:marTop w:val="0"/>
                  <w:marBottom w:val="0"/>
                  <w:divBdr>
                    <w:top w:val="none" w:sz="0" w:space="0" w:color="auto"/>
                    <w:left w:val="none" w:sz="0" w:space="0" w:color="auto"/>
                    <w:bottom w:val="none" w:sz="0" w:space="0" w:color="auto"/>
                    <w:right w:val="none" w:sz="0" w:space="0" w:color="auto"/>
                  </w:divBdr>
                </w:div>
                <w:div w:id="639841287">
                  <w:marLeft w:val="0"/>
                  <w:marRight w:val="0"/>
                  <w:marTop w:val="0"/>
                  <w:marBottom w:val="0"/>
                  <w:divBdr>
                    <w:top w:val="none" w:sz="0" w:space="0" w:color="auto"/>
                    <w:left w:val="none" w:sz="0" w:space="0" w:color="auto"/>
                    <w:bottom w:val="none" w:sz="0" w:space="0" w:color="auto"/>
                    <w:right w:val="none" w:sz="0" w:space="0" w:color="auto"/>
                  </w:divBdr>
                </w:div>
                <w:div w:id="724380272">
                  <w:marLeft w:val="0"/>
                  <w:marRight w:val="0"/>
                  <w:marTop w:val="0"/>
                  <w:marBottom w:val="0"/>
                  <w:divBdr>
                    <w:top w:val="none" w:sz="0" w:space="0" w:color="auto"/>
                    <w:left w:val="none" w:sz="0" w:space="0" w:color="auto"/>
                    <w:bottom w:val="none" w:sz="0" w:space="0" w:color="auto"/>
                    <w:right w:val="none" w:sz="0" w:space="0" w:color="auto"/>
                  </w:divBdr>
                </w:div>
                <w:div w:id="760446609">
                  <w:marLeft w:val="0"/>
                  <w:marRight w:val="0"/>
                  <w:marTop w:val="0"/>
                  <w:marBottom w:val="0"/>
                  <w:divBdr>
                    <w:top w:val="none" w:sz="0" w:space="0" w:color="auto"/>
                    <w:left w:val="none" w:sz="0" w:space="0" w:color="auto"/>
                    <w:bottom w:val="none" w:sz="0" w:space="0" w:color="auto"/>
                    <w:right w:val="none" w:sz="0" w:space="0" w:color="auto"/>
                  </w:divBdr>
                </w:div>
                <w:div w:id="785000426">
                  <w:marLeft w:val="0"/>
                  <w:marRight w:val="0"/>
                  <w:marTop w:val="0"/>
                  <w:marBottom w:val="0"/>
                  <w:divBdr>
                    <w:top w:val="none" w:sz="0" w:space="0" w:color="auto"/>
                    <w:left w:val="none" w:sz="0" w:space="0" w:color="auto"/>
                    <w:bottom w:val="none" w:sz="0" w:space="0" w:color="auto"/>
                    <w:right w:val="none" w:sz="0" w:space="0" w:color="auto"/>
                  </w:divBdr>
                </w:div>
                <w:div w:id="918755300">
                  <w:marLeft w:val="0"/>
                  <w:marRight w:val="0"/>
                  <w:marTop w:val="0"/>
                  <w:marBottom w:val="0"/>
                  <w:divBdr>
                    <w:top w:val="none" w:sz="0" w:space="0" w:color="auto"/>
                    <w:left w:val="none" w:sz="0" w:space="0" w:color="auto"/>
                    <w:bottom w:val="none" w:sz="0" w:space="0" w:color="auto"/>
                    <w:right w:val="none" w:sz="0" w:space="0" w:color="auto"/>
                  </w:divBdr>
                </w:div>
                <w:div w:id="988677065">
                  <w:marLeft w:val="0"/>
                  <w:marRight w:val="0"/>
                  <w:marTop w:val="0"/>
                  <w:marBottom w:val="0"/>
                  <w:divBdr>
                    <w:top w:val="none" w:sz="0" w:space="0" w:color="auto"/>
                    <w:left w:val="none" w:sz="0" w:space="0" w:color="auto"/>
                    <w:bottom w:val="none" w:sz="0" w:space="0" w:color="auto"/>
                    <w:right w:val="none" w:sz="0" w:space="0" w:color="auto"/>
                  </w:divBdr>
                </w:div>
                <w:div w:id="1183982748">
                  <w:marLeft w:val="0"/>
                  <w:marRight w:val="0"/>
                  <w:marTop w:val="0"/>
                  <w:marBottom w:val="0"/>
                  <w:divBdr>
                    <w:top w:val="none" w:sz="0" w:space="0" w:color="auto"/>
                    <w:left w:val="none" w:sz="0" w:space="0" w:color="auto"/>
                    <w:bottom w:val="none" w:sz="0" w:space="0" w:color="auto"/>
                    <w:right w:val="none" w:sz="0" w:space="0" w:color="auto"/>
                  </w:divBdr>
                </w:div>
                <w:div w:id="1262493255">
                  <w:marLeft w:val="0"/>
                  <w:marRight w:val="0"/>
                  <w:marTop w:val="0"/>
                  <w:marBottom w:val="0"/>
                  <w:divBdr>
                    <w:top w:val="none" w:sz="0" w:space="0" w:color="auto"/>
                    <w:left w:val="none" w:sz="0" w:space="0" w:color="auto"/>
                    <w:bottom w:val="none" w:sz="0" w:space="0" w:color="auto"/>
                    <w:right w:val="none" w:sz="0" w:space="0" w:color="auto"/>
                  </w:divBdr>
                </w:div>
                <w:div w:id="1448235885">
                  <w:marLeft w:val="0"/>
                  <w:marRight w:val="0"/>
                  <w:marTop w:val="0"/>
                  <w:marBottom w:val="0"/>
                  <w:divBdr>
                    <w:top w:val="none" w:sz="0" w:space="0" w:color="auto"/>
                    <w:left w:val="none" w:sz="0" w:space="0" w:color="auto"/>
                    <w:bottom w:val="none" w:sz="0" w:space="0" w:color="auto"/>
                    <w:right w:val="none" w:sz="0" w:space="0" w:color="auto"/>
                  </w:divBdr>
                </w:div>
                <w:div w:id="1595242203">
                  <w:marLeft w:val="0"/>
                  <w:marRight w:val="0"/>
                  <w:marTop w:val="0"/>
                  <w:marBottom w:val="0"/>
                  <w:divBdr>
                    <w:top w:val="none" w:sz="0" w:space="0" w:color="auto"/>
                    <w:left w:val="none" w:sz="0" w:space="0" w:color="auto"/>
                    <w:bottom w:val="none" w:sz="0" w:space="0" w:color="auto"/>
                    <w:right w:val="none" w:sz="0" w:space="0" w:color="auto"/>
                  </w:divBdr>
                </w:div>
                <w:div w:id="1615015352">
                  <w:marLeft w:val="0"/>
                  <w:marRight w:val="0"/>
                  <w:marTop w:val="0"/>
                  <w:marBottom w:val="0"/>
                  <w:divBdr>
                    <w:top w:val="none" w:sz="0" w:space="0" w:color="auto"/>
                    <w:left w:val="none" w:sz="0" w:space="0" w:color="auto"/>
                    <w:bottom w:val="none" w:sz="0" w:space="0" w:color="auto"/>
                    <w:right w:val="none" w:sz="0" w:space="0" w:color="auto"/>
                  </w:divBdr>
                </w:div>
                <w:div w:id="1635452340">
                  <w:marLeft w:val="0"/>
                  <w:marRight w:val="0"/>
                  <w:marTop w:val="0"/>
                  <w:marBottom w:val="0"/>
                  <w:divBdr>
                    <w:top w:val="none" w:sz="0" w:space="0" w:color="auto"/>
                    <w:left w:val="none" w:sz="0" w:space="0" w:color="auto"/>
                    <w:bottom w:val="none" w:sz="0" w:space="0" w:color="auto"/>
                    <w:right w:val="none" w:sz="0" w:space="0" w:color="auto"/>
                  </w:divBdr>
                </w:div>
                <w:div w:id="1693802683">
                  <w:marLeft w:val="0"/>
                  <w:marRight w:val="0"/>
                  <w:marTop w:val="0"/>
                  <w:marBottom w:val="0"/>
                  <w:divBdr>
                    <w:top w:val="none" w:sz="0" w:space="0" w:color="auto"/>
                    <w:left w:val="none" w:sz="0" w:space="0" w:color="auto"/>
                    <w:bottom w:val="none" w:sz="0" w:space="0" w:color="auto"/>
                    <w:right w:val="none" w:sz="0" w:space="0" w:color="auto"/>
                  </w:divBdr>
                </w:div>
                <w:div w:id="1711800810">
                  <w:marLeft w:val="0"/>
                  <w:marRight w:val="0"/>
                  <w:marTop w:val="0"/>
                  <w:marBottom w:val="0"/>
                  <w:divBdr>
                    <w:top w:val="none" w:sz="0" w:space="0" w:color="auto"/>
                    <w:left w:val="none" w:sz="0" w:space="0" w:color="auto"/>
                    <w:bottom w:val="none" w:sz="0" w:space="0" w:color="auto"/>
                    <w:right w:val="none" w:sz="0" w:space="0" w:color="auto"/>
                  </w:divBdr>
                </w:div>
                <w:div w:id="1830905718">
                  <w:marLeft w:val="0"/>
                  <w:marRight w:val="0"/>
                  <w:marTop w:val="0"/>
                  <w:marBottom w:val="0"/>
                  <w:divBdr>
                    <w:top w:val="none" w:sz="0" w:space="0" w:color="auto"/>
                    <w:left w:val="none" w:sz="0" w:space="0" w:color="auto"/>
                    <w:bottom w:val="none" w:sz="0" w:space="0" w:color="auto"/>
                    <w:right w:val="none" w:sz="0" w:space="0" w:color="auto"/>
                  </w:divBdr>
                </w:div>
                <w:div w:id="1925069883">
                  <w:marLeft w:val="0"/>
                  <w:marRight w:val="0"/>
                  <w:marTop w:val="0"/>
                  <w:marBottom w:val="0"/>
                  <w:divBdr>
                    <w:top w:val="none" w:sz="0" w:space="0" w:color="auto"/>
                    <w:left w:val="none" w:sz="0" w:space="0" w:color="auto"/>
                    <w:bottom w:val="none" w:sz="0" w:space="0" w:color="auto"/>
                    <w:right w:val="none" w:sz="0" w:space="0" w:color="auto"/>
                  </w:divBdr>
                </w:div>
                <w:div w:id="208575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9316">
          <w:marLeft w:val="0"/>
          <w:marRight w:val="0"/>
          <w:marTop w:val="0"/>
          <w:marBottom w:val="0"/>
          <w:divBdr>
            <w:top w:val="none" w:sz="0" w:space="0" w:color="auto"/>
            <w:left w:val="none" w:sz="0" w:space="0" w:color="auto"/>
            <w:bottom w:val="none" w:sz="0" w:space="0" w:color="auto"/>
            <w:right w:val="none" w:sz="0" w:space="0" w:color="auto"/>
          </w:divBdr>
        </w:div>
        <w:div w:id="833033150">
          <w:marLeft w:val="0"/>
          <w:marRight w:val="0"/>
          <w:marTop w:val="0"/>
          <w:marBottom w:val="0"/>
          <w:divBdr>
            <w:top w:val="none" w:sz="0" w:space="0" w:color="auto"/>
            <w:left w:val="none" w:sz="0" w:space="0" w:color="auto"/>
            <w:bottom w:val="none" w:sz="0" w:space="0" w:color="auto"/>
            <w:right w:val="none" w:sz="0" w:space="0" w:color="auto"/>
          </w:divBdr>
        </w:div>
        <w:div w:id="843861459">
          <w:marLeft w:val="0"/>
          <w:marRight w:val="0"/>
          <w:marTop w:val="0"/>
          <w:marBottom w:val="0"/>
          <w:divBdr>
            <w:top w:val="none" w:sz="0" w:space="0" w:color="auto"/>
            <w:left w:val="none" w:sz="0" w:space="0" w:color="auto"/>
            <w:bottom w:val="none" w:sz="0" w:space="0" w:color="auto"/>
            <w:right w:val="none" w:sz="0" w:space="0" w:color="auto"/>
          </w:divBdr>
        </w:div>
        <w:div w:id="846360835">
          <w:marLeft w:val="0"/>
          <w:marRight w:val="0"/>
          <w:marTop w:val="0"/>
          <w:marBottom w:val="0"/>
          <w:divBdr>
            <w:top w:val="none" w:sz="0" w:space="0" w:color="auto"/>
            <w:left w:val="none" w:sz="0" w:space="0" w:color="auto"/>
            <w:bottom w:val="none" w:sz="0" w:space="0" w:color="auto"/>
            <w:right w:val="none" w:sz="0" w:space="0" w:color="auto"/>
          </w:divBdr>
        </w:div>
        <w:div w:id="936332494">
          <w:marLeft w:val="0"/>
          <w:marRight w:val="0"/>
          <w:marTop w:val="0"/>
          <w:marBottom w:val="0"/>
          <w:divBdr>
            <w:top w:val="none" w:sz="0" w:space="0" w:color="auto"/>
            <w:left w:val="none" w:sz="0" w:space="0" w:color="auto"/>
            <w:bottom w:val="none" w:sz="0" w:space="0" w:color="auto"/>
            <w:right w:val="none" w:sz="0" w:space="0" w:color="auto"/>
          </w:divBdr>
        </w:div>
        <w:div w:id="951984980">
          <w:marLeft w:val="0"/>
          <w:marRight w:val="0"/>
          <w:marTop w:val="0"/>
          <w:marBottom w:val="0"/>
          <w:divBdr>
            <w:top w:val="none" w:sz="0" w:space="0" w:color="auto"/>
            <w:left w:val="none" w:sz="0" w:space="0" w:color="auto"/>
            <w:bottom w:val="none" w:sz="0" w:space="0" w:color="auto"/>
            <w:right w:val="none" w:sz="0" w:space="0" w:color="auto"/>
          </w:divBdr>
        </w:div>
        <w:div w:id="967054905">
          <w:marLeft w:val="0"/>
          <w:marRight w:val="0"/>
          <w:marTop w:val="0"/>
          <w:marBottom w:val="0"/>
          <w:divBdr>
            <w:top w:val="none" w:sz="0" w:space="0" w:color="auto"/>
            <w:left w:val="none" w:sz="0" w:space="0" w:color="auto"/>
            <w:bottom w:val="none" w:sz="0" w:space="0" w:color="auto"/>
            <w:right w:val="none" w:sz="0" w:space="0" w:color="auto"/>
          </w:divBdr>
        </w:div>
        <w:div w:id="993142232">
          <w:marLeft w:val="0"/>
          <w:marRight w:val="0"/>
          <w:marTop w:val="0"/>
          <w:marBottom w:val="0"/>
          <w:divBdr>
            <w:top w:val="none" w:sz="0" w:space="0" w:color="auto"/>
            <w:left w:val="none" w:sz="0" w:space="0" w:color="auto"/>
            <w:bottom w:val="none" w:sz="0" w:space="0" w:color="auto"/>
            <w:right w:val="none" w:sz="0" w:space="0" w:color="auto"/>
          </w:divBdr>
        </w:div>
        <w:div w:id="1011030797">
          <w:marLeft w:val="0"/>
          <w:marRight w:val="0"/>
          <w:marTop w:val="0"/>
          <w:marBottom w:val="0"/>
          <w:divBdr>
            <w:top w:val="none" w:sz="0" w:space="0" w:color="auto"/>
            <w:left w:val="none" w:sz="0" w:space="0" w:color="auto"/>
            <w:bottom w:val="none" w:sz="0" w:space="0" w:color="auto"/>
            <w:right w:val="none" w:sz="0" w:space="0" w:color="auto"/>
          </w:divBdr>
        </w:div>
        <w:div w:id="1076048557">
          <w:marLeft w:val="0"/>
          <w:marRight w:val="0"/>
          <w:marTop w:val="0"/>
          <w:marBottom w:val="0"/>
          <w:divBdr>
            <w:top w:val="none" w:sz="0" w:space="0" w:color="auto"/>
            <w:left w:val="none" w:sz="0" w:space="0" w:color="auto"/>
            <w:bottom w:val="none" w:sz="0" w:space="0" w:color="auto"/>
            <w:right w:val="none" w:sz="0" w:space="0" w:color="auto"/>
          </w:divBdr>
        </w:div>
        <w:div w:id="1099980999">
          <w:marLeft w:val="0"/>
          <w:marRight w:val="0"/>
          <w:marTop w:val="0"/>
          <w:marBottom w:val="0"/>
          <w:divBdr>
            <w:top w:val="none" w:sz="0" w:space="0" w:color="auto"/>
            <w:left w:val="none" w:sz="0" w:space="0" w:color="auto"/>
            <w:bottom w:val="none" w:sz="0" w:space="0" w:color="auto"/>
            <w:right w:val="none" w:sz="0" w:space="0" w:color="auto"/>
          </w:divBdr>
        </w:div>
        <w:div w:id="1129664307">
          <w:marLeft w:val="0"/>
          <w:marRight w:val="0"/>
          <w:marTop w:val="0"/>
          <w:marBottom w:val="0"/>
          <w:divBdr>
            <w:top w:val="none" w:sz="0" w:space="0" w:color="auto"/>
            <w:left w:val="none" w:sz="0" w:space="0" w:color="auto"/>
            <w:bottom w:val="none" w:sz="0" w:space="0" w:color="auto"/>
            <w:right w:val="none" w:sz="0" w:space="0" w:color="auto"/>
          </w:divBdr>
        </w:div>
        <w:div w:id="1147476706">
          <w:marLeft w:val="0"/>
          <w:marRight w:val="0"/>
          <w:marTop w:val="0"/>
          <w:marBottom w:val="0"/>
          <w:divBdr>
            <w:top w:val="none" w:sz="0" w:space="0" w:color="auto"/>
            <w:left w:val="none" w:sz="0" w:space="0" w:color="auto"/>
            <w:bottom w:val="none" w:sz="0" w:space="0" w:color="auto"/>
            <w:right w:val="none" w:sz="0" w:space="0" w:color="auto"/>
          </w:divBdr>
        </w:div>
        <w:div w:id="1151406236">
          <w:marLeft w:val="0"/>
          <w:marRight w:val="0"/>
          <w:marTop w:val="0"/>
          <w:marBottom w:val="0"/>
          <w:divBdr>
            <w:top w:val="none" w:sz="0" w:space="0" w:color="auto"/>
            <w:left w:val="none" w:sz="0" w:space="0" w:color="auto"/>
            <w:bottom w:val="none" w:sz="0" w:space="0" w:color="auto"/>
            <w:right w:val="none" w:sz="0" w:space="0" w:color="auto"/>
          </w:divBdr>
        </w:div>
        <w:div w:id="1242181051">
          <w:marLeft w:val="0"/>
          <w:marRight w:val="0"/>
          <w:marTop w:val="0"/>
          <w:marBottom w:val="0"/>
          <w:divBdr>
            <w:top w:val="none" w:sz="0" w:space="0" w:color="auto"/>
            <w:left w:val="none" w:sz="0" w:space="0" w:color="auto"/>
            <w:bottom w:val="none" w:sz="0" w:space="0" w:color="auto"/>
            <w:right w:val="none" w:sz="0" w:space="0" w:color="auto"/>
          </w:divBdr>
        </w:div>
        <w:div w:id="1301613095">
          <w:marLeft w:val="0"/>
          <w:marRight w:val="0"/>
          <w:marTop w:val="0"/>
          <w:marBottom w:val="0"/>
          <w:divBdr>
            <w:top w:val="none" w:sz="0" w:space="0" w:color="auto"/>
            <w:left w:val="none" w:sz="0" w:space="0" w:color="auto"/>
            <w:bottom w:val="none" w:sz="0" w:space="0" w:color="auto"/>
            <w:right w:val="none" w:sz="0" w:space="0" w:color="auto"/>
          </w:divBdr>
        </w:div>
        <w:div w:id="1387415905">
          <w:marLeft w:val="0"/>
          <w:marRight w:val="0"/>
          <w:marTop w:val="0"/>
          <w:marBottom w:val="0"/>
          <w:divBdr>
            <w:top w:val="none" w:sz="0" w:space="0" w:color="auto"/>
            <w:left w:val="none" w:sz="0" w:space="0" w:color="auto"/>
            <w:bottom w:val="none" w:sz="0" w:space="0" w:color="auto"/>
            <w:right w:val="none" w:sz="0" w:space="0" w:color="auto"/>
          </w:divBdr>
        </w:div>
        <w:div w:id="1430154887">
          <w:marLeft w:val="0"/>
          <w:marRight w:val="0"/>
          <w:marTop w:val="0"/>
          <w:marBottom w:val="0"/>
          <w:divBdr>
            <w:top w:val="none" w:sz="0" w:space="0" w:color="auto"/>
            <w:left w:val="none" w:sz="0" w:space="0" w:color="auto"/>
            <w:bottom w:val="none" w:sz="0" w:space="0" w:color="auto"/>
            <w:right w:val="none" w:sz="0" w:space="0" w:color="auto"/>
          </w:divBdr>
        </w:div>
        <w:div w:id="1431312755">
          <w:marLeft w:val="0"/>
          <w:marRight w:val="0"/>
          <w:marTop w:val="0"/>
          <w:marBottom w:val="0"/>
          <w:divBdr>
            <w:top w:val="none" w:sz="0" w:space="0" w:color="auto"/>
            <w:left w:val="none" w:sz="0" w:space="0" w:color="auto"/>
            <w:bottom w:val="none" w:sz="0" w:space="0" w:color="auto"/>
            <w:right w:val="none" w:sz="0" w:space="0" w:color="auto"/>
          </w:divBdr>
        </w:div>
        <w:div w:id="1475028683">
          <w:marLeft w:val="0"/>
          <w:marRight w:val="0"/>
          <w:marTop w:val="0"/>
          <w:marBottom w:val="0"/>
          <w:divBdr>
            <w:top w:val="none" w:sz="0" w:space="0" w:color="auto"/>
            <w:left w:val="none" w:sz="0" w:space="0" w:color="auto"/>
            <w:bottom w:val="none" w:sz="0" w:space="0" w:color="auto"/>
            <w:right w:val="none" w:sz="0" w:space="0" w:color="auto"/>
          </w:divBdr>
        </w:div>
        <w:div w:id="1505392876">
          <w:marLeft w:val="0"/>
          <w:marRight w:val="0"/>
          <w:marTop w:val="0"/>
          <w:marBottom w:val="0"/>
          <w:divBdr>
            <w:top w:val="none" w:sz="0" w:space="0" w:color="auto"/>
            <w:left w:val="none" w:sz="0" w:space="0" w:color="auto"/>
            <w:bottom w:val="none" w:sz="0" w:space="0" w:color="auto"/>
            <w:right w:val="none" w:sz="0" w:space="0" w:color="auto"/>
          </w:divBdr>
        </w:div>
        <w:div w:id="1510679478">
          <w:marLeft w:val="0"/>
          <w:marRight w:val="0"/>
          <w:marTop w:val="0"/>
          <w:marBottom w:val="0"/>
          <w:divBdr>
            <w:top w:val="none" w:sz="0" w:space="0" w:color="auto"/>
            <w:left w:val="none" w:sz="0" w:space="0" w:color="auto"/>
            <w:bottom w:val="none" w:sz="0" w:space="0" w:color="auto"/>
            <w:right w:val="none" w:sz="0" w:space="0" w:color="auto"/>
          </w:divBdr>
        </w:div>
        <w:div w:id="1512715541">
          <w:marLeft w:val="0"/>
          <w:marRight w:val="0"/>
          <w:marTop w:val="0"/>
          <w:marBottom w:val="0"/>
          <w:divBdr>
            <w:top w:val="none" w:sz="0" w:space="0" w:color="auto"/>
            <w:left w:val="none" w:sz="0" w:space="0" w:color="auto"/>
            <w:bottom w:val="none" w:sz="0" w:space="0" w:color="auto"/>
            <w:right w:val="none" w:sz="0" w:space="0" w:color="auto"/>
          </w:divBdr>
        </w:div>
        <w:div w:id="1552813860">
          <w:marLeft w:val="0"/>
          <w:marRight w:val="0"/>
          <w:marTop w:val="0"/>
          <w:marBottom w:val="0"/>
          <w:divBdr>
            <w:top w:val="none" w:sz="0" w:space="0" w:color="auto"/>
            <w:left w:val="none" w:sz="0" w:space="0" w:color="auto"/>
            <w:bottom w:val="none" w:sz="0" w:space="0" w:color="auto"/>
            <w:right w:val="none" w:sz="0" w:space="0" w:color="auto"/>
          </w:divBdr>
        </w:div>
        <w:div w:id="1603339153">
          <w:marLeft w:val="0"/>
          <w:marRight w:val="0"/>
          <w:marTop w:val="0"/>
          <w:marBottom w:val="0"/>
          <w:divBdr>
            <w:top w:val="none" w:sz="0" w:space="0" w:color="auto"/>
            <w:left w:val="none" w:sz="0" w:space="0" w:color="auto"/>
            <w:bottom w:val="none" w:sz="0" w:space="0" w:color="auto"/>
            <w:right w:val="none" w:sz="0" w:space="0" w:color="auto"/>
          </w:divBdr>
        </w:div>
        <w:div w:id="1635598581">
          <w:marLeft w:val="0"/>
          <w:marRight w:val="0"/>
          <w:marTop w:val="0"/>
          <w:marBottom w:val="0"/>
          <w:divBdr>
            <w:top w:val="none" w:sz="0" w:space="0" w:color="auto"/>
            <w:left w:val="none" w:sz="0" w:space="0" w:color="auto"/>
            <w:bottom w:val="none" w:sz="0" w:space="0" w:color="auto"/>
            <w:right w:val="none" w:sz="0" w:space="0" w:color="auto"/>
          </w:divBdr>
        </w:div>
        <w:div w:id="1642808631">
          <w:marLeft w:val="0"/>
          <w:marRight w:val="0"/>
          <w:marTop w:val="0"/>
          <w:marBottom w:val="0"/>
          <w:divBdr>
            <w:top w:val="none" w:sz="0" w:space="0" w:color="auto"/>
            <w:left w:val="none" w:sz="0" w:space="0" w:color="auto"/>
            <w:bottom w:val="none" w:sz="0" w:space="0" w:color="auto"/>
            <w:right w:val="none" w:sz="0" w:space="0" w:color="auto"/>
          </w:divBdr>
        </w:div>
        <w:div w:id="1670402165">
          <w:marLeft w:val="0"/>
          <w:marRight w:val="0"/>
          <w:marTop w:val="0"/>
          <w:marBottom w:val="0"/>
          <w:divBdr>
            <w:top w:val="none" w:sz="0" w:space="0" w:color="auto"/>
            <w:left w:val="none" w:sz="0" w:space="0" w:color="auto"/>
            <w:bottom w:val="none" w:sz="0" w:space="0" w:color="auto"/>
            <w:right w:val="none" w:sz="0" w:space="0" w:color="auto"/>
          </w:divBdr>
        </w:div>
        <w:div w:id="1710449791">
          <w:marLeft w:val="0"/>
          <w:marRight w:val="0"/>
          <w:marTop w:val="0"/>
          <w:marBottom w:val="0"/>
          <w:divBdr>
            <w:top w:val="none" w:sz="0" w:space="0" w:color="auto"/>
            <w:left w:val="none" w:sz="0" w:space="0" w:color="auto"/>
            <w:bottom w:val="none" w:sz="0" w:space="0" w:color="auto"/>
            <w:right w:val="none" w:sz="0" w:space="0" w:color="auto"/>
          </w:divBdr>
        </w:div>
        <w:div w:id="1726444301">
          <w:marLeft w:val="0"/>
          <w:marRight w:val="0"/>
          <w:marTop w:val="0"/>
          <w:marBottom w:val="0"/>
          <w:divBdr>
            <w:top w:val="none" w:sz="0" w:space="0" w:color="auto"/>
            <w:left w:val="none" w:sz="0" w:space="0" w:color="auto"/>
            <w:bottom w:val="none" w:sz="0" w:space="0" w:color="auto"/>
            <w:right w:val="none" w:sz="0" w:space="0" w:color="auto"/>
          </w:divBdr>
        </w:div>
        <w:div w:id="1767068615">
          <w:marLeft w:val="0"/>
          <w:marRight w:val="0"/>
          <w:marTop w:val="0"/>
          <w:marBottom w:val="0"/>
          <w:divBdr>
            <w:top w:val="none" w:sz="0" w:space="0" w:color="auto"/>
            <w:left w:val="none" w:sz="0" w:space="0" w:color="auto"/>
            <w:bottom w:val="none" w:sz="0" w:space="0" w:color="auto"/>
            <w:right w:val="none" w:sz="0" w:space="0" w:color="auto"/>
          </w:divBdr>
        </w:div>
        <w:div w:id="1782843020">
          <w:marLeft w:val="0"/>
          <w:marRight w:val="0"/>
          <w:marTop w:val="0"/>
          <w:marBottom w:val="0"/>
          <w:divBdr>
            <w:top w:val="none" w:sz="0" w:space="0" w:color="auto"/>
            <w:left w:val="none" w:sz="0" w:space="0" w:color="auto"/>
            <w:bottom w:val="none" w:sz="0" w:space="0" w:color="auto"/>
            <w:right w:val="none" w:sz="0" w:space="0" w:color="auto"/>
          </w:divBdr>
        </w:div>
        <w:div w:id="1836608662">
          <w:marLeft w:val="0"/>
          <w:marRight w:val="0"/>
          <w:marTop w:val="0"/>
          <w:marBottom w:val="0"/>
          <w:divBdr>
            <w:top w:val="none" w:sz="0" w:space="0" w:color="auto"/>
            <w:left w:val="none" w:sz="0" w:space="0" w:color="auto"/>
            <w:bottom w:val="none" w:sz="0" w:space="0" w:color="auto"/>
            <w:right w:val="none" w:sz="0" w:space="0" w:color="auto"/>
          </w:divBdr>
        </w:div>
        <w:div w:id="1847209711">
          <w:marLeft w:val="0"/>
          <w:marRight w:val="0"/>
          <w:marTop w:val="0"/>
          <w:marBottom w:val="0"/>
          <w:divBdr>
            <w:top w:val="none" w:sz="0" w:space="0" w:color="auto"/>
            <w:left w:val="none" w:sz="0" w:space="0" w:color="auto"/>
            <w:bottom w:val="none" w:sz="0" w:space="0" w:color="auto"/>
            <w:right w:val="none" w:sz="0" w:space="0" w:color="auto"/>
          </w:divBdr>
        </w:div>
        <w:div w:id="1896161773">
          <w:marLeft w:val="0"/>
          <w:marRight w:val="0"/>
          <w:marTop w:val="0"/>
          <w:marBottom w:val="0"/>
          <w:divBdr>
            <w:top w:val="none" w:sz="0" w:space="0" w:color="auto"/>
            <w:left w:val="none" w:sz="0" w:space="0" w:color="auto"/>
            <w:bottom w:val="none" w:sz="0" w:space="0" w:color="auto"/>
            <w:right w:val="none" w:sz="0" w:space="0" w:color="auto"/>
          </w:divBdr>
        </w:div>
        <w:div w:id="1916083277">
          <w:marLeft w:val="0"/>
          <w:marRight w:val="0"/>
          <w:marTop w:val="0"/>
          <w:marBottom w:val="0"/>
          <w:divBdr>
            <w:top w:val="none" w:sz="0" w:space="0" w:color="auto"/>
            <w:left w:val="none" w:sz="0" w:space="0" w:color="auto"/>
            <w:bottom w:val="none" w:sz="0" w:space="0" w:color="auto"/>
            <w:right w:val="none" w:sz="0" w:space="0" w:color="auto"/>
          </w:divBdr>
        </w:div>
        <w:div w:id="1926765986">
          <w:marLeft w:val="0"/>
          <w:marRight w:val="0"/>
          <w:marTop w:val="0"/>
          <w:marBottom w:val="0"/>
          <w:divBdr>
            <w:top w:val="none" w:sz="0" w:space="0" w:color="auto"/>
            <w:left w:val="none" w:sz="0" w:space="0" w:color="auto"/>
            <w:bottom w:val="none" w:sz="0" w:space="0" w:color="auto"/>
            <w:right w:val="none" w:sz="0" w:space="0" w:color="auto"/>
          </w:divBdr>
        </w:div>
        <w:div w:id="1936472239">
          <w:marLeft w:val="0"/>
          <w:marRight w:val="0"/>
          <w:marTop w:val="0"/>
          <w:marBottom w:val="0"/>
          <w:divBdr>
            <w:top w:val="none" w:sz="0" w:space="0" w:color="auto"/>
            <w:left w:val="none" w:sz="0" w:space="0" w:color="auto"/>
            <w:bottom w:val="none" w:sz="0" w:space="0" w:color="auto"/>
            <w:right w:val="none" w:sz="0" w:space="0" w:color="auto"/>
          </w:divBdr>
        </w:div>
        <w:div w:id="1971087495">
          <w:marLeft w:val="0"/>
          <w:marRight w:val="0"/>
          <w:marTop w:val="0"/>
          <w:marBottom w:val="0"/>
          <w:divBdr>
            <w:top w:val="none" w:sz="0" w:space="0" w:color="auto"/>
            <w:left w:val="none" w:sz="0" w:space="0" w:color="auto"/>
            <w:bottom w:val="none" w:sz="0" w:space="0" w:color="auto"/>
            <w:right w:val="none" w:sz="0" w:space="0" w:color="auto"/>
          </w:divBdr>
        </w:div>
        <w:div w:id="1985312142">
          <w:marLeft w:val="0"/>
          <w:marRight w:val="0"/>
          <w:marTop w:val="0"/>
          <w:marBottom w:val="0"/>
          <w:divBdr>
            <w:top w:val="none" w:sz="0" w:space="0" w:color="auto"/>
            <w:left w:val="none" w:sz="0" w:space="0" w:color="auto"/>
            <w:bottom w:val="none" w:sz="0" w:space="0" w:color="auto"/>
            <w:right w:val="none" w:sz="0" w:space="0" w:color="auto"/>
          </w:divBdr>
        </w:div>
        <w:div w:id="1986548282">
          <w:marLeft w:val="0"/>
          <w:marRight w:val="0"/>
          <w:marTop w:val="0"/>
          <w:marBottom w:val="0"/>
          <w:divBdr>
            <w:top w:val="none" w:sz="0" w:space="0" w:color="auto"/>
            <w:left w:val="none" w:sz="0" w:space="0" w:color="auto"/>
            <w:bottom w:val="none" w:sz="0" w:space="0" w:color="auto"/>
            <w:right w:val="none" w:sz="0" w:space="0" w:color="auto"/>
          </w:divBdr>
        </w:div>
        <w:div w:id="2031367944">
          <w:marLeft w:val="0"/>
          <w:marRight w:val="0"/>
          <w:marTop w:val="0"/>
          <w:marBottom w:val="0"/>
          <w:divBdr>
            <w:top w:val="none" w:sz="0" w:space="0" w:color="auto"/>
            <w:left w:val="none" w:sz="0" w:space="0" w:color="auto"/>
            <w:bottom w:val="none" w:sz="0" w:space="0" w:color="auto"/>
            <w:right w:val="none" w:sz="0" w:space="0" w:color="auto"/>
          </w:divBdr>
        </w:div>
        <w:div w:id="2061250187">
          <w:marLeft w:val="0"/>
          <w:marRight w:val="0"/>
          <w:marTop w:val="0"/>
          <w:marBottom w:val="0"/>
          <w:divBdr>
            <w:top w:val="none" w:sz="0" w:space="0" w:color="auto"/>
            <w:left w:val="none" w:sz="0" w:space="0" w:color="auto"/>
            <w:bottom w:val="none" w:sz="0" w:space="0" w:color="auto"/>
            <w:right w:val="none" w:sz="0" w:space="0" w:color="auto"/>
          </w:divBdr>
        </w:div>
        <w:div w:id="2092000230">
          <w:marLeft w:val="0"/>
          <w:marRight w:val="0"/>
          <w:marTop w:val="0"/>
          <w:marBottom w:val="0"/>
          <w:divBdr>
            <w:top w:val="none" w:sz="0" w:space="0" w:color="auto"/>
            <w:left w:val="none" w:sz="0" w:space="0" w:color="auto"/>
            <w:bottom w:val="none" w:sz="0" w:space="0" w:color="auto"/>
            <w:right w:val="none" w:sz="0" w:space="0" w:color="auto"/>
          </w:divBdr>
        </w:div>
      </w:divsChild>
    </w:div>
    <w:div w:id="565192256">
      <w:bodyDiv w:val="1"/>
      <w:marLeft w:val="0"/>
      <w:marRight w:val="0"/>
      <w:marTop w:val="0"/>
      <w:marBottom w:val="0"/>
      <w:divBdr>
        <w:top w:val="none" w:sz="0" w:space="0" w:color="auto"/>
        <w:left w:val="none" w:sz="0" w:space="0" w:color="auto"/>
        <w:bottom w:val="none" w:sz="0" w:space="0" w:color="auto"/>
        <w:right w:val="none" w:sz="0" w:space="0" w:color="auto"/>
      </w:divBdr>
      <w:divsChild>
        <w:div w:id="714499614">
          <w:marLeft w:val="0"/>
          <w:marRight w:val="0"/>
          <w:marTop w:val="0"/>
          <w:marBottom w:val="0"/>
          <w:divBdr>
            <w:top w:val="none" w:sz="0" w:space="0" w:color="auto"/>
            <w:left w:val="none" w:sz="0" w:space="0" w:color="auto"/>
            <w:bottom w:val="none" w:sz="0" w:space="0" w:color="auto"/>
            <w:right w:val="none" w:sz="0" w:space="0" w:color="auto"/>
          </w:divBdr>
          <w:divsChild>
            <w:div w:id="353728805">
              <w:marLeft w:val="0"/>
              <w:marRight w:val="0"/>
              <w:marTop w:val="0"/>
              <w:marBottom w:val="0"/>
              <w:divBdr>
                <w:top w:val="none" w:sz="0" w:space="0" w:color="auto"/>
                <w:left w:val="none" w:sz="0" w:space="0" w:color="auto"/>
                <w:bottom w:val="none" w:sz="0" w:space="0" w:color="auto"/>
                <w:right w:val="none" w:sz="0" w:space="0" w:color="auto"/>
              </w:divBdr>
              <w:divsChild>
                <w:div w:id="161208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574397">
      <w:bodyDiv w:val="1"/>
      <w:marLeft w:val="0"/>
      <w:marRight w:val="0"/>
      <w:marTop w:val="0"/>
      <w:marBottom w:val="0"/>
      <w:divBdr>
        <w:top w:val="none" w:sz="0" w:space="0" w:color="auto"/>
        <w:left w:val="none" w:sz="0" w:space="0" w:color="auto"/>
        <w:bottom w:val="none" w:sz="0" w:space="0" w:color="auto"/>
        <w:right w:val="none" w:sz="0" w:space="0" w:color="auto"/>
      </w:divBdr>
    </w:div>
    <w:div w:id="658078220">
      <w:bodyDiv w:val="1"/>
      <w:marLeft w:val="0"/>
      <w:marRight w:val="0"/>
      <w:marTop w:val="0"/>
      <w:marBottom w:val="0"/>
      <w:divBdr>
        <w:top w:val="none" w:sz="0" w:space="0" w:color="auto"/>
        <w:left w:val="none" w:sz="0" w:space="0" w:color="auto"/>
        <w:bottom w:val="none" w:sz="0" w:space="0" w:color="auto"/>
        <w:right w:val="none" w:sz="0" w:space="0" w:color="auto"/>
      </w:divBdr>
    </w:div>
    <w:div w:id="708577472">
      <w:bodyDiv w:val="1"/>
      <w:marLeft w:val="0"/>
      <w:marRight w:val="0"/>
      <w:marTop w:val="0"/>
      <w:marBottom w:val="0"/>
      <w:divBdr>
        <w:top w:val="none" w:sz="0" w:space="0" w:color="auto"/>
        <w:left w:val="none" w:sz="0" w:space="0" w:color="auto"/>
        <w:bottom w:val="none" w:sz="0" w:space="0" w:color="auto"/>
        <w:right w:val="none" w:sz="0" w:space="0" w:color="auto"/>
      </w:divBdr>
    </w:div>
    <w:div w:id="834490404">
      <w:bodyDiv w:val="1"/>
      <w:marLeft w:val="0"/>
      <w:marRight w:val="0"/>
      <w:marTop w:val="0"/>
      <w:marBottom w:val="0"/>
      <w:divBdr>
        <w:top w:val="none" w:sz="0" w:space="0" w:color="auto"/>
        <w:left w:val="none" w:sz="0" w:space="0" w:color="auto"/>
        <w:bottom w:val="none" w:sz="0" w:space="0" w:color="auto"/>
        <w:right w:val="none" w:sz="0" w:space="0" w:color="auto"/>
      </w:divBdr>
    </w:div>
    <w:div w:id="874273994">
      <w:bodyDiv w:val="1"/>
      <w:marLeft w:val="0"/>
      <w:marRight w:val="0"/>
      <w:marTop w:val="0"/>
      <w:marBottom w:val="0"/>
      <w:divBdr>
        <w:top w:val="none" w:sz="0" w:space="0" w:color="auto"/>
        <w:left w:val="none" w:sz="0" w:space="0" w:color="auto"/>
        <w:bottom w:val="none" w:sz="0" w:space="0" w:color="auto"/>
        <w:right w:val="none" w:sz="0" w:space="0" w:color="auto"/>
      </w:divBdr>
    </w:div>
    <w:div w:id="954484219">
      <w:bodyDiv w:val="1"/>
      <w:marLeft w:val="0"/>
      <w:marRight w:val="0"/>
      <w:marTop w:val="0"/>
      <w:marBottom w:val="0"/>
      <w:divBdr>
        <w:top w:val="none" w:sz="0" w:space="0" w:color="auto"/>
        <w:left w:val="none" w:sz="0" w:space="0" w:color="auto"/>
        <w:bottom w:val="none" w:sz="0" w:space="0" w:color="auto"/>
        <w:right w:val="none" w:sz="0" w:space="0" w:color="auto"/>
      </w:divBdr>
    </w:div>
    <w:div w:id="958531962">
      <w:bodyDiv w:val="1"/>
      <w:marLeft w:val="0"/>
      <w:marRight w:val="0"/>
      <w:marTop w:val="0"/>
      <w:marBottom w:val="0"/>
      <w:divBdr>
        <w:top w:val="none" w:sz="0" w:space="0" w:color="auto"/>
        <w:left w:val="none" w:sz="0" w:space="0" w:color="auto"/>
        <w:bottom w:val="none" w:sz="0" w:space="0" w:color="auto"/>
        <w:right w:val="none" w:sz="0" w:space="0" w:color="auto"/>
      </w:divBdr>
    </w:div>
    <w:div w:id="1163397023">
      <w:bodyDiv w:val="1"/>
      <w:marLeft w:val="0"/>
      <w:marRight w:val="0"/>
      <w:marTop w:val="0"/>
      <w:marBottom w:val="0"/>
      <w:divBdr>
        <w:top w:val="none" w:sz="0" w:space="0" w:color="auto"/>
        <w:left w:val="none" w:sz="0" w:space="0" w:color="auto"/>
        <w:bottom w:val="none" w:sz="0" w:space="0" w:color="auto"/>
        <w:right w:val="none" w:sz="0" w:space="0" w:color="auto"/>
      </w:divBdr>
    </w:div>
    <w:div w:id="1257443393">
      <w:bodyDiv w:val="1"/>
      <w:marLeft w:val="0"/>
      <w:marRight w:val="0"/>
      <w:marTop w:val="0"/>
      <w:marBottom w:val="0"/>
      <w:divBdr>
        <w:top w:val="none" w:sz="0" w:space="0" w:color="auto"/>
        <w:left w:val="none" w:sz="0" w:space="0" w:color="auto"/>
        <w:bottom w:val="none" w:sz="0" w:space="0" w:color="auto"/>
        <w:right w:val="none" w:sz="0" w:space="0" w:color="auto"/>
      </w:divBdr>
    </w:div>
    <w:div w:id="1319771387">
      <w:bodyDiv w:val="1"/>
      <w:marLeft w:val="0"/>
      <w:marRight w:val="0"/>
      <w:marTop w:val="0"/>
      <w:marBottom w:val="0"/>
      <w:divBdr>
        <w:top w:val="none" w:sz="0" w:space="0" w:color="auto"/>
        <w:left w:val="none" w:sz="0" w:space="0" w:color="auto"/>
        <w:bottom w:val="none" w:sz="0" w:space="0" w:color="auto"/>
        <w:right w:val="none" w:sz="0" w:space="0" w:color="auto"/>
      </w:divBdr>
      <w:divsChild>
        <w:div w:id="2093160375">
          <w:marLeft w:val="0"/>
          <w:marRight w:val="0"/>
          <w:marTop w:val="0"/>
          <w:marBottom w:val="0"/>
          <w:divBdr>
            <w:top w:val="none" w:sz="0" w:space="0" w:color="auto"/>
            <w:left w:val="none" w:sz="0" w:space="0" w:color="auto"/>
            <w:bottom w:val="none" w:sz="0" w:space="0" w:color="auto"/>
            <w:right w:val="none" w:sz="0" w:space="0" w:color="auto"/>
          </w:divBdr>
          <w:divsChild>
            <w:div w:id="626163277">
              <w:marLeft w:val="0"/>
              <w:marRight w:val="0"/>
              <w:marTop w:val="0"/>
              <w:marBottom w:val="0"/>
              <w:divBdr>
                <w:top w:val="none" w:sz="0" w:space="0" w:color="auto"/>
                <w:left w:val="none" w:sz="0" w:space="0" w:color="auto"/>
                <w:bottom w:val="none" w:sz="0" w:space="0" w:color="auto"/>
                <w:right w:val="none" w:sz="0" w:space="0" w:color="auto"/>
              </w:divBdr>
              <w:divsChild>
                <w:div w:id="23116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678632">
      <w:bodyDiv w:val="1"/>
      <w:marLeft w:val="0"/>
      <w:marRight w:val="0"/>
      <w:marTop w:val="0"/>
      <w:marBottom w:val="0"/>
      <w:divBdr>
        <w:top w:val="none" w:sz="0" w:space="0" w:color="auto"/>
        <w:left w:val="none" w:sz="0" w:space="0" w:color="auto"/>
        <w:bottom w:val="none" w:sz="0" w:space="0" w:color="auto"/>
        <w:right w:val="none" w:sz="0" w:space="0" w:color="auto"/>
      </w:divBdr>
    </w:div>
    <w:div w:id="1461075926">
      <w:bodyDiv w:val="1"/>
      <w:marLeft w:val="0"/>
      <w:marRight w:val="0"/>
      <w:marTop w:val="0"/>
      <w:marBottom w:val="0"/>
      <w:divBdr>
        <w:top w:val="none" w:sz="0" w:space="0" w:color="auto"/>
        <w:left w:val="none" w:sz="0" w:space="0" w:color="auto"/>
        <w:bottom w:val="none" w:sz="0" w:space="0" w:color="auto"/>
        <w:right w:val="none" w:sz="0" w:space="0" w:color="auto"/>
      </w:divBdr>
    </w:div>
    <w:div w:id="1469788363">
      <w:bodyDiv w:val="1"/>
      <w:marLeft w:val="0"/>
      <w:marRight w:val="0"/>
      <w:marTop w:val="0"/>
      <w:marBottom w:val="0"/>
      <w:divBdr>
        <w:top w:val="none" w:sz="0" w:space="0" w:color="auto"/>
        <w:left w:val="none" w:sz="0" w:space="0" w:color="auto"/>
        <w:bottom w:val="none" w:sz="0" w:space="0" w:color="auto"/>
        <w:right w:val="none" w:sz="0" w:space="0" w:color="auto"/>
      </w:divBdr>
    </w:div>
    <w:div w:id="1589146085">
      <w:bodyDiv w:val="1"/>
      <w:marLeft w:val="0"/>
      <w:marRight w:val="0"/>
      <w:marTop w:val="0"/>
      <w:marBottom w:val="0"/>
      <w:divBdr>
        <w:top w:val="none" w:sz="0" w:space="0" w:color="auto"/>
        <w:left w:val="none" w:sz="0" w:space="0" w:color="auto"/>
        <w:bottom w:val="none" w:sz="0" w:space="0" w:color="auto"/>
        <w:right w:val="none" w:sz="0" w:space="0" w:color="auto"/>
      </w:divBdr>
    </w:div>
    <w:div w:id="1745756339">
      <w:bodyDiv w:val="1"/>
      <w:marLeft w:val="0"/>
      <w:marRight w:val="0"/>
      <w:marTop w:val="0"/>
      <w:marBottom w:val="0"/>
      <w:divBdr>
        <w:top w:val="none" w:sz="0" w:space="0" w:color="auto"/>
        <w:left w:val="none" w:sz="0" w:space="0" w:color="auto"/>
        <w:bottom w:val="none" w:sz="0" w:space="0" w:color="auto"/>
        <w:right w:val="none" w:sz="0" w:space="0" w:color="auto"/>
      </w:divBdr>
    </w:div>
    <w:div w:id="1778600404">
      <w:bodyDiv w:val="1"/>
      <w:marLeft w:val="0"/>
      <w:marRight w:val="0"/>
      <w:marTop w:val="0"/>
      <w:marBottom w:val="0"/>
      <w:divBdr>
        <w:top w:val="none" w:sz="0" w:space="0" w:color="auto"/>
        <w:left w:val="none" w:sz="0" w:space="0" w:color="auto"/>
        <w:bottom w:val="none" w:sz="0" w:space="0" w:color="auto"/>
        <w:right w:val="none" w:sz="0" w:space="0" w:color="auto"/>
      </w:divBdr>
    </w:div>
    <w:div w:id="1943292432">
      <w:bodyDiv w:val="1"/>
      <w:marLeft w:val="0"/>
      <w:marRight w:val="0"/>
      <w:marTop w:val="0"/>
      <w:marBottom w:val="0"/>
      <w:divBdr>
        <w:top w:val="none" w:sz="0" w:space="0" w:color="auto"/>
        <w:left w:val="none" w:sz="0" w:space="0" w:color="auto"/>
        <w:bottom w:val="none" w:sz="0" w:space="0" w:color="auto"/>
        <w:right w:val="none" w:sz="0" w:space="0" w:color="auto"/>
      </w:divBdr>
      <w:divsChild>
        <w:div w:id="1362434987">
          <w:marLeft w:val="0"/>
          <w:marRight w:val="0"/>
          <w:marTop w:val="0"/>
          <w:marBottom w:val="0"/>
          <w:divBdr>
            <w:top w:val="none" w:sz="0" w:space="0" w:color="auto"/>
            <w:left w:val="none" w:sz="0" w:space="0" w:color="auto"/>
            <w:bottom w:val="none" w:sz="0" w:space="0" w:color="auto"/>
            <w:right w:val="none" w:sz="0" w:space="0" w:color="auto"/>
          </w:divBdr>
          <w:divsChild>
            <w:div w:id="1199393065">
              <w:marLeft w:val="0"/>
              <w:marRight w:val="0"/>
              <w:marTop w:val="0"/>
              <w:marBottom w:val="0"/>
              <w:divBdr>
                <w:top w:val="none" w:sz="0" w:space="0" w:color="auto"/>
                <w:left w:val="none" w:sz="0" w:space="0" w:color="auto"/>
                <w:bottom w:val="none" w:sz="0" w:space="0" w:color="auto"/>
                <w:right w:val="none" w:sz="0" w:space="0" w:color="auto"/>
              </w:divBdr>
              <w:divsChild>
                <w:div w:id="192479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068758">
      <w:bodyDiv w:val="1"/>
      <w:marLeft w:val="0"/>
      <w:marRight w:val="0"/>
      <w:marTop w:val="0"/>
      <w:marBottom w:val="0"/>
      <w:divBdr>
        <w:top w:val="none" w:sz="0" w:space="0" w:color="auto"/>
        <w:left w:val="none" w:sz="0" w:space="0" w:color="auto"/>
        <w:bottom w:val="none" w:sz="0" w:space="0" w:color="auto"/>
        <w:right w:val="none" w:sz="0" w:space="0" w:color="auto"/>
      </w:divBdr>
    </w:div>
    <w:div w:id="2043819868">
      <w:bodyDiv w:val="1"/>
      <w:marLeft w:val="0"/>
      <w:marRight w:val="0"/>
      <w:marTop w:val="0"/>
      <w:marBottom w:val="0"/>
      <w:divBdr>
        <w:top w:val="none" w:sz="0" w:space="0" w:color="auto"/>
        <w:left w:val="none" w:sz="0" w:space="0" w:color="auto"/>
        <w:bottom w:val="none" w:sz="0" w:space="0" w:color="auto"/>
        <w:right w:val="none" w:sz="0" w:space="0" w:color="auto"/>
      </w:divBdr>
    </w:div>
    <w:div w:id="2080978141">
      <w:bodyDiv w:val="1"/>
      <w:marLeft w:val="0"/>
      <w:marRight w:val="0"/>
      <w:marTop w:val="0"/>
      <w:marBottom w:val="0"/>
      <w:divBdr>
        <w:top w:val="none" w:sz="0" w:space="0" w:color="auto"/>
        <w:left w:val="none" w:sz="0" w:space="0" w:color="auto"/>
        <w:bottom w:val="none" w:sz="0" w:space="0" w:color="auto"/>
        <w:right w:val="none" w:sz="0" w:space="0" w:color="auto"/>
      </w:divBdr>
    </w:div>
    <w:div w:id="2093046374">
      <w:bodyDiv w:val="1"/>
      <w:marLeft w:val="0"/>
      <w:marRight w:val="0"/>
      <w:marTop w:val="0"/>
      <w:marBottom w:val="0"/>
      <w:divBdr>
        <w:top w:val="none" w:sz="0" w:space="0" w:color="auto"/>
        <w:left w:val="none" w:sz="0" w:space="0" w:color="auto"/>
        <w:bottom w:val="none" w:sz="0" w:space="0" w:color="auto"/>
        <w:right w:val="none" w:sz="0" w:space="0" w:color="auto"/>
      </w:divBdr>
    </w:div>
    <w:div w:id="2100984430">
      <w:bodyDiv w:val="1"/>
      <w:marLeft w:val="0"/>
      <w:marRight w:val="0"/>
      <w:marTop w:val="0"/>
      <w:marBottom w:val="0"/>
      <w:divBdr>
        <w:top w:val="none" w:sz="0" w:space="0" w:color="auto"/>
        <w:left w:val="none" w:sz="0" w:space="0" w:color="auto"/>
        <w:bottom w:val="none" w:sz="0" w:space="0" w:color="auto"/>
        <w:right w:val="none" w:sz="0" w:space="0" w:color="auto"/>
      </w:divBdr>
    </w:div>
    <w:div w:id="21461179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image" Target="media/image5.emf"/><Relationship Id="rId42" Type="http://schemas.openxmlformats.org/officeDocument/2006/relationships/image" Target="media/image26.emf"/><Relationship Id="rId47" Type="http://schemas.openxmlformats.org/officeDocument/2006/relationships/image" Target="media/image31.emf"/><Relationship Id="rId63" Type="http://schemas.openxmlformats.org/officeDocument/2006/relationships/image" Target="media/image38.png"/><Relationship Id="rId68" Type="http://schemas.openxmlformats.org/officeDocument/2006/relationships/hyperlink" Target="file:///D:\Google%20Drive\01_IHE\00_DocumentPublication\PCD\2016-10\V282_Word\V282_CH02C_CodeTables.doc" TargetMode="External"/><Relationship Id="rId84" Type="http://schemas.openxmlformats.org/officeDocument/2006/relationships/header" Target="header1.xml"/><Relationship Id="rId89" Type="http://schemas.openxmlformats.org/officeDocument/2006/relationships/theme" Target="theme/theme1.xml"/><Relationship Id="rId16" Type="http://schemas.openxmlformats.org/officeDocument/2006/relationships/hyperlink" Target="http://ihe.net/Technical_Frameworks/" TargetMode="External"/><Relationship Id="rId11" Type="http://schemas.openxmlformats.org/officeDocument/2006/relationships/hyperlink" Target="http://ihe.net/Technical_Frameworks/" TargetMode="External"/><Relationship Id="rId32" Type="http://schemas.openxmlformats.org/officeDocument/2006/relationships/image" Target="media/image16.emf"/><Relationship Id="rId37" Type="http://schemas.openxmlformats.org/officeDocument/2006/relationships/image" Target="media/image21.emf"/><Relationship Id="rId53" Type="http://schemas.openxmlformats.org/officeDocument/2006/relationships/image" Target="media/image34.emf"/><Relationship Id="rId58" Type="http://schemas.openxmlformats.org/officeDocument/2006/relationships/comments" Target="comments.xml"/><Relationship Id="rId74" Type="http://schemas.openxmlformats.org/officeDocument/2006/relationships/hyperlink" Target="http://ihe.net/uploadedFiles/Documents/Templates/IHE_TF_GenIntro_AppE_Profiling_Rev1.0_2014-07-01.pdf" TargetMode="External"/><Relationship Id="rId79" Type="http://schemas.openxmlformats.org/officeDocument/2006/relationships/hyperlink" Target="http://ihe.net/uploadedFiles/Documents/ITI/IHE_ITI_TF_Vol2x.pdf" TargetMode="External"/><Relationship Id="rId5" Type="http://schemas.openxmlformats.org/officeDocument/2006/relationships/webSettings" Target="webSettings.xml"/><Relationship Id="rId14" Type="http://schemas.openxmlformats.org/officeDocument/2006/relationships/hyperlink" Target="mailto:secretary@ihe.net" TargetMode="External"/><Relationship Id="rId22" Type="http://schemas.openxmlformats.org/officeDocument/2006/relationships/image" Target="media/image6.emf"/><Relationship Id="rId27" Type="http://schemas.openxmlformats.org/officeDocument/2006/relationships/image" Target="media/image11.emf"/><Relationship Id="rId30" Type="http://schemas.openxmlformats.org/officeDocument/2006/relationships/image" Target="media/image14.emf"/><Relationship Id="rId35" Type="http://schemas.openxmlformats.org/officeDocument/2006/relationships/image" Target="media/image19.emf"/><Relationship Id="rId43" Type="http://schemas.openxmlformats.org/officeDocument/2006/relationships/image" Target="media/image27.emf"/><Relationship Id="rId48" Type="http://schemas.openxmlformats.org/officeDocument/2006/relationships/oleObject" Target="embeddings/oleObject1.bin"/><Relationship Id="rId56" Type="http://schemas.openxmlformats.org/officeDocument/2006/relationships/image" Target="media/image37.png"/><Relationship Id="rId64" Type="http://schemas.openxmlformats.org/officeDocument/2006/relationships/image" Target="media/image39.png"/><Relationship Id="rId69" Type="http://schemas.openxmlformats.org/officeDocument/2006/relationships/hyperlink" Target="file:///D:\Google%20Drive\01_IHE\00_DocumentPublication\PCD\2016-10\V282_Word\V282_CH02C_CodeTables.doc" TargetMode="External"/><Relationship Id="rId77" Type="http://schemas.openxmlformats.org/officeDocument/2006/relationships/hyperlink" Target="ftp://ftp.ihe.net/TF_Implementation_Material/" TargetMode="External"/><Relationship Id="rId8" Type="http://schemas.openxmlformats.org/officeDocument/2006/relationships/image" Target="media/image1.jpeg"/><Relationship Id="rId51" Type="http://schemas.openxmlformats.org/officeDocument/2006/relationships/hyperlink" Target="http://rtmms.nist.gov" TargetMode="External"/><Relationship Id="rId72" Type="http://schemas.openxmlformats.org/officeDocument/2006/relationships/image" Target="media/image44.emf"/><Relationship Id="rId80" Type="http://schemas.openxmlformats.org/officeDocument/2006/relationships/hyperlink" Target="http://www.w3.org/International/questions/qa-controls%22%20%5Cl%20%22support"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ihe.net/Technical_Frameworks/" TargetMode="External"/><Relationship Id="rId17" Type="http://schemas.openxmlformats.org/officeDocument/2006/relationships/hyperlink" Target="http://wiki.ihe.net/index.php/OID_Registration" TargetMode="External"/><Relationship Id="rId25" Type="http://schemas.openxmlformats.org/officeDocument/2006/relationships/image" Target="media/image9.emf"/><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emf"/><Relationship Id="rId59" Type="http://schemas.microsoft.com/office/2011/relationships/commentsExtended" Target="commentsExtended.xml"/><Relationship Id="rId67" Type="http://schemas.openxmlformats.org/officeDocument/2006/relationships/hyperlink" Target="file:///D:\Google%20Drive\01_IHE\00_DocumentPublication\PCD\2016-10\V282_Word\V282_CH02C_CodeTables.doc" TargetMode="External"/><Relationship Id="rId20" Type="http://schemas.openxmlformats.org/officeDocument/2006/relationships/image" Target="media/image4.png"/><Relationship Id="rId41" Type="http://schemas.openxmlformats.org/officeDocument/2006/relationships/image" Target="media/image25.emf"/><Relationship Id="rId54" Type="http://schemas.openxmlformats.org/officeDocument/2006/relationships/image" Target="media/image35.png"/><Relationship Id="rId62" Type="http://schemas.openxmlformats.org/officeDocument/2006/relationships/hyperlink" Target="https://en.wikipedia.org/wiki/Lexicographical_order" TargetMode="External"/><Relationship Id="rId70" Type="http://schemas.openxmlformats.org/officeDocument/2006/relationships/image" Target="media/image42.emf"/><Relationship Id="rId75" Type="http://schemas.openxmlformats.org/officeDocument/2006/relationships/hyperlink" Target="http://ihe.net/uploadedFiles/Documents/Templates/IHE_TF_GenIntro_AppF_IHEIntegrationStatements_Rev1.0_2014-07-01.pdf" TargetMode="External"/><Relationship Id="rId83" Type="http://schemas.openxmlformats.org/officeDocument/2006/relationships/hyperlink" Target="http://wiki.ihe.net/index.php?title=Category:PCD_Reference_Pages" TargetMode="External"/><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he.net/Technical_Frameworks/" TargetMode="External"/><Relationship Id="rId23" Type="http://schemas.openxmlformats.org/officeDocument/2006/relationships/image" Target="media/image7.emf"/><Relationship Id="rId28" Type="http://schemas.openxmlformats.org/officeDocument/2006/relationships/image" Target="media/image12.emf"/><Relationship Id="rId36" Type="http://schemas.openxmlformats.org/officeDocument/2006/relationships/image" Target="media/image20.emf"/><Relationship Id="rId49" Type="http://schemas.openxmlformats.org/officeDocument/2006/relationships/image" Target="media/image32.emf"/><Relationship Id="rId57" Type="http://schemas.openxmlformats.org/officeDocument/2006/relationships/hyperlink" Target="http://wiki.ihe.net/index.php?title=PumpErrorCodes" TargetMode="External"/><Relationship Id="rId10" Type="http://schemas.openxmlformats.org/officeDocument/2006/relationships/hyperlink" Target="http://www.ihe.net" TargetMode="External"/><Relationship Id="rId31" Type="http://schemas.openxmlformats.org/officeDocument/2006/relationships/image" Target="media/image15.emf"/><Relationship Id="rId44" Type="http://schemas.openxmlformats.org/officeDocument/2006/relationships/image" Target="media/image28.emf"/><Relationship Id="rId52" Type="http://schemas.openxmlformats.org/officeDocument/2006/relationships/hyperlink" Target="http://www.wctp.org/release/wctp-v1r3_update1.pdf" TargetMode="External"/><Relationship Id="rId60" Type="http://schemas.microsoft.com/office/2016/09/relationships/commentsIds" Target="commentsIds.xml"/><Relationship Id="rId65" Type="http://schemas.openxmlformats.org/officeDocument/2006/relationships/image" Target="media/image40.emf"/><Relationship Id="rId73" Type="http://schemas.openxmlformats.org/officeDocument/2006/relationships/hyperlink" Target="http://ihe.net/uploadedFiles/Documents/Templates/IHE_TF_GenIntro_AppE_Profiling_Rev1.0_2014-07-01.pdf" TargetMode="External"/><Relationship Id="rId78" Type="http://schemas.openxmlformats.org/officeDocument/2006/relationships/hyperlink" Target="http://ihe.net/uploadedFiles/Documents/ITI/IHE_ITI_TF_Vol2x.pdf" TargetMode="External"/><Relationship Id="rId81" Type="http://schemas.openxmlformats.org/officeDocument/2006/relationships/hyperlink" Target="http://www.w3.org/TR/xml/%22%20%5Cl%20%22syntax" TargetMode="External"/><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www.ihe.net/Technical_Frameworks/" TargetMode="External"/><Relationship Id="rId13" Type="http://schemas.openxmlformats.org/officeDocument/2006/relationships/hyperlink" Target="http://www.ihe.net/Patent_Disclosure_Process/" TargetMode="External"/><Relationship Id="rId18" Type="http://schemas.openxmlformats.org/officeDocument/2006/relationships/image" Target="media/image2.png"/><Relationship Id="rId39" Type="http://schemas.openxmlformats.org/officeDocument/2006/relationships/image" Target="media/image23.emf"/><Relationship Id="rId34" Type="http://schemas.openxmlformats.org/officeDocument/2006/relationships/image" Target="media/image18.emf"/><Relationship Id="rId50" Type="http://schemas.openxmlformats.org/officeDocument/2006/relationships/image" Target="media/image33.emf"/><Relationship Id="rId55" Type="http://schemas.openxmlformats.org/officeDocument/2006/relationships/image" Target="media/image36.png"/><Relationship Id="rId76" Type="http://schemas.openxmlformats.org/officeDocument/2006/relationships/hyperlink" Target="http://ihe.net/uploadedFiles/Documents/ITI/IHE_ITI_TF_Vol2x.pdf" TargetMode="External"/><Relationship Id="rId7" Type="http://schemas.openxmlformats.org/officeDocument/2006/relationships/endnotes" Target="endnotes.xml"/><Relationship Id="rId71" Type="http://schemas.openxmlformats.org/officeDocument/2006/relationships/image" Target="media/image43.emf"/><Relationship Id="rId2" Type="http://schemas.openxmlformats.org/officeDocument/2006/relationships/numbering" Target="numbering.xml"/><Relationship Id="rId29" Type="http://schemas.openxmlformats.org/officeDocument/2006/relationships/image" Target="media/image13.emf"/><Relationship Id="rId24" Type="http://schemas.openxmlformats.org/officeDocument/2006/relationships/image" Target="media/image8.emf"/><Relationship Id="rId40" Type="http://schemas.openxmlformats.org/officeDocument/2006/relationships/image" Target="media/image24.emf"/><Relationship Id="rId45" Type="http://schemas.openxmlformats.org/officeDocument/2006/relationships/image" Target="media/image29.emf"/><Relationship Id="rId66" Type="http://schemas.openxmlformats.org/officeDocument/2006/relationships/image" Target="media/image41.png"/><Relationship Id="rId87" Type="http://schemas.openxmlformats.org/officeDocument/2006/relationships/fontTable" Target="fontTable.xml"/><Relationship Id="rId61" Type="http://schemas.openxmlformats.org/officeDocument/2006/relationships/hyperlink" Target="file:///D:\Google%20Drive\01_IHE\Users\al.PROTOLINK\Users\usd04734\Documents\Data\Protocols\IHE_PCD\TFV2History\2014TFV2ForPub\l%20%22HL70203%22" TargetMode="External"/><Relationship Id="rId82" Type="http://schemas.openxmlformats.org/officeDocument/2006/relationships/image" Target="media/image45.jpeg"/><Relationship Id="rId1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623B30-DBCA-42CC-8F10-FB95296CC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1987</TotalTime>
  <Pages>253</Pages>
  <Words>72434</Words>
  <Characters>412877</Characters>
  <Application>Microsoft Office Word</Application>
  <DocSecurity>0</DocSecurity>
  <Lines>3440</Lines>
  <Paragraphs>968</Paragraphs>
  <ScaleCrop>false</ScaleCrop>
  <HeadingPairs>
    <vt:vector size="2" baseType="variant">
      <vt:variant>
        <vt:lpstr>Title</vt:lpstr>
      </vt:variant>
      <vt:variant>
        <vt:i4>1</vt:i4>
      </vt:variant>
    </vt:vector>
  </HeadingPairs>
  <TitlesOfParts>
    <vt:vector size="1" baseType="lpstr">
      <vt:lpstr>IHE_PCD_TF_Rev9-0_Vol2_FT_2019-11-xx</vt:lpstr>
    </vt:vector>
  </TitlesOfParts>
  <Company>IHE</Company>
  <LinksUpToDate>false</LinksUpToDate>
  <CharactersWithSpaces>484343</CharactersWithSpaces>
  <SharedDoc>false</SharedDoc>
  <HLinks>
    <vt:vector size="1428" baseType="variant">
      <vt:variant>
        <vt:i4>2424895</vt:i4>
      </vt:variant>
      <vt:variant>
        <vt:i4>1350</vt:i4>
      </vt:variant>
      <vt:variant>
        <vt:i4>0</vt:i4>
      </vt:variant>
      <vt:variant>
        <vt:i4>5</vt:i4>
      </vt:variant>
      <vt:variant>
        <vt:lpwstr>http://ihe.net/TF_Intro_Appendices.aspx</vt:lpwstr>
      </vt:variant>
      <vt:variant>
        <vt:lpwstr/>
      </vt:variant>
      <vt:variant>
        <vt:i4>7733283</vt:i4>
      </vt:variant>
      <vt:variant>
        <vt:i4>1347</vt:i4>
      </vt:variant>
      <vt:variant>
        <vt:i4>0</vt:i4>
      </vt:variant>
      <vt:variant>
        <vt:i4>5</vt:i4>
      </vt:variant>
      <vt:variant>
        <vt:lpwstr>http://www.w3.org/TR/xml/%22 %5Cl %22syntax</vt:lpwstr>
      </vt:variant>
      <vt:variant>
        <vt:lpwstr/>
      </vt:variant>
      <vt:variant>
        <vt:i4>1572866</vt:i4>
      </vt:variant>
      <vt:variant>
        <vt:i4>1344</vt:i4>
      </vt:variant>
      <vt:variant>
        <vt:i4>0</vt:i4>
      </vt:variant>
      <vt:variant>
        <vt:i4>5</vt:i4>
      </vt:variant>
      <vt:variant>
        <vt:lpwstr>http://www.w3.org/International/questions/qa-controls%22 %5Cl %22support</vt:lpwstr>
      </vt:variant>
      <vt:variant>
        <vt:lpwstr/>
      </vt:variant>
      <vt:variant>
        <vt:i4>1966126</vt:i4>
      </vt:variant>
      <vt:variant>
        <vt:i4>1341</vt:i4>
      </vt:variant>
      <vt:variant>
        <vt:i4>0</vt:i4>
      </vt:variant>
      <vt:variant>
        <vt:i4>5</vt:i4>
      </vt:variant>
      <vt:variant>
        <vt:lpwstr>http://ihe.net/uploadedFiles/Documents/ITI/IHE_ITI_TF_Vol2x.pdf</vt:lpwstr>
      </vt:variant>
      <vt:variant>
        <vt:lpwstr/>
      </vt:variant>
      <vt:variant>
        <vt:i4>1966126</vt:i4>
      </vt:variant>
      <vt:variant>
        <vt:i4>1338</vt:i4>
      </vt:variant>
      <vt:variant>
        <vt:i4>0</vt:i4>
      </vt:variant>
      <vt:variant>
        <vt:i4>5</vt:i4>
      </vt:variant>
      <vt:variant>
        <vt:lpwstr>http://ihe.net/uploadedFiles/Documents/ITI/IHE_ITI_TF_Vol2x.pdf</vt:lpwstr>
      </vt:variant>
      <vt:variant>
        <vt:lpwstr/>
      </vt:variant>
      <vt:variant>
        <vt:i4>7929980</vt:i4>
      </vt:variant>
      <vt:variant>
        <vt:i4>1335</vt:i4>
      </vt:variant>
      <vt:variant>
        <vt:i4>0</vt:i4>
      </vt:variant>
      <vt:variant>
        <vt:i4>5</vt:i4>
      </vt:variant>
      <vt:variant>
        <vt:lpwstr>ftp://ftp.ihe.net/TF_Implementation_Material/</vt:lpwstr>
      </vt:variant>
      <vt:variant>
        <vt:lpwstr/>
      </vt:variant>
      <vt:variant>
        <vt:i4>1966126</vt:i4>
      </vt:variant>
      <vt:variant>
        <vt:i4>1332</vt:i4>
      </vt:variant>
      <vt:variant>
        <vt:i4>0</vt:i4>
      </vt:variant>
      <vt:variant>
        <vt:i4>5</vt:i4>
      </vt:variant>
      <vt:variant>
        <vt:lpwstr>http://ihe.net/uploadedFiles/Documents/ITI/IHE_ITI_TF_Vol2x.pdf</vt:lpwstr>
      </vt:variant>
      <vt:variant>
        <vt:lpwstr/>
      </vt:variant>
      <vt:variant>
        <vt:i4>7143550</vt:i4>
      </vt:variant>
      <vt:variant>
        <vt:i4>1329</vt:i4>
      </vt:variant>
      <vt:variant>
        <vt:i4>0</vt:i4>
      </vt:variant>
      <vt:variant>
        <vt:i4>5</vt:i4>
      </vt:variant>
      <vt:variant>
        <vt:lpwstr>http://ihe.net/uploadedFiles/Documents/Templates/IHE_TF_GenIntro_AppF_IHEIntegrationStatements_Rev1.0_2014-07-01.pdf</vt:lpwstr>
      </vt:variant>
      <vt:variant>
        <vt:lpwstr/>
      </vt:variant>
      <vt:variant>
        <vt:i4>1966126</vt:i4>
      </vt:variant>
      <vt:variant>
        <vt:i4>1326</vt:i4>
      </vt:variant>
      <vt:variant>
        <vt:i4>0</vt:i4>
      </vt:variant>
      <vt:variant>
        <vt:i4>5</vt:i4>
      </vt:variant>
      <vt:variant>
        <vt:lpwstr>http://ihe.net/uploadedFiles/Documents/ITI/IHE_ITI_TF_Vol2x.pdf</vt:lpwstr>
      </vt:variant>
      <vt:variant>
        <vt:lpwstr/>
      </vt:variant>
      <vt:variant>
        <vt:i4>7078008</vt:i4>
      </vt:variant>
      <vt:variant>
        <vt:i4>1323</vt:i4>
      </vt:variant>
      <vt:variant>
        <vt:i4>0</vt:i4>
      </vt:variant>
      <vt:variant>
        <vt:i4>5</vt:i4>
      </vt:variant>
      <vt:variant>
        <vt:lpwstr>http://ihe.net/uploadedFiles/Documents/Templates/IHE_TF_GenIntro_AppE_Profiling_Rev1.0_2014-07-01.pdf</vt:lpwstr>
      </vt:variant>
      <vt:variant>
        <vt:lpwstr/>
      </vt:variant>
      <vt:variant>
        <vt:i4>7078008</vt:i4>
      </vt:variant>
      <vt:variant>
        <vt:i4>1320</vt:i4>
      </vt:variant>
      <vt:variant>
        <vt:i4>0</vt:i4>
      </vt:variant>
      <vt:variant>
        <vt:i4>5</vt:i4>
      </vt:variant>
      <vt:variant>
        <vt:lpwstr>http://ihe.net/uploadedFiles/Documents/Templates/IHE_TF_GenIntro_AppE_Profiling_Rev1.0_2014-07-01.pdf</vt:lpwstr>
      </vt:variant>
      <vt:variant>
        <vt:lpwstr/>
      </vt:variant>
      <vt:variant>
        <vt:i4>4128837</vt:i4>
      </vt:variant>
      <vt:variant>
        <vt:i4>1317</vt:i4>
      </vt:variant>
      <vt:variant>
        <vt:i4>0</vt:i4>
      </vt:variant>
      <vt:variant>
        <vt:i4>5</vt:i4>
      </vt:variant>
      <vt:variant>
        <vt:lpwstr>../V282_Word/V282_CH02C_CodeTables.doc</vt:lpwstr>
      </vt:variant>
      <vt:variant>
        <vt:lpwstr>HL70406</vt:lpwstr>
      </vt:variant>
      <vt:variant>
        <vt:i4>4063304</vt:i4>
      </vt:variant>
      <vt:variant>
        <vt:i4>1314</vt:i4>
      </vt:variant>
      <vt:variant>
        <vt:i4>0</vt:i4>
      </vt:variant>
      <vt:variant>
        <vt:i4>5</vt:i4>
      </vt:variant>
      <vt:variant>
        <vt:lpwstr>../V282_Word/V282_CH02C_CodeTables.doc</vt:lpwstr>
      </vt:variant>
      <vt:variant>
        <vt:lpwstr>HL70912</vt:lpwstr>
      </vt:variant>
      <vt:variant>
        <vt:i4>3604547</vt:i4>
      </vt:variant>
      <vt:variant>
        <vt:i4>1311</vt:i4>
      </vt:variant>
      <vt:variant>
        <vt:i4>0</vt:i4>
      </vt:variant>
      <vt:variant>
        <vt:i4>5</vt:i4>
      </vt:variant>
      <vt:variant>
        <vt:lpwstr>../V282_Word/V282_CH02C_CodeTables.doc</vt:lpwstr>
      </vt:variant>
      <vt:variant>
        <vt:lpwstr>HL70287</vt:lpwstr>
      </vt:variant>
      <vt:variant>
        <vt:i4>786537</vt:i4>
      </vt:variant>
      <vt:variant>
        <vt:i4>1302</vt:i4>
      </vt:variant>
      <vt:variant>
        <vt:i4>0</vt:i4>
      </vt:variant>
      <vt:variant>
        <vt:i4>5</vt:i4>
      </vt:variant>
      <vt:variant>
        <vt:lpwstr>https://en.wikipedia.org/wiki/Lexicographical_order</vt:lpwstr>
      </vt:variant>
      <vt:variant>
        <vt:lpwstr/>
      </vt:variant>
      <vt:variant>
        <vt:i4>262263</vt:i4>
      </vt:variant>
      <vt:variant>
        <vt:i4>1299</vt:i4>
      </vt:variant>
      <vt:variant>
        <vt:i4>0</vt:i4>
      </vt:variant>
      <vt:variant>
        <vt:i4>5</vt:i4>
      </vt:variant>
      <vt:variant>
        <vt:lpwstr>../../../../Users/al.PROTOLINK/Users/usd04734/Documents/Data/Protocols/IHE_PCD/TFV2History/2014TFV2ForPub/l %22HL70203%22</vt:lpwstr>
      </vt:variant>
      <vt:variant>
        <vt:lpwstr/>
      </vt:variant>
      <vt:variant>
        <vt:i4>3342461</vt:i4>
      </vt:variant>
      <vt:variant>
        <vt:i4>1296</vt:i4>
      </vt:variant>
      <vt:variant>
        <vt:i4>0</vt:i4>
      </vt:variant>
      <vt:variant>
        <vt:i4>5</vt:i4>
      </vt:variant>
      <vt:variant>
        <vt:lpwstr>http://wiki.ihe.net/index.php?title=PumpErrorCodes</vt:lpwstr>
      </vt:variant>
      <vt:variant>
        <vt:lpwstr/>
      </vt:variant>
      <vt:variant>
        <vt:i4>2162807</vt:i4>
      </vt:variant>
      <vt:variant>
        <vt:i4>1293</vt:i4>
      </vt:variant>
      <vt:variant>
        <vt:i4>0</vt:i4>
      </vt:variant>
      <vt:variant>
        <vt:i4>5</vt:i4>
      </vt:variant>
      <vt:variant>
        <vt:lpwstr>http://wiki.ihe.net/index.php?title=PCD_OID_Management</vt:lpwstr>
      </vt:variant>
      <vt:variant>
        <vt:lpwstr/>
      </vt:variant>
      <vt:variant>
        <vt:i4>7405657</vt:i4>
      </vt:variant>
      <vt:variant>
        <vt:i4>1290</vt:i4>
      </vt:variant>
      <vt:variant>
        <vt:i4>0</vt:i4>
      </vt:variant>
      <vt:variant>
        <vt:i4>5</vt:i4>
      </vt:variant>
      <vt:variant>
        <vt:lpwstr>http://www.wctp.org/release/wctp-v1r3_update1.pdf</vt:lpwstr>
      </vt:variant>
      <vt:variant>
        <vt:lpwstr/>
      </vt:variant>
      <vt:variant>
        <vt:i4>3407922</vt:i4>
      </vt:variant>
      <vt:variant>
        <vt:i4>1287</vt:i4>
      </vt:variant>
      <vt:variant>
        <vt:i4>0</vt:i4>
      </vt:variant>
      <vt:variant>
        <vt:i4>5</vt:i4>
      </vt:variant>
      <vt:variant>
        <vt:lpwstr>http://rtmms.nist.gov/</vt:lpwstr>
      </vt:variant>
      <vt:variant>
        <vt:lpwstr/>
      </vt:variant>
      <vt:variant>
        <vt:i4>2424895</vt:i4>
      </vt:variant>
      <vt:variant>
        <vt:i4>1281</vt:i4>
      </vt:variant>
      <vt:variant>
        <vt:i4>0</vt:i4>
      </vt:variant>
      <vt:variant>
        <vt:i4>5</vt:i4>
      </vt:variant>
      <vt:variant>
        <vt:lpwstr>http://ihe.net/TF_Intro_Appendices.aspx</vt:lpwstr>
      </vt:variant>
      <vt:variant>
        <vt:lpwstr/>
      </vt:variant>
      <vt:variant>
        <vt:i4>2424895</vt:i4>
      </vt:variant>
      <vt:variant>
        <vt:i4>1278</vt:i4>
      </vt:variant>
      <vt:variant>
        <vt:i4>0</vt:i4>
      </vt:variant>
      <vt:variant>
        <vt:i4>5</vt:i4>
      </vt:variant>
      <vt:variant>
        <vt:lpwstr>http://ihe.net/TF_Intro_Appendices.aspx</vt:lpwstr>
      </vt:variant>
      <vt:variant>
        <vt:lpwstr/>
      </vt:variant>
      <vt:variant>
        <vt:i4>2424895</vt:i4>
      </vt:variant>
      <vt:variant>
        <vt:i4>1275</vt:i4>
      </vt:variant>
      <vt:variant>
        <vt:i4>0</vt:i4>
      </vt:variant>
      <vt:variant>
        <vt:i4>5</vt:i4>
      </vt:variant>
      <vt:variant>
        <vt:lpwstr>http://ihe.net/TF_Intro_Appendices.aspx</vt:lpwstr>
      </vt:variant>
      <vt:variant>
        <vt:lpwstr/>
      </vt:variant>
      <vt:variant>
        <vt:i4>1638456</vt:i4>
      </vt:variant>
      <vt:variant>
        <vt:i4>1272</vt:i4>
      </vt:variant>
      <vt:variant>
        <vt:i4>0</vt:i4>
      </vt:variant>
      <vt:variant>
        <vt:i4>5</vt:i4>
      </vt:variant>
      <vt:variant>
        <vt:lpwstr>mailto:secretary@ihe.net</vt:lpwstr>
      </vt:variant>
      <vt:variant>
        <vt:lpwstr/>
      </vt:variant>
      <vt:variant>
        <vt:i4>7602283</vt:i4>
      </vt:variant>
      <vt:variant>
        <vt:i4>1269</vt:i4>
      </vt:variant>
      <vt:variant>
        <vt:i4>0</vt:i4>
      </vt:variant>
      <vt:variant>
        <vt:i4>5</vt:i4>
      </vt:variant>
      <vt:variant>
        <vt:lpwstr>http://www.ihe.net/Patent_Disclosure_Process/</vt:lpwstr>
      </vt:variant>
      <vt:variant>
        <vt:lpwstr/>
      </vt:variant>
      <vt:variant>
        <vt:i4>2424895</vt:i4>
      </vt:variant>
      <vt:variant>
        <vt:i4>1266</vt:i4>
      </vt:variant>
      <vt:variant>
        <vt:i4>0</vt:i4>
      </vt:variant>
      <vt:variant>
        <vt:i4>5</vt:i4>
      </vt:variant>
      <vt:variant>
        <vt:lpwstr>http://ihe.net/TF_Intro_Appendices.aspx</vt:lpwstr>
      </vt:variant>
      <vt:variant>
        <vt:lpwstr/>
      </vt:variant>
      <vt:variant>
        <vt:i4>2424895</vt:i4>
      </vt:variant>
      <vt:variant>
        <vt:i4>1263</vt:i4>
      </vt:variant>
      <vt:variant>
        <vt:i4>0</vt:i4>
      </vt:variant>
      <vt:variant>
        <vt:i4>5</vt:i4>
      </vt:variant>
      <vt:variant>
        <vt:lpwstr>http://ihe.net/TF_Intro_Appendices.aspx</vt:lpwstr>
      </vt:variant>
      <vt:variant>
        <vt:lpwstr/>
      </vt:variant>
      <vt:variant>
        <vt:i4>3997811</vt:i4>
      </vt:variant>
      <vt:variant>
        <vt:i4>1260</vt:i4>
      </vt:variant>
      <vt:variant>
        <vt:i4>0</vt:i4>
      </vt:variant>
      <vt:variant>
        <vt:i4>5</vt:i4>
      </vt:variant>
      <vt:variant>
        <vt:lpwstr>http://www.ihe.net/</vt:lpwstr>
      </vt:variant>
      <vt:variant>
        <vt:lpwstr/>
      </vt:variant>
      <vt:variant>
        <vt:i4>1507380</vt:i4>
      </vt:variant>
      <vt:variant>
        <vt:i4>1253</vt:i4>
      </vt:variant>
      <vt:variant>
        <vt:i4>0</vt:i4>
      </vt:variant>
      <vt:variant>
        <vt:i4>5</vt:i4>
      </vt:variant>
      <vt:variant>
        <vt:lpwstr/>
      </vt:variant>
      <vt:variant>
        <vt:lpwstr>_Toc432516307</vt:lpwstr>
      </vt:variant>
      <vt:variant>
        <vt:i4>1507380</vt:i4>
      </vt:variant>
      <vt:variant>
        <vt:i4>1247</vt:i4>
      </vt:variant>
      <vt:variant>
        <vt:i4>0</vt:i4>
      </vt:variant>
      <vt:variant>
        <vt:i4>5</vt:i4>
      </vt:variant>
      <vt:variant>
        <vt:lpwstr/>
      </vt:variant>
      <vt:variant>
        <vt:lpwstr>_Toc432516306</vt:lpwstr>
      </vt:variant>
      <vt:variant>
        <vt:i4>1507380</vt:i4>
      </vt:variant>
      <vt:variant>
        <vt:i4>1241</vt:i4>
      </vt:variant>
      <vt:variant>
        <vt:i4>0</vt:i4>
      </vt:variant>
      <vt:variant>
        <vt:i4>5</vt:i4>
      </vt:variant>
      <vt:variant>
        <vt:lpwstr/>
      </vt:variant>
      <vt:variant>
        <vt:lpwstr>_Toc432516305</vt:lpwstr>
      </vt:variant>
      <vt:variant>
        <vt:i4>1507380</vt:i4>
      </vt:variant>
      <vt:variant>
        <vt:i4>1235</vt:i4>
      </vt:variant>
      <vt:variant>
        <vt:i4>0</vt:i4>
      </vt:variant>
      <vt:variant>
        <vt:i4>5</vt:i4>
      </vt:variant>
      <vt:variant>
        <vt:lpwstr/>
      </vt:variant>
      <vt:variant>
        <vt:lpwstr>_Toc432516304</vt:lpwstr>
      </vt:variant>
      <vt:variant>
        <vt:i4>1507380</vt:i4>
      </vt:variant>
      <vt:variant>
        <vt:i4>1229</vt:i4>
      </vt:variant>
      <vt:variant>
        <vt:i4>0</vt:i4>
      </vt:variant>
      <vt:variant>
        <vt:i4>5</vt:i4>
      </vt:variant>
      <vt:variant>
        <vt:lpwstr/>
      </vt:variant>
      <vt:variant>
        <vt:lpwstr>_Toc432516303</vt:lpwstr>
      </vt:variant>
      <vt:variant>
        <vt:i4>1507380</vt:i4>
      </vt:variant>
      <vt:variant>
        <vt:i4>1223</vt:i4>
      </vt:variant>
      <vt:variant>
        <vt:i4>0</vt:i4>
      </vt:variant>
      <vt:variant>
        <vt:i4>5</vt:i4>
      </vt:variant>
      <vt:variant>
        <vt:lpwstr/>
      </vt:variant>
      <vt:variant>
        <vt:lpwstr>_Toc432516302</vt:lpwstr>
      </vt:variant>
      <vt:variant>
        <vt:i4>1507380</vt:i4>
      </vt:variant>
      <vt:variant>
        <vt:i4>1217</vt:i4>
      </vt:variant>
      <vt:variant>
        <vt:i4>0</vt:i4>
      </vt:variant>
      <vt:variant>
        <vt:i4>5</vt:i4>
      </vt:variant>
      <vt:variant>
        <vt:lpwstr/>
      </vt:variant>
      <vt:variant>
        <vt:lpwstr>_Toc432516301</vt:lpwstr>
      </vt:variant>
      <vt:variant>
        <vt:i4>1507380</vt:i4>
      </vt:variant>
      <vt:variant>
        <vt:i4>1211</vt:i4>
      </vt:variant>
      <vt:variant>
        <vt:i4>0</vt:i4>
      </vt:variant>
      <vt:variant>
        <vt:i4>5</vt:i4>
      </vt:variant>
      <vt:variant>
        <vt:lpwstr/>
      </vt:variant>
      <vt:variant>
        <vt:lpwstr>_Toc432516300</vt:lpwstr>
      </vt:variant>
      <vt:variant>
        <vt:i4>1966133</vt:i4>
      </vt:variant>
      <vt:variant>
        <vt:i4>1205</vt:i4>
      </vt:variant>
      <vt:variant>
        <vt:i4>0</vt:i4>
      </vt:variant>
      <vt:variant>
        <vt:i4>5</vt:i4>
      </vt:variant>
      <vt:variant>
        <vt:lpwstr/>
      </vt:variant>
      <vt:variant>
        <vt:lpwstr>_Toc432516299</vt:lpwstr>
      </vt:variant>
      <vt:variant>
        <vt:i4>1966133</vt:i4>
      </vt:variant>
      <vt:variant>
        <vt:i4>1199</vt:i4>
      </vt:variant>
      <vt:variant>
        <vt:i4>0</vt:i4>
      </vt:variant>
      <vt:variant>
        <vt:i4>5</vt:i4>
      </vt:variant>
      <vt:variant>
        <vt:lpwstr/>
      </vt:variant>
      <vt:variant>
        <vt:lpwstr>_Toc432516298</vt:lpwstr>
      </vt:variant>
      <vt:variant>
        <vt:i4>1966133</vt:i4>
      </vt:variant>
      <vt:variant>
        <vt:i4>1193</vt:i4>
      </vt:variant>
      <vt:variant>
        <vt:i4>0</vt:i4>
      </vt:variant>
      <vt:variant>
        <vt:i4>5</vt:i4>
      </vt:variant>
      <vt:variant>
        <vt:lpwstr/>
      </vt:variant>
      <vt:variant>
        <vt:lpwstr>_Toc432516297</vt:lpwstr>
      </vt:variant>
      <vt:variant>
        <vt:i4>1966133</vt:i4>
      </vt:variant>
      <vt:variant>
        <vt:i4>1187</vt:i4>
      </vt:variant>
      <vt:variant>
        <vt:i4>0</vt:i4>
      </vt:variant>
      <vt:variant>
        <vt:i4>5</vt:i4>
      </vt:variant>
      <vt:variant>
        <vt:lpwstr/>
      </vt:variant>
      <vt:variant>
        <vt:lpwstr>_Toc432516296</vt:lpwstr>
      </vt:variant>
      <vt:variant>
        <vt:i4>1966133</vt:i4>
      </vt:variant>
      <vt:variant>
        <vt:i4>1181</vt:i4>
      </vt:variant>
      <vt:variant>
        <vt:i4>0</vt:i4>
      </vt:variant>
      <vt:variant>
        <vt:i4>5</vt:i4>
      </vt:variant>
      <vt:variant>
        <vt:lpwstr/>
      </vt:variant>
      <vt:variant>
        <vt:lpwstr>_Toc432516295</vt:lpwstr>
      </vt:variant>
      <vt:variant>
        <vt:i4>1966133</vt:i4>
      </vt:variant>
      <vt:variant>
        <vt:i4>1175</vt:i4>
      </vt:variant>
      <vt:variant>
        <vt:i4>0</vt:i4>
      </vt:variant>
      <vt:variant>
        <vt:i4>5</vt:i4>
      </vt:variant>
      <vt:variant>
        <vt:lpwstr/>
      </vt:variant>
      <vt:variant>
        <vt:lpwstr>_Toc432516294</vt:lpwstr>
      </vt:variant>
      <vt:variant>
        <vt:i4>1966133</vt:i4>
      </vt:variant>
      <vt:variant>
        <vt:i4>1169</vt:i4>
      </vt:variant>
      <vt:variant>
        <vt:i4>0</vt:i4>
      </vt:variant>
      <vt:variant>
        <vt:i4>5</vt:i4>
      </vt:variant>
      <vt:variant>
        <vt:lpwstr/>
      </vt:variant>
      <vt:variant>
        <vt:lpwstr>_Toc432516293</vt:lpwstr>
      </vt:variant>
      <vt:variant>
        <vt:i4>1966133</vt:i4>
      </vt:variant>
      <vt:variant>
        <vt:i4>1163</vt:i4>
      </vt:variant>
      <vt:variant>
        <vt:i4>0</vt:i4>
      </vt:variant>
      <vt:variant>
        <vt:i4>5</vt:i4>
      </vt:variant>
      <vt:variant>
        <vt:lpwstr/>
      </vt:variant>
      <vt:variant>
        <vt:lpwstr>_Toc432516292</vt:lpwstr>
      </vt:variant>
      <vt:variant>
        <vt:i4>1966133</vt:i4>
      </vt:variant>
      <vt:variant>
        <vt:i4>1157</vt:i4>
      </vt:variant>
      <vt:variant>
        <vt:i4>0</vt:i4>
      </vt:variant>
      <vt:variant>
        <vt:i4>5</vt:i4>
      </vt:variant>
      <vt:variant>
        <vt:lpwstr/>
      </vt:variant>
      <vt:variant>
        <vt:lpwstr>_Toc432516291</vt:lpwstr>
      </vt:variant>
      <vt:variant>
        <vt:i4>1966133</vt:i4>
      </vt:variant>
      <vt:variant>
        <vt:i4>1151</vt:i4>
      </vt:variant>
      <vt:variant>
        <vt:i4>0</vt:i4>
      </vt:variant>
      <vt:variant>
        <vt:i4>5</vt:i4>
      </vt:variant>
      <vt:variant>
        <vt:lpwstr/>
      </vt:variant>
      <vt:variant>
        <vt:lpwstr>_Toc432516290</vt:lpwstr>
      </vt:variant>
      <vt:variant>
        <vt:i4>2031669</vt:i4>
      </vt:variant>
      <vt:variant>
        <vt:i4>1145</vt:i4>
      </vt:variant>
      <vt:variant>
        <vt:i4>0</vt:i4>
      </vt:variant>
      <vt:variant>
        <vt:i4>5</vt:i4>
      </vt:variant>
      <vt:variant>
        <vt:lpwstr/>
      </vt:variant>
      <vt:variant>
        <vt:lpwstr>_Toc432516289</vt:lpwstr>
      </vt:variant>
      <vt:variant>
        <vt:i4>2031669</vt:i4>
      </vt:variant>
      <vt:variant>
        <vt:i4>1139</vt:i4>
      </vt:variant>
      <vt:variant>
        <vt:i4>0</vt:i4>
      </vt:variant>
      <vt:variant>
        <vt:i4>5</vt:i4>
      </vt:variant>
      <vt:variant>
        <vt:lpwstr/>
      </vt:variant>
      <vt:variant>
        <vt:lpwstr>_Toc432516288</vt:lpwstr>
      </vt:variant>
      <vt:variant>
        <vt:i4>2031669</vt:i4>
      </vt:variant>
      <vt:variant>
        <vt:i4>1133</vt:i4>
      </vt:variant>
      <vt:variant>
        <vt:i4>0</vt:i4>
      </vt:variant>
      <vt:variant>
        <vt:i4>5</vt:i4>
      </vt:variant>
      <vt:variant>
        <vt:lpwstr/>
      </vt:variant>
      <vt:variant>
        <vt:lpwstr>_Toc432516287</vt:lpwstr>
      </vt:variant>
      <vt:variant>
        <vt:i4>2031669</vt:i4>
      </vt:variant>
      <vt:variant>
        <vt:i4>1127</vt:i4>
      </vt:variant>
      <vt:variant>
        <vt:i4>0</vt:i4>
      </vt:variant>
      <vt:variant>
        <vt:i4>5</vt:i4>
      </vt:variant>
      <vt:variant>
        <vt:lpwstr/>
      </vt:variant>
      <vt:variant>
        <vt:lpwstr>_Toc432516286</vt:lpwstr>
      </vt:variant>
      <vt:variant>
        <vt:i4>2031669</vt:i4>
      </vt:variant>
      <vt:variant>
        <vt:i4>1121</vt:i4>
      </vt:variant>
      <vt:variant>
        <vt:i4>0</vt:i4>
      </vt:variant>
      <vt:variant>
        <vt:i4>5</vt:i4>
      </vt:variant>
      <vt:variant>
        <vt:lpwstr/>
      </vt:variant>
      <vt:variant>
        <vt:lpwstr>_Toc432516285</vt:lpwstr>
      </vt:variant>
      <vt:variant>
        <vt:i4>2031669</vt:i4>
      </vt:variant>
      <vt:variant>
        <vt:i4>1115</vt:i4>
      </vt:variant>
      <vt:variant>
        <vt:i4>0</vt:i4>
      </vt:variant>
      <vt:variant>
        <vt:i4>5</vt:i4>
      </vt:variant>
      <vt:variant>
        <vt:lpwstr/>
      </vt:variant>
      <vt:variant>
        <vt:lpwstr>_Toc432516284</vt:lpwstr>
      </vt:variant>
      <vt:variant>
        <vt:i4>2031669</vt:i4>
      </vt:variant>
      <vt:variant>
        <vt:i4>1109</vt:i4>
      </vt:variant>
      <vt:variant>
        <vt:i4>0</vt:i4>
      </vt:variant>
      <vt:variant>
        <vt:i4>5</vt:i4>
      </vt:variant>
      <vt:variant>
        <vt:lpwstr/>
      </vt:variant>
      <vt:variant>
        <vt:lpwstr>_Toc432516283</vt:lpwstr>
      </vt:variant>
      <vt:variant>
        <vt:i4>2031669</vt:i4>
      </vt:variant>
      <vt:variant>
        <vt:i4>1103</vt:i4>
      </vt:variant>
      <vt:variant>
        <vt:i4>0</vt:i4>
      </vt:variant>
      <vt:variant>
        <vt:i4>5</vt:i4>
      </vt:variant>
      <vt:variant>
        <vt:lpwstr/>
      </vt:variant>
      <vt:variant>
        <vt:lpwstr>_Toc432516282</vt:lpwstr>
      </vt:variant>
      <vt:variant>
        <vt:i4>2031669</vt:i4>
      </vt:variant>
      <vt:variant>
        <vt:i4>1097</vt:i4>
      </vt:variant>
      <vt:variant>
        <vt:i4>0</vt:i4>
      </vt:variant>
      <vt:variant>
        <vt:i4>5</vt:i4>
      </vt:variant>
      <vt:variant>
        <vt:lpwstr/>
      </vt:variant>
      <vt:variant>
        <vt:lpwstr>_Toc432516281</vt:lpwstr>
      </vt:variant>
      <vt:variant>
        <vt:i4>2031669</vt:i4>
      </vt:variant>
      <vt:variant>
        <vt:i4>1091</vt:i4>
      </vt:variant>
      <vt:variant>
        <vt:i4>0</vt:i4>
      </vt:variant>
      <vt:variant>
        <vt:i4>5</vt:i4>
      </vt:variant>
      <vt:variant>
        <vt:lpwstr/>
      </vt:variant>
      <vt:variant>
        <vt:lpwstr>_Toc432516280</vt:lpwstr>
      </vt:variant>
      <vt:variant>
        <vt:i4>1048629</vt:i4>
      </vt:variant>
      <vt:variant>
        <vt:i4>1085</vt:i4>
      </vt:variant>
      <vt:variant>
        <vt:i4>0</vt:i4>
      </vt:variant>
      <vt:variant>
        <vt:i4>5</vt:i4>
      </vt:variant>
      <vt:variant>
        <vt:lpwstr/>
      </vt:variant>
      <vt:variant>
        <vt:lpwstr>_Toc432516279</vt:lpwstr>
      </vt:variant>
      <vt:variant>
        <vt:i4>1048629</vt:i4>
      </vt:variant>
      <vt:variant>
        <vt:i4>1079</vt:i4>
      </vt:variant>
      <vt:variant>
        <vt:i4>0</vt:i4>
      </vt:variant>
      <vt:variant>
        <vt:i4>5</vt:i4>
      </vt:variant>
      <vt:variant>
        <vt:lpwstr/>
      </vt:variant>
      <vt:variant>
        <vt:lpwstr>_Toc432516277</vt:lpwstr>
      </vt:variant>
      <vt:variant>
        <vt:i4>1048629</vt:i4>
      </vt:variant>
      <vt:variant>
        <vt:i4>1073</vt:i4>
      </vt:variant>
      <vt:variant>
        <vt:i4>0</vt:i4>
      </vt:variant>
      <vt:variant>
        <vt:i4>5</vt:i4>
      </vt:variant>
      <vt:variant>
        <vt:lpwstr/>
      </vt:variant>
      <vt:variant>
        <vt:lpwstr>_Toc432516276</vt:lpwstr>
      </vt:variant>
      <vt:variant>
        <vt:i4>1048629</vt:i4>
      </vt:variant>
      <vt:variant>
        <vt:i4>1067</vt:i4>
      </vt:variant>
      <vt:variant>
        <vt:i4>0</vt:i4>
      </vt:variant>
      <vt:variant>
        <vt:i4>5</vt:i4>
      </vt:variant>
      <vt:variant>
        <vt:lpwstr/>
      </vt:variant>
      <vt:variant>
        <vt:lpwstr>_Toc432516275</vt:lpwstr>
      </vt:variant>
      <vt:variant>
        <vt:i4>1048629</vt:i4>
      </vt:variant>
      <vt:variant>
        <vt:i4>1061</vt:i4>
      </vt:variant>
      <vt:variant>
        <vt:i4>0</vt:i4>
      </vt:variant>
      <vt:variant>
        <vt:i4>5</vt:i4>
      </vt:variant>
      <vt:variant>
        <vt:lpwstr/>
      </vt:variant>
      <vt:variant>
        <vt:lpwstr>_Toc432516274</vt:lpwstr>
      </vt:variant>
      <vt:variant>
        <vt:i4>1048629</vt:i4>
      </vt:variant>
      <vt:variant>
        <vt:i4>1055</vt:i4>
      </vt:variant>
      <vt:variant>
        <vt:i4>0</vt:i4>
      </vt:variant>
      <vt:variant>
        <vt:i4>5</vt:i4>
      </vt:variant>
      <vt:variant>
        <vt:lpwstr/>
      </vt:variant>
      <vt:variant>
        <vt:lpwstr>_Toc432516273</vt:lpwstr>
      </vt:variant>
      <vt:variant>
        <vt:i4>1048629</vt:i4>
      </vt:variant>
      <vt:variant>
        <vt:i4>1049</vt:i4>
      </vt:variant>
      <vt:variant>
        <vt:i4>0</vt:i4>
      </vt:variant>
      <vt:variant>
        <vt:i4>5</vt:i4>
      </vt:variant>
      <vt:variant>
        <vt:lpwstr/>
      </vt:variant>
      <vt:variant>
        <vt:lpwstr>_Toc432516272</vt:lpwstr>
      </vt:variant>
      <vt:variant>
        <vt:i4>1048629</vt:i4>
      </vt:variant>
      <vt:variant>
        <vt:i4>1043</vt:i4>
      </vt:variant>
      <vt:variant>
        <vt:i4>0</vt:i4>
      </vt:variant>
      <vt:variant>
        <vt:i4>5</vt:i4>
      </vt:variant>
      <vt:variant>
        <vt:lpwstr/>
      </vt:variant>
      <vt:variant>
        <vt:lpwstr>_Toc432516271</vt:lpwstr>
      </vt:variant>
      <vt:variant>
        <vt:i4>1048629</vt:i4>
      </vt:variant>
      <vt:variant>
        <vt:i4>1037</vt:i4>
      </vt:variant>
      <vt:variant>
        <vt:i4>0</vt:i4>
      </vt:variant>
      <vt:variant>
        <vt:i4>5</vt:i4>
      </vt:variant>
      <vt:variant>
        <vt:lpwstr/>
      </vt:variant>
      <vt:variant>
        <vt:lpwstr>_Toc432516270</vt:lpwstr>
      </vt:variant>
      <vt:variant>
        <vt:i4>1114165</vt:i4>
      </vt:variant>
      <vt:variant>
        <vt:i4>1031</vt:i4>
      </vt:variant>
      <vt:variant>
        <vt:i4>0</vt:i4>
      </vt:variant>
      <vt:variant>
        <vt:i4>5</vt:i4>
      </vt:variant>
      <vt:variant>
        <vt:lpwstr/>
      </vt:variant>
      <vt:variant>
        <vt:lpwstr>_Toc432516269</vt:lpwstr>
      </vt:variant>
      <vt:variant>
        <vt:i4>1114165</vt:i4>
      </vt:variant>
      <vt:variant>
        <vt:i4>1025</vt:i4>
      </vt:variant>
      <vt:variant>
        <vt:i4>0</vt:i4>
      </vt:variant>
      <vt:variant>
        <vt:i4>5</vt:i4>
      </vt:variant>
      <vt:variant>
        <vt:lpwstr/>
      </vt:variant>
      <vt:variant>
        <vt:lpwstr>_Toc432516268</vt:lpwstr>
      </vt:variant>
      <vt:variant>
        <vt:i4>1114165</vt:i4>
      </vt:variant>
      <vt:variant>
        <vt:i4>1019</vt:i4>
      </vt:variant>
      <vt:variant>
        <vt:i4>0</vt:i4>
      </vt:variant>
      <vt:variant>
        <vt:i4>5</vt:i4>
      </vt:variant>
      <vt:variant>
        <vt:lpwstr/>
      </vt:variant>
      <vt:variant>
        <vt:lpwstr>_Toc432516267</vt:lpwstr>
      </vt:variant>
      <vt:variant>
        <vt:i4>1114165</vt:i4>
      </vt:variant>
      <vt:variant>
        <vt:i4>1013</vt:i4>
      </vt:variant>
      <vt:variant>
        <vt:i4>0</vt:i4>
      </vt:variant>
      <vt:variant>
        <vt:i4>5</vt:i4>
      </vt:variant>
      <vt:variant>
        <vt:lpwstr/>
      </vt:variant>
      <vt:variant>
        <vt:lpwstr>_Toc432516266</vt:lpwstr>
      </vt:variant>
      <vt:variant>
        <vt:i4>1114165</vt:i4>
      </vt:variant>
      <vt:variant>
        <vt:i4>1007</vt:i4>
      </vt:variant>
      <vt:variant>
        <vt:i4>0</vt:i4>
      </vt:variant>
      <vt:variant>
        <vt:i4>5</vt:i4>
      </vt:variant>
      <vt:variant>
        <vt:lpwstr/>
      </vt:variant>
      <vt:variant>
        <vt:lpwstr>_Toc432516265</vt:lpwstr>
      </vt:variant>
      <vt:variant>
        <vt:i4>1114165</vt:i4>
      </vt:variant>
      <vt:variant>
        <vt:i4>1001</vt:i4>
      </vt:variant>
      <vt:variant>
        <vt:i4>0</vt:i4>
      </vt:variant>
      <vt:variant>
        <vt:i4>5</vt:i4>
      </vt:variant>
      <vt:variant>
        <vt:lpwstr/>
      </vt:variant>
      <vt:variant>
        <vt:lpwstr>_Toc432516264</vt:lpwstr>
      </vt:variant>
      <vt:variant>
        <vt:i4>1114165</vt:i4>
      </vt:variant>
      <vt:variant>
        <vt:i4>995</vt:i4>
      </vt:variant>
      <vt:variant>
        <vt:i4>0</vt:i4>
      </vt:variant>
      <vt:variant>
        <vt:i4>5</vt:i4>
      </vt:variant>
      <vt:variant>
        <vt:lpwstr/>
      </vt:variant>
      <vt:variant>
        <vt:lpwstr>_Toc432516263</vt:lpwstr>
      </vt:variant>
      <vt:variant>
        <vt:i4>1114165</vt:i4>
      </vt:variant>
      <vt:variant>
        <vt:i4>989</vt:i4>
      </vt:variant>
      <vt:variant>
        <vt:i4>0</vt:i4>
      </vt:variant>
      <vt:variant>
        <vt:i4>5</vt:i4>
      </vt:variant>
      <vt:variant>
        <vt:lpwstr/>
      </vt:variant>
      <vt:variant>
        <vt:lpwstr>_Toc432516262</vt:lpwstr>
      </vt:variant>
      <vt:variant>
        <vt:i4>1114165</vt:i4>
      </vt:variant>
      <vt:variant>
        <vt:i4>983</vt:i4>
      </vt:variant>
      <vt:variant>
        <vt:i4>0</vt:i4>
      </vt:variant>
      <vt:variant>
        <vt:i4>5</vt:i4>
      </vt:variant>
      <vt:variant>
        <vt:lpwstr/>
      </vt:variant>
      <vt:variant>
        <vt:lpwstr>_Toc432516261</vt:lpwstr>
      </vt:variant>
      <vt:variant>
        <vt:i4>1114165</vt:i4>
      </vt:variant>
      <vt:variant>
        <vt:i4>977</vt:i4>
      </vt:variant>
      <vt:variant>
        <vt:i4>0</vt:i4>
      </vt:variant>
      <vt:variant>
        <vt:i4>5</vt:i4>
      </vt:variant>
      <vt:variant>
        <vt:lpwstr/>
      </vt:variant>
      <vt:variant>
        <vt:lpwstr>_Toc432516260</vt:lpwstr>
      </vt:variant>
      <vt:variant>
        <vt:i4>1179701</vt:i4>
      </vt:variant>
      <vt:variant>
        <vt:i4>971</vt:i4>
      </vt:variant>
      <vt:variant>
        <vt:i4>0</vt:i4>
      </vt:variant>
      <vt:variant>
        <vt:i4>5</vt:i4>
      </vt:variant>
      <vt:variant>
        <vt:lpwstr/>
      </vt:variant>
      <vt:variant>
        <vt:lpwstr>_Toc432516259</vt:lpwstr>
      </vt:variant>
      <vt:variant>
        <vt:i4>1179701</vt:i4>
      </vt:variant>
      <vt:variant>
        <vt:i4>965</vt:i4>
      </vt:variant>
      <vt:variant>
        <vt:i4>0</vt:i4>
      </vt:variant>
      <vt:variant>
        <vt:i4>5</vt:i4>
      </vt:variant>
      <vt:variant>
        <vt:lpwstr/>
      </vt:variant>
      <vt:variant>
        <vt:lpwstr>_Toc432516258</vt:lpwstr>
      </vt:variant>
      <vt:variant>
        <vt:i4>1179701</vt:i4>
      </vt:variant>
      <vt:variant>
        <vt:i4>959</vt:i4>
      </vt:variant>
      <vt:variant>
        <vt:i4>0</vt:i4>
      </vt:variant>
      <vt:variant>
        <vt:i4>5</vt:i4>
      </vt:variant>
      <vt:variant>
        <vt:lpwstr/>
      </vt:variant>
      <vt:variant>
        <vt:lpwstr>_Toc432516257</vt:lpwstr>
      </vt:variant>
      <vt:variant>
        <vt:i4>1179701</vt:i4>
      </vt:variant>
      <vt:variant>
        <vt:i4>953</vt:i4>
      </vt:variant>
      <vt:variant>
        <vt:i4>0</vt:i4>
      </vt:variant>
      <vt:variant>
        <vt:i4>5</vt:i4>
      </vt:variant>
      <vt:variant>
        <vt:lpwstr/>
      </vt:variant>
      <vt:variant>
        <vt:lpwstr>_Toc432516256</vt:lpwstr>
      </vt:variant>
      <vt:variant>
        <vt:i4>1179701</vt:i4>
      </vt:variant>
      <vt:variant>
        <vt:i4>947</vt:i4>
      </vt:variant>
      <vt:variant>
        <vt:i4>0</vt:i4>
      </vt:variant>
      <vt:variant>
        <vt:i4>5</vt:i4>
      </vt:variant>
      <vt:variant>
        <vt:lpwstr/>
      </vt:variant>
      <vt:variant>
        <vt:lpwstr>_Toc432516255</vt:lpwstr>
      </vt:variant>
      <vt:variant>
        <vt:i4>1179701</vt:i4>
      </vt:variant>
      <vt:variant>
        <vt:i4>941</vt:i4>
      </vt:variant>
      <vt:variant>
        <vt:i4>0</vt:i4>
      </vt:variant>
      <vt:variant>
        <vt:i4>5</vt:i4>
      </vt:variant>
      <vt:variant>
        <vt:lpwstr/>
      </vt:variant>
      <vt:variant>
        <vt:lpwstr>_Toc432516254</vt:lpwstr>
      </vt:variant>
      <vt:variant>
        <vt:i4>1179701</vt:i4>
      </vt:variant>
      <vt:variant>
        <vt:i4>935</vt:i4>
      </vt:variant>
      <vt:variant>
        <vt:i4>0</vt:i4>
      </vt:variant>
      <vt:variant>
        <vt:i4>5</vt:i4>
      </vt:variant>
      <vt:variant>
        <vt:lpwstr/>
      </vt:variant>
      <vt:variant>
        <vt:lpwstr>_Toc432516253</vt:lpwstr>
      </vt:variant>
      <vt:variant>
        <vt:i4>1179701</vt:i4>
      </vt:variant>
      <vt:variant>
        <vt:i4>929</vt:i4>
      </vt:variant>
      <vt:variant>
        <vt:i4>0</vt:i4>
      </vt:variant>
      <vt:variant>
        <vt:i4>5</vt:i4>
      </vt:variant>
      <vt:variant>
        <vt:lpwstr/>
      </vt:variant>
      <vt:variant>
        <vt:lpwstr>_Toc432516252</vt:lpwstr>
      </vt:variant>
      <vt:variant>
        <vt:i4>1179701</vt:i4>
      </vt:variant>
      <vt:variant>
        <vt:i4>923</vt:i4>
      </vt:variant>
      <vt:variant>
        <vt:i4>0</vt:i4>
      </vt:variant>
      <vt:variant>
        <vt:i4>5</vt:i4>
      </vt:variant>
      <vt:variant>
        <vt:lpwstr/>
      </vt:variant>
      <vt:variant>
        <vt:lpwstr>_Toc432516251</vt:lpwstr>
      </vt:variant>
      <vt:variant>
        <vt:i4>1179701</vt:i4>
      </vt:variant>
      <vt:variant>
        <vt:i4>917</vt:i4>
      </vt:variant>
      <vt:variant>
        <vt:i4>0</vt:i4>
      </vt:variant>
      <vt:variant>
        <vt:i4>5</vt:i4>
      </vt:variant>
      <vt:variant>
        <vt:lpwstr/>
      </vt:variant>
      <vt:variant>
        <vt:lpwstr>_Toc432516250</vt:lpwstr>
      </vt:variant>
      <vt:variant>
        <vt:i4>1245237</vt:i4>
      </vt:variant>
      <vt:variant>
        <vt:i4>911</vt:i4>
      </vt:variant>
      <vt:variant>
        <vt:i4>0</vt:i4>
      </vt:variant>
      <vt:variant>
        <vt:i4>5</vt:i4>
      </vt:variant>
      <vt:variant>
        <vt:lpwstr/>
      </vt:variant>
      <vt:variant>
        <vt:lpwstr>_Toc432516249</vt:lpwstr>
      </vt:variant>
      <vt:variant>
        <vt:i4>1245237</vt:i4>
      </vt:variant>
      <vt:variant>
        <vt:i4>905</vt:i4>
      </vt:variant>
      <vt:variant>
        <vt:i4>0</vt:i4>
      </vt:variant>
      <vt:variant>
        <vt:i4>5</vt:i4>
      </vt:variant>
      <vt:variant>
        <vt:lpwstr/>
      </vt:variant>
      <vt:variant>
        <vt:lpwstr>_Toc432516248</vt:lpwstr>
      </vt:variant>
      <vt:variant>
        <vt:i4>1245237</vt:i4>
      </vt:variant>
      <vt:variant>
        <vt:i4>899</vt:i4>
      </vt:variant>
      <vt:variant>
        <vt:i4>0</vt:i4>
      </vt:variant>
      <vt:variant>
        <vt:i4>5</vt:i4>
      </vt:variant>
      <vt:variant>
        <vt:lpwstr/>
      </vt:variant>
      <vt:variant>
        <vt:lpwstr>_Toc432516247</vt:lpwstr>
      </vt:variant>
      <vt:variant>
        <vt:i4>1245237</vt:i4>
      </vt:variant>
      <vt:variant>
        <vt:i4>893</vt:i4>
      </vt:variant>
      <vt:variant>
        <vt:i4>0</vt:i4>
      </vt:variant>
      <vt:variant>
        <vt:i4>5</vt:i4>
      </vt:variant>
      <vt:variant>
        <vt:lpwstr/>
      </vt:variant>
      <vt:variant>
        <vt:lpwstr>_Toc432516246</vt:lpwstr>
      </vt:variant>
      <vt:variant>
        <vt:i4>1245237</vt:i4>
      </vt:variant>
      <vt:variant>
        <vt:i4>887</vt:i4>
      </vt:variant>
      <vt:variant>
        <vt:i4>0</vt:i4>
      </vt:variant>
      <vt:variant>
        <vt:i4>5</vt:i4>
      </vt:variant>
      <vt:variant>
        <vt:lpwstr/>
      </vt:variant>
      <vt:variant>
        <vt:lpwstr>_Toc432516245</vt:lpwstr>
      </vt:variant>
      <vt:variant>
        <vt:i4>1245237</vt:i4>
      </vt:variant>
      <vt:variant>
        <vt:i4>881</vt:i4>
      </vt:variant>
      <vt:variant>
        <vt:i4>0</vt:i4>
      </vt:variant>
      <vt:variant>
        <vt:i4>5</vt:i4>
      </vt:variant>
      <vt:variant>
        <vt:lpwstr/>
      </vt:variant>
      <vt:variant>
        <vt:lpwstr>_Toc432516244</vt:lpwstr>
      </vt:variant>
      <vt:variant>
        <vt:i4>1245237</vt:i4>
      </vt:variant>
      <vt:variant>
        <vt:i4>875</vt:i4>
      </vt:variant>
      <vt:variant>
        <vt:i4>0</vt:i4>
      </vt:variant>
      <vt:variant>
        <vt:i4>5</vt:i4>
      </vt:variant>
      <vt:variant>
        <vt:lpwstr/>
      </vt:variant>
      <vt:variant>
        <vt:lpwstr>_Toc432516243</vt:lpwstr>
      </vt:variant>
      <vt:variant>
        <vt:i4>1245237</vt:i4>
      </vt:variant>
      <vt:variant>
        <vt:i4>869</vt:i4>
      </vt:variant>
      <vt:variant>
        <vt:i4>0</vt:i4>
      </vt:variant>
      <vt:variant>
        <vt:i4>5</vt:i4>
      </vt:variant>
      <vt:variant>
        <vt:lpwstr/>
      </vt:variant>
      <vt:variant>
        <vt:lpwstr>_Toc432516242</vt:lpwstr>
      </vt:variant>
      <vt:variant>
        <vt:i4>1245237</vt:i4>
      </vt:variant>
      <vt:variant>
        <vt:i4>863</vt:i4>
      </vt:variant>
      <vt:variant>
        <vt:i4>0</vt:i4>
      </vt:variant>
      <vt:variant>
        <vt:i4>5</vt:i4>
      </vt:variant>
      <vt:variant>
        <vt:lpwstr/>
      </vt:variant>
      <vt:variant>
        <vt:lpwstr>_Toc432516241</vt:lpwstr>
      </vt:variant>
      <vt:variant>
        <vt:i4>1245237</vt:i4>
      </vt:variant>
      <vt:variant>
        <vt:i4>857</vt:i4>
      </vt:variant>
      <vt:variant>
        <vt:i4>0</vt:i4>
      </vt:variant>
      <vt:variant>
        <vt:i4>5</vt:i4>
      </vt:variant>
      <vt:variant>
        <vt:lpwstr/>
      </vt:variant>
      <vt:variant>
        <vt:lpwstr>_Toc432516240</vt:lpwstr>
      </vt:variant>
      <vt:variant>
        <vt:i4>1310773</vt:i4>
      </vt:variant>
      <vt:variant>
        <vt:i4>851</vt:i4>
      </vt:variant>
      <vt:variant>
        <vt:i4>0</vt:i4>
      </vt:variant>
      <vt:variant>
        <vt:i4>5</vt:i4>
      </vt:variant>
      <vt:variant>
        <vt:lpwstr/>
      </vt:variant>
      <vt:variant>
        <vt:lpwstr>_Toc432516239</vt:lpwstr>
      </vt:variant>
      <vt:variant>
        <vt:i4>1310773</vt:i4>
      </vt:variant>
      <vt:variant>
        <vt:i4>845</vt:i4>
      </vt:variant>
      <vt:variant>
        <vt:i4>0</vt:i4>
      </vt:variant>
      <vt:variant>
        <vt:i4>5</vt:i4>
      </vt:variant>
      <vt:variant>
        <vt:lpwstr/>
      </vt:variant>
      <vt:variant>
        <vt:lpwstr>_Toc432516238</vt:lpwstr>
      </vt:variant>
      <vt:variant>
        <vt:i4>1310773</vt:i4>
      </vt:variant>
      <vt:variant>
        <vt:i4>839</vt:i4>
      </vt:variant>
      <vt:variant>
        <vt:i4>0</vt:i4>
      </vt:variant>
      <vt:variant>
        <vt:i4>5</vt:i4>
      </vt:variant>
      <vt:variant>
        <vt:lpwstr/>
      </vt:variant>
      <vt:variant>
        <vt:lpwstr>_Toc432516237</vt:lpwstr>
      </vt:variant>
      <vt:variant>
        <vt:i4>1310773</vt:i4>
      </vt:variant>
      <vt:variant>
        <vt:i4>833</vt:i4>
      </vt:variant>
      <vt:variant>
        <vt:i4>0</vt:i4>
      </vt:variant>
      <vt:variant>
        <vt:i4>5</vt:i4>
      </vt:variant>
      <vt:variant>
        <vt:lpwstr/>
      </vt:variant>
      <vt:variant>
        <vt:lpwstr>_Toc432516236</vt:lpwstr>
      </vt:variant>
      <vt:variant>
        <vt:i4>1310773</vt:i4>
      </vt:variant>
      <vt:variant>
        <vt:i4>827</vt:i4>
      </vt:variant>
      <vt:variant>
        <vt:i4>0</vt:i4>
      </vt:variant>
      <vt:variant>
        <vt:i4>5</vt:i4>
      </vt:variant>
      <vt:variant>
        <vt:lpwstr/>
      </vt:variant>
      <vt:variant>
        <vt:lpwstr>_Toc432516235</vt:lpwstr>
      </vt:variant>
      <vt:variant>
        <vt:i4>1310773</vt:i4>
      </vt:variant>
      <vt:variant>
        <vt:i4>821</vt:i4>
      </vt:variant>
      <vt:variant>
        <vt:i4>0</vt:i4>
      </vt:variant>
      <vt:variant>
        <vt:i4>5</vt:i4>
      </vt:variant>
      <vt:variant>
        <vt:lpwstr/>
      </vt:variant>
      <vt:variant>
        <vt:lpwstr>_Toc432516234</vt:lpwstr>
      </vt:variant>
      <vt:variant>
        <vt:i4>1310773</vt:i4>
      </vt:variant>
      <vt:variant>
        <vt:i4>815</vt:i4>
      </vt:variant>
      <vt:variant>
        <vt:i4>0</vt:i4>
      </vt:variant>
      <vt:variant>
        <vt:i4>5</vt:i4>
      </vt:variant>
      <vt:variant>
        <vt:lpwstr/>
      </vt:variant>
      <vt:variant>
        <vt:lpwstr>_Toc432516233</vt:lpwstr>
      </vt:variant>
      <vt:variant>
        <vt:i4>1310773</vt:i4>
      </vt:variant>
      <vt:variant>
        <vt:i4>809</vt:i4>
      </vt:variant>
      <vt:variant>
        <vt:i4>0</vt:i4>
      </vt:variant>
      <vt:variant>
        <vt:i4>5</vt:i4>
      </vt:variant>
      <vt:variant>
        <vt:lpwstr/>
      </vt:variant>
      <vt:variant>
        <vt:lpwstr>_Toc432516232</vt:lpwstr>
      </vt:variant>
      <vt:variant>
        <vt:i4>1310773</vt:i4>
      </vt:variant>
      <vt:variant>
        <vt:i4>803</vt:i4>
      </vt:variant>
      <vt:variant>
        <vt:i4>0</vt:i4>
      </vt:variant>
      <vt:variant>
        <vt:i4>5</vt:i4>
      </vt:variant>
      <vt:variant>
        <vt:lpwstr/>
      </vt:variant>
      <vt:variant>
        <vt:lpwstr>_Toc432516231</vt:lpwstr>
      </vt:variant>
      <vt:variant>
        <vt:i4>1310773</vt:i4>
      </vt:variant>
      <vt:variant>
        <vt:i4>797</vt:i4>
      </vt:variant>
      <vt:variant>
        <vt:i4>0</vt:i4>
      </vt:variant>
      <vt:variant>
        <vt:i4>5</vt:i4>
      </vt:variant>
      <vt:variant>
        <vt:lpwstr/>
      </vt:variant>
      <vt:variant>
        <vt:lpwstr>_Toc432516230</vt:lpwstr>
      </vt:variant>
      <vt:variant>
        <vt:i4>1376309</vt:i4>
      </vt:variant>
      <vt:variant>
        <vt:i4>791</vt:i4>
      </vt:variant>
      <vt:variant>
        <vt:i4>0</vt:i4>
      </vt:variant>
      <vt:variant>
        <vt:i4>5</vt:i4>
      </vt:variant>
      <vt:variant>
        <vt:lpwstr/>
      </vt:variant>
      <vt:variant>
        <vt:lpwstr>_Toc432516229</vt:lpwstr>
      </vt:variant>
      <vt:variant>
        <vt:i4>1376309</vt:i4>
      </vt:variant>
      <vt:variant>
        <vt:i4>785</vt:i4>
      </vt:variant>
      <vt:variant>
        <vt:i4>0</vt:i4>
      </vt:variant>
      <vt:variant>
        <vt:i4>5</vt:i4>
      </vt:variant>
      <vt:variant>
        <vt:lpwstr/>
      </vt:variant>
      <vt:variant>
        <vt:lpwstr>_Toc432516228</vt:lpwstr>
      </vt:variant>
      <vt:variant>
        <vt:i4>1376309</vt:i4>
      </vt:variant>
      <vt:variant>
        <vt:i4>779</vt:i4>
      </vt:variant>
      <vt:variant>
        <vt:i4>0</vt:i4>
      </vt:variant>
      <vt:variant>
        <vt:i4>5</vt:i4>
      </vt:variant>
      <vt:variant>
        <vt:lpwstr/>
      </vt:variant>
      <vt:variant>
        <vt:lpwstr>_Toc432516227</vt:lpwstr>
      </vt:variant>
      <vt:variant>
        <vt:i4>1376309</vt:i4>
      </vt:variant>
      <vt:variant>
        <vt:i4>773</vt:i4>
      </vt:variant>
      <vt:variant>
        <vt:i4>0</vt:i4>
      </vt:variant>
      <vt:variant>
        <vt:i4>5</vt:i4>
      </vt:variant>
      <vt:variant>
        <vt:lpwstr/>
      </vt:variant>
      <vt:variant>
        <vt:lpwstr>_Toc432516226</vt:lpwstr>
      </vt:variant>
      <vt:variant>
        <vt:i4>1376309</vt:i4>
      </vt:variant>
      <vt:variant>
        <vt:i4>767</vt:i4>
      </vt:variant>
      <vt:variant>
        <vt:i4>0</vt:i4>
      </vt:variant>
      <vt:variant>
        <vt:i4>5</vt:i4>
      </vt:variant>
      <vt:variant>
        <vt:lpwstr/>
      </vt:variant>
      <vt:variant>
        <vt:lpwstr>_Toc432516225</vt:lpwstr>
      </vt:variant>
      <vt:variant>
        <vt:i4>1376309</vt:i4>
      </vt:variant>
      <vt:variant>
        <vt:i4>761</vt:i4>
      </vt:variant>
      <vt:variant>
        <vt:i4>0</vt:i4>
      </vt:variant>
      <vt:variant>
        <vt:i4>5</vt:i4>
      </vt:variant>
      <vt:variant>
        <vt:lpwstr/>
      </vt:variant>
      <vt:variant>
        <vt:lpwstr>_Toc432516224</vt:lpwstr>
      </vt:variant>
      <vt:variant>
        <vt:i4>1376309</vt:i4>
      </vt:variant>
      <vt:variant>
        <vt:i4>755</vt:i4>
      </vt:variant>
      <vt:variant>
        <vt:i4>0</vt:i4>
      </vt:variant>
      <vt:variant>
        <vt:i4>5</vt:i4>
      </vt:variant>
      <vt:variant>
        <vt:lpwstr/>
      </vt:variant>
      <vt:variant>
        <vt:lpwstr>_Toc432516223</vt:lpwstr>
      </vt:variant>
      <vt:variant>
        <vt:i4>1376309</vt:i4>
      </vt:variant>
      <vt:variant>
        <vt:i4>749</vt:i4>
      </vt:variant>
      <vt:variant>
        <vt:i4>0</vt:i4>
      </vt:variant>
      <vt:variant>
        <vt:i4>5</vt:i4>
      </vt:variant>
      <vt:variant>
        <vt:lpwstr/>
      </vt:variant>
      <vt:variant>
        <vt:lpwstr>_Toc432516222</vt:lpwstr>
      </vt:variant>
      <vt:variant>
        <vt:i4>1376309</vt:i4>
      </vt:variant>
      <vt:variant>
        <vt:i4>743</vt:i4>
      </vt:variant>
      <vt:variant>
        <vt:i4>0</vt:i4>
      </vt:variant>
      <vt:variant>
        <vt:i4>5</vt:i4>
      </vt:variant>
      <vt:variant>
        <vt:lpwstr/>
      </vt:variant>
      <vt:variant>
        <vt:lpwstr>_Toc432516221</vt:lpwstr>
      </vt:variant>
      <vt:variant>
        <vt:i4>1441845</vt:i4>
      </vt:variant>
      <vt:variant>
        <vt:i4>737</vt:i4>
      </vt:variant>
      <vt:variant>
        <vt:i4>0</vt:i4>
      </vt:variant>
      <vt:variant>
        <vt:i4>5</vt:i4>
      </vt:variant>
      <vt:variant>
        <vt:lpwstr/>
      </vt:variant>
      <vt:variant>
        <vt:lpwstr>_Toc432516219</vt:lpwstr>
      </vt:variant>
      <vt:variant>
        <vt:i4>1441845</vt:i4>
      </vt:variant>
      <vt:variant>
        <vt:i4>731</vt:i4>
      </vt:variant>
      <vt:variant>
        <vt:i4>0</vt:i4>
      </vt:variant>
      <vt:variant>
        <vt:i4>5</vt:i4>
      </vt:variant>
      <vt:variant>
        <vt:lpwstr/>
      </vt:variant>
      <vt:variant>
        <vt:lpwstr>_Toc432516218</vt:lpwstr>
      </vt:variant>
      <vt:variant>
        <vt:i4>1441845</vt:i4>
      </vt:variant>
      <vt:variant>
        <vt:i4>725</vt:i4>
      </vt:variant>
      <vt:variant>
        <vt:i4>0</vt:i4>
      </vt:variant>
      <vt:variant>
        <vt:i4>5</vt:i4>
      </vt:variant>
      <vt:variant>
        <vt:lpwstr/>
      </vt:variant>
      <vt:variant>
        <vt:lpwstr>_Toc432516217</vt:lpwstr>
      </vt:variant>
      <vt:variant>
        <vt:i4>1441845</vt:i4>
      </vt:variant>
      <vt:variant>
        <vt:i4>719</vt:i4>
      </vt:variant>
      <vt:variant>
        <vt:i4>0</vt:i4>
      </vt:variant>
      <vt:variant>
        <vt:i4>5</vt:i4>
      </vt:variant>
      <vt:variant>
        <vt:lpwstr/>
      </vt:variant>
      <vt:variant>
        <vt:lpwstr>_Toc432516216</vt:lpwstr>
      </vt:variant>
      <vt:variant>
        <vt:i4>1441845</vt:i4>
      </vt:variant>
      <vt:variant>
        <vt:i4>713</vt:i4>
      </vt:variant>
      <vt:variant>
        <vt:i4>0</vt:i4>
      </vt:variant>
      <vt:variant>
        <vt:i4>5</vt:i4>
      </vt:variant>
      <vt:variant>
        <vt:lpwstr/>
      </vt:variant>
      <vt:variant>
        <vt:lpwstr>_Toc432516215</vt:lpwstr>
      </vt:variant>
      <vt:variant>
        <vt:i4>1441845</vt:i4>
      </vt:variant>
      <vt:variant>
        <vt:i4>707</vt:i4>
      </vt:variant>
      <vt:variant>
        <vt:i4>0</vt:i4>
      </vt:variant>
      <vt:variant>
        <vt:i4>5</vt:i4>
      </vt:variant>
      <vt:variant>
        <vt:lpwstr/>
      </vt:variant>
      <vt:variant>
        <vt:lpwstr>_Toc432516214</vt:lpwstr>
      </vt:variant>
      <vt:variant>
        <vt:i4>1441845</vt:i4>
      </vt:variant>
      <vt:variant>
        <vt:i4>701</vt:i4>
      </vt:variant>
      <vt:variant>
        <vt:i4>0</vt:i4>
      </vt:variant>
      <vt:variant>
        <vt:i4>5</vt:i4>
      </vt:variant>
      <vt:variant>
        <vt:lpwstr/>
      </vt:variant>
      <vt:variant>
        <vt:lpwstr>_Toc432516213</vt:lpwstr>
      </vt:variant>
      <vt:variant>
        <vt:i4>1441845</vt:i4>
      </vt:variant>
      <vt:variant>
        <vt:i4>695</vt:i4>
      </vt:variant>
      <vt:variant>
        <vt:i4>0</vt:i4>
      </vt:variant>
      <vt:variant>
        <vt:i4>5</vt:i4>
      </vt:variant>
      <vt:variant>
        <vt:lpwstr/>
      </vt:variant>
      <vt:variant>
        <vt:lpwstr>_Toc432516212</vt:lpwstr>
      </vt:variant>
      <vt:variant>
        <vt:i4>1441845</vt:i4>
      </vt:variant>
      <vt:variant>
        <vt:i4>689</vt:i4>
      </vt:variant>
      <vt:variant>
        <vt:i4>0</vt:i4>
      </vt:variant>
      <vt:variant>
        <vt:i4>5</vt:i4>
      </vt:variant>
      <vt:variant>
        <vt:lpwstr/>
      </vt:variant>
      <vt:variant>
        <vt:lpwstr>_Toc432516211</vt:lpwstr>
      </vt:variant>
      <vt:variant>
        <vt:i4>1441845</vt:i4>
      </vt:variant>
      <vt:variant>
        <vt:i4>683</vt:i4>
      </vt:variant>
      <vt:variant>
        <vt:i4>0</vt:i4>
      </vt:variant>
      <vt:variant>
        <vt:i4>5</vt:i4>
      </vt:variant>
      <vt:variant>
        <vt:lpwstr/>
      </vt:variant>
      <vt:variant>
        <vt:lpwstr>_Toc432516210</vt:lpwstr>
      </vt:variant>
      <vt:variant>
        <vt:i4>1507381</vt:i4>
      </vt:variant>
      <vt:variant>
        <vt:i4>677</vt:i4>
      </vt:variant>
      <vt:variant>
        <vt:i4>0</vt:i4>
      </vt:variant>
      <vt:variant>
        <vt:i4>5</vt:i4>
      </vt:variant>
      <vt:variant>
        <vt:lpwstr/>
      </vt:variant>
      <vt:variant>
        <vt:lpwstr>_Toc432516209</vt:lpwstr>
      </vt:variant>
      <vt:variant>
        <vt:i4>1507381</vt:i4>
      </vt:variant>
      <vt:variant>
        <vt:i4>671</vt:i4>
      </vt:variant>
      <vt:variant>
        <vt:i4>0</vt:i4>
      </vt:variant>
      <vt:variant>
        <vt:i4>5</vt:i4>
      </vt:variant>
      <vt:variant>
        <vt:lpwstr/>
      </vt:variant>
      <vt:variant>
        <vt:lpwstr>_Toc432516208</vt:lpwstr>
      </vt:variant>
      <vt:variant>
        <vt:i4>1507381</vt:i4>
      </vt:variant>
      <vt:variant>
        <vt:i4>665</vt:i4>
      </vt:variant>
      <vt:variant>
        <vt:i4>0</vt:i4>
      </vt:variant>
      <vt:variant>
        <vt:i4>5</vt:i4>
      </vt:variant>
      <vt:variant>
        <vt:lpwstr/>
      </vt:variant>
      <vt:variant>
        <vt:lpwstr>_Toc432516207</vt:lpwstr>
      </vt:variant>
      <vt:variant>
        <vt:i4>1507381</vt:i4>
      </vt:variant>
      <vt:variant>
        <vt:i4>659</vt:i4>
      </vt:variant>
      <vt:variant>
        <vt:i4>0</vt:i4>
      </vt:variant>
      <vt:variant>
        <vt:i4>5</vt:i4>
      </vt:variant>
      <vt:variant>
        <vt:lpwstr/>
      </vt:variant>
      <vt:variant>
        <vt:lpwstr>_Toc432516206</vt:lpwstr>
      </vt:variant>
      <vt:variant>
        <vt:i4>1507381</vt:i4>
      </vt:variant>
      <vt:variant>
        <vt:i4>653</vt:i4>
      </vt:variant>
      <vt:variant>
        <vt:i4>0</vt:i4>
      </vt:variant>
      <vt:variant>
        <vt:i4>5</vt:i4>
      </vt:variant>
      <vt:variant>
        <vt:lpwstr/>
      </vt:variant>
      <vt:variant>
        <vt:lpwstr>_Toc432516205</vt:lpwstr>
      </vt:variant>
      <vt:variant>
        <vt:i4>1507381</vt:i4>
      </vt:variant>
      <vt:variant>
        <vt:i4>647</vt:i4>
      </vt:variant>
      <vt:variant>
        <vt:i4>0</vt:i4>
      </vt:variant>
      <vt:variant>
        <vt:i4>5</vt:i4>
      </vt:variant>
      <vt:variant>
        <vt:lpwstr/>
      </vt:variant>
      <vt:variant>
        <vt:lpwstr>_Toc432516204</vt:lpwstr>
      </vt:variant>
      <vt:variant>
        <vt:i4>1507381</vt:i4>
      </vt:variant>
      <vt:variant>
        <vt:i4>641</vt:i4>
      </vt:variant>
      <vt:variant>
        <vt:i4>0</vt:i4>
      </vt:variant>
      <vt:variant>
        <vt:i4>5</vt:i4>
      </vt:variant>
      <vt:variant>
        <vt:lpwstr/>
      </vt:variant>
      <vt:variant>
        <vt:lpwstr>_Toc432516203</vt:lpwstr>
      </vt:variant>
      <vt:variant>
        <vt:i4>1507381</vt:i4>
      </vt:variant>
      <vt:variant>
        <vt:i4>635</vt:i4>
      </vt:variant>
      <vt:variant>
        <vt:i4>0</vt:i4>
      </vt:variant>
      <vt:variant>
        <vt:i4>5</vt:i4>
      </vt:variant>
      <vt:variant>
        <vt:lpwstr/>
      </vt:variant>
      <vt:variant>
        <vt:lpwstr>_Toc432516202</vt:lpwstr>
      </vt:variant>
      <vt:variant>
        <vt:i4>1507381</vt:i4>
      </vt:variant>
      <vt:variant>
        <vt:i4>629</vt:i4>
      </vt:variant>
      <vt:variant>
        <vt:i4>0</vt:i4>
      </vt:variant>
      <vt:variant>
        <vt:i4>5</vt:i4>
      </vt:variant>
      <vt:variant>
        <vt:lpwstr/>
      </vt:variant>
      <vt:variant>
        <vt:lpwstr>_Toc432516201</vt:lpwstr>
      </vt:variant>
      <vt:variant>
        <vt:i4>1507381</vt:i4>
      </vt:variant>
      <vt:variant>
        <vt:i4>623</vt:i4>
      </vt:variant>
      <vt:variant>
        <vt:i4>0</vt:i4>
      </vt:variant>
      <vt:variant>
        <vt:i4>5</vt:i4>
      </vt:variant>
      <vt:variant>
        <vt:lpwstr/>
      </vt:variant>
      <vt:variant>
        <vt:lpwstr>_Toc432516200</vt:lpwstr>
      </vt:variant>
      <vt:variant>
        <vt:i4>1966134</vt:i4>
      </vt:variant>
      <vt:variant>
        <vt:i4>617</vt:i4>
      </vt:variant>
      <vt:variant>
        <vt:i4>0</vt:i4>
      </vt:variant>
      <vt:variant>
        <vt:i4>5</vt:i4>
      </vt:variant>
      <vt:variant>
        <vt:lpwstr/>
      </vt:variant>
      <vt:variant>
        <vt:lpwstr>_Toc432516199</vt:lpwstr>
      </vt:variant>
      <vt:variant>
        <vt:i4>1966134</vt:i4>
      </vt:variant>
      <vt:variant>
        <vt:i4>611</vt:i4>
      </vt:variant>
      <vt:variant>
        <vt:i4>0</vt:i4>
      </vt:variant>
      <vt:variant>
        <vt:i4>5</vt:i4>
      </vt:variant>
      <vt:variant>
        <vt:lpwstr/>
      </vt:variant>
      <vt:variant>
        <vt:lpwstr>_Toc432516198</vt:lpwstr>
      </vt:variant>
      <vt:variant>
        <vt:i4>1966134</vt:i4>
      </vt:variant>
      <vt:variant>
        <vt:i4>605</vt:i4>
      </vt:variant>
      <vt:variant>
        <vt:i4>0</vt:i4>
      </vt:variant>
      <vt:variant>
        <vt:i4>5</vt:i4>
      </vt:variant>
      <vt:variant>
        <vt:lpwstr/>
      </vt:variant>
      <vt:variant>
        <vt:lpwstr>_Toc432516197</vt:lpwstr>
      </vt:variant>
      <vt:variant>
        <vt:i4>1966134</vt:i4>
      </vt:variant>
      <vt:variant>
        <vt:i4>599</vt:i4>
      </vt:variant>
      <vt:variant>
        <vt:i4>0</vt:i4>
      </vt:variant>
      <vt:variant>
        <vt:i4>5</vt:i4>
      </vt:variant>
      <vt:variant>
        <vt:lpwstr/>
      </vt:variant>
      <vt:variant>
        <vt:lpwstr>_Toc432516196</vt:lpwstr>
      </vt:variant>
      <vt:variant>
        <vt:i4>1966134</vt:i4>
      </vt:variant>
      <vt:variant>
        <vt:i4>593</vt:i4>
      </vt:variant>
      <vt:variant>
        <vt:i4>0</vt:i4>
      </vt:variant>
      <vt:variant>
        <vt:i4>5</vt:i4>
      </vt:variant>
      <vt:variant>
        <vt:lpwstr/>
      </vt:variant>
      <vt:variant>
        <vt:lpwstr>_Toc432516195</vt:lpwstr>
      </vt:variant>
      <vt:variant>
        <vt:i4>1966134</vt:i4>
      </vt:variant>
      <vt:variant>
        <vt:i4>587</vt:i4>
      </vt:variant>
      <vt:variant>
        <vt:i4>0</vt:i4>
      </vt:variant>
      <vt:variant>
        <vt:i4>5</vt:i4>
      </vt:variant>
      <vt:variant>
        <vt:lpwstr/>
      </vt:variant>
      <vt:variant>
        <vt:lpwstr>_Toc432516194</vt:lpwstr>
      </vt:variant>
      <vt:variant>
        <vt:i4>1966134</vt:i4>
      </vt:variant>
      <vt:variant>
        <vt:i4>581</vt:i4>
      </vt:variant>
      <vt:variant>
        <vt:i4>0</vt:i4>
      </vt:variant>
      <vt:variant>
        <vt:i4>5</vt:i4>
      </vt:variant>
      <vt:variant>
        <vt:lpwstr/>
      </vt:variant>
      <vt:variant>
        <vt:lpwstr>_Toc432516193</vt:lpwstr>
      </vt:variant>
      <vt:variant>
        <vt:i4>1966134</vt:i4>
      </vt:variant>
      <vt:variant>
        <vt:i4>575</vt:i4>
      </vt:variant>
      <vt:variant>
        <vt:i4>0</vt:i4>
      </vt:variant>
      <vt:variant>
        <vt:i4>5</vt:i4>
      </vt:variant>
      <vt:variant>
        <vt:lpwstr/>
      </vt:variant>
      <vt:variant>
        <vt:lpwstr>_Toc432516192</vt:lpwstr>
      </vt:variant>
      <vt:variant>
        <vt:i4>1966134</vt:i4>
      </vt:variant>
      <vt:variant>
        <vt:i4>569</vt:i4>
      </vt:variant>
      <vt:variant>
        <vt:i4>0</vt:i4>
      </vt:variant>
      <vt:variant>
        <vt:i4>5</vt:i4>
      </vt:variant>
      <vt:variant>
        <vt:lpwstr/>
      </vt:variant>
      <vt:variant>
        <vt:lpwstr>_Toc432516191</vt:lpwstr>
      </vt:variant>
      <vt:variant>
        <vt:i4>1966134</vt:i4>
      </vt:variant>
      <vt:variant>
        <vt:i4>563</vt:i4>
      </vt:variant>
      <vt:variant>
        <vt:i4>0</vt:i4>
      </vt:variant>
      <vt:variant>
        <vt:i4>5</vt:i4>
      </vt:variant>
      <vt:variant>
        <vt:lpwstr/>
      </vt:variant>
      <vt:variant>
        <vt:lpwstr>_Toc432516190</vt:lpwstr>
      </vt:variant>
      <vt:variant>
        <vt:i4>2031670</vt:i4>
      </vt:variant>
      <vt:variant>
        <vt:i4>557</vt:i4>
      </vt:variant>
      <vt:variant>
        <vt:i4>0</vt:i4>
      </vt:variant>
      <vt:variant>
        <vt:i4>5</vt:i4>
      </vt:variant>
      <vt:variant>
        <vt:lpwstr/>
      </vt:variant>
      <vt:variant>
        <vt:lpwstr>_Toc432516189</vt:lpwstr>
      </vt:variant>
      <vt:variant>
        <vt:i4>2031670</vt:i4>
      </vt:variant>
      <vt:variant>
        <vt:i4>551</vt:i4>
      </vt:variant>
      <vt:variant>
        <vt:i4>0</vt:i4>
      </vt:variant>
      <vt:variant>
        <vt:i4>5</vt:i4>
      </vt:variant>
      <vt:variant>
        <vt:lpwstr/>
      </vt:variant>
      <vt:variant>
        <vt:lpwstr>_Toc432516188</vt:lpwstr>
      </vt:variant>
      <vt:variant>
        <vt:i4>2031670</vt:i4>
      </vt:variant>
      <vt:variant>
        <vt:i4>545</vt:i4>
      </vt:variant>
      <vt:variant>
        <vt:i4>0</vt:i4>
      </vt:variant>
      <vt:variant>
        <vt:i4>5</vt:i4>
      </vt:variant>
      <vt:variant>
        <vt:lpwstr/>
      </vt:variant>
      <vt:variant>
        <vt:lpwstr>_Toc432516187</vt:lpwstr>
      </vt:variant>
      <vt:variant>
        <vt:i4>2031670</vt:i4>
      </vt:variant>
      <vt:variant>
        <vt:i4>539</vt:i4>
      </vt:variant>
      <vt:variant>
        <vt:i4>0</vt:i4>
      </vt:variant>
      <vt:variant>
        <vt:i4>5</vt:i4>
      </vt:variant>
      <vt:variant>
        <vt:lpwstr/>
      </vt:variant>
      <vt:variant>
        <vt:lpwstr>_Toc432516186</vt:lpwstr>
      </vt:variant>
      <vt:variant>
        <vt:i4>2031670</vt:i4>
      </vt:variant>
      <vt:variant>
        <vt:i4>533</vt:i4>
      </vt:variant>
      <vt:variant>
        <vt:i4>0</vt:i4>
      </vt:variant>
      <vt:variant>
        <vt:i4>5</vt:i4>
      </vt:variant>
      <vt:variant>
        <vt:lpwstr/>
      </vt:variant>
      <vt:variant>
        <vt:lpwstr>_Toc432516184</vt:lpwstr>
      </vt:variant>
      <vt:variant>
        <vt:i4>2031670</vt:i4>
      </vt:variant>
      <vt:variant>
        <vt:i4>527</vt:i4>
      </vt:variant>
      <vt:variant>
        <vt:i4>0</vt:i4>
      </vt:variant>
      <vt:variant>
        <vt:i4>5</vt:i4>
      </vt:variant>
      <vt:variant>
        <vt:lpwstr/>
      </vt:variant>
      <vt:variant>
        <vt:lpwstr>_Toc432516183</vt:lpwstr>
      </vt:variant>
      <vt:variant>
        <vt:i4>2031670</vt:i4>
      </vt:variant>
      <vt:variant>
        <vt:i4>521</vt:i4>
      </vt:variant>
      <vt:variant>
        <vt:i4>0</vt:i4>
      </vt:variant>
      <vt:variant>
        <vt:i4>5</vt:i4>
      </vt:variant>
      <vt:variant>
        <vt:lpwstr/>
      </vt:variant>
      <vt:variant>
        <vt:lpwstr>_Toc432516182</vt:lpwstr>
      </vt:variant>
      <vt:variant>
        <vt:i4>2031670</vt:i4>
      </vt:variant>
      <vt:variant>
        <vt:i4>515</vt:i4>
      </vt:variant>
      <vt:variant>
        <vt:i4>0</vt:i4>
      </vt:variant>
      <vt:variant>
        <vt:i4>5</vt:i4>
      </vt:variant>
      <vt:variant>
        <vt:lpwstr/>
      </vt:variant>
      <vt:variant>
        <vt:lpwstr>_Toc432516181</vt:lpwstr>
      </vt:variant>
      <vt:variant>
        <vt:i4>2031670</vt:i4>
      </vt:variant>
      <vt:variant>
        <vt:i4>509</vt:i4>
      </vt:variant>
      <vt:variant>
        <vt:i4>0</vt:i4>
      </vt:variant>
      <vt:variant>
        <vt:i4>5</vt:i4>
      </vt:variant>
      <vt:variant>
        <vt:lpwstr/>
      </vt:variant>
      <vt:variant>
        <vt:lpwstr>_Toc432516180</vt:lpwstr>
      </vt:variant>
      <vt:variant>
        <vt:i4>1048630</vt:i4>
      </vt:variant>
      <vt:variant>
        <vt:i4>503</vt:i4>
      </vt:variant>
      <vt:variant>
        <vt:i4>0</vt:i4>
      </vt:variant>
      <vt:variant>
        <vt:i4>5</vt:i4>
      </vt:variant>
      <vt:variant>
        <vt:lpwstr/>
      </vt:variant>
      <vt:variant>
        <vt:lpwstr>_Toc432516179</vt:lpwstr>
      </vt:variant>
      <vt:variant>
        <vt:i4>1048630</vt:i4>
      </vt:variant>
      <vt:variant>
        <vt:i4>497</vt:i4>
      </vt:variant>
      <vt:variant>
        <vt:i4>0</vt:i4>
      </vt:variant>
      <vt:variant>
        <vt:i4>5</vt:i4>
      </vt:variant>
      <vt:variant>
        <vt:lpwstr/>
      </vt:variant>
      <vt:variant>
        <vt:lpwstr>_Toc432516178</vt:lpwstr>
      </vt:variant>
      <vt:variant>
        <vt:i4>1048630</vt:i4>
      </vt:variant>
      <vt:variant>
        <vt:i4>491</vt:i4>
      </vt:variant>
      <vt:variant>
        <vt:i4>0</vt:i4>
      </vt:variant>
      <vt:variant>
        <vt:i4>5</vt:i4>
      </vt:variant>
      <vt:variant>
        <vt:lpwstr/>
      </vt:variant>
      <vt:variant>
        <vt:lpwstr>_Toc432516177</vt:lpwstr>
      </vt:variant>
      <vt:variant>
        <vt:i4>1048630</vt:i4>
      </vt:variant>
      <vt:variant>
        <vt:i4>485</vt:i4>
      </vt:variant>
      <vt:variant>
        <vt:i4>0</vt:i4>
      </vt:variant>
      <vt:variant>
        <vt:i4>5</vt:i4>
      </vt:variant>
      <vt:variant>
        <vt:lpwstr/>
      </vt:variant>
      <vt:variant>
        <vt:lpwstr>_Toc432516176</vt:lpwstr>
      </vt:variant>
      <vt:variant>
        <vt:i4>1048630</vt:i4>
      </vt:variant>
      <vt:variant>
        <vt:i4>479</vt:i4>
      </vt:variant>
      <vt:variant>
        <vt:i4>0</vt:i4>
      </vt:variant>
      <vt:variant>
        <vt:i4>5</vt:i4>
      </vt:variant>
      <vt:variant>
        <vt:lpwstr/>
      </vt:variant>
      <vt:variant>
        <vt:lpwstr>_Toc432516175</vt:lpwstr>
      </vt:variant>
      <vt:variant>
        <vt:i4>1048630</vt:i4>
      </vt:variant>
      <vt:variant>
        <vt:i4>473</vt:i4>
      </vt:variant>
      <vt:variant>
        <vt:i4>0</vt:i4>
      </vt:variant>
      <vt:variant>
        <vt:i4>5</vt:i4>
      </vt:variant>
      <vt:variant>
        <vt:lpwstr/>
      </vt:variant>
      <vt:variant>
        <vt:lpwstr>_Toc432516173</vt:lpwstr>
      </vt:variant>
      <vt:variant>
        <vt:i4>1048630</vt:i4>
      </vt:variant>
      <vt:variant>
        <vt:i4>467</vt:i4>
      </vt:variant>
      <vt:variant>
        <vt:i4>0</vt:i4>
      </vt:variant>
      <vt:variant>
        <vt:i4>5</vt:i4>
      </vt:variant>
      <vt:variant>
        <vt:lpwstr/>
      </vt:variant>
      <vt:variant>
        <vt:lpwstr>_Toc432516172</vt:lpwstr>
      </vt:variant>
      <vt:variant>
        <vt:i4>1048630</vt:i4>
      </vt:variant>
      <vt:variant>
        <vt:i4>461</vt:i4>
      </vt:variant>
      <vt:variant>
        <vt:i4>0</vt:i4>
      </vt:variant>
      <vt:variant>
        <vt:i4>5</vt:i4>
      </vt:variant>
      <vt:variant>
        <vt:lpwstr/>
      </vt:variant>
      <vt:variant>
        <vt:lpwstr>_Toc432516171</vt:lpwstr>
      </vt:variant>
      <vt:variant>
        <vt:i4>1048630</vt:i4>
      </vt:variant>
      <vt:variant>
        <vt:i4>455</vt:i4>
      </vt:variant>
      <vt:variant>
        <vt:i4>0</vt:i4>
      </vt:variant>
      <vt:variant>
        <vt:i4>5</vt:i4>
      </vt:variant>
      <vt:variant>
        <vt:lpwstr/>
      </vt:variant>
      <vt:variant>
        <vt:lpwstr>_Toc432516170</vt:lpwstr>
      </vt:variant>
      <vt:variant>
        <vt:i4>1114166</vt:i4>
      </vt:variant>
      <vt:variant>
        <vt:i4>449</vt:i4>
      </vt:variant>
      <vt:variant>
        <vt:i4>0</vt:i4>
      </vt:variant>
      <vt:variant>
        <vt:i4>5</vt:i4>
      </vt:variant>
      <vt:variant>
        <vt:lpwstr/>
      </vt:variant>
      <vt:variant>
        <vt:lpwstr>_Toc432516169</vt:lpwstr>
      </vt:variant>
      <vt:variant>
        <vt:i4>1114166</vt:i4>
      </vt:variant>
      <vt:variant>
        <vt:i4>443</vt:i4>
      </vt:variant>
      <vt:variant>
        <vt:i4>0</vt:i4>
      </vt:variant>
      <vt:variant>
        <vt:i4>5</vt:i4>
      </vt:variant>
      <vt:variant>
        <vt:lpwstr/>
      </vt:variant>
      <vt:variant>
        <vt:lpwstr>_Toc432516168</vt:lpwstr>
      </vt:variant>
      <vt:variant>
        <vt:i4>1114166</vt:i4>
      </vt:variant>
      <vt:variant>
        <vt:i4>437</vt:i4>
      </vt:variant>
      <vt:variant>
        <vt:i4>0</vt:i4>
      </vt:variant>
      <vt:variant>
        <vt:i4>5</vt:i4>
      </vt:variant>
      <vt:variant>
        <vt:lpwstr/>
      </vt:variant>
      <vt:variant>
        <vt:lpwstr>_Toc432516167</vt:lpwstr>
      </vt:variant>
      <vt:variant>
        <vt:i4>1114166</vt:i4>
      </vt:variant>
      <vt:variant>
        <vt:i4>431</vt:i4>
      </vt:variant>
      <vt:variant>
        <vt:i4>0</vt:i4>
      </vt:variant>
      <vt:variant>
        <vt:i4>5</vt:i4>
      </vt:variant>
      <vt:variant>
        <vt:lpwstr/>
      </vt:variant>
      <vt:variant>
        <vt:lpwstr>_Toc432516165</vt:lpwstr>
      </vt:variant>
      <vt:variant>
        <vt:i4>1114166</vt:i4>
      </vt:variant>
      <vt:variant>
        <vt:i4>425</vt:i4>
      </vt:variant>
      <vt:variant>
        <vt:i4>0</vt:i4>
      </vt:variant>
      <vt:variant>
        <vt:i4>5</vt:i4>
      </vt:variant>
      <vt:variant>
        <vt:lpwstr/>
      </vt:variant>
      <vt:variant>
        <vt:lpwstr>_Toc432516164</vt:lpwstr>
      </vt:variant>
      <vt:variant>
        <vt:i4>1114166</vt:i4>
      </vt:variant>
      <vt:variant>
        <vt:i4>419</vt:i4>
      </vt:variant>
      <vt:variant>
        <vt:i4>0</vt:i4>
      </vt:variant>
      <vt:variant>
        <vt:i4>5</vt:i4>
      </vt:variant>
      <vt:variant>
        <vt:lpwstr/>
      </vt:variant>
      <vt:variant>
        <vt:lpwstr>_Toc432516163</vt:lpwstr>
      </vt:variant>
      <vt:variant>
        <vt:i4>1114166</vt:i4>
      </vt:variant>
      <vt:variant>
        <vt:i4>413</vt:i4>
      </vt:variant>
      <vt:variant>
        <vt:i4>0</vt:i4>
      </vt:variant>
      <vt:variant>
        <vt:i4>5</vt:i4>
      </vt:variant>
      <vt:variant>
        <vt:lpwstr/>
      </vt:variant>
      <vt:variant>
        <vt:lpwstr>_Toc432516162</vt:lpwstr>
      </vt:variant>
      <vt:variant>
        <vt:i4>1114166</vt:i4>
      </vt:variant>
      <vt:variant>
        <vt:i4>407</vt:i4>
      </vt:variant>
      <vt:variant>
        <vt:i4>0</vt:i4>
      </vt:variant>
      <vt:variant>
        <vt:i4>5</vt:i4>
      </vt:variant>
      <vt:variant>
        <vt:lpwstr/>
      </vt:variant>
      <vt:variant>
        <vt:lpwstr>_Toc432516161</vt:lpwstr>
      </vt:variant>
      <vt:variant>
        <vt:i4>1114166</vt:i4>
      </vt:variant>
      <vt:variant>
        <vt:i4>401</vt:i4>
      </vt:variant>
      <vt:variant>
        <vt:i4>0</vt:i4>
      </vt:variant>
      <vt:variant>
        <vt:i4>5</vt:i4>
      </vt:variant>
      <vt:variant>
        <vt:lpwstr/>
      </vt:variant>
      <vt:variant>
        <vt:lpwstr>_Toc432516160</vt:lpwstr>
      </vt:variant>
      <vt:variant>
        <vt:i4>1179702</vt:i4>
      </vt:variant>
      <vt:variant>
        <vt:i4>395</vt:i4>
      </vt:variant>
      <vt:variant>
        <vt:i4>0</vt:i4>
      </vt:variant>
      <vt:variant>
        <vt:i4>5</vt:i4>
      </vt:variant>
      <vt:variant>
        <vt:lpwstr/>
      </vt:variant>
      <vt:variant>
        <vt:lpwstr>_Toc432516159</vt:lpwstr>
      </vt:variant>
      <vt:variant>
        <vt:i4>1179702</vt:i4>
      </vt:variant>
      <vt:variant>
        <vt:i4>389</vt:i4>
      </vt:variant>
      <vt:variant>
        <vt:i4>0</vt:i4>
      </vt:variant>
      <vt:variant>
        <vt:i4>5</vt:i4>
      </vt:variant>
      <vt:variant>
        <vt:lpwstr/>
      </vt:variant>
      <vt:variant>
        <vt:lpwstr>_Toc432516158</vt:lpwstr>
      </vt:variant>
      <vt:variant>
        <vt:i4>1179702</vt:i4>
      </vt:variant>
      <vt:variant>
        <vt:i4>383</vt:i4>
      </vt:variant>
      <vt:variant>
        <vt:i4>0</vt:i4>
      </vt:variant>
      <vt:variant>
        <vt:i4>5</vt:i4>
      </vt:variant>
      <vt:variant>
        <vt:lpwstr/>
      </vt:variant>
      <vt:variant>
        <vt:lpwstr>_Toc432516157</vt:lpwstr>
      </vt:variant>
      <vt:variant>
        <vt:i4>1179702</vt:i4>
      </vt:variant>
      <vt:variant>
        <vt:i4>377</vt:i4>
      </vt:variant>
      <vt:variant>
        <vt:i4>0</vt:i4>
      </vt:variant>
      <vt:variant>
        <vt:i4>5</vt:i4>
      </vt:variant>
      <vt:variant>
        <vt:lpwstr/>
      </vt:variant>
      <vt:variant>
        <vt:lpwstr>_Toc432516156</vt:lpwstr>
      </vt:variant>
      <vt:variant>
        <vt:i4>1179702</vt:i4>
      </vt:variant>
      <vt:variant>
        <vt:i4>371</vt:i4>
      </vt:variant>
      <vt:variant>
        <vt:i4>0</vt:i4>
      </vt:variant>
      <vt:variant>
        <vt:i4>5</vt:i4>
      </vt:variant>
      <vt:variant>
        <vt:lpwstr/>
      </vt:variant>
      <vt:variant>
        <vt:lpwstr>_Toc432516155</vt:lpwstr>
      </vt:variant>
      <vt:variant>
        <vt:i4>1179702</vt:i4>
      </vt:variant>
      <vt:variant>
        <vt:i4>365</vt:i4>
      </vt:variant>
      <vt:variant>
        <vt:i4>0</vt:i4>
      </vt:variant>
      <vt:variant>
        <vt:i4>5</vt:i4>
      </vt:variant>
      <vt:variant>
        <vt:lpwstr/>
      </vt:variant>
      <vt:variant>
        <vt:lpwstr>_Toc432516154</vt:lpwstr>
      </vt:variant>
      <vt:variant>
        <vt:i4>1179702</vt:i4>
      </vt:variant>
      <vt:variant>
        <vt:i4>359</vt:i4>
      </vt:variant>
      <vt:variant>
        <vt:i4>0</vt:i4>
      </vt:variant>
      <vt:variant>
        <vt:i4>5</vt:i4>
      </vt:variant>
      <vt:variant>
        <vt:lpwstr/>
      </vt:variant>
      <vt:variant>
        <vt:lpwstr>_Toc432516153</vt:lpwstr>
      </vt:variant>
      <vt:variant>
        <vt:i4>1179702</vt:i4>
      </vt:variant>
      <vt:variant>
        <vt:i4>353</vt:i4>
      </vt:variant>
      <vt:variant>
        <vt:i4>0</vt:i4>
      </vt:variant>
      <vt:variant>
        <vt:i4>5</vt:i4>
      </vt:variant>
      <vt:variant>
        <vt:lpwstr/>
      </vt:variant>
      <vt:variant>
        <vt:lpwstr>_Toc432516152</vt:lpwstr>
      </vt:variant>
      <vt:variant>
        <vt:i4>1179702</vt:i4>
      </vt:variant>
      <vt:variant>
        <vt:i4>347</vt:i4>
      </vt:variant>
      <vt:variant>
        <vt:i4>0</vt:i4>
      </vt:variant>
      <vt:variant>
        <vt:i4>5</vt:i4>
      </vt:variant>
      <vt:variant>
        <vt:lpwstr/>
      </vt:variant>
      <vt:variant>
        <vt:lpwstr>_Toc432516151</vt:lpwstr>
      </vt:variant>
      <vt:variant>
        <vt:i4>1179702</vt:i4>
      </vt:variant>
      <vt:variant>
        <vt:i4>341</vt:i4>
      </vt:variant>
      <vt:variant>
        <vt:i4>0</vt:i4>
      </vt:variant>
      <vt:variant>
        <vt:i4>5</vt:i4>
      </vt:variant>
      <vt:variant>
        <vt:lpwstr/>
      </vt:variant>
      <vt:variant>
        <vt:lpwstr>_Toc432516150</vt:lpwstr>
      </vt:variant>
      <vt:variant>
        <vt:i4>1245238</vt:i4>
      </vt:variant>
      <vt:variant>
        <vt:i4>335</vt:i4>
      </vt:variant>
      <vt:variant>
        <vt:i4>0</vt:i4>
      </vt:variant>
      <vt:variant>
        <vt:i4>5</vt:i4>
      </vt:variant>
      <vt:variant>
        <vt:lpwstr/>
      </vt:variant>
      <vt:variant>
        <vt:lpwstr>_Toc432516149</vt:lpwstr>
      </vt:variant>
      <vt:variant>
        <vt:i4>1245238</vt:i4>
      </vt:variant>
      <vt:variant>
        <vt:i4>329</vt:i4>
      </vt:variant>
      <vt:variant>
        <vt:i4>0</vt:i4>
      </vt:variant>
      <vt:variant>
        <vt:i4>5</vt:i4>
      </vt:variant>
      <vt:variant>
        <vt:lpwstr/>
      </vt:variant>
      <vt:variant>
        <vt:lpwstr>_Toc432516148</vt:lpwstr>
      </vt:variant>
      <vt:variant>
        <vt:i4>1245238</vt:i4>
      </vt:variant>
      <vt:variant>
        <vt:i4>323</vt:i4>
      </vt:variant>
      <vt:variant>
        <vt:i4>0</vt:i4>
      </vt:variant>
      <vt:variant>
        <vt:i4>5</vt:i4>
      </vt:variant>
      <vt:variant>
        <vt:lpwstr/>
      </vt:variant>
      <vt:variant>
        <vt:lpwstr>_Toc432516147</vt:lpwstr>
      </vt:variant>
      <vt:variant>
        <vt:i4>1245238</vt:i4>
      </vt:variant>
      <vt:variant>
        <vt:i4>317</vt:i4>
      </vt:variant>
      <vt:variant>
        <vt:i4>0</vt:i4>
      </vt:variant>
      <vt:variant>
        <vt:i4>5</vt:i4>
      </vt:variant>
      <vt:variant>
        <vt:lpwstr/>
      </vt:variant>
      <vt:variant>
        <vt:lpwstr>_Toc432516146</vt:lpwstr>
      </vt:variant>
      <vt:variant>
        <vt:i4>1245238</vt:i4>
      </vt:variant>
      <vt:variant>
        <vt:i4>311</vt:i4>
      </vt:variant>
      <vt:variant>
        <vt:i4>0</vt:i4>
      </vt:variant>
      <vt:variant>
        <vt:i4>5</vt:i4>
      </vt:variant>
      <vt:variant>
        <vt:lpwstr/>
      </vt:variant>
      <vt:variant>
        <vt:lpwstr>_Toc432516145</vt:lpwstr>
      </vt:variant>
      <vt:variant>
        <vt:i4>1245238</vt:i4>
      </vt:variant>
      <vt:variant>
        <vt:i4>305</vt:i4>
      </vt:variant>
      <vt:variant>
        <vt:i4>0</vt:i4>
      </vt:variant>
      <vt:variant>
        <vt:i4>5</vt:i4>
      </vt:variant>
      <vt:variant>
        <vt:lpwstr/>
      </vt:variant>
      <vt:variant>
        <vt:lpwstr>_Toc432516144</vt:lpwstr>
      </vt:variant>
      <vt:variant>
        <vt:i4>1245238</vt:i4>
      </vt:variant>
      <vt:variant>
        <vt:i4>299</vt:i4>
      </vt:variant>
      <vt:variant>
        <vt:i4>0</vt:i4>
      </vt:variant>
      <vt:variant>
        <vt:i4>5</vt:i4>
      </vt:variant>
      <vt:variant>
        <vt:lpwstr/>
      </vt:variant>
      <vt:variant>
        <vt:lpwstr>_Toc432516143</vt:lpwstr>
      </vt:variant>
      <vt:variant>
        <vt:i4>1245238</vt:i4>
      </vt:variant>
      <vt:variant>
        <vt:i4>293</vt:i4>
      </vt:variant>
      <vt:variant>
        <vt:i4>0</vt:i4>
      </vt:variant>
      <vt:variant>
        <vt:i4>5</vt:i4>
      </vt:variant>
      <vt:variant>
        <vt:lpwstr/>
      </vt:variant>
      <vt:variant>
        <vt:lpwstr>_Toc432516142</vt:lpwstr>
      </vt:variant>
      <vt:variant>
        <vt:i4>1245238</vt:i4>
      </vt:variant>
      <vt:variant>
        <vt:i4>287</vt:i4>
      </vt:variant>
      <vt:variant>
        <vt:i4>0</vt:i4>
      </vt:variant>
      <vt:variant>
        <vt:i4>5</vt:i4>
      </vt:variant>
      <vt:variant>
        <vt:lpwstr/>
      </vt:variant>
      <vt:variant>
        <vt:lpwstr>_Toc432516141</vt:lpwstr>
      </vt:variant>
      <vt:variant>
        <vt:i4>1245238</vt:i4>
      </vt:variant>
      <vt:variant>
        <vt:i4>281</vt:i4>
      </vt:variant>
      <vt:variant>
        <vt:i4>0</vt:i4>
      </vt:variant>
      <vt:variant>
        <vt:i4>5</vt:i4>
      </vt:variant>
      <vt:variant>
        <vt:lpwstr/>
      </vt:variant>
      <vt:variant>
        <vt:lpwstr>_Toc432516140</vt:lpwstr>
      </vt:variant>
      <vt:variant>
        <vt:i4>1310774</vt:i4>
      </vt:variant>
      <vt:variant>
        <vt:i4>275</vt:i4>
      </vt:variant>
      <vt:variant>
        <vt:i4>0</vt:i4>
      </vt:variant>
      <vt:variant>
        <vt:i4>5</vt:i4>
      </vt:variant>
      <vt:variant>
        <vt:lpwstr/>
      </vt:variant>
      <vt:variant>
        <vt:lpwstr>_Toc432516139</vt:lpwstr>
      </vt:variant>
      <vt:variant>
        <vt:i4>1310774</vt:i4>
      </vt:variant>
      <vt:variant>
        <vt:i4>269</vt:i4>
      </vt:variant>
      <vt:variant>
        <vt:i4>0</vt:i4>
      </vt:variant>
      <vt:variant>
        <vt:i4>5</vt:i4>
      </vt:variant>
      <vt:variant>
        <vt:lpwstr/>
      </vt:variant>
      <vt:variant>
        <vt:lpwstr>_Toc432516138</vt:lpwstr>
      </vt:variant>
      <vt:variant>
        <vt:i4>1310774</vt:i4>
      </vt:variant>
      <vt:variant>
        <vt:i4>263</vt:i4>
      </vt:variant>
      <vt:variant>
        <vt:i4>0</vt:i4>
      </vt:variant>
      <vt:variant>
        <vt:i4>5</vt:i4>
      </vt:variant>
      <vt:variant>
        <vt:lpwstr/>
      </vt:variant>
      <vt:variant>
        <vt:lpwstr>_Toc432516137</vt:lpwstr>
      </vt:variant>
      <vt:variant>
        <vt:i4>1310774</vt:i4>
      </vt:variant>
      <vt:variant>
        <vt:i4>257</vt:i4>
      </vt:variant>
      <vt:variant>
        <vt:i4>0</vt:i4>
      </vt:variant>
      <vt:variant>
        <vt:i4>5</vt:i4>
      </vt:variant>
      <vt:variant>
        <vt:lpwstr/>
      </vt:variant>
      <vt:variant>
        <vt:lpwstr>_Toc432516136</vt:lpwstr>
      </vt:variant>
      <vt:variant>
        <vt:i4>1310774</vt:i4>
      </vt:variant>
      <vt:variant>
        <vt:i4>251</vt:i4>
      </vt:variant>
      <vt:variant>
        <vt:i4>0</vt:i4>
      </vt:variant>
      <vt:variant>
        <vt:i4>5</vt:i4>
      </vt:variant>
      <vt:variant>
        <vt:lpwstr/>
      </vt:variant>
      <vt:variant>
        <vt:lpwstr>_Toc432516135</vt:lpwstr>
      </vt:variant>
      <vt:variant>
        <vt:i4>1310774</vt:i4>
      </vt:variant>
      <vt:variant>
        <vt:i4>245</vt:i4>
      </vt:variant>
      <vt:variant>
        <vt:i4>0</vt:i4>
      </vt:variant>
      <vt:variant>
        <vt:i4>5</vt:i4>
      </vt:variant>
      <vt:variant>
        <vt:lpwstr/>
      </vt:variant>
      <vt:variant>
        <vt:lpwstr>_Toc432516134</vt:lpwstr>
      </vt:variant>
      <vt:variant>
        <vt:i4>1310774</vt:i4>
      </vt:variant>
      <vt:variant>
        <vt:i4>239</vt:i4>
      </vt:variant>
      <vt:variant>
        <vt:i4>0</vt:i4>
      </vt:variant>
      <vt:variant>
        <vt:i4>5</vt:i4>
      </vt:variant>
      <vt:variant>
        <vt:lpwstr/>
      </vt:variant>
      <vt:variant>
        <vt:lpwstr>_Toc432516133</vt:lpwstr>
      </vt:variant>
      <vt:variant>
        <vt:i4>1310774</vt:i4>
      </vt:variant>
      <vt:variant>
        <vt:i4>233</vt:i4>
      </vt:variant>
      <vt:variant>
        <vt:i4>0</vt:i4>
      </vt:variant>
      <vt:variant>
        <vt:i4>5</vt:i4>
      </vt:variant>
      <vt:variant>
        <vt:lpwstr/>
      </vt:variant>
      <vt:variant>
        <vt:lpwstr>_Toc432516132</vt:lpwstr>
      </vt:variant>
      <vt:variant>
        <vt:i4>1310774</vt:i4>
      </vt:variant>
      <vt:variant>
        <vt:i4>227</vt:i4>
      </vt:variant>
      <vt:variant>
        <vt:i4>0</vt:i4>
      </vt:variant>
      <vt:variant>
        <vt:i4>5</vt:i4>
      </vt:variant>
      <vt:variant>
        <vt:lpwstr/>
      </vt:variant>
      <vt:variant>
        <vt:lpwstr>_Toc432516131</vt:lpwstr>
      </vt:variant>
      <vt:variant>
        <vt:i4>1310774</vt:i4>
      </vt:variant>
      <vt:variant>
        <vt:i4>221</vt:i4>
      </vt:variant>
      <vt:variant>
        <vt:i4>0</vt:i4>
      </vt:variant>
      <vt:variant>
        <vt:i4>5</vt:i4>
      </vt:variant>
      <vt:variant>
        <vt:lpwstr/>
      </vt:variant>
      <vt:variant>
        <vt:lpwstr>_Toc432516130</vt:lpwstr>
      </vt:variant>
      <vt:variant>
        <vt:i4>1376310</vt:i4>
      </vt:variant>
      <vt:variant>
        <vt:i4>215</vt:i4>
      </vt:variant>
      <vt:variant>
        <vt:i4>0</vt:i4>
      </vt:variant>
      <vt:variant>
        <vt:i4>5</vt:i4>
      </vt:variant>
      <vt:variant>
        <vt:lpwstr/>
      </vt:variant>
      <vt:variant>
        <vt:lpwstr>_Toc432516129</vt:lpwstr>
      </vt:variant>
      <vt:variant>
        <vt:i4>1376310</vt:i4>
      </vt:variant>
      <vt:variant>
        <vt:i4>209</vt:i4>
      </vt:variant>
      <vt:variant>
        <vt:i4>0</vt:i4>
      </vt:variant>
      <vt:variant>
        <vt:i4>5</vt:i4>
      </vt:variant>
      <vt:variant>
        <vt:lpwstr/>
      </vt:variant>
      <vt:variant>
        <vt:lpwstr>_Toc432516128</vt:lpwstr>
      </vt:variant>
      <vt:variant>
        <vt:i4>1376310</vt:i4>
      </vt:variant>
      <vt:variant>
        <vt:i4>203</vt:i4>
      </vt:variant>
      <vt:variant>
        <vt:i4>0</vt:i4>
      </vt:variant>
      <vt:variant>
        <vt:i4>5</vt:i4>
      </vt:variant>
      <vt:variant>
        <vt:lpwstr/>
      </vt:variant>
      <vt:variant>
        <vt:lpwstr>_Toc432516127</vt:lpwstr>
      </vt:variant>
      <vt:variant>
        <vt:i4>1376310</vt:i4>
      </vt:variant>
      <vt:variant>
        <vt:i4>197</vt:i4>
      </vt:variant>
      <vt:variant>
        <vt:i4>0</vt:i4>
      </vt:variant>
      <vt:variant>
        <vt:i4>5</vt:i4>
      </vt:variant>
      <vt:variant>
        <vt:lpwstr/>
      </vt:variant>
      <vt:variant>
        <vt:lpwstr>_Toc432516126</vt:lpwstr>
      </vt:variant>
      <vt:variant>
        <vt:i4>1376310</vt:i4>
      </vt:variant>
      <vt:variant>
        <vt:i4>191</vt:i4>
      </vt:variant>
      <vt:variant>
        <vt:i4>0</vt:i4>
      </vt:variant>
      <vt:variant>
        <vt:i4>5</vt:i4>
      </vt:variant>
      <vt:variant>
        <vt:lpwstr/>
      </vt:variant>
      <vt:variant>
        <vt:lpwstr>_Toc432516125</vt:lpwstr>
      </vt:variant>
      <vt:variant>
        <vt:i4>1376310</vt:i4>
      </vt:variant>
      <vt:variant>
        <vt:i4>185</vt:i4>
      </vt:variant>
      <vt:variant>
        <vt:i4>0</vt:i4>
      </vt:variant>
      <vt:variant>
        <vt:i4>5</vt:i4>
      </vt:variant>
      <vt:variant>
        <vt:lpwstr/>
      </vt:variant>
      <vt:variant>
        <vt:lpwstr>_Toc432516124</vt:lpwstr>
      </vt:variant>
      <vt:variant>
        <vt:i4>1376310</vt:i4>
      </vt:variant>
      <vt:variant>
        <vt:i4>179</vt:i4>
      </vt:variant>
      <vt:variant>
        <vt:i4>0</vt:i4>
      </vt:variant>
      <vt:variant>
        <vt:i4>5</vt:i4>
      </vt:variant>
      <vt:variant>
        <vt:lpwstr/>
      </vt:variant>
      <vt:variant>
        <vt:lpwstr>_Toc432516123</vt:lpwstr>
      </vt:variant>
      <vt:variant>
        <vt:i4>1376310</vt:i4>
      </vt:variant>
      <vt:variant>
        <vt:i4>173</vt:i4>
      </vt:variant>
      <vt:variant>
        <vt:i4>0</vt:i4>
      </vt:variant>
      <vt:variant>
        <vt:i4>5</vt:i4>
      </vt:variant>
      <vt:variant>
        <vt:lpwstr/>
      </vt:variant>
      <vt:variant>
        <vt:lpwstr>_Toc432516122</vt:lpwstr>
      </vt:variant>
      <vt:variant>
        <vt:i4>1376310</vt:i4>
      </vt:variant>
      <vt:variant>
        <vt:i4>167</vt:i4>
      </vt:variant>
      <vt:variant>
        <vt:i4>0</vt:i4>
      </vt:variant>
      <vt:variant>
        <vt:i4>5</vt:i4>
      </vt:variant>
      <vt:variant>
        <vt:lpwstr/>
      </vt:variant>
      <vt:variant>
        <vt:lpwstr>_Toc432516121</vt:lpwstr>
      </vt:variant>
      <vt:variant>
        <vt:i4>1376310</vt:i4>
      </vt:variant>
      <vt:variant>
        <vt:i4>161</vt:i4>
      </vt:variant>
      <vt:variant>
        <vt:i4>0</vt:i4>
      </vt:variant>
      <vt:variant>
        <vt:i4>5</vt:i4>
      </vt:variant>
      <vt:variant>
        <vt:lpwstr/>
      </vt:variant>
      <vt:variant>
        <vt:lpwstr>_Toc432516120</vt:lpwstr>
      </vt:variant>
      <vt:variant>
        <vt:i4>1441846</vt:i4>
      </vt:variant>
      <vt:variant>
        <vt:i4>155</vt:i4>
      </vt:variant>
      <vt:variant>
        <vt:i4>0</vt:i4>
      </vt:variant>
      <vt:variant>
        <vt:i4>5</vt:i4>
      </vt:variant>
      <vt:variant>
        <vt:lpwstr/>
      </vt:variant>
      <vt:variant>
        <vt:lpwstr>_Toc432516119</vt:lpwstr>
      </vt:variant>
      <vt:variant>
        <vt:i4>1441846</vt:i4>
      </vt:variant>
      <vt:variant>
        <vt:i4>149</vt:i4>
      </vt:variant>
      <vt:variant>
        <vt:i4>0</vt:i4>
      </vt:variant>
      <vt:variant>
        <vt:i4>5</vt:i4>
      </vt:variant>
      <vt:variant>
        <vt:lpwstr/>
      </vt:variant>
      <vt:variant>
        <vt:lpwstr>_Toc432516118</vt:lpwstr>
      </vt:variant>
      <vt:variant>
        <vt:i4>1441846</vt:i4>
      </vt:variant>
      <vt:variant>
        <vt:i4>143</vt:i4>
      </vt:variant>
      <vt:variant>
        <vt:i4>0</vt:i4>
      </vt:variant>
      <vt:variant>
        <vt:i4>5</vt:i4>
      </vt:variant>
      <vt:variant>
        <vt:lpwstr/>
      </vt:variant>
      <vt:variant>
        <vt:lpwstr>_Toc432516117</vt:lpwstr>
      </vt:variant>
      <vt:variant>
        <vt:i4>1441846</vt:i4>
      </vt:variant>
      <vt:variant>
        <vt:i4>137</vt:i4>
      </vt:variant>
      <vt:variant>
        <vt:i4>0</vt:i4>
      </vt:variant>
      <vt:variant>
        <vt:i4>5</vt:i4>
      </vt:variant>
      <vt:variant>
        <vt:lpwstr/>
      </vt:variant>
      <vt:variant>
        <vt:lpwstr>_Toc432516116</vt:lpwstr>
      </vt:variant>
      <vt:variant>
        <vt:i4>1441846</vt:i4>
      </vt:variant>
      <vt:variant>
        <vt:i4>131</vt:i4>
      </vt:variant>
      <vt:variant>
        <vt:i4>0</vt:i4>
      </vt:variant>
      <vt:variant>
        <vt:i4>5</vt:i4>
      </vt:variant>
      <vt:variant>
        <vt:lpwstr/>
      </vt:variant>
      <vt:variant>
        <vt:lpwstr>_Toc432516115</vt:lpwstr>
      </vt:variant>
      <vt:variant>
        <vt:i4>1441846</vt:i4>
      </vt:variant>
      <vt:variant>
        <vt:i4>125</vt:i4>
      </vt:variant>
      <vt:variant>
        <vt:i4>0</vt:i4>
      </vt:variant>
      <vt:variant>
        <vt:i4>5</vt:i4>
      </vt:variant>
      <vt:variant>
        <vt:lpwstr/>
      </vt:variant>
      <vt:variant>
        <vt:lpwstr>_Toc432516114</vt:lpwstr>
      </vt:variant>
      <vt:variant>
        <vt:i4>1441846</vt:i4>
      </vt:variant>
      <vt:variant>
        <vt:i4>119</vt:i4>
      </vt:variant>
      <vt:variant>
        <vt:i4>0</vt:i4>
      </vt:variant>
      <vt:variant>
        <vt:i4>5</vt:i4>
      </vt:variant>
      <vt:variant>
        <vt:lpwstr/>
      </vt:variant>
      <vt:variant>
        <vt:lpwstr>_Toc432516113</vt:lpwstr>
      </vt:variant>
      <vt:variant>
        <vt:i4>1441846</vt:i4>
      </vt:variant>
      <vt:variant>
        <vt:i4>113</vt:i4>
      </vt:variant>
      <vt:variant>
        <vt:i4>0</vt:i4>
      </vt:variant>
      <vt:variant>
        <vt:i4>5</vt:i4>
      </vt:variant>
      <vt:variant>
        <vt:lpwstr/>
      </vt:variant>
      <vt:variant>
        <vt:lpwstr>_Toc432516112</vt:lpwstr>
      </vt:variant>
      <vt:variant>
        <vt:i4>1441846</vt:i4>
      </vt:variant>
      <vt:variant>
        <vt:i4>107</vt:i4>
      </vt:variant>
      <vt:variant>
        <vt:i4>0</vt:i4>
      </vt:variant>
      <vt:variant>
        <vt:i4>5</vt:i4>
      </vt:variant>
      <vt:variant>
        <vt:lpwstr/>
      </vt:variant>
      <vt:variant>
        <vt:lpwstr>_Toc432516111</vt:lpwstr>
      </vt:variant>
      <vt:variant>
        <vt:i4>1507382</vt:i4>
      </vt:variant>
      <vt:variant>
        <vt:i4>101</vt:i4>
      </vt:variant>
      <vt:variant>
        <vt:i4>0</vt:i4>
      </vt:variant>
      <vt:variant>
        <vt:i4>5</vt:i4>
      </vt:variant>
      <vt:variant>
        <vt:lpwstr/>
      </vt:variant>
      <vt:variant>
        <vt:lpwstr>_Toc432516109</vt:lpwstr>
      </vt:variant>
      <vt:variant>
        <vt:i4>1507382</vt:i4>
      </vt:variant>
      <vt:variant>
        <vt:i4>95</vt:i4>
      </vt:variant>
      <vt:variant>
        <vt:i4>0</vt:i4>
      </vt:variant>
      <vt:variant>
        <vt:i4>5</vt:i4>
      </vt:variant>
      <vt:variant>
        <vt:lpwstr/>
      </vt:variant>
      <vt:variant>
        <vt:lpwstr>_Toc432516108</vt:lpwstr>
      </vt:variant>
      <vt:variant>
        <vt:i4>1507382</vt:i4>
      </vt:variant>
      <vt:variant>
        <vt:i4>89</vt:i4>
      </vt:variant>
      <vt:variant>
        <vt:i4>0</vt:i4>
      </vt:variant>
      <vt:variant>
        <vt:i4>5</vt:i4>
      </vt:variant>
      <vt:variant>
        <vt:lpwstr/>
      </vt:variant>
      <vt:variant>
        <vt:lpwstr>_Toc432516107</vt:lpwstr>
      </vt:variant>
      <vt:variant>
        <vt:i4>1507382</vt:i4>
      </vt:variant>
      <vt:variant>
        <vt:i4>83</vt:i4>
      </vt:variant>
      <vt:variant>
        <vt:i4>0</vt:i4>
      </vt:variant>
      <vt:variant>
        <vt:i4>5</vt:i4>
      </vt:variant>
      <vt:variant>
        <vt:lpwstr/>
      </vt:variant>
      <vt:variant>
        <vt:lpwstr>_Toc432516106</vt:lpwstr>
      </vt:variant>
      <vt:variant>
        <vt:i4>1507382</vt:i4>
      </vt:variant>
      <vt:variant>
        <vt:i4>77</vt:i4>
      </vt:variant>
      <vt:variant>
        <vt:i4>0</vt:i4>
      </vt:variant>
      <vt:variant>
        <vt:i4>5</vt:i4>
      </vt:variant>
      <vt:variant>
        <vt:lpwstr/>
      </vt:variant>
      <vt:variant>
        <vt:lpwstr>_Toc432516105</vt:lpwstr>
      </vt:variant>
      <vt:variant>
        <vt:i4>1507382</vt:i4>
      </vt:variant>
      <vt:variant>
        <vt:i4>71</vt:i4>
      </vt:variant>
      <vt:variant>
        <vt:i4>0</vt:i4>
      </vt:variant>
      <vt:variant>
        <vt:i4>5</vt:i4>
      </vt:variant>
      <vt:variant>
        <vt:lpwstr/>
      </vt:variant>
      <vt:variant>
        <vt:lpwstr>_Toc432516104</vt:lpwstr>
      </vt:variant>
      <vt:variant>
        <vt:i4>1507382</vt:i4>
      </vt:variant>
      <vt:variant>
        <vt:i4>65</vt:i4>
      </vt:variant>
      <vt:variant>
        <vt:i4>0</vt:i4>
      </vt:variant>
      <vt:variant>
        <vt:i4>5</vt:i4>
      </vt:variant>
      <vt:variant>
        <vt:lpwstr/>
      </vt:variant>
      <vt:variant>
        <vt:lpwstr>_Toc432516103</vt:lpwstr>
      </vt:variant>
      <vt:variant>
        <vt:i4>1507382</vt:i4>
      </vt:variant>
      <vt:variant>
        <vt:i4>59</vt:i4>
      </vt:variant>
      <vt:variant>
        <vt:i4>0</vt:i4>
      </vt:variant>
      <vt:variant>
        <vt:i4>5</vt:i4>
      </vt:variant>
      <vt:variant>
        <vt:lpwstr/>
      </vt:variant>
      <vt:variant>
        <vt:lpwstr>_Toc432516102</vt:lpwstr>
      </vt:variant>
      <vt:variant>
        <vt:i4>1507382</vt:i4>
      </vt:variant>
      <vt:variant>
        <vt:i4>53</vt:i4>
      </vt:variant>
      <vt:variant>
        <vt:i4>0</vt:i4>
      </vt:variant>
      <vt:variant>
        <vt:i4>5</vt:i4>
      </vt:variant>
      <vt:variant>
        <vt:lpwstr/>
      </vt:variant>
      <vt:variant>
        <vt:lpwstr>_Toc432516101</vt:lpwstr>
      </vt:variant>
      <vt:variant>
        <vt:i4>1507382</vt:i4>
      </vt:variant>
      <vt:variant>
        <vt:i4>47</vt:i4>
      </vt:variant>
      <vt:variant>
        <vt:i4>0</vt:i4>
      </vt:variant>
      <vt:variant>
        <vt:i4>5</vt:i4>
      </vt:variant>
      <vt:variant>
        <vt:lpwstr/>
      </vt:variant>
      <vt:variant>
        <vt:lpwstr>_Toc432516100</vt:lpwstr>
      </vt:variant>
      <vt:variant>
        <vt:i4>1966135</vt:i4>
      </vt:variant>
      <vt:variant>
        <vt:i4>41</vt:i4>
      </vt:variant>
      <vt:variant>
        <vt:i4>0</vt:i4>
      </vt:variant>
      <vt:variant>
        <vt:i4>5</vt:i4>
      </vt:variant>
      <vt:variant>
        <vt:lpwstr/>
      </vt:variant>
      <vt:variant>
        <vt:lpwstr>_Toc432516099</vt:lpwstr>
      </vt:variant>
      <vt:variant>
        <vt:i4>1966135</vt:i4>
      </vt:variant>
      <vt:variant>
        <vt:i4>35</vt:i4>
      </vt:variant>
      <vt:variant>
        <vt:i4>0</vt:i4>
      </vt:variant>
      <vt:variant>
        <vt:i4>5</vt:i4>
      </vt:variant>
      <vt:variant>
        <vt:lpwstr/>
      </vt:variant>
      <vt:variant>
        <vt:lpwstr>_Toc432516098</vt:lpwstr>
      </vt:variant>
      <vt:variant>
        <vt:i4>1966135</vt:i4>
      </vt:variant>
      <vt:variant>
        <vt:i4>29</vt:i4>
      </vt:variant>
      <vt:variant>
        <vt:i4>0</vt:i4>
      </vt:variant>
      <vt:variant>
        <vt:i4>5</vt:i4>
      </vt:variant>
      <vt:variant>
        <vt:lpwstr/>
      </vt:variant>
      <vt:variant>
        <vt:lpwstr>_Toc432516097</vt:lpwstr>
      </vt:variant>
      <vt:variant>
        <vt:i4>1966135</vt:i4>
      </vt:variant>
      <vt:variant>
        <vt:i4>23</vt:i4>
      </vt:variant>
      <vt:variant>
        <vt:i4>0</vt:i4>
      </vt:variant>
      <vt:variant>
        <vt:i4>5</vt:i4>
      </vt:variant>
      <vt:variant>
        <vt:lpwstr/>
      </vt:variant>
      <vt:variant>
        <vt:lpwstr>_Toc432516096</vt:lpwstr>
      </vt:variant>
      <vt:variant>
        <vt:i4>1966135</vt:i4>
      </vt:variant>
      <vt:variant>
        <vt:i4>17</vt:i4>
      </vt:variant>
      <vt:variant>
        <vt:i4>0</vt:i4>
      </vt:variant>
      <vt:variant>
        <vt:i4>5</vt:i4>
      </vt:variant>
      <vt:variant>
        <vt:lpwstr/>
      </vt:variant>
      <vt:variant>
        <vt:lpwstr>_Toc432516095</vt:lpwstr>
      </vt:variant>
      <vt:variant>
        <vt:i4>1966135</vt:i4>
      </vt:variant>
      <vt:variant>
        <vt:i4>11</vt:i4>
      </vt:variant>
      <vt:variant>
        <vt:i4>0</vt:i4>
      </vt:variant>
      <vt:variant>
        <vt:i4>5</vt:i4>
      </vt:variant>
      <vt:variant>
        <vt:lpwstr/>
      </vt:variant>
      <vt:variant>
        <vt:lpwstr>_Toc432516094</vt:lpwstr>
      </vt:variant>
      <vt:variant>
        <vt:i4>1966135</vt:i4>
      </vt:variant>
      <vt:variant>
        <vt:i4>5</vt:i4>
      </vt:variant>
      <vt:variant>
        <vt:i4>0</vt:i4>
      </vt:variant>
      <vt:variant>
        <vt:i4>5</vt:i4>
      </vt:variant>
      <vt:variant>
        <vt:lpwstr/>
      </vt:variant>
      <vt:variant>
        <vt:lpwstr>_Toc432516093</vt:lpwstr>
      </vt:variant>
      <vt:variant>
        <vt:i4>131183</vt:i4>
      </vt:variant>
      <vt:variant>
        <vt:i4>0</vt:i4>
      </vt:variant>
      <vt:variant>
        <vt:i4>0</vt:i4>
      </vt:variant>
      <vt:variant>
        <vt:i4>5</vt:i4>
      </vt:variant>
      <vt:variant>
        <vt:lpwstr>http://www.ihe.net/Technical_Frameworks/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IHE_PCD_TF_Rev9-0_Vol2_FT_2019-11-xx</dc:title>
  <dc:subject>IHE PCD TF Volume 2 (PCD TF-2) - Transactions</dc:subject>
  <dc:creator>IHE PCD Technical Committee</dc:creator>
  <cp:keywords>IHE PCD Technical Framework</cp:keywords>
  <dc:description>This version has the PIV (PCD-03) sections that went missing re-added but not fully styled.</dc:description>
  <cp:lastModifiedBy>Mary Jungers</cp:lastModifiedBy>
  <cp:revision>41</cp:revision>
  <cp:lastPrinted>2015-09-14T22:36:00Z</cp:lastPrinted>
  <dcterms:created xsi:type="dcterms:W3CDTF">2018-10-08T18:39:00Z</dcterms:created>
  <dcterms:modified xsi:type="dcterms:W3CDTF">2019-11-15T00:59:00Z</dcterms:modified>
  <cp:category>IHE Technical Framework</cp:category>
</cp:coreProperties>
</file>