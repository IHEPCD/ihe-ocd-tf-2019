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8AFDA2C" w:rsidR="00C15551" w:rsidRPr="00621E63" w:rsidRDefault="00C15551" w:rsidP="00CF5627">
      <w:pPr>
        <w:pStyle w:val="BodyText"/>
        <w:jc w:val="center"/>
        <w:rPr>
          <w:szCs w:val="28"/>
        </w:rPr>
      </w:pPr>
      <w:r w:rsidRPr="00621E63">
        <w:rPr>
          <w:b/>
          <w:sz w:val="28"/>
          <w:szCs w:val="28"/>
        </w:rPr>
        <w:t xml:space="preserve">Revision </w:t>
      </w:r>
      <w:ins w:id="0" w:author="Mary Jungers" w:date="2019-11-14T10:07:00Z">
        <w:r w:rsidR="00621E63" w:rsidRPr="00621E63">
          <w:rPr>
            <w:b/>
            <w:sz w:val="28"/>
            <w:szCs w:val="28"/>
          </w:rPr>
          <w:t>9</w:t>
        </w:r>
      </w:ins>
      <w:del w:id="1" w:author="Mary Jungers" w:date="2019-11-14T10:07:00Z">
        <w:r w:rsidR="00085AA2" w:rsidRPr="00621E63" w:rsidDel="00621E63">
          <w:rPr>
            <w:b/>
            <w:sz w:val="28"/>
            <w:szCs w:val="28"/>
          </w:rPr>
          <w:delText>8</w:delText>
        </w:r>
      </w:del>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79E177B" w:rsidR="003F6D43" w:rsidRPr="00621E63" w:rsidRDefault="004D19E8" w:rsidP="00CF5627">
      <w:pPr>
        <w:pStyle w:val="BodyText"/>
        <w:jc w:val="center"/>
        <w:rPr>
          <w:szCs w:val="28"/>
        </w:rPr>
      </w:pPr>
      <w:del w:id="2" w:author="Mary Jungers" w:date="2019-11-14T10:07:00Z">
        <w:r w:rsidRPr="00621E63" w:rsidDel="00621E63">
          <w:rPr>
            <w:b/>
            <w:sz w:val="28"/>
            <w:szCs w:val="28"/>
          </w:rPr>
          <w:delText xml:space="preserve">October </w:delText>
        </w:r>
        <w:r w:rsidR="008B728A" w:rsidRPr="00621E63" w:rsidDel="00621E63">
          <w:rPr>
            <w:b/>
            <w:sz w:val="28"/>
            <w:szCs w:val="28"/>
          </w:rPr>
          <w:delText>23</w:delText>
        </w:r>
      </w:del>
      <w:ins w:id="3" w:author="Mary Jungers" w:date="2019-11-14T10:07:00Z">
        <w:r w:rsidR="00621E63" w:rsidRPr="00621E63">
          <w:rPr>
            <w:b/>
            <w:sz w:val="28"/>
            <w:szCs w:val="28"/>
          </w:rPr>
          <w:t>November xx</w:t>
        </w:r>
      </w:ins>
      <w:r w:rsidR="00085AA2" w:rsidRPr="00621E63">
        <w:rPr>
          <w:b/>
          <w:sz w:val="28"/>
          <w:szCs w:val="28"/>
        </w:rPr>
        <w:t>, 201</w:t>
      </w:r>
      <w:ins w:id="4" w:author="Mary Jungers" w:date="2019-11-14T10:07:00Z">
        <w:r w:rsidR="00621E63" w:rsidRPr="00621E63">
          <w:rPr>
            <w:b/>
            <w:sz w:val="28"/>
            <w:szCs w:val="28"/>
          </w:rPr>
          <w:t>9</w:t>
        </w:r>
      </w:ins>
      <w:del w:id="5" w:author="Mary Jungers" w:date="2019-11-14T10:07:00Z">
        <w:r w:rsidR="00085AA2" w:rsidRPr="00621E63" w:rsidDel="00621E63">
          <w:rPr>
            <w:b/>
            <w:sz w:val="28"/>
            <w:szCs w:val="28"/>
          </w:rPr>
          <w:delText>8</w:delText>
        </w:r>
      </w:del>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6" w:name="1_Introduction"/>
    <w:bookmarkEnd w:id="6"/>
    <w:p w14:paraId="19AD99DF" w14:textId="665BEF04" w:rsidR="00CF41A9" w:rsidRDefault="009F4303">
      <w:pPr>
        <w:pStyle w:val="TOC1"/>
        <w:rPr>
          <w:ins w:id="7" w:author="Mary Jungers" w:date="2019-11-14T18:59:00Z"/>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ins w:id="8" w:author="Mary Jungers" w:date="2019-11-14T18:59:00Z">
        <w:r w:rsidR="00CF41A9" w:rsidRPr="0020423C">
          <w:rPr>
            <w:rStyle w:val="Hyperlink"/>
            <w:noProof/>
          </w:rPr>
          <w:fldChar w:fldCharType="begin"/>
        </w:r>
        <w:r w:rsidR="00CF41A9" w:rsidRPr="0020423C">
          <w:rPr>
            <w:rStyle w:val="Hyperlink"/>
            <w:noProof/>
          </w:rPr>
          <w:instrText xml:space="preserve"> </w:instrText>
        </w:r>
        <w:r w:rsidR="00CF41A9">
          <w:rPr>
            <w:noProof/>
          </w:rPr>
          <w:instrText>HYPERLINK \l "_Toc24650369"</w:instrText>
        </w:r>
        <w:r w:rsidR="00CF41A9" w:rsidRPr="0020423C">
          <w:rPr>
            <w:rStyle w:val="Hyperlink"/>
            <w:noProof/>
          </w:rPr>
          <w:instrText xml:space="preserve"> </w:instrText>
        </w:r>
        <w:r w:rsidR="00CF41A9" w:rsidRPr="0020423C">
          <w:rPr>
            <w:rStyle w:val="Hyperlink"/>
            <w:noProof/>
          </w:rPr>
          <w:fldChar w:fldCharType="separate"/>
        </w:r>
        <w:r w:rsidR="00CF41A9" w:rsidRPr="0020423C">
          <w:rPr>
            <w:rStyle w:val="Hyperlink"/>
            <w:noProof/>
          </w:rPr>
          <w:t>1 Introduction</w:t>
        </w:r>
        <w:r w:rsidR="00CF41A9">
          <w:rPr>
            <w:noProof/>
            <w:webHidden/>
          </w:rPr>
          <w:tab/>
        </w:r>
        <w:r w:rsidR="00CF41A9">
          <w:rPr>
            <w:noProof/>
            <w:webHidden/>
          </w:rPr>
          <w:fldChar w:fldCharType="begin"/>
        </w:r>
        <w:r w:rsidR="00CF41A9">
          <w:rPr>
            <w:noProof/>
            <w:webHidden/>
          </w:rPr>
          <w:instrText xml:space="preserve"> PAGEREF _Toc24650369 \h </w:instrText>
        </w:r>
      </w:ins>
      <w:r w:rsidR="00CF41A9">
        <w:rPr>
          <w:noProof/>
          <w:webHidden/>
        </w:rPr>
      </w:r>
      <w:r w:rsidR="00CF41A9">
        <w:rPr>
          <w:noProof/>
          <w:webHidden/>
        </w:rPr>
        <w:fldChar w:fldCharType="separate"/>
      </w:r>
      <w:ins w:id="9" w:author="Mary Jungers" w:date="2019-11-14T18:59:00Z">
        <w:r w:rsidR="00CF41A9">
          <w:rPr>
            <w:noProof/>
            <w:webHidden/>
          </w:rPr>
          <w:t>8</w:t>
        </w:r>
        <w:r w:rsidR="00CF41A9">
          <w:rPr>
            <w:noProof/>
            <w:webHidden/>
          </w:rPr>
          <w:fldChar w:fldCharType="end"/>
        </w:r>
        <w:r w:rsidR="00CF41A9" w:rsidRPr="0020423C">
          <w:rPr>
            <w:rStyle w:val="Hyperlink"/>
            <w:noProof/>
          </w:rPr>
          <w:fldChar w:fldCharType="end"/>
        </w:r>
      </w:ins>
    </w:p>
    <w:p w14:paraId="33F4CD6A" w14:textId="415992A0" w:rsidR="00CF41A9" w:rsidRDefault="00CF41A9">
      <w:pPr>
        <w:pStyle w:val="TOC2"/>
        <w:rPr>
          <w:ins w:id="10" w:author="Mary Jungers" w:date="2019-11-14T18:59:00Z"/>
          <w:rFonts w:asciiTheme="minorHAnsi" w:eastAsiaTheme="minorEastAsia" w:hAnsiTheme="minorHAnsi" w:cstheme="minorBidi"/>
          <w:noProof/>
          <w:sz w:val="22"/>
          <w:szCs w:val="22"/>
        </w:rPr>
      </w:pPr>
      <w:ins w:id="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"_Toc24650370"</w:instrText>
        </w:r>
        <w:r w:rsidRPr="0020423C">
          <w:rPr>
            <w:rStyle w:val="Hyperlink"/>
            <w:noProof/>
          </w:rPr>
          <w:instrText xml:space="preserve"> </w:instrText>
        </w:r>
        <w:r w:rsidRPr="0020423C">
          <w:rPr>
            <w:rStyle w:val="Hyperlink"/>
            <w:noProof/>
          </w:rPr>
          <w:fldChar w:fldCharType="separate"/>
        </w:r>
        <w:r w:rsidRPr="0020423C">
          <w:rPr>
            <w:rStyle w:val="Hyperlink"/>
            <w:noProof/>
          </w:rPr>
          <w:t>1.1 Introduction to IHE</w:t>
        </w:r>
        <w:r>
          <w:rPr>
            <w:noProof/>
            <w:webHidden/>
          </w:rPr>
          <w:tab/>
        </w:r>
        <w:r>
          <w:rPr>
            <w:noProof/>
            <w:webHidden/>
          </w:rPr>
          <w:fldChar w:fldCharType="begin"/>
        </w:r>
        <w:r>
          <w:rPr>
            <w:noProof/>
            <w:webHidden/>
          </w:rPr>
          <w:instrText xml:space="preserve"> PAGEREF _Toc24650370 \h </w:instrText>
        </w:r>
      </w:ins>
      <w:r>
        <w:rPr>
          <w:noProof/>
          <w:webHidden/>
        </w:rPr>
      </w:r>
      <w:r>
        <w:rPr>
          <w:noProof/>
          <w:webHidden/>
        </w:rPr>
        <w:fldChar w:fldCharType="separate"/>
      </w:r>
      <w:ins w:id="12" w:author="Mary Jungers" w:date="2019-11-14T18:59:00Z">
        <w:r>
          <w:rPr>
            <w:noProof/>
            <w:webHidden/>
          </w:rPr>
          <w:t>8</w:t>
        </w:r>
        <w:r>
          <w:rPr>
            <w:noProof/>
            <w:webHidden/>
          </w:rPr>
          <w:fldChar w:fldCharType="end"/>
        </w:r>
        <w:r w:rsidRPr="0020423C">
          <w:rPr>
            <w:rStyle w:val="Hyperlink"/>
            <w:noProof/>
          </w:rPr>
          <w:fldChar w:fldCharType="end"/>
        </w:r>
      </w:ins>
    </w:p>
    <w:p w14:paraId="517935B4" w14:textId="2700EB15" w:rsidR="00CF41A9" w:rsidRDefault="00CF41A9">
      <w:pPr>
        <w:pStyle w:val="TOC2"/>
        <w:rPr>
          <w:ins w:id="13" w:author="Mary Jungers" w:date="2019-11-14T18:59:00Z"/>
          <w:rFonts w:asciiTheme="minorHAnsi" w:eastAsiaTheme="minorEastAsia" w:hAnsiTheme="minorHAnsi" w:cstheme="minorBidi"/>
          <w:noProof/>
          <w:sz w:val="22"/>
          <w:szCs w:val="22"/>
        </w:rPr>
      </w:pPr>
      <w:ins w:id="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"_Toc24650371"</w:instrText>
        </w:r>
        <w:r w:rsidRPr="0020423C">
          <w:rPr>
            <w:rStyle w:val="Hyperlink"/>
            <w:noProof/>
          </w:rPr>
          <w:instrText xml:space="preserve"> </w:instrText>
        </w:r>
        <w:r w:rsidRPr="0020423C">
          <w:rPr>
            <w:rStyle w:val="Hyperlink"/>
            <w:noProof/>
          </w:rPr>
          <w:fldChar w:fldCharType="separate"/>
        </w:r>
        <w:r w:rsidRPr="0020423C">
          <w:rPr>
            <w:rStyle w:val="Hyperlink"/>
            <w:noProof/>
          </w:rPr>
          <w:t>1.2 Intended Audience</w:t>
        </w:r>
        <w:r>
          <w:rPr>
            <w:noProof/>
            <w:webHidden/>
          </w:rPr>
          <w:tab/>
        </w:r>
        <w:r>
          <w:rPr>
            <w:noProof/>
            <w:webHidden/>
          </w:rPr>
          <w:fldChar w:fldCharType="begin"/>
        </w:r>
        <w:r>
          <w:rPr>
            <w:noProof/>
            <w:webHidden/>
          </w:rPr>
          <w:instrText xml:space="preserve"> PAGEREF _Toc24650371 \h </w:instrText>
        </w:r>
      </w:ins>
      <w:r>
        <w:rPr>
          <w:noProof/>
          <w:webHidden/>
        </w:rPr>
      </w:r>
      <w:r>
        <w:rPr>
          <w:noProof/>
          <w:webHidden/>
        </w:rPr>
        <w:fldChar w:fldCharType="separate"/>
      </w:r>
      <w:ins w:id="15" w:author="Mary Jungers" w:date="2019-11-14T18:59:00Z">
        <w:r>
          <w:rPr>
            <w:noProof/>
            <w:webHidden/>
          </w:rPr>
          <w:t>8</w:t>
        </w:r>
        <w:r>
          <w:rPr>
            <w:noProof/>
            <w:webHidden/>
          </w:rPr>
          <w:fldChar w:fldCharType="end"/>
        </w:r>
        <w:r w:rsidRPr="0020423C">
          <w:rPr>
            <w:rStyle w:val="Hyperlink"/>
            <w:noProof/>
          </w:rPr>
          <w:fldChar w:fldCharType="end"/>
        </w:r>
      </w:ins>
    </w:p>
    <w:p w14:paraId="320E1069" w14:textId="341FE6D8" w:rsidR="00CF41A9" w:rsidRDefault="00CF41A9">
      <w:pPr>
        <w:pStyle w:val="TOC2"/>
        <w:rPr>
          <w:ins w:id="16" w:author="Mary Jungers" w:date="2019-11-14T18:59:00Z"/>
          <w:rFonts w:asciiTheme="minorHAnsi" w:eastAsiaTheme="minorEastAsia" w:hAnsiTheme="minorHAnsi" w:cstheme="minorBidi"/>
          <w:noProof/>
          <w:sz w:val="22"/>
          <w:szCs w:val="22"/>
        </w:rPr>
      </w:pPr>
      <w:ins w:id="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"_Toc24650372"</w:instrText>
        </w:r>
        <w:r w:rsidRPr="0020423C">
          <w:rPr>
            <w:rStyle w:val="Hyperlink"/>
            <w:noProof/>
          </w:rPr>
          <w:instrText xml:space="preserve"> </w:instrText>
        </w:r>
        <w:r w:rsidRPr="0020423C">
          <w:rPr>
            <w:rStyle w:val="Hyperlink"/>
            <w:noProof/>
          </w:rPr>
          <w:fldChar w:fldCharType="separate"/>
        </w:r>
        <w:r w:rsidRPr="0020423C">
          <w:rPr>
            <w:rStyle w:val="Hyperlink"/>
            <w:noProof/>
          </w:rPr>
          <w:t>1.3 Overview of Technical Framework Volume 2</w:t>
        </w:r>
        <w:r>
          <w:rPr>
            <w:noProof/>
            <w:webHidden/>
          </w:rPr>
          <w:tab/>
        </w:r>
        <w:r>
          <w:rPr>
            <w:noProof/>
            <w:webHidden/>
          </w:rPr>
          <w:fldChar w:fldCharType="begin"/>
        </w:r>
        <w:r>
          <w:rPr>
            <w:noProof/>
            <w:webHidden/>
          </w:rPr>
          <w:instrText xml:space="preserve"> PAGEREF _Toc24650372 \h </w:instrText>
        </w:r>
      </w:ins>
      <w:r>
        <w:rPr>
          <w:noProof/>
          <w:webHidden/>
        </w:rPr>
      </w:r>
      <w:r>
        <w:rPr>
          <w:noProof/>
          <w:webHidden/>
        </w:rPr>
        <w:fldChar w:fldCharType="separate"/>
      </w:r>
      <w:ins w:id="18" w:author="Mary Jungers" w:date="2019-11-14T18:59:00Z">
        <w:r>
          <w:rPr>
            <w:noProof/>
            <w:webHidden/>
          </w:rPr>
          <w:t>8</w:t>
        </w:r>
        <w:r>
          <w:rPr>
            <w:noProof/>
            <w:webHidden/>
          </w:rPr>
          <w:fldChar w:fldCharType="end"/>
        </w:r>
        <w:r w:rsidRPr="0020423C">
          <w:rPr>
            <w:rStyle w:val="Hyperlink"/>
            <w:noProof/>
          </w:rPr>
          <w:fldChar w:fldCharType="end"/>
        </w:r>
      </w:ins>
    </w:p>
    <w:p w14:paraId="609853B3" w14:textId="01E13EAB" w:rsidR="00CF41A9" w:rsidRDefault="00CF41A9">
      <w:pPr>
        <w:pStyle w:val="TOC2"/>
        <w:rPr>
          <w:ins w:id="19" w:author="Mary Jungers" w:date="2019-11-14T18:59:00Z"/>
          <w:rFonts w:asciiTheme="minorHAnsi" w:eastAsiaTheme="minorEastAsia" w:hAnsiTheme="minorHAnsi" w:cstheme="minorBidi"/>
          <w:noProof/>
          <w:sz w:val="22"/>
          <w:szCs w:val="22"/>
        </w:rPr>
      </w:pPr>
      <w:ins w:id="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"_Toc24650373"</w:instrText>
        </w:r>
        <w:r w:rsidRPr="0020423C">
          <w:rPr>
            <w:rStyle w:val="Hyperlink"/>
            <w:noProof/>
          </w:rPr>
          <w:instrText xml:space="preserve"> </w:instrText>
        </w:r>
        <w:r w:rsidRPr="0020423C">
          <w:rPr>
            <w:rStyle w:val="Hyperlink"/>
            <w:noProof/>
          </w:rPr>
          <w:fldChar w:fldCharType="separate"/>
        </w:r>
        <w:r w:rsidRPr="0020423C">
          <w:rPr>
            <w:rStyle w:val="Hyperlink"/>
            <w:noProof/>
          </w:rPr>
          <w:t>1.4 Comment Process</w:t>
        </w:r>
        <w:r>
          <w:rPr>
            <w:noProof/>
            <w:webHidden/>
          </w:rPr>
          <w:tab/>
        </w:r>
        <w:r>
          <w:rPr>
            <w:noProof/>
            <w:webHidden/>
          </w:rPr>
          <w:fldChar w:fldCharType="begin"/>
        </w:r>
        <w:r>
          <w:rPr>
            <w:noProof/>
            <w:webHidden/>
          </w:rPr>
          <w:instrText xml:space="preserve"> PAGEREF _Toc24650373 \h </w:instrText>
        </w:r>
      </w:ins>
      <w:r>
        <w:rPr>
          <w:noProof/>
          <w:webHidden/>
        </w:rPr>
      </w:r>
      <w:r>
        <w:rPr>
          <w:noProof/>
          <w:webHidden/>
        </w:rPr>
        <w:fldChar w:fldCharType="separate"/>
      </w:r>
      <w:ins w:id="21" w:author="Mary Jungers" w:date="2019-11-14T18:59:00Z">
        <w:r>
          <w:rPr>
            <w:noProof/>
            <w:webHidden/>
          </w:rPr>
          <w:t>9</w:t>
        </w:r>
        <w:r>
          <w:rPr>
            <w:noProof/>
            <w:webHidden/>
          </w:rPr>
          <w:fldChar w:fldCharType="end"/>
        </w:r>
        <w:r w:rsidRPr="0020423C">
          <w:rPr>
            <w:rStyle w:val="Hyperlink"/>
            <w:noProof/>
          </w:rPr>
          <w:fldChar w:fldCharType="end"/>
        </w:r>
      </w:ins>
    </w:p>
    <w:p w14:paraId="4ECFE5C6" w14:textId="231766E0" w:rsidR="00CF41A9" w:rsidRDefault="00CF41A9">
      <w:pPr>
        <w:pStyle w:val="TOC2"/>
        <w:rPr>
          <w:ins w:id="22" w:author="Mary Jungers" w:date="2019-11-14T18:59:00Z"/>
          <w:rFonts w:asciiTheme="minorHAnsi" w:eastAsiaTheme="minorEastAsia" w:hAnsiTheme="minorHAnsi" w:cstheme="minorBidi"/>
          <w:noProof/>
          <w:sz w:val="22"/>
          <w:szCs w:val="22"/>
        </w:rPr>
      </w:pPr>
      <w:ins w:id="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"_Toc24650374"</w:instrText>
        </w:r>
        <w:r w:rsidRPr="0020423C">
          <w:rPr>
            <w:rStyle w:val="Hyperlink"/>
            <w:noProof/>
          </w:rPr>
          <w:instrText xml:space="preserve"> </w:instrText>
        </w:r>
        <w:r w:rsidRPr="0020423C">
          <w:rPr>
            <w:rStyle w:val="Hyperlink"/>
            <w:noProof/>
          </w:rPr>
          <w:fldChar w:fldCharType="separate"/>
        </w:r>
        <w:r w:rsidRPr="0020423C">
          <w:rPr>
            <w:rStyle w:val="Hyperlink"/>
            <w:noProof/>
          </w:rPr>
          <w:t>1.5 Copyright Licenses</w:t>
        </w:r>
        <w:r>
          <w:rPr>
            <w:noProof/>
            <w:webHidden/>
          </w:rPr>
          <w:tab/>
        </w:r>
        <w:r>
          <w:rPr>
            <w:noProof/>
            <w:webHidden/>
          </w:rPr>
          <w:fldChar w:fldCharType="begin"/>
        </w:r>
        <w:r>
          <w:rPr>
            <w:noProof/>
            <w:webHidden/>
          </w:rPr>
          <w:instrText xml:space="preserve"> PAGEREF _Toc24650374 \h </w:instrText>
        </w:r>
      </w:ins>
      <w:r>
        <w:rPr>
          <w:noProof/>
          <w:webHidden/>
        </w:rPr>
      </w:r>
      <w:r>
        <w:rPr>
          <w:noProof/>
          <w:webHidden/>
        </w:rPr>
        <w:fldChar w:fldCharType="separate"/>
      </w:r>
      <w:ins w:id="24" w:author="Mary Jungers" w:date="2019-11-14T18:59:00Z">
        <w:r>
          <w:rPr>
            <w:noProof/>
            <w:webHidden/>
          </w:rPr>
          <w:t>9</w:t>
        </w:r>
        <w:r>
          <w:rPr>
            <w:noProof/>
            <w:webHidden/>
          </w:rPr>
          <w:fldChar w:fldCharType="end"/>
        </w:r>
        <w:r w:rsidRPr="0020423C">
          <w:rPr>
            <w:rStyle w:val="Hyperlink"/>
            <w:noProof/>
          </w:rPr>
          <w:fldChar w:fldCharType="end"/>
        </w:r>
      </w:ins>
    </w:p>
    <w:p w14:paraId="18AEBE6A" w14:textId="4C404038" w:rsidR="00CF41A9" w:rsidRDefault="00CF41A9">
      <w:pPr>
        <w:pStyle w:val="TOC3"/>
        <w:rPr>
          <w:ins w:id="25" w:author="Mary Jungers" w:date="2019-11-14T18:59:00Z"/>
          <w:rFonts w:asciiTheme="minorHAnsi" w:eastAsiaTheme="minorEastAsia" w:hAnsiTheme="minorHAnsi" w:cstheme="minorBidi"/>
          <w:noProof/>
          <w:sz w:val="22"/>
          <w:szCs w:val="22"/>
        </w:rPr>
      </w:pPr>
      <w:ins w:id="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"_Toc24650375"</w:instrText>
        </w:r>
        <w:r w:rsidRPr="0020423C">
          <w:rPr>
            <w:rStyle w:val="Hyperlink"/>
            <w:noProof/>
          </w:rPr>
          <w:instrText xml:space="preserve"> </w:instrText>
        </w:r>
        <w:r w:rsidRPr="0020423C">
          <w:rPr>
            <w:rStyle w:val="Hyperlink"/>
            <w:noProof/>
          </w:rPr>
          <w:fldChar w:fldCharType="separate"/>
        </w:r>
        <w:r w:rsidRPr="0020423C">
          <w:rPr>
            <w:rStyle w:val="Hyperlink"/>
            <w:noProof/>
          </w:rPr>
          <w:t>1.5.1 Copyright of Base Standards</w:t>
        </w:r>
        <w:r>
          <w:rPr>
            <w:noProof/>
            <w:webHidden/>
          </w:rPr>
          <w:tab/>
        </w:r>
        <w:r>
          <w:rPr>
            <w:noProof/>
            <w:webHidden/>
          </w:rPr>
          <w:fldChar w:fldCharType="begin"/>
        </w:r>
        <w:r>
          <w:rPr>
            <w:noProof/>
            <w:webHidden/>
          </w:rPr>
          <w:instrText xml:space="preserve"> PAGEREF _Toc24650375 \h </w:instrText>
        </w:r>
      </w:ins>
      <w:r>
        <w:rPr>
          <w:noProof/>
          <w:webHidden/>
        </w:rPr>
      </w:r>
      <w:r>
        <w:rPr>
          <w:noProof/>
          <w:webHidden/>
        </w:rPr>
        <w:fldChar w:fldCharType="separate"/>
      </w:r>
      <w:ins w:id="27" w:author="Mary Jungers" w:date="2019-11-14T18:59:00Z">
        <w:r>
          <w:rPr>
            <w:noProof/>
            <w:webHidden/>
          </w:rPr>
          <w:t>9</w:t>
        </w:r>
        <w:r>
          <w:rPr>
            <w:noProof/>
            <w:webHidden/>
          </w:rPr>
          <w:fldChar w:fldCharType="end"/>
        </w:r>
        <w:r w:rsidRPr="0020423C">
          <w:rPr>
            <w:rStyle w:val="Hyperlink"/>
            <w:noProof/>
          </w:rPr>
          <w:fldChar w:fldCharType="end"/>
        </w:r>
      </w:ins>
    </w:p>
    <w:p w14:paraId="02CBA80D" w14:textId="72BED61E" w:rsidR="00CF41A9" w:rsidRDefault="00CF41A9">
      <w:pPr>
        <w:pStyle w:val="TOC2"/>
        <w:rPr>
          <w:ins w:id="28" w:author="Mary Jungers" w:date="2019-11-14T18:59:00Z"/>
          <w:rFonts w:asciiTheme="minorHAnsi" w:eastAsiaTheme="minorEastAsia" w:hAnsiTheme="minorHAnsi" w:cstheme="minorBidi"/>
          <w:noProof/>
          <w:sz w:val="22"/>
          <w:szCs w:val="22"/>
        </w:rPr>
      </w:pPr>
      <w:ins w:id="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"_Toc24650376"</w:instrText>
        </w:r>
        <w:r w:rsidRPr="0020423C">
          <w:rPr>
            <w:rStyle w:val="Hyperlink"/>
            <w:noProof/>
          </w:rPr>
          <w:instrText xml:space="preserve"> </w:instrText>
        </w:r>
        <w:r w:rsidRPr="0020423C">
          <w:rPr>
            <w:rStyle w:val="Hyperlink"/>
            <w:noProof/>
          </w:rPr>
          <w:fldChar w:fldCharType="separate"/>
        </w:r>
        <w:r w:rsidRPr="0020423C">
          <w:rPr>
            <w:rStyle w:val="Hyperlink"/>
            <w:noProof/>
          </w:rPr>
          <w:t>1.6 Trademark</w:t>
        </w:r>
        <w:r>
          <w:rPr>
            <w:noProof/>
            <w:webHidden/>
          </w:rPr>
          <w:tab/>
        </w:r>
        <w:r>
          <w:rPr>
            <w:noProof/>
            <w:webHidden/>
          </w:rPr>
          <w:fldChar w:fldCharType="begin"/>
        </w:r>
        <w:r>
          <w:rPr>
            <w:noProof/>
            <w:webHidden/>
          </w:rPr>
          <w:instrText xml:space="preserve"> PAGEREF _Toc24650376 \h </w:instrText>
        </w:r>
      </w:ins>
      <w:r>
        <w:rPr>
          <w:noProof/>
          <w:webHidden/>
        </w:rPr>
      </w:r>
      <w:r>
        <w:rPr>
          <w:noProof/>
          <w:webHidden/>
        </w:rPr>
        <w:fldChar w:fldCharType="separate"/>
      </w:r>
      <w:ins w:id="30" w:author="Mary Jungers" w:date="2019-11-14T18:59:00Z">
        <w:r>
          <w:rPr>
            <w:noProof/>
            <w:webHidden/>
          </w:rPr>
          <w:t>9</w:t>
        </w:r>
        <w:r>
          <w:rPr>
            <w:noProof/>
            <w:webHidden/>
          </w:rPr>
          <w:fldChar w:fldCharType="end"/>
        </w:r>
        <w:r w:rsidRPr="0020423C">
          <w:rPr>
            <w:rStyle w:val="Hyperlink"/>
            <w:noProof/>
          </w:rPr>
          <w:fldChar w:fldCharType="end"/>
        </w:r>
      </w:ins>
    </w:p>
    <w:p w14:paraId="59FAAF65" w14:textId="3163FE4B" w:rsidR="00CF41A9" w:rsidRDefault="00CF41A9">
      <w:pPr>
        <w:pStyle w:val="TOC2"/>
        <w:rPr>
          <w:ins w:id="31" w:author="Mary Jungers" w:date="2019-11-14T18:59:00Z"/>
          <w:rFonts w:asciiTheme="minorHAnsi" w:eastAsiaTheme="minorEastAsia" w:hAnsiTheme="minorHAnsi" w:cstheme="minorBidi"/>
          <w:noProof/>
          <w:sz w:val="22"/>
          <w:szCs w:val="22"/>
        </w:rPr>
      </w:pPr>
      <w:ins w:id="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"_Toc24650377"</w:instrText>
        </w:r>
        <w:r w:rsidRPr="0020423C">
          <w:rPr>
            <w:rStyle w:val="Hyperlink"/>
            <w:noProof/>
          </w:rPr>
          <w:instrText xml:space="preserve"> </w:instrText>
        </w:r>
        <w:r w:rsidRPr="0020423C">
          <w:rPr>
            <w:rStyle w:val="Hyperlink"/>
            <w:noProof/>
          </w:rPr>
          <w:fldChar w:fldCharType="separate"/>
        </w:r>
        <w:r w:rsidRPr="0020423C">
          <w:rPr>
            <w:rStyle w:val="Hyperlink"/>
            <w:noProof/>
          </w:rPr>
          <w:t>1.7 Disclaimer Regarding Patent Rights</w:t>
        </w:r>
        <w:r>
          <w:rPr>
            <w:noProof/>
            <w:webHidden/>
          </w:rPr>
          <w:tab/>
        </w:r>
        <w:r>
          <w:rPr>
            <w:noProof/>
            <w:webHidden/>
          </w:rPr>
          <w:fldChar w:fldCharType="begin"/>
        </w:r>
        <w:r>
          <w:rPr>
            <w:noProof/>
            <w:webHidden/>
          </w:rPr>
          <w:instrText xml:space="preserve"> PAGEREF _Toc24650377 \h </w:instrText>
        </w:r>
      </w:ins>
      <w:r>
        <w:rPr>
          <w:noProof/>
          <w:webHidden/>
        </w:rPr>
      </w:r>
      <w:r>
        <w:rPr>
          <w:noProof/>
          <w:webHidden/>
        </w:rPr>
        <w:fldChar w:fldCharType="separate"/>
      </w:r>
      <w:ins w:id="33" w:author="Mary Jungers" w:date="2019-11-14T18:59:00Z">
        <w:r>
          <w:rPr>
            <w:noProof/>
            <w:webHidden/>
          </w:rPr>
          <w:t>9</w:t>
        </w:r>
        <w:r>
          <w:rPr>
            <w:noProof/>
            <w:webHidden/>
          </w:rPr>
          <w:fldChar w:fldCharType="end"/>
        </w:r>
        <w:r w:rsidRPr="0020423C">
          <w:rPr>
            <w:rStyle w:val="Hyperlink"/>
            <w:noProof/>
          </w:rPr>
          <w:fldChar w:fldCharType="end"/>
        </w:r>
      </w:ins>
    </w:p>
    <w:p w14:paraId="0127AA23" w14:textId="1B0EF6CE" w:rsidR="00CF41A9" w:rsidRDefault="00CF41A9">
      <w:pPr>
        <w:pStyle w:val="TOC2"/>
        <w:rPr>
          <w:ins w:id="34" w:author="Mary Jungers" w:date="2019-11-14T18:59:00Z"/>
          <w:rFonts w:asciiTheme="minorHAnsi" w:eastAsiaTheme="minorEastAsia" w:hAnsiTheme="minorHAnsi" w:cstheme="minorBidi"/>
          <w:noProof/>
          <w:sz w:val="22"/>
          <w:szCs w:val="22"/>
        </w:rPr>
      </w:pPr>
      <w:ins w:id="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"_Toc24650378"</w:instrText>
        </w:r>
        <w:r w:rsidRPr="0020423C">
          <w:rPr>
            <w:rStyle w:val="Hyperlink"/>
            <w:noProof/>
          </w:rPr>
          <w:instrText xml:space="preserve"> </w:instrText>
        </w:r>
        <w:r w:rsidRPr="0020423C">
          <w:rPr>
            <w:rStyle w:val="Hyperlink"/>
            <w:noProof/>
          </w:rPr>
          <w:fldChar w:fldCharType="separate"/>
        </w:r>
        <w:r w:rsidRPr="0020423C">
          <w:rPr>
            <w:rStyle w:val="Hyperlink"/>
            <w:noProof/>
          </w:rPr>
          <w:t>1.8 History of Document Changes</w:t>
        </w:r>
        <w:r>
          <w:rPr>
            <w:noProof/>
            <w:webHidden/>
          </w:rPr>
          <w:tab/>
        </w:r>
        <w:r>
          <w:rPr>
            <w:noProof/>
            <w:webHidden/>
          </w:rPr>
          <w:fldChar w:fldCharType="begin"/>
        </w:r>
        <w:r>
          <w:rPr>
            <w:noProof/>
            <w:webHidden/>
          </w:rPr>
          <w:instrText xml:space="preserve"> PAGEREF _Toc24650378 \h </w:instrText>
        </w:r>
      </w:ins>
      <w:r>
        <w:rPr>
          <w:noProof/>
          <w:webHidden/>
        </w:rPr>
      </w:r>
      <w:r>
        <w:rPr>
          <w:noProof/>
          <w:webHidden/>
        </w:rPr>
        <w:fldChar w:fldCharType="separate"/>
      </w:r>
      <w:ins w:id="36" w:author="Mary Jungers" w:date="2019-11-14T18:59:00Z">
        <w:r>
          <w:rPr>
            <w:noProof/>
            <w:webHidden/>
          </w:rPr>
          <w:t>10</w:t>
        </w:r>
        <w:r>
          <w:rPr>
            <w:noProof/>
            <w:webHidden/>
          </w:rPr>
          <w:fldChar w:fldCharType="end"/>
        </w:r>
        <w:r w:rsidRPr="0020423C">
          <w:rPr>
            <w:rStyle w:val="Hyperlink"/>
            <w:noProof/>
          </w:rPr>
          <w:fldChar w:fldCharType="end"/>
        </w:r>
      </w:ins>
    </w:p>
    <w:p w14:paraId="69B6AF2B" w14:textId="0A8AAD03" w:rsidR="00CF41A9" w:rsidRDefault="00CF41A9">
      <w:pPr>
        <w:pStyle w:val="TOC1"/>
        <w:rPr>
          <w:ins w:id="37" w:author="Mary Jungers" w:date="2019-11-14T18:59:00Z"/>
          <w:rFonts w:asciiTheme="minorHAnsi" w:eastAsiaTheme="minorEastAsia" w:hAnsiTheme="minorHAnsi" w:cstheme="minorBidi"/>
          <w:noProof/>
          <w:sz w:val="22"/>
          <w:szCs w:val="22"/>
        </w:rPr>
      </w:pPr>
      <w:ins w:id="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"_Toc24650379"</w:instrText>
        </w:r>
        <w:r w:rsidRPr="0020423C">
          <w:rPr>
            <w:rStyle w:val="Hyperlink"/>
            <w:noProof/>
          </w:rPr>
          <w:instrText xml:space="preserve"> </w:instrText>
        </w:r>
        <w:r w:rsidRPr="0020423C">
          <w:rPr>
            <w:rStyle w:val="Hyperlink"/>
            <w:noProof/>
          </w:rPr>
          <w:fldChar w:fldCharType="separate"/>
        </w:r>
        <w:r w:rsidRPr="0020423C">
          <w:rPr>
            <w:rStyle w:val="Hyperlink"/>
            <w:noProof/>
          </w:rPr>
          <w:t>2 Conventions</w:t>
        </w:r>
        <w:r>
          <w:rPr>
            <w:noProof/>
            <w:webHidden/>
          </w:rPr>
          <w:tab/>
        </w:r>
        <w:r>
          <w:rPr>
            <w:noProof/>
            <w:webHidden/>
          </w:rPr>
          <w:fldChar w:fldCharType="begin"/>
        </w:r>
        <w:r>
          <w:rPr>
            <w:noProof/>
            <w:webHidden/>
          </w:rPr>
          <w:instrText xml:space="preserve"> PAGEREF _Toc24650379 \h </w:instrText>
        </w:r>
      </w:ins>
      <w:r>
        <w:rPr>
          <w:noProof/>
          <w:webHidden/>
        </w:rPr>
      </w:r>
      <w:r>
        <w:rPr>
          <w:noProof/>
          <w:webHidden/>
        </w:rPr>
        <w:fldChar w:fldCharType="separate"/>
      </w:r>
      <w:ins w:id="39" w:author="Mary Jungers" w:date="2019-11-14T18:59:00Z">
        <w:r>
          <w:rPr>
            <w:noProof/>
            <w:webHidden/>
          </w:rPr>
          <w:t>11</w:t>
        </w:r>
        <w:r>
          <w:rPr>
            <w:noProof/>
            <w:webHidden/>
          </w:rPr>
          <w:fldChar w:fldCharType="end"/>
        </w:r>
        <w:r w:rsidRPr="0020423C">
          <w:rPr>
            <w:rStyle w:val="Hyperlink"/>
            <w:noProof/>
          </w:rPr>
          <w:fldChar w:fldCharType="end"/>
        </w:r>
      </w:ins>
    </w:p>
    <w:p w14:paraId="206AF624" w14:textId="7906A092" w:rsidR="00CF41A9" w:rsidRDefault="00CF41A9">
      <w:pPr>
        <w:pStyle w:val="TOC2"/>
        <w:rPr>
          <w:ins w:id="40" w:author="Mary Jungers" w:date="2019-11-14T18:59:00Z"/>
          <w:rFonts w:asciiTheme="minorHAnsi" w:eastAsiaTheme="minorEastAsia" w:hAnsiTheme="minorHAnsi" w:cstheme="minorBidi"/>
          <w:noProof/>
          <w:sz w:val="22"/>
          <w:szCs w:val="22"/>
        </w:rPr>
      </w:pPr>
      <w:ins w:id="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"_Toc24650380"</w:instrText>
        </w:r>
        <w:r w:rsidRPr="0020423C">
          <w:rPr>
            <w:rStyle w:val="Hyperlink"/>
            <w:noProof/>
          </w:rPr>
          <w:instrText xml:space="preserve"> </w:instrText>
        </w:r>
        <w:r w:rsidRPr="0020423C">
          <w:rPr>
            <w:rStyle w:val="Hyperlink"/>
            <w:noProof/>
          </w:rPr>
          <w:fldChar w:fldCharType="separate"/>
        </w:r>
        <w:r w:rsidRPr="0020423C">
          <w:rPr>
            <w:rStyle w:val="Hyperlink"/>
            <w:noProof/>
          </w:rPr>
          <w:t>2.1 Transaction Modeling and Profiling Conventions</w:t>
        </w:r>
        <w:r>
          <w:rPr>
            <w:noProof/>
            <w:webHidden/>
          </w:rPr>
          <w:tab/>
        </w:r>
        <w:r>
          <w:rPr>
            <w:noProof/>
            <w:webHidden/>
          </w:rPr>
          <w:fldChar w:fldCharType="begin"/>
        </w:r>
        <w:r>
          <w:rPr>
            <w:noProof/>
            <w:webHidden/>
          </w:rPr>
          <w:instrText xml:space="preserve"> PAGEREF _Toc24650380 \h </w:instrText>
        </w:r>
      </w:ins>
      <w:r>
        <w:rPr>
          <w:noProof/>
          <w:webHidden/>
        </w:rPr>
      </w:r>
      <w:r>
        <w:rPr>
          <w:noProof/>
          <w:webHidden/>
        </w:rPr>
        <w:fldChar w:fldCharType="separate"/>
      </w:r>
      <w:ins w:id="42" w:author="Mary Jungers" w:date="2019-11-14T18:59:00Z">
        <w:r>
          <w:rPr>
            <w:noProof/>
            <w:webHidden/>
          </w:rPr>
          <w:t>11</w:t>
        </w:r>
        <w:r>
          <w:rPr>
            <w:noProof/>
            <w:webHidden/>
          </w:rPr>
          <w:fldChar w:fldCharType="end"/>
        </w:r>
        <w:r w:rsidRPr="0020423C">
          <w:rPr>
            <w:rStyle w:val="Hyperlink"/>
            <w:noProof/>
          </w:rPr>
          <w:fldChar w:fldCharType="end"/>
        </w:r>
      </w:ins>
    </w:p>
    <w:p w14:paraId="42718923" w14:textId="1F988230" w:rsidR="00CF41A9" w:rsidRDefault="00CF41A9">
      <w:pPr>
        <w:pStyle w:val="TOC2"/>
        <w:rPr>
          <w:ins w:id="43" w:author="Mary Jungers" w:date="2019-11-14T18:59:00Z"/>
          <w:rFonts w:asciiTheme="minorHAnsi" w:eastAsiaTheme="minorEastAsia" w:hAnsiTheme="minorHAnsi" w:cstheme="minorBidi"/>
          <w:noProof/>
          <w:sz w:val="22"/>
          <w:szCs w:val="22"/>
        </w:rPr>
      </w:pPr>
      <w:ins w:id="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"_Toc24650381"</w:instrText>
        </w:r>
        <w:r w:rsidRPr="0020423C">
          <w:rPr>
            <w:rStyle w:val="Hyperlink"/>
            <w:noProof/>
          </w:rPr>
          <w:instrText xml:space="preserve"> </w:instrText>
        </w:r>
        <w:r w:rsidRPr="0020423C">
          <w:rPr>
            <w:rStyle w:val="Hyperlink"/>
            <w:noProof/>
          </w:rPr>
          <w:fldChar w:fldCharType="separate"/>
        </w:r>
        <w:r w:rsidRPr="0020423C">
          <w:rPr>
            <w:rStyle w:val="Hyperlink"/>
            <w:noProof/>
          </w:rPr>
          <w:t>2.2 Additional Standards Profiling Conventions</w:t>
        </w:r>
        <w:r>
          <w:rPr>
            <w:noProof/>
            <w:webHidden/>
          </w:rPr>
          <w:tab/>
        </w:r>
        <w:r>
          <w:rPr>
            <w:noProof/>
            <w:webHidden/>
          </w:rPr>
          <w:fldChar w:fldCharType="begin"/>
        </w:r>
        <w:r>
          <w:rPr>
            <w:noProof/>
            <w:webHidden/>
          </w:rPr>
          <w:instrText xml:space="preserve"> PAGEREF _Toc24650381 \h </w:instrText>
        </w:r>
      </w:ins>
      <w:r>
        <w:rPr>
          <w:noProof/>
          <w:webHidden/>
        </w:rPr>
      </w:r>
      <w:r>
        <w:rPr>
          <w:noProof/>
          <w:webHidden/>
        </w:rPr>
        <w:fldChar w:fldCharType="separate"/>
      </w:r>
      <w:ins w:id="45" w:author="Mary Jungers" w:date="2019-11-14T18:59:00Z">
        <w:r>
          <w:rPr>
            <w:noProof/>
            <w:webHidden/>
          </w:rPr>
          <w:t>11</w:t>
        </w:r>
        <w:r>
          <w:rPr>
            <w:noProof/>
            <w:webHidden/>
          </w:rPr>
          <w:fldChar w:fldCharType="end"/>
        </w:r>
        <w:r w:rsidRPr="0020423C">
          <w:rPr>
            <w:rStyle w:val="Hyperlink"/>
            <w:noProof/>
          </w:rPr>
          <w:fldChar w:fldCharType="end"/>
        </w:r>
      </w:ins>
    </w:p>
    <w:p w14:paraId="18A6D730" w14:textId="3001FFC0" w:rsidR="00CF41A9" w:rsidRDefault="00CF41A9">
      <w:pPr>
        <w:pStyle w:val="TOC2"/>
        <w:rPr>
          <w:ins w:id="46" w:author="Mary Jungers" w:date="2019-11-14T18:59:00Z"/>
          <w:rFonts w:asciiTheme="minorHAnsi" w:eastAsiaTheme="minorEastAsia" w:hAnsiTheme="minorHAnsi" w:cstheme="minorBidi"/>
          <w:noProof/>
          <w:sz w:val="22"/>
          <w:szCs w:val="22"/>
        </w:rPr>
      </w:pPr>
      <w:ins w:id="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"_Toc24650382"</w:instrText>
        </w:r>
        <w:r w:rsidRPr="0020423C">
          <w:rPr>
            <w:rStyle w:val="Hyperlink"/>
            <w:noProof/>
          </w:rPr>
          <w:instrText xml:space="preserve"> </w:instrText>
        </w:r>
        <w:r w:rsidRPr="0020423C">
          <w:rPr>
            <w:rStyle w:val="Hyperlink"/>
            <w:noProof/>
          </w:rPr>
          <w:fldChar w:fldCharType="separate"/>
        </w:r>
        <w:r w:rsidRPr="0020423C">
          <w:rPr>
            <w:rStyle w:val="Hyperlink"/>
            <w:noProof/>
          </w:rPr>
          <w:t>2.3 Use of Coded Entities and Coding Schemes</w:t>
        </w:r>
        <w:r>
          <w:rPr>
            <w:noProof/>
            <w:webHidden/>
          </w:rPr>
          <w:tab/>
        </w:r>
        <w:r>
          <w:rPr>
            <w:noProof/>
            <w:webHidden/>
          </w:rPr>
          <w:fldChar w:fldCharType="begin"/>
        </w:r>
        <w:r>
          <w:rPr>
            <w:noProof/>
            <w:webHidden/>
          </w:rPr>
          <w:instrText xml:space="preserve"> PAGEREF _Toc24650382 \h </w:instrText>
        </w:r>
      </w:ins>
      <w:r>
        <w:rPr>
          <w:noProof/>
          <w:webHidden/>
        </w:rPr>
      </w:r>
      <w:r>
        <w:rPr>
          <w:noProof/>
          <w:webHidden/>
        </w:rPr>
        <w:fldChar w:fldCharType="separate"/>
      </w:r>
      <w:ins w:id="48" w:author="Mary Jungers" w:date="2019-11-14T18:59:00Z">
        <w:r>
          <w:rPr>
            <w:noProof/>
            <w:webHidden/>
          </w:rPr>
          <w:t>11</w:t>
        </w:r>
        <w:r>
          <w:rPr>
            <w:noProof/>
            <w:webHidden/>
          </w:rPr>
          <w:fldChar w:fldCharType="end"/>
        </w:r>
        <w:r w:rsidRPr="0020423C">
          <w:rPr>
            <w:rStyle w:val="Hyperlink"/>
            <w:noProof/>
          </w:rPr>
          <w:fldChar w:fldCharType="end"/>
        </w:r>
      </w:ins>
    </w:p>
    <w:p w14:paraId="539A0D40" w14:textId="1A1FE6DF" w:rsidR="00CF41A9" w:rsidRDefault="00CF41A9">
      <w:pPr>
        <w:pStyle w:val="TOC1"/>
        <w:rPr>
          <w:ins w:id="49" w:author="Mary Jungers" w:date="2019-11-14T18:59:00Z"/>
          <w:rFonts w:asciiTheme="minorHAnsi" w:eastAsiaTheme="minorEastAsia" w:hAnsiTheme="minorHAnsi" w:cstheme="minorBidi"/>
          <w:noProof/>
          <w:sz w:val="22"/>
          <w:szCs w:val="22"/>
        </w:rPr>
      </w:pPr>
      <w:ins w:id="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"_Toc24650383"</w:instrText>
        </w:r>
        <w:r w:rsidRPr="0020423C">
          <w:rPr>
            <w:rStyle w:val="Hyperlink"/>
            <w:noProof/>
          </w:rPr>
          <w:instrText xml:space="preserve"> </w:instrText>
        </w:r>
        <w:r w:rsidRPr="0020423C">
          <w:rPr>
            <w:rStyle w:val="Hyperlink"/>
            <w:noProof/>
          </w:rPr>
          <w:fldChar w:fldCharType="separate"/>
        </w:r>
        <w:r w:rsidRPr="0020423C">
          <w:rPr>
            <w:rStyle w:val="Hyperlink"/>
            <w:noProof/>
          </w:rPr>
          <w:t>3 IHE PCD Transactions</w:t>
        </w:r>
        <w:r>
          <w:rPr>
            <w:noProof/>
            <w:webHidden/>
          </w:rPr>
          <w:tab/>
        </w:r>
        <w:r>
          <w:rPr>
            <w:noProof/>
            <w:webHidden/>
          </w:rPr>
          <w:fldChar w:fldCharType="begin"/>
        </w:r>
        <w:r>
          <w:rPr>
            <w:noProof/>
            <w:webHidden/>
          </w:rPr>
          <w:instrText xml:space="preserve"> PAGEREF _Toc24650383 \h </w:instrText>
        </w:r>
      </w:ins>
      <w:r>
        <w:rPr>
          <w:noProof/>
          <w:webHidden/>
        </w:rPr>
      </w:r>
      <w:r>
        <w:rPr>
          <w:noProof/>
          <w:webHidden/>
        </w:rPr>
        <w:fldChar w:fldCharType="separate"/>
      </w:r>
      <w:ins w:id="51" w:author="Mary Jungers" w:date="2019-11-14T18:59:00Z">
        <w:r>
          <w:rPr>
            <w:noProof/>
            <w:webHidden/>
          </w:rPr>
          <w:t>12</w:t>
        </w:r>
        <w:r>
          <w:rPr>
            <w:noProof/>
            <w:webHidden/>
          </w:rPr>
          <w:fldChar w:fldCharType="end"/>
        </w:r>
        <w:r w:rsidRPr="0020423C">
          <w:rPr>
            <w:rStyle w:val="Hyperlink"/>
            <w:noProof/>
          </w:rPr>
          <w:fldChar w:fldCharType="end"/>
        </w:r>
      </w:ins>
    </w:p>
    <w:p w14:paraId="57FB2EA9" w14:textId="663DFAD9" w:rsidR="00CF41A9" w:rsidRDefault="00CF41A9">
      <w:pPr>
        <w:pStyle w:val="TOC2"/>
        <w:rPr>
          <w:ins w:id="52" w:author="Mary Jungers" w:date="2019-11-14T18:59:00Z"/>
          <w:rFonts w:asciiTheme="minorHAnsi" w:eastAsiaTheme="minorEastAsia" w:hAnsiTheme="minorHAnsi" w:cstheme="minorBidi"/>
          <w:noProof/>
          <w:sz w:val="22"/>
          <w:szCs w:val="22"/>
        </w:rPr>
      </w:pPr>
      <w:ins w:id="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"_Toc24650384"</w:instrText>
        </w:r>
        <w:r w:rsidRPr="0020423C">
          <w:rPr>
            <w:rStyle w:val="Hyperlink"/>
            <w:noProof/>
          </w:rPr>
          <w:instrText xml:space="preserve"> </w:instrText>
        </w:r>
        <w:r w:rsidRPr="0020423C">
          <w:rPr>
            <w:rStyle w:val="Hyperlink"/>
            <w:noProof/>
          </w:rPr>
          <w:fldChar w:fldCharType="separate"/>
        </w:r>
        <w:r w:rsidRPr="0020423C">
          <w:rPr>
            <w:rStyle w:val="Hyperlink"/>
            <w:noProof/>
          </w:rPr>
          <w:t>3.1 Communicate PCD Data [PCD-01]</w:t>
        </w:r>
        <w:r>
          <w:rPr>
            <w:noProof/>
            <w:webHidden/>
          </w:rPr>
          <w:tab/>
        </w:r>
        <w:r>
          <w:rPr>
            <w:noProof/>
            <w:webHidden/>
          </w:rPr>
          <w:fldChar w:fldCharType="begin"/>
        </w:r>
        <w:r>
          <w:rPr>
            <w:noProof/>
            <w:webHidden/>
          </w:rPr>
          <w:instrText xml:space="preserve"> PAGEREF _Toc24650384 \h </w:instrText>
        </w:r>
      </w:ins>
      <w:r>
        <w:rPr>
          <w:noProof/>
          <w:webHidden/>
        </w:rPr>
      </w:r>
      <w:r>
        <w:rPr>
          <w:noProof/>
          <w:webHidden/>
        </w:rPr>
        <w:fldChar w:fldCharType="separate"/>
      </w:r>
      <w:ins w:id="54" w:author="Mary Jungers" w:date="2019-11-14T18:59:00Z">
        <w:r>
          <w:rPr>
            <w:noProof/>
            <w:webHidden/>
          </w:rPr>
          <w:t>12</w:t>
        </w:r>
        <w:r>
          <w:rPr>
            <w:noProof/>
            <w:webHidden/>
          </w:rPr>
          <w:fldChar w:fldCharType="end"/>
        </w:r>
        <w:r w:rsidRPr="0020423C">
          <w:rPr>
            <w:rStyle w:val="Hyperlink"/>
            <w:noProof/>
          </w:rPr>
          <w:fldChar w:fldCharType="end"/>
        </w:r>
      </w:ins>
    </w:p>
    <w:p w14:paraId="5A39DE23" w14:textId="2BCB96A7" w:rsidR="00CF41A9" w:rsidRDefault="00CF41A9">
      <w:pPr>
        <w:pStyle w:val="TOC3"/>
        <w:rPr>
          <w:ins w:id="55" w:author="Mary Jungers" w:date="2019-11-14T18:59:00Z"/>
          <w:rFonts w:asciiTheme="minorHAnsi" w:eastAsiaTheme="minorEastAsia" w:hAnsiTheme="minorHAnsi" w:cstheme="minorBidi"/>
          <w:noProof/>
          <w:sz w:val="22"/>
          <w:szCs w:val="22"/>
        </w:rPr>
      </w:pPr>
      <w:ins w:id="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"_Toc24650385"</w:instrText>
        </w:r>
        <w:r w:rsidRPr="0020423C">
          <w:rPr>
            <w:rStyle w:val="Hyperlink"/>
            <w:noProof/>
          </w:rPr>
          <w:instrText xml:space="preserve"> </w:instrText>
        </w:r>
        <w:r w:rsidRPr="0020423C">
          <w:rPr>
            <w:rStyle w:val="Hyperlink"/>
            <w:noProof/>
          </w:rPr>
          <w:fldChar w:fldCharType="separate"/>
        </w:r>
        <w:r w:rsidRPr="0020423C">
          <w:rPr>
            <w:rStyle w:val="Hyperlink"/>
            <w:noProof/>
          </w:rPr>
          <w:t>3.1.1 Scope</w:t>
        </w:r>
        <w:r>
          <w:rPr>
            <w:noProof/>
            <w:webHidden/>
          </w:rPr>
          <w:tab/>
        </w:r>
        <w:r>
          <w:rPr>
            <w:noProof/>
            <w:webHidden/>
          </w:rPr>
          <w:fldChar w:fldCharType="begin"/>
        </w:r>
        <w:r>
          <w:rPr>
            <w:noProof/>
            <w:webHidden/>
          </w:rPr>
          <w:instrText xml:space="preserve"> PAGEREF _Toc24650385 \h </w:instrText>
        </w:r>
      </w:ins>
      <w:r>
        <w:rPr>
          <w:noProof/>
          <w:webHidden/>
        </w:rPr>
      </w:r>
      <w:r>
        <w:rPr>
          <w:noProof/>
          <w:webHidden/>
        </w:rPr>
        <w:fldChar w:fldCharType="separate"/>
      </w:r>
      <w:ins w:id="57" w:author="Mary Jungers" w:date="2019-11-14T18:59:00Z">
        <w:r>
          <w:rPr>
            <w:noProof/>
            <w:webHidden/>
          </w:rPr>
          <w:t>12</w:t>
        </w:r>
        <w:r>
          <w:rPr>
            <w:noProof/>
            <w:webHidden/>
          </w:rPr>
          <w:fldChar w:fldCharType="end"/>
        </w:r>
        <w:r w:rsidRPr="0020423C">
          <w:rPr>
            <w:rStyle w:val="Hyperlink"/>
            <w:noProof/>
          </w:rPr>
          <w:fldChar w:fldCharType="end"/>
        </w:r>
      </w:ins>
    </w:p>
    <w:p w14:paraId="790BCF42" w14:textId="23F4967C" w:rsidR="00CF41A9" w:rsidRDefault="00CF41A9">
      <w:pPr>
        <w:pStyle w:val="TOC3"/>
        <w:rPr>
          <w:ins w:id="58" w:author="Mary Jungers" w:date="2019-11-14T18:59:00Z"/>
          <w:rFonts w:asciiTheme="minorHAnsi" w:eastAsiaTheme="minorEastAsia" w:hAnsiTheme="minorHAnsi" w:cstheme="minorBidi"/>
          <w:noProof/>
          <w:sz w:val="22"/>
          <w:szCs w:val="22"/>
        </w:rPr>
      </w:pPr>
      <w:ins w:id="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"_Toc24650386"</w:instrText>
        </w:r>
        <w:r w:rsidRPr="0020423C">
          <w:rPr>
            <w:rStyle w:val="Hyperlink"/>
            <w:noProof/>
          </w:rPr>
          <w:instrText xml:space="preserve"> </w:instrText>
        </w:r>
        <w:r w:rsidRPr="0020423C">
          <w:rPr>
            <w:rStyle w:val="Hyperlink"/>
            <w:noProof/>
          </w:rPr>
          <w:fldChar w:fldCharType="separate"/>
        </w:r>
        <w:r w:rsidRPr="0020423C">
          <w:rPr>
            <w:rStyle w:val="Hyperlink"/>
            <w:noProof/>
          </w:rPr>
          <w:t>3.1.2 Use Case Roles</w:t>
        </w:r>
        <w:r>
          <w:rPr>
            <w:noProof/>
            <w:webHidden/>
          </w:rPr>
          <w:tab/>
        </w:r>
        <w:r>
          <w:rPr>
            <w:noProof/>
            <w:webHidden/>
          </w:rPr>
          <w:fldChar w:fldCharType="begin"/>
        </w:r>
        <w:r>
          <w:rPr>
            <w:noProof/>
            <w:webHidden/>
          </w:rPr>
          <w:instrText xml:space="preserve"> PAGEREF _Toc24650386 \h </w:instrText>
        </w:r>
      </w:ins>
      <w:r>
        <w:rPr>
          <w:noProof/>
          <w:webHidden/>
        </w:rPr>
      </w:r>
      <w:r>
        <w:rPr>
          <w:noProof/>
          <w:webHidden/>
        </w:rPr>
        <w:fldChar w:fldCharType="separate"/>
      </w:r>
      <w:ins w:id="60" w:author="Mary Jungers" w:date="2019-11-14T18:59:00Z">
        <w:r>
          <w:rPr>
            <w:noProof/>
            <w:webHidden/>
          </w:rPr>
          <w:t>12</w:t>
        </w:r>
        <w:r>
          <w:rPr>
            <w:noProof/>
            <w:webHidden/>
          </w:rPr>
          <w:fldChar w:fldCharType="end"/>
        </w:r>
        <w:r w:rsidRPr="0020423C">
          <w:rPr>
            <w:rStyle w:val="Hyperlink"/>
            <w:noProof/>
          </w:rPr>
          <w:fldChar w:fldCharType="end"/>
        </w:r>
      </w:ins>
    </w:p>
    <w:p w14:paraId="551B226B" w14:textId="336B6601" w:rsidR="00CF41A9" w:rsidRDefault="00CF41A9">
      <w:pPr>
        <w:pStyle w:val="TOC3"/>
        <w:rPr>
          <w:ins w:id="61" w:author="Mary Jungers" w:date="2019-11-14T18:59:00Z"/>
          <w:rFonts w:asciiTheme="minorHAnsi" w:eastAsiaTheme="minorEastAsia" w:hAnsiTheme="minorHAnsi" w:cstheme="minorBidi"/>
          <w:noProof/>
          <w:sz w:val="22"/>
          <w:szCs w:val="22"/>
        </w:rPr>
      </w:pPr>
      <w:ins w:id="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"_Toc24650387"</w:instrText>
        </w:r>
        <w:r w:rsidRPr="0020423C">
          <w:rPr>
            <w:rStyle w:val="Hyperlink"/>
            <w:noProof/>
          </w:rPr>
          <w:instrText xml:space="preserve"> </w:instrText>
        </w:r>
        <w:r w:rsidRPr="0020423C">
          <w:rPr>
            <w:rStyle w:val="Hyperlink"/>
            <w:noProof/>
          </w:rPr>
          <w:fldChar w:fldCharType="separate"/>
        </w:r>
        <w:r w:rsidRPr="0020423C">
          <w:rPr>
            <w:rStyle w:val="Hyperlink"/>
            <w:noProof/>
          </w:rPr>
          <w:t>3.1.3 Referenced Standards</w:t>
        </w:r>
        <w:r>
          <w:rPr>
            <w:noProof/>
            <w:webHidden/>
          </w:rPr>
          <w:tab/>
        </w:r>
        <w:r>
          <w:rPr>
            <w:noProof/>
            <w:webHidden/>
          </w:rPr>
          <w:fldChar w:fldCharType="begin"/>
        </w:r>
        <w:r>
          <w:rPr>
            <w:noProof/>
            <w:webHidden/>
          </w:rPr>
          <w:instrText xml:space="preserve"> PAGEREF _Toc24650387 \h </w:instrText>
        </w:r>
      </w:ins>
      <w:r>
        <w:rPr>
          <w:noProof/>
          <w:webHidden/>
        </w:rPr>
      </w:r>
      <w:r>
        <w:rPr>
          <w:noProof/>
          <w:webHidden/>
        </w:rPr>
        <w:fldChar w:fldCharType="separate"/>
      </w:r>
      <w:ins w:id="63" w:author="Mary Jungers" w:date="2019-11-14T18:59:00Z">
        <w:r>
          <w:rPr>
            <w:noProof/>
            <w:webHidden/>
          </w:rPr>
          <w:t>13</w:t>
        </w:r>
        <w:r>
          <w:rPr>
            <w:noProof/>
            <w:webHidden/>
          </w:rPr>
          <w:fldChar w:fldCharType="end"/>
        </w:r>
        <w:r w:rsidRPr="0020423C">
          <w:rPr>
            <w:rStyle w:val="Hyperlink"/>
            <w:noProof/>
          </w:rPr>
          <w:fldChar w:fldCharType="end"/>
        </w:r>
      </w:ins>
    </w:p>
    <w:p w14:paraId="0D043E10" w14:textId="72435596" w:rsidR="00CF41A9" w:rsidRDefault="00CF41A9">
      <w:pPr>
        <w:pStyle w:val="TOC3"/>
        <w:rPr>
          <w:ins w:id="64" w:author="Mary Jungers" w:date="2019-11-14T18:59:00Z"/>
          <w:rFonts w:asciiTheme="minorHAnsi" w:eastAsiaTheme="minorEastAsia" w:hAnsiTheme="minorHAnsi" w:cstheme="minorBidi"/>
          <w:noProof/>
          <w:sz w:val="22"/>
          <w:szCs w:val="22"/>
        </w:rPr>
      </w:pPr>
      <w:ins w:id="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"_Toc24650388"</w:instrText>
        </w:r>
        <w:r w:rsidRPr="0020423C">
          <w:rPr>
            <w:rStyle w:val="Hyperlink"/>
            <w:noProof/>
          </w:rPr>
          <w:instrText xml:space="preserve"> </w:instrText>
        </w:r>
        <w:r w:rsidRPr="0020423C">
          <w:rPr>
            <w:rStyle w:val="Hyperlink"/>
            <w:noProof/>
          </w:rPr>
          <w:fldChar w:fldCharType="separate"/>
        </w:r>
        <w:r w:rsidRPr="0020423C">
          <w:rPr>
            <w:rStyle w:val="Hyperlink"/>
            <w:noProof/>
          </w:rPr>
          <w:t>3.1.4 Messages</w:t>
        </w:r>
        <w:r>
          <w:rPr>
            <w:noProof/>
            <w:webHidden/>
          </w:rPr>
          <w:tab/>
        </w:r>
        <w:r>
          <w:rPr>
            <w:noProof/>
            <w:webHidden/>
          </w:rPr>
          <w:fldChar w:fldCharType="begin"/>
        </w:r>
        <w:r>
          <w:rPr>
            <w:noProof/>
            <w:webHidden/>
          </w:rPr>
          <w:instrText xml:space="preserve"> PAGEREF _Toc24650388 \h </w:instrText>
        </w:r>
      </w:ins>
      <w:r>
        <w:rPr>
          <w:noProof/>
          <w:webHidden/>
        </w:rPr>
      </w:r>
      <w:r>
        <w:rPr>
          <w:noProof/>
          <w:webHidden/>
        </w:rPr>
        <w:fldChar w:fldCharType="separate"/>
      </w:r>
      <w:ins w:id="66" w:author="Mary Jungers" w:date="2019-11-14T18:59:00Z">
        <w:r>
          <w:rPr>
            <w:noProof/>
            <w:webHidden/>
          </w:rPr>
          <w:t>13</w:t>
        </w:r>
        <w:r>
          <w:rPr>
            <w:noProof/>
            <w:webHidden/>
          </w:rPr>
          <w:fldChar w:fldCharType="end"/>
        </w:r>
        <w:r w:rsidRPr="0020423C">
          <w:rPr>
            <w:rStyle w:val="Hyperlink"/>
            <w:noProof/>
          </w:rPr>
          <w:fldChar w:fldCharType="end"/>
        </w:r>
      </w:ins>
    </w:p>
    <w:p w14:paraId="76CDA175" w14:textId="22124B63" w:rsidR="00CF41A9" w:rsidRDefault="00CF41A9">
      <w:pPr>
        <w:pStyle w:val="TOC4"/>
        <w:rPr>
          <w:ins w:id="67" w:author="Mary Jungers" w:date="2019-11-14T18:59:00Z"/>
          <w:rFonts w:asciiTheme="minorHAnsi" w:eastAsiaTheme="minorEastAsia" w:hAnsiTheme="minorHAnsi" w:cstheme="minorBidi"/>
          <w:noProof/>
          <w:sz w:val="22"/>
          <w:szCs w:val="22"/>
        </w:rPr>
      </w:pPr>
      <w:ins w:id="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"_Toc24650389"</w:instrText>
        </w:r>
        <w:r w:rsidRPr="0020423C">
          <w:rPr>
            <w:rStyle w:val="Hyperlink"/>
            <w:noProof/>
          </w:rPr>
          <w:instrText xml:space="preserve"> </w:instrText>
        </w:r>
        <w:r w:rsidRPr="0020423C">
          <w:rPr>
            <w:rStyle w:val="Hyperlink"/>
            <w:noProof/>
          </w:rPr>
          <w:fldChar w:fldCharType="separate"/>
        </w:r>
        <w:r w:rsidRPr="0020423C">
          <w:rPr>
            <w:rStyle w:val="Hyperlink"/>
            <w:noProof/>
          </w:rPr>
          <w:t>3.1.4.1 DOR communicates with DOC</w:t>
        </w:r>
        <w:r>
          <w:rPr>
            <w:noProof/>
            <w:webHidden/>
          </w:rPr>
          <w:tab/>
        </w:r>
        <w:r>
          <w:rPr>
            <w:noProof/>
            <w:webHidden/>
          </w:rPr>
          <w:fldChar w:fldCharType="begin"/>
        </w:r>
        <w:r>
          <w:rPr>
            <w:noProof/>
            <w:webHidden/>
          </w:rPr>
          <w:instrText xml:space="preserve"> PAGEREF _Toc24650389 \h </w:instrText>
        </w:r>
      </w:ins>
      <w:r>
        <w:rPr>
          <w:noProof/>
          <w:webHidden/>
        </w:rPr>
      </w:r>
      <w:r>
        <w:rPr>
          <w:noProof/>
          <w:webHidden/>
        </w:rPr>
        <w:fldChar w:fldCharType="separate"/>
      </w:r>
      <w:ins w:id="69" w:author="Mary Jungers" w:date="2019-11-14T18:59:00Z">
        <w:r>
          <w:rPr>
            <w:noProof/>
            <w:webHidden/>
          </w:rPr>
          <w:t>13</w:t>
        </w:r>
        <w:r>
          <w:rPr>
            <w:noProof/>
            <w:webHidden/>
          </w:rPr>
          <w:fldChar w:fldCharType="end"/>
        </w:r>
        <w:r w:rsidRPr="0020423C">
          <w:rPr>
            <w:rStyle w:val="Hyperlink"/>
            <w:noProof/>
          </w:rPr>
          <w:fldChar w:fldCharType="end"/>
        </w:r>
      </w:ins>
    </w:p>
    <w:p w14:paraId="49B807CE" w14:textId="13B8AF01" w:rsidR="00CF41A9" w:rsidRDefault="00CF41A9">
      <w:pPr>
        <w:pStyle w:val="TOC5"/>
        <w:rPr>
          <w:ins w:id="70" w:author="Mary Jungers" w:date="2019-11-14T18:59:00Z"/>
          <w:rFonts w:asciiTheme="minorHAnsi" w:eastAsiaTheme="minorEastAsia" w:hAnsiTheme="minorHAnsi" w:cstheme="minorBidi"/>
          <w:noProof/>
          <w:sz w:val="22"/>
          <w:szCs w:val="22"/>
        </w:rPr>
      </w:pPr>
      <w:ins w:id="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"_Toc24650390"</w:instrText>
        </w:r>
        <w:r w:rsidRPr="0020423C">
          <w:rPr>
            <w:rStyle w:val="Hyperlink"/>
            <w:noProof/>
          </w:rPr>
          <w:instrText xml:space="preserve"> </w:instrText>
        </w:r>
        <w:r w:rsidRPr="0020423C">
          <w:rPr>
            <w:rStyle w:val="Hyperlink"/>
            <w:noProof/>
          </w:rPr>
          <w:fldChar w:fldCharType="separate"/>
        </w:r>
        <w:r w:rsidRPr="0020423C">
          <w:rPr>
            <w:rStyle w:val="Hyperlink"/>
            <w:noProof/>
          </w:rPr>
          <w:t>3.1.4.1.1 PCD-01 Communicate PCD Data (ORU^R01^ORU_R01) static definition</w:t>
        </w:r>
        <w:r>
          <w:rPr>
            <w:noProof/>
            <w:webHidden/>
          </w:rPr>
          <w:tab/>
        </w:r>
        <w:r>
          <w:rPr>
            <w:noProof/>
            <w:webHidden/>
          </w:rPr>
          <w:fldChar w:fldCharType="begin"/>
        </w:r>
        <w:r>
          <w:rPr>
            <w:noProof/>
            <w:webHidden/>
          </w:rPr>
          <w:instrText xml:space="preserve"> PAGEREF _Toc24650390 \h </w:instrText>
        </w:r>
      </w:ins>
      <w:r>
        <w:rPr>
          <w:noProof/>
          <w:webHidden/>
        </w:rPr>
      </w:r>
      <w:r>
        <w:rPr>
          <w:noProof/>
          <w:webHidden/>
        </w:rPr>
        <w:fldChar w:fldCharType="separate"/>
      </w:r>
      <w:ins w:id="72" w:author="Mary Jungers" w:date="2019-11-14T18:59:00Z">
        <w:r>
          <w:rPr>
            <w:noProof/>
            <w:webHidden/>
          </w:rPr>
          <w:t>14</w:t>
        </w:r>
        <w:r>
          <w:rPr>
            <w:noProof/>
            <w:webHidden/>
          </w:rPr>
          <w:fldChar w:fldCharType="end"/>
        </w:r>
        <w:r w:rsidRPr="0020423C">
          <w:rPr>
            <w:rStyle w:val="Hyperlink"/>
            <w:noProof/>
          </w:rPr>
          <w:fldChar w:fldCharType="end"/>
        </w:r>
      </w:ins>
    </w:p>
    <w:p w14:paraId="34103EE1" w14:textId="2999E820" w:rsidR="00CF41A9" w:rsidRDefault="00CF41A9">
      <w:pPr>
        <w:pStyle w:val="TOC5"/>
        <w:rPr>
          <w:ins w:id="73" w:author="Mary Jungers" w:date="2019-11-14T18:59:00Z"/>
          <w:rFonts w:asciiTheme="minorHAnsi" w:eastAsiaTheme="minorEastAsia" w:hAnsiTheme="minorHAnsi" w:cstheme="minorBidi"/>
          <w:noProof/>
          <w:sz w:val="22"/>
          <w:szCs w:val="22"/>
        </w:rPr>
      </w:pPr>
      <w:ins w:id="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"_Toc24650391"</w:instrText>
        </w:r>
        <w:r w:rsidRPr="0020423C">
          <w:rPr>
            <w:rStyle w:val="Hyperlink"/>
            <w:noProof/>
          </w:rPr>
          <w:instrText xml:space="preserve"> </w:instrText>
        </w:r>
        <w:r w:rsidRPr="0020423C">
          <w:rPr>
            <w:rStyle w:val="Hyperlink"/>
            <w:noProof/>
          </w:rPr>
          <w:fldChar w:fldCharType="separate"/>
        </w:r>
        <w:r w:rsidRPr="0020423C">
          <w:rPr>
            <w:rStyle w:val="Hyperlink"/>
            <w:noProof/>
          </w:rPr>
          <w:t>3.1.4.1.2 Trigger events</w:t>
        </w:r>
        <w:r>
          <w:rPr>
            <w:noProof/>
            <w:webHidden/>
          </w:rPr>
          <w:tab/>
        </w:r>
        <w:r>
          <w:rPr>
            <w:noProof/>
            <w:webHidden/>
          </w:rPr>
          <w:fldChar w:fldCharType="begin"/>
        </w:r>
        <w:r>
          <w:rPr>
            <w:noProof/>
            <w:webHidden/>
          </w:rPr>
          <w:instrText xml:space="preserve"> PAGEREF _Toc24650391 \h </w:instrText>
        </w:r>
      </w:ins>
      <w:r>
        <w:rPr>
          <w:noProof/>
          <w:webHidden/>
        </w:rPr>
      </w:r>
      <w:r>
        <w:rPr>
          <w:noProof/>
          <w:webHidden/>
        </w:rPr>
        <w:fldChar w:fldCharType="separate"/>
      </w:r>
      <w:ins w:id="75" w:author="Mary Jungers" w:date="2019-11-14T18:59:00Z">
        <w:r>
          <w:rPr>
            <w:noProof/>
            <w:webHidden/>
          </w:rPr>
          <w:t>15</w:t>
        </w:r>
        <w:r>
          <w:rPr>
            <w:noProof/>
            <w:webHidden/>
          </w:rPr>
          <w:fldChar w:fldCharType="end"/>
        </w:r>
        <w:r w:rsidRPr="0020423C">
          <w:rPr>
            <w:rStyle w:val="Hyperlink"/>
            <w:noProof/>
          </w:rPr>
          <w:fldChar w:fldCharType="end"/>
        </w:r>
      </w:ins>
    </w:p>
    <w:p w14:paraId="6E491DCB" w14:textId="172708E1" w:rsidR="00CF41A9" w:rsidRDefault="00CF41A9">
      <w:pPr>
        <w:pStyle w:val="TOC5"/>
        <w:rPr>
          <w:ins w:id="76" w:author="Mary Jungers" w:date="2019-11-14T18:59:00Z"/>
          <w:rFonts w:asciiTheme="minorHAnsi" w:eastAsiaTheme="minorEastAsia" w:hAnsiTheme="minorHAnsi" w:cstheme="minorBidi"/>
          <w:noProof/>
          <w:sz w:val="22"/>
          <w:szCs w:val="22"/>
        </w:rPr>
      </w:pPr>
      <w:ins w:id="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"_Toc24650392"</w:instrText>
        </w:r>
        <w:r w:rsidRPr="0020423C">
          <w:rPr>
            <w:rStyle w:val="Hyperlink"/>
            <w:noProof/>
          </w:rPr>
          <w:instrText xml:space="preserve"> </w:instrText>
        </w:r>
        <w:r w:rsidRPr="0020423C">
          <w:rPr>
            <w:rStyle w:val="Hyperlink"/>
            <w:noProof/>
          </w:rPr>
          <w:fldChar w:fldCharType="separate"/>
        </w:r>
        <w:r w:rsidRPr="0020423C">
          <w:rPr>
            <w:rStyle w:val="Hyperlink"/>
            <w:noProof/>
          </w:rPr>
          <w:t>3.1.4.1.3 Message Semantics</w:t>
        </w:r>
        <w:r>
          <w:rPr>
            <w:noProof/>
            <w:webHidden/>
          </w:rPr>
          <w:tab/>
        </w:r>
        <w:r>
          <w:rPr>
            <w:noProof/>
            <w:webHidden/>
          </w:rPr>
          <w:fldChar w:fldCharType="begin"/>
        </w:r>
        <w:r>
          <w:rPr>
            <w:noProof/>
            <w:webHidden/>
          </w:rPr>
          <w:instrText xml:space="preserve"> PAGEREF _Toc24650392 \h </w:instrText>
        </w:r>
      </w:ins>
      <w:r>
        <w:rPr>
          <w:noProof/>
          <w:webHidden/>
        </w:rPr>
      </w:r>
      <w:r>
        <w:rPr>
          <w:noProof/>
          <w:webHidden/>
        </w:rPr>
        <w:fldChar w:fldCharType="separate"/>
      </w:r>
      <w:ins w:id="78" w:author="Mary Jungers" w:date="2019-11-14T18:59:00Z">
        <w:r>
          <w:rPr>
            <w:noProof/>
            <w:webHidden/>
          </w:rPr>
          <w:t>16</w:t>
        </w:r>
        <w:r>
          <w:rPr>
            <w:noProof/>
            <w:webHidden/>
          </w:rPr>
          <w:fldChar w:fldCharType="end"/>
        </w:r>
        <w:r w:rsidRPr="0020423C">
          <w:rPr>
            <w:rStyle w:val="Hyperlink"/>
            <w:noProof/>
          </w:rPr>
          <w:fldChar w:fldCharType="end"/>
        </w:r>
      </w:ins>
    </w:p>
    <w:p w14:paraId="0608EFB5" w14:textId="65E483BF" w:rsidR="00CF41A9" w:rsidRDefault="00CF41A9">
      <w:pPr>
        <w:pStyle w:val="TOC5"/>
        <w:rPr>
          <w:ins w:id="79" w:author="Mary Jungers" w:date="2019-11-14T18:59:00Z"/>
          <w:rFonts w:asciiTheme="minorHAnsi" w:eastAsiaTheme="minorEastAsia" w:hAnsiTheme="minorHAnsi" w:cstheme="minorBidi"/>
          <w:noProof/>
          <w:sz w:val="22"/>
          <w:szCs w:val="22"/>
        </w:rPr>
      </w:pPr>
      <w:ins w:id="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"_Toc24650393"</w:instrText>
        </w:r>
        <w:r w:rsidRPr="0020423C">
          <w:rPr>
            <w:rStyle w:val="Hyperlink"/>
            <w:noProof/>
          </w:rPr>
          <w:instrText xml:space="preserve"> </w:instrText>
        </w:r>
        <w:r w:rsidRPr="0020423C">
          <w:rPr>
            <w:rStyle w:val="Hyperlink"/>
            <w:noProof/>
          </w:rPr>
          <w:fldChar w:fldCharType="separate"/>
        </w:r>
        <w:r w:rsidRPr="0020423C">
          <w:rPr>
            <w:rStyle w:val="Hyperlink"/>
            <w:noProof/>
          </w:rPr>
          <w:t>3.1.4.1.4 Expected Actions</w:t>
        </w:r>
        <w:r>
          <w:rPr>
            <w:noProof/>
            <w:webHidden/>
          </w:rPr>
          <w:tab/>
        </w:r>
        <w:r>
          <w:rPr>
            <w:noProof/>
            <w:webHidden/>
          </w:rPr>
          <w:fldChar w:fldCharType="begin"/>
        </w:r>
        <w:r>
          <w:rPr>
            <w:noProof/>
            <w:webHidden/>
          </w:rPr>
          <w:instrText xml:space="preserve"> PAGEREF _Toc24650393 \h </w:instrText>
        </w:r>
      </w:ins>
      <w:r>
        <w:rPr>
          <w:noProof/>
          <w:webHidden/>
        </w:rPr>
      </w:r>
      <w:r>
        <w:rPr>
          <w:noProof/>
          <w:webHidden/>
        </w:rPr>
        <w:fldChar w:fldCharType="separate"/>
      </w:r>
      <w:ins w:id="81" w:author="Mary Jungers" w:date="2019-11-14T18:59:00Z">
        <w:r>
          <w:rPr>
            <w:noProof/>
            <w:webHidden/>
          </w:rPr>
          <w:t>16</w:t>
        </w:r>
        <w:r>
          <w:rPr>
            <w:noProof/>
            <w:webHidden/>
          </w:rPr>
          <w:fldChar w:fldCharType="end"/>
        </w:r>
        <w:r w:rsidRPr="0020423C">
          <w:rPr>
            <w:rStyle w:val="Hyperlink"/>
            <w:noProof/>
          </w:rPr>
          <w:fldChar w:fldCharType="end"/>
        </w:r>
      </w:ins>
    </w:p>
    <w:p w14:paraId="1FE0A914" w14:textId="71EE5B42" w:rsidR="00CF41A9" w:rsidRDefault="00CF41A9">
      <w:pPr>
        <w:pStyle w:val="TOC3"/>
        <w:rPr>
          <w:ins w:id="82" w:author="Mary Jungers" w:date="2019-11-14T18:59:00Z"/>
          <w:rFonts w:asciiTheme="minorHAnsi" w:eastAsiaTheme="minorEastAsia" w:hAnsiTheme="minorHAnsi" w:cstheme="minorBidi"/>
          <w:noProof/>
          <w:sz w:val="22"/>
          <w:szCs w:val="22"/>
        </w:rPr>
      </w:pPr>
      <w:ins w:id="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"_Toc24650394"</w:instrText>
        </w:r>
        <w:r w:rsidRPr="0020423C">
          <w:rPr>
            <w:rStyle w:val="Hyperlink"/>
            <w:noProof/>
          </w:rPr>
          <w:instrText xml:space="preserve"> </w:instrText>
        </w:r>
        <w:r w:rsidRPr="0020423C">
          <w:rPr>
            <w:rStyle w:val="Hyperlink"/>
            <w:noProof/>
          </w:rPr>
          <w:fldChar w:fldCharType="separate"/>
        </w:r>
        <w:r w:rsidRPr="0020423C">
          <w:rPr>
            <w:rStyle w:val="Hyperlink"/>
            <w:noProof/>
          </w:rPr>
          <w:t>3.1.5 Security Considerations</w:t>
        </w:r>
        <w:r>
          <w:rPr>
            <w:noProof/>
            <w:webHidden/>
          </w:rPr>
          <w:tab/>
        </w:r>
        <w:r>
          <w:rPr>
            <w:noProof/>
            <w:webHidden/>
          </w:rPr>
          <w:fldChar w:fldCharType="begin"/>
        </w:r>
        <w:r>
          <w:rPr>
            <w:noProof/>
            <w:webHidden/>
          </w:rPr>
          <w:instrText xml:space="preserve"> PAGEREF _Toc24650394 \h </w:instrText>
        </w:r>
      </w:ins>
      <w:r>
        <w:rPr>
          <w:noProof/>
          <w:webHidden/>
        </w:rPr>
      </w:r>
      <w:r>
        <w:rPr>
          <w:noProof/>
          <w:webHidden/>
        </w:rPr>
        <w:fldChar w:fldCharType="separate"/>
      </w:r>
      <w:ins w:id="84" w:author="Mary Jungers" w:date="2019-11-14T18:59:00Z">
        <w:r>
          <w:rPr>
            <w:noProof/>
            <w:webHidden/>
          </w:rPr>
          <w:t>16</w:t>
        </w:r>
        <w:r>
          <w:rPr>
            <w:noProof/>
            <w:webHidden/>
          </w:rPr>
          <w:fldChar w:fldCharType="end"/>
        </w:r>
        <w:r w:rsidRPr="0020423C">
          <w:rPr>
            <w:rStyle w:val="Hyperlink"/>
            <w:noProof/>
          </w:rPr>
          <w:fldChar w:fldCharType="end"/>
        </w:r>
      </w:ins>
    </w:p>
    <w:p w14:paraId="08C33232" w14:textId="4399F5AB" w:rsidR="00CF41A9" w:rsidRDefault="00CF41A9">
      <w:pPr>
        <w:pStyle w:val="TOC2"/>
        <w:rPr>
          <w:ins w:id="85" w:author="Mary Jungers" w:date="2019-11-14T18:59:00Z"/>
          <w:rFonts w:asciiTheme="minorHAnsi" w:eastAsiaTheme="minorEastAsia" w:hAnsiTheme="minorHAnsi" w:cstheme="minorBidi"/>
          <w:noProof/>
          <w:sz w:val="22"/>
          <w:szCs w:val="22"/>
        </w:rPr>
      </w:pPr>
      <w:ins w:id="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"_Toc24650395"</w:instrText>
        </w:r>
        <w:r w:rsidRPr="0020423C">
          <w:rPr>
            <w:rStyle w:val="Hyperlink"/>
            <w:noProof/>
          </w:rPr>
          <w:instrText xml:space="preserve"> </w:instrText>
        </w:r>
        <w:r w:rsidRPr="0020423C">
          <w:rPr>
            <w:rStyle w:val="Hyperlink"/>
            <w:noProof/>
          </w:rPr>
          <w:fldChar w:fldCharType="separate"/>
        </w:r>
        <w:r w:rsidRPr="0020423C">
          <w:rPr>
            <w:rStyle w:val="Hyperlink"/>
            <w:noProof/>
          </w:rPr>
          <w:t>3.2 [PCD-02] Reserved</w:t>
        </w:r>
        <w:r>
          <w:rPr>
            <w:noProof/>
            <w:webHidden/>
          </w:rPr>
          <w:tab/>
        </w:r>
        <w:r>
          <w:rPr>
            <w:noProof/>
            <w:webHidden/>
          </w:rPr>
          <w:fldChar w:fldCharType="begin"/>
        </w:r>
        <w:r>
          <w:rPr>
            <w:noProof/>
            <w:webHidden/>
          </w:rPr>
          <w:instrText xml:space="preserve"> PAGEREF _Toc24650395 \h </w:instrText>
        </w:r>
      </w:ins>
      <w:r>
        <w:rPr>
          <w:noProof/>
          <w:webHidden/>
        </w:rPr>
      </w:r>
      <w:r>
        <w:rPr>
          <w:noProof/>
          <w:webHidden/>
        </w:rPr>
        <w:fldChar w:fldCharType="separate"/>
      </w:r>
      <w:ins w:id="87" w:author="Mary Jungers" w:date="2019-11-14T18:59:00Z">
        <w:r>
          <w:rPr>
            <w:noProof/>
            <w:webHidden/>
          </w:rPr>
          <w:t>17</w:t>
        </w:r>
        <w:r>
          <w:rPr>
            <w:noProof/>
            <w:webHidden/>
          </w:rPr>
          <w:fldChar w:fldCharType="end"/>
        </w:r>
        <w:r w:rsidRPr="0020423C">
          <w:rPr>
            <w:rStyle w:val="Hyperlink"/>
            <w:noProof/>
          </w:rPr>
          <w:fldChar w:fldCharType="end"/>
        </w:r>
      </w:ins>
    </w:p>
    <w:p w14:paraId="4369580B" w14:textId="0B6F5AC5" w:rsidR="00CF41A9" w:rsidRDefault="00CF41A9">
      <w:pPr>
        <w:pStyle w:val="TOC2"/>
        <w:rPr>
          <w:ins w:id="88" w:author="Mary Jungers" w:date="2019-11-14T18:59:00Z"/>
          <w:rFonts w:asciiTheme="minorHAnsi" w:eastAsiaTheme="minorEastAsia" w:hAnsiTheme="minorHAnsi" w:cstheme="minorBidi"/>
          <w:noProof/>
          <w:sz w:val="22"/>
          <w:szCs w:val="22"/>
        </w:rPr>
      </w:pPr>
      <w:ins w:id="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"_Toc24650396"</w:instrText>
        </w:r>
        <w:r w:rsidRPr="0020423C">
          <w:rPr>
            <w:rStyle w:val="Hyperlink"/>
            <w:noProof/>
          </w:rPr>
          <w:instrText xml:space="preserve"> </w:instrText>
        </w:r>
        <w:r w:rsidRPr="0020423C">
          <w:rPr>
            <w:rStyle w:val="Hyperlink"/>
            <w:noProof/>
          </w:rPr>
          <w:fldChar w:fldCharType="separate"/>
        </w:r>
        <w:r w:rsidRPr="0020423C">
          <w:rPr>
            <w:rStyle w:val="Hyperlink"/>
            <w:noProof/>
          </w:rPr>
          <w:t>3.3 Communicate Infusion Order [PCD-03]</w:t>
        </w:r>
        <w:r>
          <w:rPr>
            <w:noProof/>
            <w:webHidden/>
          </w:rPr>
          <w:tab/>
        </w:r>
        <w:r>
          <w:rPr>
            <w:noProof/>
            <w:webHidden/>
          </w:rPr>
          <w:fldChar w:fldCharType="begin"/>
        </w:r>
        <w:r>
          <w:rPr>
            <w:noProof/>
            <w:webHidden/>
          </w:rPr>
          <w:instrText xml:space="preserve"> PAGEREF _Toc24650396 \h </w:instrText>
        </w:r>
      </w:ins>
      <w:r>
        <w:rPr>
          <w:noProof/>
          <w:webHidden/>
        </w:rPr>
      </w:r>
      <w:r>
        <w:rPr>
          <w:noProof/>
          <w:webHidden/>
        </w:rPr>
        <w:fldChar w:fldCharType="separate"/>
      </w:r>
      <w:ins w:id="90" w:author="Mary Jungers" w:date="2019-11-14T18:59:00Z">
        <w:r>
          <w:rPr>
            <w:noProof/>
            <w:webHidden/>
          </w:rPr>
          <w:t>17</w:t>
        </w:r>
        <w:r>
          <w:rPr>
            <w:noProof/>
            <w:webHidden/>
          </w:rPr>
          <w:fldChar w:fldCharType="end"/>
        </w:r>
        <w:r w:rsidRPr="0020423C">
          <w:rPr>
            <w:rStyle w:val="Hyperlink"/>
            <w:noProof/>
          </w:rPr>
          <w:fldChar w:fldCharType="end"/>
        </w:r>
      </w:ins>
    </w:p>
    <w:p w14:paraId="3B637A75" w14:textId="07FEABB9" w:rsidR="00CF41A9" w:rsidRDefault="00CF41A9">
      <w:pPr>
        <w:pStyle w:val="TOC3"/>
        <w:rPr>
          <w:ins w:id="91" w:author="Mary Jungers" w:date="2019-11-14T18:59:00Z"/>
          <w:rFonts w:asciiTheme="minorHAnsi" w:eastAsiaTheme="minorEastAsia" w:hAnsiTheme="minorHAnsi" w:cstheme="minorBidi"/>
          <w:noProof/>
          <w:sz w:val="22"/>
          <w:szCs w:val="22"/>
        </w:rPr>
      </w:pPr>
      <w:ins w:id="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"_Toc24650397"</w:instrText>
        </w:r>
        <w:r w:rsidRPr="0020423C">
          <w:rPr>
            <w:rStyle w:val="Hyperlink"/>
            <w:noProof/>
          </w:rPr>
          <w:instrText xml:space="preserve"> </w:instrText>
        </w:r>
        <w:r w:rsidRPr="0020423C">
          <w:rPr>
            <w:rStyle w:val="Hyperlink"/>
            <w:noProof/>
          </w:rPr>
          <w:fldChar w:fldCharType="separate"/>
        </w:r>
        <w:r w:rsidRPr="0020423C">
          <w:rPr>
            <w:rStyle w:val="Hyperlink"/>
            <w:noProof/>
          </w:rPr>
          <w:t>3.3.1 Scope</w:t>
        </w:r>
        <w:r>
          <w:rPr>
            <w:noProof/>
            <w:webHidden/>
          </w:rPr>
          <w:tab/>
        </w:r>
        <w:r>
          <w:rPr>
            <w:noProof/>
            <w:webHidden/>
          </w:rPr>
          <w:fldChar w:fldCharType="begin"/>
        </w:r>
        <w:r>
          <w:rPr>
            <w:noProof/>
            <w:webHidden/>
          </w:rPr>
          <w:instrText xml:space="preserve"> PAGEREF _Toc24650397 \h </w:instrText>
        </w:r>
      </w:ins>
      <w:r>
        <w:rPr>
          <w:noProof/>
          <w:webHidden/>
        </w:rPr>
      </w:r>
      <w:r>
        <w:rPr>
          <w:noProof/>
          <w:webHidden/>
        </w:rPr>
        <w:fldChar w:fldCharType="separate"/>
      </w:r>
      <w:ins w:id="93" w:author="Mary Jungers" w:date="2019-11-14T18:59:00Z">
        <w:r>
          <w:rPr>
            <w:noProof/>
            <w:webHidden/>
          </w:rPr>
          <w:t>17</w:t>
        </w:r>
        <w:r>
          <w:rPr>
            <w:noProof/>
            <w:webHidden/>
          </w:rPr>
          <w:fldChar w:fldCharType="end"/>
        </w:r>
        <w:r w:rsidRPr="0020423C">
          <w:rPr>
            <w:rStyle w:val="Hyperlink"/>
            <w:noProof/>
          </w:rPr>
          <w:fldChar w:fldCharType="end"/>
        </w:r>
      </w:ins>
    </w:p>
    <w:p w14:paraId="725DB9E3" w14:textId="51E35CDB" w:rsidR="00CF41A9" w:rsidRDefault="00CF41A9">
      <w:pPr>
        <w:pStyle w:val="TOC3"/>
        <w:rPr>
          <w:ins w:id="94" w:author="Mary Jungers" w:date="2019-11-14T18:59:00Z"/>
          <w:rFonts w:asciiTheme="minorHAnsi" w:eastAsiaTheme="minorEastAsia" w:hAnsiTheme="minorHAnsi" w:cstheme="minorBidi"/>
          <w:noProof/>
          <w:sz w:val="22"/>
          <w:szCs w:val="22"/>
        </w:rPr>
      </w:pPr>
      <w:ins w:id="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"_Toc24650398"</w:instrText>
        </w:r>
        <w:r w:rsidRPr="0020423C">
          <w:rPr>
            <w:rStyle w:val="Hyperlink"/>
            <w:noProof/>
          </w:rPr>
          <w:instrText xml:space="preserve"> </w:instrText>
        </w:r>
        <w:r w:rsidRPr="0020423C">
          <w:rPr>
            <w:rStyle w:val="Hyperlink"/>
            <w:noProof/>
          </w:rPr>
          <w:fldChar w:fldCharType="separate"/>
        </w:r>
        <w:r w:rsidRPr="0020423C">
          <w:rPr>
            <w:rStyle w:val="Hyperlink"/>
            <w:noProof/>
          </w:rPr>
          <w:t>3.3.2 Use Case Roles</w:t>
        </w:r>
        <w:r>
          <w:rPr>
            <w:noProof/>
            <w:webHidden/>
          </w:rPr>
          <w:tab/>
        </w:r>
        <w:r>
          <w:rPr>
            <w:noProof/>
            <w:webHidden/>
          </w:rPr>
          <w:fldChar w:fldCharType="begin"/>
        </w:r>
        <w:r>
          <w:rPr>
            <w:noProof/>
            <w:webHidden/>
          </w:rPr>
          <w:instrText xml:space="preserve"> PAGEREF _Toc24650398 \h </w:instrText>
        </w:r>
      </w:ins>
      <w:r>
        <w:rPr>
          <w:noProof/>
          <w:webHidden/>
        </w:rPr>
      </w:r>
      <w:r>
        <w:rPr>
          <w:noProof/>
          <w:webHidden/>
        </w:rPr>
        <w:fldChar w:fldCharType="separate"/>
      </w:r>
      <w:ins w:id="96" w:author="Mary Jungers" w:date="2019-11-14T18:59:00Z">
        <w:r>
          <w:rPr>
            <w:noProof/>
            <w:webHidden/>
          </w:rPr>
          <w:t>17</w:t>
        </w:r>
        <w:r>
          <w:rPr>
            <w:noProof/>
            <w:webHidden/>
          </w:rPr>
          <w:fldChar w:fldCharType="end"/>
        </w:r>
        <w:r w:rsidRPr="0020423C">
          <w:rPr>
            <w:rStyle w:val="Hyperlink"/>
            <w:noProof/>
          </w:rPr>
          <w:fldChar w:fldCharType="end"/>
        </w:r>
      </w:ins>
    </w:p>
    <w:p w14:paraId="10B11C13" w14:textId="6CA63DE1" w:rsidR="00CF41A9" w:rsidRDefault="00CF41A9">
      <w:pPr>
        <w:pStyle w:val="TOC3"/>
        <w:rPr>
          <w:ins w:id="97" w:author="Mary Jungers" w:date="2019-11-14T18:59:00Z"/>
          <w:rFonts w:asciiTheme="minorHAnsi" w:eastAsiaTheme="minorEastAsia" w:hAnsiTheme="minorHAnsi" w:cstheme="minorBidi"/>
          <w:noProof/>
          <w:sz w:val="22"/>
          <w:szCs w:val="22"/>
        </w:rPr>
      </w:pPr>
      <w:ins w:id="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"_Toc24650399"</w:instrText>
        </w:r>
        <w:r w:rsidRPr="0020423C">
          <w:rPr>
            <w:rStyle w:val="Hyperlink"/>
            <w:noProof/>
          </w:rPr>
          <w:instrText xml:space="preserve"> </w:instrText>
        </w:r>
        <w:r w:rsidRPr="0020423C">
          <w:rPr>
            <w:rStyle w:val="Hyperlink"/>
            <w:noProof/>
          </w:rPr>
          <w:fldChar w:fldCharType="separate"/>
        </w:r>
        <w:r w:rsidRPr="0020423C">
          <w:rPr>
            <w:rStyle w:val="Hyperlink"/>
            <w:noProof/>
          </w:rPr>
          <w:t>3.3.3 Referenced Standards</w:t>
        </w:r>
        <w:r>
          <w:rPr>
            <w:noProof/>
            <w:webHidden/>
          </w:rPr>
          <w:tab/>
        </w:r>
        <w:r>
          <w:rPr>
            <w:noProof/>
            <w:webHidden/>
          </w:rPr>
          <w:fldChar w:fldCharType="begin"/>
        </w:r>
        <w:r>
          <w:rPr>
            <w:noProof/>
            <w:webHidden/>
          </w:rPr>
          <w:instrText xml:space="preserve"> PAGEREF _Toc24650399 \h </w:instrText>
        </w:r>
      </w:ins>
      <w:r>
        <w:rPr>
          <w:noProof/>
          <w:webHidden/>
        </w:rPr>
      </w:r>
      <w:r>
        <w:rPr>
          <w:noProof/>
          <w:webHidden/>
        </w:rPr>
        <w:fldChar w:fldCharType="separate"/>
      </w:r>
      <w:ins w:id="99" w:author="Mary Jungers" w:date="2019-11-14T18:59:00Z">
        <w:r>
          <w:rPr>
            <w:noProof/>
            <w:webHidden/>
          </w:rPr>
          <w:t>17</w:t>
        </w:r>
        <w:r>
          <w:rPr>
            <w:noProof/>
            <w:webHidden/>
          </w:rPr>
          <w:fldChar w:fldCharType="end"/>
        </w:r>
        <w:r w:rsidRPr="0020423C">
          <w:rPr>
            <w:rStyle w:val="Hyperlink"/>
            <w:noProof/>
          </w:rPr>
          <w:fldChar w:fldCharType="end"/>
        </w:r>
      </w:ins>
    </w:p>
    <w:p w14:paraId="758EB9E0" w14:textId="37E2614D" w:rsidR="00CF41A9" w:rsidRDefault="00CF41A9">
      <w:pPr>
        <w:pStyle w:val="TOC3"/>
        <w:rPr>
          <w:ins w:id="100" w:author="Mary Jungers" w:date="2019-11-14T18:59:00Z"/>
          <w:rFonts w:asciiTheme="minorHAnsi" w:eastAsiaTheme="minorEastAsia" w:hAnsiTheme="minorHAnsi" w:cstheme="minorBidi"/>
          <w:noProof/>
          <w:sz w:val="22"/>
          <w:szCs w:val="22"/>
        </w:rPr>
      </w:pPr>
      <w:ins w:id="1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"_Toc24650400"</w:instrText>
        </w:r>
        <w:r w:rsidRPr="0020423C">
          <w:rPr>
            <w:rStyle w:val="Hyperlink"/>
            <w:noProof/>
          </w:rPr>
          <w:instrText xml:space="preserve"> </w:instrText>
        </w:r>
        <w:r w:rsidRPr="0020423C">
          <w:rPr>
            <w:rStyle w:val="Hyperlink"/>
            <w:noProof/>
          </w:rPr>
          <w:fldChar w:fldCharType="separate"/>
        </w:r>
        <w:r w:rsidRPr="0020423C">
          <w:rPr>
            <w:rStyle w:val="Hyperlink"/>
            <w:noProof/>
          </w:rPr>
          <w:t>3.3.4 Messages</w:t>
        </w:r>
        <w:r>
          <w:rPr>
            <w:noProof/>
            <w:webHidden/>
          </w:rPr>
          <w:tab/>
        </w:r>
        <w:r>
          <w:rPr>
            <w:noProof/>
            <w:webHidden/>
          </w:rPr>
          <w:fldChar w:fldCharType="begin"/>
        </w:r>
        <w:r>
          <w:rPr>
            <w:noProof/>
            <w:webHidden/>
          </w:rPr>
          <w:instrText xml:space="preserve"> PAGEREF _Toc24650400 \h </w:instrText>
        </w:r>
      </w:ins>
      <w:r>
        <w:rPr>
          <w:noProof/>
          <w:webHidden/>
        </w:rPr>
      </w:r>
      <w:r>
        <w:rPr>
          <w:noProof/>
          <w:webHidden/>
        </w:rPr>
        <w:fldChar w:fldCharType="separate"/>
      </w:r>
      <w:ins w:id="102" w:author="Mary Jungers" w:date="2019-11-14T18:59:00Z">
        <w:r>
          <w:rPr>
            <w:noProof/>
            <w:webHidden/>
          </w:rPr>
          <w:t>17</w:t>
        </w:r>
        <w:r>
          <w:rPr>
            <w:noProof/>
            <w:webHidden/>
          </w:rPr>
          <w:fldChar w:fldCharType="end"/>
        </w:r>
        <w:r w:rsidRPr="0020423C">
          <w:rPr>
            <w:rStyle w:val="Hyperlink"/>
            <w:noProof/>
          </w:rPr>
          <w:fldChar w:fldCharType="end"/>
        </w:r>
      </w:ins>
    </w:p>
    <w:p w14:paraId="7F7DB052" w14:textId="5D565E9A" w:rsidR="00CF41A9" w:rsidRDefault="00CF41A9">
      <w:pPr>
        <w:pStyle w:val="TOC4"/>
        <w:rPr>
          <w:ins w:id="103" w:author="Mary Jungers" w:date="2019-11-14T18:59:00Z"/>
          <w:rFonts w:asciiTheme="minorHAnsi" w:eastAsiaTheme="minorEastAsia" w:hAnsiTheme="minorHAnsi" w:cstheme="minorBidi"/>
          <w:noProof/>
          <w:sz w:val="22"/>
          <w:szCs w:val="22"/>
        </w:rPr>
      </w:pPr>
      <w:ins w:id="1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"_Toc24650401"</w:instrText>
        </w:r>
        <w:r w:rsidRPr="0020423C">
          <w:rPr>
            <w:rStyle w:val="Hyperlink"/>
            <w:noProof/>
          </w:rPr>
          <w:instrText xml:space="preserve"> </w:instrText>
        </w:r>
        <w:r w:rsidRPr="0020423C">
          <w:rPr>
            <w:rStyle w:val="Hyperlink"/>
            <w:noProof/>
          </w:rPr>
          <w:fldChar w:fldCharType="separate"/>
        </w:r>
        <w:r w:rsidRPr="0020423C">
          <w:rPr>
            <w:rStyle w:val="Hyperlink"/>
            <w:noProof/>
          </w:rPr>
          <w:t>3.3.4.1 PCD-03 Communicate Infusion Order (RGV^O15^RGV_O15) static definition</w:t>
        </w:r>
        <w:r>
          <w:rPr>
            <w:noProof/>
            <w:webHidden/>
          </w:rPr>
          <w:tab/>
        </w:r>
        <w:r>
          <w:rPr>
            <w:noProof/>
            <w:webHidden/>
          </w:rPr>
          <w:fldChar w:fldCharType="begin"/>
        </w:r>
        <w:r>
          <w:rPr>
            <w:noProof/>
            <w:webHidden/>
          </w:rPr>
          <w:instrText xml:space="preserve"> PAGEREF _Toc24650401 \h </w:instrText>
        </w:r>
      </w:ins>
      <w:r>
        <w:rPr>
          <w:noProof/>
          <w:webHidden/>
        </w:rPr>
      </w:r>
      <w:r>
        <w:rPr>
          <w:noProof/>
          <w:webHidden/>
        </w:rPr>
        <w:fldChar w:fldCharType="separate"/>
      </w:r>
      <w:ins w:id="105" w:author="Mary Jungers" w:date="2019-11-14T18:59:00Z">
        <w:r>
          <w:rPr>
            <w:noProof/>
            <w:webHidden/>
          </w:rPr>
          <w:t>18</w:t>
        </w:r>
        <w:r>
          <w:rPr>
            <w:noProof/>
            <w:webHidden/>
          </w:rPr>
          <w:fldChar w:fldCharType="end"/>
        </w:r>
        <w:r w:rsidRPr="0020423C">
          <w:rPr>
            <w:rStyle w:val="Hyperlink"/>
            <w:noProof/>
          </w:rPr>
          <w:fldChar w:fldCharType="end"/>
        </w:r>
      </w:ins>
    </w:p>
    <w:p w14:paraId="13E23400" w14:textId="7AA7AECD" w:rsidR="00CF41A9" w:rsidRDefault="00CF41A9">
      <w:pPr>
        <w:pStyle w:val="TOC4"/>
        <w:rPr>
          <w:ins w:id="106" w:author="Mary Jungers" w:date="2019-11-14T18:59:00Z"/>
          <w:rFonts w:asciiTheme="minorHAnsi" w:eastAsiaTheme="minorEastAsia" w:hAnsiTheme="minorHAnsi" w:cstheme="minorBidi"/>
          <w:noProof/>
          <w:sz w:val="22"/>
          <w:szCs w:val="22"/>
        </w:rPr>
      </w:pPr>
      <w:ins w:id="1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"_Toc24650402"</w:instrText>
        </w:r>
        <w:r w:rsidRPr="0020423C">
          <w:rPr>
            <w:rStyle w:val="Hyperlink"/>
            <w:noProof/>
          </w:rPr>
          <w:instrText xml:space="preserve"> </w:instrText>
        </w:r>
        <w:r w:rsidRPr="0020423C">
          <w:rPr>
            <w:rStyle w:val="Hyperlink"/>
            <w:noProof/>
          </w:rPr>
          <w:fldChar w:fldCharType="separate"/>
        </w:r>
        <w:r w:rsidRPr="0020423C">
          <w:rPr>
            <w:rStyle w:val="Hyperlink"/>
            <w:noProof/>
          </w:rPr>
          <w:t>3.3.4.2 RGV^O15^RGV_O15 Pharmacy/Treatment Give Message</w:t>
        </w:r>
        <w:r>
          <w:rPr>
            <w:noProof/>
            <w:webHidden/>
          </w:rPr>
          <w:tab/>
        </w:r>
        <w:r>
          <w:rPr>
            <w:noProof/>
            <w:webHidden/>
          </w:rPr>
          <w:fldChar w:fldCharType="begin"/>
        </w:r>
        <w:r>
          <w:rPr>
            <w:noProof/>
            <w:webHidden/>
          </w:rPr>
          <w:instrText xml:space="preserve"> PAGEREF _Toc24650402 \h </w:instrText>
        </w:r>
      </w:ins>
      <w:r>
        <w:rPr>
          <w:noProof/>
          <w:webHidden/>
        </w:rPr>
      </w:r>
      <w:r>
        <w:rPr>
          <w:noProof/>
          <w:webHidden/>
        </w:rPr>
        <w:fldChar w:fldCharType="separate"/>
      </w:r>
      <w:ins w:id="108" w:author="Mary Jungers" w:date="2019-11-14T18:59:00Z">
        <w:r>
          <w:rPr>
            <w:noProof/>
            <w:webHidden/>
          </w:rPr>
          <w:t>18</w:t>
        </w:r>
        <w:r>
          <w:rPr>
            <w:noProof/>
            <w:webHidden/>
          </w:rPr>
          <w:fldChar w:fldCharType="end"/>
        </w:r>
        <w:r w:rsidRPr="0020423C">
          <w:rPr>
            <w:rStyle w:val="Hyperlink"/>
            <w:noProof/>
          </w:rPr>
          <w:fldChar w:fldCharType="end"/>
        </w:r>
      </w:ins>
    </w:p>
    <w:p w14:paraId="67F1A15D" w14:textId="0CC752B5" w:rsidR="00CF41A9" w:rsidRDefault="00CF41A9">
      <w:pPr>
        <w:pStyle w:val="TOC4"/>
        <w:rPr>
          <w:ins w:id="109" w:author="Mary Jungers" w:date="2019-11-14T18:59:00Z"/>
          <w:rFonts w:asciiTheme="minorHAnsi" w:eastAsiaTheme="minorEastAsia" w:hAnsiTheme="minorHAnsi" w:cstheme="minorBidi"/>
          <w:noProof/>
          <w:sz w:val="22"/>
          <w:szCs w:val="22"/>
        </w:rPr>
      </w:pPr>
      <w:ins w:id="1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"_Toc24650403"</w:instrText>
        </w:r>
        <w:r w:rsidRPr="0020423C">
          <w:rPr>
            <w:rStyle w:val="Hyperlink"/>
            <w:noProof/>
          </w:rPr>
          <w:instrText xml:space="preserve"> </w:instrText>
        </w:r>
        <w:r w:rsidRPr="0020423C">
          <w:rPr>
            <w:rStyle w:val="Hyperlink"/>
            <w:noProof/>
          </w:rPr>
          <w:fldChar w:fldCharType="separate"/>
        </w:r>
        <w:r w:rsidRPr="0020423C">
          <w:rPr>
            <w:rStyle w:val="Hyperlink"/>
            <w:noProof/>
          </w:rPr>
          <w:t>3.3.4.3 Trigger Events</w:t>
        </w:r>
        <w:r>
          <w:rPr>
            <w:noProof/>
            <w:webHidden/>
          </w:rPr>
          <w:tab/>
        </w:r>
        <w:r>
          <w:rPr>
            <w:noProof/>
            <w:webHidden/>
          </w:rPr>
          <w:fldChar w:fldCharType="begin"/>
        </w:r>
        <w:r>
          <w:rPr>
            <w:noProof/>
            <w:webHidden/>
          </w:rPr>
          <w:instrText xml:space="preserve"> PAGEREF _Toc24650403 \h </w:instrText>
        </w:r>
      </w:ins>
      <w:r>
        <w:rPr>
          <w:noProof/>
          <w:webHidden/>
        </w:rPr>
      </w:r>
      <w:r>
        <w:rPr>
          <w:noProof/>
          <w:webHidden/>
        </w:rPr>
        <w:fldChar w:fldCharType="separate"/>
      </w:r>
      <w:ins w:id="111" w:author="Mary Jungers" w:date="2019-11-14T18:59:00Z">
        <w:r>
          <w:rPr>
            <w:noProof/>
            <w:webHidden/>
          </w:rPr>
          <w:t>20</w:t>
        </w:r>
        <w:r>
          <w:rPr>
            <w:noProof/>
            <w:webHidden/>
          </w:rPr>
          <w:fldChar w:fldCharType="end"/>
        </w:r>
        <w:r w:rsidRPr="0020423C">
          <w:rPr>
            <w:rStyle w:val="Hyperlink"/>
            <w:noProof/>
          </w:rPr>
          <w:fldChar w:fldCharType="end"/>
        </w:r>
      </w:ins>
    </w:p>
    <w:p w14:paraId="3BC863EC" w14:textId="198B171D" w:rsidR="00CF41A9" w:rsidRDefault="00CF41A9">
      <w:pPr>
        <w:pStyle w:val="TOC4"/>
        <w:rPr>
          <w:ins w:id="112" w:author="Mary Jungers" w:date="2019-11-14T18:59:00Z"/>
          <w:rFonts w:asciiTheme="minorHAnsi" w:eastAsiaTheme="minorEastAsia" w:hAnsiTheme="minorHAnsi" w:cstheme="minorBidi"/>
          <w:noProof/>
          <w:sz w:val="22"/>
          <w:szCs w:val="22"/>
        </w:rPr>
      </w:pPr>
      <w:ins w:id="1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"_Toc24650404"</w:instrText>
        </w:r>
        <w:r w:rsidRPr="0020423C">
          <w:rPr>
            <w:rStyle w:val="Hyperlink"/>
            <w:noProof/>
          </w:rPr>
          <w:instrText xml:space="preserve"> </w:instrText>
        </w:r>
        <w:r w:rsidRPr="0020423C">
          <w:rPr>
            <w:rStyle w:val="Hyperlink"/>
            <w:noProof/>
          </w:rPr>
          <w:fldChar w:fldCharType="separate"/>
        </w:r>
        <w:r w:rsidRPr="0020423C">
          <w:rPr>
            <w:rStyle w:val="Hyperlink"/>
            <w:noProof/>
          </w:rPr>
          <w:t>3.3.4.4 Message Semantics</w:t>
        </w:r>
        <w:r>
          <w:rPr>
            <w:noProof/>
            <w:webHidden/>
          </w:rPr>
          <w:tab/>
        </w:r>
        <w:r>
          <w:rPr>
            <w:noProof/>
            <w:webHidden/>
          </w:rPr>
          <w:fldChar w:fldCharType="begin"/>
        </w:r>
        <w:r>
          <w:rPr>
            <w:noProof/>
            <w:webHidden/>
          </w:rPr>
          <w:instrText xml:space="preserve"> PAGEREF _Toc24650404 \h </w:instrText>
        </w:r>
      </w:ins>
      <w:r>
        <w:rPr>
          <w:noProof/>
          <w:webHidden/>
        </w:rPr>
      </w:r>
      <w:r>
        <w:rPr>
          <w:noProof/>
          <w:webHidden/>
        </w:rPr>
        <w:fldChar w:fldCharType="separate"/>
      </w:r>
      <w:ins w:id="114" w:author="Mary Jungers" w:date="2019-11-14T18:59:00Z">
        <w:r>
          <w:rPr>
            <w:noProof/>
            <w:webHidden/>
          </w:rPr>
          <w:t>20</w:t>
        </w:r>
        <w:r>
          <w:rPr>
            <w:noProof/>
            <w:webHidden/>
          </w:rPr>
          <w:fldChar w:fldCharType="end"/>
        </w:r>
        <w:r w:rsidRPr="0020423C">
          <w:rPr>
            <w:rStyle w:val="Hyperlink"/>
            <w:noProof/>
          </w:rPr>
          <w:fldChar w:fldCharType="end"/>
        </w:r>
      </w:ins>
    </w:p>
    <w:p w14:paraId="11AE273C" w14:textId="7AE41788" w:rsidR="00CF41A9" w:rsidRDefault="00CF41A9">
      <w:pPr>
        <w:pStyle w:val="TOC5"/>
        <w:rPr>
          <w:ins w:id="115" w:author="Mary Jungers" w:date="2019-11-14T18:59:00Z"/>
          <w:rFonts w:asciiTheme="minorHAnsi" w:eastAsiaTheme="minorEastAsia" w:hAnsiTheme="minorHAnsi" w:cstheme="minorBidi"/>
          <w:noProof/>
          <w:sz w:val="22"/>
          <w:szCs w:val="22"/>
        </w:rPr>
      </w:pPr>
      <w:ins w:id="1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 MSH – Message Header Segment</w:t>
        </w:r>
        <w:r>
          <w:rPr>
            <w:noProof/>
            <w:webHidden/>
          </w:rPr>
          <w:tab/>
        </w:r>
        <w:r>
          <w:rPr>
            <w:noProof/>
            <w:webHidden/>
          </w:rPr>
          <w:fldChar w:fldCharType="begin"/>
        </w:r>
        <w:r>
          <w:rPr>
            <w:noProof/>
            <w:webHidden/>
          </w:rPr>
          <w:instrText xml:space="preserve"> PAGEREF _Toc24650405 \h </w:instrText>
        </w:r>
      </w:ins>
      <w:r>
        <w:rPr>
          <w:noProof/>
          <w:webHidden/>
        </w:rPr>
      </w:r>
      <w:r>
        <w:rPr>
          <w:noProof/>
          <w:webHidden/>
        </w:rPr>
        <w:fldChar w:fldCharType="separate"/>
      </w:r>
      <w:ins w:id="117" w:author="Mary Jungers" w:date="2019-11-14T18:59:00Z">
        <w:r>
          <w:rPr>
            <w:noProof/>
            <w:webHidden/>
          </w:rPr>
          <w:t>20</w:t>
        </w:r>
        <w:r>
          <w:rPr>
            <w:noProof/>
            <w:webHidden/>
          </w:rPr>
          <w:fldChar w:fldCharType="end"/>
        </w:r>
        <w:r w:rsidRPr="0020423C">
          <w:rPr>
            <w:rStyle w:val="Hyperlink"/>
            <w:noProof/>
          </w:rPr>
          <w:fldChar w:fldCharType="end"/>
        </w:r>
      </w:ins>
    </w:p>
    <w:p w14:paraId="6123DBBF" w14:textId="2A04664D" w:rsidR="00CF41A9" w:rsidRDefault="00CF41A9">
      <w:pPr>
        <w:pStyle w:val="TOC5"/>
        <w:rPr>
          <w:ins w:id="118" w:author="Mary Jungers" w:date="2019-11-14T18:59:00Z"/>
          <w:rFonts w:asciiTheme="minorHAnsi" w:eastAsiaTheme="minorEastAsia" w:hAnsiTheme="minorHAnsi" w:cstheme="minorBidi"/>
          <w:noProof/>
          <w:sz w:val="22"/>
          <w:szCs w:val="22"/>
        </w:rPr>
      </w:pPr>
      <w:ins w:id="1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"_Toc24650406"</w:instrText>
        </w:r>
        <w:r w:rsidRPr="0020423C">
          <w:rPr>
            <w:rStyle w:val="Hyperlink"/>
            <w:noProof/>
          </w:rPr>
          <w:instrText xml:space="preserve"> </w:instrText>
        </w:r>
        <w:r w:rsidRPr="0020423C">
          <w:rPr>
            <w:rStyle w:val="Hyperlink"/>
            <w:noProof/>
          </w:rPr>
          <w:fldChar w:fldCharType="separate"/>
        </w:r>
        <w:r w:rsidRPr="0020423C">
          <w:rPr>
            <w:rStyle w:val="Hyperlink"/>
            <w:noProof/>
          </w:rPr>
          <w:t>3.3.4.4.2 PID - Patient Identification Segment</w:t>
        </w:r>
        <w:r>
          <w:rPr>
            <w:noProof/>
            <w:webHidden/>
          </w:rPr>
          <w:tab/>
        </w:r>
        <w:r>
          <w:rPr>
            <w:noProof/>
            <w:webHidden/>
          </w:rPr>
          <w:fldChar w:fldCharType="begin"/>
        </w:r>
        <w:r>
          <w:rPr>
            <w:noProof/>
            <w:webHidden/>
          </w:rPr>
          <w:instrText xml:space="preserve"> PAGEREF _Toc24650406 \h </w:instrText>
        </w:r>
      </w:ins>
      <w:r>
        <w:rPr>
          <w:noProof/>
          <w:webHidden/>
        </w:rPr>
      </w:r>
      <w:r>
        <w:rPr>
          <w:noProof/>
          <w:webHidden/>
        </w:rPr>
        <w:fldChar w:fldCharType="separate"/>
      </w:r>
      <w:ins w:id="120" w:author="Mary Jungers" w:date="2019-11-14T18:59:00Z">
        <w:r>
          <w:rPr>
            <w:noProof/>
            <w:webHidden/>
          </w:rPr>
          <w:t>22</w:t>
        </w:r>
        <w:r>
          <w:rPr>
            <w:noProof/>
            <w:webHidden/>
          </w:rPr>
          <w:fldChar w:fldCharType="end"/>
        </w:r>
        <w:r w:rsidRPr="0020423C">
          <w:rPr>
            <w:rStyle w:val="Hyperlink"/>
            <w:noProof/>
          </w:rPr>
          <w:fldChar w:fldCharType="end"/>
        </w:r>
      </w:ins>
    </w:p>
    <w:p w14:paraId="37B21C02" w14:textId="4087EC44" w:rsidR="00CF41A9" w:rsidRDefault="00CF41A9">
      <w:pPr>
        <w:pStyle w:val="TOC5"/>
        <w:rPr>
          <w:ins w:id="121" w:author="Mary Jungers" w:date="2019-11-14T18:59:00Z"/>
          <w:rFonts w:asciiTheme="minorHAnsi" w:eastAsiaTheme="minorEastAsia" w:hAnsiTheme="minorHAnsi" w:cstheme="minorBidi"/>
          <w:noProof/>
          <w:sz w:val="22"/>
          <w:szCs w:val="22"/>
        </w:rPr>
      </w:pPr>
      <w:ins w:id="1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"_Toc24650407"</w:instrText>
        </w:r>
        <w:r w:rsidRPr="0020423C">
          <w:rPr>
            <w:rStyle w:val="Hyperlink"/>
            <w:noProof/>
          </w:rPr>
          <w:instrText xml:space="preserve"> </w:instrText>
        </w:r>
        <w:r w:rsidRPr="0020423C">
          <w:rPr>
            <w:rStyle w:val="Hyperlink"/>
            <w:noProof/>
          </w:rPr>
          <w:fldChar w:fldCharType="separate"/>
        </w:r>
        <w:r w:rsidRPr="0020423C">
          <w:rPr>
            <w:rStyle w:val="Hyperlink"/>
            <w:noProof/>
          </w:rPr>
          <w:t>3.3.4.4.3 PV1 Patient Visit Segment</w:t>
        </w:r>
        <w:r>
          <w:rPr>
            <w:noProof/>
            <w:webHidden/>
          </w:rPr>
          <w:tab/>
        </w:r>
        <w:r>
          <w:rPr>
            <w:noProof/>
            <w:webHidden/>
          </w:rPr>
          <w:fldChar w:fldCharType="begin"/>
        </w:r>
        <w:r>
          <w:rPr>
            <w:noProof/>
            <w:webHidden/>
          </w:rPr>
          <w:instrText xml:space="preserve"> PAGEREF _Toc24650407 \h </w:instrText>
        </w:r>
      </w:ins>
      <w:r>
        <w:rPr>
          <w:noProof/>
          <w:webHidden/>
        </w:rPr>
      </w:r>
      <w:r>
        <w:rPr>
          <w:noProof/>
          <w:webHidden/>
        </w:rPr>
        <w:fldChar w:fldCharType="separate"/>
      </w:r>
      <w:ins w:id="123" w:author="Mary Jungers" w:date="2019-11-14T18:59:00Z">
        <w:r>
          <w:rPr>
            <w:noProof/>
            <w:webHidden/>
          </w:rPr>
          <w:t>22</w:t>
        </w:r>
        <w:r>
          <w:rPr>
            <w:noProof/>
            <w:webHidden/>
          </w:rPr>
          <w:fldChar w:fldCharType="end"/>
        </w:r>
        <w:r w:rsidRPr="0020423C">
          <w:rPr>
            <w:rStyle w:val="Hyperlink"/>
            <w:noProof/>
          </w:rPr>
          <w:fldChar w:fldCharType="end"/>
        </w:r>
      </w:ins>
    </w:p>
    <w:p w14:paraId="46E9489A" w14:textId="10B957B2" w:rsidR="00CF41A9" w:rsidRDefault="00CF41A9">
      <w:pPr>
        <w:pStyle w:val="TOC5"/>
        <w:rPr>
          <w:ins w:id="124" w:author="Mary Jungers" w:date="2019-11-14T18:59:00Z"/>
          <w:rFonts w:asciiTheme="minorHAnsi" w:eastAsiaTheme="minorEastAsia" w:hAnsiTheme="minorHAnsi" w:cstheme="minorBidi"/>
          <w:noProof/>
          <w:sz w:val="22"/>
          <w:szCs w:val="22"/>
        </w:rPr>
      </w:pPr>
      <w:ins w:id="1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"_Toc24650408"</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3.3.4.4.4 ORC </w:t>
        </w:r>
        <w:r w:rsidRPr="0020423C">
          <w:rPr>
            <w:rStyle w:val="Hyperlink"/>
            <w:rFonts w:eastAsia="MS Gothic"/>
            <w:noProof/>
          </w:rPr>
          <w:t>-</w:t>
        </w:r>
        <w:r w:rsidRPr="0020423C">
          <w:rPr>
            <w:rStyle w:val="Hyperlink"/>
            <w:noProof/>
          </w:rPr>
          <w:t xml:space="preserve"> Common Order Segment</w:t>
        </w:r>
        <w:r>
          <w:rPr>
            <w:noProof/>
            <w:webHidden/>
          </w:rPr>
          <w:tab/>
        </w:r>
        <w:r>
          <w:rPr>
            <w:noProof/>
            <w:webHidden/>
          </w:rPr>
          <w:fldChar w:fldCharType="begin"/>
        </w:r>
        <w:r>
          <w:rPr>
            <w:noProof/>
            <w:webHidden/>
          </w:rPr>
          <w:instrText xml:space="preserve"> PAGEREF _Toc24650408 \h </w:instrText>
        </w:r>
      </w:ins>
      <w:r>
        <w:rPr>
          <w:noProof/>
          <w:webHidden/>
        </w:rPr>
      </w:r>
      <w:r>
        <w:rPr>
          <w:noProof/>
          <w:webHidden/>
        </w:rPr>
        <w:fldChar w:fldCharType="separate"/>
      </w:r>
      <w:ins w:id="126" w:author="Mary Jungers" w:date="2019-11-14T18:59:00Z">
        <w:r>
          <w:rPr>
            <w:noProof/>
            <w:webHidden/>
          </w:rPr>
          <w:t>22</w:t>
        </w:r>
        <w:r>
          <w:rPr>
            <w:noProof/>
            <w:webHidden/>
          </w:rPr>
          <w:fldChar w:fldCharType="end"/>
        </w:r>
        <w:r w:rsidRPr="0020423C">
          <w:rPr>
            <w:rStyle w:val="Hyperlink"/>
            <w:noProof/>
          </w:rPr>
          <w:fldChar w:fldCharType="end"/>
        </w:r>
      </w:ins>
    </w:p>
    <w:p w14:paraId="7E93078B" w14:textId="0326EF43" w:rsidR="00CF41A9" w:rsidRDefault="00CF41A9">
      <w:pPr>
        <w:pStyle w:val="TOC5"/>
        <w:rPr>
          <w:ins w:id="127" w:author="Mary Jungers" w:date="2019-11-14T18:59:00Z"/>
          <w:rFonts w:asciiTheme="minorHAnsi" w:eastAsiaTheme="minorEastAsia" w:hAnsiTheme="minorHAnsi" w:cstheme="minorBidi"/>
          <w:noProof/>
          <w:sz w:val="22"/>
          <w:szCs w:val="22"/>
        </w:rPr>
      </w:pPr>
      <w:ins w:id="12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"_Toc24650409"</w:instrText>
        </w:r>
        <w:r w:rsidRPr="0020423C">
          <w:rPr>
            <w:rStyle w:val="Hyperlink"/>
            <w:noProof/>
          </w:rPr>
          <w:instrText xml:space="preserve"> </w:instrText>
        </w:r>
        <w:r w:rsidRPr="0020423C">
          <w:rPr>
            <w:rStyle w:val="Hyperlink"/>
            <w:noProof/>
          </w:rPr>
          <w:fldChar w:fldCharType="separate"/>
        </w:r>
        <w:r w:rsidRPr="0020423C">
          <w:rPr>
            <w:rStyle w:val="Hyperlink"/>
            <w:noProof/>
          </w:rPr>
          <w:t>3.3.4.4.5 RXG - Pharmacy/Treatment Give Segment</w:t>
        </w:r>
        <w:r>
          <w:rPr>
            <w:noProof/>
            <w:webHidden/>
          </w:rPr>
          <w:tab/>
        </w:r>
        <w:r>
          <w:rPr>
            <w:noProof/>
            <w:webHidden/>
          </w:rPr>
          <w:fldChar w:fldCharType="begin"/>
        </w:r>
        <w:r>
          <w:rPr>
            <w:noProof/>
            <w:webHidden/>
          </w:rPr>
          <w:instrText xml:space="preserve"> PAGEREF _Toc24650409 \h </w:instrText>
        </w:r>
      </w:ins>
      <w:r>
        <w:rPr>
          <w:noProof/>
          <w:webHidden/>
        </w:rPr>
      </w:r>
      <w:r>
        <w:rPr>
          <w:noProof/>
          <w:webHidden/>
        </w:rPr>
        <w:fldChar w:fldCharType="separate"/>
      </w:r>
      <w:ins w:id="129" w:author="Mary Jungers" w:date="2019-11-14T18:59:00Z">
        <w:r>
          <w:rPr>
            <w:noProof/>
            <w:webHidden/>
          </w:rPr>
          <w:t>23</w:t>
        </w:r>
        <w:r>
          <w:rPr>
            <w:noProof/>
            <w:webHidden/>
          </w:rPr>
          <w:fldChar w:fldCharType="end"/>
        </w:r>
        <w:r w:rsidRPr="0020423C">
          <w:rPr>
            <w:rStyle w:val="Hyperlink"/>
            <w:noProof/>
          </w:rPr>
          <w:fldChar w:fldCharType="end"/>
        </w:r>
      </w:ins>
    </w:p>
    <w:p w14:paraId="69956A43" w14:textId="66208738" w:rsidR="00CF41A9" w:rsidRDefault="00CF41A9">
      <w:pPr>
        <w:pStyle w:val="TOC5"/>
        <w:rPr>
          <w:ins w:id="130" w:author="Mary Jungers" w:date="2019-11-14T18:59:00Z"/>
          <w:rFonts w:asciiTheme="minorHAnsi" w:eastAsiaTheme="minorEastAsia" w:hAnsiTheme="minorHAnsi" w:cstheme="minorBidi"/>
          <w:noProof/>
          <w:sz w:val="22"/>
          <w:szCs w:val="22"/>
        </w:rPr>
      </w:pPr>
      <w:ins w:id="1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"_Toc24650410"</w:instrText>
        </w:r>
        <w:r w:rsidRPr="0020423C">
          <w:rPr>
            <w:rStyle w:val="Hyperlink"/>
            <w:noProof/>
          </w:rPr>
          <w:instrText xml:space="preserve"> </w:instrText>
        </w:r>
        <w:r w:rsidRPr="0020423C">
          <w:rPr>
            <w:rStyle w:val="Hyperlink"/>
            <w:noProof/>
          </w:rPr>
          <w:fldChar w:fldCharType="separate"/>
        </w:r>
        <w:r w:rsidRPr="0020423C">
          <w:rPr>
            <w:rStyle w:val="Hyperlink"/>
            <w:noProof/>
          </w:rPr>
          <w:t>3.3.4.4.6 Usage notes for RXG 17, 18, 23, and 24</w:t>
        </w:r>
        <w:r>
          <w:rPr>
            <w:noProof/>
            <w:webHidden/>
          </w:rPr>
          <w:tab/>
        </w:r>
        <w:r>
          <w:rPr>
            <w:noProof/>
            <w:webHidden/>
          </w:rPr>
          <w:fldChar w:fldCharType="begin"/>
        </w:r>
        <w:r>
          <w:rPr>
            <w:noProof/>
            <w:webHidden/>
          </w:rPr>
          <w:instrText xml:space="preserve"> PAGEREF _Toc24650410 \h </w:instrText>
        </w:r>
      </w:ins>
      <w:r>
        <w:rPr>
          <w:noProof/>
          <w:webHidden/>
        </w:rPr>
      </w:r>
      <w:r>
        <w:rPr>
          <w:noProof/>
          <w:webHidden/>
        </w:rPr>
        <w:fldChar w:fldCharType="separate"/>
      </w:r>
      <w:ins w:id="132" w:author="Mary Jungers" w:date="2019-11-14T18:59:00Z">
        <w:r>
          <w:rPr>
            <w:noProof/>
            <w:webHidden/>
          </w:rPr>
          <w:t>28</w:t>
        </w:r>
        <w:r>
          <w:rPr>
            <w:noProof/>
            <w:webHidden/>
          </w:rPr>
          <w:fldChar w:fldCharType="end"/>
        </w:r>
        <w:r w:rsidRPr="0020423C">
          <w:rPr>
            <w:rStyle w:val="Hyperlink"/>
            <w:noProof/>
          </w:rPr>
          <w:fldChar w:fldCharType="end"/>
        </w:r>
      </w:ins>
    </w:p>
    <w:p w14:paraId="241A7577" w14:textId="2DA369F9" w:rsidR="00CF41A9" w:rsidRDefault="00CF41A9">
      <w:pPr>
        <w:pStyle w:val="TOC5"/>
        <w:rPr>
          <w:ins w:id="133" w:author="Mary Jungers" w:date="2019-11-14T18:59:00Z"/>
          <w:rFonts w:asciiTheme="minorHAnsi" w:eastAsiaTheme="minorEastAsia" w:hAnsiTheme="minorHAnsi" w:cstheme="minorBidi"/>
          <w:noProof/>
          <w:sz w:val="22"/>
          <w:szCs w:val="22"/>
        </w:rPr>
      </w:pPr>
      <w:ins w:id="1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"_Toc24650411"</w:instrText>
        </w:r>
        <w:r w:rsidRPr="0020423C">
          <w:rPr>
            <w:rStyle w:val="Hyperlink"/>
            <w:noProof/>
          </w:rPr>
          <w:instrText xml:space="preserve"> </w:instrText>
        </w:r>
        <w:r w:rsidRPr="0020423C">
          <w:rPr>
            <w:rStyle w:val="Hyperlink"/>
            <w:noProof/>
          </w:rPr>
          <w:fldChar w:fldCharType="separate"/>
        </w:r>
        <w:r w:rsidRPr="0020423C">
          <w:rPr>
            <w:rStyle w:val="Hyperlink"/>
            <w:noProof/>
          </w:rPr>
          <w:t>3.3.4.4.7 TQ1 Timing Quantity Segment</w:t>
        </w:r>
        <w:r>
          <w:rPr>
            <w:noProof/>
            <w:webHidden/>
          </w:rPr>
          <w:tab/>
        </w:r>
        <w:r>
          <w:rPr>
            <w:noProof/>
            <w:webHidden/>
          </w:rPr>
          <w:fldChar w:fldCharType="begin"/>
        </w:r>
        <w:r>
          <w:rPr>
            <w:noProof/>
            <w:webHidden/>
          </w:rPr>
          <w:instrText xml:space="preserve"> PAGEREF _Toc24650411 \h </w:instrText>
        </w:r>
      </w:ins>
      <w:r>
        <w:rPr>
          <w:noProof/>
          <w:webHidden/>
        </w:rPr>
      </w:r>
      <w:r>
        <w:rPr>
          <w:noProof/>
          <w:webHidden/>
        </w:rPr>
        <w:fldChar w:fldCharType="separate"/>
      </w:r>
      <w:ins w:id="135" w:author="Mary Jungers" w:date="2019-11-14T18:59:00Z">
        <w:r>
          <w:rPr>
            <w:noProof/>
            <w:webHidden/>
          </w:rPr>
          <w:t>29</w:t>
        </w:r>
        <w:r>
          <w:rPr>
            <w:noProof/>
            <w:webHidden/>
          </w:rPr>
          <w:fldChar w:fldCharType="end"/>
        </w:r>
        <w:r w:rsidRPr="0020423C">
          <w:rPr>
            <w:rStyle w:val="Hyperlink"/>
            <w:noProof/>
          </w:rPr>
          <w:fldChar w:fldCharType="end"/>
        </w:r>
      </w:ins>
    </w:p>
    <w:p w14:paraId="26192A01" w14:textId="5363B796" w:rsidR="00CF41A9" w:rsidRDefault="00CF41A9">
      <w:pPr>
        <w:pStyle w:val="TOC5"/>
        <w:rPr>
          <w:ins w:id="136" w:author="Mary Jungers" w:date="2019-11-14T18:59:00Z"/>
          <w:rFonts w:asciiTheme="minorHAnsi" w:eastAsiaTheme="minorEastAsia" w:hAnsiTheme="minorHAnsi" w:cstheme="minorBidi"/>
          <w:noProof/>
          <w:sz w:val="22"/>
          <w:szCs w:val="22"/>
        </w:rPr>
      </w:pPr>
      <w:ins w:id="1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"_Toc24650412"</w:instrText>
        </w:r>
        <w:r w:rsidRPr="0020423C">
          <w:rPr>
            <w:rStyle w:val="Hyperlink"/>
            <w:noProof/>
          </w:rPr>
          <w:instrText xml:space="preserve"> </w:instrText>
        </w:r>
        <w:r w:rsidRPr="0020423C">
          <w:rPr>
            <w:rStyle w:val="Hyperlink"/>
            <w:noProof/>
          </w:rPr>
          <w:fldChar w:fldCharType="separate"/>
        </w:r>
        <w:r w:rsidRPr="0020423C">
          <w:rPr>
            <w:rStyle w:val="Hyperlink"/>
            <w:noProof/>
          </w:rPr>
          <w:t>3.3.4.4.8 RXR - Pharmacy/Treatment Route Segment</w:t>
        </w:r>
        <w:r>
          <w:rPr>
            <w:noProof/>
            <w:webHidden/>
          </w:rPr>
          <w:tab/>
        </w:r>
        <w:r>
          <w:rPr>
            <w:noProof/>
            <w:webHidden/>
          </w:rPr>
          <w:fldChar w:fldCharType="begin"/>
        </w:r>
        <w:r>
          <w:rPr>
            <w:noProof/>
            <w:webHidden/>
          </w:rPr>
          <w:instrText xml:space="preserve"> PAGEREF _Toc24650412 \h </w:instrText>
        </w:r>
      </w:ins>
      <w:r>
        <w:rPr>
          <w:noProof/>
          <w:webHidden/>
        </w:rPr>
      </w:r>
      <w:r>
        <w:rPr>
          <w:noProof/>
          <w:webHidden/>
        </w:rPr>
        <w:fldChar w:fldCharType="separate"/>
      </w:r>
      <w:ins w:id="138" w:author="Mary Jungers" w:date="2019-11-14T18:59:00Z">
        <w:r>
          <w:rPr>
            <w:noProof/>
            <w:webHidden/>
          </w:rPr>
          <w:t>31</w:t>
        </w:r>
        <w:r>
          <w:rPr>
            <w:noProof/>
            <w:webHidden/>
          </w:rPr>
          <w:fldChar w:fldCharType="end"/>
        </w:r>
        <w:r w:rsidRPr="0020423C">
          <w:rPr>
            <w:rStyle w:val="Hyperlink"/>
            <w:noProof/>
          </w:rPr>
          <w:fldChar w:fldCharType="end"/>
        </w:r>
      </w:ins>
    </w:p>
    <w:p w14:paraId="2E6D1EB0" w14:textId="0C92DB07" w:rsidR="00CF41A9" w:rsidRDefault="00CF41A9">
      <w:pPr>
        <w:pStyle w:val="TOC5"/>
        <w:rPr>
          <w:ins w:id="139" w:author="Mary Jungers" w:date="2019-11-14T18:59:00Z"/>
          <w:rFonts w:asciiTheme="minorHAnsi" w:eastAsiaTheme="minorEastAsia" w:hAnsiTheme="minorHAnsi" w:cstheme="minorBidi"/>
          <w:noProof/>
          <w:sz w:val="22"/>
          <w:szCs w:val="22"/>
        </w:rPr>
      </w:pPr>
      <w:ins w:id="1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"_Toc24650413"</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3.3.4.4.9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_Toc24650413 \h </w:instrText>
        </w:r>
      </w:ins>
      <w:r>
        <w:rPr>
          <w:noProof/>
          <w:webHidden/>
        </w:rPr>
      </w:r>
      <w:r>
        <w:rPr>
          <w:noProof/>
          <w:webHidden/>
        </w:rPr>
        <w:fldChar w:fldCharType="separate"/>
      </w:r>
      <w:ins w:id="141" w:author="Mary Jungers" w:date="2019-11-14T18:59:00Z">
        <w:r>
          <w:rPr>
            <w:noProof/>
            <w:webHidden/>
          </w:rPr>
          <w:t>33</w:t>
        </w:r>
        <w:r>
          <w:rPr>
            <w:noProof/>
            <w:webHidden/>
          </w:rPr>
          <w:fldChar w:fldCharType="end"/>
        </w:r>
        <w:r w:rsidRPr="0020423C">
          <w:rPr>
            <w:rStyle w:val="Hyperlink"/>
            <w:noProof/>
          </w:rPr>
          <w:fldChar w:fldCharType="end"/>
        </w:r>
      </w:ins>
    </w:p>
    <w:p w14:paraId="2B3F13DD" w14:textId="11CC43C1" w:rsidR="00CF41A9" w:rsidRDefault="00CF41A9">
      <w:pPr>
        <w:pStyle w:val="TOC5"/>
        <w:rPr>
          <w:ins w:id="142" w:author="Mary Jungers" w:date="2019-11-14T18:59:00Z"/>
          <w:rFonts w:asciiTheme="minorHAnsi" w:eastAsiaTheme="minorEastAsia" w:hAnsiTheme="minorHAnsi" w:cstheme="minorBidi"/>
          <w:noProof/>
          <w:sz w:val="22"/>
          <w:szCs w:val="22"/>
        </w:rPr>
      </w:pPr>
      <w:ins w:id="1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"_Toc24650414"</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 Rate change, titration, Bolus from existing infusion, and Multistep</w:t>
        </w:r>
        <w:r>
          <w:rPr>
            <w:noProof/>
            <w:webHidden/>
          </w:rPr>
          <w:tab/>
        </w:r>
        <w:r>
          <w:rPr>
            <w:noProof/>
            <w:webHidden/>
          </w:rPr>
          <w:fldChar w:fldCharType="begin"/>
        </w:r>
        <w:r>
          <w:rPr>
            <w:noProof/>
            <w:webHidden/>
          </w:rPr>
          <w:instrText xml:space="preserve"> PAGEREF _Toc24650414 \h </w:instrText>
        </w:r>
      </w:ins>
      <w:r>
        <w:rPr>
          <w:noProof/>
          <w:webHidden/>
        </w:rPr>
      </w:r>
      <w:r>
        <w:rPr>
          <w:noProof/>
          <w:webHidden/>
        </w:rPr>
        <w:fldChar w:fldCharType="separate"/>
      </w:r>
      <w:ins w:id="144" w:author="Mary Jungers" w:date="2019-11-14T18:59:00Z">
        <w:r>
          <w:rPr>
            <w:noProof/>
            <w:webHidden/>
          </w:rPr>
          <w:t>37</w:t>
        </w:r>
        <w:r>
          <w:rPr>
            <w:noProof/>
            <w:webHidden/>
          </w:rPr>
          <w:fldChar w:fldCharType="end"/>
        </w:r>
        <w:r w:rsidRPr="0020423C">
          <w:rPr>
            <w:rStyle w:val="Hyperlink"/>
            <w:noProof/>
          </w:rPr>
          <w:fldChar w:fldCharType="end"/>
        </w:r>
      </w:ins>
    </w:p>
    <w:p w14:paraId="2DE9DB87" w14:textId="15378DD8" w:rsidR="00CF41A9" w:rsidRDefault="00CF41A9">
      <w:pPr>
        <w:pStyle w:val="TOC6"/>
        <w:rPr>
          <w:ins w:id="145" w:author="Mary Jungers" w:date="2019-11-14T18:59:00Z"/>
          <w:rFonts w:asciiTheme="minorHAnsi" w:eastAsiaTheme="minorEastAsia" w:hAnsiTheme="minorHAnsi" w:cstheme="minorBidi"/>
          <w:noProof/>
          <w:sz w:val="22"/>
          <w:szCs w:val="22"/>
        </w:rPr>
      </w:pPr>
      <w:ins w:id="1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3.3.4.4.10.1 Rate change or titration</w:t>
        </w:r>
        <w:r>
          <w:rPr>
            <w:noProof/>
            <w:webHidden/>
          </w:rPr>
          <w:tab/>
        </w:r>
        <w:r>
          <w:rPr>
            <w:noProof/>
            <w:webHidden/>
          </w:rPr>
          <w:fldChar w:fldCharType="begin"/>
        </w:r>
        <w:r>
          <w:rPr>
            <w:noProof/>
            <w:webHidden/>
          </w:rPr>
          <w:instrText xml:space="preserve"> PAGEREF _Toc24650415 \h </w:instrText>
        </w:r>
      </w:ins>
      <w:r>
        <w:rPr>
          <w:noProof/>
          <w:webHidden/>
        </w:rPr>
      </w:r>
      <w:r>
        <w:rPr>
          <w:noProof/>
          <w:webHidden/>
        </w:rPr>
        <w:fldChar w:fldCharType="separate"/>
      </w:r>
      <w:ins w:id="147" w:author="Mary Jungers" w:date="2019-11-14T18:59:00Z">
        <w:r>
          <w:rPr>
            <w:noProof/>
            <w:webHidden/>
          </w:rPr>
          <w:t>37</w:t>
        </w:r>
        <w:r>
          <w:rPr>
            <w:noProof/>
            <w:webHidden/>
          </w:rPr>
          <w:fldChar w:fldCharType="end"/>
        </w:r>
        <w:r w:rsidRPr="0020423C">
          <w:rPr>
            <w:rStyle w:val="Hyperlink"/>
            <w:noProof/>
          </w:rPr>
          <w:fldChar w:fldCharType="end"/>
        </w:r>
      </w:ins>
    </w:p>
    <w:p w14:paraId="7F97A680" w14:textId="523BBCD9" w:rsidR="00CF41A9" w:rsidRDefault="00CF41A9">
      <w:pPr>
        <w:pStyle w:val="TOC6"/>
        <w:rPr>
          <w:ins w:id="148" w:author="Mary Jungers" w:date="2019-11-14T18:59:00Z"/>
          <w:rFonts w:asciiTheme="minorHAnsi" w:eastAsiaTheme="minorEastAsia" w:hAnsiTheme="minorHAnsi" w:cstheme="minorBidi"/>
          <w:noProof/>
          <w:sz w:val="22"/>
          <w:szCs w:val="22"/>
        </w:rPr>
      </w:pPr>
      <w:ins w:id="1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"_Toc24650416"</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3.3.4.4.10.2 Bolus from existing infusion</w:t>
        </w:r>
        <w:r>
          <w:rPr>
            <w:noProof/>
            <w:webHidden/>
          </w:rPr>
          <w:tab/>
        </w:r>
        <w:r>
          <w:rPr>
            <w:noProof/>
            <w:webHidden/>
          </w:rPr>
          <w:fldChar w:fldCharType="begin"/>
        </w:r>
        <w:r>
          <w:rPr>
            <w:noProof/>
            <w:webHidden/>
          </w:rPr>
          <w:instrText xml:space="preserve"> PAGEREF _Toc24650416 \h </w:instrText>
        </w:r>
      </w:ins>
      <w:r>
        <w:rPr>
          <w:noProof/>
          <w:webHidden/>
        </w:rPr>
      </w:r>
      <w:r>
        <w:rPr>
          <w:noProof/>
          <w:webHidden/>
        </w:rPr>
        <w:fldChar w:fldCharType="separate"/>
      </w:r>
      <w:ins w:id="150" w:author="Mary Jungers" w:date="2019-11-14T18:59:00Z">
        <w:r>
          <w:rPr>
            <w:noProof/>
            <w:webHidden/>
          </w:rPr>
          <w:t>37</w:t>
        </w:r>
        <w:r>
          <w:rPr>
            <w:noProof/>
            <w:webHidden/>
          </w:rPr>
          <w:fldChar w:fldCharType="end"/>
        </w:r>
        <w:r w:rsidRPr="0020423C">
          <w:rPr>
            <w:rStyle w:val="Hyperlink"/>
            <w:noProof/>
          </w:rPr>
          <w:fldChar w:fldCharType="end"/>
        </w:r>
      </w:ins>
    </w:p>
    <w:p w14:paraId="77DB823E" w14:textId="69FDA914" w:rsidR="00CF41A9" w:rsidRDefault="00CF41A9">
      <w:pPr>
        <w:pStyle w:val="TOC6"/>
        <w:rPr>
          <w:ins w:id="151" w:author="Mary Jungers" w:date="2019-11-14T18:59:00Z"/>
          <w:rFonts w:asciiTheme="minorHAnsi" w:eastAsiaTheme="minorEastAsia" w:hAnsiTheme="minorHAnsi" w:cstheme="minorBidi"/>
          <w:noProof/>
          <w:sz w:val="22"/>
          <w:szCs w:val="22"/>
        </w:rPr>
      </w:pPr>
      <w:ins w:id="1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"_Toc24650417"</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3.3.4.4.10.3 Multistep</w:t>
        </w:r>
        <w:r>
          <w:rPr>
            <w:noProof/>
            <w:webHidden/>
          </w:rPr>
          <w:tab/>
        </w:r>
        <w:r>
          <w:rPr>
            <w:noProof/>
            <w:webHidden/>
          </w:rPr>
          <w:fldChar w:fldCharType="begin"/>
        </w:r>
        <w:r>
          <w:rPr>
            <w:noProof/>
            <w:webHidden/>
          </w:rPr>
          <w:instrText xml:space="preserve"> PAGEREF _Toc24650417 \h </w:instrText>
        </w:r>
      </w:ins>
      <w:r>
        <w:rPr>
          <w:noProof/>
          <w:webHidden/>
        </w:rPr>
      </w:r>
      <w:r>
        <w:rPr>
          <w:noProof/>
          <w:webHidden/>
        </w:rPr>
        <w:fldChar w:fldCharType="separate"/>
      </w:r>
      <w:ins w:id="153" w:author="Mary Jungers" w:date="2019-11-14T18:59:00Z">
        <w:r>
          <w:rPr>
            <w:noProof/>
            <w:webHidden/>
          </w:rPr>
          <w:t>39</w:t>
        </w:r>
        <w:r>
          <w:rPr>
            <w:noProof/>
            <w:webHidden/>
          </w:rPr>
          <w:fldChar w:fldCharType="end"/>
        </w:r>
        <w:r w:rsidRPr="0020423C">
          <w:rPr>
            <w:rStyle w:val="Hyperlink"/>
            <w:noProof/>
          </w:rPr>
          <w:fldChar w:fldCharType="end"/>
        </w:r>
      </w:ins>
    </w:p>
    <w:p w14:paraId="3B208D91" w14:textId="34E4D803" w:rsidR="00CF41A9" w:rsidRDefault="00CF41A9">
      <w:pPr>
        <w:pStyle w:val="TOC5"/>
        <w:rPr>
          <w:ins w:id="154" w:author="Mary Jungers" w:date="2019-11-14T18:59:00Z"/>
          <w:rFonts w:asciiTheme="minorHAnsi" w:eastAsiaTheme="minorEastAsia" w:hAnsiTheme="minorHAnsi" w:cstheme="minorBidi"/>
          <w:noProof/>
          <w:sz w:val="22"/>
          <w:szCs w:val="22"/>
        </w:rPr>
      </w:pPr>
      <w:ins w:id="1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"_Toc24650418"</w:instrText>
        </w:r>
        <w:r w:rsidRPr="0020423C">
          <w:rPr>
            <w:rStyle w:val="Hyperlink"/>
            <w:noProof/>
          </w:rPr>
          <w:instrText xml:space="preserve"> </w:instrText>
        </w:r>
        <w:r w:rsidRPr="0020423C">
          <w:rPr>
            <w:rStyle w:val="Hyperlink"/>
            <w:noProof/>
          </w:rPr>
          <w:fldChar w:fldCharType="separate"/>
        </w:r>
        <w:r w:rsidRPr="0020423C">
          <w:rPr>
            <w:rStyle w:val="Hyperlink"/>
            <w:noProof/>
          </w:rPr>
          <w:t>3.3.4.4.11 Expected Actions</w:t>
        </w:r>
        <w:r>
          <w:rPr>
            <w:noProof/>
            <w:webHidden/>
          </w:rPr>
          <w:tab/>
        </w:r>
        <w:r>
          <w:rPr>
            <w:noProof/>
            <w:webHidden/>
          </w:rPr>
          <w:fldChar w:fldCharType="begin"/>
        </w:r>
        <w:r>
          <w:rPr>
            <w:noProof/>
            <w:webHidden/>
          </w:rPr>
          <w:instrText xml:space="preserve"> PAGEREF _Toc24650418 \h </w:instrText>
        </w:r>
      </w:ins>
      <w:r>
        <w:rPr>
          <w:noProof/>
          <w:webHidden/>
        </w:rPr>
      </w:r>
      <w:r>
        <w:rPr>
          <w:noProof/>
          <w:webHidden/>
        </w:rPr>
        <w:fldChar w:fldCharType="separate"/>
      </w:r>
      <w:ins w:id="156" w:author="Mary Jungers" w:date="2019-11-14T18:59:00Z">
        <w:r>
          <w:rPr>
            <w:noProof/>
            <w:webHidden/>
          </w:rPr>
          <w:t>40</w:t>
        </w:r>
        <w:r>
          <w:rPr>
            <w:noProof/>
            <w:webHidden/>
          </w:rPr>
          <w:fldChar w:fldCharType="end"/>
        </w:r>
        <w:r w:rsidRPr="0020423C">
          <w:rPr>
            <w:rStyle w:val="Hyperlink"/>
            <w:noProof/>
          </w:rPr>
          <w:fldChar w:fldCharType="end"/>
        </w:r>
      </w:ins>
    </w:p>
    <w:p w14:paraId="6AE3D60E" w14:textId="37595BE0" w:rsidR="00CF41A9" w:rsidRDefault="00CF41A9">
      <w:pPr>
        <w:pStyle w:val="TOC3"/>
        <w:rPr>
          <w:ins w:id="157" w:author="Mary Jungers" w:date="2019-11-14T18:59:00Z"/>
          <w:rFonts w:asciiTheme="minorHAnsi" w:eastAsiaTheme="minorEastAsia" w:hAnsiTheme="minorHAnsi" w:cstheme="minorBidi"/>
          <w:noProof/>
          <w:sz w:val="22"/>
          <w:szCs w:val="22"/>
        </w:rPr>
      </w:pPr>
      <w:ins w:id="1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"_Toc24650419"</w:instrText>
        </w:r>
        <w:r w:rsidRPr="0020423C">
          <w:rPr>
            <w:rStyle w:val="Hyperlink"/>
            <w:noProof/>
          </w:rPr>
          <w:instrText xml:space="preserve"> </w:instrText>
        </w:r>
        <w:r w:rsidRPr="0020423C">
          <w:rPr>
            <w:rStyle w:val="Hyperlink"/>
            <w:noProof/>
          </w:rPr>
          <w:fldChar w:fldCharType="separate"/>
        </w:r>
        <w:r w:rsidRPr="0020423C">
          <w:rPr>
            <w:rStyle w:val="Hyperlink"/>
            <w:noProof/>
          </w:rPr>
          <w:t>3.3.5 RRG^O16^RRG_O16 Pharmacy/Treatment Give Acknowledgement Message</w:t>
        </w:r>
        <w:r>
          <w:rPr>
            <w:noProof/>
            <w:webHidden/>
          </w:rPr>
          <w:tab/>
        </w:r>
        <w:r>
          <w:rPr>
            <w:noProof/>
            <w:webHidden/>
          </w:rPr>
          <w:fldChar w:fldCharType="begin"/>
        </w:r>
        <w:r>
          <w:rPr>
            <w:noProof/>
            <w:webHidden/>
          </w:rPr>
          <w:instrText xml:space="preserve"> PAGEREF _Toc24650419 \h </w:instrText>
        </w:r>
      </w:ins>
      <w:r>
        <w:rPr>
          <w:noProof/>
          <w:webHidden/>
        </w:rPr>
      </w:r>
      <w:r>
        <w:rPr>
          <w:noProof/>
          <w:webHidden/>
        </w:rPr>
        <w:fldChar w:fldCharType="separate"/>
      </w:r>
      <w:ins w:id="159" w:author="Mary Jungers" w:date="2019-11-14T18:59:00Z">
        <w:r>
          <w:rPr>
            <w:noProof/>
            <w:webHidden/>
          </w:rPr>
          <w:t>41</w:t>
        </w:r>
        <w:r>
          <w:rPr>
            <w:noProof/>
            <w:webHidden/>
          </w:rPr>
          <w:fldChar w:fldCharType="end"/>
        </w:r>
        <w:r w:rsidRPr="0020423C">
          <w:rPr>
            <w:rStyle w:val="Hyperlink"/>
            <w:noProof/>
          </w:rPr>
          <w:fldChar w:fldCharType="end"/>
        </w:r>
      </w:ins>
    </w:p>
    <w:p w14:paraId="4197C3E2" w14:textId="2D4E0273" w:rsidR="00CF41A9" w:rsidRDefault="00CF41A9">
      <w:pPr>
        <w:pStyle w:val="TOC4"/>
        <w:rPr>
          <w:ins w:id="160" w:author="Mary Jungers" w:date="2019-11-14T18:59:00Z"/>
          <w:rFonts w:asciiTheme="minorHAnsi" w:eastAsiaTheme="minorEastAsia" w:hAnsiTheme="minorHAnsi" w:cstheme="minorBidi"/>
          <w:noProof/>
          <w:sz w:val="22"/>
          <w:szCs w:val="22"/>
        </w:rPr>
      </w:pPr>
      <w:ins w:id="1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"_Toc24650420"</w:instrText>
        </w:r>
        <w:r w:rsidRPr="0020423C">
          <w:rPr>
            <w:rStyle w:val="Hyperlink"/>
            <w:noProof/>
          </w:rPr>
          <w:instrText xml:space="preserve"> </w:instrText>
        </w:r>
        <w:r w:rsidRPr="0020423C">
          <w:rPr>
            <w:rStyle w:val="Hyperlink"/>
            <w:noProof/>
          </w:rPr>
          <w:fldChar w:fldCharType="separate"/>
        </w:r>
        <w:r w:rsidRPr="0020423C">
          <w:rPr>
            <w:rStyle w:val="Hyperlink"/>
            <w:noProof/>
          </w:rPr>
          <w:t>3.3.5.1 MSH – Message Header Segment</w:t>
        </w:r>
        <w:r>
          <w:rPr>
            <w:noProof/>
            <w:webHidden/>
          </w:rPr>
          <w:tab/>
        </w:r>
        <w:r>
          <w:rPr>
            <w:noProof/>
            <w:webHidden/>
          </w:rPr>
          <w:fldChar w:fldCharType="begin"/>
        </w:r>
        <w:r>
          <w:rPr>
            <w:noProof/>
            <w:webHidden/>
          </w:rPr>
          <w:instrText xml:space="preserve"> PAGEREF _Toc24650420 \h </w:instrText>
        </w:r>
      </w:ins>
      <w:r>
        <w:rPr>
          <w:noProof/>
          <w:webHidden/>
        </w:rPr>
      </w:r>
      <w:r>
        <w:rPr>
          <w:noProof/>
          <w:webHidden/>
        </w:rPr>
        <w:fldChar w:fldCharType="separate"/>
      </w:r>
      <w:ins w:id="162" w:author="Mary Jungers" w:date="2019-11-14T18:59:00Z">
        <w:r>
          <w:rPr>
            <w:noProof/>
            <w:webHidden/>
          </w:rPr>
          <w:t>42</w:t>
        </w:r>
        <w:r>
          <w:rPr>
            <w:noProof/>
            <w:webHidden/>
          </w:rPr>
          <w:fldChar w:fldCharType="end"/>
        </w:r>
        <w:r w:rsidRPr="0020423C">
          <w:rPr>
            <w:rStyle w:val="Hyperlink"/>
            <w:noProof/>
          </w:rPr>
          <w:fldChar w:fldCharType="end"/>
        </w:r>
      </w:ins>
    </w:p>
    <w:p w14:paraId="7642850C" w14:textId="2B72FF4D" w:rsidR="00CF41A9" w:rsidRDefault="00CF41A9">
      <w:pPr>
        <w:pStyle w:val="TOC4"/>
        <w:rPr>
          <w:ins w:id="163" w:author="Mary Jungers" w:date="2019-11-14T18:59:00Z"/>
          <w:rFonts w:asciiTheme="minorHAnsi" w:eastAsiaTheme="minorEastAsia" w:hAnsiTheme="minorHAnsi" w:cstheme="minorBidi"/>
          <w:noProof/>
          <w:sz w:val="22"/>
          <w:szCs w:val="22"/>
        </w:rPr>
      </w:pPr>
      <w:ins w:id="1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"_Toc24650421"</w:instrText>
        </w:r>
        <w:r w:rsidRPr="0020423C">
          <w:rPr>
            <w:rStyle w:val="Hyperlink"/>
            <w:noProof/>
          </w:rPr>
          <w:instrText xml:space="preserve"> </w:instrText>
        </w:r>
        <w:r w:rsidRPr="0020423C">
          <w:rPr>
            <w:rStyle w:val="Hyperlink"/>
            <w:noProof/>
          </w:rPr>
          <w:fldChar w:fldCharType="separate"/>
        </w:r>
        <w:r w:rsidRPr="0020423C">
          <w:rPr>
            <w:rStyle w:val="Hyperlink"/>
            <w:noProof/>
          </w:rPr>
          <w:t>3.3.5.2 MSA - Message Acknowledgement segment</w:t>
        </w:r>
        <w:r>
          <w:rPr>
            <w:noProof/>
            <w:webHidden/>
          </w:rPr>
          <w:tab/>
        </w:r>
        <w:r>
          <w:rPr>
            <w:noProof/>
            <w:webHidden/>
          </w:rPr>
          <w:fldChar w:fldCharType="begin"/>
        </w:r>
        <w:r>
          <w:rPr>
            <w:noProof/>
            <w:webHidden/>
          </w:rPr>
          <w:instrText xml:space="preserve"> PAGEREF _Toc24650421 \h </w:instrText>
        </w:r>
      </w:ins>
      <w:r>
        <w:rPr>
          <w:noProof/>
          <w:webHidden/>
        </w:rPr>
      </w:r>
      <w:r>
        <w:rPr>
          <w:noProof/>
          <w:webHidden/>
        </w:rPr>
        <w:fldChar w:fldCharType="separate"/>
      </w:r>
      <w:ins w:id="165" w:author="Mary Jungers" w:date="2019-11-14T18:59:00Z">
        <w:r>
          <w:rPr>
            <w:noProof/>
            <w:webHidden/>
          </w:rPr>
          <w:t>42</w:t>
        </w:r>
        <w:r>
          <w:rPr>
            <w:noProof/>
            <w:webHidden/>
          </w:rPr>
          <w:fldChar w:fldCharType="end"/>
        </w:r>
        <w:r w:rsidRPr="0020423C">
          <w:rPr>
            <w:rStyle w:val="Hyperlink"/>
            <w:noProof/>
          </w:rPr>
          <w:fldChar w:fldCharType="end"/>
        </w:r>
      </w:ins>
    </w:p>
    <w:p w14:paraId="70F7164A" w14:textId="3C612CC1" w:rsidR="00CF41A9" w:rsidRDefault="00CF41A9">
      <w:pPr>
        <w:pStyle w:val="TOC4"/>
        <w:rPr>
          <w:ins w:id="166" w:author="Mary Jungers" w:date="2019-11-14T18:59:00Z"/>
          <w:rFonts w:asciiTheme="minorHAnsi" w:eastAsiaTheme="minorEastAsia" w:hAnsiTheme="minorHAnsi" w:cstheme="minorBidi"/>
          <w:noProof/>
          <w:sz w:val="22"/>
          <w:szCs w:val="22"/>
        </w:rPr>
      </w:pPr>
      <w:ins w:id="1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"_Toc24650422"</w:instrText>
        </w:r>
        <w:r w:rsidRPr="0020423C">
          <w:rPr>
            <w:rStyle w:val="Hyperlink"/>
            <w:noProof/>
          </w:rPr>
          <w:instrText xml:space="preserve"> </w:instrText>
        </w:r>
        <w:r w:rsidRPr="0020423C">
          <w:rPr>
            <w:rStyle w:val="Hyperlink"/>
            <w:noProof/>
          </w:rPr>
          <w:fldChar w:fldCharType="separate"/>
        </w:r>
        <w:r w:rsidRPr="0020423C">
          <w:rPr>
            <w:rStyle w:val="Hyperlink"/>
            <w:noProof/>
          </w:rPr>
          <w:t>3.3.5.3 ERR - Error segment</w:t>
        </w:r>
        <w:r>
          <w:rPr>
            <w:noProof/>
            <w:webHidden/>
          </w:rPr>
          <w:tab/>
        </w:r>
        <w:r>
          <w:rPr>
            <w:noProof/>
            <w:webHidden/>
          </w:rPr>
          <w:fldChar w:fldCharType="begin"/>
        </w:r>
        <w:r>
          <w:rPr>
            <w:noProof/>
            <w:webHidden/>
          </w:rPr>
          <w:instrText xml:space="preserve"> PAGEREF _Toc24650422 \h </w:instrText>
        </w:r>
      </w:ins>
      <w:r>
        <w:rPr>
          <w:noProof/>
          <w:webHidden/>
        </w:rPr>
      </w:r>
      <w:r>
        <w:rPr>
          <w:noProof/>
          <w:webHidden/>
        </w:rPr>
        <w:fldChar w:fldCharType="separate"/>
      </w:r>
      <w:ins w:id="168" w:author="Mary Jungers" w:date="2019-11-14T18:59:00Z">
        <w:r>
          <w:rPr>
            <w:noProof/>
            <w:webHidden/>
          </w:rPr>
          <w:t>42</w:t>
        </w:r>
        <w:r>
          <w:rPr>
            <w:noProof/>
            <w:webHidden/>
          </w:rPr>
          <w:fldChar w:fldCharType="end"/>
        </w:r>
        <w:r w:rsidRPr="0020423C">
          <w:rPr>
            <w:rStyle w:val="Hyperlink"/>
            <w:noProof/>
          </w:rPr>
          <w:fldChar w:fldCharType="end"/>
        </w:r>
      </w:ins>
    </w:p>
    <w:p w14:paraId="521F1BAE" w14:textId="77CBDAC9" w:rsidR="00CF41A9" w:rsidRDefault="00CF41A9">
      <w:pPr>
        <w:pStyle w:val="TOC2"/>
        <w:rPr>
          <w:ins w:id="169" w:author="Mary Jungers" w:date="2019-11-14T18:59:00Z"/>
          <w:rFonts w:asciiTheme="minorHAnsi" w:eastAsiaTheme="minorEastAsia" w:hAnsiTheme="minorHAnsi" w:cstheme="minorBidi"/>
          <w:noProof/>
          <w:sz w:val="22"/>
          <w:szCs w:val="22"/>
        </w:rPr>
      </w:pPr>
      <w:ins w:id="1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"_Toc24650423"</w:instrText>
        </w:r>
        <w:r w:rsidRPr="0020423C">
          <w:rPr>
            <w:rStyle w:val="Hyperlink"/>
            <w:noProof/>
          </w:rPr>
          <w:instrText xml:space="preserve"> </w:instrText>
        </w:r>
        <w:r w:rsidRPr="0020423C">
          <w:rPr>
            <w:rStyle w:val="Hyperlink"/>
            <w:noProof/>
          </w:rPr>
          <w:fldChar w:fldCharType="separate"/>
        </w:r>
        <w:r w:rsidRPr="0020423C">
          <w:rPr>
            <w:rStyle w:val="Hyperlink"/>
            <w:noProof/>
          </w:rPr>
          <w:t>3.4 Report Alert [PCD-04]</w:t>
        </w:r>
        <w:r>
          <w:rPr>
            <w:noProof/>
            <w:webHidden/>
          </w:rPr>
          <w:tab/>
        </w:r>
        <w:r>
          <w:rPr>
            <w:noProof/>
            <w:webHidden/>
          </w:rPr>
          <w:fldChar w:fldCharType="begin"/>
        </w:r>
        <w:r>
          <w:rPr>
            <w:noProof/>
            <w:webHidden/>
          </w:rPr>
          <w:instrText xml:space="preserve"> PAGEREF _Toc24650423 \h </w:instrText>
        </w:r>
      </w:ins>
      <w:r>
        <w:rPr>
          <w:noProof/>
          <w:webHidden/>
        </w:rPr>
      </w:r>
      <w:r>
        <w:rPr>
          <w:noProof/>
          <w:webHidden/>
        </w:rPr>
        <w:fldChar w:fldCharType="separate"/>
      </w:r>
      <w:ins w:id="171" w:author="Mary Jungers" w:date="2019-11-14T18:59:00Z">
        <w:r>
          <w:rPr>
            <w:noProof/>
            <w:webHidden/>
          </w:rPr>
          <w:t>42</w:t>
        </w:r>
        <w:r>
          <w:rPr>
            <w:noProof/>
            <w:webHidden/>
          </w:rPr>
          <w:fldChar w:fldCharType="end"/>
        </w:r>
        <w:r w:rsidRPr="0020423C">
          <w:rPr>
            <w:rStyle w:val="Hyperlink"/>
            <w:noProof/>
          </w:rPr>
          <w:fldChar w:fldCharType="end"/>
        </w:r>
      </w:ins>
    </w:p>
    <w:p w14:paraId="0E75B35D" w14:textId="7C4C4B2F" w:rsidR="00CF41A9" w:rsidRDefault="00CF41A9">
      <w:pPr>
        <w:pStyle w:val="TOC3"/>
        <w:rPr>
          <w:ins w:id="172" w:author="Mary Jungers" w:date="2019-11-14T18:59:00Z"/>
          <w:rFonts w:asciiTheme="minorHAnsi" w:eastAsiaTheme="minorEastAsia" w:hAnsiTheme="minorHAnsi" w:cstheme="minorBidi"/>
          <w:noProof/>
          <w:sz w:val="22"/>
          <w:szCs w:val="22"/>
        </w:rPr>
      </w:pPr>
      <w:ins w:id="1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"_Toc24650424"</w:instrText>
        </w:r>
        <w:r w:rsidRPr="0020423C">
          <w:rPr>
            <w:rStyle w:val="Hyperlink"/>
            <w:noProof/>
          </w:rPr>
          <w:instrText xml:space="preserve"> </w:instrText>
        </w:r>
        <w:r w:rsidRPr="0020423C">
          <w:rPr>
            <w:rStyle w:val="Hyperlink"/>
            <w:noProof/>
          </w:rPr>
          <w:fldChar w:fldCharType="separate"/>
        </w:r>
        <w:r w:rsidRPr="0020423C">
          <w:rPr>
            <w:rStyle w:val="Hyperlink"/>
            <w:noProof/>
          </w:rPr>
          <w:t>3.4.1 Scope</w:t>
        </w:r>
        <w:r>
          <w:rPr>
            <w:noProof/>
            <w:webHidden/>
          </w:rPr>
          <w:tab/>
        </w:r>
        <w:r>
          <w:rPr>
            <w:noProof/>
            <w:webHidden/>
          </w:rPr>
          <w:fldChar w:fldCharType="begin"/>
        </w:r>
        <w:r>
          <w:rPr>
            <w:noProof/>
            <w:webHidden/>
          </w:rPr>
          <w:instrText xml:space="preserve"> PAGEREF _Toc24650424 \h </w:instrText>
        </w:r>
      </w:ins>
      <w:r>
        <w:rPr>
          <w:noProof/>
          <w:webHidden/>
        </w:rPr>
      </w:r>
      <w:r>
        <w:rPr>
          <w:noProof/>
          <w:webHidden/>
        </w:rPr>
        <w:fldChar w:fldCharType="separate"/>
      </w:r>
      <w:ins w:id="174" w:author="Mary Jungers" w:date="2019-11-14T18:59:00Z">
        <w:r>
          <w:rPr>
            <w:noProof/>
            <w:webHidden/>
          </w:rPr>
          <w:t>43</w:t>
        </w:r>
        <w:r>
          <w:rPr>
            <w:noProof/>
            <w:webHidden/>
          </w:rPr>
          <w:fldChar w:fldCharType="end"/>
        </w:r>
        <w:r w:rsidRPr="0020423C">
          <w:rPr>
            <w:rStyle w:val="Hyperlink"/>
            <w:noProof/>
          </w:rPr>
          <w:fldChar w:fldCharType="end"/>
        </w:r>
      </w:ins>
    </w:p>
    <w:p w14:paraId="546E9F65" w14:textId="3EF114AE" w:rsidR="00CF41A9" w:rsidRDefault="00CF41A9">
      <w:pPr>
        <w:pStyle w:val="TOC3"/>
        <w:rPr>
          <w:ins w:id="175" w:author="Mary Jungers" w:date="2019-11-14T18:59:00Z"/>
          <w:rFonts w:asciiTheme="minorHAnsi" w:eastAsiaTheme="minorEastAsia" w:hAnsiTheme="minorHAnsi" w:cstheme="minorBidi"/>
          <w:noProof/>
          <w:sz w:val="22"/>
          <w:szCs w:val="22"/>
        </w:rPr>
      </w:pPr>
      <w:ins w:id="1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"_Toc24650425"</w:instrText>
        </w:r>
        <w:r w:rsidRPr="0020423C">
          <w:rPr>
            <w:rStyle w:val="Hyperlink"/>
            <w:noProof/>
          </w:rPr>
          <w:instrText xml:space="preserve"> </w:instrText>
        </w:r>
        <w:r w:rsidRPr="0020423C">
          <w:rPr>
            <w:rStyle w:val="Hyperlink"/>
            <w:noProof/>
          </w:rPr>
          <w:fldChar w:fldCharType="separate"/>
        </w:r>
        <w:r w:rsidRPr="0020423C">
          <w:rPr>
            <w:rStyle w:val="Hyperlink"/>
            <w:noProof/>
          </w:rPr>
          <w:t>3.4.2 Use Case Roles</w:t>
        </w:r>
        <w:r>
          <w:rPr>
            <w:noProof/>
            <w:webHidden/>
          </w:rPr>
          <w:tab/>
        </w:r>
        <w:r>
          <w:rPr>
            <w:noProof/>
            <w:webHidden/>
          </w:rPr>
          <w:fldChar w:fldCharType="begin"/>
        </w:r>
        <w:r>
          <w:rPr>
            <w:noProof/>
            <w:webHidden/>
          </w:rPr>
          <w:instrText xml:space="preserve"> PAGEREF _Toc24650425 \h </w:instrText>
        </w:r>
      </w:ins>
      <w:r>
        <w:rPr>
          <w:noProof/>
          <w:webHidden/>
        </w:rPr>
      </w:r>
      <w:r>
        <w:rPr>
          <w:noProof/>
          <w:webHidden/>
        </w:rPr>
        <w:fldChar w:fldCharType="separate"/>
      </w:r>
      <w:ins w:id="177" w:author="Mary Jungers" w:date="2019-11-14T18:59:00Z">
        <w:r>
          <w:rPr>
            <w:noProof/>
            <w:webHidden/>
          </w:rPr>
          <w:t>43</w:t>
        </w:r>
        <w:r>
          <w:rPr>
            <w:noProof/>
            <w:webHidden/>
          </w:rPr>
          <w:fldChar w:fldCharType="end"/>
        </w:r>
        <w:r w:rsidRPr="0020423C">
          <w:rPr>
            <w:rStyle w:val="Hyperlink"/>
            <w:noProof/>
          </w:rPr>
          <w:fldChar w:fldCharType="end"/>
        </w:r>
      </w:ins>
    </w:p>
    <w:p w14:paraId="32E5D0C4" w14:textId="4C1A1E6B" w:rsidR="00CF41A9" w:rsidRDefault="00CF41A9">
      <w:pPr>
        <w:pStyle w:val="TOC3"/>
        <w:rPr>
          <w:ins w:id="178" w:author="Mary Jungers" w:date="2019-11-14T18:59:00Z"/>
          <w:rFonts w:asciiTheme="minorHAnsi" w:eastAsiaTheme="minorEastAsia" w:hAnsiTheme="minorHAnsi" w:cstheme="minorBidi"/>
          <w:noProof/>
          <w:sz w:val="22"/>
          <w:szCs w:val="22"/>
        </w:rPr>
      </w:pPr>
      <w:ins w:id="1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"_Toc24650426"</w:instrText>
        </w:r>
        <w:r w:rsidRPr="0020423C">
          <w:rPr>
            <w:rStyle w:val="Hyperlink"/>
            <w:noProof/>
          </w:rPr>
          <w:instrText xml:space="preserve"> </w:instrText>
        </w:r>
        <w:r w:rsidRPr="0020423C">
          <w:rPr>
            <w:rStyle w:val="Hyperlink"/>
            <w:noProof/>
          </w:rPr>
          <w:fldChar w:fldCharType="separate"/>
        </w:r>
        <w:r w:rsidRPr="0020423C">
          <w:rPr>
            <w:rStyle w:val="Hyperlink"/>
            <w:noProof/>
          </w:rPr>
          <w:t>3.4.3 Referenced Standards</w:t>
        </w:r>
        <w:r>
          <w:rPr>
            <w:noProof/>
            <w:webHidden/>
          </w:rPr>
          <w:tab/>
        </w:r>
        <w:r>
          <w:rPr>
            <w:noProof/>
            <w:webHidden/>
          </w:rPr>
          <w:fldChar w:fldCharType="begin"/>
        </w:r>
        <w:r>
          <w:rPr>
            <w:noProof/>
            <w:webHidden/>
          </w:rPr>
          <w:instrText xml:space="preserve"> PAGEREF _Toc24650426 \h </w:instrText>
        </w:r>
      </w:ins>
      <w:r>
        <w:rPr>
          <w:noProof/>
          <w:webHidden/>
        </w:rPr>
      </w:r>
      <w:r>
        <w:rPr>
          <w:noProof/>
          <w:webHidden/>
        </w:rPr>
        <w:fldChar w:fldCharType="separate"/>
      </w:r>
      <w:ins w:id="180" w:author="Mary Jungers" w:date="2019-11-14T18:59:00Z">
        <w:r>
          <w:rPr>
            <w:noProof/>
            <w:webHidden/>
          </w:rPr>
          <w:t>43</w:t>
        </w:r>
        <w:r>
          <w:rPr>
            <w:noProof/>
            <w:webHidden/>
          </w:rPr>
          <w:fldChar w:fldCharType="end"/>
        </w:r>
        <w:r w:rsidRPr="0020423C">
          <w:rPr>
            <w:rStyle w:val="Hyperlink"/>
            <w:noProof/>
          </w:rPr>
          <w:fldChar w:fldCharType="end"/>
        </w:r>
      </w:ins>
    </w:p>
    <w:p w14:paraId="3586B856" w14:textId="67F1F09D" w:rsidR="00CF41A9" w:rsidRDefault="00CF41A9">
      <w:pPr>
        <w:pStyle w:val="TOC3"/>
        <w:rPr>
          <w:ins w:id="181" w:author="Mary Jungers" w:date="2019-11-14T18:59:00Z"/>
          <w:rFonts w:asciiTheme="minorHAnsi" w:eastAsiaTheme="minorEastAsia" w:hAnsiTheme="minorHAnsi" w:cstheme="minorBidi"/>
          <w:noProof/>
          <w:sz w:val="22"/>
          <w:szCs w:val="22"/>
        </w:rPr>
      </w:pPr>
      <w:ins w:id="1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"_Toc24650427"</w:instrText>
        </w:r>
        <w:r w:rsidRPr="0020423C">
          <w:rPr>
            <w:rStyle w:val="Hyperlink"/>
            <w:noProof/>
          </w:rPr>
          <w:instrText xml:space="preserve"> </w:instrText>
        </w:r>
        <w:r w:rsidRPr="0020423C">
          <w:rPr>
            <w:rStyle w:val="Hyperlink"/>
            <w:noProof/>
          </w:rPr>
          <w:fldChar w:fldCharType="separate"/>
        </w:r>
        <w:r w:rsidRPr="0020423C">
          <w:rPr>
            <w:rStyle w:val="Hyperlink"/>
            <w:noProof/>
          </w:rPr>
          <w:t>3.4.4 Messages</w:t>
        </w:r>
        <w:r>
          <w:rPr>
            <w:noProof/>
            <w:webHidden/>
          </w:rPr>
          <w:tab/>
        </w:r>
        <w:r>
          <w:rPr>
            <w:noProof/>
            <w:webHidden/>
          </w:rPr>
          <w:fldChar w:fldCharType="begin"/>
        </w:r>
        <w:r>
          <w:rPr>
            <w:noProof/>
            <w:webHidden/>
          </w:rPr>
          <w:instrText xml:space="preserve"> PAGEREF _Toc24650427 \h </w:instrText>
        </w:r>
      </w:ins>
      <w:r>
        <w:rPr>
          <w:noProof/>
          <w:webHidden/>
        </w:rPr>
      </w:r>
      <w:r>
        <w:rPr>
          <w:noProof/>
          <w:webHidden/>
        </w:rPr>
        <w:fldChar w:fldCharType="separate"/>
      </w:r>
      <w:ins w:id="183" w:author="Mary Jungers" w:date="2019-11-14T18:59:00Z">
        <w:r>
          <w:rPr>
            <w:noProof/>
            <w:webHidden/>
          </w:rPr>
          <w:t>44</w:t>
        </w:r>
        <w:r>
          <w:rPr>
            <w:noProof/>
            <w:webHidden/>
          </w:rPr>
          <w:fldChar w:fldCharType="end"/>
        </w:r>
        <w:r w:rsidRPr="0020423C">
          <w:rPr>
            <w:rStyle w:val="Hyperlink"/>
            <w:noProof/>
          </w:rPr>
          <w:fldChar w:fldCharType="end"/>
        </w:r>
      </w:ins>
    </w:p>
    <w:p w14:paraId="0C5A7983" w14:textId="110F37D8" w:rsidR="00CF41A9" w:rsidRDefault="00CF41A9">
      <w:pPr>
        <w:pStyle w:val="TOC4"/>
        <w:rPr>
          <w:ins w:id="184" w:author="Mary Jungers" w:date="2019-11-14T18:59:00Z"/>
          <w:rFonts w:asciiTheme="minorHAnsi" w:eastAsiaTheme="minorEastAsia" w:hAnsiTheme="minorHAnsi" w:cstheme="minorBidi"/>
          <w:noProof/>
          <w:sz w:val="22"/>
          <w:szCs w:val="22"/>
        </w:rPr>
      </w:pPr>
      <w:ins w:id="1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"_Toc24650428"</w:instrText>
        </w:r>
        <w:r w:rsidRPr="0020423C">
          <w:rPr>
            <w:rStyle w:val="Hyperlink"/>
            <w:noProof/>
          </w:rPr>
          <w:instrText xml:space="preserve"> </w:instrText>
        </w:r>
        <w:r w:rsidRPr="0020423C">
          <w:rPr>
            <w:rStyle w:val="Hyperlink"/>
            <w:noProof/>
          </w:rPr>
          <w:fldChar w:fldCharType="separate"/>
        </w:r>
        <w:r w:rsidRPr="0020423C">
          <w:rPr>
            <w:rStyle w:val="Hyperlink"/>
            <w:noProof/>
          </w:rPr>
          <w:t>3.4.4.1 Alert Reporter reports to Alert Manager/Alert Consumer</w:t>
        </w:r>
        <w:r>
          <w:rPr>
            <w:noProof/>
            <w:webHidden/>
          </w:rPr>
          <w:tab/>
        </w:r>
        <w:r>
          <w:rPr>
            <w:noProof/>
            <w:webHidden/>
          </w:rPr>
          <w:fldChar w:fldCharType="begin"/>
        </w:r>
        <w:r>
          <w:rPr>
            <w:noProof/>
            <w:webHidden/>
          </w:rPr>
          <w:instrText xml:space="preserve"> PAGEREF _Toc24650428 \h </w:instrText>
        </w:r>
      </w:ins>
      <w:r>
        <w:rPr>
          <w:noProof/>
          <w:webHidden/>
        </w:rPr>
      </w:r>
      <w:r>
        <w:rPr>
          <w:noProof/>
          <w:webHidden/>
        </w:rPr>
        <w:fldChar w:fldCharType="separate"/>
      </w:r>
      <w:ins w:id="186" w:author="Mary Jungers" w:date="2019-11-14T18:59:00Z">
        <w:r>
          <w:rPr>
            <w:noProof/>
            <w:webHidden/>
          </w:rPr>
          <w:t>44</w:t>
        </w:r>
        <w:r>
          <w:rPr>
            <w:noProof/>
            <w:webHidden/>
          </w:rPr>
          <w:fldChar w:fldCharType="end"/>
        </w:r>
        <w:r w:rsidRPr="0020423C">
          <w:rPr>
            <w:rStyle w:val="Hyperlink"/>
            <w:noProof/>
          </w:rPr>
          <w:fldChar w:fldCharType="end"/>
        </w:r>
      </w:ins>
    </w:p>
    <w:p w14:paraId="05F447E6" w14:textId="28C22A53" w:rsidR="00CF41A9" w:rsidRDefault="00CF41A9">
      <w:pPr>
        <w:pStyle w:val="TOC5"/>
        <w:rPr>
          <w:ins w:id="187" w:author="Mary Jungers" w:date="2019-11-14T18:59:00Z"/>
          <w:rFonts w:asciiTheme="minorHAnsi" w:eastAsiaTheme="minorEastAsia" w:hAnsiTheme="minorHAnsi" w:cstheme="minorBidi"/>
          <w:noProof/>
          <w:sz w:val="22"/>
          <w:szCs w:val="22"/>
        </w:rPr>
      </w:pPr>
      <w:ins w:id="1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"_Toc24650429"</w:instrText>
        </w:r>
        <w:r w:rsidRPr="0020423C">
          <w:rPr>
            <w:rStyle w:val="Hyperlink"/>
            <w:noProof/>
          </w:rPr>
          <w:instrText xml:space="preserve"> </w:instrText>
        </w:r>
        <w:r w:rsidRPr="0020423C">
          <w:rPr>
            <w:rStyle w:val="Hyperlink"/>
            <w:noProof/>
          </w:rPr>
          <w:fldChar w:fldCharType="separate"/>
        </w:r>
        <w:r w:rsidRPr="0020423C">
          <w:rPr>
            <w:rStyle w:val="Hyperlink"/>
            <w:noProof/>
          </w:rPr>
          <w:t>3.4.4.1.1 HL7 Conformance Statement</w:t>
        </w:r>
        <w:r>
          <w:rPr>
            <w:noProof/>
            <w:webHidden/>
          </w:rPr>
          <w:tab/>
        </w:r>
        <w:r>
          <w:rPr>
            <w:noProof/>
            <w:webHidden/>
          </w:rPr>
          <w:fldChar w:fldCharType="begin"/>
        </w:r>
        <w:r>
          <w:rPr>
            <w:noProof/>
            <w:webHidden/>
          </w:rPr>
          <w:instrText xml:space="preserve"> PAGEREF _Toc24650429 \h </w:instrText>
        </w:r>
      </w:ins>
      <w:r>
        <w:rPr>
          <w:noProof/>
          <w:webHidden/>
        </w:rPr>
      </w:r>
      <w:r>
        <w:rPr>
          <w:noProof/>
          <w:webHidden/>
        </w:rPr>
        <w:fldChar w:fldCharType="separate"/>
      </w:r>
      <w:ins w:id="189" w:author="Mary Jungers" w:date="2019-11-14T18:59:00Z">
        <w:r>
          <w:rPr>
            <w:noProof/>
            <w:webHidden/>
          </w:rPr>
          <w:t>44</w:t>
        </w:r>
        <w:r>
          <w:rPr>
            <w:noProof/>
            <w:webHidden/>
          </w:rPr>
          <w:fldChar w:fldCharType="end"/>
        </w:r>
        <w:r w:rsidRPr="0020423C">
          <w:rPr>
            <w:rStyle w:val="Hyperlink"/>
            <w:noProof/>
          </w:rPr>
          <w:fldChar w:fldCharType="end"/>
        </w:r>
      </w:ins>
    </w:p>
    <w:p w14:paraId="0776E39A" w14:textId="39B13801" w:rsidR="00CF41A9" w:rsidRDefault="00CF41A9">
      <w:pPr>
        <w:pStyle w:val="TOC5"/>
        <w:rPr>
          <w:ins w:id="190" w:author="Mary Jungers" w:date="2019-11-14T18:59:00Z"/>
          <w:rFonts w:asciiTheme="minorHAnsi" w:eastAsiaTheme="minorEastAsia" w:hAnsiTheme="minorHAnsi" w:cstheme="minorBidi"/>
          <w:noProof/>
          <w:sz w:val="22"/>
          <w:szCs w:val="22"/>
        </w:rPr>
      </w:pPr>
      <w:ins w:id="1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"_Toc24650430"</w:instrText>
        </w:r>
        <w:r w:rsidRPr="0020423C">
          <w:rPr>
            <w:rStyle w:val="Hyperlink"/>
            <w:noProof/>
          </w:rPr>
          <w:instrText xml:space="preserve"> </w:instrText>
        </w:r>
        <w:r w:rsidRPr="0020423C">
          <w:rPr>
            <w:rStyle w:val="Hyperlink"/>
            <w:noProof/>
          </w:rPr>
          <w:fldChar w:fldCharType="separate"/>
        </w:r>
        <w:r w:rsidRPr="0020423C">
          <w:rPr>
            <w:rStyle w:val="Hyperlink"/>
            <w:noProof/>
          </w:rPr>
          <w:t>3.4.4.1.2 PCD-04 Report Alert (ORU^R40^ORU_R40) static definition</w:t>
        </w:r>
        <w:r>
          <w:rPr>
            <w:noProof/>
            <w:webHidden/>
          </w:rPr>
          <w:tab/>
        </w:r>
        <w:r>
          <w:rPr>
            <w:noProof/>
            <w:webHidden/>
          </w:rPr>
          <w:fldChar w:fldCharType="begin"/>
        </w:r>
        <w:r>
          <w:rPr>
            <w:noProof/>
            <w:webHidden/>
          </w:rPr>
          <w:instrText xml:space="preserve"> PAGEREF _Toc24650430 \h </w:instrText>
        </w:r>
      </w:ins>
      <w:r>
        <w:rPr>
          <w:noProof/>
          <w:webHidden/>
        </w:rPr>
      </w:r>
      <w:r>
        <w:rPr>
          <w:noProof/>
          <w:webHidden/>
        </w:rPr>
        <w:fldChar w:fldCharType="separate"/>
      </w:r>
      <w:ins w:id="192" w:author="Mary Jungers" w:date="2019-11-14T18:59:00Z">
        <w:r>
          <w:rPr>
            <w:noProof/>
            <w:webHidden/>
          </w:rPr>
          <w:t>44</w:t>
        </w:r>
        <w:r>
          <w:rPr>
            <w:noProof/>
            <w:webHidden/>
          </w:rPr>
          <w:fldChar w:fldCharType="end"/>
        </w:r>
        <w:r w:rsidRPr="0020423C">
          <w:rPr>
            <w:rStyle w:val="Hyperlink"/>
            <w:noProof/>
          </w:rPr>
          <w:fldChar w:fldCharType="end"/>
        </w:r>
      </w:ins>
    </w:p>
    <w:p w14:paraId="77064264" w14:textId="61515991" w:rsidR="00CF41A9" w:rsidRDefault="00CF41A9">
      <w:pPr>
        <w:pStyle w:val="TOC5"/>
        <w:rPr>
          <w:ins w:id="193" w:author="Mary Jungers" w:date="2019-11-14T18:59:00Z"/>
          <w:rFonts w:asciiTheme="minorHAnsi" w:eastAsiaTheme="minorEastAsia" w:hAnsiTheme="minorHAnsi" w:cstheme="minorBidi"/>
          <w:noProof/>
          <w:sz w:val="22"/>
          <w:szCs w:val="22"/>
        </w:rPr>
      </w:pPr>
      <w:ins w:id="1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"_Toc24650431"</w:instrText>
        </w:r>
        <w:r w:rsidRPr="0020423C">
          <w:rPr>
            <w:rStyle w:val="Hyperlink"/>
            <w:noProof/>
          </w:rPr>
          <w:instrText xml:space="preserve"> </w:instrText>
        </w:r>
        <w:r w:rsidRPr="0020423C">
          <w:rPr>
            <w:rStyle w:val="Hyperlink"/>
            <w:noProof/>
          </w:rPr>
          <w:fldChar w:fldCharType="separate"/>
        </w:r>
        <w:r w:rsidRPr="0020423C">
          <w:rPr>
            <w:rStyle w:val="Hyperlink"/>
            <w:noProof/>
          </w:rPr>
          <w:t>3.4.4.1.3 Trigger Events</w:t>
        </w:r>
        <w:r>
          <w:rPr>
            <w:noProof/>
            <w:webHidden/>
          </w:rPr>
          <w:tab/>
        </w:r>
        <w:r>
          <w:rPr>
            <w:noProof/>
            <w:webHidden/>
          </w:rPr>
          <w:fldChar w:fldCharType="begin"/>
        </w:r>
        <w:r>
          <w:rPr>
            <w:noProof/>
            <w:webHidden/>
          </w:rPr>
          <w:instrText xml:space="preserve"> PAGEREF _Toc24650431 \h </w:instrText>
        </w:r>
      </w:ins>
      <w:r>
        <w:rPr>
          <w:noProof/>
          <w:webHidden/>
        </w:rPr>
      </w:r>
      <w:r>
        <w:rPr>
          <w:noProof/>
          <w:webHidden/>
        </w:rPr>
        <w:fldChar w:fldCharType="separate"/>
      </w:r>
      <w:ins w:id="195" w:author="Mary Jungers" w:date="2019-11-14T18:59:00Z">
        <w:r>
          <w:rPr>
            <w:noProof/>
            <w:webHidden/>
          </w:rPr>
          <w:t>46</w:t>
        </w:r>
        <w:r>
          <w:rPr>
            <w:noProof/>
            <w:webHidden/>
          </w:rPr>
          <w:fldChar w:fldCharType="end"/>
        </w:r>
        <w:r w:rsidRPr="0020423C">
          <w:rPr>
            <w:rStyle w:val="Hyperlink"/>
            <w:noProof/>
          </w:rPr>
          <w:fldChar w:fldCharType="end"/>
        </w:r>
      </w:ins>
    </w:p>
    <w:p w14:paraId="462DE00D" w14:textId="7FAA8E9B" w:rsidR="00CF41A9" w:rsidRDefault="00CF41A9">
      <w:pPr>
        <w:pStyle w:val="TOC5"/>
        <w:rPr>
          <w:ins w:id="196" w:author="Mary Jungers" w:date="2019-11-14T18:59:00Z"/>
          <w:rFonts w:asciiTheme="minorHAnsi" w:eastAsiaTheme="minorEastAsia" w:hAnsiTheme="minorHAnsi" w:cstheme="minorBidi"/>
          <w:noProof/>
          <w:sz w:val="22"/>
          <w:szCs w:val="22"/>
        </w:rPr>
      </w:pPr>
      <w:ins w:id="1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"_Toc24650432"</w:instrText>
        </w:r>
        <w:r w:rsidRPr="0020423C">
          <w:rPr>
            <w:rStyle w:val="Hyperlink"/>
            <w:noProof/>
          </w:rPr>
          <w:instrText xml:space="preserve"> </w:instrText>
        </w:r>
        <w:r w:rsidRPr="0020423C">
          <w:rPr>
            <w:rStyle w:val="Hyperlink"/>
            <w:noProof/>
          </w:rPr>
          <w:fldChar w:fldCharType="separate"/>
        </w:r>
        <w:r w:rsidRPr="0020423C">
          <w:rPr>
            <w:rStyle w:val="Hyperlink"/>
            <w:noProof/>
          </w:rPr>
          <w:t>3.4.4.1.4 Message Semantics</w:t>
        </w:r>
        <w:r>
          <w:rPr>
            <w:noProof/>
            <w:webHidden/>
          </w:rPr>
          <w:tab/>
        </w:r>
        <w:r>
          <w:rPr>
            <w:noProof/>
            <w:webHidden/>
          </w:rPr>
          <w:fldChar w:fldCharType="begin"/>
        </w:r>
        <w:r>
          <w:rPr>
            <w:noProof/>
            <w:webHidden/>
          </w:rPr>
          <w:instrText xml:space="preserve"> PAGEREF _Toc24650432 \h </w:instrText>
        </w:r>
      </w:ins>
      <w:r>
        <w:rPr>
          <w:noProof/>
          <w:webHidden/>
        </w:rPr>
      </w:r>
      <w:r>
        <w:rPr>
          <w:noProof/>
          <w:webHidden/>
        </w:rPr>
        <w:fldChar w:fldCharType="separate"/>
      </w:r>
      <w:ins w:id="198" w:author="Mary Jungers" w:date="2019-11-14T18:59:00Z">
        <w:r>
          <w:rPr>
            <w:noProof/>
            <w:webHidden/>
          </w:rPr>
          <w:t>46</w:t>
        </w:r>
        <w:r>
          <w:rPr>
            <w:noProof/>
            <w:webHidden/>
          </w:rPr>
          <w:fldChar w:fldCharType="end"/>
        </w:r>
        <w:r w:rsidRPr="0020423C">
          <w:rPr>
            <w:rStyle w:val="Hyperlink"/>
            <w:noProof/>
          </w:rPr>
          <w:fldChar w:fldCharType="end"/>
        </w:r>
      </w:ins>
    </w:p>
    <w:p w14:paraId="68F937F3" w14:textId="2A417B36" w:rsidR="00CF41A9" w:rsidRDefault="00CF41A9">
      <w:pPr>
        <w:pStyle w:val="TOC5"/>
        <w:rPr>
          <w:ins w:id="199" w:author="Mary Jungers" w:date="2019-11-14T18:59:00Z"/>
          <w:rFonts w:asciiTheme="minorHAnsi" w:eastAsiaTheme="minorEastAsia" w:hAnsiTheme="minorHAnsi" w:cstheme="minorBidi"/>
          <w:noProof/>
          <w:sz w:val="22"/>
          <w:szCs w:val="22"/>
        </w:rPr>
      </w:pPr>
      <w:ins w:id="2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"_Toc24650433"</w:instrText>
        </w:r>
        <w:r w:rsidRPr="0020423C">
          <w:rPr>
            <w:rStyle w:val="Hyperlink"/>
            <w:noProof/>
          </w:rPr>
          <w:instrText xml:space="preserve"> </w:instrText>
        </w:r>
        <w:r w:rsidRPr="0020423C">
          <w:rPr>
            <w:rStyle w:val="Hyperlink"/>
            <w:noProof/>
          </w:rPr>
          <w:fldChar w:fldCharType="separate"/>
        </w:r>
        <w:r w:rsidRPr="0020423C">
          <w:rPr>
            <w:rStyle w:val="Hyperlink"/>
            <w:noProof/>
          </w:rPr>
          <w:t>3.4.4.1.5 Expected Actions</w:t>
        </w:r>
        <w:r>
          <w:rPr>
            <w:noProof/>
            <w:webHidden/>
          </w:rPr>
          <w:tab/>
        </w:r>
        <w:r>
          <w:rPr>
            <w:noProof/>
            <w:webHidden/>
          </w:rPr>
          <w:fldChar w:fldCharType="begin"/>
        </w:r>
        <w:r>
          <w:rPr>
            <w:noProof/>
            <w:webHidden/>
          </w:rPr>
          <w:instrText xml:space="preserve"> PAGEREF _Toc24650433 \h </w:instrText>
        </w:r>
      </w:ins>
      <w:r>
        <w:rPr>
          <w:noProof/>
          <w:webHidden/>
        </w:rPr>
      </w:r>
      <w:r>
        <w:rPr>
          <w:noProof/>
          <w:webHidden/>
        </w:rPr>
        <w:fldChar w:fldCharType="separate"/>
      </w:r>
      <w:ins w:id="201" w:author="Mary Jungers" w:date="2019-11-14T18:59:00Z">
        <w:r>
          <w:rPr>
            <w:noProof/>
            <w:webHidden/>
          </w:rPr>
          <w:t>47</w:t>
        </w:r>
        <w:r>
          <w:rPr>
            <w:noProof/>
            <w:webHidden/>
          </w:rPr>
          <w:fldChar w:fldCharType="end"/>
        </w:r>
        <w:r w:rsidRPr="0020423C">
          <w:rPr>
            <w:rStyle w:val="Hyperlink"/>
            <w:noProof/>
          </w:rPr>
          <w:fldChar w:fldCharType="end"/>
        </w:r>
      </w:ins>
    </w:p>
    <w:p w14:paraId="3BE44E54" w14:textId="5586593D" w:rsidR="00CF41A9" w:rsidRDefault="00CF41A9">
      <w:pPr>
        <w:pStyle w:val="TOC5"/>
        <w:rPr>
          <w:ins w:id="202" w:author="Mary Jungers" w:date="2019-11-14T18:59:00Z"/>
          <w:rFonts w:asciiTheme="minorHAnsi" w:eastAsiaTheme="minorEastAsia" w:hAnsiTheme="minorHAnsi" w:cstheme="minorBidi"/>
          <w:noProof/>
          <w:sz w:val="22"/>
          <w:szCs w:val="22"/>
        </w:rPr>
      </w:pPr>
      <w:ins w:id="2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"_Toc24650434"</w:instrText>
        </w:r>
        <w:r w:rsidRPr="0020423C">
          <w:rPr>
            <w:rStyle w:val="Hyperlink"/>
            <w:noProof/>
          </w:rPr>
          <w:instrText xml:space="preserve"> </w:instrText>
        </w:r>
        <w:r w:rsidRPr="0020423C">
          <w:rPr>
            <w:rStyle w:val="Hyperlink"/>
            <w:noProof/>
          </w:rPr>
          <w:fldChar w:fldCharType="separate"/>
        </w:r>
        <w:r w:rsidRPr="0020423C">
          <w:rPr>
            <w:rStyle w:val="Hyperlink"/>
            <w:noProof/>
          </w:rPr>
          <w:t>3.4.4.1.6 Security Considerations</w:t>
        </w:r>
        <w:r>
          <w:rPr>
            <w:noProof/>
            <w:webHidden/>
          </w:rPr>
          <w:tab/>
        </w:r>
        <w:r>
          <w:rPr>
            <w:noProof/>
            <w:webHidden/>
          </w:rPr>
          <w:fldChar w:fldCharType="begin"/>
        </w:r>
        <w:r>
          <w:rPr>
            <w:noProof/>
            <w:webHidden/>
          </w:rPr>
          <w:instrText xml:space="preserve"> PAGEREF _Toc24650434 \h </w:instrText>
        </w:r>
      </w:ins>
      <w:r>
        <w:rPr>
          <w:noProof/>
          <w:webHidden/>
        </w:rPr>
      </w:r>
      <w:r>
        <w:rPr>
          <w:noProof/>
          <w:webHidden/>
        </w:rPr>
        <w:fldChar w:fldCharType="separate"/>
      </w:r>
      <w:ins w:id="204" w:author="Mary Jungers" w:date="2019-11-14T18:59:00Z">
        <w:r>
          <w:rPr>
            <w:noProof/>
            <w:webHidden/>
          </w:rPr>
          <w:t>47</w:t>
        </w:r>
        <w:r>
          <w:rPr>
            <w:noProof/>
            <w:webHidden/>
          </w:rPr>
          <w:fldChar w:fldCharType="end"/>
        </w:r>
        <w:r w:rsidRPr="0020423C">
          <w:rPr>
            <w:rStyle w:val="Hyperlink"/>
            <w:noProof/>
          </w:rPr>
          <w:fldChar w:fldCharType="end"/>
        </w:r>
      </w:ins>
    </w:p>
    <w:p w14:paraId="409DB951" w14:textId="395D371C" w:rsidR="00CF41A9" w:rsidRDefault="00CF41A9">
      <w:pPr>
        <w:pStyle w:val="TOC2"/>
        <w:rPr>
          <w:ins w:id="205" w:author="Mary Jungers" w:date="2019-11-14T18:59:00Z"/>
          <w:rFonts w:asciiTheme="minorHAnsi" w:eastAsiaTheme="minorEastAsia" w:hAnsiTheme="minorHAnsi" w:cstheme="minorBidi"/>
          <w:noProof/>
          <w:sz w:val="22"/>
          <w:szCs w:val="22"/>
        </w:rPr>
      </w:pPr>
      <w:ins w:id="20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"_Toc24650435"</w:instrText>
        </w:r>
        <w:r w:rsidRPr="0020423C">
          <w:rPr>
            <w:rStyle w:val="Hyperlink"/>
            <w:noProof/>
          </w:rPr>
          <w:instrText xml:space="preserve"> </w:instrText>
        </w:r>
        <w:r w:rsidRPr="0020423C">
          <w:rPr>
            <w:rStyle w:val="Hyperlink"/>
            <w:noProof/>
          </w:rPr>
          <w:fldChar w:fldCharType="separate"/>
        </w:r>
        <w:r w:rsidRPr="0020423C">
          <w:rPr>
            <w:rStyle w:val="Hyperlink"/>
            <w:noProof/>
          </w:rPr>
          <w:t>3.5 Report Alert Status [PCD-05]</w:t>
        </w:r>
        <w:r>
          <w:rPr>
            <w:noProof/>
            <w:webHidden/>
          </w:rPr>
          <w:tab/>
        </w:r>
        <w:r>
          <w:rPr>
            <w:noProof/>
            <w:webHidden/>
          </w:rPr>
          <w:fldChar w:fldCharType="begin"/>
        </w:r>
        <w:r>
          <w:rPr>
            <w:noProof/>
            <w:webHidden/>
          </w:rPr>
          <w:instrText xml:space="preserve"> PAGEREF _Toc24650435 \h </w:instrText>
        </w:r>
      </w:ins>
      <w:r>
        <w:rPr>
          <w:noProof/>
          <w:webHidden/>
        </w:rPr>
      </w:r>
      <w:r>
        <w:rPr>
          <w:noProof/>
          <w:webHidden/>
        </w:rPr>
        <w:fldChar w:fldCharType="separate"/>
      </w:r>
      <w:ins w:id="207" w:author="Mary Jungers" w:date="2019-11-14T18:59:00Z">
        <w:r>
          <w:rPr>
            <w:noProof/>
            <w:webHidden/>
          </w:rPr>
          <w:t>47</w:t>
        </w:r>
        <w:r>
          <w:rPr>
            <w:noProof/>
            <w:webHidden/>
          </w:rPr>
          <w:fldChar w:fldCharType="end"/>
        </w:r>
        <w:r w:rsidRPr="0020423C">
          <w:rPr>
            <w:rStyle w:val="Hyperlink"/>
            <w:noProof/>
          </w:rPr>
          <w:fldChar w:fldCharType="end"/>
        </w:r>
      </w:ins>
    </w:p>
    <w:p w14:paraId="7DDB393B" w14:textId="62E78AAA" w:rsidR="00CF41A9" w:rsidRDefault="00CF41A9">
      <w:pPr>
        <w:pStyle w:val="TOC3"/>
        <w:rPr>
          <w:ins w:id="208" w:author="Mary Jungers" w:date="2019-11-14T18:59:00Z"/>
          <w:rFonts w:asciiTheme="minorHAnsi" w:eastAsiaTheme="minorEastAsia" w:hAnsiTheme="minorHAnsi" w:cstheme="minorBidi"/>
          <w:noProof/>
          <w:sz w:val="22"/>
          <w:szCs w:val="22"/>
        </w:rPr>
      </w:pPr>
      <w:ins w:id="2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"_Toc24650436"</w:instrText>
        </w:r>
        <w:r w:rsidRPr="0020423C">
          <w:rPr>
            <w:rStyle w:val="Hyperlink"/>
            <w:noProof/>
          </w:rPr>
          <w:instrText xml:space="preserve"> </w:instrText>
        </w:r>
        <w:r w:rsidRPr="0020423C">
          <w:rPr>
            <w:rStyle w:val="Hyperlink"/>
            <w:noProof/>
          </w:rPr>
          <w:fldChar w:fldCharType="separate"/>
        </w:r>
        <w:r w:rsidRPr="0020423C">
          <w:rPr>
            <w:rStyle w:val="Hyperlink"/>
            <w:noProof/>
          </w:rPr>
          <w:t>3.5.1 Scope</w:t>
        </w:r>
        <w:r>
          <w:rPr>
            <w:noProof/>
            <w:webHidden/>
          </w:rPr>
          <w:tab/>
        </w:r>
        <w:r>
          <w:rPr>
            <w:noProof/>
            <w:webHidden/>
          </w:rPr>
          <w:fldChar w:fldCharType="begin"/>
        </w:r>
        <w:r>
          <w:rPr>
            <w:noProof/>
            <w:webHidden/>
          </w:rPr>
          <w:instrText xml:space="preserve"> PAGEREF _Toc24650436 \h </w:instrText>
        </w:r>
      </w:ins>
      <w:r>
        <w:rPr>
          <w:noProof/>
          <w:webHidden/>
        </w:rPr>
      </w:r>
      <w:r>
        <w:rPr>
          <w:noProof/>
          <w:webHidden/>
        </w:rPr>
        <w:fldChar w:fldCharType="separate"/>
      </w:r>
      <w:ins w:id="210" w:author="Mary Jungers" w:date="2019-11-14T18:59:00Z">
        <w:r>
          <w:rPr>
            <w:noProof/>
            <w:webHidden/>
          </w:rPr>
          <w:t>48</w:t>
        </w:r>
        <w:r>
          <w:rPr>
            <w:noProof/>
            <w:webHidden/>
          </w:rPr>
          <w:fldChar w:fldCharType="end"/>
        </w:r>
        <w:r w:rsidRPr="0020423C">
          <w:rPr>
            <w:rStyle w:val="Hyperlink"/>
            <w:noProof/>
          </w:rPr>
          <w:fldChar w:fldCharType="end"/>
        </w:r>
      </w:ins>
    </w:p>
    <w:p w14:paraId="5E2F8059" w14:textId="1BB5468C" w:rsidR="00CF41A9" w:rsidRDefault="00CF41A9">
      <w:pPr>
        <w:pStyle w:val="TOC3"/>
        <w:rPr>
          <w:ins w:id="211" w:author="Mary Jungers" w:date="2019-11-14T18:59:00Z"/>
          <w:rFonts w:asciiTheme="minorHAnsi" w:eastAsiaTheme="minorEastAsia" w:hAnsiTheme="minorHAnsi" w:cstheme="minorBidi"/>
          <w:noProof/>
          <w:sz w:val="22"/>
          <w:szCs w:val="22"/>
        </w:rPr>
      </w:pPr>
      <w:ins w:id="2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"_Toc24650437"</w:instrText>
        </w:r>
        <w:r w:rsidRPr="0020423C">
          <w:rPr>
            <w:rStyle w:val="Hyperlink"/>
            <w:noProof/>
          </w:rPr>
          <w:instrText xml:space="preserve"> </w:instrText>
        </w:r>
        <w:r w:rsidRPr="0020423C">
          <w:rPr>
            <w:rStyle w:val="Hyperlink"/>
            <w:noProof/>
          </w:rPr>
          <w:fldChar w:fldCharType="separate"/>
        </w:r>
        <w:r w:rsidRPr="0020423C">
          <w:rPr>
            <w:rStyle w:val="Hyperlink"/>
            <w:noProof/>
          </w:rPr>
          <w:t>3.5.2 Use Case Roles</w:t>
        </w:r>
        <w:r>
          <w:rPr>
            <w:noProof/>
            <w:webHidden/>
          </w:rPr>
          <w:tab/>
        </w:r>
        <w:r>
          <w:rPr>
            <w:noProof/>
            <w:webHidden/>
          </w:rPr>
          <w:fldChar w:fldCharType="begin"/>
        </w:r>
        <w:r>
          <w:rPr>
            <w:noProof/>
            <w:webHidden/>
          </w:rPr>
          <w:instrText xml:space="preserve"> PAGEREF _Toc24650437 \h </w:instrText>
        </w:r>
      </w:ins>
      <w:r>
        <w:rPr>
          <w:noProof/>
          <w:webHidden/>
        </w:rPr>
      </w:r>
      <w:r>
        <w:rPr>
          <w:noProof/>
          <w:webHidden/>
        </w:rPr>
        <w:fldChar w:fldCharType="separate"/>
      </w:r>
      <w:ins w:id="213" w:author="Mary Jungers" w:date="2019-11-14T18:59:00Z">
        <w:r>
          <w:rPr>
            <w:noProof/>
            <w:webHidden/>
          </w:rPr>
          <w:t>48</w:t>
        </w:r>
        <w:r>
          <w:rPr>
            <w:noProof/>
            <w:webHidden/>
          </w:rPr>
          <w:fldChar w:fldCharType="end"/>
        </w:r>
        <w:r w:rsidRPr="0020423C">
          <w:rPr>
            <w:rStyle w:val="Hyperlink"/>
            <w:noProof/>
          </w:rPr>
          <w:fldChar w:fldCharType="end"/>
        </w:r>
      </w:ins>
    </w:p>
    <w:p w14:paraId="5F5BB02B" w14:textId="0BBC334C" w:rsidR="00CF41A9" w:rsidRDefault="00CF41A9">
      <w:pPr>
        <w:pStyle w:val="TOC3"/>
        <w:rPr>
          <w:ins w:id="214" w:author="Mary Jungers" w:date="2019-11-14T18:59:00Z"/>
          <w:rFonts w:asciiTheme="minorHAnsi" w:eastAsiaTheme="minorEastAsia" w:hAnsiTheme="minorHAnsi" w:cstheme="minorBidi"/>
          <w:noProof/>
          <w:sz w:val="22"/>
          <w:szCs w:val="22"/>
        </w:rPr>
      </w:pPr>
      <w:ins w:id="2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"_Toc24650438"</w:instrText>
        </w:r>
        <w:r w:rsidRPr="0020423C">
          <w:rPr>
            <w:rStyle w:val="Hyperlink"/>
            <w:noProof/>
          </w:rPr>
          <w:instrText xml:space="preserve"> </w:instrText>
        </w:r>
        <w:r w:rsidRPr="0020423C">
          <w:rPr>
            <w:rStyle w:val="Hyperlink"/>
            <w:noProof/>
          </w:rPr>
          <w:fldChar w:fldCharType="separate"/>
        </w:r>
        <w:r w:rsidRPr="0020423C">
          <w:rPr>
            <w:rStyle w:val="Hyperlink"/>
            <w:noProof/>
          </w:rPr>
          <w:t>3.5.3 Referenced Standard</w:t>
        </w:r>
        <w:r>
          <w:rPr>
            <w:noProof/>
            <w:webHidden/>
          </w:rPr>
          <w:tab/>
        </w:r>
        <w:r>
          <w:rPr>
            <w:noProof/>
            <w:webHidden/>
          </w:rPr>
          <w:fldChar w:fldCharType="begin"/>
        </w:r>
        <w:r>
          <w:rPr>
            <w:noProof/>
            <w:webHidden/>
          </w:rPr>
          <w:instrText xml:space="preserve"> PAGEREF _Toc24650438 \h </w:instrText>
        </w:r>
      </w:ins>
      <w:r>
        <w:rPr>
          <w:noProof/>
          <w:webHidden/>
        </w:rPr>
      </w:r>
      <w:r>
        <w:rPr>
          <w:noProof/>
          <w:webHidden/>
        </w:rPr>
        <w:fldChar w:fldCharType="separate"/>
      </w:r>
      <w:ins w:id="216" w:author="Mary Jungers" w:date="2019-11-14T18:59:00Z">
        <w:r>
          <w:rPr>
            <w:noProof/>
            <w:webHidden/>
          </w:rPr>
          <w:t>48</w:t>
        </w:r>
        <w:r>
          <w:rPr>
            <w:noProof/>
            <w:webHidden/>
          </w:rPr>
          <w:fldChar w:fldCharType="end"/>
        </w:r>
        <w:r w:rsidRPr="0020423C">
          <w:rPr>
            <w:rStyle w:val="Hyperlink"/>
            <w:noProof/>
          </w:rPr>
          <w:fldChar w:fldCharType="end"/>
        </w:r>
      </w:ins>
    </w:p>
    <w:p w14:paraId="5B8259A8" w14:textId="591E1C3E" w:rsidR="00CF41A9" w:rsidRDefault="00CF41A9">
      <w:pPr>
        <w:pStyle w:val="TOC3"/>
        <w:rPr>
          <w:ins w:id="217" w:author="Mary Jungers" w:date="2019-11-14T18:59:00Z"/>
          <w:rFonts w:asciiTheme="minorHAnsi" w:eastAsiaTheme="minorEastAsia" w:hAnsiTheme="minorHAnsi" w:cstheme="minorBidi"/>
          <w:noProof/>
          <w:sz w:val="22"/>
          <w:szCs w:val="22"/>
        </w:rPr>
      </w:pPr>
      <w:ins w:id="2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"_Toc24650439"</w:instrText>
        </w:r>
        <w:r w:rsidRPr="0020423C">
          <w:rPr>
            <w:rStyle w:val="Hyperlink"/>
            <w:noProof/>
          </w:rPr>
          <w:instrText xml:space="preserve"> </w:instrText>
        </w:r>
        <w:r w:rsidRPr="0020423C">
          <w:rPr>
            <w:rStyle w:val="Hyperlink"/>
            <w:noProof/>
          </w:rPr>
          <w:fldChar w:fldCharType="separate"/>
        </w:r>
        <w:r w:rsidRPr="0020423C">
          <w:rPr>
            <w:rStyle w:val="Hyperlink"/>
            <w:noProof/>
          </w:rPr>
          <w:t>3.5.4 Messages</w:t>
        </w:r>
        <w:r>
          <w:rPr>
            <w:noProof/>
            <w:webHidden/>
          </w:rPr>
          <w:tab/>
        </w:r>
        <w:r>
          <w:rPr>
            <w:noProof/>
            <w:webHidden/>
          </w:rPr>
          <w:fldChar w:fldCharType="begin"/>
        </w:r>
        <w:r>
          <w:rPr>
            <w:noProof/>
            <w:webHidden/>
          </w:rPr>
          <w:instrText xml:space="preserve"> PAGEREF _Toc24650439 \h </w:instrText>
        </w:r>
      </w:ins>
      <w:r>
        <w:rPr>
          <w:noProof/>
          <w:webHidden/>
        </w:rPr>
      </w:r>
      <w:r>
        <w:rPr>
          <w:noProof/>
          <w:webHidden/>
        </w:rPr>
        <w:fldChar w:fldCharType="separate"/>
      </w:r>
      <w:ins w:id="219" w:author="Mary Jungers" w:date="2019-11-14T18:59:00Z">
        <w:r>
          <w:rPr>
            <w:noProof/>
            <w:webHidden/>
          </w:rPr>
          <w:t>48</w:t>
        </w:r>
        <w:r>
          <w:rPr>
            <w:noProof/>
            <w:webHidden/>
          </w:rPr>
          <w:fldChar w:fldCharType="end"/>
        </w:r>
        <w:r w:rsidRPr="0020423C">
          <w:rPr>
            <w:rStyle w:val="Hyperlink"/>
            <w:noProof/>
          </w:rPr>
          <w:fldChar w:fldCharType="end"/>
        </w:r>
      </w:ins>
    </w:p>
    <w:p w14:paraId="32B65B6C" w14:textId="056FC4E4" w:rsidR="00CF41A9" w:rsidRDefault="00CF41A9">
      <w:pPr>
        <w:pStyle w:val="TOC4"/>
        <w:rPr>
          <w:ins w:id="220" w:author="Mary Jungers" w:date="2019-11-14T18:59:00Z"/>
          <w:rFonts w:asciiTheme="minorHAnsi" w:eastAsiaTheme="minorEastAsia" w:hAnsiTheme="minorHAnsi" w:cstheme="minorBidi"/>
          <w:noProof/>
          <w:sz w:val="22"/>
          <w:szCs w:val="22"/>
        </w:rPr>
      </w:pPr>
      <w:ins w:id="2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"_Toc24650440"</w:instrText>
        </w:r>
        <w:r w:rsidRPr="0020423C">
          <w:rPr>
            <w:rStyle w:val="Hyperlink"/>
            <w:noProof/>
          </w:rPr>
          <w:instrText xml:space="preserve"> </w:instrText>
        </w:r>
        <w:r w:rsidRPr="0020423C">
          <w:rPr>
            <w:rStyle w:val="Hyperlink"/>
            <w:noProof/>
          </w:rPr>
          <w:fldChar w:fldCharType="separate"/>
        </w:r>
        <w:r w:rsidRPr="0020423C">
          <w:rPr>
            <w:rStyle w:val="Hyperlink"/>
            <w:noProof/>
          </w:rPr>
          <w:t>3.5.4.1 Alert Manager status updates to Alert Reporter</w:t>
        </w:r>
        <w:r>
          <w:rPr>
            <w:noProof/>
            <w:webHidden/>
          </w:rPr>
          <w:tab/>
        </w:r>
        <w:r>
          <w:rPr>
            <w:noProof/>
            <w:webHidden/>
          </w:rPr>
          <w:fldChar w:fldCharType="begin"/>
        </w:r>
        <w:r>
          <w:rPr>
            <w:noProof/>
            <w:webHidden/>
          </w:rPr>
          <w:instrText xml:space="preserve"> PAGEREF _Toc24650440 \h </w:instrText>
        </w:r>
      </w:ins>
      <w:r>
        <w:rPr>
          <w:noProof/>
          <w:webHidden/>
        </w:rPr>
      </w:r>
      <w:r>
        <w:rPr>
          <w:noProof/>
          <w:webHidden/>
        </w:rPr>
        <w:fldChar w:fldCharType="separate"/>
      </w:r>
      <w:ins w:id="222" w:author="Mary Jungers" w:date="2019-11-14T18:59:00Z">
        <w:r>
          <w:rPr>
            <w:noProof/>
            <w:webHidden/>
          </w:rPr>
          <w:t>49</w:t>
        </w:r>
        <w:r>
          <w:rPr>
            <w:noProof/>
            <w:webHidden/>
          </w:rPr>
          <w:fldChar w:fldCharType="end"/>
        </w:r>
        <w:r w:rsidRPr="0020423C">
          <w:rPr>
            <w:rStyle w:val="Hyperlink"/>
            <w:noProof/>
          </w:rPr>
          <w:fldChar w:fldCharType="end"/>
        </w:r>
      </w:ins>
    </w:p>
    <w:p w14:paraId="18DE0C76" w14:textId="2D734536" w:rsidR="00CF41A9" w:rsidRDefault="00CF41A9">
      <w:pPr>
        <w:pStyle w:val="TOC5"/>
        <w:rPr>
          <w:ins w:id="223" w:author="Mary Jungers" w:date="2019-11-14T18:59:00Z"/>
          <w:rFonts w:asciiTheme="minorHAnsi" w:eastAsiaTheme="minorEastAsia" w:hAnsiTheme="minorHAnsi" w:cstheme="minorBidi"/>
          <w:noProof/>
          <w:sz w:val="22"/>
          <w:szCs w:val="22"/>
        </w:rPr>
      </w:pPr>
      <w:ins w:id="2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"_Toc24650441"</w:instrText>
        </w:r>
        <w:r w:rsidRPr="0020423C">
          <w:rPr>
            <w:rStyle w:val="Hyperlink"/>
            <w:noProof/>
          </w:rPr>
          <w:instrText xml:space="preserve"> </w:instrText>
        </w:r>
        <w:r w:rsidRPr="0020423C">
          <w:rPr>
            <w:rStyle w:val="Hyperlink"/>
            <w:noProof/>
          </w:rPr>
          <w:fldChar w:fldCharType="separate"/>
        </w:r>
        <w:r w:rsidRPr="0020423C">
          <w:rPr>
            <w:rStyle w:val="Hyperlink"/>
            <w:noProof/>
          </w:rPr>
          <w:t>3.5.4.1.1 Trigger Events</w:t>
        </w:r>
        <w:r>
          <w:rPr>
            <w:noProof/>
            <w:webHidden/>
          </w:rPr>
          <w:tab/>
        </w:r>
        <w:r>
          <w:rPr>
            <w:noProof/>
            <w:webHidden/>
          </w:rPr>
          <w:fldChar w:fldCharType="begin"/>
        </w:r>
        <w:r>
          <w:rPr>
            <w:noProof/>
            <w:webHidden/>
          </w:rPr>
          <w:instrText xml:space="preserve"> PAGEREF _Toc24650441 \h </w:instrText>
        </w:r>
      </w:ins>
      <w:r>
        <w:rPr>
          <w:noProof/>
          <w:webHidden/>
        </w:rPr>
      </w:r>
      <w:r>
        <w:rPr>
          <w:noProof/>
          <w:webHidden/>
        </w:rPr>
        <w:fldChar w:fldCharType="separate"/>
      </w:r>
      <w:ins w:id="225" w:author="Mary Jungers" w:date="2019-11-14T18:59:00Z">
        <w:r>
          <w:rPr>
            <w:noProof/>
            <w:webHidden/>
          </w:rPr>
          <w:t>49</w:t>
        </w:r>
        <w:r>
          <w:rPr>
            <w:noProof/>
            <w:webHidden/>
          </w:rPr>
          <w:fldChar w:fldCharType="end"/>
        </w:r>
        <w:r w:rsidRPr="0020423C">
          <w:rPr>
            <w:rStyle w:val="Hyperlink"/>
            <w:noProof/>
          </w:rPr>
          <w:fldChar w:fldCharType="end"/>
        </w:r>
      </w:ins>
    </w:p>
    <w:p w14:paraId="1990D69F" w14:textId="6ABA087F" w:rsidR="00CF41A9" w:rsidRDefault="00CF41A9">
      <w:pPr>
        <w:pStyle w:val="TOC5"/>
        <w:rPr>
          <w:ins w:id="226" w:author="Mary Jungers" w:date="2019-11-14T18:59:00Z"/>
          <w:rFonts w:asciiTheme="minorHAnsi" w:eastAsiaTheme="minorEastAsia" w:hAnsiTheme="minorHAnsi" w:cstheme="minorBidi"/>
          <w:noProof/>
          <w:sz w:val="22"/>
          <w:szCs w:val="22"/>
        </w:rPr>
      </w:pPr>
      <w:ins w:id="2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"_Toc24650442"</w:instrText>
        </w:r>
        <w:r w:rsidRPr="0020423C">
          <w:rPr>
            <w:rStyle w:val="Hyperlink"/>
            <w:noProof/>
          </w:rPr>
          <w:instrText xml:space="preserve"> </w:instrText>
        </w:r>
        <w:r w:rsidRPr="0020423C">
          <w:rPr>
            <w:rStyle w:val="Hyperlink"/>
            <w:noProof/>
          </w:rPr>
          <w:fldChar w:fldCharType="separate"/>
        </w:r>
        <w:r w:rsidRPr="0020423C">
          <w:rPr>
            <w:rStyle w:val="Hyperlink"/>
            <w:noProof/>
          </w:rPr>
          <w:t>3.5.4.1.2 Message Semantics</w:t>
        </w:r>
        <w:r>
          <w:rPr>
            <w:noProof/>
            <w:webHidden/>
          </w:rPr>
          <w:tab/>
        </w:r>
        <w:r>
          <w:rPr>
            <w:noProof/>
            <w:webHidden/>
          </w:rPr>
          <w:fldChar w:fldCharType="begin"/>
        </w:r>
        <w:r>
          <w:rPr>
            <w:noProof/>
            <w:webHidden/>
          </w:rPr>
          <w:instrText xml:space="preserve"> PAGEREF _Toc24650442 \h </w:instrText>
        </w:r>
      </w:ins>
      <w:r>
        <w:rPr>
          <w:noProof/>
          <w:webHidden/>
        </w:rPr>
      </w:r>
      <w:r>
        <w:rPr>
          <w:noProof/>
          <w:webHidden/>
        </w:rPr>
        <w:fldChar w:fldCharType="separate"/>
      </w:r>
      <w:ins w:id="228" w:author="Mary Jungers" w:date="2019-11-14T18:59:00Z">
        <w:r>
          <w:rPr>
            <w:noProof/>
            <w:webHidden/>
          </w:rPr>
          <w:t>49</w:t>
        </w:r>
        <w:r>
          <w:rPr>
            <w:noProof/>
            <w:webHidden/>
          </w:rPr>
          <w:fldChar w:fldCharType="end"/>
        </w:r>
        <w:r w:rsidRPr="0020423C">
          <w:rPr>
            <w:rStyle w:val="Hyperlink"/>
            <w:noProof/>
          </w:rPr>
          <w:fldChar w:fldCharType="end"/>
        </w:r>
      </w:ins>
    </w:p>
    <w:p w14:paraId="64865DBD" w14:textId="10AFDE7D" w:rsidR="00CF41A9" w:rsidRDefault="00CF41A9">
      <w:pPr>
        <w:pStyle w:val="TOC5"/>
        <w:rPr>
          <w:ins w:id="229" w:author="Mary Jungers" w:date="2019-11-14T18:59:00Z"/>
          <w:rFonts w:asciiTheme="minorHAnsi" w:eastAsiaTheme="minorEastAsia" w:hAnsiTheme="minorHAnsi" w:cstheme="minorBidi"/>
          <w:noProof/>
          <w:sz w:val="22"/>
          <w:szCs w:val="22"/>
        </w:rPr>
      </w:pPr>
      <w:ins w:id="2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"_Toc24650443"</w:instrText>
        </w:r>
        <w:r w:rsidRPr="0020423C">
          <w:rPr>
            <w:rStyle w:val="Hyperlink"/>
            <w:noProof/>
          </w:rPr>
          <w:instrText xml:space="preserve"> </w:instrText>
        </w:r>
        <w:r w:rsidRPr="0020423C">
          <w:rPr>
            <w:rStyle w:val="Hyperlink"/>
            <w:noProof/>
          </w:rPr>
          <w:fldChar w:fldCharType="separate"/>
        </w:r>
        <w:r w:rsidRPr="0020423C">
          <w:rPr>
            <w:rStyle w:val="Hyperlink"/>
            <w:noProof/>
          </w:rPr>
          <w:t>3.5.4.1.3 HL7 Conformance Statement</w:t>
        </w:r>
        <w:r>
          <w:rPr>
            <w:noProof/>
            <w:webHidden/>
          </w:rPr>
          <w:tab/>
        </w:r>
        <w:r>
          <w:rPr>
            <w:noProof/>
            <w:webHidden/>
          </w:rPr>
          <w:fldChar w:fldCharType="begin"/>
        </w:r>
        <w:r>
          <w:rPr>
            <w:noProof/>
            <w:webHidden/>
          </w:rPr>
          <w:instrText xml:space="preserve"> PAGEREF _Toc24650443 \h </w:instrText>
        </w:r>
      </w:ins>
      <w:r>
        <w:rPr>
          <w:noProof/>
          <w:webHidden/>
        </w:rPr>
      </w:r>
      <w:r>
        <w:rPr>
          <w:noProof/>
          <w:webHidden/>
        </w:rPr>
        <w:fldChar w:fldCharType="separate"/>
      </w:r>
      <w:ins w:id="231" w:author="Mary Jungers" w:date="2019-11-14T18:59:00Z">
        <w:r>
          <w:rPr>
            <w:noProof/>
            <w:webHidden/>
          </w:rPr>
          <w:t>50</w:t>
        </w:r>
        <w:r>
          <w:rPr>
            <w:noProof/>
            <w:webHidden/>
          </w:rPr>
          <w:fldChar w:fldCharType="end"/>
        </w:r>
        <w:r w:rsidRPr="0020423C">
          <w:rPr>
            <w:rStyle w:val="Hyperlink"/>
            <w:noProof/>
          </w:rPr>
          <w:fldChar w:fldCharType="end"/>
        </w:r>
      </w:ins>
    </w:p>
    <w:p w14:paraId="11C6FC8C" w14:textId="03554FCF" w:rsidR="00CF41A9" w:rsidRDefault="00CF41A9">
      <w:pPr>
        <w:pStyle w:val="TOC5"/>
        <w:rPr>
          <w:ins w:id="232" w:author="Mary Jungers" w:date="2019-11-14T18:59:00Z"/>
          <w:rFonts w:asciiTheme="minorHAnsi" w:eastAsiaTheme="minorEastAsia" w:hAnsiTheme="minorHAnsi" w:cstheme="minorBidi"/>
          <w:noProof/>
          <w:sz w:val="22"/>
          <w:szCs w:val="22"/>
        </w:rPr>
      </w:pPr>
      <w:ins w:id="2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"_Toc24650444"</w:instrText>
        </w:r>
        <w:r w:rsidRPr="0020423C">
          <w:rPr>
            <w:rStyle w:val="Hyperlink"/>
            <w:noProof/>
          </w:rPr>
          <w:instrText xml:space="preserve"> </w:instrText>
        </w:r>
        <w:r w:rsidRPr="0020423C">
          <w:rPr>
            <w:rStyle w:val="Hyperlink"/>
            <w:noProof/>
          </w:rPr>
          <w:fldChar w:fldCharType="separate"/>
        </w:r>
        <w:r w:rsidRPr="0020423C">
          <w:rPr>
            <w:rStyle w:val="Hyperlink"/>
            <w:noProof/>
          </w:rPr>
          <w:t>3.5.4.1.4 PCD-05 Report Alert Status (ORA^R41^ORA_R41) static definition</w:t>
        </w:r>
        <w:r>
          <w:rPr>
            <w:noProof/>
            <w:webHidden/>
          </w:rPr>
          <w:tab/>
        </w:r>
        <w:r>
          <w:rPr>
            <w:noProof/>
            <w:webHidden/>
          </w:rPr>
          <w:fldChar w:fldCharType="begin"/>
        </w:r>
        <w:r>
          <w:rPr>
            <w:noProof/>
            <w:webHidden/>
          </w:rPr>
          <w:instrText xml:space="preserve"> PAGEREF _Toc24650444 \h </w:instrText>
        </w:r>
      </w:ins>
      <w:r>
        <w:rPr>
          <w:noProof/>
          <w:webHidden/>
        </w:rPr>
      </w:r>
      <w:r>
        <w:rPr>
          <w:noProof/>
          <w:webHidden/>
        </w:rPr>
        <w:fldChar w:fldCharType="separate"/>
      </w:r>
      <w:ins w:id="234" w:author="Mary Jungers" w:date="2019-11-14T18:59:00Z">
        <w:r>
          <w:rPr>
            <w:noProof/>
            <w:webHidden/>
          </w:rPr>
          <w:t>50</w:t>
        </w:r>
        <w:r>
          <w:rPr>
            <w:noProof/>
            <w:webHidden/>
          </w:rPr>
          <w:fldChar w:fldCharType="end"/>
        </w:r>
        <w:r w:rsidRPr="0020423C">
          <w:rPr>
            <w:rStyle w:val="Hyperlink"/>
            <w:noProof/>
          </w:rPr>
          <w:fldChar w:fldCharType="end"/>
        </w:r>
      </w:ins>
    </w:p>
    <w:p w14:paraId="19D33505" w14:textId="5294A768" w:rsidR="00CF41A9" w:rsidRDefault="00CF41A9">
      <w:pPr>
        <w:pStyle w:val="TOC5"/>
        <w:rPr>
          <w:ins w:id="235" w:author="Mary Jungers" w:date="2019-11-14T18:59:00Z"/>
          <w:rFonts w:asciiTheme="minorHAnsi" w:eastAsiaTheme="minorEastAsia" w:hAnsiTheme="minorHAnsi" w:cstheme="minorBidi"/>
          <w:noProof/>
          <w:sz w:val="22"/>
          <w:szCs w:val="22"/>
        </w:rPr>
      </w:pPr>
      <w:ins w:id="2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"_Toc24650445"</w:instrText>
        </w:r>
        <w:r w:rsidRPr="0020423C">
          <w:rPr>
            <w:rStyle w:val="Hyperlink"/>
            <w:noProof/>
          </w:rPr>
          <w:instrText xml:space="preserve"> </w:instrText>
        </w:r>
        <w:r w:rsidRPr="0020423C">
          <w:rPr>
            <w:rStyle w:val="Hyperlink"/>
            <w:noProof/>
          </w:rPr>
          <w:fldChar w:fldCharType="separate"/>
        </w:r>
        <w:r w:rsidRPr="0020423C">
          <w:rPr>
            <w:rStyle w:val="Hyperlink"/>
            <w:noProof/>
          </w:rPr>
          <w:t>3.5.4.1.5 Expected Actions</w:t>
        </w:r>
        <w:r>
          <w:rPr>
            <w:noProof/>
            <w:webHidden/>
          </w:rPr>
          <w:tab/>
        </w:r>
        <w:r>
          <w:rPr>
            <w:noProof/>
            <w:webHidden/>
          </w:rPr>
          <w:fldChar w:fldCharType="begin"/>
        </w:r>
        <w:r>
          <w:rPr>
            <w:noProof/>
            <w:webHidden/>
          </w:rPr>
          <w:instrText xml:space="preserve"> PAGEREF _Toc24650445 \h </w:instrText>
        </w:r>
      </w:ins>
      <w:r>
        <w:rPr>
          <w:noProof/>
          <w:webHidden/>
        </w:rPr>
      </w:r>
      <w:r>
        <w:rPr>
          <w:noProof/>
          <w:webHidden/>
        </w:rPr>
        <w:fldChar w:fldCharType="separate"/>
      </w:r>
      <w:ins w:id="237" w:author="Mary Jungers" w:date="2019-11-14T18:59:00Z">
        <w:r>
          <w:rPr>
            <w:noProof/>
            <w:webHidden/>
          </w:rPr>
          <w:t>51</w:t>
        </w:r>
        <w:r>
          <w:rPr>
            <w:noProof/>
            <w:webHidden/>
          </w:rPr>
          <w:fldChar w:fldCharType="end"/>
        </w:r>
        <w:r w:rsidRPr="0020423C">
          <w:rPr>
            <w:rStyle w:val="Hyperlink"/>
            <w:noProof/>
          </w:rPr>
          <w:fldChar w:fldCharType="end"/>
        </w:r>
      </w:ins>
    </w:p>
    <w:p w14:paraId="56A5B018" w14:textId="188B6F7A" w:rsidR="00CF41A9" w:rsidRDefault="00CF41A9">
      <w:pPr>
        <w:pStyle w:val="TOC5"/>
        <w:rPr>
          <w:ins w:id="238" w:author="Mary Jungers" w:date="2019-11-14T18:59:00Z"/>
          <w:rFonts w:asciiTheme="minorHAnsi" w:eastAsiaTheme="minorEastAsia" w:hAnsiTheme="minorHAnsi" w:cstheme="minorBidi"/>
          <w:noProof/>
          <w:sz w:val="22"/>
          <w:szCs w:val="22"/>
        </w:rPr>
      </w:pPr>
      <w:ins w:id="2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"_Toc24650446"</w:instrText>
        </w:r>
        <w:r w:rsidRPr="0020423C">
          <w:rPr>
            <w:rStyle w:val="Hyperlink"/>
            <w:noProof/>
          </w:rPr>
          <w:instrText xml:space="preserve"> </w:instrText>
        </w:r>
        <w:r w:rsidRPr="0020423C">
          <w:rPr>
            <w:rStyle w:val="Hyperlink"/>
            <w:noProof/>
          </w:rPr>
          <w:fldChar w:fldCharType="separate"/>
        </w:r>
        <w:r w:rsidRPr="0020423C">
          <w:rPr>
            <w:rStyle w:val="Hyperlink"/>
            <w:noProof/>
          </w:rPr>
          <w:t>3.5.4.1.6 Security Considerations</w:t>
        </w:r>
        <w:r>
          <w:rPr>
            <w:noProof/>
            <w:webHidden/>
          </w:rPr>
          <w:tab/>
        </w:r>
        <w:r>
          <w:rPr>
            <w:noProof/>
            <w:webHidden/>
          </w:rPr>
          <w:fldChar w:fldCharType="begin"/>
        </w:r>
        <w:r>
          <w:rPr>
            <w:noProof/>
            <w:webHidden/>
          </w:rPr>
          <w:instrText xml:space="preserve"> PAGEREF _Toc24650446 \h </w:instrText>
        </w:r>
      </w:ins>
      <w:r>
        <w:rPr>
          <w:noProof/>
          <w:webHidden/>
        </w:rPr>
      </w:r>
      <w:r>
        <w:rPr>
          <w:noProof/>
          <w:webHidden/>
        </w:rPr>
        <w:fldChar w:fldCharType="separate"/>
      </w:r>
      <w:ins w:id="240" w:author="Mary Jungers" w:date="2019-11-14T18:59:00Z">
        <w:r>
          <w:rPr>
            <w:noProof/>
            <w:webHidden/>
          </w:rPr>
          <w:t>53</w:t>
        </w:r>
        <w:r>
          <w:rPr>
            <w:noProof/>
            <w:webHidden/>
          </w:rPr>
          <w:fldChar w:fldCharType="end"/>
        </w:r>
        <w:r w:rsidRPr="0020423C">
          <w:rPr>
            <w:rStyle w:val="Hyperlink"/>
            <w:noProof/>
          </w:rPr>
          <w:fldChar w:fldCharType="end"/>
        </w:r>
      </w:ins>
    </w:p>
    <w:p w14:paraId="2D617A29" w14:textId="27A6114D" w:rsidR="00CF41A9" w:rsidRDefault="00CF41A9">
      <w:pPr>
        <w:pStyle w:val="TOC2"/>
        <w:rPr>
          <w:ins w:id="241" w:author="Mary Jungers" w:date="2019-11-14T18:59:00Z"/>
          <w:rFonts w:asciiTheme="minorHAnsi" w:eastAsiaTheme="minorEastAsia" w:hAnsiTheme="minorHAnsi" w:cstheme="minorBidi"/>
          <w:noProof/>
          <w:sz w:val="22"/>
          <w:szCs w:val="22"/>
        </w:rPr>
      </w:pPr>
      <w:ins w:id="2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"_Toc24650447"</w:instrText>
        </w:r>
        <w:r w:rsidRPr="0020423C">
          <w:rPr>
            <w:rStyle w:val="Hyperlink"/>
            <w:noProof/>
          </w:rPr>
          <w:instrText xml:space="preserve"> </w:instrText>
        </w:r>
        <w:r w:rsidRPr="0020423C">
          <w:rPr>
            <w:rStyle w:val="Hyperlink"/>
            <w:noProof/>
          </w:rPr>
          <w:fldChar w:fldCharType="separate"/>
        </w:r>
        <w:r w:rsidRPr="0020423C">
          <w:rPr>
            <w:rStyle w:val="Hyperlink"/>
            <w:noProof/>
          </w:rPr>
          <w:t>3.6 Disseminate Alert [PCD-06]</w:t>
        </w:r>
        <w:r>
          <w:rPr>
            <w:noProof/>
            <w:webHidden/>
          </w:rPr>
          <w:tab/>
        </w:r>
        <w:r>
          <w:rPr>
            <w:noProof/>
            <w:webHidden/>
          </w:rPr>
          <w:fldChar w:fldCharType="begin"/>
        </w:r>
        <w:r>
          <w:rPr>
            <w:noProof/>
            <w:webHidden/>
          </w:rPr>
          <w:instrText xml:space="preserve"> PAGEREF _Toc24650447 \h </w:instrText>
        </w:r>
      </w:ins>
      <w:r>
        <w:rPr>
          <w:noProof/>
          <w:webHidden/>
        </w:rPr>
      </w:r>
      <w:r>
        <w:rPr>
          <w:noProof/>
          <w:webHidden/>
        </w:rPr>
        <w:fldChar w:fldCharType="separate"/>
      </w:r>
      <w:ins w:id="243" w:author="Mary Jungers" w:date="2019-11-14T18:59:00Z">
        <w:r>
          <w:rPr>
            <w:noProof/>
            <w:webHidden/>
          </w:rPr>
          <w:t>53</w:t>
        </w:r>
        <w:r>
          <w:rPr>
            <w:noProof/>
            <w:webHidden/>
          </w:rPr>
          <w:fldChar w:fldCharType="end"/>
        </w:r>
        <w:r w:rsidRPr="0020423C">
          <w:rPr>
            <w:rStyle w:val="Hyperlink"/>
            <w:noProof/>
          </w:rPr>
          <w:fldChar w:fldCharType="end"/>
        </w:r>
      </w:ins>
    </w:p>
    <w:p w14:paraId="0F9850E3" w14:textId="636BF3C4" w:rsidR="00CF41A9" w:rsidRDefault="00CF41A9">
      <w:pPr>
        <w:pStyle w:val="TOC3"/>
        <w:rPr>
          <w:ins w:id="244" w:author="Mary Jungers" w:date="2019-11-14T18:59:00Z"/>
          <w:rFonts w:asciiTheme="minorHAnsi" w:eastAsiaTheme="minorEastAsia" w:hAnsiTheme="minorHAnsi" w:cstheme="minorBidi"/>
          <w:noProof/>
          <w:sz w:val="22"/>
          <w:szCs w:val="22"/>
        </w:rPr>
      </w:pPr>
      <w:ins w:id="2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"_Toc24650448"</w:instrText>
        </w:r>
        <w:r w:rsidRPr="0020423C">
          <w:rPr>
            <w:rStyle w:val="Hyperlink"/>
            <w:noProof/>
          </w:rPr>
          <w:instrText xml:space="preserve"> </w:instrText>
        </w:r>
        <w:r w:rsidRPr="0020423C">
          <w:rPr>
            <w:rStyle w:val="Hyperlink"/>
            <w:noProof/>
          </w:rPr>
          <w:fldChar w:fldCharType="separate"/>
        </w:r>
        <w:r w:rsidRPr="0020423C">
          <w:rPr>
            <w:rStyle w:val="Hyperlink"/>
            <w:noProof/>
          </w:rPr>
          <w:t>3.6.1 Scope</w:t>
        </w:r>
        <w:r>
          <w:rPr>
            <w:noProof/>
            <w:webHidden/>
          </w:rPr>
          <w:tab/>
        </w:r>
        <w:r>
          <w:rPr>
            <w:noProof/>
            <w:webHidden/>
          </w:rPr>
          <w:fldChar w:fldCharType="begin"/>
        </w:r>
        <w:r>
          <w:rPr>
            <w:noProof/>
            <w:webHidden/>
          </w:rPr>
          <w:instrText xml:space="preserve"> PAGEREF _Toc24650448 \h </w:instrText>
        </w:r>
      </w:ins>
      <w:r>
        <w:rPr>
          <w:noProof/>
          <w:webHidden/>
        </w:rPr>
      </w:r>
      <w:r>
        <w:rPr>
          <w:noProof/>
          <w:webHidden/>
        </w:rPr>
        <w:fldChar w:fldCharType="separate"/>
      </w:r>
      <w:ins w:id="246" w:author="Mary Jungers" w:date="2019-11-14T18:59:00Z">
        <w:r>
          <w:rPr>
            <w:noProof/>
            <w:webHidden/>
          </w:rPr>
          <w:t>53</w:t>
        </w:r>
        <w:r>
          <w:rPr>
            <w:noProof/>
            <w:webHidden/>
          </w:rPr>
          <w:fldChar w:fldCharType="end"/>
        </w:r>
        <w:r w:rsidRPr="0020423C">
          <w:rPr>
            <w:rStyle w:val="Hyperlink"/>
            <w:noProof/>
          </w:rPr>
          <w:fldChar w:fldCharType="end"/>
        </w:r>
      </w:ins>
    </w:p>
    <w:p w14:paraId="6163CDB5" w14:textId="50C593D4" w:rsidR="00CF41A9" w:rsidRDefault="00CF41A9">
      <w:pPr>
        <w:pStyle w:val="TOC3"/>
        <w:rPr>
          <w:ins w:id="247" w:author="Mary Jungers" w:date="2019-11-14T18:59:00Z"/>
          <w:rFonts w:asciiTheme="minorHAnsi" w:eastAsiaTheme="minorEastAsia" w:hAnsiTheme="minorHAnsi" w:cstheme="minorBidi"/>
          <w:noProof/>
          <w:sz w:val="22"/>
          <w:szCs w:val="22"/>
        </w:rPr>
      </w:pPr>
      <w:ins w:id="2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"_Toc24650449"</w:instrText>
        </w:r>
        <w:r w:rsidRPr="0020423C">
          <w:rPr>
            <w:rStyle w:val="Hyperlink"/>
            <w:noProof/>
          </w:rPr>
          <w:instrText xml:space="preserve"> </w:instrText>
        </w:r>
        <w:r w:rsidRPr="0020423C">
          <w:rPr>
            <w:rStyle w:val="Hyperlink"/>
            <w:noProof/>
          </w:rPr>
          <w:fldChar w:fldCharType="separate"/>
        </w:r>
        <w:r w:rsidRPr="0020423C">
          <w:rPr>
            <w:rStyle w:val="Hyperlink"/>
            <w:noProof/>
          </w:rPr>
          <w:t>3.6.2 Use Case Roles</w:t>
        </w:r>
        <w:r>
          <w:rPr>
            <w:noProof/>
            <w:webHidden/>
          </w:rPr>
          <w:tab/>
        </w:r>
        <w:r>
          <w:rPr>
            <w:noProof/>
            <w:webHidden/>
          </w:rPr>
          <w:fldChar w:fldCharType="begin"/>
        </w:r>
        <w:r>
          <w:rPr>
            <w:noProof/>
            <w:webHidden/>
          </w:rPr>
          <w:instrText xml:space="preserve"> PAGEREF _Toc24650449 \h </w:instrText>
        </w:r>
      </w:ins>
      <w:r>
        <w:rPr>
          <w:noProof/>
          <w:webHidden/>
        </w:rPr>
      </w:r>
      <w:r>
        <w:rPr>
          <w:noProof/>
          <w:webHidden/>
        </w:rPr>
        <w:fldChar w:fldCharType="separate"/>
      </w:r>
      <w:ins w:id="249" w:author="Mary Jungers" w:date="2019-11-14T18:59:00Z">
        <w:r>
          <w:rPr>
            <w:noProof/>
            <w:webHidden/>
          </w:rPr>
          <w:t>53</w:t>
        </w:r>
        <w:r>
          <w:rPr>
            <w:noProof/>
            <w:webHidden/>
          </w:rPr>
          <w:fldChar w:fldCharType="end"/>
        </w:r>
        <w:r w:rsidRPr="0020423C">
          <w:rPr>
            <w:rStyle w:val="Hyperlink"/>
            <w:noProof/>
          </w:rPr>
          <w:fldChar w:fldCharType="end"/>
        </w:r>
      </w:ins>
    </w:p>
    <w:p w14:paraId="4CD79044" w14:textId="714BB998" w:rsidR="00CF41A9" w:rsidRDefault="00CF41A9">
      <w:pPr>
        <w:pStyle w:val="TOC3"/>
        <w:rPr>
          <w:ins w:id="250" w:author="Mary Jungers" w:date="2019-11-14T18:59:00Z"/>
          <w:rFonts w:asciiTheme="minorHAnsi" w:eastAsiaTheme="minorEastAsia" w:hAnsiTheme="minorHAnsi" w:cstheme="minorBidi"/>
          <w:noProof/>
          <w:sz w:val="22"/>
          <w:szCs w:val="22"/>
        </w:rPr>
      </w:pPr>
      <w:ins w:id="2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"_Toc24650451"</w:instrText>
        </w:r>
        <w:r w:rsidRPr="0020423C">
          <w:rPr>
            <w:rStyle w:val="Hyperlink"/>
            <w:noProof/>
          </w:rPr>
          <w:instrText xml:space="preserve"> </w:instrText>
        </w:r>
        <w:r w:rsidRPr="0020423C">
          <w:rPr>
            <w:rStyle w:val="Hyperlink"/>
            <w:noProof/>
          </w:rPr>
          <w:fldChar w:fldCharType="separate"/>
        </w:r>
        <w:r w:rsidRPr="0020423C">
          <w:rPr>
            <w:rStyle w:val="Hyperlink"/>
            <w:noProof/>
          </w:rPr>
          <w:t>3.6.3 Referenced Standard</w:t>
        </w:r>
        <w:r>
          <w:rPr>
            <w:noProof/>
            <w:webHidden/>
          </w:rPr>
          <w:tab/>
        </w:r>
        <w:r>
          <w:rPr>
            <w:noProof/>
            <w:webHidden/>
          </w:rPr>
          <w:fldChar w:fldCharType="begin"/>
        </w:r>
        <w:r>
          <w:rPr>
            <w:noProof/>
            <w:webHidden/>
          </w:rPr>
          <w:instrText xml:space="preserve"> PAGEREF _Toc24650451 \h </w:instrText>
        </w:r>
      </w:ins>
      <w:r>
        <w:rPr>
          <w:noProof/>
          <w:webHidden/>
        </w:rPr>
      </w:r>
      <w:r>
        <w:rPr>
          <w:noProof/>
          <w:webHidden/>
        </w:rPr>
        <w:fldChar w:fldCharType="separate"/>
      </w:r>
      <w:ins w:id="252" w:author="Mary Jungers" w:date="2019-11-14T18:59:00Z">
        <w:r>
          <w:rPr>
            <w:noProof/>
            <w:webHidden/>
          </w:rPr>
          <w:t>54</w:t>
        </w:r>
        <w:r>
          <w:rPr>
            <w:noProof/>
            <w:webHidden/>
          </w:rPr>
          <w:fldChar w:fldCharType="end"/>
        </w:r>
        <w:r w:rsidRPr="0020423C">
          <w:rPr>
            <w:rStyle w:val="Hyperlink"/>
            <w:noProof/>
          </w:rPr>
          <w:fldChar w:fldCharType="end"/>
        </w:r>
      </w:ins>
    </w:p>
    <w:p w14:paraId="04C64FAE" w14:textId="100E2A6D" w:rsidR="00CF41A9" w:rsidRDefault="00CF41A9">
      <w:pPr>
        <w:pStyle w:val="TOC3"/>
        <w:rPr>
          <w:ins w:id="253" w:author="Mary Jungers" w:date="2019-11-14T18:59:00Z"/>
          <w:rFonts w:asciiTheme="minorHAnsi" w:eastAsiaTheme="minorEastAsia" w:hAnsiTheme="minorHAnsi" w:cstheme="minorBidi"/>
          <w:noProof/>
          <w:sz w:val="22"/>
          <w:szCs w:val="22"/>
        </w:rPr>
      </w:pPr>
      <w:ins w:id="2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"_Toc24650452"</w:instrText>
        </w:r>
        <w:r w:rsidRPr="0020423C">
          <w:rPr>
            <w:rStyle w:val="Hyperlink"/>
            <w:noProof/>
          </w:rPr>
          <w:instrText xml:space="preserve"> </w:instrText>
        </w:r>
        <w:r w:rsidRPr="0020423C">
          <w:rPr>
            <w:rStyle w:val="Hyperlink"/>
            <w:noProof/>
          </w:rPr>
          <w:fldChar w:fldCharType="separate"/>
        </w:r>
        <w:r w:rsidRPr="0020423C">
          <w:rPr>
            <w:rStyle w:val="Hyperlink"/>
            <w:noProof/>
          </w:rPr>
          <w:t>3.6.4 Messages</w:t>
        </w:r>
        <w:r>
          <w:rPr>
            <w:noProof/>
            <w:webHidden/>
          </w:rPr>
          <w:tab/>
        </w:r>
        <w:r>
          <w:rPr>
            <w:noProof/>
            <w:webHidden/>
          </w:rPr>
          <w:fldChar w:fldCharType="begin"/>
        </w:r>
        <w:r>
          <w:rPr>
            <w:noProof/>
            <w:webHidden/>
          </w:rPr>
          <w:instrText xml:space="preserve"> PAGEREF _Toc24650452 \h </w:instrText>
        </w:r>
      </w:ins>
      <w:r>
        <w:rPr>
          <w:noProof/>
          <w:webHidden/>
        </w:rPr>
      </w:r>
      <w:r>
        <w:rPr>
          <w:noProof/>
          <w:webHidden/>
        </w:rPr>
        <w:fldChar w:fldCharType="separate"/>
      </w:r>
      <w:ins w:id="255" w:author="Mary Jungers" w:date="2019-11-14T18:59:00Z">
        <w:r>
          <w:rPr>
            <w:noProof/>
            <w:webHidden/>
          </w:rPr>
          <w:t>54</w:t>
        </w:r>
        <w:r>
          <w:rPr>
            <w:noProof/>
            <w:webHidden/>
          </w:rPr>
          <w:fldChar w:fldCharType="end"/>
        </w:r>
        <w:r w:rsidRPr="0020423C">
          <w:rPr>
            <w:rStyle w:val="Hyperlink"/>
            <w:noProof/>
          </w:rPr>
          <w:fldChar w:fldCharType="end"/>
        </w:r>
      </w:ins>
    </w:p>
    <w:p w14:paraId="46EB8AEC" w14:textId="1914D1C4" w:rsidR="00CF41A9" w:rsidRDefault="00CF41A9">
      <w:pPr>
        <w:pStyle w:val="TOC4"/>
        <w:rPr>
          <w:ins w:id="256" w:author="Mary Jungers" w:date="2019-11-14T18:59:00Z"/>
          <w:rFonts w:asciiTheme="minorHAnsi" w:eastAsiaTheme="minorEastAsia" w:hAnsiTheme="minorHAnsi" w:cstheme="minorBidi"/>
          <w:noProof/>
          <w:sz w:val="22"/>
          <w:szCs w:val="22"/>
        </w:rPr>
      </w:pPr>
      <w:ins w:id="2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"_Toc24650453"</w:instrText>
        </w:r>
        <w:r w:rsidRPr="0020423C">
          <w:rPr>
            <w:rStyle w:val="Hyperlink"/>
            <w:noProof/>
          </w:rPr>
          <w:instrText xml:space="preserve"> </w:instrText>
        </w:r>
        <w:r w:rsidRPr="0020423C">
          <w:rPr>
            <w:rStyle w:val="Hyperlink"/>
            <w:noProof/>
          </w:rPr>
          <w:fldChar w:fldCharType="separate"/>
        </w:r>
        <w:r w:rsidRPr="0020423C">
          <w:rPr>
            <w:rStyle w:val="Hyperlink"/>
            <w:noProof/>
          </w:rPr>
          <w:t>3.6.4.1 Alert Manager disseminate alert to Alert Communicator</w:t>
        </w:r>
        <w:r>
          <w:rPr>
            <w:noProof/>
            <w:webHidden/>
          </w:rPr>
          <w:tab/>
        </w:r>
        <w:r>
          <w:rPr>
            <w:noProof/>
            <w:webHidden/>
          </w:rPr>
          <w:fldChar w:fldCharType="begin"/>
        </w:r>
        <w:r>
          <w:rPr>
            <w:noProof/>
            <w:webHidden/>
          </w:rPr>
          <w:instrText xml:space="preserve"> PAGEREF _Toc24650453 \h </w:instrText>
        </w:r>
      </w:ins>
      <w:r>
        <w:rPr>
          <w:noProof/>
          <w:webHidden/>
        </w:rPr>
      </w:r>
      <w:r>
        <w:rPr>
          <w:noProof/>
          <w:webHidden/>
        </w:rPr>
        <w:fldChar w:fldCharType="separate"/>
      </w:r>
      <w:ins w:id="258" w:author="Mary Jungers" w:date="2019-11-14T18:59:00Z">
        <w:r>
          <w:rPr>
            <w:noProof/>
            <w:webHidden/>
          </w:rPr>
          <w:t>54</w:t>
        </w:r>
        <w:r>
          <w:rPr>
            <w:noProof/>
            <w:webHidden/>
          </w:rPr>
          <w:fldChar w:fldCharType="end"/>
        </w:r>
        <w:r w:rsidRPr="0020423C">
          <w:rPr>
            <w:rStyle w:val="Hyperlink"/>
            <w:noProof/>
          </w:rPr>
          <w:fldChar w:fldCharType="end"/>
        </w:r>
      </w:ins>
    </w:p>
    <w:p w14:paraId="553D48DD" w14:textId="6F9C0EFC" w:rsidR="00CF41A9" w:rsidRDefault="00CF41A9">
      <w:pPr>
        <w:pStyle w:val="TOC5"/>
        <w:rPr>
          <w:ins w:id="259" w:author="Mary Jungers" w:date="2019-11-14T18:59:00Z"/>
          <w:rFonts w:asciiTheme="minorHAnsi" w:eastAsiaTheme="minorEastAsia" w:hAnsiTheme="minorHAnsi" w:cstheme="minorBidi"/>
          <w:noProof/>
          <w:sz w:val="22"/>
          <w:szCs w:val="22"/>
        </w:rPr>
      </w:pPr>
      <w:ins w:id="260"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"_Toc24650454"</w:instrText>
        </w:r>
        <w:r w:rsidRPr="0020423C">
          <w:rPr>
            <w:rStyle w:val="Hyperlink"/>
            <w:noProof/>
          </w:rPr>
          <w:instrText xml:space="preserve"> </w:instrText>
        </w:r>
        <w:r w:rsidRPr="0020423C">
          <w:rPr>
            <w:rStyle w:val="Hyperlink"/>
            <w:noProof/>
          </w:rPr>
          <w:fldChar w:fldCharType="separate"/>
        </w:r>
        <w:r w:rsidRPr="0020423C">
          <w:rPr>
            <w:rStyle w:val="Hyperlink"/>
            <w:noProof/>
          </w:rPr>
          <w:t>3.6.4.1.1 HL7 Conformance Statement</w:t>
        </w:r>
        <w:r>
          <w:rPr>
            <w:noProof/>
            <w:webHidden/>
          </w:rPr>
          <w:tab/>
        </w:r>
        <w:r>
          <w:rPr>
            <w:noProof/>
            <w:webHidden/>
          </w:rPr>
          <w:fldChar w:fldCharType="begin"/>
        </w:r>
        <w:r>
          <w:rPr>
            <w:noProof/>
            <w:webHidden/>
          </w:rPr>
          <w:instrText xml:space="preserve"> PAGEREF _Toc24650454 \h </w:instrText>
        </w:r>
      </w:ins>
      <w:r>
        <w:rPr>
          <w:noProof/>
          <w:webHidden/>
        </w:rPr>
      </w:r>
      <w:r>
        <w:rPr>
          <w:noProof/>
          <w:webHidden/>
        </w:rPr>
        <w:fldChar w:fldCharType="separate"/>
      </w:r>
      <w:ins w:id="261" w:author="Mary Jungers" w:date="2019-11-14T18:59:00Z">
        <w:r>
          <w:rPr>
            <w:noProof/>
            <w:webHidden/>
          </w:rPr>
          <w:t>54</w:t>
        </w:r>
        <w:r>
          <w:rPr>
            <w:noProof/>
            <w:webHidden/>
          </w:rPr>
          <w:fldChar w:fldCharType="end"/>
        </w:r>
        <w:r w:rsidRPr="0020423C">
          <w:rPr>
            <w:rStyle w:val="Hyperlink"/>
            <w:noProof/>
          </w:rPr>
          <w:fldChar w:fldCharType="end"/>
        </w:r>
      </w:ins>
    </w:p>
    <w:p w14:paraId="2B212AEA" w14:textId="41686698" w:rsidR="00CF41A9" w:rsidRDefault="00CF41A9">
      <w:pPr>
        <w:pStyle w:val="TOC5"/>
        <w:rPr>
          <w:ins w:id="262" w:author="Mary Jungers" w:date="2019-11-14T18:59:00Z"/>
          <w:rFonts w:asciiTheme="minorHAnsi" w:eastAsiaTheme="minorEastAsia" w:hAnsiTheme="minorHAnsi" w:cstheme="minorBidi"/>
          <w:noProof/>
          <w:sz w:val="22"/>
          <w:szCs w:val="22"/>
        </w:rPr>
      </w:pPr>
      <w:ins w:id="2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"_Toc24650455"</w:instrText>
        </w:r>
        <w:r w:rsidRPr="0020423C">
          <w:rPr>
            <w:rStyle w:val="Hyperlink"/>
            <w:noProof/>
          </w:rPr>
          <w:instrText xml:space="preserve"> </w:instrText>
        </w:r>
        <w:r w:rsidRPr="0020423C">
          <w:rPr>
            <w:rStyle w:val="Hyperlink"/>
            <w:noProof/>
          </w:rPr>
          <w:fldChar w:fldCharType="separate"/>
        </w:r>
        <w:r w:rsidRPr="0020423C">
          <w:rPr>
            <w:rStyle w:val="Hyperlink"/>
            <w:noProof/>
          </w:rPr>
          <w:t>3.6.4.1.2 PCD-06 Disseminate Alert static definition</w:t>
        </w:r>
        <w:r>
          <w:rPr>
            <w:noProof/>
            <w:webHidden/>
          </w:rPr>
          <w:tab/>
        </w:r>
        <w:r>
          <w:rPr>
            <w:noProof/>
            <w:webHidden/>
          </w:rPr>
          <w:fldChar w:fldCharType="begin"/>
        </w:r>
        <w:r>
          <w:rPr>
            <w:noProof/>
            <w:webHidden/>
          </w:rPr>
          <w:instrText xml:space="preserve"> PAGEREF _Toc24650455 \h </w:instrText>
        </w:r>
      </w:ins>
      <w:r>
        <w:rPr>
          <w:noProof/>
          <w:webHidden/>
        </w:rPr>
      </w:r>
      <w:r>
        <w:rPr>
          <w:noProof/>
          <w:webHidden/>
        </w:rPr>
        <w:fldChar w:fldCharType="separate"/>
      </w:r>
      <w:ins w:id="264" w:author="Mary Jungers" w:date="2019-11-14T18:59:00Z">
        <w:r>
          <w:rPr>
            <w:noProof/>
            <w:webHidden/>
          </w:rPr>
          <w:t>54</w:t>
        </w:r>
        <w:r>
          <w:rPr>
            <w:noProof/>
            <w:webHidden/>
          </w:rPr>
          <w:fldChar w:fldCharType="end"/>
        </w:r>
        <w:r w:rsidRPr="0020423C">
          <w:rPr>
            <w:rStyle w:val="Hyperlink"/>
            <w:noProof/>
          </w:rPr>
          <w:fldChar w:fldCharType="end"/>
        </w:r>
      </w:ins>
    </w:p>
    <w:p w14:paraId="32782AAD" w14:textId="63EB4F28" w:rsidR="00CF41A9" w:rsidRDefault="00CF41A9">
      <w:pPr>
        <w:pStyle w:val="TOC5"/>
        <w:rPr>
          <w:ins w:id="265" w:author="Mary Jungers" w:date="2019-11-14T18:59:00Z"/>
          <w:rFonts w:asciiTheme="minorHAnsi" w:eastAsiaTheme="minorEastAsia" w:hAnsiTheme="minorHAnsi" w:cstheme="minorBidi"/>
          <w:noProof/>
          <w:sz w:val="22"/>
          <w:szCs w:val="22"/>
        </w:rPr>
      </w:pPr>
      <w:ins w:id="2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"_Toc24650456"</w:instrText>
        </w:r>
        <w:r w:rsidRPr="0020423C">
          <w:rPr>
            <w:rStyle w:val="Hyperlink"/>
            <w:noProof/>
          </w:rPr>
          <w:instrText xml:space="preserve"> </w:instrText>
        </w:r>
        <w:r w:rsidRPr="0020423C">
          <w:rPr>
            <w:rStyle w:val="Hyperlink"/>
            <w:noProof/>
          </w:rPr>
          <w:fldChar w:fldCharType="separate"/>
        </w:r>
        <w:r w:rsidRPr="0020423C">
          <w:rPr>
            <w:rStyle w:val="Hyperlink"/>
            <w:noProof/>
          </w:rPr>
          <w:t>3.6.4.1.3 Trigger Events</w:t>
        </w:r>
        <w:r>
          <w:rPr>
            <w:noProof/>
            <w:webHidden/>
          </w:rPr>
          <w:tab/>
        </w:r>
        <w:r>
          <w:rPr>
            <w:noProof/>
            <w:webHidden/>
          </w:rPr>
          <w:fldChar w:fldCharType="begin"/>
        </w:r>
        <w:r>
          <w:rPr>
            <w:noProof/>
            <w:webHidden/>
          </w:rPr>
          <w:instrText xml:space="preserve"> PAGEREF _Toc24650456 \h </w:instrText>
        </w:r>
      </w:ins>
      <w:r>
        <w:rPr>
          <w:noProof/>
          <w:webHidden/>
        </w:rPr>
      </w:r>
      <w:r>
        <w:rPr>
          <w:noProof/>
          <w:webHidden/>
        </w:rPr>
        <w:fldChar w:fldCharType="separate"/>
      </w:r>
      <w:ins w:id="267" w:author="Mary Jungers" w:date="2019-11-14T18:59:00Z">
        <w:r>
          <w:rPr>
            <w:noProof/>
            <w:webHidden/>
          </w:rPr>
          <w:t>55</w:t>
        </w:r>
        <w:r>
          <w:rPr>
            <w:noProof/>
            <w:webHidden/>
          </w:rPr>
          <w:fldChar w:fldCharType="end"/>
        </w:r>
        <w:r w:rsidRPr="0020423C">
          <w:rPr>
            <w:rStyle w:val="Hyperlink"/>
            <w:noProof/>
          </w:rPr>
          <w:fldChar w:fldCharType="end"/>
        </w:r>
      </w:ins>
    </w:p>
    <w:p w14:paraId="4709F641" w14:textId="77D481ED" w:rsidR="00CF41A9" w:rsidRDefault="00CF41A9">
      <w:pPr>
        <w:pStyle w:val="TOC5"/>
        <w:rPr>
          <w:ins w:id="268" w:author="Mary Jungers" w:date="2019-11-14T18:59:00Z"/>
          <w:rFonts w:asciiTheme="minorHAnsi" w:eastAsiaTheme="minorEastAsia" w:hAnsiTheme="minorHAnsi" w:cstheme="minorBidi"/>
          <w:noProof/>
          <w:sz w:val="22"/>
          <w:szCs w:val="22"/>
        </w:rPr>
      </w:pPr>
      <w:ins w:id="2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"_Toc24650457"</w:instrText>
        </w:r>
        <w:r w:rsidRPr="0020423C">
          <w:rPr>
            <w:rStyle w:val="Hyperlink"/>
            <w:noProof/>
          </w:rPr>
          <w:instrText xml:space="preserve"> </w:instrText>
        </w:r>
        <w:r w:rsidRPr="0020423C">
          <w:rPr>
            <w:rStyle w:val="Hyperlink"/>
            <w:noProof/>
          </w:rPr>
          <w:fldChar w:fldCharType="separate"/>
        </w:r>
        <w:r w:rsidRPr="0020423C">
          <w:rPr>
            <w:rStyle w:val="Hyperlink"/>
            <w:noProof/>
          </w:rPr>
          <w:t>3.6.4.1.4 Message Semantics</w:t>
        </w:r>
        <w:r>
          <w:rPr>
            <w:noProof/>
            <w:webHidden/>
          </w:rPr>
          <w:tab/>
        </w:r>
        <w:r>
          <w:rPr>
            <w:noProof/>
            <w:webHidden/>
          </w:rPr>
          <w:fldChar w:fldCharType="begin"/>
        </w:r>
        <w:r>
          <w:rPr>
            <w:noProof/>
            <w:webHidden/>
          </w:rPr>
          <w:instrText xml:space="preserve"> PAGEREF _Toc24650457 \h </w:instrText>
        </w:r>
      </w:ins>
      <w:r>
        <w:rPr>
          <w:noProof/>
          <w:webHidden/>
        </w:rPr>
      </w:r>
      <w:r>
        <w:rPr>
          <w:noProof/>
          <w:webHidden/>
        </w:rPr>
        <w:fldChar w:fldCharType="separate"/>
      </w:r>
      <w:ins w:id="270" w:author="Mary Jungers" w:date="2019-11-14T18:59:00Z">
        <w:r>
          <w:rPr>
            <w:noProof/>
            <w:webHidden/>
          </w:rPr>
          <w:t>55</w:t>
        </w:r>
        <w:r>
          <w:rPr>
            <w:noProof/>
            <w:webHidden/>
          </w:rPr>
          <w:fldChar w:fldCharType="end"/>
        </w:r>
        <w:r w:rsidRPr="0020423C">
          <w:rPr>
            <w:rStyle w:val="Hyperlink"/>
            <w:noProof/>
          </w:rPr>
          <w:fldChar w:fldCharType="end"/>
        </w:r>
      </w:ins>
    </w:p>
    <w:p w14:paraId="6438F96C" w14:textId="2EE72E3C" w:rsidR="00CF41A9" w:rsidRDefault="00CF41A9">
      <w:pPr>
        <w:pStyle w:val="TOC5"/>
        <w:rPr>
          <w:ins w:id="271" w:author="Mary Jungers" w:date="2019-11-14T18:59:00Z"/>
          <w:rFonts w:asciiTheme="minorHAnsi" w:eastAsiaTheme="minorEastAsia" w:hAnsiTheme="minorHAnsi" w:cstheme="minorBidi"/>
          <w:noProof/>
          <w:sz w:val="22"/>
          <w:szCs w:val="22"/>
        </w:rPr>
      </w:pPr>
      <w:ins w:id="2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"_Toc24650458"</w:instrText>
        </w:r>
        <w:r w:rsidRPr="0020423C">
          <w:rPr>
            <w:rStyle w:val="Hyperlink"/>
            <w:noProof/>
          </w:rPr>
          <w:instrText xml:space="preserve"> </w:instrText>
        </w:r>
        <w:r w:rsidRPr="0020423C">
          <w:rPr>
            <w:rStyle w:val="Hyperlink"/>
            <w:noProof/>
          </w:rPr>
          <w:fldChar w:fldCharType="separate"/>
        </w:r>
        <w:r w:rsidRPr="0020423C">
          <w:rPr>
            <w:rStyle w:val="Hyperlink"/>
            <w:noProof/>
          </w:rPr>
          <w:t>3.6.4.1.5 Expected Actions</w:t>
        </w:r>
        <w:r>
          <w:rPr>
            <w:noProof/>
            <w:webHidden/>
          </w:rPr>
          <w:tab/>
        </w:r>
        <w:r>
          <w:rPr>
            <w:noProof/>
            <w:webHidden/>
          </w:rPr>
          <w:fldChar w:fldCharType="begin"/>
        </w:r>
        <w:r>
          <w:rPr>
            <w:noProof/>
            <w:webHidden/>
          </w:rPr>
          <w:instrText xml:space="preserve"> PAGEREF _Toc24650458 \h </w:instrText>
        </w:r>
      </w:ins>
      <w:r>
        <w:rPr>
          <w:noProof/>
          <w:webHidden/>
        </w:rPr>
      </w:r>
      <w:r>
        <w:rPr>
          <w:noProof/>
          <w:webHidden/>
        </w:rPr>
        <w:fldChar w:fldCharType="separate"/>
      </w:r>
      <w:ins w:id="273" w:author="Mary Jungers" w:date="2019-11-14T18:59:00Z">
        <w:r>
          <w:rPr>
            <w:noProof/>
            <w:webHidden/>
          </w:rPr>
          <w:t>55</w:t>
        </w:r>
        <w:r>
          <w:rPr>
            <w:noProof/>
            <w:webHidden/>
          </w:rPr>
          <w:fldChar w:fldCharType="end"/>
        </w:r>
        <w:r w:rsidRPr="0020423C">
          <w:rPr>
            <w:rStyle w:val="Hyperlink"/>
            <w:noProof/>
          </w:rPr>
          <w:fldChar w:fldCharType="end"/>
        </w:r>
      </w:ins>
    </w:p>
    <w:p w14:paraId="78C58DF4" w14:textId="40DF70C7" w:rsidR="00CF41A9" w:rsidRDefault="00CF41A9">
      <w:pPr>
        <w:pStyle w:val="TOC5"/>
        <w:rPr>
          <w:ins w:id="274" w:author="Mary Jungers" w:date="2019-11-14T18:59:00Z"/>
          <w:rFonts w:asciiTheme="minorHAnsi" w:eastAsiaTheme="minorEastAsia" w:hAnsiTheme="minorHAnsi" w:cstheme="minorBidi"/>
          <w:noProof/>
          <w:sz w:val="22"/>
          <w:szCs w:val="22"/>
        </w:rPr>
      </w:pPr>
      <w:ins w:id="2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"_Toc24650459"</w:instrText>
        </w:r>
        <w:r w:rsidRPr="0020423C">
          <w:rPr>
            <w:rStyle w:val="Hyperlink"/>
            <w:noProof/>
          </w:rPr>
          <w:instrText xml:space="preserve"> </w:instrText>
        </w:r>
        <w:r w:rsidRPr="0020423C">
          <w:rPr>
            <w:rStyle w:val="Hyperlink"/>
            <w:noProof/>
          </w:rPr>
          <w:fldChar w:fldCharType="separate"/>
        </w:r>
        <w:r w:rsidRPr="0020423C">
          <w:rPr>
            <w:rStyle w:val="Hyperlink"/>
            <w:noProof/>
          </w:rPr>
          <w:t>3.6.4.1.6 Security Considerations</w:t>
        </w:r>
        <w:r>
          <w:rPr>
            <w:noProof/>
            <w:webHidden/>
          </w:rPr>
          <w:tab/>
        </w:r>
        <w:r>
          <w:rPr>
            <w:noProof/>
            <w:webHidden/>
          </w:rPr>
          <w:fldChar w:fldCharType="begin"/>
        </w:r>
        <w:r>
          <w:rPr>
            <w:noProof/>
            <w:webHidden/>
          </w:rPr>
          <w:instrText xml:space="preserve"> PAGEREF _Toc24650459 \h </w:instrText>
        </w:r>
      </w:ins>
      <w:r>
        <w:rPr>
          <w:noProof/>
          <w:webHidden/>
        </w:rPr>
      </w:r>
      <w:r>
        <w:rPr>
          <w:noProof/>
          <w:webHidden/>
        </w:rPr>
        <w:fldChar w:fldCharType="separate"/>
      </w:r>
      <w:ins w:id="276" w:author="Mary Jungers" w:date="2019-11-14T18:59:00Z">
        <w:r>
          <w:rPr>
            <w:noProof/>
            <w:webHidden/>
          </w:rPr>
          <w:t>56</w:t>
        </w:r>
        <w:r>
          <w:rPr>
            <w:noProof/>
            <w:webHidden/>
          </w:rPr>
          <w:fldChar w:fldCharType="end"/>
        </w:r>
        <w:r w:rsidRPr="0020423C">
          <w:rPr>
            <w:rStyle w:val="Hyperlink"/>
            <w:noProof/>
          </w:rPr>
          <w:fldChar w:fldCharType="end"/>
        </w:r>
      </w:ins>
    </w:p>
    <w:p w14:paraId="4DE3D528" w14:textId="4F31450E" w:rsidR="00CF41A9" w:rsidRDefault="00CF41A9">
      <w:pPr>
        <w:pStyle w:val="TOC2"/>
        <w:rPr>
          <w:ins w:id="277" w:author="Mary Jungers" w:date="2019-11-14T18:59:00Z"/>
          <w:rFonts w:asciiTheme="minorHAnsi" w:eastAsiaTheme="minorEastAsia" w:hAnsiTheme="minorHAnsi" w:cstheme="minorBidi"/>
          <w:noProof/>
          <w:sz w:val="22"/>
          <w:szCs w:val="22"/>
        </w:rPr>
      </w:pPr>
      <w:ins w:id="2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"_Toc24650460"</w:instrText>
        </w:r>
        <w:r w:rsidRPr="0020423C">
          <w:rPr>
            <w:rStyle w:val="Hyperlink"/>
            <w:noProof/>
          </w:rPr>
          <w:instrText xml:space="preserve"> </w:instrText>
        </w:r>
        <w:r w:rsidRPr="0020423C">
          <w:rPr>
            <w:rStyle w:val="Hyperlink"/>
            <w:noProof/>
          </w:rPr>
          <w:fldChar w:fldCharType="separate"/>
        </w:r>
        <w:r w:rsidRPr="0020423C">
          <w:rPr>
            <w:rStyle w:val="Hyperlink"/>
            <w:noProof/>
          </w:rPr>
          <w:t>3.7 Report Dissemination Alert Status [PCD-07]</w:t>
        </w:r>
        <w:r>
          <w:rPr>
            <w:noProof/>
            <w:webHidden/>
          </w:rPr>
          <w:tab/>
        </w:r>
        <w:r>
          <w:rPr>
            <w:noProof/>
            <w:webHidden/>
          </w:rPr>
          <w:fldChar w:fldCharType="begin"/>
        </w:r>
        <w:r>
          <w:rPr>
            <w:noProof/>
            <w:webHidden/>
          </w:rPr>
          <w:instrText xml:space="preserve"> PAGEREF _Toc24650460 \h </w:instrText>
        </w:r>
      </w:ins>
      <w:r>
        <w:rPr>
          <w:noProof/>
          <w:webHidden/>
        </w:rPr>
      </w:r>
      <w:r>
        <w:rPr>
          <w:noProof/>
          <w:webHidden/>
        </w:rPr>
        <w:fldChar w:fldCharType="separate"/>
      </w:r>
      <w:ins w:id="279" w:author="Mary Jungers" w:date="2019-11-14T18:59:00Z">
        <w:r>
          <w:rPr>
            <w:noProof/>
            <w:webHidden/>
          </w:rPr>
          <w:t>56</w:t>
        </w:r>
        <w:r>
          <w:rPr>
            <w:noProof/>
            <w:webHidden/>
          </w:rPr>
          <w:fldChar w:fldCharType="end"/>
        </w:r>
        <w:r w:rsidRPr="0020423C">
          <w:rPr>
            <w:rStyle w:val="Hyperlink"/>
            <w:noProof/>
          </w:rPr>
          <w:fldChar w:fldCharType="end"/>
        </w:r>
      </w:ins>
    </w:p>
    <w:p w14:paraId="387541C3" w14:textId="1DCDF6DD" w:rsidR="00CF41A9" w:rsidRDefault="00CF41A9">
      <w:pPr>
        <w:pStyle w:val="TOC3"/>
        <w:rPr>
          <w:ins w:id="280" w:author="Mary Jungers" w:date="2019-11-14T18:59:00Z"/>
          <w:rFonts w:asciiTheme="minorHAnsi" w:eastAsiaTheme="minorEastAsia" w:hAnsiTheme="minorHAnsi" w:cstheme="minorBidi"/>
          <w:noProof/>
          <w:sz w:val="22"/>
          <w:szCs w:val="22"/>
        </w:rPr>
      </w:pPr>
      <w:ins w:id="2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"_Toc24650461"</w:instrText>
        </w:r>
        <w:r w:rsidRPr="0020423C">
          <w:rPr>
            <w:rStyle w:val="Hyperlink"/>
            <w:noProof/>
          </w:rPr>
          <w:instrText xml:space="preserve"> </w:instrText>
        </w:r>
        <w:r w:rsidRPr="0020423C">
          <w:rPr>
            <w:rStyle w:val="Hyperlink"/>
            <w:noProof/>
          </w:rPr>
          <w:fldChar w:fldCharType="separate"/>
        </w:r>
        <w:r w:rsidRPr="0020423C">
          <w:rPr>
            <w:rStyle w:val="Hyperlink"/>
            <w:noProof/>
          </w:rPr>
          <w:t>3.7.1 Scope</w:t>
        </w:r>
        <w:r>
          <w:rPr>
            <w:noProof/>
            <w:webHidden/>
          </w:rPr>
          <w:tab/>
        </w:r>
        <w:r>
          <w:rPr>
            <w:noProof/>
            <w:webHidden/>
          </w:rPr>
          <w:fldChar w:fldCharType="begin"/>
        </w:r>
        <w:r>
          <w:rPr>
            <w:noProof/>
            <w:webHidden/>
          </w:rPr>
          <w:instrText xml:space="preserve"> PAGEREF _Toc24650461 \h </w:instrText>
        </w:r>
      </w:ins>
      <w:r>
        <w:rPr>
          <w:noProof/>
          <w:webHidden/>
        </w:rPr>
      </w:r>
      <w:r>
        <w:rPr>
          <w:noProof/>
          <w:webHidden/>
        </w:rPr>
        <w:fldChar w:fldCharType="separate"/>
      </w:r>
      <w:ins w:id="282" w:author="Mary Jungers" w:date="2019-11-14T18:59:00Z">
        <w:r>
          <w:rPr>
            <w:noProof/>
            <w:webHidden/>
          </w:rPr>
          <w:t>56</w:t>
        </w:r>
        <w:r>
          <w:rPr>
            <w:noProof/>
            <w:webHidden/>
          </w:rPr>
          <w:fldChar w:fldCharType="end"/>
        </w:r>
        <w:r w:rsidRPr="0020423C">
          <w:rPr>
            <w:rStyle w:val="Hyperlink"/>
            <w:noProof/>
          </w:rPr>
          <w:fldChar w:fldCharType="end"/>
        </w:r>
      </w:ins>
    </w:p>
    <w:p w14:paraId="0568B4B4" w14:textId="73A95A01" w:rsidR="00CF41A9" w:rsidRDefault="00CF41A9">
      <w:pPr>
        <w:pStyle w:val="TOC3"/>
        <w:rPr>
          <w:ins w:id="283" w:author="Mary Jungers" w:date="2019-11-14T18:59:00Z"/>
          <w:rFonts w:asciiTheme="minorHAnsi" w:eastAsiaTheme="minorEastAsia" w:hAnsiTheme="minorHAnsi" w:cstheme="minorBidi"/>
          <w:noProof/>
          <w:sz w:val="22"/>
          <w:szCs w:val="22"/>
        </w:rPr>
      </w:pPr>
      <w:ins w:id="2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"_Toc24650462"</w:instrText>
        </w:r>
        <w:r w:rsidRPr="0020423C">
          <w:rPr>
            <w:rStyle w:val="Hyperlink"/>
            <w:noProof/>
          </w:rPr>
          <w:instrText xml:space="preserve"> </w:instrText>
        </w:r>
        <w:r w:rsidRPr="0020423C">
          <w:rPr>
            <w:rStyle w:val="Hyperlink"/>
            <w:noProof/>
          </w:rPr>
          <w:fldChar w:fldCharType="separate"/>
        </w:r>
        <w:r w:rsidRPr="0020423C">
          <w:rPr>
            <w:rStyle w:val="Hyperlink"/>
            <w:noProof/>
          </w:rPr>
          <w:t>3.7.2 Use Case Roles</w:t>
        </w:r>
        <w:r>
          <w:rPr>
            <w:noProof/>
            <w:webHidden/>
          </w:rPr>
          <w:tab/>
        </w:r>
        <w:r>
          <w:rPr>
            <w:noProof/>
            <w:webHidden/>
          </w:rPr>
          <w:fldChar w:fldCharType="begin"/>
        </w:r>
        <w:r>
          <w:rPr>
            <w:noProof/>
            <w:webHidden/>
          </w:rPr>
          <w:instrText xml:space="preserve"> PAGEREF _Toc24650462 \h </w:instrText>
        </w:r>
      </w:ins>
      <w:r>
        <w:rPr>
          <w:noProof/>
          <w:webHidden/>
        </w:rPr>
      </w:r>
      <w:r>
        <w:rPr>
          <w:noProof/>
          <w:webHidden/>
        </w:rPr>
        <w:fldChar w:fldCharType="separate"/>
      </w:r>
      <w:ins w:id="285" w:author="Mary Jungers" w:date="2019-11-14T18:59:00Z">
        <w:r>
          <w:rPr>
            <w:noProof/>
            <w:webHidden/>
          </w:rPr>
          <w:t>56</w:t>
        </w:r>
        <w:r>
          <w:rPr>
            <w:noProof/>
            <w:webHidden/>
          </w:rPr>
          <w:fldChar w:fldCharType="end"/>
        </w:r>
        <w:r w:rsidRPr="0020423C">
          <w:rPr>
            <w:rStyle w:val="Hyperlink"/>
            <w:noProof/>
          </w:rPr>
          <w:fldChar w:fldCharType="end"/>
        </w:r>
      </w:ins>
    </w:p>
    <w:p w14:paraId="1CE90F38" w14:textId="0B548E34" w:rsidR="00CF41A9" w:rsidRDefault="00CF41A9">
      <w:pPr>
        <w:pStyle w:val="TOC3"/>
        <w:rPr>
          <w:ins w:id="286" w:author="Mary Jungers" w:date="2019-11-14T18:59:00Z"/>
          <w:rFonts w:asciiTheme="minorHAnsi" w:eastAsiaTheme="minorEastAsia" w:hAnsiTheme="minorHAnsi" w:cstheme="minorBidi"/>
          <w:noProof/>
          <w:sz w:val="22"/>
          <w:szCs w:val="22"/>
        </w:rPr>
      </w:pPr>
      <w:ins w:id="2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"_Toc24650463"</w:instrText>
        </w:r>
        <w:r w:rsidRPr="0020423C">
          <w:rPr>
            <w:rStyle w:val="Hyperlink"/>
            <w:noProof/>
          </w:rPr>
          <w:instrText xml:space="preserve"> </w:instrText>
        </w:r>
        <w:r w:rsidRPr="0020423C">
          <w:rPr>
            <w:rStyle w:val="Hyperlink"/>
            <w:noProof/>
          </w:rPr>
          <w:fldChar w:fldCharType="separate"/>
        </w:r>
        <w:r w:rsidRPr="0020423C">
          <w:rPr>
            <w:rStyle w:val="Hyperlink"/>
            <w:noProof/>
          </w:rPr>
          <w:t>3.7.3 Referenced Standards</w:t>
        </w:r>
        <w:r>
          <w:rPr>
            <w:noProof/>
            <w:webHidden/>
          </w:rPr>
          <w:tab/>
        </w:r>
        <w:r>
          <w:rPr>
            <w:noProof/>
            <w:webHidden/>
          </w:rPr>
          <w:fldChar w:fldCharType="begin"/>
        </w:r>
        <w:r>
          <w:rPr>
            <w:noProof/>
            <w:webHidden/>
          </w:rPr>
          <w:instrText xml:space="preserve"> PAGEREF _Toc24650463 \h </w:instrText>
        </w:r>
      </w:ins>
      <w:r>
        <w:rPr>
          <w:noProof/>
          <w:webHidden/>
        </w:rPr>
      </w:r>
      <w:r>
        <w:rPr>
          <w:noProof/>
          <w:webHidden/>
        </w:rPr>
        <w:fldChar w:fldCharType="separate"/>
      </w:r>
      <w:ins w:id="288" w:author="Mary Jungers" w:date="2019-11-14T18:59:00Z">
        <w:r>
          <w:rPr>
            <w:noProof/>
            <w:webHidden/>
          </w:rPr>
          <w:t>57</w:t>
        </w:r>
        <w:r>
          <w:rPr>
            <w:noProof/>
            <w:webHidden/>
          </w:rPr>
          <w:fldChar w:fldCharType="end"/>
        </w:r>
        <w:r w:rsidRPr="0020423C">
          <w:rPr>
            <w:rStyle w:val="Hyperlink"/>
            <w:noProof/>
          </w:rPr>
          <w:fldChar w:fldCharType="end"/>
        </w:r>
      </w:ins>
    </w:p>
    <w:p w14:paraId="33F9A92B" w14:textId="76EC7924" w:rsidR="00CF41A9" w:rsidRDefault="00CF41A9">
      <w:pPr>
        <w:pStyle w:val="TOC3"/>
        <w:rPr>
          <w:ins w:id="289" w:author="Mary Jungers" w:date="2019-11-14T18:59:00Z"/>
          <w:rFonts w:asciiTheme="minorHAnsi" w:eastAsiaTheme="minorEastAsia" w:hAnsiTheme="minorHAnsi" w:cstheme="minorBidi"/>
          <w:noProof/>
          <w:sz w:val="22"/>
          <w:szCs w:val="22"/>
        </w:rPr>
      </w:pPr>
      <w:ins w:id="2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"_Toc24650464"</w:instrText>
        </w:r>
        <w:r w:rsidRPr="0020423C">
          <w:rPr>
            <w:rStyle w:val="Hyperlink"/>
            <w:noProof/>
          </w:rPr>
          <w:instrText xml:space="preserve"> </w:instrText>
        </w:r>
        <w:r w:rsidRPr="0020423C">
          <w:rPr>
            <w:rStyle w:val="Hyperlink"/>
            <w:noProof/>
          </w:rPr>
          <w:fldChar w:fldCharType="separate"/>
        </w:r>
        <w:r w:rsidRPr="0020423C">
          <w:rPr>
            <w:rStyle w:val="Hyperlink"/>
            <w:noProof/>
          </w:rPr>
          <w:t>3.7.4 Messages</w:t>
        </w:r>
        <w:r>
          <w:rPr>
            <w:noProof/>
            <w:webHidden/>
          </w:rPr>
          <w:tab/>
        </w:r>
        <w:r>
          <w:rPr>
            <w:noProof/>
            <w:webHidden/>
          </w:rPr>
          <w:fldChar w:fldCharType="begin"/>
        </w:r>
        <w:r>
          <w:rPr>
            <w:noProof/>
            <w:webHidden/>
          </w:rPr>
          <w:instrText xml:space="preserve"> PAGEREF _Toc24650464 \h </w:instrText>
        </w:r>
      </w:ins>
      <w:r>
        <w:rPr>
          <w:noProof/>
          <w:webHidden/>
        </w:rPr>
      </w:r>
      <w:r>
        <w:rPr>
          <w:noProof/>
          <w:webHidden/>
        </w:rPr>
        <w:fldChar w:fldCharType="separate"/>
      </w:r>
      <w:ins w:id="291" w:author="Mary Jungers" w:date="2019-11-14T18:59:00Z">
        <w:r>
          <w:rPr>
            <w:noProof/>
            <w:webHidden/>
          </w:rPr>
          <w:t>57</w:t>
        </w:r>
        <w:r>
          <w:rPr>
            <w:noProof/>
            <w:webHidden/>
          </w:rPr>
          <w:fldChar w:fldCharType="end"/>
        </w:r>
        <w:r w:rsidRPr="0020423C">
          <w:rPr>
            <w:rStyle w:val="Hyperlink"/>
            <w:noProof/>
          </w:rPr>
          <w:fldChar w:fldCharType="end"/>
        </w:r>
      </w:ins>
    </w:p>
    <w:p w14:paraId="0BDB9796" w14:textId="35373DAB" w:rsidR="00CF41A9" w:rsidRDefault="00CF41A9">
      <w:pPr>
        <w:pStyle w:val="TOC4"/>
        <w:rPr>
          <w:ins w:id="292" w:author="Mary Jungers" w:date="2019-11-14T18:59:00Z"/>
          <w:rFonts w:asciiTheme="minorHAnsi" w:eastAsiaTheme="minorEastAsia" w:hAnsiTheme="minorHAnsi" w:cstheme="minorBidi"/>
          <w:noProof/>
          <w:sz w:val="22"/>
          <w:szCs w:val="22"/>
        </w:rPr>
      </w:pPr>
      <w:ins w:id="2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"_Toc24650465"</w:instrText>
        </w:r>
        <w:r w:rsidRPr="0020423C">
          <w:rPr>
            <w:rStyle w:val="Hyperlink"/>
            <w:noProof/>
          </w:rPr>
          <w:instrText xml:space="preserve"> </w:instrText>
        </w:r>
        <w:r w:rsidRPr="0020423C">
          <w:rPr>
            <w:rStyle w:val="Hyperlink"/>
            <w:noProof/>
          </w:rPr>
          <w:fldChar w:fldCharType="separate"/>
        </w:r>
        <w:r w:rsidRPr="0020423C">
          <w:rPr>
            <w:rStyle w:val="Hyperlink"/>
            <w:noProof/>
          </w:rPr>
          <w:t>3.7.4.1 Alert Communicator status updates to Alert Manager</w:t>
        </w:r>
        <w:r>
          <w:rPr>
            <w:noProof/>
            <w:webHidden/>
          </w:rPr>
          <w:tab/>
        </w:r>
        <w:r>
          <w:rPr>
            <w:noProof/>
            <w:webHidden/>
          </w:rPr>
          <w:fldChar w:fldCharType="begin"/>
        </w:r>
        <w:r>
          <w:rPr>
            <w:noProof/>
            <w:webHidden/>
          </w:rPr>
          <w:instrText xml:space="preserve"> PAGEREF _Toc24650465 \h </w:instrText>
        </w:r>
      </w:ins>
      <w:r>
        <w:rPr>
          <w:noProof/>
          <w:webHidden/>
        </w:rPr>
      </w:r>
      <w:r>
        <w:rPr>
          <w:noProof/>
          <w:webHidden/>
        </w:rPr>
        <w:fldChar w:fldCharType="separate"/>
      </w:r>
      <w:ins w:id="294" w:author="Mary Jungers" w:date="2019-11-14T18:59:00Z">
        <w:r>
          <w:rPr>
            <w:noProof/>
            <w:webHidden/>
          </w:rPr>
          <w:t>57</w:t>
        </w:r>
        <w:r>
          <w:rPr>
            <w:noProof/>
            <w:webHidden/>
          </w:rPr>
          <w:fldChar w:fldCharType="end"/>
        </w:r>
        <w:r w:rsidRPr="0020423C">
          <w:rPr>
            <w:rStyle w:val="Hyperlink"/>
            <w:noProof/>
          </w:rPr>
          <w:fldChar w:fldCharType="end"/>
        </w:r>
      </w:ins>
    </w:p>
    <w:p w14:paraId="02531B7B" w14:textId="6831CDAC" w:rsidR="00CF41A9" w:rsidRDefault="00CF41A9">
      <w:pPr>
        <w:pStyle w:val="TOC4"/>
        <w:rPr>
          <w:ins w:id="295" w:author="Mary Jungers" w:date="2019-11-14T18:59:00Z"/>
          <w:rFonts w:asciiTheme="minorHAnsi" w:eastAsiaTheme="minorEastAsia" w:hAnsiTheme="minorHAnsi" w:cstheme="minorBidi"/>
          <w:noProof/>
          <w:sz w:val="22"/>
          <w:szCs w:val="22"/>
        </w:rPr>
      </w:pPr>
      <w:ins w:id="2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"_Toc24650466"</w:instrText>
        </w:r>
        <w:r w:rsidRPr="0020423C">
          <w:rPr>
            <w:rStyle w:val="Hyperlink"/>
            <w:noProof/>
          </w:rPr>
          <w:instrText xml:space="preserve"> </w:instrText>
        </w:r>
        <w:r w:rsidRPr="0020423C">
          <w:rPr>
            <w:rStyle w:val="Hyperlink"/>
            <w:noProof/>
          </w:rPr>
          <w:fldChar w:fldCharType="separate"/>
        </w:r>
        <w:r w:rsidRPr="0020423C">
          <w:rPr>
            <w:rStyle w:val="Hyperlink"/>
            <w:noProof/>
          </w:rPr>
          <w:t>3.7.4.2 Trigger Events</w:t>
        </w:r>
        <w:r>
          <w:rPr>
            <w:noProof/>
            <w:webHidden/>
          </w:rPr>
          <w:tab/>
        </w:r>
        <w:r>
          <w:rPr>
            <w:noProof/>
            <w:webHidden/>
          </w:rPr>
          <w:fldChar w:fldCharType="begin"/>
        </w:r>
        <w:r>
          <w:rPr>
            <w:noProof/>
            <w:webHidden/>
          </w:rPr>
          <w:instrText xml:space="preserve"> PAGEREF _Toc24650466 \h </w:instrText>
        </w:r>
      </w:ins>
      <w:r>
        <w:rPr>
          <w:noProof/>
          <w:webHidden/>
        </w:rPr>
      </w:r>
      <w:r>
        <w:rPr>
          <w:noProof/>
          <w:webHidden/>
        </w:rPr>
        <w:fldChar w:fldCharType="separate"/>
      </w:r>
      <w:ins w:id="297" w:author="Mary Jungers" w:date="2019-11-14T18:59:00Z">
        <w:r>
          <w:rPr>
            <w:noProof/>
            <w:webHidden/>
          </w:rPr>
          <w:t>57</w:t>
        </w:r>
        <w:r>
          <w:rPr>
            <w:noProof/>
            <w:webHidden/>
          </w:rPr>
          <w:fldChar w:fldCharType="end"/>
        </w:r>
        <w:r w:rsidRPr="0020423C">
          <w:rPr>
            <w:rStyle w:val="Hyperlink"/>
            <w:noProof/>
          </w:rPr>
          <w:fldChar w:fldCharType="end"/>
        </w:r>
      </w:ins>
    </w:p>
    <w:p w14:paraId="4951E3D2" w14:textId="2676E352" w:rsidR="00CF41A9" w:rsidRDefault="00CF41A9">
      <w:pPr>
        <w:pStyle w:val="TOC5"/>
        <w:rPr>
          <w:ins w:id="298" w:author="Mary Jungers" w:date="2019-11-14T18:59:00Z"/>
          <w:rFonts w:asciiTheme="minorHAnsi" w:eastAsiaTheme="minorEastAsia" w:hAnsiTheme="minorHAnsi" w:cstheme="minorBidi"/>
          <w:noProof/>
          <w:sz w:val="22"/>
          <w:szCs w:val="22"/>
        </w:rPr>
      </w:pPr>
      <w:ins w:id="2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"_Toc24650467"</w:instrText>
        </w:r>
        <w:r w:rsidRPr="0020423C">
          <w:rPr>
            <w:rStyle w:val="Hyperlink"/>
            <w:noProof/>
          </w:rPr>
          <w:instrText xml:space="preserve"> </w:instrText>
        </w:r>
        <w:r w:rsidRPr="0020423C">
          <w:rPr>
            <w:rStyle w:val="Hyperlink"/>
            <w:noProof/>
          </w:rPr>
          <w:fldChar w:fldCharType="separate"/>
        </w:r>
        <w:r w:rsidRPr="0020423C">
          <w:rPr>
            <w:rStyle w:val="Hyperlink"/>
            <w:noProof/>
          </w:rPr>
          <w:t>3.7.4.2.1 Message Semantics</w:t>
        </w:r>
        <w:r>
          <w:rPr>
            <w:noProof/>
            <w:webHidden/>
          </w:rPr>
          <w:tab/>
        </w:r>
        <w:r>
          <w:rPr>
            <w:noProof/>
            <w:webHidden/>
          </w:rPr>
          <w:fldChar w:fldCharType="begin"/>
        </w:r>
        <w:r>
          <w:rPr>
            <w:noProof/>
            <w:webHidden/>
          </w:rPr>
          <w:instrText xml:space="preserve"> PAGEREF _Toc24650467 \h </w:instrText>
        </w:r>
      </w:ins>
      <w:r>
        <w:rPr>
          <w:noProof/>
          <w:webHidden/>
        </w:rPr>
      </w:r>
      <w:r>
        <w:rPr>
          <w:noProof/>
          <w:webHidden/>
        </w:rPr>
        <w:fldChar w:fldCharType="separate"/>
      </w:r>
      <w:ins w:id="300" w:author="Mary Jungers" w:date="2019-11-14T18:59:00Z">
        <w:r>
          <w:rPr>
            <w:noProof/>
            <w:webHidden/>
          </w:rPr>
          <w:t>58</w:t>
        </w:r>
        <w:r>
          <w:rPr>
            <w:noProof/>
            <w:webHidden/>
          </w:rPr>
          <w:fldChar w:fldCharType="end"/>
        </w:r>
        <w:r w:rsidRPr="0020423C">
          <w:rPr>
            <w:rStyle w:val="Hyperlink"/>
            <w:noProof/>
          </w:rPr>
          <w:fldChar w:fldCharType="end"/>
        </w:r>
      </w:ins>
    </w:p>
    <w:p w14:paraId="659DDA96" w14:textId="442A8E04" w:rsidR="00CF41A9" w:rsidRDefault="00CF41A9">
      <w:pPr>
        <w:pStyle w:val="TOC5"/>
        <w:rPr>
          <w:ins w:id="301" w:author="Mary Jungers" w:date="2019-11-14T18:59:00Z"/>
          <w:rFonts w:asciiTheme="minorHAnsi" w:eastAsiaTheme="minorEastAsia" w:hAnsiTheme="minorHAnsi" w:cstheme="minorBidi"/>
          <w:noProof/>
          <w:sz w:val="22"/>
          <w:szCs w:val="22"/>
        </w:rPr>
      </w:pPr>
      <w:ins w:id="3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"_Toc24650468"</w:instrText>
        </w:r>
        <w:r w:rsidRPr="0020423C">
          <w:rPr>
            <w:rStyle w:val="Hyperlink"/>
            <w:noProof/>
          </w:rPr>
          <w:instrText xml:space="preserve"> </w:instrText>
        </w:r>
        <w:r w:rsidRPr="0020423C">
          <w:rPr>
            <w:rStyle w:val="Hyperlink"/>
            <w:noProof/>
          </w:rPr>
          <w:fldChar w:fldCharType="separate"/>
        </w:r>
        <w:r w:rsidRPr="0020423C">
          <w:rPr>
            <w:rStyle w:val="Hyperlink"/>
            <w:noProof/>
          </w:rPr>
          <w:t>3.7.4.2.2 HL7 Conformance Statement</w:t>
        </w:r>
        <w:r>
          <w:rPr>
            <w:noProof/>
            <w:webHidden/>
          </w:rPr>
          <w:tab/>
        </w:r>
        <w:r>
          <w:rPr>
            <w:noProof/>
            <w:webHidden/>
          </w:rPr>
          <w:fldChar w:fldCharType="begin"/>
        </w:r>
        <w:r>
          <w:rPr>
            <w:noProof/>
            <w:webHidden/>
          </w:rPr>
          <w:instrText xml:space="preserve"> PAGEREF _Toc24650468 \h </w:instrText>
        </w:r>
      </w:ins>
      <w:r>
        <w:rPr>
          <w:noProof/>
          <w:webHidden/>
        </w:rPr>
      </w:r>
      <w:r>
        <w:rPr>
          <w:noProof/>
          <w:webHidden/>
        </w:rPr>
        <w:fldChar w:fldCharType="separate"/>
      </w:r>
      <w:ins w:id="303" w:author="Mary Jungers" w:date="2019-11-14T18:59:00Z">
        <w:r>
          <w:rPr>
            <w:noProof/>
            <w:webHidden/>
          </w:rPr>
          <w:t>58</w:t>
        </w:r>
        <w:r>
          <w:rPr>
            <w:noProof/>
            <w:webHidden/>
          </w:rPr>
          <w:fldChar w:fldCharType="end"/>
        </w:r>
        <w:r w:rsidRPr="0020423C">
          <w:rPr>
            <w:rStyle w:val="Hyperlink"/>
            <w:noProof/>
          </w:rPr>
          <w:fldChar w:fldCharType="end"/>
        </w:r>
      </w:ins>
    </w:p>
    <w:p w14:paraId="73D7A187" w14:textId="35C50E56" w:rsidR="00CF41A9" w:rsidRDefault="00CF41A9">
      <w:pPr>
        <w:pStyle w:val="TOC5"/>
        <w:rPr>
          <w:ins w:id="304" w:author="Mary Jungers" w:date="2019-11-14T18:59:00Z"/>
          <w:rFonts w:asciiTheme="minorHAnsi" w:eastAsiaTheme="minorEastAsia" w:hAnsiTheme="minorHAnsi" w:cstheme="minorBidi"/>
          <w:noProof/>
          <w:sz w:val="22"/>
          <w:szCs w:val="22"/>
        </w:rPr>
      </w:pPr>
      <w:ins w:id="3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"_Toc24650469"</w:instrText>
        </w:r>
        <w:r w:rsidRPr="0020423C">
          <w:rPr>
            <w:rStyle w:val="Hyperlink"/>
            <w:noProof/>
          </w:rPr>
          <w:instrText xml:space="preserve"> </w:instrText>
        </w:r>
        <w:r w:rsidRPr="0020423C">
          <w:rPr>
            <w:rStyle w:val="Hyperlink"/>
            <w:noProof/>
          </w:rPr>
          <w:fldChar w:fldCharType="separate"/>
        </w:r>
        <w:r w:rsidRPr="0020423C">
          <w:rPr>
            <w:rStyle w:val="Hyperlink"/>
            <w:noProof/>
          </w:rPr>
          <w:t>3.7.4.2.3 PCD-07 Report Dissemination Alert Status static definition</w:t>
        </w:r>
        <w:r>
          <w:rPr>
            <w:noProof/>
            <w:webHidden/>
          </w:rPr>
          <w:tab/>
        </w:r>
        <w:r>
          <w:rPr>
            <w:noProof/>
            <w:webHidden/>
          </w:rPr>
          <w:fldChar w:fldCharType="begin"/>
        </w:r>
        <w:r>
          <w:rPr>
            <w:noProof/>
            <w:webHidden/>
          </w:rPr>
          <w:instrText xml:space="preserve"> PAGEREF _Toc24650469 \h </w:instrText>
        </w:r>
      </w:ins>
      <w:r>
        <w:rPr>
          <w:noProof/>
          <w:webHidden/>
        </w:rPr>
      </w:r>
      <w:r>
        <w:rPr>
          <w:noProof/>
          <w:webHidden/>
        </w:rPr>
        <w:fldChar w:fldCharType="separate"/>
      </w:r>
      <w:ins w:id="306" w:author="Mary Jungers" w:date="2019-11-14T18:59:00Z">
        <w:r>
          <w:rPr>
            <w:noProof/>
            <w:webHidden/>
          </w:rPr>
          <w:t>58</w:t>
        </w:r>
        <w:r>
          <w:rPr>
            <w:noProof/>
            <w:webHidden/>
          </w:rPr>
          <w:fldChar w:fldCharType="end"/>
        </w:r>
        <w:r w:rsidRPr="0020423C">
          <w:rPr>
            <w:rStyle w:val="Hyperlink"/>
            <w:noProof/>
          </w:rPr>
          <w:fldChar w:fldCharType="end"/>
        </w:r>
      </w:ins>
    </w:p>
    <w:p w14:paraId="325CAD9B" w14:textId="3DB04277" w:rsidR="00CF41A9" w:rsidRDefault="00CF41A9">
      <w:pPr>
        <w:pStyle w:val="TOC5"/>
        <w:rPr>
          <w:ins w:id="307" w:author="Mary Jungers" w:date="2019-11-14T18:59:00Z"/>
          <w:rFonts w:asciiTheme="minorHAnsi" w:eastAsiaTheme="minorEastAsia" w:hAnsiTheme="minorHAnsi" w:cstheme="minorBidi"/>
          <w:noProof/>
          <w:sz w:val="22"/>
          <w:szCs w:val="22"/>
        </w:rPr>
      </w:pPr>
      <w:ins w:id="3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"_Toc24650470"</w:instrText>
        </w:r>
        <w:r w:rsidRPr="0020423C">
          <w:rPr>
            <w:rStyle w:val="Hyperlink"/>
            <w:noProof/>
          </w:rPr>
          <w:instrText xml:space="preserve"> </w:instrText>
        </w:r>
        <w:r w:rsidRPr="0020423C">
          <w:rPr>
            <w:rStyle w:val="Hyperlink"/>
            <w:noProof/>
          </w:rPr>
          <w:fldChar w:fldCharType="separate"/>
        </w:r>
        <w:r w:rsidRPr="0020423C">
          <w:rPr>
            <w:rStyle w:val="Hyperlink"/>
            <w:noProof/>
          </w:rPr>
          <w:t>3.7.4.2.4 Expected Actions</w:t>
        </w:r>
        <w:r>
          <w:rPr>
            <w:noProof/>
            <w:webHidden/>
          </w:rPr>
          <w:tab/>
        </w:r>
        <w:r>
          <w:rPr>
            <w:noProof/>
            <w:webHidden/>
          </w:rPr>
          <w:fldChar w:fldCharType="begin"/>
        </w:r>
        <w:r>
          <w:rPr>
            <w:noProof/>
            <w:webHidden/>
          </w:rPr>
          <w:instrText xml:space="preserve"> PAGEREF _Toc24650470 \h </w:instrText>
        </w:r>
      </w:ins>
      <w:r>
        <w:rPr>
          <w:noProof/>
          <w:webHidden/>
        </w:rPr>
      </w:r>
      <w:r>
        <w:rPr>
          <w:noProof/>
          <w:webHidden/>
        </w:rPr>
        <w:fldChar w:fldCharType="separate"/>
      </w:r>
      <w:ins w:id="309" w:author="Mary Jungers" w:date="2019-11-14T18:59:00Z">
        <w:r>
          <w:rPr>
            <w:noProof/>
            <w:webHidden/>
          </w:rPr>
          <w:t>59</w:t>
        </w:r>
        <w:r>
          <w:rPr>
            <w:noProof/>
            <w:webHidden/>
          </w:rPr>
          <w:fldChar w:fldCharType="end"/>
        </w:r>
        <w:r w:rsidRPr="0020423C">
          <w:rPr>
            <w:rStyle w:val="Hyperlink"/>
            <w:noProof/>
          </w:rPr>
          <w:fldChar w:fldCharType="end"/>
        </w:r>
      </w:ins>
    </w:p>
    <w:p w14:paraId="287CED00" w14:textId="722CBBCA" w:rsidR="00CF41A9" w:rsidRDefault="00CF41A9">
      <w:pPr>
        <w:pStyle w:val="TOC5"/>
        <w:rPr>
          <w:ins w:id="310" w:author="Mary Jungers" w:date="2019-11-14T18:59:00Z"/>
          <w:rFonts w:asciiTheme="minorHAnsi" w:eastAsiaTheme="minorEastAsia" w:hAnsiTheme="minorHAnsi" w:cstheme="minorBidi"/>
          <w:noProof/>
          <w:sz w:val="22"/>
          <w:szCs w:val="22"/>
        </w:rPr>
      </w:pPr>
      <w:ins w:id="3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"_Toc24650471"</w:instrText>
        </w:r>
        <w:r w:rsidRPr="0020423C">
          <w:rPr>
            <w:rStyle w:val="Hyperlink"/>
            <w:noProof/>
          </w:rPr>
          <w:instrText xml:space="preserve"> </w:instrText>
        </w:r>
        <w:r w:rsidRPr="0020423C">
          <w:rPr>
            <w:rStyle w:val="Hyperlink"/>
            <w:noProof/>
          </w:rPr>
          <w:fldChar w:fldCharType="separate"/>
        </w:r>
        <w:r w:rsidRPr="0020423C">
          <w:rPr>
            <w:rStyle w:val="Hyperlink"/>
            <w:noProof/>
          </w:rPr>
          <w:t>3.7.4.2.5 Security Considerations</w:t>
        </w:r>
        <w:r>
          <w:rPr>
            <w:noProof/>
            <w:webHidden/>
          </w:rPr>
          <w:tab/>
        </w:r>
        <w:r>
          <w:rPr>
            <w:noProof/>
            <w:webHidden/>
          </w:rPr>
          <w:fldChar w:fldCharType="begin"/>
        </w:r>
        <w:r>
          <w:rPr>
            <w:noProof/>
            <w:webHidden/>
          </w:rPr>
          <w:instrText xml:space="preserve"> PAGEREF _Toc24650471 \h </w:instrText>
        </w:r>
      </w:ins>
      <w:r>
        <w:rPr>
          <w:noProof/>
          <w:webHidden/>
        </w:rPr>
      </w:r>
      <w:r>
        <w:rPr>
          <w:noProof/>
          <w:webHidden/>
        </w:rPr>
        <w:fldChar w:fldCharType="separate"/>
      </w:r>
      <w:ins w:id="312" w:author="Mary Jungers" w:date="2019-11-14T18:59:00Z">
        <w:r>
          <w:rPr>
            <w:noProof/>
            <w:webHidden/>
          </w:rPr>
          <w:t>59</w:t>
        </w:r>
        <w:r>
          <w:rPr>
            <w:noProof/>
            <w:webHidden/>
          </w:rPr>
          <w:fldChar w:fldCharType="end"/>
        </w:r>
        <w:r w:rsidRPr="0020423C">
          <w:rPr>
            <w:rStyle w:val="Hyperlink"/>
            <w:noProof/>
          </w:rPr>
          <w:fldChar w:fldCharType="end"/>
        </w:r>
      </w:ins>
    </w:p>
    <w:p w14:paraId="5B9CDCBC" w14:textId="0BE053CF" w:rsidR="00CF41A9" w:rsidRDefault="00CF41A9">
      <w:pPr>
        <w:pStyle w:val="TOC2"/>
        <w:rPr>
          <w:ins w:id="313" w:author="Mary Jungers" w:date="2019-11-14T18:59:00Z"/>
          <w:rFonts w:asciiTheme="minorHAnsi" w:eastAsiaTheme="minorEastAsia" w:hAnsiTheme="minorHAnsi" w:cstheme="minorBidi"/>
          <w:noProof/>
          <w:sz w:val="22"/>
          <w:szCs w:val="22"/>
        </w:rPr>
      </w:pPr>
      <w:ins w:id="3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"_Toc24650472"</w:instrText>
        </w:r>
        <w:r w:rsidRPr="0020423C">
          <w:rPr>
            <w:rStyle w:val="Hyperlink"/>
            <w:noProof/>
          </w:rPr>
          <w:instrText xml:space="preserve"> </w:instrText>
        </w:r>
        <w:r w:rsidRPr="0020423C">
          <w:rPr>
            <w:rStyle w:val="Hyperlink"/>
            <w:noProof/>
          </w:rPr>
          <w:fldChar w:fldCharType="separate"/>
        </w:r>
        <w:r w:rsidRPr="0020423C">
          <w:rPr>
            <w:rStyle w:val="Hyperlink"/>
            <w:noProof/>
          </w:rPr>
          <w:t>3.8 [PCD-08] Reserved</w:t>
        </w:r>
        <w:r>
          <w:rPr>
            <w:noProof/>
            <w:webHidden/>
          </w:rPr>
          <w:tab/>
        </w:r>
        <w:r>
          <w:rPr>
            <w:noProof/>
            <w:webHidden/>
          </w:rPr>
          <w:fldChar w:fldCharType="begin"/>
        </w:r>
        <w:r>
          <w:rPr>
            <w:noProof/>
            <w:webHidden/>
          </w:rPr>
          <w:instrText xml:space="preserve"> PAGEREF _Toc24650472 \h </w:instrText>
        </w:r>
      </w:ins>
      <w:r>
        <w:rPr>
          <w:noProof/>
          <w:webHidden/>
        </w:rPr>
      </w:r>
      <w:r>
        <w:rPr>
          <w:noProof/>
          <w:webHidden/>
        </w:rPr>
        <w:fldChar w:fldCharType="separate"/>
      </w:r>
      <w:ins w:id="315" w:author="Mary Jungers" w:date="2019-11-14T18:59:00Z">
        <w:r>
          <w:rPr>
            <w:noProof/>
            <w:webHidden/>
          </w:rPr>
          <w:t>60</w:t>
        </w:r>
        <w:r>
          <w:rPr>
            <w:noProof/>
            <w:webHidden/>
          </w:rPr>
          <w:fldChar w:fldCharType="end"/>
        </w:r>
        <w:r w:rsidRPr="0020423C">
          <w:rPr>
            <w:rStyle w:val="Hyperlink"/>
            <w:noProof/>
          </w:rPr>
          <w:fldChar w:fldCharType="end"/>
        </w:r>
      </w:ins>
    </w:p>
    <w:p w14:paraId="2BCCF9EE" w14:textId="3F8A2DAF" w:rsidR="00CF41A9" w:rsidRDefault="00CF41A9">
      <w:pPr>
        <w:pStyle w:val="TOC2"/>
        <w:rPr>
          <w:ins w:id="316" w:author="Mary Jungers" w:date="2019-11-14T18:59:00Z"/>
          <w:rFonts w:asciiTheme="minorHAnsi" w:eastAsiaTheme="minorEastAsia" w:hAnsiTheme="minorHAnsi" w:cstheme="minorBidi"/>
          <w:noProof/>
          <w:sz w:val="22"/>
          <w:szCs w:val="22"/>
        </w:rPr>
      </w:pPr>
      <w:ins w:id="3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"_Toc24650473"</w:instrText>
        </w:r>
        <w:r w:rsidRPr="0020423C">
          <w:rPr>
            <w:rStyle w:val="Hyperlink"/>
            <w:noProof/>
          </w:rPr>
          <w:instrText xml:space="preserve"> </w:instrText>
        </w:r>
        <w:r w:rsidRPr="0020423C">
          <w:rPr>
            <w:rStyle w:val="Hyperlink"/>
            <w:noProof/>
          </w:rPr>
          <w:fldChar w:fldCharType="separate"/>
        </w:r>
        <w:r w:rsidRPr="0020423C">
          <w:rPr>
            <w:rStyle w:val="Hyperlink"/>
            <w:noProof/>
          </w:rPr>
          <w:t>3.9 Communicate IDC Observations [PCD-09]</w:t>
        </w:r>
        <w:r>
          <w:rPr>
            <w:noProof/>
            <w:webHidden/>
          </w:rPr>
          <w:tab/>
        </w:r>
        <w:r>
          <w:rPr>
            <w:noProof/>
            <w:webHidden/>
          </w:rPr>
          <w:fldChar w:fldCharType="begin"/>
        </w:r>
        <w:r>
          <w:rPr>
            <w:noProof/>
            <w:webHidden/>
          </w:rPr>
          <w:instrText xml:space="preserve"> PAGEREF _Toc24650473 \h </w:instrText>
        </w:r>
      </w:ins>
      <w:r>
        <w:rPr>
          <w:noProof/>
          <w:webHidden/>
        </w:rPr>
      </w:r>
      <w:r>
        <w:rPr>
          <w:noProof/>
          <w:webHidden/>
        </w:rPr>
        <w:fldChar w:fldCharType="separate"/>
      </w:r>
      <w:ins w:id="318" w:author="Mary Jungers" w:date="2019-11-14T18:59:00Z">
        <w:r>
          <w:rPr>
            <w:noProof/>
            <w:webHidden/>
          </w:rPr>
          <w:t>60</w:t>
        </w:r>
        <w:r>
          <w:rPr>
            <w:noProof/>
            <w:webHidden/>
          </w:rPr>
          <w:fldChar w:fldCharType="end"/>
        </w:r>
        <w:r w:rsidRPr="0020423C">
          <w:rPr>
            <w:rStyle w:val="Hyperlink"/>
            <w:noProof/>
          </w:rPr>
          <w:fldChar w:fldCharType="end"/>
        </w:r>
      </w:ins>
    </w:p>
    <w:p w14:paraId="719CECEF" w14:textId="616E5656" w:rsidR="00CF41A9" w:rsidRDefault="00CF41A9">
      <w:pPr>
        <w:pStyle w:val="TOC3"/>
        <w:rPr>
          <w:ins w:id="319" w:author="Mary Jungers" w:date="2019-11-14T18:59:00Z"/>
          <w:rFonts w:asciiTheme="minorHAnsi" w:eastAsiaTheme="minorEastAsia" w:hAnsiTheme="minorHAnsi" w:cstheme="minorBidi"/>
          <w:noProof/>
          <w:sz w:val="22"/>
          <w:szCs w:val="22"/>
        </w:rPr>
      </w:pPr>
      <w:ins w:id="3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"_Toc24650474"</w:instrText>
        </w:r>
        <w:r w:rsidRPr="0020423C">
          <w:rPr>
            <w:rStyle w:val="Hyperlink"/>
            <w:noProof/>
          </w:rPr>
          <w:instrText xml:space="preserve"> </w:instrText>
        </w:r>
        <w:r w:rsidRPr="0020423C">
          <w:rPr>
            <w:rStyle w:val="Hyperlink"/>
            <w:noProof/>
          </w:rPr>
          <w:fldChar w:fldCharType="separate"/>
        </w:r>
        <w:r w:rsidRPr="0020423C">
          <w:rPr>
            <w:rStyle w:val="Hyperlink"/>
            <w:noProof/>
          </w:rPr>
          <w:t>3.9.1 Scope</w:t>
        </w:r>
        <w:r>
          <w:rPr>
            <w:noProof/>
            <w:webHidden/>
          </w:rPr>
          <w:tab/>
        </w:r>
        <w:r>
          <w:rPr>
            <w:noProof/>
            <w:webHidden/>
          </w:rPr>
          <w:fldChar w:fldCharType="begin"/>
        </w:r>
        <w:r>
          <w:rPr>
            <w:noProof/>
            <w:webHidden/>
          </w:rPr>
          <w:instrText xml:space="preserve"> PAGEREF _Toc24650474 \h </w:instrText>
        </w:r>
      </w:ins>
      <w:r>
        <w:rPr>
          <w:noProof/>
          <w:webHidden/>
        </w:rPr>
      </w:r>
      <w:r>
        <w:rPr>
          <w:noProof/>
          <w:webHidden/>
        </w:rPr>
        <w:fldChar w:fldCharType="separate"/>
      </w:r>
      <w:ins w:id="321" w:author="Mary Jungers" w:date="2019-11-14T18:59:00Z">
        <w:r>
          <w:rPr>
            <w:noProof/>
            <w:webHidden/>
          </w:rPr>
          <w:t>60</w:t>
        </w:r>
        <w:r>
          <w:rPr>
            <w:noProof/>
            <w:webHidden/>
          </w:rPr>
          <w:fldChar w:fldCharType="end"/>
        </w:r>
        <w:r w:rsidRPr="0020423C">
          <w:rPr>
            <w:rStyle w:val="Hyperlink"/>
            <w:noProof/>
          </w:rPr>
          <w:fldChar w:fldCharType="end"/>
        </w:r>
      </w:ins>
    </w:p>
    <w:p w14:paraId="2C3A85FC" w14:textId="114F54E5" w:rsidR="00CF41A9" w:rsidRDefault="00CF41A9">
      <w:pPr>
        <w:pStyle w:val="TOC3"/>
        <w:rPr>
          <w:ins w:id="322" w:author="Mary Jungers" w:date="2019-11-14T18:59:00Z"/>
          <w:rFonts w:asciiTheme="minorHAnsi" w:eastAsiaTheme="minorEastAsia" w:hAnsiTheme="minorHAnsi" w:cstheme="minorBidi"/>
          <w:noProof/>
          <w:sz w:val="22"/>
          <w:szCs w:val="22"/>
        </w:rPr>
      </w:pPr>
      <w:ins w:id="3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"_Toc24650475"</w:instrText>
        </w:r>
        <w:r w:rsidRPr="0020423C">
          <w:rPr>
            <w:rStyle w:val="Hyperlink"/>
            <w:noProof/>
          </w:rPr>
          <w:instrText xml:space="preserve"> </w:instrText>
        </w:r>
        <w:r w:rsidRPr="0020423C">
          <w:rPr>
            <w:rStyle w:val="Hyperlink"/>
            <w:noProof/>
          </w:rPr>
          <w:fldChar w:fldCharType="separate"/>
        </w:r>
        <w:r w:rsidRPr="0020423C">
          <w:rPr>
            <w:rStyle w:val="Hyperlink"/>
            <w:noProof/>
          </w:rPr>
          <w:t>3.9.2 Use Case Roles</w:t>
        </w:r>
        <w:r>
          <w:rPr>
            <w:noProof/>
            <w:webHidden/>
          </w:rPr>
          <w:tab/>
        </w:r>
        <w:r>
          <w:rPr>
            <w:noProof/>
            <w:webHidden/>
          </w:rPr>
          <w:fldChar w:fldCharType="begin"/>
        </w:r>
        <w:r>
          <w:rPr>
            <w:noProof/>
            <w:webHidden/>
          </w:rPr>
          <w:instrText xml:space="preserve"> PAGEREF _Toc24650475 \h </w:instrText>
        </w:r>
      </w:ins>
      <w:r>
        <w:rPr>
          <w:noProof/>
          <w:webHidden/>
        </w:rPr>
      </w:r>
      <w:r>
        <w:rPr>
          <w:noProof/>
          <w:webHidden/>
        </w:rPr>
        <w:fldChar w:fldCharType="separate"/>
      </w:r>
      <w:ins w:id="324" w:author="Mary Jungers" w:date="2019-11-14T18:59:00Z">
        <w:r>
          <w:rPr>
            <w:noProof/>
            <w:webHidden/>
          </w:rPr>
          <w:t>60</w:t>
        </w:r>
        <w:r>
          <w:rPr>
            <w:noProof/>
            <w:webHidden/>
          </w:rPr>
          <w:fldChar w:fldCharType="end"/>
        </w:r>
        <w:r w:rsidRPr="0020423C">
          <w:rPr>
            <w:rStyle w:val="Hyperlink"/>
            <w:noProof/>
          </w:rPr>
          <w:fldChar w:fldCharType="end"/>
        </w:r>
      </w:ins>
    </w:p>
    <w:p w14:paraId="5C32E372" w14:textId="232E5F08" w:rsidR="00CF41A9" w:rsidRDefault="00CF41A9">
      <w:pPr>
        <w:pStyle w:val="TOC3"/>
        <w:rPr>
          <w:ins w:id="325" w:author="Mary Jungers" w:date="2019-11-14T18:59:00Z"/>
          <w:rFonts w:asciiTheme="minorHAnsi" w:eastAsiaTheme="minorEastAsia" w:hAnsiTheme="minorHAnsi" w:cstheme="minorBidi"/>
          <w:noProof/>
          <w:sz w:val="22"/>
          <w:szCs w:val="22"/>
        </w:rPr>
      </w:pPr>
      <w:ins w:id="3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"_Toc24650476"</w:instrText>
        </w:r>
        <w:r w:rsidRPr="0020423C">
          <w:rPr>
            <w:rStyle w:val="Hyperlink"/>
            <w:noProof/>
          </w:rPr>
          <w:instrText xml:space="preserve"> </w:instrText>
        </w:r>
        <w:r w:rsidRPr="0020423C">
          <w:rPr>
            <w:rStyle w:val="Hyperlink"/>
            <w:noProof/>
          </w:rPr>
          <w:fldChar w:fldCharType="separate"/>
        </w:r>
        <w:r w:rsidRPr="0020423C">
          <w:rPr>
            <w:rStyle w:val="Hyperlink"/>
            <w:noProof/>
          </w:rPr>
          <w:t>3.9.3 Referenced Standard</w:t>
        </w:r>
        <w:r>
          <w:rPr>
            <w:noProof/>
            <w:webHidden/>
          </w:rPr>
          <w:tab/>
        </w:r>
        <w:r>
          <w:rPr>
            <w:noProof/>
            <w:webHidden/>
          </w:rPr>
          <w:fldChar w:fldCharType="begin"/>
        </w:r>
        <w:r>
          <w:rPr>
            <w:noProof/>
            <w:webHidden/>
          </w:rPr>
          <w:instrText xml:space="preserve"> PAGEREF _Toc24650476 \h </w:instrText>
        </w:r>
      </w:ins>
      <w:r>
        <w:rPr>
          <w:noProof/>
          <w:webHidden/>
        </w:rPr>
      </w:r>
      <w:r>
        <w:rPr>
          <w:noProof/>
          <w:webHidden/>
        </w:rPr>
        <w:fldChar w:fldCharType="separate"/>
      </w:r>
      <w:ins w:id="327" w:author="Mary Jungers" w:date="2019-11-14T18:59:00Z">
        <w:r>
          <w:rPr>
            <w:noProof/>
            <w:webHidden/>
          </w:rPr>
          <w:t>61</w:t>
        </w:r>
        <w:r>
          <w:rPr>
            <w:noProof/>
            <w:webHidden/>
          </w:rPr>
          <w:fldChar w:fldCharType="end"/>
        </w:r>
        <w:r w:rsidRPr="0020423C">
          <w:rPr>
            <w:rStyle w:val="Hyperlink"/>
            <w:noProof/>
          </w:rPr>
          <w:fldChar w:fldCharType="end"/>
        </w:r>
      </w:ins>
    </w:p>
    <w:p w14:paraId="274C7085" w14:textId="7FCC78EC" w:rsidR="00CF41A9" w:rsidRDefault="00CF41A9">
      <w:pPr>
        <w:pStyle w:val="TOC3"/>
        <w:rPr>
          <w:ins w:id="328" w:author="Mary Jungers" w:date="2019-11-14T18:59:00Z"/>
          <w:rFonts w:asciiTheme="minorHAnsi" w:eastAsiaTheme="minorEastAsia" w:hAnsiTheme="minorHAnsi" w:cstheme="minorBidi"/>
          <w:noProof/>
          <w:sz w:val="22"/>
          <w:szCs w:val="22"/>
        </w:rPr>
      </w:pPr>
      <w:ins w:id="3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"_Toc24650477"</w:instrText>
        </w:r>
        <w:r w:rsidRPr="0020423C">
          <w:rPr>
            <w:rStyle w:val="Hyperlink"/>
            <w:noProof/>
          </w:rPr>
          <w:instrText xml:space="preserve"> </w:instrText>
        </w:r>
        <w:r w:rsidRPr="0020423C">
          <w:rPr>
            <w:rStyle w:val="Hyperlink"/>
            <w:noProof/>
          </w:rPr>
          <w:fldChar w:fldCharType="separate"/>
        </w:r>
        <w:r w:rsidRPr="0020423C">
          <w:rPr>
            <w:rStyle w:val="Hyperlink"/>
            <w:noProof/>
          </w:rPr>
          <w:t>3.9.4 Interaction Diagram</w:t>
        </w:r>
        <w:r>
          <w:rPr>
            <w:noProof/>
            <w:webHidden/>
          </w:rPr>
          <w:tab/>
        </w:r>
        <w:r>
          <w:rPr>
            <w:noProof/>
            <w:webHidden/>
          </w:rPr>
          <w:fldChar w:fldCharType="begin"/>
        </w:r>
        <w:r>
          <w:rPr>
            <w:noProof/>
            <w:webHidden/>
          </w:rPr>
          <w:instrText xml:space="preserve"> PAGEREF _Toc24650477 \h </w:instrText>
        </w:r>
      </w:ins>
      <w:r>
        <w:rPr>
          <w:noProof/>
          <w:webHidden/>
        </w:rPr>
      </w:r>
      <w:r>
        <w:rPr>
          <w:noProof/>
          <w:webHidden/>
        </w:rPr>
        <w:fldChar w:fldCharType="separate"/>
      </w:r>
      <w:ins w:id="330" w:author="Mary Jungers" w:date="2019-11-14T18:59:00Z">
        <w:r>
          <w:rPr>
            <w:noProof/>
            <w:webHidden/>
          </w:rPr>
          <w:t>61</w:t>
        </w:r>
        <w:r>
          <w:rPr>
            <w:noProof/>
            <w:webHidden/>
          </w:rPr>
          <w:fldChar w:fldCharType="end"/>
        </w:r>
        <w:r w:rsidRPr="0020423C">
          <w:rPr>
            <w:rStyle w:val="Hyperlink"/>
            <w:noProof/>
          </w:rPr>
          <w:fldChar w:fldCharType="end"/>
        </w:r>
      </w:ins>
    </w:p>
    <w:p w14:paraId="3A856B91" w14:textId="4882195E" w:rsidR="00CF41A9" w:rsidRDefault="00CF41A9">
      <w:pPr>
        <w:pStyle w:val="TOC4"/>
        <w:rPr>
          <w:ins w:id="331" w:author="Mary Jungers" w:date="2019-11-14T18:59:00Z"/>
          <w:rFonts w:asciiTheme="minorHAnsi" w:eastAsiaTheme="minorEastAsia" w:hAnsiTheme="minorHAnsi" w:cstheme="minorBidi"/>
          <w:noProof/>
          <w:sz w:val="22"/>
          <w:szCs w:val="22"/>
        </w:rPr>
      </w:pPr>
      <w:ins w:id="3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"_Toc24650478"</w:instrText>
        </w:r>
        <w:r w:rsidRPr="0020423C">
          <w:rPr>
            <w:rStyle w:val="Hyperlink"/>
            <w:noProof/>
          </w:rPr>
          <w:instrText xml:space="preserve"> </w:instrText>
        </w:r>
        <w:r w:rsidRPr="0020423C">
          <w:rPr>
            <w:rStyle w:val="Hyperlink"/>
            <w:noProof/>
          </w:rPr>
          <w:fldChar w:fldCharType="separate"/>
        </w:r>
        <w:r w:rsidRPr="0020423C">
          <w:rPr>
            <w:rStyle w:val="Hyperlink"/>
            <w:noProof/>
          </w:rPr>
          <w:t>3.9.4.1 HL7 ORU Observation</w:t>
        </w:r>
        <w:r>
          <w:rPr>
            <w:noProof/>
            <w:webHidden/>
          </w:rPr>
          <w:tab/>
        </w:r>
        <w:r>
          <w:rPr>
            <w:noProof/>
            <w:webHidden/>
          </w:rPr>
          <w:fldChar w:fldCharType="begin"/>
        </w:r>
        <w:r>
          <w:rPr>
            <w:noProof/>
            <w:webHidden/>
          </w:rPr>
          <w:instrText xml:space="preserve"> PAGEREF _Toc24650478 \h </w:instrText>
        </w:r>
      </w:ins>
      <w:r>
        <w:rPr>
          <w:noProof/>
          <w:webHidden/>
        </w:rPr>
      </w:r>
      <w:r>
        <w:rPr>
          <w:noProof/>
          <w:webHidden/>
        </w:rPr>
        <w:fldChar w:fldCharType="separate"/>
      </w:r>
      <w:ins w:id="333" w:author="Mary Jungers" w:date="2019-11-14T18:59:00Z">
        <w:r>
          <w:rPr>
            <w:noProof/>
            <w:webHidden/>
          </w:rPr>
          <w:t>61</w:t>
        </w:r>
        <w:r>
          <w:rPr>
            <w:noProof/>
            <w:webHidden/>
          </w:rPr>
          <w:fldChar w:fldCharType="end"/>
        </w:r>
        <w:r w:rsidRPr="0020423C">
          <w:rPr>
            <w:rStyle w:val="Hyperlink"/>
            <w:noProof/>
          </w:rPr>
          <w:fldChar w:fldCharType="end"/>
        </w:r>
      </w:ins>
    </w:p>
    <w:p w14:paraId="2B7C7DEE" w14:textId="715BC210" w:rsidR="00CF41A9" w:rsidRDefault="00CF41A9">
      <w:pPr>
        <w:pStyle w:val="TOC5"/>
        <w:rPr>
          <w:ins w:id="334" w:author="Mary Jungers" w:date="2019-11-14T18:59:00Z"/>
          <w:rFonts w:asciiTheme="minorHAnsi" w:eastAsiaTheme="minorEastAsia" w:hAnsiTheme="minorHAnsi" w:cstheme="minorBidi"/>
          <w:noProof/>
          <w:sz w:val="22"/>
          <w:szCs w:val="22"/>
        </w:rPr>
      </w:pPr>
      <w:ins w:id="3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"_Toc24650479"</w:instrText>
        </w:r>
        <w:r w:rsidRPr="0020423C">
          <w:rPr>
            <w:rStyle w:val="Hyperlink"/>
            <w:noProof/>
          </w:rPr>
          <w:instrText xml:space="preserve"> </w:instrText>
        </w:r>
        <w:r w:rsidRPr="0020423C">
          <w:rPr>
            <w:rStyle w:val="Hyperlink"/>
            <w:noProof/>
          </w:rPr>
          <w:fldChar w:fldCharType="separate"/>
        </w:r>
        <w:r w:rsidRPr="0020423C">
          <w:rPr>
            <w:rStyle w:val="Hyperlink"/>
            <w:noProof/>
          </w:rPr>
          <w:t>3.9.4.1.1 Trigger Events</w:t>
        </w:r>
        <w:r>
          <w:rPr>
            <w:noProof/>
            <w:webHidden/>
          </w:rPr>
          <w:tab/>
        </w:r>
        <w:r>
          <w:rPr>
            <w:noProof/>
            <w:webHidden/>
          </w:rPr>
          <w:fldChar w:fldCharType="begin"/>
        </w:r>
        <w:r>
          <w:rPr>
            <w:noProof/>
            <w:webHidden/>
          </w:rPr>
          <w:instrText xml:space="preserve"> PAGEREF _Toc24650479 \h </w:instrText>
        </w:r>
      </w:ins>
      <w:r>
        <w:rPr>
          <w:noProof/>
          <w:webHidden/>
        </w:rPr>
      </w:r>
      <w:r>
        <w:rPr>
          <w:noProof/>
          <w:webHidden/>
        </w:rPr>
        <w:fldChar w:fldCharType="separate"/>
      </w:r>
      <w:ins w:id="336" w:author="Mary Jungers" w:date="2019-11-14T18:59:00Z">
        <w:r>
          <w:rPr>
            <w:noProof/>
            <w:webHidden/>
          </w:rPr>
          <w:t>61</w:t>
        </w:r>
        <w:r>
          <w:rPr>
            <w:noProof/>
            <w:webHidden/>
          </w:rPr>
          <w:fldChar w:fldCharType="end"/>
        </w:r>
        <w:r w:rsidRPr="0020423C">
          <w:rPr>
            <w:rStyle w:val="Hyperlink"/>
            <w:noProof/>
          </w:rPr>
          <w:fldChar w:fldCharType="end"/>
        </w:r>
      </w:ins>
    </w:p>
    <w:p w14:paraId="61F7EEA6" w14:textId="1BA28321" w:rsidR="00CF41A9" w:rsidRDefault="00CF41A9">
      <w:pPr>
        <w:pStyle w:val="TOC5"/>
        <w:rPr>
          <w:ins w:id="337" w:author="Mary Jungers" w:date="2019-11-14T18:59:00Z"/>
          <w:rFonts w:asciiTheme="minorHAnsi" w:eastAsiaTheme="minorEastAsia" w:hAnsiTheme="minorHAnsi" w:cstheme="minorBidi"/>
          <w:noProof/>
          <w:sz w:val="22"/>
          <w:szCs w:val="22"/>
        </w:rPr>
      </w:pPr>
      <w:ins w:id="3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"_Toc24650480"</w:instrText>
        </w:r>
        <w:r w:rsidRPr="0020423C">
          <w:rPr>
            <w:rStyle w:val="Hyperlink"/>
            <w:noProof/>
          </w:rPr>
          <w:instrText xml:space="preserve"> </w:instrText>
        </w:r>
        <w:r w:rsidRPr="0020423C">
          <w:rPr>
            <w:rStyle w:val="Hyperlink"/>
            <w:noProof/>
          </w:rPr>
          <w:fldChar w:fldCharType="separate"/>
        </w:r>
        <w:r w:rsidRPr="0020423C">
          <w:rPr>
            <w:rStyle w:val="Hyperlink"/>
            <w:noProof/>
          </w:rPr>
          <w:t>3.9.4.1.2 Message Semantics</w:t>
        </w:r>
        <w:r>
          <w:rPr>
            <w:noProof/>
            <w:webHidden/>
          </w:rPr>
          <w:tab/>
        </w:r>
        <w:r>
          <w:rPr>
            <w:noProof/>
            <w:webHidden/>
          </w:rPr>
          <w:fldChar w:fldCharType="begin"/>
        </w:r>
        <w:r>
          <w:rPr>
            <w:noProof/>
            <w:webHidden/>
          </w:rPr>
          <w:instrText xml:space="preserve"> PAGEREF _Toc24650480 \h </w:instrText>
        </w:r>
      </w:ins>
      <w:r>
        <w:rPr>
          <w:noProof/>
          <w:webHidden/>
        </w:rPr>
      </w:r>
      <w:r>
        <w:rPr>
          <w:noProof/>
          <w:webHidden/>
        </w:rPr>
        <w:fldChar w:fldCharType="separate"/>
      </w:r>
      <w:ins w:id="339" w:author="Mary Jungers" w:date="2019-11-14T18:59:00Z">
        <w:r>
          <w:rPr>
            <w:noProof/>
            <w:webHidden/>
          </w:rPr>
          <w:t>62</w:t>
        </w:r>
        <w:r>
          <w:rPr>
            <w:noProof/>
            <w:webHidden/>
          </w:rPr>
          <w:fldChar w:fldCharType="end"/>
        </w:r>
        <w:r w:rsidRPr="0020423C">
          <w:rPr>
            <w:rStyle w:val="Hyperlink"/>
            <w:noProof/>
          </w:rPr>
          <w:fldChar w:fldCharType="end"/>
        </w:r>
      </w:ins>
    </w:p>
    <w:p w14:paraId="7F8B3250" w14:textId="492A103B" w:rsidR="00CF41A9" w:rsidRDefault="00CF41A9">
      <w:pPr>
        <w:pStyle w:val="TOC6"/>
        <w:rPr>
          <w:ins w:id="340" w:author="Mary Jungers" w:date="2019-11-14T18:59:00Z"/>
          <w:rFonts w:asciiTheme="minorHAnsi" w:eastAsiaTheme="minorEastAsia" w:hAnsiTheme="minorHAnsi" w:cstheme="minorBidi"/>
          <w:noProof/>
          <w:sz w:val="22"/>
          <w:szCs w:val="22"/>
        </w:rPr>
      </w:pPr>
      <w:ins w:id="3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"_Toc24650481"</w:instrText>
        </w:r>
        <w:r w:rsidRPr="0020423C">
          <w:rPr>
            <w:rStyle w:val="Hyperlink"/>
            <w:noProof/>
          </w:rPr>
          <w:instrText xml:space="preserve"> </w:instrText>
        </w:r>
        <w:r w:rsidRPr="0020423C">
          <w:rPr>
            <w:rStyle w:val="Hyperlink"/>
            <w:noProof/>
          </w:rPr>
          <w:fldChar w:fldCharType="separate"/>
        </w:r>
        <w:r w:rsidRPr="0020423C">
          <w:rPr>
            <w:rStyle w:val="Hyperlink"/>
            <w:noProof/>
          </w:rPr>
          <w:t>3.9.4.1.2.1 MSH Segment – Message Header</w:t>
        </w:r>
        <w:r>
          <w:rPr>
            <w:noProof/>
            <w:webHidden/>
          </w:rPr>
          <w:tab/>
        </w:r>
        <w:r>
          <w:rPr>
            <w:noProof/>
            <w:webHidden/>
          </w:rPr>
          <w:fldChar w:fldCharType="begin"/>
        </w:r>
        <w:r>
          <w:rPr>
            <w:noProof/>
            <w:webHidden/>
          </w:rPr>
          <w:instrText xml:space="preserve"> PAGEREF _Toc24650481 \h </w:instrText>
        </w:r>
      </w:ins>
      <w:r>
        <w:rPr>
          <w:noProof/>
          <w:webHidden/>
        </w:rPr>
      </w:r>
      <w:r>
        <w:rPr>
          <w:noProof/>
          <w:webHidden/>
        </w:rPr>
        <w:fldChar w:fldCharType="separate"/>
      </w:r>
      <w:ins w:id="342" w:author="Mary Jungers" w:date="2019-11-14T18:59:00Z">
        <w:r>
          <w:rPr>
            <w:noProof/>
            <w:webHidden/>
          </w:rPr>
          <w:t>63</w:t>
        </w:r>
        <w:r>
          <w:rPr>
            <w:noProof/>
            <w:webHidden/>
          </w:rPr>
          <w:fldChar w:fldCharType="end"/>
        </w:r>
        <w:r w:rsidRPr="0020423C">
          <w:rPr>
            <w:rStyle w:val="Hyperlink"/>
            <w:noProof/>
          </w:rPr>
          <w:fldChar w:fldCharType="end"/>
        </w:r>
      </w:ins>
    </w:p>
    <w:p w14:paraId="1A16295E" w14:textId="08E82C9F" w:rsidR="00CF41A9" w:rsidRDefault="00CF41A9">
      <w:pPr>
        <w:pStyle w:val="TOC6"/>
        <w:rPr>
          <w:ins w:id="343" w:author="Mary Jungers" w:date="2019-11-14T18:59:00Z"/>
          <w:rFonts w:asciiTheme="minorHAnsi" w:eastAsiaTheme="minorEastAsia" w:hAnsiTheme="minorHAnsi" w:cstheme="minorBidi"/>
          <w:noProof/>
          <w:sz w:val="22"/>
          <w:szCs w:val="22"/>
        </w:rPr>
      </w:pPr>
      <w:ins w:id="3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"_Toc24650482"</w:instrText>
        </w:r>
        <w:r w:rsidRPr="0020423C">
          <w:rPr>
            <w:rStyle w:val="Hyperlink"/>
            <w:noProof/>
          </w:rPr>
          <w:instrText xml:space="preserve"> </w:instrText>
        </w:r>
        <w:r w:rsidRPr="0020423C">
          <w:rPr>
            <w:rStyle w:val="Hyperlink"/>
            <w:noProof/>
          </w:rPr>
          <w:fldChar w:fldCharType="separate"/>
        </w:r>
        <w:r w:rsidRPr="0020423C">
          <w:rPr>
            <w:rStyle w:val="Hyperlink"/>
            <w:noProof/>
          </w:rPr>
          <w:t>3.9.4.1.2.2 PID Segment – Patient Identification</w:t>
        </w:r>
        <w:r>
          <w:rPr>
            <w:noProof/>
            <w:webHidden/>
          </w:rPr>
          <w:tab/>
        </w:r>
        <w:r>
          <w:rPr>
            <w:noProof/>
            <w:webHidden/>
          </w:rPr>
          <w:fldChar w:fldCharType="begin"/>
        </w:r>
        <w:r>
          <w:rPr>
            <w:noProof/>
            <w:webHidden/>
          </w:rPr>
          <w:instrText xml:space="preserve"> PAGEREF _Toc24650482 \h </w:instrText>
        </w:r>
      </w:ins>
      <w:r>
        <w:rPr>
          <w:noProof/>
          <w:webHidden/>
        </w:rPr>
      </w:r>
      <w:r>
        <w:rPr>
          <w:noProof/>
          <w:webHidden/>
        </w:rPr>
        <w:fldChar w:fldCharType="separate"/>
      </w:r>
      <w:ins w:id="345" w:author="Mary Jungers" w:date="2019-11-14T18:59:00Z">
        <w:r>
          <w:rPr>
            <w:noProof/>
            <w:webHidden/>
          </w:rPr>
          <w:t>64</w:t>
        </w:r>
        <w:r>
          <w:rPr>
            <w:noProof/>
            <w:webHidden/>
          </w:rPr>
          <w:fldChar w:fldCharType="end"/>
        </w:r>
        <w:r w:rsidRPr="0020423C">
          <w:rPr>
            <w:rStyle w:val="Hyperlink"/>
            <w:noProof/>
          </w:rPr>
          <w:fldChar w:fldCharType="end"/>
        </w:r>
      </w:ins>
    </w:p>
    <w:p w14:paraId="5F3DA9D4" w14:textId="7F478D91" w:rsidR="00CF41A9" w:rsidRDefault="00CF41A9">
      <w:pPr>
        <w:pStyle w:val="TOC6"/>
        <w:rPr>
          <w:ins w:id="346" w:author="Mary Jungers" w:date="2019-11-14T18:59:00Z"/>
          <w:rFonts w:asciiTheme="minorHAnsi" w:eastAsiaTheme="minorEastAsia" w:hAnsiTheme="minorHAnsi" w:cstheme="minorBidi"/>
          <w:noProof/>
          <w:sz w:val="22"/>
          <w:szCs w:val="22"/>
        </w:rPr>
      </w:pPr>
      <w:ins w:id="3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"_Toc24650483"</w:instrText>
        </w:r>
        <w:r w:rsidRPr="0020423C">
          <w:rPr>
            <w:rStyle w:val="Hyperlink"/>
            <w:noProof/>
          </w:rPr>
          <w:instrText xml:space="preserve"> </w:instrText>
        </w:r>
        <w:r w:rsidRPr="0020423C">
          <w:rPr>
            <w:rStyle w:val="Hyperlink"/>
            <w:noProof/>
          </w:rPr>
          <w:fldChar w:fldCharType="separate"/>
        </w:r>
        <w:r w:rsidRPr="0020423C">
          <w:rPr>
            <w:rStyle w:val="Hyperlink"/>
            <w:noProof/>
          </w:rPr>
          <w:t>3.9.4.1.2.3 PV1 Segment – Patient Visit (Optional)</w:t>
        </w:r>
        <w:r>
          <w:rPr>
            <w:noProof/>
            <w:webHidden/>
          </w:rPr>
          <w:tab/>
        </w:r>
        <w:r>
          <w:rPr>
            <w:noProof/>
            <w:webHidden/>
          </w:rPr>
          <w:fldChar w:fldCharType="begin"/>
        </w:r>
        <w:r>
          <w:rPr>
            <w:noProof/>
            <w:webHidden/>
          </w:rPr>
          <w:instrText xml:space="preserve"> PAGEREF _Toc24650483 \h </w:instrText>
        </w:r>
      </w:ins>
      <w:r>
        <w:rPr>
          <w:noProof/>
          <w:webHidden/>
        </w:rPr>
      </w:r>
      <w:r>
        <w:rPr>
          <w:noProof/>
          <w:webHidden/>
        </w:rPr>
        <w:fldChar w:fldCharType="separate"/>
      </w:r>
      <w:ins w:id="348" w:author="Mary Jungers" w:date="2019-11-14T18:59:00Z">
        <w:r>
          <w:rPr>
            <w:noProof/>
            <w:webHidden/>
          </w:rPr>
          <w:t>65</w:t>
        </w:r>
        <w:r>
          <w:rPr>
            <w:noProof/>
            <w:webHidden/>
          </w:rPr>
          <w:fldChar w:fldCharType="end"/>
        </w:r>
        <w:r w:rsidRPr="0020423C">
          <w:rPr>
            <w:rStyle w:val="Hyperlink"/>
            <w:noProof/>
          </w:rPr>
          <w:fldChar w:fldCharType="end"/>
        </w:r>
      </w:ins>
    </w:p>
    <w:p w14:paraId="5BA90A13" w14:textId="645515F8" w:rsidR="00CF41A9" w:rsidRDefault="00CF41A9">
      <w:pPr>
        <w:pStyle w:val="TOC6"/>
        <w:rPr>
          <w:ins w:id="349" w:author="Mary Jungers" w:date="2019-11-14T18:59:00Z"/>
          <w:rFonts w:asciiTheme="minorHAnsi" w:eastAsiaTheme="minorEastAsia" w:hAnsiTheme="minorHAnsi" w:cstheme="minorBidi"/>
          <w:noProof/>
          <w:sz w:val="22"/>
          <w:szCs w:val="22"/>
        </w:rPr>
      </w:pPr>
      <w:ins w:id="3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"_Toc24650484"</w:instrText>
        </w:r>
        <w:r w:rsidRPr="0020423C">
          <w:rPr>
            <w:rStyle w:val="Hyperlink"/>
            <w:noProof/>
          </w:rPr>
          <w:instrText xml:space="preserve"> </w:instrText>
        </w:r>
        <w:r w:rsidRPr="0020423C">
          <w:rPr>
            <w:rStyle w:val="Hyperlink"/>
            <w:noProof/>
          </w:rPr>
          <w:fldChar w:fldCharType="separate"/>
        </w:r>
        <w:r w:rsidRPr="0020423C">
          <w:rPr>
            <w:rStyle w:val="Hyperlink"/>
            <w:noProof/>
          </w:rPr>
          <w:t>3.9.4.1.2.4 OBR Segment – Observation Request</w:t>
        </w:r>
        <w:r>
          <w:rPr>
            <w:noProof/>
            <w:webHidden/>
          </w:rPr>
          <w:tab/>
        </w:r>
        <w:r>
          <w:rPr>
            <w:noProof/>
            <w:webHidden/>
          </w:rPr>
          <w:fldChar w:fldCharType="begin"/>
        </w:r>
        <w:r>
          <w:rPr>
            <w:noProof/>
            <w:webHidden/>
          </w:rPr>
          <w:instrText xml:space="preserve"> PAGEREF _Toc24650484 \h </w:instrText>
        </w:r>
      </w:ins>
      <w:r>
        <w:rPr>
          <w:noProof/>
          <w:webHidden/>
        </w:rPr>
      </w:r>
      <w:r>
        <w:rPr>
          <w:noProof/>
          <w:webHidden/>
        </w:rPr>
        <w:fldChar w:fldCharType="separate"/>
      </w:r>
      <w:ins w:id="351" w:author="Mary Jungers" w:date="2019-11-14T18:59:00Z">
        <w:r>
          <w:rPr>
            <w:noProof/>
            <w:webHidden/>
          </w:rPr>
          <w:t>66</w:t>
        </w:r>
        <w:r>
          <w:rPr>
            <w:noProof/>
            <w:webHidden/>
          </w:rPr>
          <w:fldChar w:fldCharType="end"/>
        </w:r>
        <w:r w:rsidRPr="0020423C">
          <w:rPr>
            <w:rStyle w:val="Hyperlink"/>
            <w:noProof/>
          </w:rPr>
          <w:fldChar w:fldCharType="end"/>
        </w:r>
      </w:ins>
    </w:p>
    <w:p w14:paraId="7EF44F7E" w14:textId="1778DF7D" w:rsidR="00CF41A9" w:rsidRDefault="00CF41A9">
      <w:pPr>
        <w:pStyle w:val="TOC6"/>
        <w:rPr>
          <w:ins w:id="352" w:author="Mary Jungers" w:date="2019-11-14T18:59:00Z"/>
          <w:rFonts w:asciiTheme="minorHAnsi" w:eastAsiaTheme="minorEastAsia" w:hAnsiTheme="minorHAnsi" w:cstheme="minorBidi"/>
          <w:noProof/>
          <w:sz w:val="22"/>
          <w:szCs w:val="22"/>
        </w:rPr>
      </w:pPr>
      <w:ins w:id="3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"_Toc24650485"</w:instrText>
        </w:r>
        <w:r w:rsidRPr="0020423C">
          <w:rPr>
            <w:rStyle w:val="Hyperlink"/>
            <w:noProof/>
          </w:rPr>
          <w:instrText xml:space="preserve"> </w:instrText>
        </w:r>
        <w:r w:rsidRPr="0020423C">
          <w:rPr>
            <w:rStyle w:val="Hyperlink"/>
            <w:noProof/>
          </w:rPr>
          <w:fldChar w:fldCharType="separate"/>
        </w:r>
        <w:r w:rsidRPr="0020423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_Toc24650485 \h </w:instrText>
        </w:r>
      </w:ins>
      <w:r>
        <w:rPr>
          <w:noProof/>
          <w:webHidden/>
        </w:rPr>
      </w:r>
      <w:r>
        <w:rPr>
          <w:noProof/>
          <w:webHidden/>
        </w:rPr>
        <w:fldChar w:fldCharType="separate"/>
      </w:r>
      <w:ins w:id="354" w:author="Mary Jungers" w:date="2019-11-14T18:59:00Z">
        <w:r>
          <w:rPr>
            <w:noProof/>
            <w:webHidden/>
          </w:rPr>
          <w:t>67</w:t>
        </w:r>
        <w:r>
          <w:rPr>
            <w:noProof/>
            <w:webHidden/>
          </w:rPr>
          <w:fldChar w:fldCharType="end"/>
        </w:r>
        <w:r w:rsidRPr="0020423C">
          <w:rPr>
            <w:rStyle w:val="Hyperlink"/>
            <w:noProof/>
          </w:rPr>
          <w:fldChar w:fldCharType="end"/>
        </w:r>
      </w:ins>
    </w:p>
    <w:p w14:paraId="7D9A97BF" w14:textId="1A6B39CE" w:rsidR="00CF41A9" w:rsidRDefault="00CF41A9">
      <w:pPr>
        <w:pStyle w:val="TOC6"/>
        <w:rPr>
          <w:ins w:id="355" w:author="Mary Jungers" w:date="2019-11-14T18:59:00Z"/>
          <w:rFonts w:asciiTheme="minorHAnsi" w:eastAsiaTheme="minorEastAsia" w:hAnsiTheme="minorHAnsi" w:cstheme="minorBidi"/>
          <w:noProof/>
          <w:sz w:val="22"/>
          <w:szCs w:val="22"/>
        </w:rPr>
      </w:pPr>
      <w:ins w:id="3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"_Toc24650486"</w:instrText>
        </w:r>
        <w:r w:rsidRPr="0020423C">
          <w:rPr>
            <w:rStyle w:val="Hyperlink"/>
            <w:noProof/>
          </w:rPr>
          <w:instrText xml:space="preserve"> </w:instrText>
        </w:r>
        <w:r w:rsidRPr="0020423C">
          <w:rPr>
            <w:rStyle w:val="Hyperlink"/>
            <w:noProof/>
          </w:rPr>
          <w:fldChar w:fldCharType="separate"/>
        </w:r>
        <w:r w:rsidRPr="0020423C">
          <w:rPr>
            <w:rStyle w:val="Hyperlink"/>
            <w:noProof/>
          </w:rPr>
          <w:t>3.9.4.1.2.6 IEEE 1073.1.1.3 IDC term mapping to OBX segment</w:t>
        </w:r>
        <w:r>
          <w:rPr>
            <w:noProof/>
            <w:webHidden/>
          </w:rPr>
          <w:tab/>
        </w:r>
        <w:r>
          <w:rPr>
            <w:noProof/>
            <w:webHidden/>
          </w:rPr>
          <w:fldChar w:fldCharType="begin"/>
        </w:r>
        <w:r>
          <w:rPr>
            <w:noProof/>
            <w:webHidden/>
          </w:rPr>
          <w:instrText xml:space="preserve"> PAGEREF _Toc24650486 \h </w:instrText>
        </w:r>
      </w:ins>
      <w:r>
        <w:rPr>
          <w:noProof/>
          <w:webHidden/>
        </w:rPr>
      </w:r>
      <w:r>
        <w:rPr>
          <w:noProof/>
          <w:webHidden/>
        </w:rPr>
        <w:fldChar w:fldCharType="separate"/>
      </w:r>
      <w:ins w:id="357" w:author="Mary Jungers" w:date="2019-11-14T18:59:00Z">
        <w:r>
          <w:rPr>
            <w:noProof/>
            <w:webHidden/>
          </w:rPr>
          <w:t>70</w:t>
        </w:r>
        <w:r>
          <w:rPr>
            <w:noProof/>
            <w:webHidden/>
          </w:rPr>
          <w:fldChar w:fldCharType="end"/>
        </w:r>
        <w:r w:rsidRPr="0020423C">
          <w:rPr>
            <w:rStyle w:val="Hyperlink"/>
            <w:noProof/>
          </w:rPr>
          <w:fldChar w:fldCharType="end"/>
        </w:r>
      </w:ins>
    </w:p>
    <w:p w14:paraId="2EBC67B5" w14:textId="36357A6F" w:rsidR="00CF41A9" w:rsidRDefault="00CF41A9">
      <w:pPr>
        <w:pStyle w:val="TOC6"/>
        <w:rPr>
          <w:ins w:id="358" w:author="Mary Jungers" w:date="2019-11-14T18:59:00Z"/>
          <w:rFonts w:asciiTheme="minorHAnsi" w:eastAsiaTheme="minorEastAsia" w:hAnsiTheme="minorHAnsi" w:cstheme="minorBidi"/>
          <w:noProof/>
          <w:sz w:val="22"/>
          <w:szCs w:val="22"/>
        </w:rPr>
      </w:pPr>
      <w:ins w:id="3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"_Toc24650487"</w:instrText>
        </w:r>
        <w:r w:rsidRPr="0020423C">
          <w:rPr>
            <w:rStyle w:val="Hyperlink"/>
            <w:noProof/>
          </w:rPr>
          <w:instrText xml:space="preserve"> </w:instrText>
        </w:r>
        <w:r w:rsidRPr="0020423C">
          <w:rPr>
            <w:rStyle w:val="Hyperlink"/>
            <w:noProof/>
          </w:rPr>
          <w:fldChar w:fldCharType="separate"/>
        </w:r>
        <w:r w:rsidRPr="0020423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_Toc24650487 \h </w:instrText>
        </w:r>
      </w:ins>
      <w:r>
        <w:rPr>
          <w:noProof/>
          <w:webHidden/>
        </w:rPr>
      </w:r>
      <w:r>
        <w:rPr>
          <w:noProof/>
          <w:webHidden/>
        </w:rPr>
        <w:fldChar w:fldCharType="separate"/>
      </w:r>
      <w:ins w:id="360" w:author="Mary Jungers" w:date="2019-11-14T18:59:00Z">
        <w:r>
          <w:rPr>
            <w:noProof/>
            <w:webHidden/>
          </w:rPr>
          <w:t>70</w:t>
        </w:r>
        <w:r>
          <w:rPr>
            <w:noProof/>
            <w:webHidden/>
          </w:rPr>
          <w:fldChar w:fldCharType="end"/>
        </w:r>
        <w:r w:rsidRPr="0020423C">
          <w:rPr>
            <w:rStyle w:val="Hyperlink"/>
            <w:noProof/>
          </w:rPr>
          <w:fldChar w:fldCharType="end"/>
        </w:r>
      </w:ins>
    </w:p>
    <w:p w14:paraId="0CE36532" w14:textId="0E365462" w:rsidR="00CF41A9" w:rsidRDefault="00CF41A9">
      <w:pPr>
        <w:pStyle w:val="TOC6"/>
        <w:rPr>
          <w:ins w:id="361" w:author="Mary Jungers" w:date="2019-11-14T18:59:00Z"/>
          <w:rFonts w:asciiTheme="minorHAnsi" w:eastAsiaTheme="minorEastAsia" w:hAnsiTheme="minorHAnsi" w:cstheme="minorBidi"/>
          <w:noProof/>
          <w:sz w:val="22"/>
          <w:szCs w:val="22"/>
        </w:rPr>
      </w:pPr>
      <w:ins w:id="3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"_Toc24650488"</w:instrText>
        </w:r>
        <w:r w:rsidRPr="0020423C">
          <w:rPr>
            <w:rStyle w:val="Hyperlink"/>
            <w:noProof/>
          </w:rPr>
          <w:instrText xml:space="preserve"> </w:instrText>
        </w:r>
        <w:r w:rsidRPr="0020423C">
          <w:rPr>
            <w:rStyle w:val="Hyperlink"/>
            <w:noProof/>
          </w:rPr>
          <w:fldChar w:fldCharType="separate"/>
        </w:r>
        <w:r w:rsidRPr="0020423C">
          <w:rPr>
            <w:rStyle w:val="Hyperlink"/>
            <w:noProof/>
          </w:rPr>
          <w:t>3.9.4.1.2.8 NTE Segment – Notes and Comments [Optional]</w:t>
        </w:r>
        <w:r>
          <w:rPr>
            <w:noProof/>
            <w:webHidden/>
          </w:rPr>
          <w:tab/>
        </w:r>
        <w:r>
          <w:rPr>
            <w:noProof/>
            <w:webHidden/>
          </w:rPr>
          <w:fldChar w:fldCharType="begin"/>
        </w:r>
        <w:r>
          <w:rPr>
            <w:noProof/>
            <w:webHidden/>
          </w:rPr>
          <w:instrText xml:space="preserve"> PAGEREF _Toc24650488 \h </w:instrText>
        </w:r>
      </w:ins>
      <w:r>
        <w:rPr>
          <w:noProof/>
          <w:webHidden/>
        </w:rPr>
      </w:r>
      <w:r>
        <w:rPr>
          <w:noProof/>
          <w:webHidden/>
        </w:rPr>
        <w:fldChar w:fldCharType="separate"/>
      </w:r>
      <w:ins w:id="363" w:author="Mary Jungers" w:date="2019-11-14T18:59:00Z">
        <w:r>
          <w:rPr>
            <w:noProof/>
            <w:webHidden/>
          </w:rPr>
          <w:t>72</w:t>
        </w:r>
        <w:r>
          <w:rPr>
            <w:noProof/>
            <w:webHidden/>
          </w:rPr>
          <w:fldChar w:fldCharType="end"/>
        </w:r>
        <w:r w:rsidRPr="0020423C">
          <w:rPr>
            <w:rStyle w:val="Hyperlink"/>
            <w:noProof/>
          </w:rPr>
          <w:fldChar w:fldCharType="end"/>
        </w:r>
      </w:ins>
    </w:p>
    <w:p w14:paraId="0AADEBDC" w14:textId="21C6F599" w:rsidR="00CF41A9" w:rsidRDefault="00CF41A9">
      <w:pPr>
        <w:pStyle w:val="TOC5"/>
        <w:rPr>
          <w:ins w:id="364" w:author="Mary Jungers" w:date="2019-11-14T18:59:00Z"/>
          <w:rFonts w:asciiTheme="minorHAnsi" w:eastAsiaTheme="minorEastAsia" w:hAnsiTheme="minorHAnsi" w:cstheme="minorBidi"/>
          <w:noProof/>
          <w:sz w:val="22"/>
          <w:szCs w:val="22"/>
        </w:rPr>
      </w:pPr>
      <w:ins w:id="3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"_Toc24650489"</w:instrText>
        </w:r>
        <w:r w:rsidRPr="0020423C">
          <w:rPr>
            <w:rStyle w:val="Hyperlink"/>
            <w:noProof/>
          </w:rPr>
          <w:instrText xml:space="preserve"> </w:instrText>
        </w:r>
        <w:r w:rsidRPr="0020423C">
          <w:rPr>
            <w:rStyle w:val="Hyperlink"/>
            <w:noProof/>
          </w:rPr>
          <w:fldChar w:fldCharType="separate"/>
        </w:r>
        <w:r w:rsidRPr="0020423C">
          <w:rPr>
            <w:rStyle w:val="Hyperlink"/>
            <w:noProof/>
          </w:rPr>
          <w:t>3.9.4.1.3 Expected Actions</w:t>
        </w:r>
        <w:r>
          <w:rPr>
            <w:noProof/>
            <w:webHidden/>
          </w:rPr>
          <w:tab/>
        </w:r>
        <w:r>
          <w:rPr>
            <w:noProof/>
            <w:webHidden/>
          </w:rPr>
          <w:fldChar w:fldCharType="begin"/>
        </w:r>
        <w:r>
          <w:rPr>
            <w:noProof/>
            <w:webHidden/>
          </w:rPr>
          <w:instrText xml:space="preserve"> PAGEREF _Toc24650489 \h </w:instrText>
        </w:r>
      </w:ins>
      <w:r>
        <w:rPr>
          <w:noProof/>
          <w:webHidden/>
        </w:rPr>
      </w:r>
      <w:r>
        <w:rPr>
          <w:noProof/>
          <w:webHidden/>
        </w:rPr>
        <w:fldChar w:fldCharType="separate"/>
      </w:r>
      <w:ins w:id="366" w:author="Mary Jungers" w:date="2019-11-14T18:59:00Z">
        <w:r>
          <w:rPr>
            <w:noProof/>
            <w:webHidden/>
          </w:rPr>
          <w:t>72</w:t>
        </w:r>
        <w:r>
          <w:rPr>
            <w:noProof/>
            <w:webHidden/>
          </w:rPr>
          <w:fldChar w:fldCharType="end"/>
        </w:r>
        <w:r w:rsidRPr="0020423C">
          <w:rPr>
            <w:rStyle w:val="Hyperlink"/>
            <w:noProof/>
          </w:rPr>
          <w:fldChar w:fldCharType="end"/>
        </w:r>
      </w:ins>
    </w:p>
    <w:p w14:paraId="4D3E0F58" w14:textId="51A1766D" w:rsidR="00CF41A9" w:rsidRDefault="00CF41A9">
      <w:pPr>
        <w:pStyle w:val="TOC6"/>
        <w:rPr>
          <w:ins w:id="367" w:author="Mary Jungers" w:date="2019-11-14T18:59:00Z"/>
          <w:rFonts w:asciiTheme="minorHAnsi" w:eastAsiaTheme="minorEastAsia" w:hAnsiTheme="minorHAnsi" w:cstheme="minorBidi"/>
          <w:noProof/>
          <w:sz w:val="22"/>
          <w:szCs w:val="22"/>
        </w:rPr>
      </w:pPr>
      <w:ins w:id="3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"_Toc24650490"</w:instrText>
        </w:r>
        <w:r w:rsidRPr="0020423C">
          <w:rPr>
            <w:rStyle w:val="Hyperlink"/>
            <w:noProof/>
          </w:rPr>
          <w:instrText xml:space="preserve"> </w:instrText>
        </w:r>
        <w:r w:rsidRPr="0020423C">
          <w:rPr>
            <w:rStyle w:val="Hyperlink"/>
            <w:noProof/>
          </w:rPr>
          <w:fldChar w:fldCharType="separate"/>
        </w:r>
        <w:r w:rsidRPr="0020423C">
          <w:rPr>
            <w:rStyle w:val="Hyperlink"/>
            <w:noProof/>
          </w:rPr>
          <w:t>3.9.4.1.3.1 Implantable Device – Cardiac – Consumer</w:t>
        </w:r>
        <w:r>
          <w:rPr>
            <w:noProof/>
            <w:webHidden/>
          </w:rPr>
          <w:tab/>
        </w:r>
        <w:r>
          <w:rPr>
            <w:noProof/>
            <w:webHidden/>
          </w:rPr>
          <w:fldChar w:fldCharType="begin"/>
        </w:r>
        <w:r>
          <w:rPr>
            <w:noProof/>
            <w:webHidden/>
          </w:rPr>
          <w:instrText xml:space="preserve"> PAGEREF _Toc24650490 \h </w:instrText>
        </w:r>
      </w:ins>
      <w:r>
        <w:rPr>
          <w:noProof/>
          <w:webHidden/>
        </w:rPr>
      </w:r>
      <w:r>
        <w:rPr>
          <w:noProof/>
          <w:webHidden/>
        </w:rPr>
        <w:fldChar w:fldCharType="separate"/>
      </w:r>
      <w:ins w:id="369" w:author="Mary Jungers" w:date="2019-11-14T18:59:00Z">
        <w:r>
          <w:rPr>
            <w:noProof/>
            <w:webHidden/>
          </w:rPr>
          <w:t>72</w:t>
        </w:r>
        <w:r>
          <w:rPr>
            <w:noProof/>
            <w:webHidden/>
          </w:rPr>
          <w:fldChar w:fldCharType="end"/>
        </w:r>
        <w:r w:rsidRPr="0020423C">
          <w:rPr>
            <w:rStyle w:val="Hyperlink"/>
            <w:noProof/>
          </w:rPr>
          <w:fldChar w:fldCharType="end"/>
        </w:r>
      </w:ins>
    </w:p>
    <w:p w14:paraId="60DF7430" w14:textId="58B9A81E" w:rsidR="00CF41A9" w:rsidRDefault="00CF41A9">
      <w:pPr>
        <w:pStyle w:val="TOC3"/>
        <w:rPr>
          <w:ins w:id="370" w:author="Mary Jungers" w:date="2019-11-14T18:59:00Z"/>
          <w:rFonts w:asciiTheme="minorHAnsi" w:eastAsiaTheme="minorEastAsia" w:hAnsiTheme="minorHAnsi" w:cstheme="minorBidi"/>
          <w:noProof/>
          <w:sz w:val="22"/>
          <w:szCs w:val="22"/>
        </w:rPr>
      </w:pPr>
      <w:ins w:id="3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"_Toc24650491"</w:instrText>
        </w:r>
        <w:r w:rsidRPr="0020423C">
          <w:rPr>
            <w:rStyle w:val="Hyperlink"/>
            <w:noProof/>
          </w:rPr>
          <w:instrText xml:space="preserve"> </w:instrText>
        </w:r>
        <w:r w:rsidRPr="0020423C">
          <w:rPr>
            <w:rStyle w:val="Hyperlink"/>
            <w:noProof/>
          </w:rPr>
          <w:fldChar w:fldCharType="separate"/>
        </w:r>
        <w:r w:rsidRPr="0020423C">
          <w:rPr>
            <w:rStyle w:val="Hyperlink"/>
            <w:noProof/>
          </w:rPr>
          <w:t>3.9.5 Security Considerations</w:t>
        </w:r>
        <w:r>
          <w:rPr>
            <w:noProof/>
            <w:webHidden/>
          </w:rPr>
          <w:tab/>
        </w:r>
        <w:r>
          <w:rPr>
            <w:noProof/>
            <w:webHidden/>
          </w:rPr>
          <w:fldChar w:fldCharType="begin"/>
        </w:r>
        <w:r>
          <w:rPr>
            <w:noProof/>
            <w:webHidden/>
          </w:rPr>
          <w:instrText xml:space="preserve"> PAGEREF _Toc24650491 \h </w:instrText>
        </w:r>
      </w:ins>
      <w:r>
        <w:rPr>
          <w:noProof/>
          <w:webHidden/>
        </w:rPr>
      </w:r>
      <w:r>
        <w:rPr>
          <w:noProof/>
          <w:webHidden/>
        </w:rPr>
        <w:fldChar w:fldCharType="separate"/>
      </w:r>
      <w:ins w:id="372" w:author="Mary Jungers" w:date="2019-11-14T18:59:00Z">
        <w:r>
          <w:rPr>
            <w:noProof/>
            <w:webHidden/>
          </w:rPr>
          <w:t>73</w:t>
        </w:r>
        <w:r>
          <w:rPr>
            <w:noProof/>
            <w:webHidden/>
          </w:rPr>
          <w:fldChar w:fldCharType="end"/>
        </w:r>
        <w:r w:rsidRPr="0020423C">
          <w:rPr>
            <w:rStyle w:val="Hyperlink"/>
            <w:noProof/>
          </w:rPr>
          <w:fldChar w:fldCharType="end"/>
        </w:r>
      </w:ins>
    </w:p>
    <w:p w14:paraId="777951BE" w14:textId="37676447" w:rsidR="00CF41A9" w:rsidRDefault="00CF41A9">
      <w:pPr>
        <w:pStyle w:val="TOC2"/>
        <w:rPr>
          <w:ins w:id="373" w:author="Mary Jungers" w:date="2019-11-14T18:59:00Z"/>
          <w:rFonts w:asciiTheme="minorHAnsi" w:eastAsiaTheme="minorEastAsia" w:hAnsiTheme="minorHAnsi" w:cstheme="minorBidi"/>
          <w:noProof/>
          <w:sz w:val="22"/>
          <w:szCs w:val="22"/>
        </w:rPr>
      </w:pPr>
      <w:ins w:id="3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"_Toc24650492"</w:instrText>
        </w:r>
        <w:r w:rsidRPr="0020423C">
          <w:rPr>
            <w:rStyle w:val="Hyperlink"/>
            <w:noProof/>
          </w:rPr>
          <w:instrText xml:space="preserve"> </w:instrText>
        </w:r>
        <w:r w:rsidRPr="0020423C">
          <w:rPr>
            <w:rStyle w:val="Hyperlink"/>
            <w:noProof/>
          </w:rPr>
          <w:fldChar w:fldCharType="separate"/>
        </w:r>
        <w:r w:rsidRPr="0020423C">
          <w:rPr>
            <w:rStyle w:val="Hyperlink"/>
            <w:noProof/>
          </w:rPr>
          <w:t>3.10 Communicate Infusion Event Data [PCD-10]</w:t>
        </w:r>
        <w:r>
          <w:rPr>
            <w:noProof/>
            <w:webHidden/>
          </w:rPr>
          <w:tab/>
        </w:r>
        <w:r>
          <w:rPr>
            <w:noProof/>
            <w:webHidden/>
          </w:rPr>
          <w:fldChar w:fldCharType="begin"/>
        </w:r>
        <w:r>
          <w:rPr>
            <w:noProof/>
            <w:webHidden/>
          </w:rPr>
          <w:instrText xml:space="preserve"> PAGEREF _Toc24650492 \h </w:instrText>
        </w:r>
      </w:ins>
      <w:r>
        <w:rPr>
          <w:noProof/>
          <w:webHidden/>
        </w:rPr>
      </w:r>
      <w:r>
        <w:rPr>
          <w:noProof/>
          <w:webHidden/>
        </w:rPr>
        <w:fldChar w:fldCharType="separate"/>
      </w:r>
      <w:ins w:id="375" w:author="Mary Jungers" w:date="2019-11-14T18:59:00Z">
        <w:r>
          <w:rPr>
            <w:noProof/>
            <w:webHidden/>
          </w:rPr>
          <w:t>73</w:t>
        </w:r>
        <w:r>
          <w:rPr>
            <w:noProof/>
            <w:webHidden/>
          </w:rPr>
          <w:fldChar w:fldCharType="end"/>
        </w:r>
        <w:r w:rsidRPr="0020423C">
          <w:rPr>
            <w:rStyle w:val="Hyperlink"/>
            <w:noProof/>
          </w:rPr>
          <w:fldChar w:fldCharType="end"/>
        </w:r>
      </w:ins>
    </w:p>
    <w:p w14:paraId="0441CCFB" w14:textId="7A00A9AF" w:rsidR="00CF41A9" w:rsidRDefault="00CF41A9">
      <w:pPr>
        <w:pStyle w:val="TOC3"/>
        <w:rPr>
          <w:ins w:id="376" w:author="Mary Jungers" w:date="2019-11-14T18:59:00Z"/>
          <w:rFonts w:asciiTheme="minorHAnsi" w:eastAsiaTheme="minorEastAsia" w:hAnsiTheme="minorHAnsi" w:cstheme="minorBidi"/>
          <w:noProof/>
          <w:sz w:val="22"/>
          <w:szCs w:val="22"/>
        </w:rPr>
      </w:pPr>
      <w:ins w:id="3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"_Toc24650493"</w:instrText>
        </w:r>
        <w:r w:rsidRPr="0020423C">
          <w:rPr>
            <w:rStyle w:val="Hyperlink"/>
            <w:noProof/>
          </w:rPr>
          <w:instrText xml:space="preserve"> </w:instrText>
        </w:r>
        <w:r w:rsidRPr="0020423C">
          <w:rPr>
            <w:rStyle w:val="Hyperlink"/>
            <w:noProof/>
          </w:rPr>
          <w:fldChar w:fldCharType="separate"/>
        </w:r>
        <w:r w:rsidRPr="0020423C">
          <w:rPr>
            <w:rStyle w:val="Hyperlink"/>
            <w:noProof/>
          </w:rPr>
          <w:t>3.10.1 Scope</w:t>
        </w:r>
        <w:r>
          <w:rPr>
            <w:noProof/>
            <w:webHidden/>
          </w:rPr>
          <w:tab/>
        </w:r>
        <w:r>
          <w:rPr>
            <w:noProof/>
            <w:webHidden/>
          </w:rPr>
          <w:fldChar w:fldCharType="begin"/>
        </w:r>
        <w:r>
          <w:rPr>
            <w:noProof/>
            <w:webHidden/>
          </w:rPr>
          <w:instrText xml:space="preserve"> PAGEREF _Toc24650493 \h </w:instrText>
        </w:r>
      </w:ins>
      <w:r>
        <w:rPr>
          <w:noProof/>
          <w:webHidden/>
        </w:rPr>
      </w:r>
      <w:r>
        <w:rPr>
          <w:noProof/>
          <w:webHidden/>
        </w:rPr>
        <w:fldChar w:fldCharType="separate"/>
      </w:r>
      <w:ins w:id="378" w:author="Mary Jungers" w:date="2019-11-14T18:59:00Z">
        <w:r>
          <w:rPr>
            <w:noProof/>
            <w:webHidden/>
          </w:rPr>
          <w:t>73</w:t>
        </w:r>
        <w:r>
          <w:rPr>
            <w:noProof/>
            <w:webHidden/>
          </w:rPr>
          <w:fldChar w:fldCharType="end"/>
        </w:r>
        <w:r w:rsidRPr="0020423C">
          <w:rPr>
            <w:rStyle w:val="Hyperlink"/>
            <w:noProof/>
          </w:rPr>
          <w:fldChar w:fldCharType="end"/>
        </w:r>
      </w:ins>
    </w:p>
    <w:p w14:paraId="6B615C79" w14:textId="278D84F7" w:rsidR="00CF41A9" w:rsidRDefault="00CF41A9">
      <w:pPr>
        <w:pStyle w:val="TOC3"/>
        <w:rPr>
          <w:ins w:id="379" w:author="Mary Jungers" w:date="2019-11-14T18:59:00Z"/>
          <w:rFonts w:asciiTheme="minorHAnsi" w:eastAsiaTheme="minorEastAsia" w:hAnsiTheme="minorHAnsi" w:cstheme="minorBidi"/>
          <w:noProof/>
          <w:sz w:val="22"/>
          <w:szCs w:val="22"/>
        </w:rPr>
      </w:pPr>
      <w:ins w:id="3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"_Toc24650494"</w:instrText>
        </w:r>
        <w:r w:rsidRPr="0020423C">
          <w:rPr>
            <w:rStyle w:val="Hyperlink"/>
            <w:noProof/>
          </w:rPr>
          <w:instrText xml:space="preserve"> </w:instrText>
        </w:r>
        <w:r w:rsidRPr="0020423C">
          <w:rPr>
            <w:rStyle w:val="Hyperlink"/>
            <w:noProof/>
          </w:rPr>
          <w:fldChar w:fldCharType="separate"/>
        </w:r>
        <w:r w:rsidRPr="0020423C">
          <w:rPr>
            <w:rStyle w:val="Hyperlink"/>
            <w:noProof/>
          </w:rPr>
          <w:t>3.10.2 Use Case Roles</w:t>
        </w:r>
        <w:r>
          <w:rPr>
            <w:noProof/>
            <w:webHidden/>
          </w:rPr>
          <w:tab/>
        </w:r>
        <w:r>
          <w:rPr>
            <w:noProof/>
            <w:webHidden/>
          </w:rPr>
          <w:fldChar w:fldCharType="begin"/>
        </w:r>
        <w:r>
          <w:rPr>
            <w:noProof/>
            <w:webHidden/>
          </w:rPr>
          <w:instrText xml:space="preserve"> PAGEREF _Toc24650494 \h </w:instrText>
        </w:r>
      </w:ins>
      <w:r>
        <w:rPr>
          <w:noProof/>
          <w:webHidden/>
        </w:rPr>
      </w:r>
      <w:r>
        <w:rPr>
          <w:noProof/>
          <w:webHidden/>
        </w:rPr>
        <w:fldChar w:fldCharType="separate"/>
      </w:r>
      <w:ins w:id="381" w:author="Mary Jungers" w:date="2019-11-14T18:59:00Z">
        <w:r>
          <w:rPr>
            <w:noProof/>
            <w:webHidden/>
          </w:rPr>
          <w:t>73</w:t>
        </w:r>
        <w:r>
          <w:rPr>
            <w:noProof/>
            <w:webHidden/>
          </w:rPr>
          <w:fldChar w:fldCharType="end"/>
        </w:r>
        <w:r w:rsidRPr="0020423C">
          <w:rPr>
            <w:rStyle w:val="Hyperlink"/>
            <w:noProof/>
          </w:rPr>
          <w:fldChar w:fldCharType="end"/>
        </w:r>
      </w:ins>
    </w:p>
    <w:p w14:paraId="11257D01" w14:textId="55A19637" w:rsidR="00CF41A9" w:rsidRDefault="00CF41A9">
      <w:pPr>
        <w:pStyle w:val="TOC3"/>
        <w:rPr>
          <w:ins w:id="382" w:author="Mary Jungers" w:date="2019-11-14T18:59:00Z"/>
          <w:rFonts w:asciiTheme="minorHAnsi" w:eastAsiaTheme="minorEastAsia" w:hAnsiTheme="minorHAnsi" w:cstheme="minorBidi"/>
          <w:noProof/>
          <w:sz w:val="22"/>
          <w:szCs w:val="22"/>
        </w:rPr>
      </w:pPr>
      <w:ins w:id="3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"_Toc24650495"</w:instrText>
        </w:r>
        <w:r w:rsidRPr="0020423C">
          <w:rPr>
            <w:rStyle w:val="Hyperlink"/>
            <w:noProof/>
          </w:rPr>
          <w:instrText xml:space="preserve"> </w:instrText>
        </w:r>
        <w:r w:rsidRPr="0020423C">
          <w:rPr>
            <w:rStyle w:val="Hyperlink"/>
            <w:noProof/>
          </w:rPr>
          <w:fldChar w:fldCharType="separate"/>
        </w:r>
        <w:r w:rsidRPr="0020423C">
          <w:rPr>
            <w:rStyle w:val="Hyperlink"/>
            <w:noProof/>
          </w:rPr>
          <w:t>3.10.3 Referenced Standard</w:t>
        </w:r>
        <w:r>
          <w:rPr>
            <w:noProof/>
            <w:webHidden/>
          </w:rPr>
          <w:tab/>
        </w:r>
        <w:r>
          <w:rPr>
            <w:noProof/>
            <w:webHidden/>
          </w:rPr>
          <w:fldChar w:fldCharType="begin"/>
        </w:r>
        <w:r>
          <w:rPr>
            <w:noProof/>
            <w:webHidden/>
          </w:rPr>
          <w:instrText xml:space="preserve"> PAGEREF _Toc24650495 \h </w:instrText>
        </w:r>
      </w:ins>
      <w:r>
        <w:rPr>
          <w:noProof/>
          <w:webHidden/>
        </w:rPr>
      </w:r>
      <w:r>
        <w:rPr>
          <w:noProof/>
          <w:webHidden/>
        </w:rPr>
        <w:fldChar w:fldCharType="separate"/>
      </w:r>
      <w:ins w:id="384" w:author="Mary Jungers" w:date="2019-11-14T18:59:00Z">
        <w:r>
          <w:rPr>
            <w:noProof/>
            <w:webHidden/>
          </w:rPr>
          <w:t>73</w:t>
        </w:r>
        <w:r>
          <w:rPr>
            <w:noProof/>
            <w:webHidden/>
          </w:rPr>
          <w:fldChar w:fldCharType="end"/>
        </w:r>
        <w:r w:rsidRPr="0020423C">
          <w:rPr>
            <w:rStyle w:val="Hyperlink"/>
            <w:noProof/>
          </w:rPr>
          <w:fldChar w:fldCharType="end"/>
        </w:r>
      </w:ins>
    </w:p>
    <w:p w14:paraId="66394A54" w14:textId="31B6DD91" w:rsidR="00CF41A9" w:rsidRDefault="00CF41A9">
      <w:pPr>
        <w:pStyle w:val="TOC3"/>
        <w:rPr>
          <w:ins w:id="385" w:author="Mary Jungers" w:date="2019-11-14T18:59:00Z"/>
          <w:rFonts w:asciiTheme="minorHAnsi" w:eastAsiaTheme="minorEastAsia" w:hAnsiTheme="minorHAnsi" w:cstheme="minorBidi"/>
          <w:noProof/>
          <w:sz w:val="22"/>
          <w:szCs w:val="22"/>
        </w:rPr>
      </w:pPr>
      <w:ins w:id="3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"_Toc24650496"</w:instrText>
        </w:r>
        <w:r w:rsidRPr="0020423C">
          <w:rPr>
            <w:rStyle w:val="Hyperlink"/>
            <w:noProof/>
          </w:rPr>
          <w:instrText xml:space="preserve"> </w:instrText>
        </w:r>
        <w:r w:rsidRPr="0020423C">
          <w:rPr>
            <w:rStyle w:val="Hyperlink"/>
            <w:noProof/>
          </w:rPr>
          <w:fldChar w:fldCharType="separate"/>
        </w:r>
        <w:r w:rsidRPr="0020423C">
          <w:rPr>
            <w:rStyle w:val="Hyperlink"/>
            <w:noProof/>
          </w:rPr>
          <w:t>3.10.4 Interaction Diagram</w:t>
        </w:r>
        <w:r>
          <w:rPr>
            <w:noProof/>
            <w:webHidden/>
          </w:rPr>
          <w:tab/>
        </w:r>
        <w:r>
          <w:rPr>
            <w:noProof/>
            <w:webHidden/>
          </w:rPr>
          <w:fldChar w:fldCharType="begin"/>
        </w:r>
        <w:r>
          <w:rPr>
            <w:noProof/>
            <w:webHidden/>
          </w:rPr>
          <w:instrText xml:space="preserve"> PAGEREF _Toc24650496 \h </w:instrText>
        </w:r>
      </w:ins>
      <w:r>
        <w:rPr>
          <w:noProof/>
          <w:webHidden/>
        </w:rPr>
      </w:r>
      <w:r>
        <w:rPr>
          <w:noProof/>
          <w:webHidden/>
        </w:rPr>
        <w:fldChar w:fldCharType="separate"/>
      </w:r>
      <w:ins w:id="387" w:author="Mary Jungers" w:date="2019-11-14T18:59:00Z">
        <w:r>
          <w:rPr>
            <w:noProof/>
            <w:webHidden/>
          </w:rPr>
          <w:t>74</w:t>
        </w:r>
        <w:r>
          <w:rPr>
            <w:noProof/>
            <w:webHidden/>
          </w:rPr>
          <w:fldChar w:fldCharType="end"/>
        </w:r>
        <w:r w:rsidRPr="0020423C">
          <w:rPr>
            <w:rStyle w:val="Hyperlink"/>
            <w:noProof/>
          </w:rPr>
          <w:fldChar w:fldCharType="end"/>
        </w:r>
      </w:ins>
    </w:p>
    <w:p w14:paraId="3EE576D8" w14:textId="0BD865B2" w:rsidR="00CF41A9" w:rsidRDefault="00CF41A9">
      <w:pPr>
        <w:pStyle w:val="TOC4"/>
        <w:rPr>
          <w:ins w:id="388" w:author="Mary Jungers" w:date="2019-11-14T18:59:00Z"/>
          <w:rFonts w:asciiTheme="minorHAnsi" w:eastAsiaTheme="minorEastAsia" w:hAnsiTheme="minorHAnsi" w:cstheme="minorBidi"/>
          <w:noProof/>
          <w:sz w:val="22"/>
          <w:szCs w:val="22"/>
        </w:rPr>
      </w:pPr>
      <w:ins w:id="389"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"_Toc24650497"</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 Communicate Infusion Event Data</w:t>
        </w:r>
        <w:r>
          <w:rPr>
            <w:noProof/>
            <w:webHidden/>
          </w:rPr>
          <w:tab/>
        </w:r>
        <w:r>
          <w:rPr>
            <w:noProof/>
            <w:webHidden/>
          </w:rPr>
          <w:fldChar w:fldCharType="begin"/>
        </w:r>
        <w:r>
          <w:rPr>
            <w:noProof/>
            <w:webHidden/>
          </w:rPr>
          <w:instrText xml:space="preserve"> PAGEREF _Toc24650497 \h </w:instrText>
        </w:r>
      </w:ins>
      <w:r>
        <w:rPr>
          <w:noProof/>
          <w:webHidden/>
        </w:rPr>
      </w:r>
      <w:r>
        <w:rPr>
          <w:noProof/>
          <w:webHidden/>
        </w:rPr>
        <w:fldChar w:fldCharType="separate"/>
      </w:r>
      <w:ins w:id="390" w:author="Mary Jungers" w:date="2019-11-14T18:59:00Z">
        <w:r>
          <w:rPr>
            <w:noProof/>
            <w:webHidden/>
          </w:rPr>
          <w:t>74</w:t>
        </w:r>
        <w:r>
          <w:rPr>
            <w:noProof/>
            <w:webHidden/>
          </w:rPr>
          <w:fldChar w:fldCharType="end"/>
        </w:r>
        <w:r w:rsidRPr="0020423C">
          <w:rPr>
            <w:rStyle w:val="Hyperlink"/>
            <w:noProof/>
          </w:rPr>
          <w:fldChar w:fldCharType="end"/>
        </w:r>
      </w:ins>
    </w:p>
    <w:p w14:paraId="040D1FC1" w14:textId="2C0E9D75" w:rsidR="00CF41A9" w:rsidRDefault="00CF41A9">
      <w:pPr>
        <w:pStyle w:val="TOC5"/>
        <w:rPr>
          <w:ins w:id="391" w:author="Mary Jungers" w:date="2019-11-14T18:59:00Z"/>
          <w:rFonts w:asciiTheme="minorHAnsi" w:eastAsiaTheme="minorEastAsia" w:hAnsiTheme="minorHAnsi" w:cstheme="minorBidi"/>
          <w:noProof/>
          <w:sz w:val="22"/>
          <w:szCs w:val="22"/>
        </w:rPr>
      </w:pPr>
      <w:ins w:id="3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"_Toc24650498"</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3.10.4.1.1 Trigger Events</w:t>
        </w:r>
        <w:r>
          <w:rPr>
            <w:noProof/>
            <w:webHidden/>
          </w:rPr>
          <w:tab/>
        </w:r>
        <w:r>
          <w:rPr>
            <w:noProof/>
            <w:webHidden/>
          </w:rPr>
          <w:fldChar w:fldCharType="begin"/>
        </w:r>
        <w:r>
          <w:rPr>
            <w:noProof/>
            <w:webHidden/>
          </w:rPr>
          <w:instrText xml:space="preserve"> PAGEREF _Toc24650498 \h </w:instrText>
        </w:r>
      </w:ins>
      <w:r>
        <w:rPr>
          <w:noProof/>
          <w:webHidden/>
        </w:rPr>
      </w:r>
      <w:r>
        <w:rPr>
          <w:noProof/>
          <w:webHidden/>
        </w:rPr>
        <w:fldChar w:fldCharType="separate"/>
      </w:r>
      <w:ins w:id="393" w:author="Mary Jungers" w:date="2019-11-14T18:59:00Z">
        <w:r>
          <w:rPr>
            <w:noProof/>
            <w:webHidden/>
          </w:rPr>
          <w:t>74</w:t>
        </w:r>
        <w:r>
          <w:rPr>
            <w:noProof/>
            <w:webHidden/>
          </w:rPr>
          <w:fldChar w:fldCharType="end"/>
        </w:r>
        <w:r w:rsidRPr="0020423C">
          <w:rPr>
            <w:rStyle w:val="Hyperlink"/>
            <w:noProof/>
          </w:rPr>
          <w:fldChar w:fldCharType="end"/>
        </w:r>
      </w:ins>
    </w:p>
    <w:p w14:paraId="0687D614" w14:textId="6DC70BCE" w:rsidR="00CF41A9" w:rsidRDefault="00CF41A9">
      <w:pPr>
        <w:pStyle w:val="TOC5"/>
        <w:rPr>
          <w:ins w:id="394" w:author="Mary Jungers" w:date="2019-11-14T18:59:00Z"/>
          <w:rFonts w:asciiTheme="minorHAnsi" w:eastAsiaTheme="minorEastAsia" w:hAnsiTheme="minorHAnsi" w:cstheme="minorBidi"/>
          <w:noProof/>
          <w:sz w:val="22"/>
          <w:szCs w:val="22"/>
        </w:rPr>
      </w:pPr>
      <w:ins w:id="3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"_Toc24650499"</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3.10.4.1.2 Message Semantics</w:t>
        </w:r>
        <w:r>
          <w:rPr>
            <w:noProof/>
            <w:webHidden/>
          </w:rPr>
          <w:tab/>
        </w:r>
        <w:r>
          <w:rPr>
            <w:noProof/>
            <w:webHidden/>
          </w:rPr>
          <w:fldChar w:fldCharType="begin"/>
        </w:r>
        <w:r>
          <w:rPr>
            <w:noProof/>
            <w:webHidden/>
          </w:rPr>
          <w:instrText xml:space="preserve"> PAGEREF _Toc24650499 \h </w:instrText>
        </w:r>
      </w:ins>
      <w:r>
        <w:rPr>
          <w:noProof/>
          <w:webHidden/>
        </w:rPr>
      </w:r>
      <w:r>
        <w:rPr>
          <w:noProof/>
          <w:webHidden/>
        </w:rPr>
        <w:fldChar w:fldCharType="separate"/>
      </w:r>
      <w:ins w:id="396" w:author="Mary Jungers" w:date="2019-11-14T18:59:00Z">
        <w:r>
          <w:rPr>
            <w:noProof/>
            <w:webHidden/>
          </w:rPr>
          <w:t>74</w:t>
        </w:r>
        <w:r>
          <w:rPr>
            <w:noProof/>
            <w:webHidden/>
          </w:rPr>
          <w:fldChar w:fldCharType="end"/>
        </w:r>
        <w:r w:rsidRPr="0020423C">
          <w:rPr>
            <w:rStyle w:val="Hyperlink"/>
            <w:noProof/>
          </w:rPr>
          <w:fldChar w:fldCharType="end"/>
        </w:r>
      </w:ins>
    </w:p>
    <w:p w14:paraId="242C8220" w14:textId="3255C0B5" w:rsidR="00CF41A9" w:rsidRDefault="00CF41A9">
      <w:pPr>
        <w:pStyle w:val="TOC5"/>
        <w:rPr>
          <w:ins w:id="397" w:author="Mary Jungers" w:date="2019-11-14T18:59:00Z"/>
          <w:rFonts w:asciiTheme="minorHAnsi" w:eastAsiaTheme="minorEastAsia" w:hAnsiTheme="minorHAnsi" w:cstheme="minorBidi"/>
          <w:noProof/>
          <w:sz w:val="22"/>
          <w:szCs w:val="22"/>
        </w:rPr>
      </w:pPr>
      <w:ins w:id="3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"_Toc24650500"</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3.10.4.1.3 Expected Actions</w:t>
        </w:r>
        <w:r>
          <w:rPr>
            <w:noProof/>
            <w:webHidden/>
          </w:rPr>
          <w:tab/>
        </w:r>
        <w:r>
          <w:rPr>
            <w:noProof/>
            <w:webHidden/>
          </w:rPr>
          <w:fldChar w:fldCharType="begin"/>
        </w:r>
        <w:r>
          <w:rPr>
            <w:noProof/>
            <w:webHidden/>
          </w:rPr>
          <w:instrText xml:space="preserve"> PAGEREF _Toc24650500 \h </w:instrText>
        </w:r>
      </w:ins>
      <w:r>
        <w:rPr>
          <w:noProof/>
          <w:webHidden/>
        </w:rPr>
      </w:r>
      <w:r>
        <w:rPr>
          <w:noProof/>
          <w:webHidden/>
        </w:rPr>
        <w:fldChar w:fldCharType="separate"/>
      </w:r>
      <w:ins w:id="399" w:author="Mary Jungers" w:date="2019-11-14T18:59:00Z">
        <w:r>
          <w:rPr>
            <w:noProof/>
            <w:webHidden/>
          </w:rPr>
          <w:t>75</w:t>
        </w:r>
        <w:r>
          <w:rPr>
            <w:noProof/>
            <w:webHidden/>
          </w:rPr>
          <w:fldChar w:fldCharType="end"/>
        </w:r>
        <w:r w:rsidRPr="0020423C">
          <w:rPr>
            <w:rStyle w:val="Hyperlink"/>
            <w:noProof/>
          </w:rPr>
          <w:fldChar w:fldCharType="end"/>
        </w:r>
      </w:ins>
    </w:p>
    <w:p w14:paraId="5A88DCB1" w14:textId="0A93040D" w:rsidR="00CF41A9" w:rsidRDefault="00CF41A9">
      <w:pPr>
        <w:pStyle w:val="TOC1"/>
        <w:rPr>
          <w:ins w:id="400" w:author="Mary Jungers" w:date="2019-11-14T18:59:00Z"/>
          <w:rFonts w:asciiTheme="minorHAnsi" w:eastAsiaTheme="minorEastAsia" w:hAnsiTheme="minorHAnsi" w:cstheme="minorBidi"/>
          <w:noProof/>
          <w:sz w:val="22"/>
          <w:szCs w:val="22"/>
        </w:rPr>
      </w:pPr>
      <w:ins w:id="4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Appendices</w:t>
        </w:r>
        <w:r>
          <w:rPr>
            <w:noProof/>
            <w:webHidden/>
          </w:rPr>
          <w:tab/>
        </w:r>
        <w:r>
          <w:rPr>
            <w:noProof/>
            <w:webHidden/>
          </w:rPr>
          <w:fldChar w:fldCharType="begin"/>
        </w:r>
        <w:r>
          <w:rPr>
            <w:noProof/>
            <w:webHidden/>
          </w:rPr>
          <w:instrText xml:space="preserve"> PAGEREF _Toc24650501 \h </w:instrText>
        </w:r>
      </w:ins>
      <w:r>
        <w:rPr>
          <w:noProof/>
          <w:webHidden/>
        </w:rPr>
      </w:r>
      <w:r>
        <w:rPr>
          <w:noProof/>
          <w:webHidden/>
        </w:rPr>
        <w:fldChar w:fldCharType="separate"/>
      </w:r>
      <w:ins w:id="402" w:author="Mary Jungers" w:date="2019-11-14T18:59:00Z">
        <w:r>
          <w:rPr>
            <w:noProof/>
            <w:webHidden/>
          </w:rPr>
          <w:t>76</w:t>
        </w:r>
        <w:r>
          <w:rPr>
            <w:noProof/>
            <w:webHidden/>
          </w:rPr>
          <w:fldChar w:fldCharType="end"/>
        </w:r>
        <w:r w:rsidRPr="0020423C">
          <w:rPr>
            <w:rStyle w:val="Hyperlink"/>
            <w:noProof/>
          </w:rPr>
          <w:fldChar w:fldCharType="end"/>
        </w:r>
      </w:ins>
    </w:p>
    <w:p w14:paraId="4F874EB0" w14:textId="7EEDB57D" w:rsidR="00CF41A9" w:rsidRDefault="00CF41A9">
      <w:pPr>
        <w:pStyle w:val="TOC1"/>
        <w:rPr>
          <w:ins w:id="403" w:author="Mary Jungers" w:date="2019-11-14T18:59:00Z"/>
          <w:rFonts w:asciiTheme="minorHAnsi" w:eastAsiaTheme="minorEastAsia" w:hAnsiTheme="minorHAnsi" w:cstheme="minorBidi"/>
          <w:noProof/>
          <w:sz w:val="22"/>
          <w:szCs w:val="22"/>
        </w:rPr>
      </w:pPr>
      <w:ins w:id="4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"_Toc24650502"</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_Toc24650502 \h </w:instrText>
        </w:r>
      </w:ins>
      <w:r>
        <w:rPr>
          <w:noProof/>
          <w:webHidden/>
        </w:rPr>
      </w:r>
      <w:r>
        <w:rPr>
          <w:noProof/>
          <w:webHidden/>
        </w:rPr>
        <w:fldChar w:fldCharType="separate"/>
      </w:r>
      <w:ins w:id="405" w:author="Mary Jungers" w:date="2019-11-14T18:59:00Z">
        <w:r>
          <w:rPr>
            <w:noProof/>
            <w:webHidden/>
          </w:rPr>
          <w:t>77</w:t>
        </w:r>
        <w:r>
          <w:rPr>
            <w:noProof/>
            <w:webHidden/>
          </w:rPr>
          <w:fldChar w:fldCharType="end"/>
        </w:r>
        <w:r w:rsidRPr="0020423C">
          <w:rPr>
            <w:rStyle w:val="Hyperlink"/>
            <w:noProof/>
          </w:rPr>
          <w:fldChar w:fldCharType="end"/>
        </w:r>
      </w:ins>
    </w:p>
    <w:p w14:paraId="14E28E5B" w14:textId="46D00849" w:rsidR="00CF41A9" w:rsidRDefault="00CF41A9">
      <w:pPr>
        <w:pStyle w:val="TOC2"/>
        <w:rPr>
          <w:ins w:id="406" w:author="Mary Jungers" w:date="2019-11-14T18:59:00Z"/>
          <w:rFonts w:asciiTheme="minorHAnsi" w:eastAsiaTheme="minorEastAsia" w:hAnsiTheme="minorHAnsi" w:cstheme="minorBidi"/>
          <w:noProof/>
          <w:sz w:val="22"/>
          <w:szCs w:val="22"/>
        </w:rPr>
      </w:pPr>
      <w:ins w:id="4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"_Toc24650503"</w:instrText>
        </w:r>
        <w:r w:rsidRPr="0020423C">
          <w:rPr>
            <w:rStyle w:val="Hyperlink"/>
            <w:noProof/>
          </w:rPr>
          <w:instrText xml:space="preserve"> </w:instrText>
        </w:r>
        <w:r w:rsidRPr="0020423C">
          <w:rPr>
            <w:rStyle w:val="Hyperlink"/>
            <w:noProof/>
          </w:rPr>
          <w:fldChar w:fldCharType="separate"/>
        </w:r>
        <w:r w:rsidRPr="0020423C">
          <w:rPr>
            <w:rStyle w:val="Hyperlink"/>
            <w:noProof/>
          </w:rPr>
          <w:t>A.1 ISO/IEEE Nomenclature mapping to HL7 OBX-3</w:t>
        </w:r>
        <w:r>
          <w:rPr>
            <w:noProof/>
            <w:webHidden/>
          </w:rPr>
          <w:tab/>
        </w:r>
        <w:r>
          <w:rPr>
            <w:noProof/>
            <w:webHidden/>
          </w:rPr>
          <w:fldChar w:fldCharType="begin"/>
        </w:r>
        <w:r>
          <w:rPr>
            <w:noProof/>
            <w:webHidden/>
          </w:rPr>
          <w:instrText xml:space="preserve"> PAGEREF _Toc24650503 \h </w:instrText>
        </w:r>
      </w:ins>
      <w:r>
        <w:rPr>
          <w:noProof/>
          <w:webHidden/>
        </w:rPr>
      </w:r>
      <w:r>
        <w:rPr>
          <w:noProof/>
          <w:webHidden/>
        </w:rPr>
        <w:fldChar w:fldCharType="separate"/>
      </w:r>
      <w:ins w:id="408" w:author="Mary Jungers" w:date="2019-11-14T18:59:00Z">
        <w:r>
          <w:rPr>
            <w:noProof/>
            <w:webHidden/>
          </w:rPr>
          <w:t>80</w:t>
        </w:r>
        <w:r>
          <w:rPr>
            <w:noProof/>
            <w:webHidden/>
          </w:rPr>
          <w:fldChar w:fldCharType="end"/>
        </w:r>
        <w:r w:rsidRPr="0020423C">
          <w:rPr>
            <w:rStyle w:val="Hyperlink"/>
            <w:noProof/>
          </w:rPr>
          <w:fldChar w:fldCharType="end"/>
        </w:r>
      </w:ins>
    </w:p>
    <w:p w14:paraId="527BF96C" w14:textId="7A1C34DA" w:rsidR="00CF41A9" w:rsidRDefault="00CF41A9">
      <w:pPr>
        <w:pStyle w:val="TOC1"/>
        <w:rPr>
          <w:ins w:id="409" w:author="Mary Jungers" w:date="2019-11-14T18:59:00Z"/>
          <w:rFonts w:asciiTheme="minorHAnsi" w:eastAsiaTheme="minorEastAsia" w:hAnsiTheme="minorHAnsi" w:cstheme="minorBidi"/>
          <w:noProof/>
          <w:sz w:val="22"/>
          <w:szCs w:val="22"/>
        </w:rPr>
      </w:pPr>
      <w:ins w:id="4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B Common Segment Descriptions</w:t>
        </w:r>
        <w:r>
          <w:rPr>
            <w:noProof/>
            <w:webHidden/>
          </w:rPr>
          <w:tab/>
        </w:r>
        <w:r>
          <w:rPr>
            <w:noProof/>
            <w:webHidden/>
          </w:rPr>
          <w:fldChar w:fldCharType="begin"/>
        </w:r>
        <w:r>
          <w:rPr>
            <w:noProof/>
            <w:webHidden/>
          </w:rPr>
          <w:instrText xml:space="preserve"> PAGEREF _Toc24650504 \h </w:instrText>
        </w:r>
      </w:ins>
      <w:r>
        <w:rPr>
          <w:noProof/>
          <w:webHidden/>
        </w:rPr>
      </w:r>
      <w:r>
        <w:rPr>
          <w:noProof/>
          <w:webHidden/>
        </w:rPr>
        <w:fldChar w:fldCharType="separate"/>
      </w:r>
      <w:ins w:id="411" w:author="Mary Jungers" w:date="2019-11-14T18:59:00Z">
        <w:r>
          <w:rPr>
            <w:noProof/>
            <w:webHidden/>
          </w:rPr>
          <w:t>82</w:t>
        </w:r>
        <w:r>
          <w:rPr>
            <w:noProof/>
            <w:webHidden/>
          </w:rPr>
          <w:fldChar w:fldCharType="end"/>
        </w:r>
        <w:r w:rsidRPr="0020423C">
          <w:rPr>
            <w:rStyle w:val="Hyperlink"/>
            <w:noProof/>
          </w:rPr>
          <w:fldChar w:fldCharType="end"/>
        </w:r>
      </w:ins>
    </w:p>
    <w:p w14:paraId="791C7F32" w14:textId="26925E32" w:rsidR="00CF41A9" w:rsidRDefault="00CF41A9">
      <w:pPr>
        <w:pStyle w:val="TOC2"/>
        <w:rPr>
          <w:ins w:id="412" w:author="Mary Jungers" w:date="2019-11-14T18:59:00Z"/>
          <w:rFonts w:asciiTheme="minorHAnsi" w:eastAsiaTheme="minorEastAsia" w:hAnsiTheme="minorHAnsi" w:cstheme="minorBidi"/>
          <w:noProof/>
          <w:sz w:val="22"/>
          <w:szCs w:val="22"/>
        </w:rPr>
      </w:pPr>
      <w:ins w:id="4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"_Toc24650505"</w:instrText>
        </w:r>
        <w:r w:rsidRPr="0020423C">
          <w:rPr>
            <w:rStyle w:val="Hyperlink"/>
            <w:noProof/>
          </w:rPr>
          <w:instrText xml:space="preserve"> </w:instrText>
        </w:r>
        <w:r w:rsidRPr="0020423C">
          <w:rPr>
            <w:rStyle w:val="Hyperlink"/>
            <w:noProof/>
          </w:rPr>
          <w:fldChar w:fldCharType="separate"/>
        </w:r>
        <w:r w:rsidRPr="0020423C">
          <w:rPr>
            <w:rStyle w:val="Hyperlink"/>
            <w:noProof/>
          </w:rPr>
          <w:t>B.1 MSH – Message Header Segment</w:t>
        </w:r>
        <w:r>
          <w:rPr>
            <w:noProof/>
            <w:webHidden/>
          </w:rPr>
          <w:tab/>
        </w:r>
        <w:r>
          <w:rPr>
            <w:noProof/>
            <w:webHidden/>
          </w:rPr>
          <w:fldChar w:fldCharType="begin"/>
        </w:r>
        <w:r>
          <w:rPr>
            <w:noProof/>
            <w:webHidden/>
          </w:rPr>
          <w:instrText xml:space="preserve"> PAGEREF _Toc24650505 \h </w:instrText>
        </w:r>
      </w:ins>
      <w:r>
        <w:rPr>
          <w:noProof/>
          <w:webHidden/>
        </w:rPr>
      </w:r>
      <w:r>
        <w:rPr>
          <w:noProof/>
          <w:webHidden/>
        </w:rPr>
        <w:fldChar w:fldCharType="separate"/>
      </w:r>
      <w:ins w:id="414" w:author="Mary Jungers" w:date="2019-11-14T18:59:00Z">
        <w:r>
          <w:rPr>
            <w:noProof/>
            <w:webHidden/>
          </w:rPr>
          <w:t>82</w:t>
        </w:r>
        <w:r>
          <w:rPr>
            <w:noProof/>
            <w:webHidden/>
          </w:rPr>
          <w:fldChar w:fldCharType="end"/>
        </w:r>
        <w:r w:rsidRPr="0020423C">
          <w:rPr>
            <w:rStyle w:val="Hyperlink"/>
            <w:noProof/>
          </w:rPr>
          <w:fldChar w:fldCharType="end"/>
        </w:r>
      </w:ins>
    </w:p>
    <w:p w14:paraId="55488EA2" w14:textId="1B1E2127" w:rsidR="00CF41A9" w:rsidRDefault="00CF41A9">
      <w:pPr>
        <w:pStyle w:val="TOC2"/>
        <w:rPr>
          <w:ins w:id="415" w:author="Mary Jungers" w:date="2019-11-14T18:59:00Z"/>
          <w:rFonts w:asciiTheme="minorHAnsi" w:eastAsiaTheme="minorEastAsia" w:hAnsiTheme="minorHAnsi" w:cstheme="minorBidi"/>
          <w:noProof/>
          <w:sz w:val="22"/>
          <w:szCs w:val="22"/>
        </w:rPr>
      </w:pPr>
      <w:ins w:id="4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"_Toc24650506"</w:instrText>
        </w:r>
        <w:r w:rsidRPr="0020423C">
          <w:rPr>
            <w:rStyle w:val="Hyperlink"/>
            <w:noProof/>
          </w:rPr>
          <w:instrText xml:space="preserve"> </w:instrText>
        </w:r>
        <w:r w:rsidRPr="0020423C">
          <w:rPr>
            <w:rStyle w:val="Hyperlink"/>
            <w:noProof/>
          </w:rPr>
          <w:fldChar w:fldCharType="separate"/>
        </w:r>
        <w:r w:rsidRPr="0020423C">
          <w:rPr>
            <w:rStyle w:val="Hyperlink"/>
            <w:noProof/>
          </w:rPr>
          <w:t>B.2 MSA – Message Acknowledgement Segment</w:t>
        </w:r>
        <w:r>
          <w:rPr>
            <w:noProof/>
            <w:webHidden/>
          </w:rPr>
          <w:tab/>
        </w:r>
        <w:r>
          <w:rPr>
            <w:noProof/>
            <w:webHidden/>
          </w:rPr>
          <w:fldChar w:fldCharType="begin"/>
        </w:r>
        <w:r>
          <w:rPr>
            <w:noProof/>
            <w:webHidden/>
          </w:rPr>
          <w:instrText xml:space="preserve"> PAGEREF _Toc24650506 \h </w:instrText>
        </w:r>
      </w:ins>
      <w:r>
        <w:rPr>
          <w:noProof/>
          <w:webHidden/>
        </w:rPr>
      </w:r>
      <w:r>
        <w:rPr>
          <w:noProof/>
          <w:webHidden/>
        </w:rPr>
        <w:fldChar w:fldCharType="separate"/>
      </w:r>
      <w:ins w:id="417" w:author="Mary Jungers" w:date="2019-11-14T18:59:00Z">
        <w:r>
          <w:rPr>
            <w:noProof/>
            <w:webHidden/>
          </w:rPr>
          <w:t>88</w:t>
        </w:r>
        <w:r>
          <w:rPr>
            <w:noProof/>
            <w:webHidden/>
          </w:rPr>
          <w:fldChar w:fldCharType="end"/>
        </w:r>
        <w:r w:rsidRPr="0020423C">
          <w:rPr>
            <w:rStyle w:val="Hyperlink"/>
            <w:noProof/>
          </w:rPr>
          <w:fldChar w:fldCharType="end"/>
        </w:r>
      </w:ins>
    </w:p>
    <w:p w14:paraId="5B94C53A" w14:textId="29D288BC" w:rsidR="00CF41A9" w:rsidRDefault="00CF41A9">
      <w:pPr>
        <w:pStyle w:val="TOC2"/>
        <w:rPr>
          <w:ins w:id="418" w:author="Mary Jungers" w:date="2019-11-14T18:59:00Z"/>
          <w:rFonts w:asciiTheme="minorHAnsi" w:eastAsiaTheme="minorEastAsia" w:hAnsiTheme="minorHAnsi" w:cstheme="minorBidi"/>
          <w:noProof/>
          <w:sz w:val="22"/>
          <w:szCs w:val="22"/>
        </w:rPr>
      </w:pPr>
      <w:ins w:id="4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"_Toc24650507"</w:instrText>
        </w:r>
        <w:r w:rsidRPr="0020423C">
          <w:rPr>
            <w:rStyle w:val="Hyperlink"/>
            <w:noProof/>
          </w:rPr>
          <w:instrText xml:space="preserve"> </w:instrText>
        </w:r>
        <w:r w:rsidRPr="0020423C">
          <w:rPr>
            <w:rStyle w:val="Hyperlink"/>
            <w:noProof/>
          </w:rPr>
          <w:fldChar w:fldCharType="separate"/>
        </w:r>
        <w:r w:rsidRPr="0020423C">
          <w:rPr>
            <w:rStyle w:val="Hyperlink"/>
            <w:noProof/>
          </w:rPr>
          <w:t>B.3 ERR – Error Segment</w:t>
        </w:r>
        <w:r>
          <w:rPr>
            <w:noProof/>
            <w:webHidden/>
          </w:rPr>
          <w:tab/>
        </w:r>
        <w:r>
          <w:rPr>
            <w:noProof/>
            <w:webHidden/>
          </w:rPr>
          <w:fldChar w:fldCharType="begin"/>
        </w:r>
        <w:r>
          <w:rPr>
            <w:noProof/>
            <w:webHidden/>
          </w:rPr>
          <w:instrText xml:space="preserve"> PAGEREF _Toc24650507 \h </w:instrText>
        </w:r>
      </w:ins>
      <w:r>
        <w:rPr>
          <w:noProof/>
          <w:webHidden/>
        </w:rPr>
      </w:r>
      <w:r>
        <w:rPr>
          <w:noProof/>
          <w:webHidden/>
        </w:rPr>
        <w:fldChar w:fldCharType="separate"/>
      </w:r>
      <w:ins w:id="420" w:author="Mary Jungers" w:date="2019-11-14T18:59:00Z">
        <w:r>
          <w:rPr>
            <w:noProof/>
            <w:webHidden/>
          </w:rPr>
          <w:t>89</w:t>
        </w:r>
        <w:r>
          <w:rPr>
            <w:noProof/>
            <w:webHidden/>
          </w:rPr>
          <w:fldChar w:fldCharType="end"/>
        </w:r>
        <w:r w:rsidRPr="0020423C">
          <w:rPr>
            <w:rStyle w:val="Hyperlink"/>
            <w:noProof/>
          </w:rPr>
          <w:fldChar w:fldCharType="end"/>
        </w:r>
      </w:ins>
    </w:p>
    <w:p w14:paraId="755F1CE1" w14:textId="303F24BB" w:rsidR="00CF41A9" w:rsidRDefault="00CF41A9">
      <w:pPr>
        <w:pStyle w:val="TOC2"/>
        <w:rPr>
          <w:ins w:id="421" w:author="Mary Jungers" w:date="2019-11-14T18:59:00Z"/>
          <w:rFonts w:asciiTheme="minorHAnsi" w:eastAsiaTheme="minorEastAsia" w:hAnsiTheme="minorHAnsi" w:cstheme="minorBidi"/>
          <w:noProof/>
          <w:sz w:val="22"/>
          <w:szCs w:val="22"/>
        </w:rPr>
      </w:pPr>
      <w:ins w:id="4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"_Toc24650508"</w:instrText>
        </w:r>
        <w:r w:rsidRPr="0020423C">
          <w:rPr>
            <w:rStyle w:val="Hyperlink"/>
            <w:noProof/>
          </w:rPr>
          <w:instrText xml:space="preserve"> </w:instrText>
        </w:r>
        <w:r w:rsidRPr="0020423C">
          <w:rPr>
            <w:rStyle w:val="Hyperlink"/>
            <w:noProof/>
          </w:rPr>
          <w:fldChar w:fldCharType="separate"/>
        </w:r>
        <w:r w:rsidRPr="0020423C">
          <w:rPr>
            <w:rStyle w:val="Hyperlink"/>
            <w:noProof/>
          </w:rPr>
          <w:t>B.4 NTE - Notes and Comment Segment</w:t>
        </w:r>
        <w:r>
          <w:rPr>
            <w:noProof/>
            <w:webHidden/>
          </w:rPr>
          <w:tab/>
        </w:r>
        <w:r>
          <w:rPr>
            <w:noProof/>
            <w:webHidden/>
          </w:rPr>
          <w:fldChar w:fldCharType="begin"/>
        </w:r>
        <w:r>
          <w:rPr>
            <w:noProof/>
            <w:webHidden/>
          </w:rPr>
          <w:instrText xml:space="preserve"> PAGEREF _Toc24650508 \h </w:instrText>
        </w:r>
      </w:ins>
      <w:r>
        <w:rPr>
          <w:noProof/>
          <w:webHidden/>
        </w:rPr>
      </w:r>
      <w:r>
        <w:rPr>
          <w:noProof/>
          <w:webHidden/>
        </w:rPr>
        <w:fldChar w:fldCharType="separate"/>
      </w:r>
      <w:ins w:id="423" w:author="Mary Jungers" w:date="2019-11-14T18:59:00Z">
        <w:r>
          <w:rPr>
            <w:noProof/>
            <w:webHidden/>
          </w:rPr>
          <w:t>92</w:t>
        </w:r>
        <w:r>
          <w:rPr>
            <w:noProof/>
            <w:webHidden/>
          </w:rPr>
          <w:fldChar w:fldCharType="end"/>
        </w:r>
        <w:r w:rsidRPr="0020423C">
          <w:rPr>
            <w:rStyle w:val="Hyperlink"/>
            <w:noProof/>
          </w:rPr>
          <w:fldChar w:fldCharType="end"/>
        </w:r>
      </w:ins>
    </w:p>
    <w:p w14:paraId="5CE3E9A2" w14:textId="559A778E" w:rsidR="00CF41A9" w:rsidRDefault="00CF41A9">
      <w:pPr>
        <w:pStyle w:val="TOC2"/>
        <w:rPr>
          <w:ins w:id="424" w:author="Mary Jungers" w:date="2019-11-14T18:59:00Z"/>
          <w:rFonts w:asciiTheme="minorHAnsi" w:eastAsiaTheme="minorEastAsia" w:hAnsiTheme="minorHAnsi" w:cstheme="minorBidi"/>
          <w:noProof/>
          <w:sz w:val="22"/>
          <w:szCs w:val="22"/>
        </w:rPr>
      </w:pPr>
      <w:ins w:id="4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"_Toc24650509"</w:instrText>
        </w:r>
        <w:r w:rsidRPr="0020423C">
          <w:rPr>
            <w:rStyle w:val="Hyperlink"/>
            <w:noProof/>
          </w:rPr>
          <w:instrText xml:space="preserve"> </w:instrText>
        </w:r>
        <w:r w:rsidRPr="0020423C">
          <w:rPr>
            <w:rStyle w:val="Hyperlink"/>
            <w:noProof/>
          </w:rPr>
          <w:fldChar w:fldCharType="separate"/>
        </w:r>
        <w:r w:rsidRPr="0020423C">
          <w:rPr>
            <w:rStyle w:val="Hyperlink"/>
            <w:noProof/>
          </w:rPr>
          <w:t>B.5 PID - Patient Identification segment</w:t>
        </w:r>
        <w:r>
          <w:rPr>
            <w:noProof/>
            <w:webHidden/>
          </w:rPr>
          <w:tab/>
        </w:r>
        <w:r>
          <w:rPr>
            <w:noProof/>
            <w:webHidden/>
          </w:rPr>
          <w:fldChar w:fldCharType="begin"/>
        </w:r>
        <w:r>
          <w:rPr>
            <w:noProof/>
            <w:webHidden/>
          </w:rPr>
          <w:instrText xml:space="preserve"> PAGEREF _Toc24650509 \h </w:instrText>
        </w:r>
      </w:ins>
      <w:r>
        <w:rPr>
          <w:noProof/>
          <w:webHidden/>
        </w:rPr>
      </w:r>
      <w:r>
        <w:rPr>
          <w:noProof/>
          <w:webHidden/>
        </w:rPr>
        <w:fldChar w:fldCharType="separate"/>
      </w:r>
      <w:ins w:id="426" w:author="Mary Jungers" w:date="2019-11-14T18:59:00Z">
        <w:r>
          <w:rPr>
            <w:noProof/>
            <w:webHidden/>
          </w:rPr>
          <w:t>93</w:t>
        </w:r>
        <w:r>
          <w:rPr>
            <w:noProof/>
            <w:webHidden/>
          </w:rPr>
          <w:fldChar w:fldCharType="end"/>
        </w:r>
        <w:r w:rsidRPr="0020423C">
          <w:rPr>
            <w:rStyle w:val="Hyperlink"/>
            <w:noProof/>
          </w:rPr>
          <w:fldChar w:fldCharType="end"/>
        </w:r>
      </w:ins>
    </w:p>
    <w:p w14:paraId="2E86DC78" w14:textId="34DD6716" w:rsidR="00CF41A9" w:rsidRDefault="00CF41A9">
      <w:pPr>
        <w:pStyle w:val="TOC3"/>
        <w:rPr>
          <w:ins w:id="427" w:author="Mary Jungers" w:date="2019-11-14T18:59:00Z"/>
          <w:rFonts w:asciiTheme="minorHAnsi" w:eastAsiaTheme="minorEastAsia" w:hAnsiTheme="minorHAnsi" w:cstheme="minorBidi"/>
          <w:noProof/>
          <w:sz w:val="22"/>
          <w:szCs w:val="22"/>
        </w:rPr>
      </w:pPr>
      <w:ins w:id="42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"_Toc24650510"</w:instrText>
        </w:r>
        <w:r w:rsidRPr="0020423C">
          <w:rPr>
            <w:rStyle w:val="Hyperlink"/>
            <w:noProof/>
          </w:rPr>
          <w:instrText xml:space="preserve"> </w:instrText>
        </w:r>
        <w:r w:rsidRPr="0020423C">
          <w:rPr>
            <w:rStyle w:val="Hyperlink"/>
            <w:noProof/>
          </w:rPr>
          <w:fldChar w:fldCharType="separate"/>
        </w:r>
        <w:r w:rsidRPr="0020423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_Toc24650510 \h </w:instrText>
        </w:r>
      </w:ins>
      <w:r>
        <w:rPr>
          <w:noProof/>
          <w:webHidden/>
        </w:rPr>
      </w:r>
      <w:r>
        <w:rPr>
          <w:noProof/>
          <w:webHidden/>
        </w:rPr>
        <w:fldChar w:fldCharType="separate"/>
      </w:r>
      <w:ins w:id="429" w:author="Mary Jungers" w:date="2019-11-14T18:59:00Z">
        <w:r>
          <w:rPr>
            <w:noProof/>
            <w:webHidden/>
          </w:rPr>
          <w:t>100</w:t>
        </w:r>
        <w:r>
          <w:rPr>
            <w:noProof/>
            <w:webHidden/>
          </w:rPr>
          <w:fldChar w:fldCharType="end"/>
        </w:r>
        <w:r w:rsidRPr="0020423C">
          <w:rPr>
            <w:rStyle w:val="Hyperlink"/>
            <w:noProof/>
          </w:rPr>
          <w:fldChar w:fldCharType="end"/>
        </w:r>
      </w:ins>
    </w:p>
    <w:p w14:paraId="06C4C1A9" w14:textId="70D9F64E" w:rsidR="00CF41A9" w:rsidRDefault="00CF41A9">
      <w:pPr>
        <w:pStyle w:val="TOC2"/>
        <w:rPr>
          <w:ins w:id="430" w:author="Mary Jungers" w:date="2019-11-14T18:59:00Z"/>
          <w:rFonts w:asciiTheme="minorHAnsi" w:eastAsiaTheme="minorEastAsia" w:hAnsiTheme="minorHAnsi" w:cstheme="minorBidi"/>
          <w:noProof/>
          <w:sz w:val="22"/>
          <w:szCs w:val="22"/>
        </w:rPr>
      </w:pPr>
      <w:ins w:id="4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"_Toc24650511"</w:instrText>
        </w:r>
        <w:r w:rsidRPr="0020423C">
          <w:rPr>
            <w:rStyle w:val="Hyperlink"/>
            <w:noProof/>
          </w:rPr>
          <w:instrText xml:space="preserve"> </w:instrText>
        </w:r>
        <w:r w:rsidRPr="0020423C">
          <w:rPr>
            <w:rStyle w:val="Hyperlink"/>
            <w:noProof/>
          </w:rPr>
          <w:fldChar w:fldCharType="separate"/>
        </w:r>
        <w:r w:rsidRPr="0020423C">
          <w:rPr>
            <w:rStyle w:val="Hyperlink"/>
            <w:noProof/>
          </w:rPr>
          <w:t>B.6 PV1 - Patient Visit Segment</w:t>
        </w:r>
        <w:r>
          <w:rPr>
            <w:noProof/>
            <w:webHidden/>
          </w:rPr>
          <w:tab/>
        </w:r>
        <w:r>
          <w:rPr>
            <w:noProof/>
            <w:webHidden/>
          </w:rPr>
          <w:fldChar w:fldCharType="begin"/>
        </w:r>
        <w:r>
          <w:rPr>
            <w:noProof/>
            <w:webHidden/>
          </w:rPr>
          <w:instrText xml:space="preserve"> PAGEREF _Toc24650511 \h </w:instrText>
        </w:r>
      </w:ins>
      <w:r>
        <w:rPr>
          <w:noProof/>
          <w:webHidden/>
        </w:rPr>
      </w:r>
      <w:r>
        <w:rPr>
          <w:noProof/>
          <w:webHidden/>
        </w:rPr>
        <w:fldChar w:fldCharType="separate"/>
      </w:r>
      <w:ins w:id="432" w:author="Mary Jungers" w:date="2019-11-14T18:59:00Z">
        <w:r>
          <w:rPr>
            <w:noProof/>
            <w:webHidden/>
          </w:rPr>
          <w:t>101</w:t>
        </w:r>
        <w:r>
          <w:rPr>
            <w:noProof/>
            <w:webHidden/>
          </w:rPr>
          <w:fldChar w:fldCharType="end"/>
        </w:r>
        <w:r w:rsidRPr="0020423C">
          <w:rPr>
            <w:rStyle w:val="Hyperlink"/>
            <w:noProof/>
          </w:rPr>
          <w:fldChar w:fldCharType="end"/>
        </w:r>
      </w:ins>
    </w:p>
    <w:p w14:paraId="4546309C" w14:textId="51E8CDDC" w:rsidR="00CF41A9" w:rsidRDefault="00CF41A9">
      <w:pPr>
        <w:pStyle w:val="TOC3"/>
        <w:rPr>
          <w:ins w:id="433" w:author="Mary Jungers" w:date="2019-11-14T18:59:00Z"/>
          <w:rFonts w:asciiTheme="minorHAnsi" w:eastAsiaTheme="minorEastAsia" w:hAnsiTheme="minorHAnsi" w:cstheme="minorBidi"/>
          <w:noProof/>
          <w:sz w:val="22"/>
          <w:szCs w:val="22"/>
        </w:rPr>
      </w:pPr>
      <w:ins w:id="4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"_Toc24650512"</w:instrText>
        </w:r>
        <w:r w:rsidRPr="0020423C">
          <w:rPr>
            <w:rStyle w:val="Hyperlink"/>
            <w:noProof/>
          </w:rPr>
          <w:instrText xml:space="preserve"> </w:instrText>
        </w:r>
        <w:r w:rsidRPr="0020423C">
          <w:rPr>
            <w:rStyle w:val="Hyperlink"/>
            <w:noProof/>
          </w:rPr>
          <w:fldChar w:fldCharType="separate"/>
        </w:r>
        <w:r w:rsidRPr="0020423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_Toc24650512 \h </w:instrText>
        </w:r>
      </w:ins>
      <w:r>
        <w:rPr>
          <w:noProof/>
          <w:webHidden/>
        </w:rPr>
      </w:r>
      <w:r>
        <w:rPr>
          <w:noProof/>
          <w:webHidden/>
        </w:rPr>
        <w:fldChar w:fldCharType="separate"/>
      </w:r>
      <w:ins w:id="435" w:author="Mary Jungers" w:date="2019-11-14T18:59:00Z">
        <w:r>
          <w:rPr>
            <w:noProof/>
            <w:webHidden/>
          </w:rPr>
          <w:t>104</w:t>
        </w:r>
        <w:r>
          <w:rPr>
            <w:noProof/>
            <w:webHidden/>
          </w:rPr>
          <w:fldChar w:fldCharType="end"/>
        </w:r>
        <w:r w:rsidRPr="0020423C">
          <w:rPr>
            <w:rStyle w:val="Hyperlink"/>
            <w:noProof/>
          </w:rPr>
          <w:fldChar w:fldCharType="end"/>
        </w:r>
      </w:ins>
    </w:p>
    <w:p w14:paraId="30C39DB3" w14:textId="1F3DBE29" w:rsidR="00CF41A9" w:rsidRDefault="00CF41A9">
      <w:pPr>
        <w:pStyle w:val="TOC2"/>
        <w:rPr>
          <w:ins w:id="436" w:author="Mary Jungers" w:date="2019-11-14T18:59:00Z"/>
          <w:rFonts w:asciiTheme="minorHAnsi" w:eastAsiaTheme="minorEastAsia" w:hAnsiTheme="minorHAnsi" w:cstheme="minorBidi"/>
          <w:noProof/>
          <w:sz w:val="22"/>
          <w:szCs w:val="22"/>
        </w:rPr>
      </w:pPr>
      <w:ins w:id="4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"_Toc24650513"</w:instrText>
        </w:r>
        <w:r w:rsidRPr="0020423C">
          <w:rPr>
            <w:rStyle w:val="Hyperlink"/>
            <w:noProof/>
          </w:rPr>
          <w:instrText xml:space="preserve"> </w:instrText>
        </w:r>
        <w:r w:rsidRPr="0020423C">
          <w:rPr>
            <w:rStyle w:val="Hyperlink"/>
            <w:noProof/>
          </w:rPr>
          <w:fldChar w:fldCharType="separate"/>
        </w:r>
        <w:r w:rsidRPr="0020423C">
          <w:rPr>
            <w:rStyle w:val="Hyperlink"/>
            <w:noProof/>
          </w:rPr>
          <w:t>B.7 OBR – Observation Request segment</w:t>
        </w:r>
        <w:r>
          <w:rPr>
            <w:noProof/>
            <w:webHidden/>
          </w:rPr>
          <w:tab/>
        </w:r>
        <w:r>
          <w:rPr>
            <w:noProof/>
            <w:webHidden/>
          </w:rPr>
          <w:fldChar w:fldCharType="begin"/>
        </w:r>
        <w:r>
          <w:rPr>
            <w:noProof/>
            <w:webHidden/>
          </w:rPr>
          <w:instrText xml:space="preserve"> PAGEREF _Toc24650513 \h </w:instrText>
        </w:r>
      </w:ins>
      <w:r>
        <w:rPr>
          <w:noProof/>
          <w:webHidden/>
        </w:rPr>
      </w:r>
      <w:r>
        <w:rPr>
          <w:noProof/>
          <w:webHidden/>
        </w:rPr>
        <w:fldChar w:fldCharType="separate"/>
      </w:r>
      <w:ins w:id="438" w:author="Mary Jungers" w:date="2019-11-14T18:59:00Z">
        <w:r>
          <w:rPr>
            <w:noProof/>
            <w:webHidden/>
          </w:rPr>
          <w:t>104</w:t>
        </w:r>
        <w:r>
          <w:rPr>
            <w:noProof/>
            <w:webHidden/>
          </w:rPr>
          <w:fldChar w:fldCharType="end"/>
        </w:r>
        <w:r w:rsidRPr="0020423C">
          <w:rPr>
            <w:rStyle w:val="Hyperlink"/>
            <w:noProof/>
          </w:rPr>
          <w:fldChar w:fldCharType="end"/>
        </w:r>
      </w:ins>
    </w:p>
    <w:p w14:paraId="5B85AB60" w14:textId="0D7FF3FE" w:rsidR="00CF41A9" w:rsidRDefault="00CF41A9">
      <w:pPr>
        <w:pStyle w:val="TOC3"/>
        <w:rPr>
          <w:ins w:id="439" w:author="Mary Jungers" w:date="2019-11-14T18:59:00Z"/>
          <w:rFonts w:asciiTheme="minorHAnsi" w:eastAsiaTheme="minorEastAsia" w:hAnsiTheme="minorHAnsi" w:cstheme="minorBidi"/>
          <w:noProof/>
          <w:sz w:val="22"/>
          <w:szCs w:val="22"/>
        </w:rPr>
      </w:pPr>
      <w:ins w:id="4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"_Toc24650514"</w:instrText>
        </w:r>
        <w:r w:rsidRPr="0020423C">
          <w:rPr>
            <w:rStyle w:val="Hyperlink"/>
            <w:noProof/>
          </w:rPr>
          <w:instrText xml:space="preserve"> </w:instrText>
        </w:r>
        <w:r w:rsidRPr="0020423C">
          <w:rPr>
            <w:rStyle w:val="Hyperlink"/>
            <w:noProof/>
          </w:rPr>
          <w:fldChar w:fldCharType="separate"/>
        </w:r>
        <w:r w:rsidRPr="0020423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_Toc24650514 \h </w:instrText>
        </w:r>
      </w:ins>
      <w:r>
        <w:rPr>
          <w:noProof/>
          <w:webHidden/>
        </w:rPr>
      </w:r>
      <w:r>
        <w:rPr>
          <w:noProof/>
          <w:webHidden/>
        </w:rPr>
        <w:fldChar w:fldCharType="separate"/>
      </w:r>
      <w:ins w:id="441" w:author="Mary Jungers" w:date="2019-11-14T18:59:00Z">
        <w:r>
          <w:rPr>
            <w:noProof/>
            <w:webHidden/>
          </w:rPr>
          <w:t>109</w:t>
        </w:r>
        <w:r>
          <w:rPr>
            <w:noProof/>
            <w:webHidden/>
          </w:rPr>
          <w:fldChar w:fldCharType="end"/>
        </w:r>
        <w:r w:rsidRPr="0020423C">
          <w:rPr>
            <w:rStyle w:val="Hyperlink"/>
            <w:noProof/>
          </w:rPr>
          <w:fldChar w:fldCharType="end"/>
        </w:r>
      </w:ins>
    </w:p>
    <w:p w14:paraId="320C696D" w14:textId="1000AF42" w:rsidR="00CF41A9" w:rsidRDefault="00CF41A9">
      <w:pPr>
        <w:pStyle w:val="TOC4"/>
        <w:rPr>
          <w:ins w:id="442" w:author="Mary Jungers" w:date="2019-11-14T18:59:00Z"/>
          <w:rFonts w:asciiTheme="minorHAnsi" w:eastAsiaTheme="minorEastAsia" w:hAnsiTheme="minorHAnsi" w:cstheme="minorBidi"/>
          <w:noProof/>
          <w:sz w:val="22"/>
          <w:szCs w:val="22"/>
        </w:rPr>
      </w:pPr>
      <w:ins w:id="4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"_Toc24650515"</w:instrText>
        </w:r>
        <w:r w:rsidRPr="0020423C">
          <w:rPr>
            <w:rStyle w:val="Hyperlink"/>
            <w:noProof/>
          </w:rPr>
          <w:instrText xml:space="preserve"> </w:instrText>
        </w:r>
        <w:r w:rsidRPr="0020423C">
          <w:rPr>
            <w:rStyle w:val="Hyperlink"/>
            <w:noProof/>
          </w:rPr>
          <w:fldChar w:fldCharType="separate"/>
        </w:r>
        <w:r w:rsidRPr="0020423C">
          <w:rPr>
            <w:rStyle w:val="Hyperlink"/>
            <w:noProof/>
          </w:rPr>
          <w:t>B.7.1.1 PRT Participation Information Segment in ACM Transaction [PCD-04]</w:t>
        </w:r>
        <w:r>
          <w:rPr>
            <w:noProof/>
            <w:webHidden/>
          </w:rPr>
          <w:tab/>
        </w:r>
        <w:r>
          <w:rPr>
            <w:noProof/>
            <w:webHidden/>
          </w:rPr>
          <w:fldChar w:fldCharType="begin"/>
        </w:r>
        <w:r>
          <w:rPr>
            <w:noProof/>
            <w:webHidden/>
          </w:rPr>
          <w:instrText xml:space="preserve"> PAGEREF _Toc24650515 \h </w:instrText>
        </w:r>
      </w:ins>
      <w:r>
        <w:rPr>
          <w:noProof/>
          <w:webHidden/>
        </w:rPr>
      </w:r>
      <w:r>
        <w:rPr>
          <w:noProof/>
          <w:webHidden/>
        </w:rPr>
        <w:fldChar w:fldCharType="separate"/>
      </w:r>
      <w:ins w:id="444" w:author="Mary Jungers" w:date="2019-11-14T18:59:00Z">
        <w:r>
          <w:rPr>
            <w:noProof/>
            <w:webHidden/>
          </w:rPr>
          <w:t>111</w:t>
        </w:r>
        <w:r>
          <w:rPr>
            <w:noProof/>
            <w:webHidden/>
          </w:rPr>
          <w:fldChar w:fldCharType="end"/>
        </w:r>
        <w:r w:rsidRPr="0020423C">
          <w:rPr>
            <w:rStyle w:val="Hyperlink"/>
            <w:noProof/>
          </w:rPr>
          <w:fldChar w:fldCharType="end"/>
        </w:r>
      </w:ins>
    </w:p>
    <w:p w14:paraId="2135557D" w14:textId="5AB0D384" w:rsidR="00CF41A9" w:rsidRDefault="00CF41A9">
      <w:pPr>
        <w:pStyle w:val="TOC2"/>
        <w:rPr>
          <w:ins w:id="445" w:author="Mary Jungers" w:date="2019-11-14T18:59:00Z"/>
          <w:rFonts w:asciiTheme="minorHAnsi" w:eastAsiaTheme="minorEastAsia" w:hAnsiTheme="minorHAnsi" w:cstheme="minorBidi"/>
          <w:noProof/>
          <w:sz w:val="22"/>
          <w:szCs w:val="22"/>
        </w:rPr>
      </w:pPr>
      <w:ins w:id="4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"_Toc24650516"</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B.8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_Toc24650516 \h </w:instrText>
        </w:r>
      </w:ins>
      <w:r>
        <w:rPr>
          <w:noProof/>
          <w:webHidden/>
        </w:rPr>
      </w:r>
      <w:r>
        <w:rPr>
          <w:noProof/>
          <w:webHidden/>
        </w:rPr>
        <w:fldChar w:fldCharType="separate"/>
      </w:r>
      <w:ins w:id="447" w:author="Mary Jungers" w:date="2019-11-14T18:59:00Z">
        <w:r>
          <w:rPr>
            <w:noProof/>
            <w:webHidden/>
          </w:rPr>
          <w:t>113</w:t>
        </w:r>
        <w:r>
          <w:rPr>
            <w:noProof/>
            <w:webHidden/>
          </w:rPr>
          <w:fldChar w:fldCharType="end"/>
        </w:r>
        <w:r w:rsidRPr="0020423C">
          <w:rPr>
            <w:rStyle w:val="Hyperlink"/>
            <w:noProof/>
          </w:rPr>
          <w:fldChar w:fldCharType="end"/>
        </w:r>
      </w:ins>
    </w:p>
    <w:p w14:paraId="161D5C8D" w14:textId="40CC04D2" w:rsidR="00CF41A9" w:rsidRDefault="00CF41A9">
      <w:pPr>
        <w:pStyle w:val="TOC3"/>
        <w:rPr>
          <w:ins w:id="448" w:author="Mary Jungers" w:date="2019-11-14T18:59:00Z"/>
          <w:rFonts w:asciiTheme="minorHAnsi" w:eastAsiaTheme="minorEastAsia" w:hAnsiTheme="minorHAnsi" w:cstheme="minorBidi"/>
          <w:noProof/>
          <w:sz w:val="22"/>
          <w:szCs w:val="22"/>
        </w:rPr>
      </w:pPr>
      <w:ins w:id="4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"_Toc24650517"</w:instrText>
        </w:r>
        <w:r w:rsidRPr="0020423C">
          <w:rPr>
            <w:rStyle w:val="Hyperlink"/>
            <w:noProof/>
          </w:rPr>
          <w:instrText xml:space="preserve"> </w:instrText>
        </w:r>
        <w:r w:rsidRPr="0020423C">
          <w:rPr>
            <w:rStyle w:val="Hyperlink"/>
            <w:noProof/>
          </w:rPr>
          <w:fldChar w:fldCharType="separate"/>
        </w:r>
        <w:r w:rsidRPr="0020423C">
          <w:rPr>
            <w:rStyle w:val="Hyperlink"/>
            <w:noProof/>
          </w:rPr>
          <w:t>B.8.1 OBX-4 in a 'flattened' representation of a device</w:t>
        </w:r>
        <w:r>
          <w:rPr>
            <w:noProof/>
            <w:webHidden/>
          </w:rPr>
          <w:tab/>
        </w:r>
        <w:r>
          <w:rPr>
            <w:noProof/>
            <w:webHidden/>
          </w:rPr>
          <w:fldChar w:fldCharType="begin"/>
        </w:r>
        <w:r>
          <w:rPr>
            <w:noProof/>
            <w:webHidden/>
          </w:rPr>
          <w:instrText xml:space="preserve"> PAGEREF _Toc24650517 \h </w:instrText>
        </w:r>
      </w:ins>
      <w:r>
        <w:rPr>
          <w:noProof/>
          <w:webHidden/>
        </w:rPr>
      </w:r>
      <w:r>
        <w:rPr>
          <w:noProof/>
          <w:webHidden/>
        </w:rPr>
        <w:fldChar w:fldCharType="separate"/>
      </w:r>
      <w:ins w:id="450" w:author="Mary Jungers" w:date="2019-11-14T18:59:00Z">
        <w:r>
          <w:rPr>
            <w:noProof/>
            <w:webHidden/>
          </w:rPr>
          <w:t>115</w:t>
        </w:r>
        <w:r>
          <w:rPr>
            <w:noProof/>
            <w:webHidden/>
          </w:rPr>
          <w:fldChar w:fldCharType="end"/>
        </w:r>
        <w:r w:rsidRPr="0020423C">
          <w:rPr>
            <w:rStyle w:val="Hyperlink"/>
            <w:noProof/>
          </w:rPr>
          <w:fldChar w:fldCharType="end"/>
        </w:r>
      </w:ins>
    </w:p>
    <w:p w14:paraId="7F745347" w14:textId="15B4DC75" w:rsidR="00CF41A9" w:rsidRDefault="00CF41A9">
      <w:pPr>
        <w:pStyle w:val="TOC3"/>
        <w:rPr>
          <w:ins w:id="451" w:author="Mary Jungers" w:date="2019-11-14T18:59:00Z"/>
          <w:rFonts w:asciiTheme="minorHAnsi" w:eastAsiaTheme="minorEastAsia" w:hAnsiTheme="minorHAnsi" w:cstheme="minorBidi"/>
          <w:noProof/>
          <w:sz w:val="22"/>
          <w:szCs w:val="22"/>
        </w:rPr>
      </w:pPr>
      <w:ins w:id="4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"_Toc24650518"</w:instrText>
        </w:r>
        <w:r w:rsidRPr="0020423C">
          <w:rPr>
            <w:rStyle w:val="Hyperlink"/>
            <w:noProof/>
          </w:rPr>
          <w:instrText xml:space="preserve"> </w:instrText>
        </w:r>
        <w:r w:rsidRPr="0020423C">
          <w:rPr>
            <w:rStyle w:val="Hyperlink"/>
            <w:noProof/>
          </w:rPr>
          <w:fldChar w:fldCharType="separate"/>
        </w:r>
        <w:r w:rsidRPr="0020423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_Toc24650518 \h </w:instrText>
        </w:r>
      </w:ins>
      <w:r>
        <w:rPr>
          <w:noProof/>
          <w:webHidden/>
        </w:rPr>
      </w:r>
      <w:r>
        <w:rPr>
          <w:noProof/>
          <w:webHidden/>
        </w:rPr>
        <w:fldChar w:fldCharType="separate"/>
      </w:r>
      <w:ins w:id="453" w:author="Mary Jungers" w:date="2019-11-14T18:59:00Z">
        <w:r>
          <w:rPr>
            <w:noProof/>
            <w:webHidden/>
          </w:rPr>
          <w:t>116</w:t>
        </w:r>
        <w:r>
          <w:rPr>
            <w:noProof/>
            <w:webHidden/>
          </w:rPr>
          <w:fldChar w:fldCharType="end"/>
        </w:r>
        <w:r w:rsidRPr="0020423C">
          <w:rPr>
            <w:rStyle w:val="Hyperlink"/>
            <w:noProof/>
          </w:rPr>
          <w:fldChar w:fldCharType="end"/>
        </w:r>
      </w:ins>
    </w:p>
    <w:p w14:paraId="2CABC4A1" w14:textId="736E688D" w:rsidR="00CF41A9" w:rsidRDefault="00CF41A9">
      <w:pPr>
        <w:pStyle w:val="TOC3"/>
        <w:rPr>
          <w:ins w:id="454" w:author="Mary Jungers" w:date="2019-11-14T18:59:00Z"/>
          <w:rFonts w:asciiTheme="minorHAnsi" w:eastAsiaTheme="minorEastAsia" w:hAnsiTheme="minorHAnsi" w:cstheme="minorBidi"/>
          <w:noProof/>
          <w:sz w:val="22"/>
          <w:szCs w:val="22"/>
        </w:rPr>
      </w:pPr>
      <w:ins w:id="4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"_Toc24650519"</w:instrText>
        </w:r>
        <w:r w:rsidRPr="0020423C">
          <w:rPr>
            <w:rStyle w:val="Hyperlink"/>
            <w:noProof/>
          </w:rPr>
          <w:instrText xml:space="preserve"> </w:instrText>
        </w:r>
        <w:r w:rsidRPr="0020423C">
          <w:rPr>
            <w:rStyle w:val="Hyperlink"/>
            <w:noProof/>
          </w:rPr>
          <w:fldChar w:fldCharType="separate"/>
        </w:r>
        <w:r w:rsidRPr="0020423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_Toc24650519 \h </w:instrText>
        </w:r>
      </w:ins>
      <w:r>
        <w:rPr>
          <w:noProof/>
          <w:webHidden/>
        </w:rPr>
      </w:r>
      <w:r>
        <w:rPr>
          <w:noProof/>
          <w:webHidden/>
        </w:rPr>
        <w:fldChar w:fldCharType="separate"/>
      </w:r>
      <w:ins w:id="456" w:author="Mary Jungers" w:date="2019-11-14T18:59:00Z">
        <w:r>
          <w:rPr>
            <w:noProof/>
            <w:webHidden/>
          </w:rPr>
          <w:t>116</w:t>
        </w:r>
        <w:r>
          <w:rPr>
            <w:noProof/>
            <w:webHidden/>
          </w:rPr>
          <w:fldChar w:fldCharType="end"/>
        </w:r>
        <w:r w:rsidRPr="0020423C">
          <w:rPr>
            <w:rStyle w:val="Hyperlink"/>
            <w:noProof/>
          </w:rPr>
          <w:fldChar w:fldCharType="end"/>
        </w:r>
      </w:ins>
    </w:p>
    <w:p w14:paraId="54A31573" w14:textId="7F439532" w:rsidR="00CF41A9" w:rsidRDefault="00CF41A9">
      <w:pPr>
        <w:pStyle w:val="TOC3"/>
        <w:rPr>
          <w:ins w:id="457" w:author="Mary Jungers" w:date="2019-11-14T18:59:00Z"/>
          <w:rFonts w:asciiTheme="minorHAnsi" w:eastAsiaTheme="minorEastAsia" w:hAnsiTheme="minorHAnsi" w:cstheme="minorBidi"/>
          <w:noProof/>
          <w:sz w:val="22"/>
          <w:szCs w:val="22"/>
        </w:rPr>
      </w:pPr>
      <w:ins w:id="4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"_Toc24650520"</w:instrText>
        </w:r>
        <w:r w:rsidRPr="0020423C">
          <w:rPr>
            <w:rStyle w:val="Hyperlink"/>
            <w:noProof/>
          </w:rPr>
          <w:instrText xml:space="preserve"> </w:instrText>
        </w:r>
        <w:r w:rsidRPr="0020423C">
          <w:rPr>
            <w:rStyle w:val="Hyperlink"/>
            <w:noProof/>
          </w:rPr>
          <w:fldChar w:fldCharType="separate"/>
        </w:r>
        <w:r w:rsidRPr="0020423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_Toc24650520 \h </w:instrText>
        </w:r>
      </w:ins>
      <w:r>
        <w:rPr>
          <w:noProof/>
          <w:webHidden/>
        </w:rPr>
      </w:r>
      <w:r>
        <w:rPr>
          <w:noProof/>
          <w:webHidden/>
        </w:rPr>
        <w:fldChar w:fldCharType="separate"/>
      </w:r>
      <w:ins w:id="459" w:author="Mary Jungers" w:date="2019-11-14T18:59:00Z">
        <w:r>
          <w:rPr>
            <w:noProof/>
            <w:webHidden/>
          </w:rPr>
          <w:t>118</w:t>
        </w:r>
        <w:r>
          <w:rPr>
            <w:noProof/>
            <w:webHidden/>
          </w:rPr>
          <w:fldChar w:fldCharType="end"/>
        </w:r>
        <w:r w:rsidRPr="0020423C">
          <w:rPr>
            <w:rStyle w:val="Hyperlink"/>
            <w:noProof/>
          </w:rPr>
          <w:fldChar w:fldCharType="end"/>
        </w:r>
      </w:ins>
    </w:p>
    <w:p w14:paraId="0F7AC920" w14:textId="566BEDAD" w:rsidR="00CF41A9" w:rsidRDefault="00CF41A9">
      <w:pPr>
        <w:pStyle w:val="TOC3"/>
        <w:rPr>
          <w:ins w:id="460" w:author="Mary Jungers" w:date="2019-11-14T18:59:00Z"/>
          <w:rFonts w:asciiTheme="minorHAnsi" w:eastAsiaTheme="minorEastAsia" w:hAnsiTheme="minorHAnsi" w:cstheme="minorBidi"/>
          <w:noProof/>
          <w:sz w:val="22"/>
          <w:szCs w:val="22"/>
        </w:rPr>
      </w:pPr>
      <w:ins w:id="4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"_Toc24650521"</w:instrText>
        </w:r>
        <w:r w:rsidRPr="0020423C">
          <w:rPr>
            <w:rStyle w:val="Hyperlink"/>
            <w:noProof/>
          </w:rPr>
          <w:instrText xml:space="preserve"> </w:instrText>
        </w:r>
        <w:r w:rsidRPr="0020423C">
          <w:rPr>
            <w:rStyle w:val="Hyperlink"/>
            <w:noProof/>
          </w:rPr>
          <w:fldChar w:fldCharType="separate"/>
        </w:r>
        <w:r w:rsidRPr="0020423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_Toc24650521 \h </w:instrText>
        </w:r>
      </w:ins>
      <w:r>
        <w:rPr>
          <w:noProof/>
          <w:webHidden/>
        </w:rPr>
      </w:r>
      <w:r>
        <w:rPr>
          <w:noProof/>
          <w:webHidden/>
        </w:rPr>
        <w:fldChar w:fldCharType="separate"/>
      </w:r>
      <w:ins w:id="462" w:author="Mary Jungers" w:date="2019-11-14T18:59:00Z">
        <w:r>
          <w:rPr>
            <w:noProof/>
            <w:webHidden/>
          </w:rPr>
          <w:t>119</w:t>
        </w:r>
        <w:r>
          <w:rPr>
            <w:noProof/>
            <w:webHidden/>
          </w:rPr>
          <w:fldChar w:fldCharType="end"/>
        </w:r>
        <w:r w:rsidRPr="0020423C">
          <w:rPr>
            <w:rStyle w:val="Hyperlink"/>
            <w:noProof/>
          </w:rPr>
          <w:fldChar w:fldCharType="end"/>
        </w:r>
      </w:ins>
    </w:p>
    <w:p w14:paraId="74829D20" w14:textId="5A53998F" w:rsidR="00CF41A9" w:rsidRDefault="00CF41A9">
      <w:pPr>
        <w:pStyle w:val="TOC3"/>
        <w:rPr>
          <w:ins w:id="463" w:author="Mary Jungers" w:date="2019-11-14T18:59:00Z"/>
          <w:rFonts w:asciiTheme="minorHAnsi" w:eastAsiaTheme="minorEastAsia" w:hAnsiTheme="minorHAnsi" w:cstheme="minorBidi"/>
          <w:noProof/>
          <w:sz w:val="22"/>
          <w:szCs w:val="22"/>
        </w:rPr>
      </w:pPr>
      <w:ins w:id="4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"_Toc24650522"</w:instrText>
        </w:r>
        <w:r w:rsidRPr="0020423C">
          <w:rPr>
            <w:rStyle w:val="Hyperlink"/>
            <w:noProof/>
          </w:rPr>
          <w:instrText xml:space="preserve"> </w:instrText>
        </w:r>
        <w:r w:rsidRPr="0020423C">
          <w:rPr>
            <w:rStyle w:val="Hyperlink"/>
            <w:noProof/>
          </w:rPr>
          <w:fldChar w:fldCharType="separate"/>
        </w:r>
        <w:r w:rsidRPr="0020423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_Toc24650522 \h </w:instrText>
        </w:r>
      </w:ins>
      <w:r>
        <w:rPr>
          <w:noProof/>
          <w:webHidden/>
        </w:rPr>
      </w:r>
      <w:r>
        <w:rPr>
          <w:noProof/>
          <w:webHidden/>
        </w:rPr>
        <w:fldChar w:fldCharType="separate"/>
      </w:r>
      <w:ins w:id="465" w:author="Mary Jungers" w:date="2019-11-14T18:59:00Z">
        <w:r>
          <w:rPr>
            <w:noProof/>
            <w:webHidden/>
          </w:rPr>
          <w:t>132</w:t>
        </w:r>
        <w:r>
          <w:rPr>
            <w:noProof/>
            <w:webHidden/>
          </w:rPr>
          <w:fldChar w:fldCharType="end"/>
        </w:r>
        <w:r w:rsidRPr="0020423C">
          <w:rPr>
            <w:rStyle w:val="Hyperlink"/>
            <w:noProof/>
          </w:rPr>
          <w:fldChar w:fldCharType="end"/>
        </w:r>
      </w:ins>
    </w:p>
    <w:p w14:paraId="51D2BFEC" w14:textId="12A9BD30" w:rsidR="00CF41A9" w:rsidRDefault="00CF41A9">
      <w:pPr>
        <w:pStyle w:val="TOC3"/>
        <w:rPr>
          <w:ins w:id="466" w:author="Mary Jungers" w:date="2019-11-14T18:59:00Z"/>
          <w:rFonts w:asciiTheme="minorHAnsi" w:eastAsiaTheme="minorEastAsia" w:hAnsiTheme="minorHAnsi" w:cstheme="minorBidi"/>
          <w:noProof/>
          <w:sz w:val="22"/>
          <w:szCs w:val="22"/>
        </w:rPr>
      </w:pPr>
      <w:ins w:id="4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"_Toc24650523"</w:instrText>
        </w:r>
        <w:r w:rsidRPr="0020423C">
          <w:rPr>
            <w:rStyle w:val="Hyperlink"/>
            <w:noProof/>
          </w:rPr>
          <w:instrText xml:space="preserve"> </w:instrText>
        </w:r>
        <w:r w:rsidRPr="0020423C">
          <w:rPr>
            <w:rStyle w:val="Hyperlink"/>
            <w:noProof/>
          </w:rPr>
          <w:fldChar w:fldCharType="separate"/>
        </w:r>
        <w:r w:rsidRPr="0020423C">
          <w:rPr>
            <w:rStyle w:val="Hyperlink"/>
            <w:noProof/>
          </w:rPr>
          <w:t>B.8.7 Time Stamps and Time Synchronization</w:t>
        </w:r>
        <w:r>
          <w:rPr>
            <w:noProof/>
            <w:webHidden/>
          </w:rPr>
          <w:tab/>
        </w:r>
        <w:r>
          <w:rPr>
            <w:noProof/>
            <w:webHidden/>
          </w:rPr>
          <w:fldChar w:fldCharType="begin"/>
        </w:r>
        <w:r>
          <w:rPr>
            <w:noProof/>
            <w:webHidden/>
          </w:rPr>
          <w:instrText xml:space="preserve"> PAGEREF _Toc24650523 \h </w:instrText>
        </w:r>
      </w:ins>
      <w:r>
        <w:rPr>
          <w:noProof/>
          <w:webHidden/>
        </w:rPr>
      </w:r>
      <w:r>
        <w:rPr>
          <w:noProof/>
          <w:webHidden/>
        </w:rPr>
        <w:fldChar w:fldCharType="separate"/>
      </w:r>
      <w:ins w:id="468" w:author="Mary Jungers" w:date="2019-11-14T18:59:00Z">
        <w:r>
          <w:rPr>
            <w:noProof/>
            <w:webHidden/>
          </w:rPr>
          <w:t>136</w:t>
        </w:r>
        <w:r>
          <w:rPr>
            <w:noProof/>
            <w:webHidden/>
          </w:rPr>
          <w:fldChar w:fldCharType="end"/>
        </w:r>
        <w:r w:rsidRPr="0020423C">
          <w:rPr>
            <w:rStyle w:val="Hyperlink"/>
            <w:noProof/>
          </w:rPr>
          <w:fldChar w:fldCharType="end"/>
        </w:r>
      </w:ins>
    </w:p>
    <w:p w14:paraId="1D199EC6" w14:textId="3FE07DAE" w:rsidR="00CF41A9" w:rsidRDefault="00CF41A9">
      <w:pPr>
        <w:pStyle w:val="TOC3"/>
        <w:rPr>
          <w:ins w:id="469" w:author="Mary Jungers" w:date="2019-11-14T18:59:00Z"/>
          <w:rFonts w:asciiTheme="minorHAnsi" w:eastAsiaTheme="minorEastAsia" w:hAnsiTheme="minorHAnsi" w:cstheme="minorBidi"/>
          <w:noProof/>
          <w:sz w:val="22"/>
          <w:szCs w:val="22"/>
        </w:rPr>
      </w:pPr>
      <w:ins w:id="4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"_Toc24650524"</w:instrText>
        </w:r>
        <w:r w:rsidRPr="0020423C">
          <w:rPr>
            <w:rStyle w:val="Hyperlink"/>
            <w:noProof/>
          </w:rPr>
          <w:instrText xml:space="preserve"> </w:instrText>
        </w:r>
        <w:r w:rsidRPr="0020423C">
          <w:rPr>
            <w:rStyle w:val="Hyperlink"/>
            <w:noProof/>
          </w:rPr>
          <w:fldChar w:fldCharType="separate"/>
        </w:r>
        <w:r w:rsidRPr="0020423C">
          <w:rPr>
            <w:rStyle w:val="Hyperlink"/>
            <w:noProof/>
          </w:rPr>
          <w:t>B.8.8 Device Time Synchronization Capabilities</w:t>
        </w:r>
        <w:r>
          <w:rPr>
            <w:noProof/>
            <w:webHidden/>
          </w:rPr>
          <w:tab/>
        </w:r>
        <w:r>
          <w:rPr>
            <w:noProof/>
            <w:webHidden/>
          </w:rPr>
          <w:fldChar w:fldCharType="begin"/>
        </w:r>
        <w:r>
          <w:rPr>
            <w:noProof/>
            <w:webHidden/>
          </w:rPr>
          <w:instrText xml:space="preserve"> PAGEREF _Toc24650524 \h </w:instrText>
        </w:r>
      </w:ins>
      <w:r>
        <w:rPr>
          <w:noProof/>
          <w:webHidden/>
        </w:rPr>
      </w:r>
      <w:r>
        <w:rPr>
          <w:noProof/>
          <w:webHidden/>
        </w:rPr>
        <w:fldChar w:fldCharType="separate"/>
      </w:r>
      <w:ins w:id="471" w:author="Mary Jungers" w:date="2019-11-14T18:59:00Z">
        <w:r>
          <w:rPr>
            <w:noProof/>
            <w:webHidden/>
          </w:rPr>
          <w:t>138</w:t>
        </w:r>
        <w:r>
          <w:rPr>
            <w:noProof/>
            <w:webHidden/>
          </w:rPr>
          <w:fldChar w:fldCharType="end"/>
        </w:r>
        <w:r w:rsidRPr="0020423C">
          <w:rPr>
            <w:rStyle w:val="Hyperlink"/>
            <w:noProof/>
          </w:rPr>
          <w:fldChar w:fldCharType="end"/>
        </w:r>
      </w:ins>
    </w:p>
    <w:p w14:paraId="7AECC3D4" w14:textId="22A52B5C" w:rsidR="00CF41A9" w:rsidRDefault="00CF41A9">
      <w:pPr>
        <w:pStyle w:val="TOC3"/>
        <w:rPr>
          <w:ins w:id="472" w:author="Mary Jungers" w:date="2019-11-14T18:59:00Z"/>
          <w:rFonts w:asciiTheme="minorHAnsi" w:eastAsiaTheme="minorEastAsia" w:hAnsiTheme="minorHAnsi" w:cstheme="minorBidi"/>
          <w:noProof/>
          <w:sz w:val="22"/>
          <w:szCs w:val="22"/>
        </w:rPr>
      </w:pPr>
      <w:ins w:id="4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"_Toc24650525"</w:instrText>
        </w:r>
        <w:r w:rsidRPr="0020423C">
          <w:rPr>
            <w:rStyle w:val="Hyperlink"/>
            <w:noProof/>
          </w:rPr>
          <w:instrText xml:space="preserve"> </w:instrText>
        </w:r>
        <w:r w:rsidRPr="0020423C">
          <w:rPr>
            <w:rStyle w:val="Hyperlink"/>
            <w:noProof/>
          </w:rPr>
          <w:fldChar w:fldCharType="separate"/>
        </w:r>
        <w:r w:rsidRPr="0020423C">
          <w:rPr>
            <w:rStyle w:val="Hyperlink"/>
            <w:noProof/>
          </w:rPr>
          <w:t>B.8.9 Device and/or DOR Synchronization Protocol</w:t>
        </w:r>
        <w:r>
          <w:rPr>
            <w:noProof/>
            <w:webHidden/>
          </w:rPr>
          <w:tab/>
        </w:r>
        <w:r>
          <w:rPr>
            <w:noProof/>
            <w:webHidden/>
          </w:rPr>
          <w:fldChar w:fldCharType="begin"/>
        </w:r>
        <w:r>
          <w:rPr>
            <w:noProof/>
            <w:webHidden/>
          </w:rPr>
          <w:instrText xml:space="preserve"> PAGEREF _Toc24650525 \h </w:instrText>
        </w:r>
      </w:ins>
      <w:r>
        <w:rPr>
          <w:noProof/>
          <w:webHidden/>
        </w:rPr>
      </w:r>
      <w:r>
        <w:rPr>
          <w:noProof/>
          <w:webHidden/>
        </w:rPr>
        <w:fldChar w:fldCharType="separate"/>
      </w:r>
      <w:ins w:id="474" w:author="Mary Jungers" w:date="2019-11-14T18:59:00Z">
        <w:r>
          <w:rPr>
            <w:noProof/>
            <w:webHidden/>
          </w:rPr>
          <w:t>138</w:t>
        </w:r>
        <w:r>
          <w:rPr>
            <w:noProof/>
            <w:webHidden/>
          </w:rPr>
          <w:fldChar w:fldCharType="end"/>
        </w:r>
        <w:r w:rsidRPr="0020423C">
          <w:rPr>
            <w:rStyle w:val="Hyperlink"/>
            <w:noProof/>
          </w:rPr>
          <w:fldChar w:fldCharType="end"/>
        </w:r>
      </w:ins>
    </w:p>
    <w:p w14:paraId="68219B2B" w14:textId="753FB4E5" w:rsidR="00CF41A9" w:rsidRDefault="00CF41A9">
      <w:pPr>
        <w:pStyle w:val="TOC2"/>
        <w:rPr>
          <w:ins w:id="475" w:author="Mary Jungers" w:date="2019-11-14T18:59:00Z"/>
          <w:rFonts w:asciiTheme="minorHAnsi" w:eastAsiaTheme="minorEastAsia" w:hAnsiTheme="minorHAnsi" w:cstheme="minorBidi"/>
          <w:noProof/>
          <w:sz w:val="22"/>
          <w:szCs w:val="22"/>
        </w:rPr>
      </w:pPr>
      <w:ins w:id="4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"_Toc24650526"</w:instrText>
        </w:r>
        <w:r w:rsidRPr="0020423C">
          <w:rPr>
            <w:rStyle w:val="Hyperlink"/>
            <w:noProof/>
          </w:rPr>
          <w:instrText xml:space="preserve"> </w:instrText>
        </w:r>
        <w:r w:rsidRPr="0020423C">
          <w:rPr>
            <w:rStyle w:val="Hyperlink"/>
            <w:noProof/>
          </w:rPr>
          <w:fldChar w:fldCharType="separate"/>
        </w:r>
        <w:r w:rsidRPr="0020423C">
          <w:rPr>
            <w:rStyle w:val="Hyperlink"/>
            <w:noProof/>
          </w:rPr>
          <w:t>B.9 ORC – Common Order Segment</w:t>
        </w:r>
        <w:r>
          <w:rPr>
            <w:noProof/>
            <w:webHidden/>
          </w:rPr>
          <w:tab/>
        </w:r>
        <w:r>
          <w:rPr>
            <w:noProof/>
            <w:webHidden/>
          </w:rPr>
          <w:fldChar w:fldCharType="begin"/>
        </w:r>
        <w:r>
          <w:rPr>
            <w:noProof/>
            <w:webHidden/>
          </w:rPr>
          <w:instrText xml:space="preserve"> PAGEREF _Toc24650526 \h </w:instrText>
        </w:r>
      </w:ins>
      <w:r>
        <w:rPr>
          <w:noProof/>
          <w:webHidden/>
        </w:rPr>
      </w:r>
      <w:r>
        <w:rPr>
          <w:noProof/>
          <w:webHidden/>
        </w:rPr>
        <w:fldChar w:fldCharType="separate"/>
      </w:r>
      <w:ins w:id="477" w:author="Mary Jungers" w:date="2019-11-14T18:59:00Z">
        <w:r>
          <w:rPr>
            <w:noProof/>
            <w:webHidden/>
          </w:rPr>
          <w:t>139</w:t>
        </w:r>
        <w:r>
          <w:rPr>
            <w:noProof/>
            <w:webHidden/>
          </w:rPr>
          <w:fldChar w:fldCharType="end"/>
        </w:r>
        <w:r w:rsidRPr="0020423C">
          <w:rPr>
            <w:rStyle w:val="Hyperlink"/>
            <w:noProof/>
          </w:rPr>
          <w:fldChar w:fldCharType="end"/>
        </w:r>
      </w:ins>
    </w:p>
    <w:p w14:paraId="6C4AA3E6" w14:textId="116EDEBA" w:rsidR="00CF41A9" w:rsidRDefault="00CF41A9">
      <w:pPr>
        <w:pStyle w:val="TOC3"/>
        <w:rPr>
          <w:ins w:id="478" w:author="Mary Jungers" w:date="2019-11-14T18:59:00Z"/>
          <w:rFonts w:asciiTheme="minorHAnsi" w:eastAsiaTheme="minorEastAsia" w:hAnsiTheme="minorHAnsi" w:cstheme="minorBidi"/>
          <w:noProof/>
          <w:sz w:val="22"/>
          <w:szCs w:val="22"/>
        </w:rPr>
      </w:pPr>
      <w:ins w:id="4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"_Toc24650527"</w:instrText>
        </w:r>
        <w:r w:rsidRPr="0020423C">
          <w:rPr>
            <w:rStyle w:val="Hyperlink"/>
            <w:noProof/>
          </w:rPr>
          <w:instrText xml:space="preserve"> </w:instrText>
        </w:r>
        <w:r w:rsidRPr="0020423C">
          <w:rPr>
            <w:rStyle w:val="Hyperlink"/>
            <w:noProof/>
          </w:rPr>
          <w:fldChar w:fldCharType="separate"/>
        </w:r>
        <w:r w:rsidRPr="0020423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_Toc24650527 \h </w:instrText>
        </w:r>
      </w:ins>
      <w:r>
        <w:rPr>
          <w:noProof/>
          <w:webHidden/>
        </w:rPr>
      </w:r>
      <w:r>
        <w:rPr>
          <w:noProof/>
          <w:webHidden/>
        </w:rPr>
        <w:fldChar w:fldCharType="separate"/>
      </w:r>
      <w:ins w:id="480" w:author="Mary Jungers" w:date="2019-11-14T18:59:00Z">
        <w:r>
          <w:rPr>
            <w:noProof/>
            <w:webHidden/>
          </w:rPr>
          <w:t>144</w:t>
        </w:r>
        <w:r>
          <w:rPr>
            <w:noProof/>
            <w:webHidden/>
          </w:rPr>
          <w:fldChar w:fldCharType="end"/>
        </w:r>
        <w:r w:rsidRPr="0020423C">
          <w:rPr>
            <w:rStyle w:val="Hyperlink"/>
            <w:noProof/>
          </w:rPr>
          <w:fldChar w:fldCharType="end"/>
        </w:r>
      </w:ins>
    </w:p>
    <w:p w14:paraId="067EA23F" w14:textId="0E4B345E" w:rsidR="00CF41A9" w:rsidRDefault="00CF41A9">
      <w:pPr>
        <w:pStyle w:val="TOC3"/>
        <w:rPr>
          <w:ins w:id="481" w:author="Mary Jungers" w:date="2019-11-14T18:59:00Z"/>
          <w:rFonts w:asciiTheme="minorHAnsi" w:eastAsiaTheme="minorEastAsia" w:hAnsiTheme="minorHAnsi" w:cstheme="minorBidi"/>
          <w:noProof/>
          <w:sz w:val="22"/>
          <w:szCs w:val="22"/>
        </w:rPr>
      </w:pPr>
      <w:ins w:id="4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"_Toc24650528"</w:instrText>
        </w:r>
        <w:r w:rsidRPr="0020423C">
          <w:rPr>
            <w:rStyle w:val="Hyperlink"/>
            <w:noProof/>
          </w:rPr>
          <w:instrText xml:space="preserve"> </w:instrText>
        </w:r>
        <w:r w:rsidRPr="0020423C">
          <w:rPr>
            <w:rStyle w:val="Hyperlink"/>
            <w:noProof/>
          </w:rPr>
          <w:fldChar w:fldCharType="separate"/>
        </w:r>
        <w:r w:rsidRPr="0020423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_Toc24650528 \h </w:instrText>
        </w:r>
      </w:ins>
      <w:r>
        <w:rPr>
          <w:noProof/>
          <w:webHidden/>
        </w:rPr>
      </w:r>
      <w:r>
        <w:rPr>
          <w:noProof/>
          <w:webHidden/>
        </w:rPr>
        <w:fldChar w:fldCharType="separate"/>
      </w:r>
      <w:ins w:id="483" w:author="Mary Jungers" w:date="2019-11-14T18:59:00Z">
        <w:r>
          <w:rPr>
            <w:noProof/>
            <w:webHidden/>
          </w:rPr>
          <w:t>145</w:t>
        </w:r>
        <w:r>
          <w:rPr>
            <w:noProof/>
            <w:webHidden/>
          </w:rPr>
          <w:fldChar w:fldCharType="end"/>
        </w:r>
        <w:r w:rsidRPr="0020423C">
          <w:rPr>
            <w:rStyle w:val="Hyperlink"/>
            <w:noProof/>
          </w:rPr>
          <w:fldChar w:fldCharType="end"/>
        </w:r>
      </w:ins>
    </w:p>
    <w:p w14:paraId="43230FBF" w14:textId="27B74EA5" w:rsidR="00CF41A9" w:rsidRDefault="00CF41A9">
      <w:pPr>
        <w:pStyle w:val="TOC2"/>
        <w:rPr>
          <w:ins w:id="484" w:author="Mary Jungers" w:date="2019-11-14T18:59:00Z"/>
          <w:rFonts w:asciiTheme="minorHAnsi" w:eastAsiaTheme="minorEastAsia" w:hAnsiTheme="minorHAnsi" w:cstheme="minorBidi"/>
          <w:noProof/>
          <w:sz w:val="22"/>
          <w:szCs w:val="22"/>
        </w:rPr>
      </w:pPr>
      <w:ins w:id="4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"_Toc24650529"</w:instrText>
        </w:r>
        <w:r w:rsidRPr="0020423C">
          <w:rPr>
            <w:rStyle w:val="Hyperlink"/>
            <w:noProof/>
          </w:rPr>
          <w:instrText xml:space="preserve"> </w:instrText>
        </w:r>
        <w:r w:rsidRPr="0020423C">
          <w:rPr>
            <w:rStyle w:val="Hyperlink"/>
            <w:noProof/>
          </w:rPr>
          <w:fldChar w:fldCharType="separate"/>
        </w:r>
        <w:r w:rsidRPr="0020423C">
          <w:rPr>
            <w:rStyle w:val="Hyperlink"/>
            <w:noProof/>
          </w:rPr>
          <w:t>B.10 PRT Participation Information Segment</w:t>
        </w:r>
        <w:r>
          <w:rPr>
            <w:noProof/>
            <w:webHidden/>
          </w:rPr>
          <w:tab/>
        </w:r>
        <w:r>
          <w:rPr>
            <w:noProof/>
            <w:webHidden/>
          </w:rPr>
          <w:fldChar w:fldCharType="begin"/>
        </w:r>
        <w:r>
          <w:rPr>
            <w:noProof/>
            <w:webHidden/>
          </w:rPr>
          <w:instrText xml:space="preserve"> PAGEREF _Toc24650529 \h </w:instrText>
        </w:r>
      </w:ins>
      <w:r>
        <w:rPr>
          <w:noProof/>
          <w:webHidden/>
        </w:rPr>
      </w:r>
      <w:r>
        <w:rPr>
          <w:noProof/>
          <w:webHidden/>
        </w:rPr>
        <w:fldChar w:fldCharType="separate"/>
      </w:r>
      <w:ins w:id="486" w:author="Mary Jungers" w:date="2019-11-14T18:59:00Z">
        <w:r>
          <w:rPr>
            <w:noProof/>
            <w:webHidden/>
          </w:rPr>
          <w:t>145</w:t>
        </w:r>
        <w:r>
          <w:rPr>
            <w:noProof/>
            <w:webHidden/>
          </w:rPr>
          <w:fldChar w:fldCharType="end"/>
        </w:r>
        <w:r w:rsidRPr="0020423C">
          <w:rPr>
            <w:rStyle w:val="Hyperlink"/>
            <w:noProof/>
          </w:rPr>
          <w:fldChar w:fldCharType="end"/>
        </w:r>
      </w:ins>
    </w:p>
    <w:p w14:paraId="331FE974" w14:textId="25A3DE14" w:rsidR="00CF41A9" w:rsidRDefault="00CF41A9">
      <w:pPr>
        <w:pStyle w:val="TOC3"/>
        <w:rPr>
          <w:ins w:id="487" w:author="Mary Jungers" w:date="2019-11-14T18:59:00Z"/>
          <w:rFonts w:asciiTheme="minorHAnsi" w:eastAsiaTheme="minorEastAsia" w:hAnsiTheme="minorHAnsi" w:cstheme="minorBidi"/>
          <w:noProof/>
          <w:sz w:val="22"/>
          <w:szCs w:val="22"/>
        </w:rPr>
      </w:pPr>
      <w:ins w:id="4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"_Toc24650530"</w:instrText>
        </w:r>
        <w:r w:rsidRPr="0020423C">
          <w:rPr>
            <w:rStyle w:val="Hyperlink"/>
            <w:noProof/>
          </w:rPr>
          <w:instrText xml:space="preserve"> </w:instrText>
        </w:r>
        <w:r w:rsidRPr="0020423C">
          <w:rPr>
            <w:rStyle w:val="Hyperlink"/>
            <w:noProof/>
          </w:rPr>
          <w:fldChar w:fldCharType="separate"/>
        </w:r>
        <w:r w:rsidRPr="0020423C">
          <w:rPr>
            <w:rStyle w:val="Hyperlink"/>
            <w:noProof/>
          </w:rPr>
          <w:t>B.10.1 Current PRT Segment use in ACM Profile transactions</w:t>
        </w:r>
        <w:r>
          <w:rPr>
            <w:noProof/>
            <w:webHidden/>
          </w:rPr>
          <w:tab/>
        </w:r>
        <w:r>
          <w:rPr>
            <w:noProof/>
            <w:webHidden/>
          </w:rPr>
          <w:fldChar w:fldCharType="begin"/>
        </w:r>
        <w:r>
          <w:rPr>
            <w:noProof/>
            <w:webHidden/>
          </w:rPr>
          <w:instrText xml:space="preserve"> PAGEREF _Toc24650530 \h </w:instrText>
        </w:r>
      </w:ins>
      <w:r>
        <w:rPr>
          <w:noProof/>
          <w:webHidden/>
        </w:rPr>
      </w:r>
      <w:r>
        <w:rPr>
          <w:noProof/>
          <w:webHidden/>
        </w:rPr>
        <w:fldChar w:fldCharType="separate"/>
      </w:r>
      <w:ins w:id="489" w:author="Mary Jungers" w:date="2019-11-14T18:59:00Z">
        <w:r>
          <w:rPr>
            <w:noProof/>
            <w:webHidden/>
          </w:rPr>
          <w:t>146</w:t>
        </w:r>
        <w:r>
          <w:rPr>
            <w:noProof/>
            <w:webHidden/>
          </w:rPr>
          <w:fldChar w:fldCharType="end"/>
        </w:r>
        <w:r w:rsidRPr="0020423C">
          <w:rPr>
            <w:rStyle w:val="Hyperlink"/>
            <w:noProof/>
          </w:rPr>
          <w:fldChar w:fldCharType="end"/>
        </w:r>
      </w:ins>
    </w:p>
    <w:p w14:paraId="6A4BE386" w14:textId="2B1461BB" w:rsidR="00CF41A9" w:rsidRDefault="00CF41A9">
      <w:pPr>
        <w:pStyle w:val="TOC3"/>
        <w:rPr>
          <w:ins w:id="490" w:author="Mary Jungers" w:date="2019-11-14T18:59:00Z"/>
          <w:rFonts w:asciiTheme="minorHAnsi" w:eastAsiaTheme="minorEastAsia" w:hAnsiTheme="minorHAnsi" w:cstheme="minorBidi"/>
          <w:noProof/>
          <w:sz w:val="22"/>
          <w:szCs w:val="22"/>
        </w:rPr>
      </w:pPr>
      <w:ins w:id="4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"_Toc24650531"</w:instrText>
        </w:r>
        <w:r w:rsidRPr="0020423C">
          <w:rPr>
            <w:rStyle w:val="Hyperlink"/>
            <w:noProof/>
          </w:rPr>
          <w:instrText xml:space="preserve"> </w:instrText>
        </w:r>
        <w:r w:rsidRPr="0020423C">
          <w:rPr>
            <w:rStyle w:val="Hyperlink"/>
            <w:noProof/>
          </w:rPr>
          <w:fldChar w:fldCharType="separate"/>
        </w:r>
        <w:r w:rsidRPr="0020423C">
          <w:rPr>
            <w:rStyle w:val="Hyperlink"/>
            <w:noProof/>
          </w:rPr>
          <w:t>B.10.2 Future PRT segment use to support Unique Device Identifiers in the PCD Profiles</w:t>
        </w:r>
        <w:r>
          <w:rPr>
            <w:noProof/>
            <w:webHidden/>
          </w:rPr>
          <w:tab/>
        </w:r>
        <w:r>
          <w:rPr>
            <w:noProof/>
            <w:webHidden/>
          </w:rPr>
          <w:fldChar w:fldCharType="begin"/>
        </w:r>
        <w:r>
          <w:rPr>
            <w:noProof/>
            <w:webHidden/>
          </w:rPr>
          <w:instrText xml:space="preserve"> PAGEREF _Toc24650531 \h </w:instrText>
        </w:r>
      </w:ins>
      <w:r>
        <w:rPr>
          <w:noProof/>
          <w:webHidden/>
        </w:rPr>
      </w:r>
      <w:r>
        <w:rPr>
          <w:noProof/>
          <w:webHidden/>
        </w:rPr>
        <w:fldChar w:fldCharType="separate"/>
      </w:r>
      <w:ins w:id="492" w:author="Mary Jungers" w:date="2019-11-14T18:59:00Z">
        <w:r>
          <w:rPr>
            <w:noProof/>
            <w:webHidden/>
          </w:rPr>
          <w:t>146</w:t>
        </w:r>
        <w:r>
          <w:rPr>
            <w:noProof/>
            <w:webHidden/>
          </w:rPr>
          <w:fldChar w:fldCharType="end"/>
        </w:r>
        <w:r w:rsidRPr="0020423C">
          <w:rPr>
            <w:rStyle w:val="Hyperlink"/>
            <w:noProof/>
          </w:rPr>
          <w:fldChar w:fldCharType="end"/>
        </w:r>
      </w:ins>
    </w:p>
    <w:p w14:paraId="7C648A74" w14:textId="67216D61" w:rsidR="00CF41A9" w:rsidRDefault="00CF41A9">
      <w:pPr>
        <w:pStyle w:val="TOC3"/>
        <w:rPr>
          <w:ins w:id="493" w:author="Mary Jungers" w:date="2019-11-14T18:59:00Z"/>
          <w:rFonts w:asciiTheme="minorHAnsi" w:eastAsiaTheme="minorEastAsia" w:hAnsiTheme="minorHAnsi" w:cstheme="minorBidi"/>
          <w:noProof/>
          <w:sz w:val="22"/>
          <w:szCs w:val="22"/>
        </w:rPr>
      </w:pPr>
      <w:ins w:id="4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"_Toc24650532"</w:instrText>
        </w:r>
        <w:r w:rsidRPr="0020423C">
          <w:rPr>
            <w:rStyle w:val="Hyperlink"/>
            <w:noProof/>
          </w:rPr>
          <w:instrText xml:space="preserve"> </w:instrText>
        </w:r>
        <w:r w:rsidRPr="0020423C">
          <w:rPr>
            <w:rStyle w:val="Hyperlink"/>
            <w:noProof/>
          </w:rPr>
          <w:fldChar w:fldCharType="separate"/>
        </w:r>
        <w:r w:rsidRPr="0020423C">
          <w:rPr>
            <w:rStyle w:val="Hyperlink"/>
            <w:noProof/>
          </w:rPr>
          <w:t>B.10.3 PRT Participation Information Segment in ACM Transactions [PCD-04] and [PCD-05]</w:t>
        </w:r>
        <w:r>
          <w:rPr>
            <w:noProof/>
            <w:webHidden/>
          </w:rPr>
          <w:tab/>
        </w:r>
        <w:r>
          <w:rPr>
            <w:noProof/>
            <w:webHidden/>
          </w:rPr>
          <w:fldChar w:fldCharType="begin"/>
        </w:r>
        <w:r>
          <w:rPr>
            <w:noProof/>
            <w:webHidden/>
          </w:rPr>
          <w:instrText xml:space="preserve"> PAGEREF _Toc24650532 \h </w:instrText>
        </w:r>
      </w:ins>
      <w:r>
        <w:rPr>
          <w:noProof/>
          <w:webHidden/>
        </w:rPr>
      </w:r>
      <w:r>
        <w:rPr>
          <w:noProof/>
          <w:webHidden/>
        </w:rPr>
        <w:fldChar w:fldCharType="separate"/>
      </w:r>
      <w:ins w:id="495" w:author="Mary Jungers" w:date="2019-11-14T18:59:00Z">
        <w:r>
          <w:rPr>
            <w:noProof/>
            <w:webHidden/>
          </w:rPr>
          <w:t>161</w:t>
        </w:r>
        <w:r>
          <w:rPr>
            <w:noProof/>
            <w:webHidden/>
          </w:rPr>
          <w:fldChar w:fldCharType="end"/>
        </w:r>
        <w:r w:rsidRPr="0020423C">
          <w:rPr>
            <w:rStyle w:val="Hyperlink"/>
            <w:noProof/>
          </w:rPr>
          <w:fldChar w:fldCharType="end"/>
        </w:r>
      </w:ins>
    </w:p>
    <w:p w14:paraId="3820913B" w14:textId="5FA51A9E" w:rsidR="00CF41A9" w:rsidRDefault="00CF41A9">
      <w:pPr>
        <w:pStyle w:val="TOC1"/>
        <w:rPr>
          <w:ins w:id="496" w:author="Mary Jungers" w:date="2019-11-14T18:59:00Z"/>
          <w:rFonts w:asciiTheme="minorHAnsi" w:eastAsiaTheme="minorEastAsia" w:hAnsiTheme="minorHAnsi" w:cstheme="minorBidi"/>
          <w:noProof/>
          <w:sz w:val="22"/>
          <w:szCs w:val="22"/>
        </w:rPr>
      </w:pPr>
      <w:ins w:id="4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C Common Data Types</w:t>
        </w:r>
        <w:r>
          <w:rPr>
            <w:noProof/>
            <w:webHidden/>
          </w:rPr>
          <w:tab/>
        </w:r>
        <w:r>
          <w:rPr>
            <w:noProof/>
            <w:webHidden/>
          </w:rPr>
          <w:fldChar w:fldCharType="begin"/>
        </w:r>
        <w:r>
          <w:rPr>
            <w:noProof/>
            <w:webHidden/>
          </w:rPr>
          <w:instrText xml:space="preserve"> PAGEREF _Toc24650533 \h </w:instrText>
        </w:r>
      </w:ins>
      <w:r>
        <w:rPr>
          <w:noProof/>
          <w:webHidden/>
        </w:rPr>
      </w:r>
      <w:r>
        <w:rPr>
          <w:noProof/>
          <w:webHidden/>
        </w:rPr>
        <w:fldChar w:fldCharType="separate"/>
      </w:r>
      <w:ins w:id="498" w:author="Mary Jungers" w:date="2019-11-14T18:59:00Z">
        <w:r>
          <w:rPr>
            <w:noProof/>
            <w:webHidden/>
          </w:rPr>
          <w:t>163</w:t>
        </w:r>
        <w:r>
          <w:rPr>
            <w:noProof/>
            <w:webHidden/>
          </w:rPr>
          <w:fldChar w:fldCharType="end"/>
        </w:r>
        <w:r w:rsidRPr="0020423C">
          <w:rPr>
            <w:rStyle w:val="Hyperlink"/>
            <w:noProof/>
          </w:rPr>
          <w:fldChar w:fldCharType="end"/>
        </w:r>
      </w:ins>
    </w:p>
    <w:p w14:paraId="54705F78" w14:textId="649D9748" w:rsidR="00CF41A9" w:rsidRDefault="00CF41A9">
      <w:pPr>
        <w:pStyle w:val="TOC2"/>
        <w:rPr>
          <w:ins w:id="499" w:author="Mary Jungers" w:date="2019-11-14T18:59:00Z"/>
          <w:rFonts w:asciiTheme="minorHAnsi" w:eastAsiaTheme="minorEastAsia" w:hAnsiTheme="minorHAnsi" w:cstheme="minorBidi"/>
          <w:noProof/>
          <w:sz w:val="22"/>
          <w:szCs w:val="22"/>
        </w:rPr>
      </w:pPr>
      <w:ins w:id="5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"_Toc24650534"</w:instrText>
        </w:r>
        <w:r w:rsidRPr="0020423C">
          <w:rPr>
            <w:rStyle w:val="Hyperlink"/>
            <w:noProof/>
          </w:rPr>
          <w:instrText xml:space="preserve"> </w:instrText>
        </w:r>
        <w:r w:rsidRPr="0020423C">
          <w:rPr>
            <w:rStyle w:val="Hyperlink"/>
            <w:noProof/>
          </w:rPr>
          <w:fldChar w:fldCharType="separate"/>
        </w:r>
        <w:r w:rsidRPr="0020423C">
          <w:rPr>
            <w:rStyle w:val="Hyperlink"/>
            <w:noProof/>
          </w:rPr>
          <w:t>C.1 CNE Data Type – coded with no exceptions</w:t>
        </w:r>
        <w:r>
          <w:rPr>
            <w:noProof/>
            <w:webHidden/>
          </w:rPr>
          <w:tab/>
        </w:r>
        <w:r>
          <w:rPr>
            <w:noProof/>
            <w:webHidden/>
          </w:rPr>
          <w:fldChar w:fldCharType="begin"/>
        </w:r>
        <w:r>
          <w:rPr>
            <w:noProof/>
            <w:webHidden/>
          </w:rPr>
          <w:instrText xml:space="preserve"> PAGEREF _Toc24650534 \h </w:instrText>
        </w:r>
      </w:ins>
      <w:r>
        <w:rPr>
          <w:noProof/>
          <w:webHidden/>
        </w:rPr>
      </w:r>
      <w:r>
        <w:rPr>
          <w:noProof/>
          <w:webHidden/>
        </w:rPr>
        <w:fldChar w:fldCharType="separate"/>
      </w:r>
      <w:ins w:id="501" w:author="Mary Jungers" w:date="2019-11-14T18:59:00Z">
        <w:r>
          <w:rPr>
            <w:noProof/>
            <w:webHidden/>
          </w:rPr>
          <w:t>163</w:t>
        </w:r>
        <w:r>
          <w:rPr>
            <w:noProof/>
            <w:webHidden/>
          </w:rPr>
          <w:fldChar w:fldCharType="end"/>
        </w:r>
        <w:r w:rsidRPr="0020423C">
          <w:rPr>
            <w:rStyle w:val="Hyperlink"/>
            <w:noProof/>
          </w:rPr>
          <w:fldChar w:fldCharType="end"/>
        </w:r>
      </w:ins>
    </w:p>
    <w:p w14:paraId="760B7308" w14:textId="241A4659" w:rsidR="00CF41A9" w:rsidRDefault="00CF41A9">
      <w:pPr>
        <w:pStyle w:val="TOC2"/>
        <w:rPr>
          <w:ins w:id="502" w:author="Mary Jungers" w:date="2019-11-14T18:59:00Z"/>
          <w:rFonts w:asciiTheme="minorHAnsi" w:eastAsiaTheme="minorEastAsia" w:hAnsiTheme="minorHAnsi" w:cstheme="minorBidi"/>
          <w:noProof/>
          <w:sz w:val="22"/>
          <w:szCs w:val="22"/>
        </w:rPr>
      </w:pPr>
      <w:ins w:id="5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"_Toc24650535"</w:instrText>
        </w:r>
        <w:r w:rsidRPr="0020423C">
          <w:rPr>
            <w:rStyle w:val="Hyperlink"/>
            <w:noProof/>
          </w:rPr>
          <w:instrText xml:space="preserve"> </w:instrText>
        </w:r>
        <w:r w:rsidRPr="0020423C">
          <w:rPr>
            <w:rStyle w:val="Hyperlink"/>
            <w:noProof/>
          </w:rPr>
          <w:fldChar w:fldCharType="separate"/>
        </w:r>
        <w:r w:rsidRPr="0020423C">
          <w:rPr>
            <w:rStyle w:val="Hyperlink"/>
            <w:noProof/>
          </w:rPr>
          <w:t>C.2 CWE Data Type – coded with exceptions</w:t>
        </w:r>
        <w:r>
          <w:rPr>
            <w:noProof/>
            <w:webHidden/>
          </w:rPr>
          <w:tab/>
        </w:r>
        <w:r>
          <w:rPr>
            <w:noProof/>
            <w:webHidden/>
          </w:rPr>
          <w:fldChar w:fldCharType="begin"/>
        </w:r>
        <w:r>
          <w:rPr>
            <w:noProof/>
            <w:webHidden/>
          </w:rPr>
          <w:instrText xml:space="preserve"> PAGEREF _Toc24650535 \h </w:instrText>
        </w:r>
      </w:ins>
      <w:r>
        <w:rPr>
          <w:noProof/>
          <w:webHidden/>
        </w:rPr>
      </w:r>
      <w:r>
        <w:rPr>
          <w:noProof/>
          <w:webHidden/>
        </w:rPr>
        <w:fldChar w:fldCharType="separate"/>
      </w:r>
      <w:ins w:id="504" w:author="Mary Jungers" w:date="2019-11-14T18:59:00Z">
        <w:r>
          <w:rPr>
            <w:noProof/>
            <w:webHidden/>
          </w:rPr>
          <w:t>164</w:t>
        </w:r>
        <w:r>
          <w:rPr>
            <w:noProof/>
            <w:webHidden/>
          </w:rPr>
          <w:fldChar w:fldCharType="end"/>
        </w:r>
        <w:r w:rsidRPr="0020423C">
          <w:rPr>
            <w:rStyle w:val="Hyperlink"/>
            <w:noProof/>
          </w:rPr>
          <w:fldChar w:fldCharType="end"/>
        </w:r>
      </w:ins>
    </w:p>
    <w:p w14:paraId="3048DE16" w14:textId="549095CB" w:rsidR="00CF41A9" w:rsidRDefault="00CF41A9">
      <w:pPr>
        <w:pStyle w:val="TOC2"/>
        <w:rPr>
          <w:ins w:id="505" w:author="Mary Jungers" w:date="2019-11-14T18:59:00Z"/>
          <w:rFonts w:asciiTheme="minorHAnsi" w:eastAsiaTheme="minorEastAsia" w:hAnsiTheme="minorHAnsi" w:cstheme="minorBidi"/>
          <w:noProof/>
          <w:sz w:val="22"/>
          <w:szCs w:val="22"/>
        </w:rPr>
      </w:pPr>
      <w:ins w:id="506"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"_Toc24650536"</w:instrText>
        </w:r>
        <w:r w:rsidRPr="0020423C">
          <w:rPr>
            <w:rStyle w:val="Hyperlink"/>
            <w:noProof/>
          </w:rPr>
          <w:instrText xml:space="preserve"> </w:instrText>
        </w:r>
        <w:r w:rsidRPr="0020423C">
          <w:rPr>
            <w:rStyle w:val="Hyperlink"/>
            <w:noProof/>
          </w:rPr>
          <w:fldChar w:fldCharType="separate"/>
        </w:r>
        <w:r w:rsidRPr="0020423C">
          <w:rPr>
            <w:rStyle w:val="Hyperlink"/>
            <w:noProof/>
          </w:rPr>
          <w:t>C.3 CX Data Type</w:t>
        </w:r>
        <w:r>
          <w:rPr>
            <w:noProof/>
            <w:webHidden/>
          </w:rPr>
          <w:tab/>
        </w:r>
        <w:r>
          <w:rPr>
            <w:noProof/>
            <w:webHidden/>
          </w:rPr>
          <w:fldChar w:fldCharType="begin"/>
        </w:r>
        <w:r>
          <w:rPr>
            <w:noProof/>
            <w:webHidden/>
          </w:rPr>
          <w:instrText xml:space="preserve"> PAGEREF _Toc24650536 \h </w:instrText>
        </w:r>
      </w:ins>
      <w:r>
        <w:rPr>
          <w:noProof/>
          <w:webHidden/>
        </w:rPr>
      </w:r>
      <w:r>
        <w:rPr>
          <w:noProof/>
          <w:webHidden/>
        </w:rPr>
        <w:fldChar w:fldCharType="separate"/>
      </w:r>
      <w:ins w:id="507" w:author="Mary Jungers" w:date="2019-11-14T18:59:00Z">
        <w:r>
          <w:rPr>
            <w:noProof/>
            <w:webHidden/>
          </w:rPr>
          <w:t>165</w:t>
        </w:r>
        <w:r>
          <w:rPr>
            <w:noProof/>
            <w:webHidden/>
          </w:rPr>
          <w:fldChar w:fldCharType="end"/>
        </w:r>
        <w:r w:rsidRPr="0020423C">
          <w:rPr>
            <w:rStyle w:val="Hyperlink"/>
            <w:noProof/>
          </w:rPr>
          <w:fldChar w:fldCharType="end"/>
        </w:r>
      </w:ins>
    </w:p>
    <w:p w14:paraId="767CC649" w14:textId="3265AEF3" w:rsidR="00CF41A9" w:rsidRDefault="00CF41A9">
      <w:pPr>
        <w:pStyle w:val="TOC2"/>
        <w:rPr>
          <w:ins w:id="508" w:author="Mary Jungers" w:date="2019-11-14T18:59:00Z"/>
          <w:rFonts w:asciiTheme="minorHAnsi" w:eastAsiaTheme="minorEastAsia" w:hAnsiTheme="minorHAnsi" w:cstheme="minorBidi"/>
          <w:noProof/>
          <w:sz w:val="22"/>
          <w:szCs w:val="22"/>
        </w:rPr>
      </w:pPr>
      <w:ins w:id="5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"_Toc24650537"</w:instrText>
        </w:r>
        <w:r w:rsidRPr="0020423C">
          <w:rPr>
            <w:rStyle w:val="Hyperlink"/>
            <w:noProof/>
          </w:rPr>
          <w:instrText xml:space="preserve"> </w:instrText>
        </w:r>
        <w:r w:rsidRPr="0020423C">
          <w:rPr>
            <w:rStyle w:val="Hyperlink"/>
            <w:noProof/>
          </w:rPr>
          <w:fldChar w:fldCharType="separate"/>
        </w:r>
        <w:r w:rsidRPr="0020423C">
          <w:rPr>
            <w:rStyle w:val="Hyperlink"/>
            <w:noProof/>
          </w:rPr>
          <w:t>C.4 DTM – date/time</w:t>
        </w:r>
        <w:r>
          <w:rPr>
            <w:noProof/>
            <w:webHidden/>
          </w:rPr>
          <w:tab/>
        </w:r>
        <w:r>
          <w:rPr>
            <w:noProof/>
            <w:webHidden/>
          </w:rPr>
          <w:fldChar w:fldCharType="begin"/>
        </w:r>
        <w:r>
          <w:rPr>
            <w:noProof/>
            <w:webHidden/>
          </w:rPr>
          <w:instrText xml:space="preserve"> PAGEREF _Toc24650537 \h </w:instrText>
        </w:r>
      </w:ins>
      <w:r>
        <w:rPr>
          <w:noProof/>
          <w:webHidden/>
        </w:rPr>
      </w:r>
      <w:r>
        <w:rPr>
          <w:noProof/>
          <w:webHidden/>
        </w:rPr>
        <w:fldChar w:fldCharType="separate"/>
      </w:r>
      <w:ins w:id="510" w:author="Mary Jungers" w:date="2019-11-14T18:59:00Z">
        <w:r>
          <w:rPr>
            <w:noProof/>
            <w:webHidden/>
          </w:rPr>
          <w:t>165</w:t>
        </w:r>
        <w:r>
          <w:rPr>
            <w:noProof/>
            <w:webHidden/>
          </w:rPr>
          <w:fldChar w:fldCharType="end"/>
        </w:r>
        <w:r w:rsidRPr="0020423C">
          <w:rPr>
            <w:rStyle w:val="Hyperlink"/>
            <w:noProof/>
          </w:rPr>
          <w:fldChar w:fldCharType="end"/>
        </w:r>
      </w:ins>
    </w:p>
    <w:p w14:paraId="2BCFC59F" w14:textId="7A188643" w:rsidR="00CF41A9" w:rsidRDefault="00CF41A9">
      <w:pPr>
        <w:pStyle w:val="TOC2"/>
        <w:rPr>
          <w:ins w:id="511" w:author="Mary Jungers" w:date="2019-11-14T18:59:00Z"/>
          <w:rFonts w:asciiTheme="minorHAnsi" w:eastAsiaTheme="minorEastAsia" w:hAnsiTheme="minorHAnsi" w:cstheme="minorBidi"/>
          <w:noProof/>
          <w:sz w:val="22"/>
          <w:szCs w:val="22"/>
        </w:rPr>
      </w:pPr>
      <w:ins w:id="5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"_Toc24650538"</w:instrText>
        </w:r>
        <w:r w:rsidRPr="0020423C">
          <w:rPr>
            <w:rStyle w:val="Hyperlink"/>
            <w:noProof/>
          </w:rPr>
          <w:instrText xml:space="preserve"> </w:instrText>
        </w:r>
        <w:r w:rsidRPr="0020423C">
          <w:rPr>
            <w:rStyle w:val="Hyperlink"/>
            <w:noProof/>
          </w:rPr>
          <w:fldChar w:fldCharType="separate"/>
        </w:r>
        <w:r w:rsidRPr="0020423C">
          <w:rPr>
            <w:rStyle w:val="Hyperlink"/>
            <w:noProof/>
          </w:rPr>
          <w:t>C.5 Entity Identifier (EI) Data Type</w:t>
        </w:r>
        <w:r>
          <w:rPr>
            <w:noProof/>
            <w:webHidden/>
          </w:rPr>
          <w:tab/>
        </w:r>
        <w:r>
          <w:rPr>
            <w:noProof/>
            <w:webHidden/>
          </w:rPr>
          <w:fldChar w:fldCharType="begin"/>
        </w:r>
        <w:r>
          <w:rPr>
            <w:noProof/>
            <w:webHidden/>
          </w:rPr>
          <w:instrText xml:space="preserve"> PAGEREF _Toc24650538 \h </w:instrText>
        </w:r>
      </w:ins>
      <w:r>
        <w:rPr>
          <w:noProof/>
          <w:webHidden/>
        </w:rPr>
      </w:r>
      <w:r>
        <w:rPr>
          <w:noProof/>
          <w:webHidden/>
        </w:rPr>
        <w:fldChar w:fldCharType="separate"/>
      </w:r>
      <w:ins w:id="513" w:author="Mary Jungers" w:date="2019-11-14T18:59:00Z">
        <w:r>
          <w:rPr>
            <w:noProof/>
            <w:webHidden/>
          </w:rPr>
          <w:t>166</w:t>
        </w:r>
        <w:r>
          <w:rPr>
            <w:noProof/>
            <w:webHidden/>
          </w:rPr>
          <w:fldChar w:fldCharType="end"/>
        </w:r>
        <w:r w:rsidRPr="0020423C">
          <w:rPr>
            <w:rStyle w:val="Hyperlink"/>
            <w:noProof/>
          </w:rPr>
          <w:fldChar w:fldCharType="end"/>
        </w:r>
      </w:ins>
    </w:p>
    <w:p w14:paraId="5CDD3C34" w14:textId="0E51183A" w:rsidR="00CF41A9" w:rsidRDefault="00CF41A9">
      <w:pPr>
        <w:pStyle w:val="TOC2"/>
        <w:rPr>
          <w:ins w:id="514" w:author="Mary Jungers" w:date="2019-11-14T18:59:00Z"/>
          <w:rFonts w:asciiTheme="minorHAnsi" w:eastAsiaTheme="minorEastAsia" w:hAnsiTheme="minorHAnsi" w:cstheme="minorBidi"/>
          <w:noProof/>
          <w:sz w:val="22"/>
          <w:szCs w:val="22"/>
        </w:rPr>
      </w:pPr>
      <w:ins w:id="5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"_Toc24650539"</w:instrText>
        </w:r>
        <w:r w:rsidRPr="0020423C">
          <w:rPr>
            <w:rStyle w:val="Hyperlink"/>
            <w:noProof/>
          </w:rPr>
          <w:instrText xml:space="preserve"> </w:instrText>
        </w:r>
        <w:r w:rsidRPr="0020423C">
          <w:rPr>
            <w:rStyle w:val="Hyperlink"/>
            <w:noProof/>
          </w:rPr>
          <w:fldChar w:fldCharType="separate"/>
        </w:r>
        <w:r w:rsidRPr="0020423C">
          <w:rPr>
            <w:rStyle w:val="Hyperlink"/>
            <w:noProof/>
          </w:rPr>
          <w:t>C.6 Hierarchic Designator (HD) Data Type</w:t>
        </w:r>
        <w:r>
          <w:rPr>
            <w:noProof/>
            <w:webHidden/>
          </w:rPr>
          <w:tab/>
        </w:r>
        <w:r>
          <w:rPr>
            <w:noProof/>
            <w:webHidden/>
          </w:rPr>
          <w:fldChar w:fldCharType="begin"/>
        </w:r>
        <w:r>
          <w:rPr>
            <w:noProof/>
            <w:webHidden/>
          </w:rPr>
          <w:instrText xml:space="preserve"> PAGEREF _Toc24650539 \h </w:instrText>
        </w:r>
      </w:ins>
      <w:r>
        <w:rPr>
          <w:noProof/>
          <w:webHidden/>
        </w:rPr>
      </w:r>
      <w:r>
        <w:rPr>
          <w:noProof/>
          <w:webHidden/>
        </w:rPr>
        <w:fldChar w:fldCharType="separate"/>
      </w:r>
      <w:ins w:id="516" w:author="Mary Jungers" w:date="2019-11-14T18:59:00Z">
        <w:r>
          <w:rPr>
            <w:noProof/>
            <w:webHidden/>
          </w:rPr>
          <w:t>168</w:t>
        </w:r>
        <w:r>
          <w:rPr>
            <w:noProof/>
            <w:webHidden/>
          </w:rPr>
          <w:fldChar w:fldCharType="end"/>
        </w:r>
        <w:r w:rsidRPr="0020423C">
          <w:rPr>
            <w:rStyle w:val="Hyperlink"/>
            <w:noProof/>
          </w:rPr>
          <w:fldChar w:fldCharType="end"/>
        </w:r>
      </w:ins>
    </w:p>
    <w:p w14:paraId="2E5B6FC2" w14:textId="78762E8E" w:rsidR="00CF41A9" w:rsidRDefault="00CF41A9">
      <w:pPr>
        <w:pStyle w:val="TOC2"/>
        <w:rPr>
          <w:ins w:id="517" w:author="Mary Jungers" w:date="2019-11-14T18:59:00Z"/>
          <w:rFonts w:asciiTheme="minorHAnsi" w:eastAsiaTheme="minorEastAsia" w:hAnsiTheme="minorHAnsi" w:cstheme="minorBidi"/>
          <w:noProof/>
          <w:sz w:val="22"/>
          <w:szCs w:val="22"/>
        </w:rPr>
      </w:pPr>
      <w:ins w:id="5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"_Toc24650540"</w:instrText>
        </w:r>
        <w:r w:rsidRPr="0020423C">
          <w:rPr>
            <w:rStyle w:val="Hyperlink"/>
            <w:noProof/>
          </w:rPr>
          <w:instrText xml:space="preserve"> </w:instrText>
        </w:r>
        <w:r w:rsidRPr="0020423C">
          <w:rPr>
            <w:rStyle w:val="Hyperlink"/>
            <w:noProof/>
          </w:rPr>
          <w:fldChar w:fldCharType="separate"/>
        </w:r>
        <w:r w:rsidRPr="0020423C">
          <w:rPr>
            <w:rStyle w:val="Hyperlink"/>
            <w:noProof/>
          </w:rPr>
          <w:t>C.7 PL Data Type</w:t>
        </w:r>
        <w:r>
          <w:rPr>
            <w:noProof/>
            <w:webHidden/>
          </w:rPr>
          <w:tab/>
        </w:r>
        <w:r>
          <w:rPr>
            <w:noProof/>
            <w:webHidden/>
          </w:rPr>
          <w:fldChar w:fldCharType="begin"/>
        </w:r>
        <w:r>
          <w:rPr>
            <w:noProof/>
            <w:webHidden/>
          </w:rPr>
          <w:instrText xml:space="preserve"> PAGEREF _Toc24650540 \h </w:instrText>
        </w:r>
      </w:ins>
      <w:r>
        <w:rPr>
          <w:noProof/>
          <w:webHidden/>
        </w:rPr>
      </w:r>
      <w:r>
        <w:rPr>
          <w:noProof/>
          <w:webHidden/>
        </w:rPr>
        <w:fldChar w:fldCharType="separate"/>
      </w:r>
      <w:ins w:id="519" w:author="Mary Jungers" w:date="2019-11-14T18:59:00Z">
        <w:r>
          <w:rPr>
            <w:noProof/>
            <w:webHidden/>
          </w:rPr>
          <w:t>169</w:t>
        </w:r>
        <w:r>
          <w:rPr>
            <w:noProof/>
            <w:webHidden/>
          </w:rPr>
          <w:fldChar w:fldCharType="end"/>
        </w:r>
        <w:r w:rsidRPr="0020423C">
          <w:rPr>
            <w:rStyle w:val="Hyperlink"/>
            <w:noProof/>
          </w:rPr>
          <w:fldChar w:fldCharType="end"/>
        </w:r>
      </w:ins>
    </w:p>
    <w:p w14:paraId="04DB294A" w14:textId="7BDB9F9A" w:rsidR="00CF41A9" w:rsidRDefault="00CF41A9">
      <w:pPr>
        <w:pStyle w:val="TOC2"/>
        <w:rPr>
          <w:ins w:id="520" w:author="Mary Jungers" w:date="2019-11-14T18:59:00Z"/>
          <w:rFonts w:asciiTheme="minorHAnsi" w:eastAsiaTheme="minorEastAsia" w:hAnsiTheme="minorHAnsi" w:cstheme="minorBidi"/>
          <w:noProof/>
          <w:sz w:val="22"/>
          <w:szCs w:val="22"/>
        </w:rPr>
      </w:pPr>
      <w:ins w:id="5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"_Toc24650541"</w:instrText>
        </w:r>
        <w:r w:rsidRPr="0020423C">
          <w:rPr>
            <w:rStyle w:val="Hyperlink"/>
            <w:noProof/>
          </w:rPr>
          <w:instrText xml:space="preserve"> </w:instrText>
        </w:r>
        <w:r w:rsidRPr="0020423C">
          <w:rPr>
            <w:rStyle w:val="Hyperlink"/>
            <w:noProof/>
          </w:rPr>
          <w:fldChar w:fldCharType="separate"/>
        </w:r>
        <w:r w:rsidRPr="0020423C">
          <w:rPr>
            <w:rStyle w:val="Hyperlink"/>
            <w:noProof/>
          </w:rPr>
          <w:t>C.8 XPN Data Type</w:t>
        </w:r>
        <w:r>
          <w:rPr>
            <w:noProof/>
            <w:webHidden/>
          </w:rPr>
          <w:tab/>
        </w:r>
        <w:r>
          <w:rPr>
            <w:noProof/>
            <w:webHidden/>
          </w:rPr>
          <w:fldChar w:fldCharType="begin"/>
        </w:r>
        <w:r>
          <w:rPr>
            <w:noProof/>
            <w:webHidden/>
          </w:rPr>
          <w:instrText xml:space="preserve"> PAGEREF _Toc24650541 \h </w:instrText>
        </w:r>
      </w:ins>
      <w:r>
        <w:rPr>
          <w:noProof/>
          <w:webHidden/>
        </w:rPr>
      </w:r>
      <w:r>
        <w:rPr>
          <w:noProof/>
          <w:webHidden/>
        </w:rPr>
        <w:fldChar w:fldCharType="separate"/>
      </w:r>
      <w:ins w:id="522" w:author="Mary Jungers" w:date="2019-11-14T18:59:00Z">
        <w:r>
          <w:rPr>
            <w:noProof/>
            <w:webHidden/>
          </w:rPr>
          <w:t>171</w:t>
        </w:r>
        <w:r>
          <w:rPr>
            <w:noProof/>
            <w:webHidden/>
          </w:rPr>
          <w:fldChar w:fldCharType="end"/>
        </w:r>
        <w:r w:rsidRPr="0020423C">
          <w:rPr>
            <w:rStyle w:val="Hyperlink"/>
            <w:noProof/>
          </w:rPr>
          <w:fldChar w:fldCharType="end"/>
        </w:r>
      </w:ins>
    </w:p>
    <w:p w14:paraId="66CBBE1E" w14:textId="00B5CB81" w:rsidR="00CF41A9" w:rsidRDefault="00CF41A9">
      <w:pPr>
        <w:pStyle w:val="TOC2"/>
        <w:rPr>
          <w:ins w:id="523" w:author="Mary Jungers" w:date="2019-11-14T18:59:00Z"/>
          <w:rFonts w:asciiTheme="minorHAnsi" w:eastAsiaTheme="minorEastAsia" w:hAnsiTheme="minorHAnsi" w:cstheme="minorBidi"/>
          <w:noProof/>
          <w:sz w:val="22"/>
          <w:szCs w:val="22"/>
        </w:rPr>
      </w:pPr>
      <w:ins w:id="5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"_Toc24650542"</w:instrText>
        </w:r>
        <w:r w:rsidRPr="0020423C">
          <w:rPr>
            <w:rStyle w:val="Hyperlink"/>
            <w:noProof/>
          </w:rPr>
          <w:instrText xml:space="preserve"> </w:instrText>
        </w:r>
        <w:r w:rsidRPr="0020423C">
          <w:rPr>
            <w:rStyle w:val="Hyperlink"/>
            <w:noProof/>
          </w:rPr>
          <w:fldChar w:fldCharType="separate"/>
        </w:r>
        <w:r w:rsidRPr="0020423C">
          <w:rPr>
            <w:rStyle w:val="Hyperlink"/>
            <w:noProof/>
          </w:rPr>
          <w:t>C.9 XTN Data Type</w:t>
        </w:r>
        <w:r>
          <w:rPr>
            <w:noProof/>
            <w:webHidden/>
          </w:rPr>
          <w:tab/>
        </w:r>
        <w:r>
          <w:rPr>
            <w:noProof/>
            <w:webHidden/>
          </w:rPr>
          <w:fldChar w:fldCharType="begin"/>
        </w:r>
        <w:r>
          <w:rPr>
            <w:noProof/>
            <w:webHidden/>
          </w:rPr>
          <w:instrText xml:space="preserve"> PAGEREF _Toc24650542 \h </w:instrText>
        </w:r>
      </w:ins>
      <w:r>
        <w:rPr>
          <w:noProof/>
          <w:webHidden/>
        </w:rPr>
      </w:r>
      <w:r>
        <w:rPr>
          <w:noProof/>
          <w:webHidden/>
        </w:rPr>
        <w:fldChar w:fldCharType="separate"/>
      </w:r>
      <w:ins w:id="525" w:author="Mary Jungers" w:date="2019-11-14T18:59:00Z">
        <w:r>
          <w:rPr>
            <w:noProof/>
            <w:webHidden/>
          </w:rPr>
          <w:t>173</w:t>
        </w:r>
        <w:r>
          <w:rPr>
            <w:noProof/>
            <w:webHidden/>
          </w:rPr>
          <w:fldChar w:fldCharType="end"/>
        </w:r>
        <w:r w:rsidRPr="0020423C">
          <w:rPr>
            <w:rStyle w:val="Hyperlink"/>
            <w:noProof/>
          </w:rPr>
          <w:fldChar w:fldCharType="end"/>
        </w:r>
      </w:ins>
    </w:p>
    <w:p w14:paraId="3149749E" w14:textId="05E13368" w:rsidR="00CF41A9" w:rsidRDefault="00CF41A9">
      <w:pPr>
        <w:pStyle w:val="TOC1"/>
        <w:rPr>
          <w:ins w:id="526" w:author="Mary Jungers" w:date="2019-11-14T18:59:00Z"/>
          <w:rFonts w:asciiTheme="minorHAnsi" w:eastAsiaTheme="minorEastAsia" w:hAnsiTheme="minorHAnsi" w:cstheme="minorBidi"/>
          <w:noProof/>
          <w:sz w:val="22"/>
          <w:szCs w:val="22"/>
        </w:rPr>
      </w:pPr>
      <w:ins w:id="5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D Reserved</w:t>
        </w:r>
        <w:r>
          <w:rPr>
            <w:noProof/>
            <w:webHidden/>
          </w:rPr>
          <w:tab/>
        </w:r>
        <w:r>
          <w:rPr>
            <w:noProof/>
            <w:webHidden/>
          </w:rPr>
          <w:fldChar w:fldCharType="begin"/>
        </w:r>
        <w:r>
          <w:rPr>
            <w:noProof/>
            <w:webHidden/>
          </w:rPr>
          <w:instrText xml:space="preserve"> PAGEREF _Toc24650543 \h </w:instrText>
        </w:r>
      </w:ins>
      <w:r>
        <w:rPr>
          <w:noProof/>
          <w:webHidden/>
        </w:rPr>
      </w:r>
      <w:r>
        <w:rPr>
          <w:noProof/>
          <w:webHidden/>
        </w:rPr>
        <w:fldChar w:fldCharType="separate"/>
      </w:r>
      <w:ins w:id="528" w:author="Mary Jungers" w:date="2019-11-14T18:59:00Z">
        <w:r>
          <w:rPr>
            <w:noProof/>
            <w:webHidden/>
          </w:rPr>
          <w:t>174</w:t>
        </w:r>
        <w:r>
          <w:rPr>
            <w:noProof/>
            <w:webHidden/>
          </w:rPr>
          <w:fldChar w:fldCharType="end"/>
        </w:r>
        <w:r w:rsidRPr="0020423C">
          <w:rPr>
            <w:rStyle w:val="Hyperlink"/>
            <w:noProof/>
          </w:rPr>
          <w:fldChar w:fldCharType="end"/>
        </w:r>
      </w:ins>
    </w:p>
    <w:p w14:paraId="6A0BA491" w14:textId="7A90E652" w:rsidR="00CF41A9" w:rsidRDefault="00CF41A9">
      <w:pPr>
        <w:pStyle w:val="TOC1"/>
        <w:rPr>
          <w:ins w:id="529" w:author="Mary Jungers" w:date="2019-11-14T18:59:00Z"/>
          <w:rFonts w:asciiTheme="minorHAnsi" w:eastAsiaTheme="minorEastAsia" w:hAnsiTheme="minorHAnsi" w:cstheme="minorBidi"/>
          <w:noProof/>
          <w:sz w:val="22"/>
          <w:szCs w:val="22"/>
        </w:rPr>
      </w:pPr>
      <w:ins w:id="5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E Examples of messages</w:t>
        </w:r>
        <w:r>
          <w:rPr>
            <w:noProof/>
            <w:webHidden/>
          </w:rPr>
          <w:tab/>
        </w:r>
        <w:r>
          <w:rPr>
            <w:noProof/>
            <w:webHidden/>
          </w:rPr>
          <w:fldChar w:fldCharType="begin"/>
        </w:r>
        <w:r>
          <w:rPr>
            <w:noProof/>
            <w:webHidden/>
          </w:rPr>
          <w:instrText xml:space="preserve"> PAGEREF _Toc24650544 \h </w:instrText>
        </w:r>
      </w:ins>
      <w:r>
        <w:rPr>
          <w:noProof/>
          <w:webHidden/>
        </w:rPr>
      </w:r>
      <w:r>
        <w:rPr>
          <w:noProof/>
          <w:webHidden/>
        </w:rPr>
        <w:fldChar w:fldCharType="separate"/>
      </w:r>
      <w:ins w:id="531" w:author="Mary Jungers" w:date="2019-11-14T18:59:00Z">
        <w:r>
          <w:rPr>
            <w:noProof/>
            <w:webHidden/>
          </w:rPr>
          <w:t>175</w:t>
        </w:r>
        <w:r>
          <w:rPr>
            <w:noProof/>
            <w:webHidden/>
          </w:rPr>
          <w:fldChar w:fldCharType="end"/>
        </w:r>
        <w:r w:rsidRPr="0020423C">
          <w:rPr>
            <w:rStyle w:val="Hyperlink"/>
            <w:noProof/>
          </w:rPr>
          <w:fldChar w:fldCharType="end"/>
        </w:r>
      </w:ins>
    </w:p>
    <w:p w14:paraId="5BB54057" w14:textId="7822CCEB" w:rsidR="00CF41A9" w:rsidRDefault="00CF41A9">
      <w:pPr>
        <w:pStyle w:val="TOC2"/>
        <w:rPr>
          <w:ins w:id="532" w:author="Mary Jungers" w:date="2019-11-14T18:59:00Z"/>
          <w:rFonts w:asciiTheme="minorHAnsi" w:eastAsiaTheme="minorEastAsia" w:hAnsiTheme="minorHAnsi" w:cstheme="minorBidi"/>
          <w:noProof/>
          <w:sz w:val="22"/>
          <w:szCs w:val="22"/>
        </w:rPr>
      </w:pPr>
      <w:ins w:id="5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"_Toc24650545"</w:instrText>
        </w:r>
        <w:r w:rsidRPr="0020423C">
          <w:rPr>
            <w:rStyle w:val="Hyperlink"/>
            <w:noProof/>
          </w:rPr>
          <w:instrText xml:space="preserve"> </w:instrText>
        </w:r>
        <w:r w:rsidRPr="0020423C">
          <w:rPr>
            <w:rStyle w:val="Hyperlink"/>
            <w:noProof/>
          </w:rPr>
          <w:fldChar w:fldCharType="separate"/>
        </w:r>
        <w:r w:rsidRPr="0020423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_Toc24650545 \h </w:instrText>
        </w:r>
      </w:ins>
      <w:r>
        <w:rPr>
          <w:noProof/>
          <w:webHidden/>
        </w:rPr>
      </w:r>
      <w:r>
        <w:rPr>
          <w:noProof/>
          <w:webHidden/>
        </w:rPr>
        <w:fldChar w:fldCharType="separate"/>
      </w:r>
      <w:ins w:id="534" w:author="Mary Jungers" w:date="2019-11-14T18:59:00Z">
        <w:r>
          <w:rPr>
            <w:noProof/>
            <w:webHidden/>
          </w:rPr>
          <w:t>175</w:t>
        </w:r>
        <w:r>
          <w:rPr>
            <w:noProof/>
            <w:webHidden/>
          </w:rPr>
          <w:fldChar w:fldCharType="end"/>
        </w:r>
        <w:r w:rsidRPr="0020423C">
          <w:rPr>
            <w:rStyle w:val="Hyperlink"/>
            <w:noProof/>
          </w:rPr>
          <w:fldChar w:fldCharType="end"/>
        </w:r>
      </w:ins>
    </w:p>
    <w:p w14:paraId="53723880" w14:textId="0BD846E5" w:rsidR="00CF41A9" w:rsidRDefault="00CF41A9">
      <w:pPr>
        <w:pStyle w:val="TOC3"/>
        <w:rPr>
          <w:ins w:id="535" w:author="Mary Jungers" w:date="2019-11-14T18:59:00Z"/>
          <w:rFonts w:asciiTheme="minorHAnsi" w:eastAsiaTheme="minorEastAsia" w:hAnsiTheme="minorHAnsi" w:cstheme="minorBidi"/>
          <w:noProof/>
          <w:sz w:val="22"/>
          <w:szCs w:val="22"/>
        </w:rPr>
      </w:pPr>
      <w:ins w:id="5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"_Toc24650546"</w:instrText>
        </w:r>
        <w:r w:rsidRPr="0020423C">
          <w:rPr>
            <w:rStyle w:val="Hyperlink"/>
            <w:noProof/>
          </w:rPr>
          <w:instrText xml:space="preserve"> </w:instrText>
        </w:r>
        <w:r w:rsidRPr="0020423C">
          <w:rPr>
            <w:rStyle w:val="Hyperlink"/>
            <w:noProof/>
          </w:rPr>
          <w:fldChar w:fldCharType="separate"/>
        </w:r>
        <w:r w:rsidRPr="0020423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_Toc24650546 \h </w:instrText>
        </w:r>
      </w:ins>
      <w:r>
        <w:rPr>
          <w:noProof/>
          <w:webHidden/>
        </w:rPr>
      </w:r>
      <w:r>
        <w:rPr>
          <w:noProof/>
          <w:webHidden/>
        </w:rPr>
        <w:fldChar w:fldCharType="separate"/>
      </w:r>
      <w:ins w:id="537" w:author="Mary Jungers" w:date="2019-11-14T18:59:00Z">
        <w:r>
          <w:rPr>
            <w:noProof/>
            <w:webHidden/>
          </w:rPr>
          <w:t>175</w:t>
        </w:r>
        <w:r>
          <w:rPr>
            <w:noProof/>
            <w:webHidden/>
          </w:rPr>
          <w:fldChar w:fldCharType="end"/>
        </w:r>
        <w:r w:rsidRPr="0020423C">
          <w:rPr>
            <w:rStyle w:val="Hyperlink"/>
            <w:noProof/>
          </w:rPr>
          <w:fldChar w:fldCharType="end"/>
        </w:r>
      </w:ins>
    </w:p>
    <w:p w14:paraId="5FEE59BE" w14:textId="03D8B777" w:rsidR="00CF41A9" w:rsidRDefault="00CF41A9">
      <w:pPr>
        <w:pStyle w:val="TOC3"/>
        <w:rPr>
          <w:ins w:id="538" w:author="Mary Jungers" w:date="2019-11-14T18:59:00Z"/>
          <w:rFonts w:asciiTheme="minorHAnsi" w:eastAsiaTheme="minorEastAsia" w:hAnsiTheme="minorHAnsi" w:cstheme="minorBidi"/>
          <w:noProof/>
          <w:sz w:val="22"/>
          <w:szCs w:val="22"/>
        </w:rPr>
      </w:pPr>
      <w:ins w:id="5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"_Toc24650547"</w:instrText>
        </w:r>
        <w:r w:rsidRPr="0020423C">
          <w:rPr>
            <w:rStyle w:val="Hyperlink"/>
            <w:noProof/>
          </w:rPr>
          <w:instrText xml:space="preserve"> </w:instrText>
        </w:r>
        <w:r w:rsidRPr="0020423C">
          <w:rPr>
            <w:rStyle w:val="Hyperlink"/>
            <w:noProof/>
          </w:rPr>
          <w:fldChar w:fldCharType="separate"/>
        </w:r>
        <w:r w:rsidRPr="0020423C">
          <w:rPr>
            <w:rStyle w:val="Hyperlink"/>
            <w:noProof/>
          </w:rPr>
          <w:t>E.1.2 Example of PCD-01 Episodic Observation Report</w:t>
        </w:r>
        <w:r>
          <w:rPr>
            <w:noProof/>
            <w:webHidden/>
          </w:rPr>
          <w:tab/>
        </w:r>
        <w:r>
          <w:rPr>
            <w:noProof/>
            <w:webHidden/>
          </w:rPr>
          <w:fldChar w:fldCharType="begin"/>
        </w:r>
        <w:r>
          <w:rPr>
            <w:noProof/>
            <w:webHidden/>
          </w:rPr>
          <w:instrText xml:space="preserve"> PAGEREF _Toc24650547 \h </w:instrText>
        </w:r>
      </w:ins>
      <w:r>
        <w:rPr>
          <w:noProof/>
          <w:webHidden/>
        </w:rPr>
      </w:r>
      <w:r>
        <w:rPr>
          <w:noProof/>
          <w:webHidden/>
        </w:rPr>
        <w:fldChar w:fldCharType="separate"/>
      </w:r>
      <w:ins w:id="540" w:author="Mary Jungers" w:date="2019-11-14T18:59:00Z">
        <w:r>
          <w:rPr>
            <w:noProof/>
            <w:webHidden/>
          </w:rPr>
          <w:t>176</w:t>
        </w:r>
        <w:r>
          <w:rPr>
            <w:noProof/>
            <w:webHidden/>
          </w:rPr>
          <w:fldChar w:fldCharType="end"/>
        </w:r>
        <w:r w:rsidRPr="0020423C">
          <w:rPr>
            <w:rStyle w:val="Hyperlink"/>
            <w:noProof/>
          </w:rPr>
          <w:fldChar w:fldCharType="end"/>
        </w:r>
      </w:ins>
    </w:p>
    <w:p w14:paraId="55F5C6A8" w14:textId="0DF75D38" w:rsidR="00CF41A9" w:rsidRDefault="00CF41A9">
      <w:pPr>
        <w:pStyle w:val="TOC2"/>
        <w:rPr>
          <w:ins w:id="541" w:author="Mary Jungers" w:date="2019-11-14T18:59:00Z"/>
          <w:rFonts w:asciiTheme="minorHAnsi" w:eastAsiaTheme="minorEastAsia" w:hAnsiTheme="minorHAnsi" w:cstheme="minorBidi"/>
          <w:noProof/>
          <w:sz w:val="22"/>
          <w:szCs w:val="22"/>
        </w:rPr>
      </w:pPr>
      <w:ins w:id="5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"_Toc24650548"</w:instrText>
        </w:r>
        <w:r w:rsidRPr="0020423C">
          <w:rPr>
            <w:rStyle w:val="Hyperlink"/>
            <w:noProof/>
          </w:rPr>
          <w:instrText xml:space="preserve"> </w:instrText>
        </w:r>
        <w:r w:rsidRPr="0020423C">
          <w:rPr>
            <w:rStyle w:val="Hyperlink"/>
            <w:noProof/>
          </w:rPr>
          <w:fldChar w:fldCharType="separate"/>
        </w:r>
        <w:r w:rsidRPr="0020423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_Toc24650548 \h </w:instrText>
        </w:r>
      </w:ins>
      <w:r>
        <w:rPr>
          <w:noProof/>
          <w:webHidden/>
        </w:rPr>
      </w:r>
      <w:r>
        <w:rPr>
          <w:noProof/>
          <w:webHidden/>
        </w:rPr>
        <w:fldChar w:fldCharType="separate"/>
      </w:r>
      <w:ins w:id="543" w:author="Mary Jungers" w:date="2019-11-14T18:59:00Z">
        <w:r>
          <w:rPr>
            <w:noProof/>
            <w:webHidden/>
          </w:rPr>
          <w:t>177</w:t>
        </w:r>
        <w:r>
          <w:rPr>
            <w:noProof/>
            <w:webHidden/>
          </w:rPr>
          <w:fldChar w:fldCharType="end"/>
        </w:r>
        <w:r w:rsidRPr="0020423C">
          <w:rPr>
            <w:rStyle w:val="Hyperlink"/>
            <w:noProof/>
          </w:rPr>
          <w:fldChar w:fldCharType="end"/>
        </w:r>
      </w:ins>
    </w:p>
    <w:p w14:paraId="50D305CE" w14:textId="2451CE4C" w:rsidR="00CF41A9" w:rsidRDefault="00CF41A9">
      <w:pPr>
        <w:pStyle w:val="TOC3"/>
        <w:rPr>
          <w:ins w:id="544" w:author="Mary Jungers" w:date="2019-11-14T18:59:00Z"/>
          <w:rFonts w:asciiTheme="minorHAnsi" w:eastAsiaTheme="minorEastAsia" w:hAnsiTheme="minorHAnsi" w:cstheme="minorBidi"/>
          <w:noProof/>
          <w:sz w:val="22"/>
          <w:szCs w:val="22"/>
        </w:rPr>
      </w:pPr>
      <w:ins w:id="5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"_Toc24650549"</w:instrText>
        </w:r>
        <w:r w:rsidRPr="0020423C">
          <w:rPr>
            <w:rStyle w:val="Hyperlink"/>
            <w:noProof/>
          </w:rPr>
          <w:instrText xml:space="preserve"> </w:instrText>
        </w:r>
        <w:r w:rsidRPr="0020423C">
          <w:rPr>
            <w:rStyle w:val="Hyperlink"/>
            <w:noProof/>
          </w:rPr>
          <w:fldChar w:fldCharType="separate"/>
        </w:r>
        <w:r w:rsidRPr="0020423C">
          <w:rPr>
            <w:rStyle w:val="Hyperlink"/>
            <w:noProof/>
          </w:rPr>
          <w:t>E.2.1 Storyboard</w:t>
        </w:r>
        <w:r>
          <w:rPr>
            <w:noProof/>
            <w:webHidden/>
          </w:rPr>
          <w:tab/>
        </w:r>
        <w:r>
          <w:rPr>
            <w:noProof/>
            <w:webHidden/>
          </w:rPr>
          <w:fldChar w:fldCharType="begin"/>
        </w:r>
        <w:r>
          <w:rPr>
            <w:noProof/>
            <w:webHidden/>
          </w:rPr>
          <w:instrText xml:space="preserve"> PAGEREF _Toc24650549 \h </w:instrText>
        </w:r>
      </w:ins>
      <w:r>
        <w:rPr>
          <w:noProof/>
          <w:webHidden/>
        </w:rPr>
      </w:r>
      <w:r>
        <w:rPr>
          <w:noProof/>
          <w:webHidden/>
        </w:rPr>
        <w:fldChar w:fldCharType="separate"/>
      </w:r>
      <w:ins w:id="546" w:author="Mary Jungers" w:date="2019-11-14T18:59:00Z">
        <w:r>
          <w:rPr>
            <w:noProof/>
            <w:webHidden/>
          </w:rPr>
          <w:t>177</w:t>
        </w:r>
        <w:r>
          <w:rPr>
            <w:noProof/>
            <w:webHidden/>
          </w:rPr>
          <w:fldChar w:fldCharType="end"/>
        </w:r>
        <w:r w:rsidRPr="0020423C">
          <w:rPr>
            <w:rStyle w:val="Hyperlink"/>
            <w:noProof/>
          </w:rPr>
          <w:fldChar w:fldCharType="end"/>
        </w:r>
      </w:ins>
    </w:p>
    <w:p w14:paraId="4A928375" w14:textId="63A5E4C5" w:rsidR="00CF41A9" w:rsidRDefault="00CF41A9">
      <w:pPr>
        <w:pStyle w:val="TOC3"/>
        <w:rPr>
          <w:ins w:id="547" w:author="Mary Jungers" w:date="2019-11-14T18:59:00Z"/>
          <w:rFonts w:asciiTheme="minorHAnsi" w:eastAsiaTheme="minorEastAsia" w:hAnsiTheme="minorHAnsi" w:cstheme="minorBidi"/>
          <w:noProof/>
          <w:sz w:val="22"/>
          <w:szCs w:val="22"/>
        </w:rPr>
      </w:pPr>
      <w:ins w:id="5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"_Toc24650550"</w:instrText>
        </w:r>
        <w:r w:rsidRPr="0020423C">
          <w:rPr>
            <w:rStyle w:val="Hyperlink"/>
            <w:noProof/>
          </w:rPr>
          <w:instrText xml:space="preserve"> </w:instrText>
        </w:r>
        <w:r w:rsidRPr="0020423C">
          <w:rPr>
            <w:rStyle w:val="Hyperlink"/>
            <w:noProof/>
          </w:rPr>
          <w:fldChar w:fldCharType="separate"/>
        </w:r>
        <w:r w:rsidRPr="0020423C">
          <w:rPr>
            <w:rStyle w:val="Hyperlink"/>
            <w:noProof/>
          </w:rPr>
          <w:t>E.2.2 Interaction Diagram</w:t>
        </w:r>
        <w:r>
          <w:rPr>
            <w:noProof/>
            <w:webHidden/>
          </w:rPr>
          <w:tab/>
        </w:r>
        <w:r>
          <w:rPr>
            <w:noProof/>
            <w:webHidden/>
          </w:rPr>
          <w:fldChar w:fldCharType="begin"/>
        </w:r>
        <w:r>
          <w:rPr>
            <w:noProof/>
            <w:webHidden/>
          </w:rPr>
          <w:instrText xml:space="preserve"> PAGEREF _Toc24650550 \h </w:instrText>
        </w:r>
      </w:ins>
      <w:r>
        <w:rPr>
          <w:noProof/>
          <w:webHidden/>
        </w:rPr>
      </w:r>
      <w:r>
        <w:rPr>
          <w:noProof/>
          <w:webHidden/>
        </w:rPr>
        <w:fldChar w:fldCharType="separate"/>
      </w:r>
      <w:ins w:id="549" w:author="Mary Jungers" w:date="2019-11-14T18:59:00Z">
        <w:r>
          <w:rPr>
            <w:noProof/>
            <w:webHidden/>
          </w:rPr>
          <w:t>178</w:t>
        </w:r>
        <w:r>
          <w:rPr>
            <w:noProof/>
            <w:webHidden/>
          </w:rPr>
          <w:fldChar w:fldCharType="end"/>
        </w:r>
        <w:r w:rsidRPr="0020423C">
          <w:rPr>
            <w:rStyle w:val="Hyperlink"/>
            <w:noProof/>
          </w:rPr>
          <w:fldChar w:fldCharType="end"/>
        </w:r>
      </w:ins>
    </w:p>
    <w:p w14:paraId="71C9EE40" w14:textId="26C3AA2F" w:rsidR="00CF41A9" w:rsidRDefault="00CF41A9">
      <w:pPr>
        <w:pStyle w:val="TOC3"/>
        <w:rPr>
          <w:ins w:id="550" w:author="Mary Jungers" w:date="2019-11-14T18:59:00Z"/>
          <w:rFonts w:asciiTheme="minorHAnsi" w:eastAsiaTheme="minorEastAsia" w:hAnsiTheme="minorHAnsi" w:cstheme="minorBidi"/>
          <w:noProof/>
          <w:sz w:val="22"/>
          <w:szCs w:val="22"/>
        </w:rPr>
      </w:pPr>
      <w:ins w:id="5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"_Toc24650551"</w:instrText>
        </w:r>
        <w:r w:rsidRPr="0020423C">
          <w:rPr>
            <w:rStyle w:val="Hyperlink"/>
            <w:noProof/>
          </w:rPr>
          <w:instrText xml:space="preserve"> </w:instrText>
        </w:r>
        <w:r w:rsidRPr="0020423C">
          <w:rPr>
            <w:rStyle w:val="Hyperlink"/>
            <w:noProof/>
          </w:rPr>
          <w:fldChar w:fldCharType="separate"/>
        </w:r>
        <w:r w:rsidRPr="0020423C">
          <w:rPr>
            <w:rStyle w:val="Hyperlink"/>
            <w:noProof/>
          </w:rPr>
          <w:t>E.2.3 Messages</w:t>
        </w:r>
        <w:r>
          <w:rPr>
            <w:noProof/>
            <w:webHidden/>
          </w:rPr>
          <w:tab/>
        </w:r>
        <w:r>
          <w:rPr>
            <w:noProof/>
            <w:webHidden/>
          </w:rPr>
          <w:fldChar w:fldCharType="begin"/>
        </w:r>
        <w:r>
          <w:rPr>
            <w:noProof/>
            <w:webHidden/>
          </w:rPr>
          <w:instrText xml:space="preserve"> PAGEREF _Toc24650551 \h </w:instrText>
        </w:r>
      </w:ins>
      <w:r>
        <w:rPr>
          <w:noProof/>
          <w:webHidden/>
        </w:rPr>
      </w:r>
      <w:r>
        <w:rPr>
          <w:noProof/>
          <w:webHidden/>
        </w:rPr>
        <w:fldChar w:fldCharType="separate"/>
      </w:r>
      <w:ins w:id="552" w:author="Mary Jungers" w:date="2019-11-14T18:59:00Z">
        <w:r>
          <w:rPr>
            <w:noProof/>
            <w:webHidden/>
          </w:rPr>
          <w:t>180</w:t>
        </w:r>
        <w:r>
          <w:rPr>
            <w:noProof/>
            <w:webHidden/>
          </w:rPr>
          <w:fldChar w:fldCharType="end"/>
        </w:r>
        <w:r w:rsidRPr="0020423C">
          <w:rPr>
            <w:rStyle w:val="Hyperlink"/>
            <w:noProof/>
          </w:rPr>
          <w:fldChar w:fldCharType="end"/>
        </w:r>
      </w:ins>
    </w:p>
    <w:p w14:paraId="6AC609C7" w14:textId="5532528E" w:rsidR="00CF41A9" w:rsidRDefault="00CF41A9">
      <w:pPr>
        <w:pStyle w:val="TOC2"/>
        <w:rPr>
          <w:ins w:id="553" w:author="Mary Jungers" w:date="2019-11-14T18:59:00Z"/>
          <w:rFonts w:asciiTheme="minorHAnsi" w:eastAsiaTheme="minorEastAsia" w:hAnsiTheme="minorHAnsi" w:cstheme="minorBidi"/>
          <w:noProof/>
          <w:sz w:val="22"/>
          <w:szCs w:val="22"/>
        </w:rPr>
      </w:pPr>
      <w:ins w:id="5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"_Toc24650552"</w:instrText>
        </w:r>
        <w:r w:rsidRPr="0020423C">
          <w:rPr>
            <w:rStyle w:val="Hyperlink"/>
            <w:noProof/>
          </w:rPr>
          <w:instrText xml:space="preserve"> </w:instrText>
        </w:r>
        <w:r w:rsidRPr="0020423C">
          <w:rPr>
            <w:rStyle w:val="Hyperlink"/>
            <w:noProof/>
          </w:rPr>
          <w:fldChar w:fldCharType="separate"/>
        </w:r>
        <w:r w:rsidRPr="0020423C">
          <w:rPr>
            <w:rStyle w:val="Hyperlink"/>
            <w:noProof/>
          </w:rPr>
          <w:t>E.3 ACM [PCD-04] Example Messages</w:t>
        </w:r>
        <w:r>
          <w:rPr>
            <w:noProof/>
            <w:webHidden/>
          </w:rPr>
          <w:tab/>
        </w:r>
        <w:r>
          <w:rPr>
            <w:noProof/>
            <w:webHidden/>
          </w:rPr>
          <w:fldChar w:fldCharType="begin"/>
        </w:r>
        <w:r>
          <w:rPr>
            <w:noProof/>
            <w:webHidden/>
          </w:rPr>
          <w:instrText xml:space="preserve"> PAGEREF _Toc24650552 \h </w:instrText>
        </w:r>
      </w:ins>
      <w:r>
        <w:rPr>
          <w:noProof/>
          <w:webHidden/>
        </w:rPr>
      </w:r>
      <w:r>
        <w:rPr>
          <w:noProof/>
          <w:webHidden/>
        </w:rPr>
        <w:fldChar w:fldCharType="separate"/>
      </w:r>
      <w:ins w:id="555" w:author="Mary Jungers" w:date="2019-11-14T18:59:00Z">
        <w:r>
          <w:rPr>
            <w:noProof/>
            <w:webHidden/>
          </w:rPr>
          <w:t>181</w:t>
        </w:r>
        <w:r>
          <w:rPr>
            <w:noProof/>
            <w:webHidden/>
          </w:rPr>
          <w:fldChar w:fldCharType="end"/>
        </w:r>
        <w:r w:rsidRPr="0020423C">
          <w:rPr>
            <w:rStyle w:val="Hyperlink"/>
            <w:noProof/>
          </w:rPr>
          <w:fldChar w:fldCharType="end"/>
        </w:r>
      </w:ins>
    </w:p>
    <w:p w14:paraId="4A72134D" w14:textId="647AAF71" w:rsidR="00CF41A9" w:rsidRDefault="00CF41A9">
      <w:pPr>
        <w:pStyle w:val="TOC3"/>
        <w:rPr>
          <w:ins w:id="556" w:author="Mary Jungers" w:date="2019-11-14T18:59:00Z"/>
          <w:rFonts w:asciiTheme="minorHAnsi" w:eastAsiaTheme="minorEastAsia" w:hAnsiTheme="minorHAnsi" w:cstheme="minorBidi"/>
          <w:noProof/>
          <w:sz w:val="22"/>
          <w:szCs w:val="22"/>
        </w:rPr>
      </w:pPr>
      <w:ins w:id="5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"_Toc24650553"</w:instrText>
        </w:r>
        <w:r w:rsidRPr="0020423C">
          <w:rPr>
            <w:rStyle w:val="Hyperlink"/>
            <w:noProof/>
          </w:rPr>
          <w:instrText xml:space="preserve"> </w:instrText>
        </w:r>
        <w:r w:rsidRPr="0020423C">
          <w:rPr>
            <w:rStyle w:val="Hyperlink"/>
            <w:noProof/>
          </w:rPr>
          <w:fldChar w:fldCharType="separate"/>
        </w:r>
        <w:r w:rsidRPr="0020423C">
          <w:rPr>
            <w:rStyle w:val="Hyperlink"/>
            <w:noProof/>
          </w:rPr>
          <w:t>E.3.1 Alert - Numeric Limit Alarm</w:t>
        </w:r>
        <w:r>
          <w:rPr>
            <w:noProof/>
            <w:webHidden/>
          </w:rPr>
          <w:tab/>
        </w:r>
        <w:r>
          <w:rPr>
            <w:noProof/>
            <w:webHidden/>
          </w:rPr>
          <w:fldChar w:fldCharType="begin"/>
        </w:r>
        <w:r>
          <w:rPr>
            <w:noProof/>
            <w:webHidden/>
          </w:rPr>
          <w:instrText xml:space="preserve"> PAGEREF _Toc24650553 \h </w:instrText>
        </w:r>
      </w:ins>
      <w:r>
        <w:rPr>
          <w:noProof/>
          <w:webHidden/>
        </w:rPr>
      </w:r>
      <w:r>
        <w:rPr>
          <w:noProof/>
          <w:webHidden/>
        </w:rPr>
        <w:fldChar w:fldCharType="separate"/>
      </w:r>
      <w:ins w:id="558" w:author="Mary Jungers" w:date="2019-11-14T18:59:00Z">
        <w:r>
          <w:rPr>
            <w:noProof/>
            <w:webHidden/>
          </w:rPr>
          <w:t>181</w:t>
        </w:r>
        <w:r>
          <w:rPr>
            <w:noProof/>
            <w:webHidden/>
          </w:rPr>
          <w:fldChar w:fldCharType="end"/>
        </w:r>
        <w:r w:rsidRPr="0020423C">
          <w:rPr>
            <w:rStyle w:val="Hyperlink"/>
            <w:noProof/>
          </w:rPr>
          <w:fldChar w:fldCharType="end"/>
        </w:r>
      </w:ins>
    </w:p>
    <w:p w14:paraId="155B3C21" w14:textId="3C010BDA" w:rsidR="00CF41A9" w:rsidRDefault="00CF41A9">
      <w:pPr>
        <w:pStyle w:val="TOC3"/>
        <w:rPr>
          <w:ins w:id="559" w:author="Mary Jungers" w:date="2019-11-14T18:59:00Z"/>
          <w:rFonts w:asciiTheme="minorHAnsi" w:eastAsiaTheme="minorEastAsia" w:hAnsiTheme="minorHAnsi" w:cstheme="minorBidi"/>
          <w:noProof/>
          <w:sz w:val="22"/>
          <w:szCs w:val="22"/>
        </w:rPr>
      </w:pPr>
      <w:ins w:id="56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"_Toc24650554"</w:instrText>
        </w:r>
        <w:r w:rsidRPr="0020423C">
          <w:rPr>
            <w:rStyle w:val="Hyperlink"/>
            <w:noProof/>
          </w:rPr>
          <w:instrText xml:space="preserve"> </w:instrText>
        </w:r>
        <w:r w:rsidRPr="0020423C">
          <w:rPr>
            <w:rStyle w:val="Hyperlink"/>
            <w:noProof/>
          </w:rPr>
          <w:fldChar w:fldCharType="separate"/>
        </w:r>
        <w:r w:rsidRPr="0020423C">
          <w:rPr>
            <w:rStyle w:val="Hyperlink"/>
            <w:noProof/>
          </w:rPr>
          <w:t>E.3.2 Alert - Qualitative (non-numeric) Alarm</w:t>
        </w:r>
        <w:r>
          <w:rPr>
            <w:noProof/>
            <w:webHidden/>
          </w:rPr>
          <w:tab/>
        </w:r>
        <w:r>
          <w:rPr>
            <w:noProof/>
            <w:webHidden/>
          </w:rPr>
          <w:fldChar w:fldCharType="begin"/>
        </w:r>
        <w:r>
          <w:rPr>
            <w:noProof/>
            <w:webHidden/>
          </w:rPr>
          <w:instrText xml:space="preserve"> PAGEREF _Toc24650554 \h </w:instrText>
        </w:r>
      </w:ins>
      <w:r>
        <w:rPr>
          <w:noProof/>
          <w:webHidden/>
        </w:rPr>
      </w:r>
      <w:r>
        <w:rPr>
          <w:noProof/>
          <w:webHidden/>
        </w:rPr>
        <w:fldChar w:fldCharType="separate"/>
      </w:r>
      <w:ins w:id="561" w:author="Mary Jungers" w:date="2019-11-14T18:59:00Z">
        <w:r>
          <w:rPr>
            <w:noProof/>
            <w:webHidden/>
          </w:rPr>
          <w:t>182</w:t>
        </w:r>
        <w:r>
          <w:rPr>
            <w:noProof/>
            <w:webHidden/>
          </w:rPr>
          <w:fldChar w:fldCharType="end"/>
        </w:r>
        <w:r w:rsidRPr="0020423C">
          <w:rPr>
            <w:rStyle w:val="Hyperlink"/>
            <w:noProof/>
          </w:rPr>
          <w:fldChar w:fldCharType="end"/>
        </w:r>
      </w:ins>
    </w:p>
    <w:p w14:paraId="681E7895" w14:textId="677BC009" w:rsidR="00CF41A9" w:rsidRDefault="00CF41A9">
      <w:pPr>
        <w:pStyle w:val="TOC1"/>
        <w:rPr>
          <w:ins w:id="562" w:author="Mary Jungers" w:date="2019-11-14T18:59:00Z"/>
          <w:rFonts w:asciiTheme="minorHAnsi" w:eastAsiaTheme="minorEastAsia" w:hAnsiTheme="minorHAnsi" w:cstheme="minorBidi"/>
          <w:noProof/>
          <w:sz w:val="22"/>
          <w:szCs w:val="22"/>
        </w:rPr>
      </w:pPr>
      <w:ins w:id="5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"_Toc24650555"</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F HL7 Message Profiling Convention</w:t>
        </w:r>
        <w:r>
          <w:rPr>
            <w:noProof/>
            <w:webHidden/>
          </w:rPr>
          <w:tab/>
        </w:r>
        <w:r>
          <w:rPr>
            <w:noProof/>
            <w:webHidden/>
          </w:rPr>
          <w:fldChar w:fldCharType="begin"/>
        </w:r>
        <w:r>
          <w:rPr>
            <w:noProof/>
            <w:webHidden/>
          </w:rPr>
          <w:instrText xml:space="preserve"> PAGEREF _Toc24650555 \h </w:instrText>
        </w:r>
      </w:ins>
      <w:r>
        <w:rPr>
          <w:noProof/>
          <w:webHidden/>
        </w:rPr>
      </w:r>
      <w:r>
        <w:rPr>
          <w:noProof/>
          <w:webHidden/>
        </w:rPr>
        <w:fldChar w:fldCharType="separate"/>
      </w:r>
      <w:ins w:id="564" w:author="Mary Jungers" w:date="2019-11-14T18:59:00Z">
        <w:r>
          <w:rPr>
            <w:noProof/>
            <w:webHidden/>
          </w:rPr>
          <w:t>184</w:t>
        </w:r>
        <w:r>
          <w:rPr>
            <w:noProof/>
            <w:webHidden/>
          </w:rPr>
          <w:fldChar w:fldCharType="end"/>
        </w:r>
        <w:r w:rsidRPr="0020423C">
          <w:rPr>
            <w:rStyle w:val="Hyperlink"/>
            <w:noProof/>
          </w:rPr>
          <w:fldChar w:fldCharType="end"/>
        </w:r>
      </w:ins>
    </w:p>
    <w:p w14:paraId="7404C79D" w14:textId="7C598346" w:rsidR="00CF41A9" w:rsidRDefault="00CF41A9">
      <w:pPr>
        <w:pStyle w:val="TOC1"/>
        <w:rPr>
          <w:ins w:id="565" w:author="Mary Jungers" w:date="2019-11-14T18:59:00Z"/>
          <w:rFonts w:asciiTheme="minorHAnsi" w:eastAsiaTheme="minorEastAsia" w:hAnsiTheme="minorHAnsi" w:cstheme="minorBidi"/>
          <w:noProof/>
          <w:sz w:val="22"/>
          <w:szCs w:val="22"/>
        </w:rPr>
      </w:pPr>
      <w:ins w:id="5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"_Toc24650556"</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G – HL7 Implementation Notes</w:t>
        </w:r>
        <w:r>
          <w:rPr>
            <w:noProof/>
            <w:webHidden/>
          </w:rPr>
          <w:tab/>
        </w:r>
        <w:r>
          <w:rPr>
            <w:noProof/>
            <w:webHidden/>
          </w:rPr>
          <w:fldChar w:fldCharType="begin"/>
        </w:r>
        <w:r>
          <w:rPr>
            <w:noProof/>
            <w:webHidden/>
          </w:rPr>
          <w:instrText xml:space="preserve"> PAGEREF _Toc24650556 \h </w:instrText>
        </w:r>
      </w:ins>
      <w:r>
        <w:rPr>
          <w:noProof/>
          <w:webHidden/>
        </w:rPr>
      </w:r>
      <w:r>
        <w:rPr>
          <w:noProof/>
          <w:webHidden/>
        </w:rPr>
        <w:fldChar w:fldCharType="separate"/>
      </w:r>
      <w:ins w:id="567" w:author="Mary Jungers" w:date="2019-11-14T18:59:00Z">
        <w:r>
          <w:rPr>
            <w:noProof/>
            <w:webHidden/>
          </w:rPr>
          <w:t>185</w:t>
        </w:r>
        <w:r>
          <w:rPr>
            <w:noProof/>
            <w:webHidden/>
          </w:rPr>
          <w:fldChar w:fldCharType="end"/>
        </w:r>
        <w:r w:rsidRPr="0020423C">
          <w:rPr>
            <w:rStyle w:val="Hyperlink"/>
            <w:noProof/>
          </w:rPr>
          <w:fldChar w:fldCharType="end"/>
        </w:r>
      </w:ins>
    </w:p>
    <w:p w14:paraId="766AC9EB" w14:textId="7E04A9B6" w:rsidR="00CF41A9" w:rsidRDefault="00CF41A9">
      <w:pPr>
        <w:pStyle w:val="TOC2"/>
        <w:rPr>
          <w:ins w:id="568" w:author="Mary Jungers" w:date="2019-11-14T18:59:00Z"/>
          <w:rFonts w:asciiTheme="minorHAnsi" w:eastAsiaTheme="minorEastAsia" w:hAnsiTheme="minorHAnsi" w:cstheme="minorBidi"/>
          <w:noProof/>
          <w:sz w:val="22"/>
          <w:szCs w:val="22"/>
        </w:rPr>
      </w:pPr>
      <w:ins w:id="5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"_Toc24650557"</w:instrText>
        </w:r>
        <w:r w:rsidRPr="0020423C">
          <w:rPr>
            <w:rStyle w:val="Hyperlink"/>
            <w:noProof/>
          </w:rPr>
          <w:instrText xml:space="preserve"> </w:instrText>
        </w:r>
        <w:r w:rsidRPr="0020423C">
          <w:rPr>
            <w:rStyle w:val="Hyperlink"/>
            <w:noProof/>
          </w:rPr>
          <w:fldChar w:fldCharType="separate"/>
        </w:r>
        <w:r w:rsidRPr="0020423C">
          <w:rPr>
            <w:rStyle w:val="Hyperlink"/>
            <w:noProof/>
          </w:rPr>
          <w:t>G.1 Acknowledgment Modes</w:t>
        </w:r>
        <w:r>
          <w:rPr>
            <w:noProof/>
            <w:webHidden/>
          </w:rPr>
          <w:tab/>
        </w:r>
        <w:r>
          <w:rPr>
            <w:noProof/>
            <w:webHidden/>
          </w:rPr>
          <w:fldChar w:fldCharType="begin"/>
        </w:r>
        <w:r>
          <w:rPr>
            <w:noProof/>
            <w:webHidden/>
          </w:rPr>
          <w:instrText xml:space="preserve"> PAGEREF _Toc24650557 \h </w:instrText>
        </w:r>
      </w:ins>
      <w:r>
        <w:rPr>
          <w:noProof/>
          <w:webHidden/>
        </w:rPr>
      </w:r>
      <w:r>
        <w:rPr>
          <w:noProof/>
          <w:webHidden/>
        </w:rPr>
        <w:fldChar w:fldCharType="separate"/>
      </w:r>
      <w:ins w:id="570" w:author="Mary Jungers" w:date="2019-11-14T18:59:00Z">
        <w:r>
          <w:rPr>
            <w:noProof/>
            <w:webHidden/>
          </w:rPr>
          <w:t>185</w:t>
        </w:r>
        <w:r>
          <w:rPr>
            <w:noProof/>
            <w:webHidden/>
          </w:rPr>
          <w:fldChar w:fldCharType="end"/>
        </w:r>
        <w:r w:rsidRPr="0020423C">
          <w:rPr>
            <w:rStyle w:val="Hyperlink"/>
            <w:noProof/>
          </w:rPr>
          <w:fldChar w:fldCharType="end"/>
        </w:r>
      </w:ins>
    </w:p>
    <w:p w14:paraId="79D12E2F" w14:textId="38CA7E18" w:rsidR="00CF41A9" w:rsidRDefault="00CF41A9">
      <w:pPr>
        <w:pStyle w:val="TOC2"/>
        <w:rPr>
          <w:ins w:id="571" w:author="Mary Jungers" w:date="2019-11-14T18:59:00Z"/>
          <w:rFonts w:asciiTheme="minorHAnsi" w:eastAsiaTheme="minorEastAsia" w:hAnsiTheme="minorHAnsi" w:cstheme="minorBidi"/>
          <w:noProof/>
          <w:sz w:val="22"/>
          <w:szCs w:val="22"/>
        </w:rPr>
      </w:pPr>
      <w:ins w:id="5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"_Toc24650558"</w:instrText>
        </w:r>
        <w:r w:rsidRPr="0020423C">
          <w:rPr>
            <w:rStyle w:val="Hyperlink"/>
            <w:noProof/>
          </w:rPr>
          <w:instrText xml:space="preserve"> </w:instrText>
        </w:r>
        <w:r w:rsidRPr="0020423C">
          <w:rPr>
            <w:rStyle w:val="Hyperlink"/>
            <w:noProof/>
          </w:rPr>
          <w:fldChar w:fldCharType="separate"/>
        </w:r>
        <w:r w:rsidRPr="0020423C">
          <w:rPr>
            <w:rStyle w:val="Hyperlink"/>
            <w:noProof/>
          </w:rPr>
          <w:t>G.2 Use of OSI Object Identifier (OID)</w:t>
        </w:r>
        <w:r>
          <w:rPr>
            <w:noProof/>
            <w:webHidden/>
          </w:rPr>
          <w:tab/>
        </w:r>
        <w:r>
          <w:rPr>
            <w:noProof/>
            <w:webHidden/>
          </w:rPr>
          <w:fldChar w:fldCharType="begin"/>
        </w:r>
        <w:r>
          <w:rPr>
            <w:noProof/>
            <w:webHidden/>
          </w:rPr>
          <w:instrText xml:space="preserve"> PAGEREF _Toc24650558 \h </w:instrText>
        </w:r>
      </w:ins>
      <w:r>
        <w:rPr>
          <w:noProof/>
          <w:webHidden/>
        </w:rPr>
      </w:r>
      <w:r>
        <w:rPr>
          <w:noProof/>
          <w:webHidden/>
        </w:rPr>
        <w:fldChar w:fldCharType="separate"/>
      </w:r>
      <w:ins w:id="573" w:author="Mary Jungers" w:date="2019-11-14T18:59:00Z">
        <w:r>
          <w:rPr>
            <w:noProof/>
            <w:webHidden/>
          </w:rPr>
          <w:t>185</w:t>
        </w:r>
        <w:r>
          <w:rPr>
            <w:noProof/>
            <w:webHidden/>
          </w:rPr>
          <w:fldChar w:fldCharType="end"/>
        </w:r>
        <w:r w:rsidRPr="0020423C">
          <w:rPr>
            <w:rStyle w:val="Hyperlink"/>
            <w:noProof/>
          </w:rPr>
          <w:fldChar w:fldCharType="end"/>
        </w:r>
      </w:ins>
    </w:p>
    <w:p w14:paraId="68E5BDFA" w14:textId="49AD4E7F" w:rsidR="00CF41A9" w:rsidRDefault="00CF41A9">
      <w:pPr>
        <w:pStyle w:val="TOC1"/>
        <w:rPr>
          <w:ins w:id="574" w:author="Mary Jungers" w:date="2019-11-14T18:59:00Z"/>
          <w:rFonts w:asciiTheme="minorHAnsi" w:eastAsiaTheme="minorEastAsia" w:hAnsiTheme="minorHAnsi" w:cstheme="minorBidi"/>
          <w:noProof/>
          <w:sz w:val="22"/>
          <w:szCs w:val="22"/>
        </w:rPr>
      </w:pPr>
      <w:ins w:id="5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"_Toc24650559"</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H – IHE Integration Statements</w:t>
        </w:r>
        <w:r>
          <w:rPr>
            <w:noProof/>
            <w:webHidden/>
          </w:rPr>
          <w:tab/>
        </w:r>
        <w:r>
          <w:rPr>
            <w:noProof/>
            <w:webHidden/>
          </w:rPr>
          <w:fldChar w:fldCharType="begin"/>
        </w:r>
        <w:r>
          <w:rPr>
            <w:noProof/>
            <w:webHidden/>
          </w:rPr>
          <w:instrText xml:space="preserve"> PAGEREF _Toc24650559 \h </w:instrText>
        </w:r>
      </w:ins>
      <w:r>
        <w:rPr>
          <w:noProof/>
          <w:webHidden/>
        </w:rPr>
      </w:r>
      <w:r>
        <w:rPr>
          <w:noProof/>
          <w:webHidden/>
        </w:rPr>
        <w:fldChar w:fldCharType="separate"/>
      </w:r>
      <w:ins w:id="576" w:author="Mary Jungers" w:date="2019-11-14T18:59:00Z">
        <w:r>
          <w:rPr>
            <w:noProof/>
            <w:webHidden/>
          </w:rPr>
          <w:t>186</w:t>
        </w:r>
        <w:r>
          <w:rPr>
            <w:noProof/>
            <w:webHidden/>
          </w:rPr>
          <w:fldChar w:fldCharType="end"/>
        </w:r>
        <w:r w:rsidRPr="0020423C">
          <w:rPr>
            <w:rStyle w:val="Hyperlink"/>
            <w:noProof/>
          </w:rPr>
          <w:fldChar w:fldCharType="end"/>
        </w:r>
      </w:ins>
    </w:p>
    <w:p w14:paraId="50B6183B" w14:textId="30113B50" w:rsidR="00CF41A9" w:rsidRDefault="00CF41A9">
      <w:pPr>
        <w:pStyle w:val="TOC1"/>
        <w:rPr>
          <w:ins w:id="577" w:author="Mary Jungers" w:date="2019-11-14T18:59:00Z"/>
          <w:rFonts w:asciiTheme="minorHAnsi" w:eastAsiaTheme="minorEastAsia" w:hAnsiTheme="minorHAnsi" w:cstheme="minorBidi"/>
          <w:noProof/>
          <w:sz w:val="22"/>
          <w:szCs w:val="22"/>
        </w:rPr>
      </w:pPr>
      <w:ins w:id="5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"_Toc24650560"</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I – Message Transport using MLLP</w:t>
        </w:r>
        <w:r>
          <w:rPr>
            <w:noProof/>
            <w:webHidden/>
          </w:rPr>
          <w:tab/>
        </w:r>
        <w:r>
          <w:rPr>
            <w:noProof/>
            <w:webHidden/>
          </w:rPr>
          <w:fldChar w:fldCharType="begin"/>
        </w:r>
        <w:r>
          <w:rPr>
            <w:noProof/>
            <w:webHidden/>
          </w:rPr>
          <w:instrText xml:space="preserve"> PAGEREF _Toc24650560 \h </w:instrText>
        </w:r>
      </w:ins>
      <w:r>
        <w:rPr>
          <w:noProof/>
          <w:webHidden/>
        </w:rPr>
      </w:r>
      <w:r>
        <w:rPr>
          <w:noProof/>
          <w:webHidden/>
        </w:rPr>
        <w:fldChar w:fldCharType="separate"/>
      </w:r>
      <w:ins w:id="579" w:author="Mary Jungers" w:date="2019-11-14T18:59:00Z">
        <w:r>
          <w:rPr>
            <w:noProof/>
            <w:webHidden/>
          </w:rPr>
          <w:t>187</w:t>
        </w:r>
        <w:r>
          <w:rPr>
            <w:noProof/>
            <w:webHidden/>
          </w:rPr>
          <w:fldChar w:fldCharType="end"/>
        </w:r>
        <w:r w:rsidRPr="0020423C">
          <w:rPr>
            <w:rStyle w:val="Hyperlink"/>
            <w:noProof/>
          </w:rPr>
          <w:fldChar w:fldCharType="end"/>
        </w:r>
      </w:ins>
    </w:p>
    <w:p w14:paraId="74CC654C" w14:textId="7C272FA5" w:rsidR="00CF41A9" w:rsidRDefault="00CF41A9">
      <w:pPr>
        <w:pStyle w:val="TOC1"/>
        <w:rPr>
          <w:ins w:id="580" w:author="Mary Jungers" w:date="2019-11-14T18:59:00Z"/>
          <w:rFonts w:asciiTheme="minorHAnsi" w:eastAsiaTheme="minorEastAsia" w:hAnsiTheme="minorHAnsi" w:cstheme="minorBidi"/>
          <w:noProof/>
          <w:sz w:val="22"/>
          <w:szCs w:val="22"/>
        </w:rPr>
      </w:pPr>
      <w:ins w:id="5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J – Message Transport using WS*</w:t>
        </w:r>
        <w:r>
          <w:rPr>
            <w:noProof/>
            <w:webHidden/>
          </w:rPr>
          <w:tab/>
        </w:r>
        <w:r>
          <w:rPr>
            <w:noProof/>
            <w:webHidden/>
          </w:rPr>
          <w:fldChar w:fldCharType="begin"/>
        </w:r>
        <w:r>
          <w:rPr>
            <w:noProof/>
            <w:webHidden/>
          </w:rPr>
          <w:instrText xml:space="preserve"> PAGEREF _Toc24650561 \h </w:instrText>
        </w:r>
      </w:ins>
      <w:r>
        <w:rPr>
          <w:noProof/>
          <w:webHidden/>
        </w:rPr>
      </w:r>
      <w:r>
        <w:rPr>
          <w:noProof/>
          <w:webHidden/>
        </w:rPr>
        <w:fldChar w:fldCharType="separate"/>
      </w:r>
      <w:ins w:id="582" w:author="Mary Jungers" w:date="2019-11-14T18:59:00Z">
        <w:r>
          <w:rPr>
            <w:noProof/>
            <w:webHidden/>
          </w:rPr>
          <w:t>188</w:t>
        </w:r>
        <w:r>
          <w:rPr>
            <w:noProof/>
            <w:webHidden/>
          </w:rPr>
          <w:fldChar w:fldCharType="end"/>
        </w:r>
        <w:r w:rsidRPr="0020423C">
          <w:rPr>
            <w:rStyle w:val="Hyperlink"/>
            <w:noProof/>
          </w:rPr>
          <w:fldChar w:fldCharType="end"/>
        </w:r>
      </w:ins>
    </w:p>
    <w:p w14:paraId="60571AF4" w14:textId="23421948" w:rsidR="00CF41A9" w:rsidRDefault="00CF41A9">
      <w:pPr>
        <w:pStyle w:val="TOC2"/>
        <w:rPr>
          <w:ins w:id="583" w:author="Mary Jungers" w:date="2019-11-14T18:59:00Z"/>
          <w:rFonts w:asciiTheme="minorHAnsi" w:eastAsiaTheme="minorEastAsia" w:hAnsiTheme="minorHAnsi" w:cstheme="minorBidi"/>
          <w:noProof/>
          <w:sz w:val="22"/>
          <w:szCs w:val="22"/>
        </w:rPr>
      </w:pPr>
      <w:ins w:id="5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"_Toc24650562"</w:instrText>
        </w:r>
        <w:r w:rsidRPr="0020423C">
          <w:rPr>
            <w:rStyle w:val="Hyperlink"/>
            <w:noProof/>
          </w:rPr>
          <w:instrText xml:space="preserve"> </w:instrText>
        </w:r>
        <w:r w:rsidRPr="0020423C">
          <w:rPr>
            <w:rStyle w:val="Hyperlink"/>
            <w:noProof/>
          </w:rPr>
          <w:fldChar w:fldCharType="separate"/>
        </w:r>
        <w:r w:rsidRPr="0020423C">
          <w:rPr>
            <w:rStyle w:val="Hyperlink"/>
            <w:noProof/>
          </w:rPr>
          <w:t>J.1 Sample WSDL file and schema</w:t>
        </w:r>
        <w:r>
          <w:rPr>
            <w:noProof/>
            <w:webHidden/>
          </w:rPr>
          <w:tab/>
        </w:r>
        <w:r>
          <w:rPr>
            <w:noProof/>
            <w:webHidden/>
          </w:rPr>
          <w:fldChar w:fldCharType="begin"/>
        </w:r>
        <w:r>
          <w:rPr>
            <w:noProof/>
            <w:webHidden/>
          </w:rPr>
          <w:instrText xml:space="preserve"> PAGEREF _Toc24650562 \h </w:instrText>
        </w:r>
      </w:ins>
      <w:r>
        <w:rPr>
          <w:noProof/>
          <w:webHidden/>
        </w:rPr>
      </w:r>
      <w:r>
        <w:rPr>
          <w:noProof/>
          <w:webHidden/>
        </w:rPr>
        <w:fldChar w:fldCharType="separate"/>
      </w:r>
      <w:ins w:id="585" w:author="Mary Jungers" w:date="2019-11-14T18:59:00Z">
        <w:r>
          <w:rPr>
            <w:noProof/>
            <w:webHidden/>
          </w:rPr>
          <w:t>188</w:t>
        </w:r>
        <w:r>
          <w:rPr>
            <w:noProof/>
            <w:webHidden/>
          </w:rPr>
          <w:fldChar w:fldCharType="end"/>
        </w:r>
        <w:r w:rsidRPr="0020423C">
          <w:rPr>
            <w:rStyle w:val="Hyperlink"/>
            <w:noProof/>
          </w:rPr>
          <w:fldChar w:fldCharType="end"/>
        </w:r>
      </w:ins>
    </w:p>
    <w:p w14:paraId="08B1F6B5" w14:textId="7E597442" w:rsidR="00CF41A9" w:rsidRDefault="00CF41A9">
      <w:pPr>
        <w:pStyle w:val="TOC2"/>
        <w:rPr>
          <w:ins w:id="586" w:author="Mary Jungers" w:date="2019-11-14T18:59:00Z"/>
          <w:rFonts w:asciiTheme="minorHAnsi" w:eastAsiaTheme="minorEastAsia" w:hAnsiTheme="minorHAnsi" w:cstheme="minorBidi"/>
          <w:noProof/>
          <w:sz w:val="22"/>
          <w:szCs w:val="22"/>
        </w:rPr>
      </w:pPr>
      <w:ins w:id="5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"_Toc24650563"</w:instrText>
        </w:r>
        <w:r w:rsidRPr="0020423C">
          <w:rPr>
            <w:rStyle w:val="Hyperlink"/>
            <w:noProof/>
          </w:rPr>
          <w:instrText xml:space="preserve"> </w:instrText>
        </w:r>
        <w:r w:rsidRPr="0020423C">
          <w:rPr>
            <w:rStyle w:val="Hyperlink"/>
            <w:noProof/>
          </w:rPr>
          <w:fldChar w:fldCharType="separate"/>
        </w:r>
        <w:r w:rsidRPr="0020423C">
          <w:rPr>
            <w:rStyle w:val="Hyperlink"/>
            <w:noProof/>
          </w:rPr>
          <w:t>J.2 Sample PCD-01 message and response</w:t>
        </w:r>
        <w:r>
          <w:rPr>
            <w:noProof/>
            <w:webHidden/>
          </w:rPr>
          <w:tab/>
        </w:r>
        <w:r>
          <w:rPr>
            <w:noProof/>
            <w:webHidden/>
          </w:rPr>
          <w:fldChar w:fldCharType="begin"/>
        </w:r>
        <w:r>
          <w:rPr>
            <w:noProof/>
            <w:webHidden/>
          </w:rPr>
          <w:instrText xml:space="preserve"> PAGEREF _Toc24650563 \h </w:instrText>
        </w:r>
      </w:ins>
      <w:r>
        <w:rPr>
          <w:noProof/>
          <w:webHidden/>
        </w:rPr>
      </w:r>
      <w:r>
        <w:rPr>
          <w:noProof/>
          <w:webHidden/>
        </w:rPr>
        <w:fldChar w:fldCharType="separate"/>
      </w:r>
      <w:ins w:id="588" w:author="Mary Jungers" w:date="2019-11-14T18:59:00Z">
        <w:r>
          <w:rPr>
            <w:noProof/>
            <w:webHidden/>
          </w:rPr>
          <w:t>190</w:t>
        </w:r>
        <w:r>
          <w:rPr>
            <w:noProof/>
            <w:webHidden/>
          </w:rPr>
          <w:fldChar w:fldCharType="end"/>
        </w:r>
        <w:r w:rsidRPr="0020423C">
          <w:rPr>
            <w:rStyle w:val="Hyperlink"/>
            <w:noProof/>
          </w:rPr>
          <w:fldChar w:fldCharType="end"/>
        </w:r>
      </w:ins>
    </w:p>
    <w:p w14:paraId="2E523F18" w14:textId="76053908" w:rsidR="00CF41A9" w:rsidRDefault="00CF41A9">
      <w:pPr>
        <w:pStyle w:val="TOC1"/>
        <w:rPr>
          <w:ins w:id="589" w:author="Mary Jungers" w:date="2019-11-14T18:59:00Z"/>
          <w:rFonts w:asciiTheme="minorHAnsi" w:eastAsiaTheme="minorEastAsia" w:hAnsiTheme="minorHAnsi" w:cstheme="minorBidi"/>
          <w:noProof/>
          <w:sz w:val="22"/>
          <w:szCs w:val="22"/>
        </w:rPr>
      </w:pPr>
      <w:ins w:id="5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_Toc24650564 \h </w:instrText>
        </w:r>
      </w:ins>
      <w:r>
        <w:rPr>
          <w:noProof/>
          <w:webHidden/>
        </w:rPr>
      </w:r>
      <w:r>
        <w:rPr>
          <w:noProof/>
          <w:webHidden/>
        </w:rPr>
        <w:fldChar w:fldCharType="separate"/>
      </w:r>
      <w:ins w:id="591" w:author="Mary Jungers" w:date="2019-11-14T18:59:00Z">
        <w:r>
          <w:rPr>
            <w:noProof/>
            <w:webHidden/>
          </w:rPr>
          <w:t>193</w:t>
        </w:r>
        <w:r>
          <w:rPr>
            <w:noProof/>
            <w:webHidden/>
          </w:rPr>
          <w:fldChar w:fldCharType="end"/>
        </w:r>
        <w:r w:rsidRPr="0020423C">
          <w:rPr>
            <w:rStyle w:val="Hyperlink"/>
            <w:noProof/>
          </w:rPr>
          <w:fldChar w:fldCharType="end"/>
        </w:r>
      </w:ins>
    </w:p>
    <w:p w14:paraId="244B3E2F" w14:textId="5E3AF7E5" w:rsidR="00CF41A9" w:rsidRDefault="00CF41A9">
      <w:pPr>
        <w:pStyle w:val="TOC2"/>
        <w:rPr>
          <w:ins w:id="592" w:author="Mary Jungers" w:date="2019-11-14T18:59:00Z"/>
          <w:rFonts w:asciiTheme="minorHAnsi" w:eastAsiaTheme="minorEastAsia" w:hAnsiTheme="minorHAnsi" w:cstheme="minorBidi"/>
          <w:noProof/>
          <w:sz w:val="22"/>
          <w:szCs w:val="22"/>
        </w:rPr>
      </w:pPr>
      <w:ins w:id="5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"_Toc24650565"</w:instrText>
        </w:r>
        <w:r w:rsidRPr="0020423C">
          <w:rPr>
            <w:rStyle w:val="Hyperlink"/>
            <w:noProof/>
          </w:rPr>
          <w:instrText xml:space="preserve"> </w:instrText>
        </w:r>
        <w:r w:rsidRPr="0020423C">
          <w:rPr>
            <w:rStyle w:val="Hyperlink"/>
            <w:noProof/>
          </w:rPr>
          <w:fldChar w:fldCharType="separate"/>
        </w:r>
        <w:r w:rsidRPr="0020423C">
          <w:rPr>
            <w:rStyle w:val="Hyperlink"/>
            <w:noProof/>
          </w:rPr>
          <w:t>K.1 Abbreviations and definitions</w:t>
        </w:r>
        <w:r>
          <w:rPr>
            <w:noProof/>
            <w:webHidden/>
          </w:rPr>
          <w:tab/>
        </w:r>
        <w:r>
          <w:rPr>
            <w:noProof/>
            <w:webHidden/>
          </w:rPr>
          <w:fldChar w:fldCharType="begin"/>
        </w:r>
        <w:r>
          <w:rPr>
            <w:noProof/>
            <w:webHidden/>
          </w:rPr>
          <w:instrText xml:space="preserve"> PAGEREF _Toc24650565 \h </w:instrText>
        </w:r>
      </w:ins>
      <w:r>
        <w:rPr>
          <w:noProof/>
          <w:webHidden/>
        </w:rPr>
      </w:r>
      <w:r>
        <w:rPr>
          <w:noProof/>
          <w:webHidden/>
        </w:rPr>
        <w:fldChar w:fldCharType="separate"/>
      </w:r>
      <w:ins w:id="594" w:author="Mary Jungers" w:date="2019-11-14T18:59:00Z">
        <w:r>
          <w:rPr>
            <w:noProof/>
            <w:webHidden/>
          </w:rPr>
          <w:t>193</w:t>
        </w:r>
        <w:r>
          <w:rPr>
            <w:noProof/>
            <w:webHidden/>
          </w:rPr>
          <w:fldChar w:fldCharType="end"/>
        </w:r>
        <w:r w:rsidRPr="0020423C">
          <w:rPr>
            <w:rStyle w:val="Hyperlink"/>
            <w:noProof/>
          </w:rPr>
          <w:fldChar w:fldCharType="end"/>
        </w:r>
      </w:ins>
    </w:p>
    <w:p w14:paraId="759D48F8" w14:textId="7D171AE3" w:rsidR="00CF41A9" w:rsidRDefault="00CF41A9">
      <w:pPr>
        <w:pStyle w:val="TOC2"/>
        <w:rPr>
          <w:ins w:id="595" w:author="Mary Jungers" w:date="2019-11-14T18:59:00Z"/>
          <w:rFonts w:asciiTheme="minorHAnsi" w:eastAsiaTheme="minorEastAsia" w:hAnsiTheme="minorHAnsi" w:cstheme="minorBidi"/>
          <w:noProof/>
          <w:sz w:val="22"/>
          <w:szCs w:val="22"/>
        </w:rPr>
      </w:pPr>
      <w:ins w:id="5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"_Toc24650566"</w:instrText>
        </w:r>
        <w:r w:rsidRPr="0020423C">
          <w:rPr>
            <w:rStyle w:val="Hyperlink"/>
            <w:noProof/>
          </w:rPr>
          <w:instrText xml:space="preserve"> </w:instrText>
        </w:r>
        <w:r w:rsidRPr="0020423C">
          <w:rPr>
            <w:rStyle w:val="Hyperlink"/>
            <w:noProof/>
          </w:rPr>
          <w:fldChar w:fldCharType="separate"/>
        </w:r>
        <w:r w:rsidRPr="0020423C">
          <w:rPr>
            <w:rStyle w:val="Hyperlink"/>
            <w:noProof/>
          </w:rPr>
          <w:t>K.2 Pre-Configuration</w:t>
        </w:r>
        <w:r>
          <w:rPr>
            <w:noProof/>
            <w:webHidden/>
          </w:rPr>
          <w:tab/>
        </w:r>
        <w:r>
          <w:rPr>
            <w:noProof/>
            <w:webHidden/>
          </w:rPr>
          <w:fldChar w:fldCharType="begin"/>
        </w:r>
        <w:r>
          <w:rPr>
            <w:noProof/>
            <w:webHidden/>
          </w:rPr>
          <w:instrText xml:space="preserve"> PAGEREF _Toc24650566 \h </w:instrText>
        </w:r>
      </w:ins>
      <w:r>
        <w:rPr>
          <w:noProof/>
          <w:webHidden/>
        </w:rPr>
      </w:r>
      <w:r>
        <w:rPr>
          <w:noProof/>
          <w:webHidden/>
        </w:rPr>
        <w:fldChar w:fldCharType="separate"/>
      </w:r>
      <w:ins w:id="597" w:author="Mary Jungers" w:date="2019-11-14T18:59:00Z">
        <w:r>
          <w:rPr>
            <w:noProof/>
            <w:webHidden/>
          </w:rPr>
          <w:t>193</w:t>
        </w:r>
        <w:r>
          <w:rPr>
            <w:noProof/>
            <w:webHidden/>
          </w:rPr>
          <w:fldChar w:fldCharType="end"/>
        </w:r>
        <w:r w:rsidRPr="0020423C">
          <w:rPr>
            <w:rStyle w:val="Hyperlink"/>
            <w:noProof/>
          </w:rPr>
          <w:fldChar w:fldCharType="end"/>
        </w:r>
      </w:ins>
    </w:p>
    <w:p w14:paraId="2E053F44" w14:textId="34C24370" w:rsidR="00CF41A9" w:rsidRDefault="00CF41A9">
      <w:pPr>
        <w:pStyle w:val="TOC2"/>
        <w:rPr>
          <w:ins w:id="598" w:author="Mary Jungers" w:date="2019-11-14T18:59:00Z"/>
          <w:rFonts w:asciiTheme="minorHAnsi" w:eastAsiaTheme="minorEastAsia" w:hAnsiTheme="minorHAnsi" w:cstheme="minorBidi"/>
          <w:noProof/>
          <w:sz w:val="22"/>
          <w:szCs w:val="22"/>
        </w:rPr>
      </w:pPr>
      <w:ins w:id="5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"_Toc24650567"</w:instrText>
        </w:r>
        <w:r w:rsidRPr="0020423C">
          <w:rPr>
            <w:rStyle w:val="Hyperlink"/>
            <w:noProof/>
          </w:rPr>
          <w:instrText xml:space="preserve"> </w:instrText>
        </w:r>
        <w:r w:rsidRPr="0020423C">
          <w:rPr>
            <w:rStyle w:val="Hyperlink"/>
            <w:noProof/>
          </w:rPr>
          <w:fldChar w:fldCharType="separate"/>
        </w:r>
        <w:r w:rsidRPr="0020423C">
          <w:rPr>
            <w:rStyle w:val="Hyperlink"/>
            <w:noProof/>
          </w:rPr>
          <w:t>K.3 Endpoint Device Addressing</w:t>
        </w:r>
        <w:r>
          <w:rPr>
            <w:noProof/>
            <w:webHidden/>
          </w:rPr>
          <w:tab/>
        </w:r>
        <w:r>
          <w:rPr>
            <w:noProof/>
            <w:webHidden/>
          </w:rPr>
          <w:fldChar w:fldCharType="begin"/>
        </w:r>
        <w:r>
          <w:rPr>
            <w:noProof/>
            <w:webHidden/>
          </w:rPr>
          <w:instrText xml:space="preserve"> PAGEREF _Toc24650567 \h </w:instrText>
        </w:r>
      </w:ins>
      <w:r>
        <w:rPr>
          <w:noProof/>
          <w:webHidden/>
        </w:rPr>
      </w:r>
      <w:r>
        <w:rPr>
          <w:noProof/>
          <w:webHidden/>
        </w:rPr>
        <w:fldChar w:fldCharType="separate"/>
      </w:r>
      <w:ins w:id="600" w:author="Mary Jungers" w:date="2019-11-14T18:59:00Z">
        <w:r>
          <w:rPr>
            <w:noProof/>
            <w:webHidden/>
          </w:rPr>
          <w:t>193</w:t>
        </w:r>
        <w:r>
          <w:rPr>
            <w:noProof/>
            <w:webHidden/>
          </w:rPr>
          <w:fldChar w:fldCharType="end"/>
        </w:r>
        <w:r w:rsidRPr="0020423C">
          <w:rPr>
            <w:rStyle w:val="Hyperlink"/>
            <w:noProof/>
          </w:rPr>
          <w:fldChar w:fldCharType="end"/>
        </w:r>
      </w:ins>
    </w:p>
    <w:p w14:paraId="1A58E035" w14:textId="61B0A332" w:rsidR="00CF41A9" w:rsidRDefault="00CF41A9">
      <w:pPr>
        <w:pStyle w:val="TOC2"/>
        <w:rPr>
          <w:ins w:id="601" w:author="Mary Jungers" w:date="2019-11-14T18:59:00Z"/>
          <w:rFonts w:asciiTheme="minorHAnsi" w:eastAsiaTheme="minorEastAsia" w:hAnsiTheme="minorHAnsi" w:cstheme="minorBidi"/>
          <w:noProof/>
          <w:sz w:val="22"/>
          <w:szCs w:val="22"/>
        </w:rPr>
      </w:pPr>
      <w:ins w:id="6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"_Toc24650568"</w:instrText>
        </w:r>
        <w:r w:rsidRPr="0020423C">
          <w:rPr>
            <w:rStyle w:val="Hyperlink"/>
            <w:noProof/>
          </w:rPr>
          <w:instrText xml:space="preserve"> </w:instrText>
        </w:r>
        <w:r w:rsidRPr="0020423C">
          <w:rPr>
            <w:rStyle w:val="Hyperlink"/>
            <w:noProof/>
          </w:rPr>
          <w:fldChar w:fldCharType="separate"/>
        </w:r>
        <w:r w:rsidRPr="0020423C">
          <w:rPr>
            <w:rStyle w:val="Hyperlink"/>
            <w:noProof/>
          </w:rPr>
          <w:t>K.4 Polling Versus Push Responses</w:t>
        </w:r>
        <w:r>
          <w:rPr>
            <w:noProof/>
            <w:webHidden/>
          </w:rPr>
          <w:tab/>
        </w:r>
        <w:r>
          <w:rPr>
            <w:noProof/>
            <w:webHidden/>
          </w:rPr>
          <w:fldChar w:fldCharType="begin"/>
        </w:r>
        <w:r>
          <w:rPr>
            <w:noProof/>
            <w:webHidden/>
          </w:rPr>
          <w:instrText xml:space="preserve"> PAGEREF _Toc24650568 \h </w:instrText>
        </w:r>
      </w:ins>
      <w:r>
        <w:rPr>
          <w:noProof/>
          <w:webHidden/>
        </w:rPr>
      </w:r>
      <w:r>
        <w:rPr>
          <w:noProof/>
          <w:webHidden/>
        </w:rPr>
        <w:fldChar w:fldCharType="separate"/>
      </w:r>
      <w:ins w:id="603" w:author="Mary Jungers" w:date="2019-11-14T18:59:00Z">
        <w:r>
          <w:rPr>
            <w:noProof/>
            <w:webHidden/>
          </w:rPr>
          <w:t>193</w:t>
        </w:r>
        <w:r>
          <w:rPr>
            <w:noProof/>
            <w:webHidden/>
          </w:rPr>
          <w:fldChar w:fldCharType="end"/>
        </w:r>
        <w:r w:rsidRPr="0020423C">
          <w:rPr>
            <w:rStyle w:val="Hyperlink"/>
            <w:noProof/>
          </w:rPr>
          <w:fldChar w:fldCharType="end"/>
        </w:r>
      </w:ins>
    </w:p>
    <w:p w14:paraId="5E9E1630" w14:textId="5AA59FDF" w:rsidR="00CF41A9" w:rsidRDefault="00CF41A9">
      <w:pPr>
        <w:pStyle w:val="TOC2"/>
        <w:rPr>
          <w:ins w:id="604" w:author="Mary Jungers" w:date="2019-11-14T18:59:00Z"/>
          <w:rFonts w:asciiTheme="minorHAnsi" w:eastAsiaTheme="minorEastAsia" w:hAnsiTheme="minorHAnsi" w:cstheme="minorBidi"/>
          <w:noProof/>
          <w:sz w:val="22"/>
          <w:szCs w:val="22"/>
        </w:rPr>
      </w:pPr>
      <w:ins w:id="6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"_Toc24650569"</w:instrText>
        </w:r>
        <w:r w:rsidRPr="0020423C">
          <w:rPr>
            <w:rStyle w:val="Hyperlink"/>
            <w:noProof/>
          </w:rPr>
          <w:instrText xml:space="preserve"> </w:instrText>
        </w:r>
        <w:r w:rsidRPr="0020423C">
          <w:rPr>
            <w:rStyle w:val="Hyperlink"/>
            <w:noProof/>
          </w:rPr>
          <w:fldChar w:fldCharType="separate"/>
        </w:r>
        <w:r w:rsidRPr="0020423C">
          <w:rPr>
            <w:rStyle w:val="Hyperlink"/>
            <w:noProof/>
          </w:rPr>
          <w:t>K.5 Constraints</w:t>
        </w:r>
        <w:r>
          <w:rPr>
            <w:noProof/>
            <w:webHidden/>
          </w:rPr>
          <w:tab/>
        </w:r>
        <w:r>
          <w:rPr>
            <w:noProof/>
            <w:webHidden/>
          </w:rPr>
          <w:fldChar w:fldCharType="begin"/>
        </w:r>
        <w:r>
          <w:rPr>
            <w:noProof/>
            <w:webHidden/>
          </w:rPr>
          <w:instrText xml:space="preserve"> PAGEREF _Toc24650569 \h </w:instrText>
        </w:r>
      </w:ins>
      <w:r>
        <w:rPr>
          <w:noProof/>
          <w:webHidden/>
        </w:rPr>
      </w:r>
      <w:r>
        <w:rPr>
          <w:noProof/>
          <w:webHidden/>
        </w:rPr>
        <w:fldChar w:fldCharType="separate"/>
      </w:r>
      <w:ins w:id="606" w:author="Mary Jungers" w:date="2019-11-14T18:59:00Z">
        <w:r>
          <w:rPr>
            <w:noProof/>
            <w:webHidden/>
          </w:rPr>
          <w:t>194</w:t>
        </w:r>
        <w:r>
          <w:rPr>
            <w:noProof/>
            <w:webHidden/>
          </w:rPr>
          <w:fldChar w:fldCharType="end"/>
        </w:r>
        <w:r w:rsidRPr="0020423C">
          <w:rPr>
            <w:rStyle w:val="Hyperlink"/>
            <w:noProof/>
          </w:rPr>
          <w:fldChar w:fldCharType="end"/>
        </w:r>
      </w:ins>
    </w:p>
    <w:p w14:paraId="71C60D78" w14:textId="230C3159" w:rsidR="00CF41A9" w:rsidRDefault="00CF41A9">
      <w:pPr>
        <w:pStyle w:val="TOC2"/>
        <w:rPr>
          <w:ins w:id="607" w:author="Mary Jungers" w:date="2019-11-14T18:59:00Z"/>
          <w:rFonts w:asciiTheme="minorHAnsi" w:eastAsiaTheme="minorEastAsia" w:hAnsiTheme="minorHAnsi" w:cstheme="minorBidi"/>
          <w:noProof/>
          <w:sz w:val="22"/>
          <w:szCs w:val="22"/>
        </w:rPr>
      </w:pPr>
      <w:ins w:id="6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"_Toc24650570"</w:instrText>
        </w:r>
        <w:r w:rsidRPr="0020423C">
          <w:rPr>
            <w:rStyle w:val="Hyperlink"/>
            <w:noProof/>
          </w:rPr>
          <w:instrText xml:space="preserve"> </w:instrText>
        </w:r>
        <w:r w:rsidRPr="0020423C">
          <w:rPr>
            <w:rStyle w:val="Hyperlink"/>
            <w:noProof/>
          </w:rPr>
          <w:fldChar w:fldCharType="separate"/>
        </w:r>
        <w:r w:rsidRPr="0020423C">
          <w:rPr>
            <w:rStyle w:val="Hyperlink"/>
            <w:noProof/>
          </w:rPr>
          <w:t>K.6 Transactions</w:t>
        </w:r>
        <w:r>
          <w:rPr>
            <w:noProof/>
            <w:webHidden/>
          </w:rPr>
          <w:tab/>
        </w:r>
        <w:r>
          <w:rPr>
            <w:noProof/>
            <w:webHidden/>
          </w:rPr>
          <w:fldChar w:fldCharType="begin"/>
        </w:r>
        <w:r>
          <w:rPr>
            <w:noProof/>
            <w:webHidden/>
          </w:rPr>
          <w:instrText xml:space="preserve"> PAGEREF _Toc24650570 \h </w:instrText>
        </w:r>
      </w:ins>
      <w:r>
        <w:rPr>
          <w:noProof/>
          <w:webHidden/>
        </w:rPr>
      </w:r>
      <w:r>
        <w:rPr>
          <w:noProof/>
          <w:webHidden/>
        </w:rPr>
        <w:fldChar w:fldCharType="separate"/>
      </w:r>
      <w:ins w:id="609" w:author="Mary Jungers" w:date="2019-11-14T18:59:00Z">
        <w:r>
          <w:rPr>
            <w:noProof/>
            <w:webHidden/>
          </w:rPr>
          <w:t>194</w:t>
        </w:r>
        <w:r>
          <w:rPr>
            <w:noProof/>
            <w:webHidden/>
          </w:rPr>
          <w:fldChar w:fldCharType="end"/>
        </w:r>
        <w:r w:rsidRPr="0020423C">
          <w:rPr>
            <w:rStyle w:val="Hyperlink"/>
            <w:noProof/>
          </w:rPr>
          <w:fldChar w:fldCharType="end"/>
        </w:r>
      </w:ins>
    </w:p>
    <w:p w14:paraId="55FFB339" w14:textId="20D499B7" w:rsidR="00CF41A9" w:rsidRDefault="00CF41A9">
      <w:pPr>
        <w:pStyle w:val="TOC2"/>
        <w:rPr>
          <w:ins w:id="610" w:author="Mary Jungers" w:date="2019-11-14T18:59:00Z"/>
          <w:rFonts w:asciiTheme="minorHAnsi" w:eastAsiaTheme="minorEastAsia" w:hAnsiTheme="minorHAnsi" w:cstheme="minorBidi"/>
          <w:noProof/>
          <w:sz w:val="22"/>
          <w:szCs w:val="22"/>
        </w:rPr>
      </w:pPr>
      <w:ins w:id="6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"_Toc24650571"</w:instrText>
        </w:r>
        <w:r w:rsidRPr="0020423C">
          <w:rPr>
            <w:rStyle w:val="Hyperlink"/>
            <w:noProof/>
          </w:rPr>
          <w:instrText xml:space="preserve"> </w:instrText>
        </w:r>
        <w:r w:rsidRPr="0020423C">
          <w:rPr>
            <w:rStyle w:val="Hyperlink"/>
            <w:noProof/>
          </w:rPr>
          <w:fldChar w:fldCharType="separate"/>
        </w:r>
        <w:r w:rsidRPr="0020423C">
          <w:rPr>
            <w:rStyle w:val="Hyperlink"/>
            <w:noProof/>
          </w:rPr>
          <w:t>K.7 WCTP XML Element Common Data Items</w:t>
        </w:r>
        <w:r>
          <w:rPr>
            <w:noProof/>
            <w:webHidden/>
          </w:rPr>
          <w:tab/>
        </w:r>
        <w:r>
          <w:rPr>
            <w:noProof/>
            <w:webHidden/>
          </w:rPr>
          <w:fldChar w:fldCharType="begin"/>
        </w:r>
        <w:r>
          <w:rPr>
            <w:noProof/>
            <w:webHidden/>
          </w:rPr>
          <w:instrText xml:space="preserve"> PAGEREF _Toc24650571 \h </w:instrText>
        </w:r>
      </w:ins>
      <w:r>
        <w:rPr>
          <w:noProof/>
          <w:webHidden/>
        </w:rPr>
      </w:r>
      <w:r>
        <w:rPr>
          <w:noProof/>
          <w:webHidden/>
        </w:rPr>
        <w:fldChar w:fldCharType="separate"/>
      </w:r>
      <w:ins w:id="612" w:author="Mary Jungers" w:date="2019-11-14T18:59:00Z">
        <w:r>
          <w:rPr>
            <w:noProof/>
            <w:webHidden/>
          </w:rPr>
          <w:t>194</w:t>
        </w:r>
        <w:r>
          <w:rPr>
            <w:noProof/>
            <w:webHidden/>
          </w:rPr>
          <w:fldChar w:fldCharType="end"/>
        </w:r>
        <w:r w:rsidRPr="0020423C">
          <w:rPr>
            <w:rStyle w:val="Hyperlink"/>
            <w:noProof/>
          </w:rPr>
          <w:fldChar w:fldCharType="end"/>
        </w:r>
      </w:ins>
    </w:p>
    <w:p w14:paraId="4D8B6AA5" w14:textId="5F0F91C0" w:rsidR="00CF41A9" w:rsidRDefault="00CF41A9">
      <w:pPr>
        <w:pStyle w:val="TOC2"/>
        <w:rPr>
          <w:ins w:id="613" w:author="Mary Jungers" w:date="2019-11-14T18:59:00Z"/>
          <w:rFonts w:asciiTheme="minorHAnsi" w:eastAsiaTheme="minorEastAsia" w:hAnsiTheme="minorHAnsi" w:cstheme="minorBidi"/>
          <w:noProof/>
          <w:sz w:val="22"/>
          <w:szCs w:val="22"/>
        </w:rPr>
      </w:pPr>
      <w:ins w:id="6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"_Toc24650572"</w:instrText>
        </w:r>
        <w:r w:rsidRPr="0020423C">
          <w:rPr>
            <w:rStyle w:val="Hyperlink"/>
            <w:noProof/>
          </w:rPr>
          <w:instrText xml:space="preserve"> </w:instrText>
        </w:r>
        <w:r w:rsidRPr="0020423C">
          <w:rPr>
            <w:rStyle w:val="Hyperlink"/>
            <w:noProof/>
          </w:rPr>
          <w:fldChar w:fldCharType="separate"/>
        </w:r>
        <w:r w:rsidRPr="0020423C">
          <w:rPr>
            <w:rStyle w:val="Hyperlink"/>
            <w:noProof/>
          </w:rPr>
          <w:t>K.8 WCTP client–server messages and responses</w:t>
        </w:r>
        <w:r>
          <w:rPr>
            <w:noProof/>
            <w:webHidden/>
          </w:rPr>
          <w:tab/>
        </w:r>
        <w:r>
          <w:rPr>
            <w:noProof/>
            <w:webHidden/>
          </w:rPr>
          <w:fldChar w:fldCharType="begin"/>
        </w:r>
        <w:r>
          <w:rPr>
            <w:noProof/>
            <w:webHidden/>
          </w:rPr>
          <w:instrText xml:space="preserve"> PAGEREF _Toc24650572 \h </w:instrText>
        </w:r>
      </w:ins>
      <w:r>
        <w:rPr>
          <w:noProof/>
          <w:webHidden/>
        </w:rPr>
      </w:r>
      <w:r>
        <w:rPr>
          <w:noProof/>
          <w:webHidden/>
        </w:rPr>
        <w:fldChar w:fldCharType="separate"/>
      </w:r>
      <w:ins w:id="615" w:author="Mary Jungers" w:date="2019-11-14T18:59:00Z">
        <w:r>
          <w:rPr>
            <w:noProof/>
            <w:webHidden/>
          </w:rPr>
          <w:t>200</w:t>
        </w:r>
        <w:r>
          <w:rPr>
            <w:noProof/>
            <w:webHidden/>
          </w:rPr>
          <w:fldChar w:fldCharType="end"/>
        </w:r>
        <w:r w:rsidRPr="0020423C">
          <w:rPr>
            <w:rStyle w:val="Hyperlink"/>
            <w:noProof/>
          </w:rPr>
          <w:fldChar w:fldCharType="end"/>
        </w:r>
      </w:ins>
    </w:p>
    <w:p w14:paraId="78872D14" w14:textId="1CE4630F" w:rsidR="00CF41A9" w:rsidRDefault="00CF41A9">
      <w:pPr>
        <w:pStyle w:val="TOC3"/>
        <w:rPr>
          <w:ins w:id="616" w:author="Mary Jungers" w:date="2019-11-14T18:59:00Z"/>
          <w:rFonts w:asciiTheme="minorHAnsi" w:eastAsiaTheme="minorEastAsia" w:hAnsiTheme="minorHAnsi" w:cstheme="minorBidi"/>
          <w:noProof/>
          <w:sz w:val="22"/>
          <w:szCs w:val="22"/>
        </w:rPr>
      </w:pPr>
      <w:ins w:id="6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"_Toc24650573"</w:instrText>
        </w:r>
        <w:r w:rsidRPr="0020423C">
          <w:rPr>
            <w:rStyle w:val="Hyperlink"/>
            <w:noProof/>
          </w:rPr>
          <w:instrText xml:space="preserve"> </w:instrText>
        </w:r>
        <w:r w:rsidRPr="0020423C">
          <w:rPr>
            <w:rStyle w:val="Hyperlink"/>
            <w:noProof/>
          </w:rPr>
          <w:fldChar w:fldCharType="separate"/>
        </w:r>
        <w:r w:rsidRPr="0020423C">
          <w:rPr>
            <w:rStyle w:val="Hyperlink"/>
            <w:noProof/>
          </w:rPr>
          <w:t>K.8.1 Administrative – wctp-VersionQuery</w:t>
        </w:r>
        <w:r>
          <w:rPr>
            <w:noProof/>
            <w:webHidden/>
          </w:rPr>
          <w:tab/>
        </w:r>
        <w:r>
          <w:rPr>
            <w:noProof/>
            <w:webHidden/>
          </w:rPr>
          <w:fldChar w:fldCharType="begin"/>
        </w:r>
        <w:r>
          <w:rPr>
            <w:noProof/>
            <w:webHidden/>
          </w:rPr>
          <w:instrText xml:space="preserve"> PAGEREF _Toc24650573 \h </w:instrText>
        </w:r>
      </w:ins>
      <w:r>
        <w:rPr>
          <w:noProof/>
          <w:webHidden/>
        </w:rPr>
      </w:r>
      <w:r>
        <w:rPr>
          <w:noProof/>
          <w:webHidden/>
        </w:rPr>
        <w:fldChar w:fldCharType="separate"/>
      </w:r>
      <w:ins w:id="618" w:author="Mary Jungers" w:date="2019-11-14T18:59:00Z">
        <w:r>
          <w:rPr>
            <w:noProof/>
            <w:webHidden/>
          </w:rPr>
          <w:t>200</w:t>
        </w:r>
        <w:r>
          <w:rPr>
            <w:noProof/>
            <w:webHidden/>
          </w:rPr>
          <w:fldChar w:fldCharType="end"/>
        </w:r>
        <w:r w:rsidRPr="0020423C">
          <w:rPr>
            <w:rStyle w:val="Hyperlink"/>
            <w:noProof/>
          </w:rPr>
          <w:fldChar w:fldCharType="end"/>
        </w:r>
      </w:ins>
    </w:p>
    <w:p w14:paraId="74D9631B" w14:textId="712EDE53" w:rsidR="00CF41A9" w:rsidRDefault="00CF41A9">
      <w:pPr>
        <w:pStyle w:val="TOC3"/>
        <w:rPr>
          <w:ins w:id="619" w:author="Mary Jungers" w:date="2019-11-14T18:59:00Z"/>
          <w:rFonts w:asciiTheme="minorHAnsi" w:eastAsiaTheme="minorEastAsia" w:hAnsiTheme="minorHAnsi" w:cstheme="minorBidi"/>
          <w:noProof/>
          <w:sz w:val="22"/>
          <w:szCs w:val="22"/>
        </w:rPr>
      </w:pPr>
      <w:ins w:id="6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"_Toc24650574"</w:instrText>
        </w:r>
        <w:r w:rsidRPr="0020423C">
          <w:rPr>
            <w:rStyle w:val="Hyperlink"/>
            <w:noProof/>
          </w:rPr>
          <w:instrText xml:space="preserve"> </w:instrText>
        </w:r>
        <w:r w:rsidRPr="0020423C">
          <w:rPr>
            <w:rStyle w:val="Hyperlink"/>
            <w:noProof/>
          </w:rPr>
          <w:fldChar w:fldCharType="separate"/>
        </w:r>
        <w:r w:rsidRPr="0020423C">
          <w:rPr>
            <w:rStyle w:val="Hyperlink"/>
            <w:noProof/>
          </w:rPr>
          <w:t>K.8.2 Administrative – wctp-VersionResponse</w:t>
        </w:r>
        <w:r>
          <w:rPr>
            <w:noProof/>
            <w:webHidden/>
          </w:rPr>
          <w:tab/>
        </w:r>
        <w:r>
          <w:rPr>
            <w:noProof/>
            <w:webHidden/>
          </w:rPr>
          <w:fldChar w:fldCharType="begin"/>
        </w:r>
        <w:r>
          <w:rPr>
            <w:noProof/>
            <w:webHidden/>
          </w:rPr>
          <w:instrText xml:space="preserve"> PAGEREF _Toc24650574 \h </w:instrText>
        </w:r>
      </w:ins>
      <w:r>
        <w:rPr>
          <w:noProof/>
          <w:webHidden/>
        </w:rPr>
      </w:r>
      <w:r>
        <w:rPr>
          <w:noProof/>
          <w:webHidden/>
        </w:rPr>
        <w:fldChar w:fldCharType="separate"/>
      </w:r>
      <w:ins w:id="621" w:author="Mary Jungers" w:date="2019-11-14T18:59:00Z">
        <w:r>
          <w:rPr>
            <w:noProof/>
            <w:webHidden/>
          </w:rPr>
          <w:t>200</w:t>
        </w:r>
        <w:r>
          <w:rPr>
            <w:noProof/>
            <w:webHidden/>
          </w:rPr>
          <w:fldChar w:fldCharType="end"/>
        </w:r>
        <w:r w:rsidRPr="0020423C">
          <w:rPr>
            <w:rStyle w:val="Hyperlink"/>
            <w:noProof/>
          </w:rPr>
          <w:fldChar w:fldCharType="end"/>
        </w:r>
      </w:ins>
    </w:p>
    <w:p w14:paraId="52BBF2FA" w14:textId="478E3DA5" w:rsidR="00CF41A9" w:rsidRDefault="00CF41A9">
      <w:pPr>
        <w:pStyle w:val="TOC3"/>
        <w:rPr>
          <w:ins w:id="622" w:author="Mary Jungers" w:date="2019-11-14T18:59:00Z"/>
          <w:rFonts w:asciiTheme="minorHAnsi" w:eastAsiaTheme="minorEastAsia" w:hAnsiTheme="minorHAnsi" w:cstheme="minorBidi"/>
          <w:noProof/>
          <w:sz w:val="22"/>
          <w:szCs w:val="22"/>
        </w:rPr>
      </w:pPr>
      <w:ins w:id="6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"_Toc24650575"</w:instrText>
        </w:r>
        <w:r w:rsidRPr="0020423C">
          <w:rPr>
            <w:rStyle w:val="Hyperlink"/>
            <w:noProof/>
          </w:rPr>
          <w:instrText xml:space="preserve"> </w:instrText>
        </w:r>
        <w:r w:rsidRPr="0020423C">
          <w:rPr>
            <w:rStyle w:val="Hyperlink"/>
            <w:noProof/>
          </w:rPr>
          <w:fldChar w:fldCharType="separate"/>
        </w:r>
        <w:r w:rsidRPr="0020423C">
          <w:rPr>
            <w:rStyle w:val="Hyperlink"/>
            <w:noProof/>
          </w:rPr>
          <w:t>K.8.3 Administrative – wctp-VersionResponse</w:t>
        </w:r>
        <w:r>
          <w:rPr>
            <w:noProof/>
            <w:webHidden/>
          </w:rPr>
          <w:tab/>
        </w:r>
        <w:r>
          <w:rPr>
            <w:noProof/>
            <w:webHidden/>
          </w:rPr>
          <w:fldChar w:fldCharType="begin"/>
        </w:r>
        <w:r>
          <w:rPr>
            <w:noProof/>
            <w:webHidden/>
          </w:rPr>
          <w:instrText xml:space="preserve"> PAGEREF _Toc24650575 \h </w:instrText>
        </w:r>
      </w:ins>
      <w:r>
        <w:rPr>
          <w:noProof/>
          <w:webHidden/>
        </w:rPr>
      </w:r>
      <w:r>
        <w:rPr>
          <w:noProof/>
          <w:webHidden/>
        </w:rPr>
        <w:fldChar w:fldCharType="separate"/>
      </w:r>
      <w:ins w:id="624" w:author="Mary Jungers" w:date="2019-11-14T18:59:00Z">
        <w:r>
          <w:rPr>
            <w:noProof/>
            <w:webHidden/>
          </w:rPr>
          <w:t>201</w:t>
        </w:r>
        <w:r>
          <w:rPr>
            <w:noProof/>
            <w:webHidden/>
          </w:rPr>
          <w:fldChar w:fldCharType="end"/>
        </w:r>
        <w:r w:rsidRPr="0020423C">
          <w:rPr>
            <w:rStyle w:val="Hyperlink"/>
            <w:noProof/>
          </w:rPr>
          <w:fldChar w:fldCharType="end"/>
        </w:r>
      </w:ins>
    </w:p>
    <w:p w14:paraId="0F653784" w14:textId="0A6B4AF1" w:rsidR="00CF41A9" w:rsidRDefault="00CF41A9">
      <w:pPr>
        <w:pStyle w:val="TOC3"/>
        <w:rPr>
          <w:ins w:id="625" w:author="Mary Jungers" w:date="2019-11-14T18:59:00Z"/>
          <w:rFonts w:asciiTheme="minorHAnsi" w:eastAsiaTheme="minorEastAsia" w:hAnsiTheme="minorHAnsi" w:cstheme="minorBidi"/>
          <w:noProof/>
          <w:sz w:val="22"/>
          <w:szCs w:val="22"/>
        </w:rPr>
      </w:pPr>
      <w:ins w:id="6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"_Toc24650576"</w:instrText>
        </w:r>
        <w:r w:rsidRPr="0020423C">
          <w:rPr>
            <w:rStyle w:val="Hyperlink"/>
            <w:noProof/>
          </w:rPr>
          <w:instrText xml:space="preserve"> </w:instrText>
        </w:r>
        <w:r w:rsidRPr="0020423C">
          <w:rPr>
            <w:rStyle w:val="Hyperlink"/>
            <w:noProof/>
          </w:rPr>
          <w:fldChar w:fldCharType="separate"/>
        </w:r>
        <w:r w:rsidRPr="0020423C">
          <w:rPr>
            <w:rStyle w:val="Hyperlink"/>
            <w:noProof/>
          </w:rPr>
          <w:t>K.8.4 IHE PCD-06  – wctp-SubmitRequest – no MCR</w:t>
        </w:r>
        <w:r>
          <w:rPr>
            <w:noProof/>
            <w:webHidden/>
          </w:rPr>
          <w:tab/>
        </w:r>
        <w:r>
          <w:rPr>
            <w:noProof/>
            <w:webHidden/>
          </w:rPr>
          <w:fldChar w:fldCharType="begin"/>
        </w:r>
        <w:r>
          <w:rPr>
            <w:noProof/>
            <w:webHidden/>
          </w:rPr>
          <w:instrText xml:space="preserve"> PAGEREF _Toc24650576 \h </w:instrText>
        </w:r>
      </w:ins>
      <w:r>
        <w:rPr>
          <w:noProof/>
          <w:webHidden/>
        </w:rPr>
      </w:r>
      <w:r>
        <w:rPr>
          <w:noProof/>
          <w:webHidden/>
        </w:rPr>
        <w:fldChar w:fldCharType="separate"/>
      </w:r>
      <w:ins w:id="627" w:author="Mary Jungers" w:date="2019-11-14T18:59:00Z">
        <w:r>
          <w:rPr>
            <w:noProof/>
            <w:webHidden/>
          </w:rPr>
          <w:t>201</w:t>
        </w:r>
        <w:r>
          <w:rPr>
            <w:noProof/>
            <w:webHidden/>
          </w:rPr>
          <w:fldChar w:fldCharType="end"/>
        </w:r>
        <w:r w:rsidRPr="0020423C">
          <w:rPr>
            <w:rStyle w:val="Hyperlink"/>
            <w:noProof/>
          </w:rPr>
          <w:fldChar w:fldCharType="end"/>
        </w:r>
      </w:ins>
    </w:p>
    <w:p w14:paraId="390F7C80" w14:textId="22AC7645" w:rsidR="00CF41A9" w:rsidRDefault="00CF41A9">
      <w:pPr>
        <w:pStyle w:val="TOC3"/>
        <w:rPr>
          <w:ins w:id="628" w:author="Mary Jungers" w:date="2019-11-14T18:59:00Z"/>
          <w:rFonts w:asciiTheme="minorHAnsi" w:eastAsiaTheme="minorEastAsia" w:hAnsiTheme="minorHAnsi" w:cstheme="minorBidi"/>
          <w:noProof/>
          <w:sz w:val="22"/>
          <w:szCs w:val="22"/>
        </w:rPr>
      </w:pPr>
      <w:ins w:id="6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"_Toc24650577"</w:instrText>
        </w:r>
        <w:r w:rsidRPr="0020423C">
          <w:rPr>
            <w:rStyle w:val="Hyperlink"/>
            <w:noProof/>
          </w:rPr>
          <w:instrText xml:space="preserve"> </w:instrText>
        </w:r>
        <w:r w:rsidRPr="0020423C">
          <w:rPr>
            <w:rStyle w:val="Hyperlink"/>
            <w:noProof/>
          </w:rPr>
          <w:fldChar w:fldCharType="separate"/>
        </w:r>
        <w:r w:rsidRPr="0020423C">
          <w:rPr>
            <w:rStyle w:val="Hyperlink"/>
            <w:noProof/>
          </w:rPr>
          <w:t>K.8.5 IHE PCD-06  – wctp-SubmitRequest – Unpaired MCR</w:t>
        </w:r>
        <w:r>
          <w:rPr>
            <w:noProof/>
            <w:webHidden/>
          </w:rPr>
          <w:tab/>
        </w:r>
        <w:r>
          <w:rPr>
            <w:noProof/>
            <w:webHidden/>
          </w:rPr>
          <w:fldChar w:fldCharType="begin"/>
        </w:r>
        <w:r>
          <w:rPr>
            <w:noProof/>
            <w:webHidden/>
          </w:rPr>
          <w:instrText xml:space="preserve"> PAGEREF _Toc24650577 \h </w:instrText>
        </w:r>
      </w:ins>
      <w:r>
        <w:rPr>
          <w:noProof/>
          <w:webHidden/>
        </w:rPr>
      </w:r>
      <w:r>
        <w:rPr>
          <w:noProof/>
          <w:webHidden/>
        </w:rPr>
        <w:fldChar w:fldCharType="separate"/>
      </w:r>
      <w:ins w:id="630" w:author="Mary Jungers" w:date="2019-11-14T18:59:00Z">
        <w:r>
          <w:rPr>
            <w:noProof/>
            <w:webHidden/>
          </w:rPr>
          <w:t>202</w:t>
        </w:r>
        <w:r>
          <w:rPr>
            <w:noProof/>
            <w:webHidden/>
          </w:rPr>
          <w:fldChar w:fldCharType="end"/>
        </w:r>
        <w:r w:rsidRPr="0020423C">
          <w:rPr>
            <w:rStyle w:val="Hyperlink"/>
            <w:noProof/>
          </w:rPr>
          <w:fldChar w:fldCharType="end"/>
        </w:r>
      </w:ins>
    </w:p>
    <w:p w14:paraId="22280129" w14:textId="20286736" w:rsidR="00CF41A9" w:rsidRDefault="00CF41A9">
      <w:pPr>
        <w:pStyle w:val="TOC3"/>
        <w:rPr>
          <w:ins w:id="631" w:author="Mary Jungers" w:date="2019-11-14T18:59:00Z"/>
          <w:rFonts w:asciiTheme="minorHAnsi" w:eastAsiaTheme="minorEastAsia" w:hAnsiTheme="minorHAnsi" w:cstheme="minorBidi"/>
          <w:noProof/>
          <w:sz w:val="22"/>
          <w:szCs w:val="22"/>
        </w:rPr>
      </w:pPr>
      <w:ins w:id="6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"_Toc24650578"</w:instrText>
        </w:r>
        <w:r w:rsidRPr="0020423C">
          <w:rPr>
            <w:rStyle w:val="Hyperlink"/>
            <w:noProof/>
          </w:rPr>
          <w:instrText xml:space="preserve"> </w:instrText>
        </w:r>
        <w:r w:rsidRPr="0020423C">
          <w:rPr>
            <w:rStyle w:val="Hyperlink"/>
            <w:noProof/>
          </w:rPr>
          <w:fldChar w:fldCharType="separate"/>
        </w:r>
        <w:r w:rsidRPr="0020423C">
          <w:rPr>
            <w:rStyle w:val="Hyperlink"/>
            <w:noProof/>
          </w:rPr>
          <w:t>K.8.6 IHE PCD-06 – wctp-SubmitRequest – Paired MCR</w:t>
        </w:r>
        <w:r>
          <w:rPr>
            <w:noProof/>
            <w:webHidden/>
          </w:rPr>
          <w:tab/>
        </w:r>
        <w:r>
          <w:rPr>
            <w:noProof/>
            <w:webHidden/>
          </w:rPr>
          <w:fldChar w:fldCharType="begin"/>
        </w:r>
        <w:r>
          <w:rPr>
            <w:noProof/>
            <w:webHidden/>
          </w:rPr>
          <w:instrText xml:space="preserve"> PAGEREF _Toc24650578 \h </w:instrText>
        </w:r>
      </w:ins>
      <w:r>
        <w:rPr>
          <w:noProof/>
          <w:webHidden/>
        </w:rPr>
      </w:r>
      <w:r>
        <w:rPr>
          <w:noProof/>
          <w:webHidden/>
        </w:rPr>
        <w:fldChar w:fldCharType="separate"/>
      </w:r>
      <w:ins w:id="633" w:author="Mary Jungers" w:date="2019-11-14T18:59:00Z">
        <w:r>
          <w:rPr>
            <w:noProof/>
            <w:webHidden/>
          </w:rPr>
          <w:t>202</w:t>
        </w:r>
        <w:r>
          <w:rPr>
            <w:noProof/>
            <w:webHidden/>
          </w:rPr>
          <w:fldChar w:fldCharType="end"/>
        </w:r>
        <w:r w:rsidRPr="0020423C">
          <w:rPr>
            <w:rStyle w:val="Hyperlink"/>
            <w:noProof/>
          </w:rPr>
          <w:fldChar w:fldCharType="end"/>
        </w:r>
      </w:ins>
    </w:p>
    <w:p w14:paraId="73C14062" w14:textId="17D44F2A" w:rsidR="00CF41A9" w:rsidRDefault="00CF41A9">
      <w:pPr>
        <w:pStyle w:val="TOC3"/>
        <w:rPr>
          <w:ins w:id="634" w:author="Mary Jungers" w:date="2019-11-14T18:59:00Z"/>
          <w:rFonts w:asciiTheme="minorHAnsi" w:eastAsiaTheme="minorEastAsia" w:hAnsiTheme="minorHAnsi" w:cstheme="minorBidi"/>
          <w:noProof/>
          <w:sz w:val="22"/>
          <w:szCs w:val="22"/>
        </w:rPr>
      </w:pPr>
      <w:ins w:id="6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"_Toc24650579"</w:instrText>
        </w:r>
        <w:r w:rsidRPr="0020423C">
          <w:rPr>
            <w:rStyle w:val="Hyperlink"/>
            <w:noProof/>
          </w:rPr>
          <w:instrText xml:space="preserve"> </w:instrText>
        </w:r>
        <w:r w:rsidRPr="0020423C">
          <w:rPr>
            <w:rStyle w:val="Hyperlink"/>
            <w:noProof/>
          </w:rPr>
          <w:fldChar w:fldCharType="separate"/>
        </w:r>
        <w:r w:rsidRPr="0020423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_Toc24650579 \h </w:instrText>
        </w:r>
      </w:ins>
      <w:r>
        <w:rPr>
          <w:noProof/>
          <w:webHidden/>
        </w:rPr>
      </w:r>
      <w:r>
        <w:rPr>
          <w:noProof/>
          <w:webHidden/>
        </w:rPr>
        <w:fldChar w:fldCharType="separate"/>
      </w:r>
      <w:ins w:id="636" w:author="Mary Jungers" w:date="2019-11-14T18:59:00Z">
        <w:r>
          <w:rPr>
            <w:noProof/>
            <w:webHidden/>
          </w:rPr>
          <w:t>203</w:t>
        </w:r>
        <w:r>
          <w:rPr>
            <w:noProof/>
            <w:webHidden/>
          </w:rPr>
          <w:fldChar w:fldCharType="end"/>
        </w:r>
        <w:r w:rsidRPr="0020423C">
          <w:rPr>
            <w:rStyle w:val="Hyperlink"/>
            <w:noProof/>
          </w:rPr>
          <w:fldChar w:fldCharType="end"/>
        </w:r>
      </w:ins>
    </w:p>
    <w:p w14:paraId="57CFDC2C" w14:textId="788B9049" w:rsidR="00CF41A9" w:rsidRDefault="00CF41A9">
      <w:pPr>
        <w:pStyle w:val="TOC3"/>
        <w:rPr>
          <w:ins w:id="637" w:author="Mary Jungers" w:date="2019-11-14T18:59:00Z"/>
          <w:rFonts w:asciiTheme="minorHAnsi" w:eastAsiaTheme="minorEastAsia" w:hAnsiTheme="minorHAnsi" w:cstheme="minorBidi"/>
          <w:noProof/>
          <w:sz w:val="22"/>
          <w:szCs w:val="22"/>
        </w:rPr>
      </w:pPr>
      <w:ins w:id="63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"_Toc24650580"</w:instrText>
        </w:r>
        <w:r w:rsidRPr="0020423C">
          <w:rPr>
            <w:rStyle w:val="Hyperlink"/>
            <w:noProof/>
          </w:rPr>
          <w:instrText xml:space="preserve"> </w:instrText>
        </w:r>
        <w:r w:rsidRPr="0020423C">
          <w:rPr>
            <w:rStyle w:val="Hyperlink"/>
            <w:noProof/>
          </w:rPr>
          <w:fldChar w:fldCharType="separate"/>
        </w:r>
        <w:r w:rsidRPr="0020423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_Toc24650580 \h </w:instrText>
        </w:r>
      </w:ins>
      <w:r>
        <w:rPr>
          <w:noProof/>
          <w:webHidden/>
        </w:rPr>
      </w:r>
      <w:r>
        <w:rPr>
          <w:noProof/>
          <w:webHidden/>
        </w:rPr>
        <w:fldChar w:fldCharType="separate"/>
      </w:r>
      <w:ins w:id="639" w:author="Mary Jungers" w:date="2019-11-14T18:59:00Z">
        <w:r>
          <w:rPr>
            <w:noProof/>
            <w:webHidden/>
          </w:rPr>
          <w:t>204</w:t>
        </w:r>
        <w:r>
          <w:rPr>
            <w:noProof/>
            <w:webHidden/>
          </w:rPr>
          <w:fldChar w:fldCharType="end"/>
        </w:r>
        <w:r w:rsidRPr="0020423C">
          <w:rPr>
            <w:rStyle w:val="Hyperlink"/>
            <w:noProof/>
          </w:rPr>
          <w:fldChar w:fldCharType="end"/>
        </w:r>
      </w:ins>
    </w:p>
    <w:p w14:paraId="5C3E6577" w14:textId="1F0A97BD" w:rsidR="00CF41A9" w:rsidRDefault="00CF41A9">
      <w:pPr>
        <w:pStyle w:val="TOC3"/>
        <w:rPr>
          <w:ins w:id="640" w:author="Mary Jungers" w:date="2019-11-14T18:59:00Z"/>
          <w:rFonts w:asciiTheme="minorHAnsi" w:eastAsiaTheme="minorEastAsia" w:hAnsiTheme="minorHAnsi" w:cstheme="minorBidi"/>
          <w:noProof/>
          <w:sz w:val="22"/>
          <w:szCs w:val="22"/>
        </w:rPr>
      </w:pPr>
      <w:ins w:id="6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"_Toc24650581"</w:instrText>
        </w:r>
        <w:r w:rsidRPr="0020423C">
          <w:rPr>
            <w:rStyle w:val="Hyperlink"/>
            <w:noProof/>
          </w:rPr>
          <w:instrText xml:space="preserve"> </w:instrText>
        </w:r>
        <w:r w:rsidRPr="0020423C">
          <w:rPr>
            <w:rStyle w:val="Hyperlink"/>
            <w:noProof/>
          </w:rPr>
          <w:fldChar w:fldCharType="separate"/>
        </w:r>
        <w:r w:rsidRPr="0020423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_Toc24650581 \h </w:instrText>
        </w:r>
      </w:ins>
      <w:r>
        <w:rPr>
          <w:noProof/>
          <w:webHidden/>
        </w:rPr>
      </w:r>
      <w:r>
        <w:rPr>
          <w:noProof/>
          <w:webHidden/>
        </w:rPr>
        <w:fldChar w:fldCharType="separate"/>
      </w:r>
      <w:ins w:id="642" w:author="Mary Jungers" w:date="2019-11-14T18:59:00Z">
        <w:r>
          <w:rPr>
            <w:noProof/>
            <w:webHidden/>
          </w:rPr>
          <w:t>205</w:t>
        </w:r>
        <w:r>
          <w:rPr>
            <w:noProof/>
            <w:webHidden/>
          </w:rPr>
          <w:fldChar w:fldCharType="end"/>
        </w:r>
        <w:r w:rsidRPr="0020423C">
          <w:rPr>
            <w:rStyle w:val="Hyperlink"/>
            <w:noProof/>
          </w:rPr>
          <w:fldChar w:fldCharType="end"/>
        </w:r>
      </w:ins>
    </w:p>
    <w:p w14:paraId="60C76C22" w14:textId="054005D4" w:rsidR="00CF41A9" w:rsidRDefault="00CF41A9">
      <w:pPr>
        <w:pStyle w:val="TOC3"/>
        <w:rPr>
          <w:ins w:id="643" w:author="Mary Jungers" w:date="2019-11-14T18:59:00Z"/>
          <w:rFonts w:asciiTheme="minorHAnsi" w:eastAsiaTheme="minorEastAsia" w:hAnsiTheme="minorHAnsi" w:cstheme="minorBidi"/>
          <w:noProof/>
          <w:sz w:val="22"/>
          <w:szCs w:val="22"/>
        </w:rPr>
      </w:pPr>
      <w:ins w:id="6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"_Toc24650582"</w:instrText>
        </w:r>
        <w:r w:rsidRPr="0020423C">
          <w:rPr>
            <w:rStyle w:val="Hyperlink"/>
            <w:noProof/>
          </w:rPr>
          <w:instrText xml:space="preserve"> </w:instrText>
        </w:r>
        <w:r w:rsidRPr="0020423C">
          <w:rPr>
            <w:rStyle w:val="Hyperlink"/>
            <w:noProof/>
          </w:rPr>
          <w:fldChar w:fldCharType="separate"/>
        </w:r>
        <w:r w:rsidRPr="0020423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_Toc24650582 \h </w:instrText>
        </w:r>
      </w:ins>
      <w:r>
        <w:rPr>
          <w:noProof/>
          <w:webHidden/>
        </w:rPr>
      </w:r>
      <w:r>
        <w:rPr>
          <w:noProof/>
          <w:webHidden/>
        </w:rPr>
        <w:fldChar w:fldCharType="separate"/>
      </w:r>
      <w:ins w:id="645" w:author="Mary Jungers" w:date="2019-11-14T18:59:00Z">
        <w:r>
          <w:rPr>
            <w:noProof/>
            <w:webHidden/>
          </w:rPr>
          <w:t>205</w:t>
        </w:r>
        <w:r>
          <w:rPr>
            <w:noProof/>
            <w:webHidden/>
          </w:rPr>
          <w:fldChar w:fldCharType="end"/>
        </w:r>
        <w:r w:rsidRPr="0020423C">
          <w:rPr>
            <w:rStyle w:val="Hyperlink"/>
            <w:noProof/>
          </w:rPr>
          <w:fldChar w:fldCharType="end"/>
        </w:r>
      </w:ins>
    </w:p>
    <w:p w14:paraId="5D8C2F63" w14:textId="7949044E" w:rsidR="00CF41A9" w:rsidRDefault="00CF41A9">
      <w:pPr>
        <w:pStyle w:val="TOC3"/>
        <w:rPr>
          <w:ins w:id="646" w:author="Mary Jungers" w:date="2019-11-14T18:59:00Z"/>
          <w:rFonts w:asciiTheme="minorHAnsi" w:eastAsiaTheme="minorEastAsia" w:hAnsiTheme="minorHAnsi" w:cstheme="minorBidi"/>
          <w:noProof/>
          <w:sz w:val="22"/>
          <w:szCs w:val="22"/>
        </w:rPr>
      </w:pPr>
      <w:ins w:id="6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"_Toc24650583"</w:instrText>
        </w:r>
        <w:r w:rsidRPr="0020423C">
          <w:rPr>
            <w:rStyle w:val="Hyperlink"/>
            <w:noProof/>
          </w:rPr>
          <w:instrText xml:space="preserve"> </w:instrText>
        </w:r>
        <w:r w:rsidRPr="0020423C">
          <w:rPr>
            <w:rStyle w:val="Hyperlink"/>
            <w:noProof/>
          </w:rPr>
          <w:fldChar w:fldCharType="separate"/>
        </w:r>
        <w:r w:rsidRPr="0020423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_Toc24650583 \h </w:instrText>
        </w:r>
      </w:ins>
      <w:r>
        <w:rPr>
          <w:noProof/>
          <w:webHidden/>
        </w:rPr>
      </w:r>
      <w:r>
        <w:rPr>
          <w:noProof/>
          <w:webHidden/>
        </w:rPr>
        <w:fldChar w:fldCharType="separate"/>
      </w:r>
      <w:ins w:id="648" w:author="Mary Jungers" w:date="2019-11-14T18:59:00Z">
        <w:r>
          <w:rPr>
            <w:noProof/>
            <w:webHidden/>
          </w:rPr>
          <w:t>206</w:t>
        </w:r>
        <w:r>
          <w:rPr>
            <w:noProof/>
            <w:webHidden/>
          </w:rPr>
          <w:fldChar w:fldCharType="end"/>
        </w:r>
        <w:r w:rsidRPr="0020423C">
          <w:rPr>
            <w:rStyle w:val="Hyperlink"/>
            <w:noProof/>
          </w:rPr>
          <w:fldChar w:fldCharType="end"/>
        </w:r>
      </w:ins>
    </w:p>
    <w:p w14:paraId="6602DD67" w14:textId="67887C00" w:rsidR="00CF41A9" w:rsidRDefault="00CF41A9">
      <w:pPr>
        <w:pStyle w:val="TOC3"/>
        <w:rPr>
          <w:ins w:id="649" w:author="Mary Jungers" w:date="2019-11-14T18:59:00Z"/>
          <w:rFonts w:asciiTheme="minorHAnsi" w:eastAsiaTheme="minorEastAsia" w:hAnsiTheme="minorHAnsi" w:cstheme="minorBidi"/>
          <w:noProof/>
          <w:sz w:val="22"/>
          <w:szCs w:val="22"/>
        </w:rPr>
      </w:pPr>
      <w:ins w:id="6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"_Toc24650584"</w:instrText>
        </w:r>
        <w:r w:rsidRPr="0020423C">
          <w:rPr>
            <w:rStyle w:val="Hyperlink"/>
            <w:noProof/>
          </w:rPr>
          <w:instrText xml:space="preserve"> </w:instrText>
        </w:r>
        <w:r w:rsidRPr="0020423C">
          <w:rPr>
            <w:rStyle w:val="Hyperlink"/>
            <w:noProof/>
          </w:rPr>
          <w:fldChar w:fldCharType="separate"/>
        </w:r>
        <w:r w:rsidRPr="0020423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_Toc24650584 \h </w:instrText>
        </w:r>
      </w:ins>
      <w:r>
        <w:rPr>
          <w:noProof/>
          <w:webHidden/>
        </w:rPr>
      </w:r>
      <w:r>
        <w:rPr>
          <w:noProof/>
          <w:webHidden/>
        </w:rPr>
        <w:fldChar w:fldCharType="separate"/>
      </w:r>
      <w:ins w:id="651" w:author="Mary Jungers" w:date="2019-11-14T18:59:00Z">
        <w:r>
          <w:rPr>
            <w:noProof/>
            <w:webHidden/>
          </w:rPr>
          <w:t>206</w:t>
        </w:r>
        <w:r>
          <w:rPr>
            <w:noProof/>
            <w:webHidden/>
          </w:rPr>
          <w:fldChar w:fldCharType="end"/>
        </w:r>
        <w:r w:rsidRPr="0020423C">
          <w:rPr>
            <w:rStyle w:val="Hyperlink"/>
            <w:noProof/>
          </w:rPr>
          <w:fldChar w:fldCharType="end"/>
        </w:r>
      </w:ins>
    </w:p>
    <w:p w14:paraId="16F49C9A" w14:textId="1C1DDE5D" w:rsidR="00CF41A9" w:rsidRDefault="00CF41A9">
      <w:pPr>
        <w:pStyle w:val="TOC3"/>
        <w:rPr>
          <w:ins w:id="652" w:author="Mary Jungers" w:date="2019-11-14T18:59:00Z"/>
          <w:rFonts w:asciiTheme="minorHAnsi" w:eastAsiaTheme="minorEastAsia" w:hAnsiTheme="minorHAnsi" w:cstheme="minorBidi"/>
          <w:noProof/>
          <w:sz w:val="22"/>
          <w:szCs w:val="22"/>
        </w:rPr>
      </w:pPr>
      <w:ins w:id="6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"_Toc24650585"</w:instrText>
        </w:r>
        <w:r w:rsidRPr="0020423C">
          <w:rPr>
            <w:rStyle w:val="Hyperlink"/>
            <w:noProof/>
          </w:rPr>
          <w:instrText xml:space="preserve"> </w:instrText>
        </w:r>
        <w:r w:rsidRPr="0020423C">
          <w:rPr>
            <w:rStyle w:val="Hyperlink"/>
            <w:noProof/>
          </w:rPr>
          <w:fldChar w:fldCharType="separate"/>
        </w:r>
        <w:r w:rsidRPr="0020423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_Toc24650585 \h </w:instrText>
        </w:r>
      </w:ins>
      <w:r>
        <w:rPr>
          <w:noProof/>
          <w:webHidden/>
        </w:rPr>
      </w:r>
      <w:r>
        <w:rPr>
          <w:noProof/>
          <w:webHidden/>
        </w:rPr>
        <w:fldChar w:fldCharType="separate"/>
      </w:r>
      <w:ins w:id="654" w:author="Mary Jungers" w:date="2019-11-14T18:59:00Z">
        <w:r>
          <w:rPr>
            <w:noProof/>
            <w:webHidden/>
          </w:rPr>
          <w:t>207</w:t>
        </w:r>
        <w:r>
          <w:rPr>
            <w:noProof/>
            <w:webHidden/>
          </w:rPr>
          <w:fldChar w:fldCharType="end"/>
        </w:r>
        <w:r w:rsidRPr="0020423C">
          <w:rPr>
            <w:rStyle w:val="Hyperlink"/>
            <w:noProof/>
          </w:rPr>
          <w:fldChar w:fldCharType="end"/>
        </w:r>
      </w:ins>
    </w:p>
    <w:p w14:paraId="41286DCD" w14:textId="640F3587" w:rsidR="00CF41A9" w:rsidRDefault="00CF41A9">
      <w:pPr>
        <w:pStyle w:val="TOC3"/>
        <w:rPr>
          <w:ins w:id="655" w:author="Mary Jungers" w:date="2019-11-14T18:59:00Z"/>
          <w:rFonts w:asciiTheme="minorHAnsi" w:eastAsiaTheme="minorEastAsia" w:hAnsiTheme="minorHAnsi" w:cstheme="minorBidi"/>
          <w:noProof/>
          <w:sz w:val="22"/>
          <w:szCs w:val="22"/>
        </w:rPr>
      </w:pPr>
      <w:ins w:id="6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"_Toc24650586"</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_Toc24650586 \h </w:instrText>
        </w:r>
      </w:ins>
      <w:r>
        <w:rPr>
          <w:noProof/>
          <w:webHidden/>
        </w:rPr>
      </w:r>
      <w:r>
        <w:rPr>
          <w:noProof/>
          <w:webHidden/>
        </w:rPr>
        <w:fldChar w:fldCharType="separate"/>
      </w:r>
      <w:ins w:id="657" w:author="Mary Jungers" w:date="2019-11-14T18:59:00Z">
        <w:r>
          <w:rPr>
            <w:noProof/>
            <w:webHidden/>
          </w:rPr>
          <w:t>207</w:t>
        </w:r>
        <w:r>
          <w:rPr>
            <w:noProof/>
            <w:webHidden/>
          </w:rPr>
          <w:fldChar w:fldCharType="end"/>
        </w:r>
        <w:r w:rsidRPr="0020423C">
          <w:rPr>
            <w:rStyle w:val="Hyperlink"/>
            <w:noProof/>
          </w:rPr>
          <w:fldChar w:fldCharType="end"/>
        </w:r>
      </w:ins>
    </w:p>
    <w:p w14:paraId="4709319B" w14:textId="7CBD0A6C" w:rsidR="00CF41A9" w:rsidRDefault="00CF41A9">
      <w:pPr>
        <w:pStyle w:val="TOC3"/>
        <w:rPr>
          <w:ins w:id="658" w:author="Mary Jungers" w:date="2019-11-14T18:59:00Z"/>
          <w:rFonts w:asciiTheme="minorHAnsi" w:eastAsiaTheme="minorEastAsia" w:hAnsiTheme="minorHAnsi" w:cstheme="minorBidi"/>
          <w:noProof/>
          <w:sz w:val="22"/>
          <w:szCs w:val="22"/>
        </w:rPr>
      </w:pPr>
      <w:ins w:id="6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"_Toc24650587"</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(READ - read receipt)</w:t>
        </w:r>
        <w:r>
          <w:rPr>
            <w:noProof/>
            <w:webHidden/>
          </w:rPr>
          <w:tab/>
        </w:r>
        <w:r>
          <w:rPr>
            <w:noProof/>
            <w:webHidden/>
          </w:rPr>
          <w:fldChar w:fldCharType="begin"/>
        </w:r>
        <w:r>
          <w:rPr>
            <w:noProof/>
            <w:webHidden/>
          </w:rPr>
          <w:instrText xml:space="preserve"> PAGEREF _Toc24650587 \h </w:instrText>
        </w:r>
      </w:ins>
      <w:r>
        <w:rPr>
          <w:noProof/>
          <w:webHidden/>
        </w:rPr>
      </w:r>
      <w:r>
        <w:rPr>
          <w:noProof/>
          <w:webHidden/>
        </w:rPr>
        <w:fldChar w:fldCharType="separate"/>
      </w:r>
      <w:ins w:id="660" w:author="Mary Jungers" w:date="2019-11-14T18:59:00Z">
        <w:r>
          <w:rPr>
            <w:noProof/>
            <w:webHidden/>
          </w:rPr>
          <w:t>207</w:t>
        </w:r>
        <w:r>
          <w:rPr>
            <w:noProof/>
            <w:webHidden/>
          </w:rPr>
          <w:fldChar w:fldCharType="end"/>
        </w:r>
        <w:r w:rsidRPr="0020423C">
          <w:rPr>
            <w:rStyle w:val="Hyperlink"/>
            <w:noProof/>
          </w:rPr>
          <w:fldChar w:fldCharType="end"/>
        </w:r>
      </w:ins>
    </w:p>
    <w:p w14:paraId="46C0E2DF" w14:textId="139002FC" w:rsidR="00CF41A9" w:rsidRDefault="00CF41A9">
      <w:pPr>
        <w:pStyle w:val="TOC3"/>
        <w:rPr>
          <w:ins w:id="661" w:author="Mary Jungers" w:date="2019-11-14T18:59:00Z"/>
          <w:rFonts w:asciiTheme="minorHAnsi" w:eastAsiaTheme="minorEastAsia" w:hAnsiTheme="minorHAnsi" w:cstheme="minorBidi"/>
          <w:noProof/>
          <w:sz w:val="22"/>
          <w:szCs w:val="22"/>
        </w:rPr>
      </w:pPr>
      <w:ins w:id="6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"_Toc24650588"</w:instrText>
        </w:r>
        <w:r w:rsidRPr="0020423C">
          <w:rPr>
            <w:rStyle w:val="Hyperlink"/>
            <w:noProof/>
          </w:rPr>
          <w:instrText xml:space="preserve"> </w:instrText>
        </w:r>
        <w:r w:rsidRPr="0020423C">
          <w:rPr>
            <w:rStyle w:val="Hyperlink"/>
            <w:noProof/>
          </w:rPr>
          <w:fldChar w:fldCharType="separate"/>
        </w:r>
        <w:r w:rsidRPr="0020423C">
          <w:rPr>
            <w:rStyle w:val="Hyperlink"/>
            <w:noProof/>
          </w:rPr>
          <w:t>K.8.15 IHE PCD-07 asynchronous reply message with MCR and URI response</w:t>
        </w:r>
        <w:r>
          <w:rPr>
            <w:noProof/>
            <w:webHidden/>
          </w:rPr>
          <w:tab/>
        </w:r>
        <w:r>
          <w:rPr>
            <w:noProof/>
            <w:webHidden/>
          </w:rPr>
          <w:fldChar w:fldCharType="begin"/>
        </w:r>
        <w:r>
          <w:rPr>
            <w:noProof/>
            <w:webHidden/>
          </w:rPr>
          <w:instrText xml:space="preserve"> PAGEREF _Toc24650588 \h </w:instrText>
        </w:r>
      </w:ins>
      <w:r>
        <w:rPr>
          <w:noProof/>
          <w:webHidden/>
        </w:rPr>
      </w:r>
      <w:r>
        <w:rPr>
          <w:noProof/>
          <w:webHidden/>
        </w:rPr>
        <w:fldChar w:fldCharType="separate"/>
      </w:r>
      <w:ins w:id="663" w:author="Mary Jungers" w:date="2019-11-14T18:59:00Z">
        <w:r>
          <w:rPr>
            <w:noProof/>
            <w:webHidden/>
          </w:rPr>
          <w:t>208</w:t>
        </w:r>
        <w:r>
          <w:rPr>
            <w:noProof/>
            <w:webHidden/>
          </w:rPr>
          <w:fldChar w:fldCharType="end"/>
        </w:r>
        <w:r w:rsidRPr="0020423C">
          <w:rPr>
            <w:rStyle w:val="Hyperlink"/>
            <w:noProof/>
          </w:rPr>
          <w:fldChar w:fldCharType="end"/>
        </w:r>
      </w:ins>
    </w:p>
    <w:p w14:paraId="70CC5D80" w14:textId="274E1B95" w:rsidR="00CF41A9" w:rsidRDefault="00CF41A9">
      <w:pPr>
        <w:pStyle w:val="TOC3"/>
        <w:rPr>
          <w:ins w:id="664" w:author="Mary Jungers" w:date="2019-11-14T18:59:00Z"/>
          <w:rFonts w:asciiTheme="minorHAnsi" w:eastAsiaTheme="minorEastAsia" w:hAnsiTheme="minorHAnsi" w:cstheme="minorBidi"/>
          <w:noProof/>
          <w:sz w:val="22"/>
          <w:szCs w:val="22"/>
        </w:rPr>
      </w:pPr>
      <w:ins w:id="6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"_Toc24650589"</w:instrText>
        </w:r>
        <w:r w:rsidRPr="0020423C">
          <w:rPr>
            <w:rStyle w:val="Hyperlink"/>
            <w:noProof/>
          </w:rPr>
          <w:instrText xml:space="preserve"> </w:instrText>
        </w:r>
        <w:r w:rsidRPr="0020423C">
          <w:rPr>
            <w:rStyle w:val="Hyperlink"/>
            <w:noProof/>
          </w:rPr>
          <w:fldChar w:fldCharType="separate"/>
        </w:r>
        <w:r w:rsidRPr="0020423C">
          <w:rPr>
            <w:rStyle w:val="Hyperlink"/>
            <w:noProof/>
          </w:rPr>
          <w:t>K.8. 16 IHE PCD specific WCTP extensions to PCD-06 wctp-SubmitRequest for WCM attachments</w:t>
        </w:r>
        <w:r>
          <w:rPr>
            <w:noProof/>
            <w:webHidden/>
          </w:rPr>
          <w:tab/>
        </w:r>
        <w:r>
          <w:rPr>
            <w:noProof/>
            <w:webHidden/>
          </w:rPr>
          <w:fldChar w:fldCharType="begin"/>
        </w:r>
        <w:r>
          <w:rPr>
            <w:noProof/>
            <w:webHidden/>
          </w:rPr>
          <w:instrText xml:space="preserve"> PAGEREF _Toc24650589 \h </w:instrText>
        </w:r>
      </w:ins>
      <w:r>
        <w:rPr>
          <w:noProof/>
          <w:webHidden/>
        </w:rPr>
      </w:r>
      <w:r>
        <w:rPr>
          <w:noProof/>
          <w:webHidden/>
        </w:rPr>
        <w:fldChar w:fldCharType="separate"/>
      </w:r>
      <w:ins w:id="666" w:author="Mary Jungers" w:date="2019-11-14T18:59:00Z">
        <w:r>
          <w:rPr>
            <w:noProof/>
            <w:webHidden/>
          </w:rPr>
          <w:t>208</w:t>
        </w:r>
        <w:r>
          <w:rPr>
            <w:noProof/>
            <w:webHidden/>
          </w:rPr>
          <w:fldChar w:fldCharType="end"/>
        </w:r>
        <w:r w:rsidRPr="0020423C">
          <w:rPr>
            <w:rStyle w:val="Hyperlink"/>
            <w:noProof/>
          </w:rPr>
          <w:fldChar w:fldCharType="end"/>
        </w:r>
      </w:ins>
    </w:p>
    <w:p w14:paraId="6B2BE531" w14:textId="63ADCC7F" w:rsidR="00CF41A9" w:rsidRDefault="00CF41A9">
      <w:pPr>
        <w:pStyle w:val="TOC3"/>
        <w:rPr>
          <w:ins w:id="667" w:author="Mary Jungers" w:date="2019-11-14T18:59:00Z"/>
          <w:rFonts w:asciiTheme="minorHAnsi" w:eastAsiaTheme="minorEastAsia" w:hAnsiTheme="minorHAnsi" w:cstheme="minorBidi"/>
          <w:noProof/>
          <w:sz w:val="22"/>
          <w:szCs w:val="22"/>
        </w:rPr>
      </w:pPr>
      <w:ins w:id="6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"_Toc24650590"</w:instrText>
        </w:r>
        <w:r w:rsidRPr="0020423C">
          <w:rPr>
            <w:rStyle w:val="Hyperlink"/>
            <w:noProof/>
          </w:rPr>
          <w:instrText xml:space="preserve"> </w:instrText>
        </w:r>
        <w:r w:rsidRPr="0020423C">
          <w:rPr>
            <w:rStyle w:val="Hyperlink"/>
            <w:noProof/>
          </w:rPr>
          <w:fldChar w:fldCharType="separate"/>
        </w:r>
        <w:r w:rsidRPr="0020423C">
          <w:rPr>
            <w:rStyle w:val="Hyperlink"/>
            <w:noProof/>
          </w:rPr>
          <w:t>K.8.17 IHE PCD specific WCTP extensions to wctp-SubmitRequest for alert information</w:t>
        </w:r>
        <w:r>
          <w:rPr>
            <w:noProof/>
            <w:webHidden/>
          </w:rPr>
          <w:tab/>
        </w:r>
        <w:r>
          <w:rPr>
            <w:noProof/>
            <w:webHidden/>
          </w:rPr>
          <w:fldChar w:fldCharType="begin"/>
        </w:r>
        <w:r>
          <w:rPr>
            <w:noProof/>
            <w:webHidden/>
          </w:rPr>
          <w:instrText xml:space="preserve"> PAGEREF _Toc24650590 \h </w:instrText>
        </w:r>
      </w:ins>
      <w:r>
        <w:rPr>
          <w:noProof/>
          <w:webHidden/>
        </w:rPr>
      </w:r>
      <w:r>
        <w:rPr>
          <w:noProof/>
          <w:webHidden/>
        </w:rPr>
        <w:fldChar w:fldCharType="separate"/>
      </w:r>
      <w:ins w:id="669" w:author="Mary Jungers" w:date="2019-11-14T18:59:00Z">
        <w:r>
          <w:rPr>
            <w:noProof/>
            <w:webHidden/>
          </w:rPr>
          <w:t>210</w:t>
        </w:r>
        <w:r>
          <w:rPr>
            <w:noProof/>
            <w:webHidden/>
          </w:rPr>
          <w:fldChar w:fldCharType="end"/>
        </w:r>
        <w:r w:rsidRPr="0020423C">
          <w:rPr>
            <w:rStyle w:val="Hyperlink"/>
            <w:noProof/>
          </w:rPr>
          <w:fldChar w:fldCharType="end"/>
        </w:r>
      </w:ins>
    </w:p>
    <w:p w14:paraId="0E048602" w14:textId="4360776F" w:rsidR="00CF41A9" w:rsidRDefault="00CF41A9">
      <w:pPr>
        <w:pStyle w:val="TOC3"/>
        <w:rPr>
          <w:ins w:id="670" w:author="Mary Jungers" w:date="2019-11-14T18:59:00Z"/>
          <w:rFonts w:asciiTheme="minorHAnsi" w:eastAsiaTheme="minorEastAsia" w:hAnsiTheme="minorHAnsi" w:cstheme="minorBidi"/>
          <w:noProof/>
          <w:sz w:val="22"/>
          <w:szCs w:val="22"/>
        </w:rPr>
      </w:pPr>
      <w:ins w:id="6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"_Toc24650591"</w:instrText>
        </w:r>
        <w:r w:rsidRPr="0020423C">
          <w:rPr>
            <w:rStyle w:val="Hyperlink"/>
            <w:noProof/>
          </w:rPr>
          <w:instrText xml:space="preserve"> </w:instrText>
        </w:r>
        <w:r w:rsidRPr="0020423C">
          <w:rPr>
            <w:rStyle w:val="Hyperlink"/>
            <w:noProof/>
          </w:rPr>
          <w:fldChar w:fldCharType="separate"/>
        </w:r>
        <w:r w:rsidRPr="0020423C">
          <w:rPr>
            <w:rStyle w:val="Hyperlink"/>
            <w:noProof/>
          </w:rPr>
          <w:t>K.8.18 IHE PCD specific WCTP extensions to PCD-07 transactions for alerts</w:t>
        </w:r>
        <w:r>
          <w:rPr>
            <w:noProof/>
            <w:webHidden/>
          </w:rPr>
          <w:tab/>
        </w:r>
        <w:r>
          <w:rPr>
            <w:noProof/>
            <w:webHidden/>
          </w:rPr>
          <w:fldChar w:fldCharType="begin"/>
        </w:r>
        <w:r>
          <w:rPr>
            <w:noProof/>
            <w:webHidden/>
          </w:rPr>
          <w:instrText xml:space="preserve"> PAGEREF _Toc24650591 \h </w:instrText>
        </w:r>
      </w:ins>
      <w:r>
        <w:rPr>
          <w:noProof/>
          <w:webHidden/>
        </w:rPr>
      </w:r>
      <w:r>
        <w:rPr>
          <w:noProof/>
          <w:webHidden/>
        </w:rPr>
        <w:fldChar w:fldCharType="separate"/>
      </w:r>
      <w:ins w:id="672" w:author="Mary Jungers" w:date="2019-11-14T18:59:00Z">
        <w:r>
          <w:rPr>
            <w:noProof/>
            <w:webHidden/>
          </w:rPr>
          <w:t>212</w:t>
        </w:r>
        <w:r>
          <w:rPr>
            <w:noProof/>
            <w:webHidden/>
          </w:rPr>
          <w:fldChar w:fldCharType="end"/>
        </w:r>
        <w:r w:rsidRPr="0020423C">
          <w:rPr>
            <w:rStyle w:val="Hyperlink"/>
            <w:noProof/>
          </w:rPr>
          <w:fldChar w:fldCharType="end"/>
        </w:r>
      </w:ins>
    </w:p>
    <w:p w14:paraId="5E95C248" w14:textId="3B9CE2A1" w:rsidR="00CF41A9" w:rsidRDefault="00CF41A9">
      <w:pPr>
        <w:pStyle w:val="TOC3"/>
        <w:rPr>
          <w:ins w:id="673" w:author="Mary Jungers" w:date="2019-11-14T18:59:00Z"/>
          <w:rFonts w:asciiTheme="minorHAnsi" w:eastAsiaTheme="minorEastAsia" w:hAnsiTheme="minorHAnsi" w:cstheme="minorBidi"/>
          <w:noProof/>
          <w:sz w:val="22"/>
          <w:szCs w:val="22"/>
        </w:rPr>
      </w:pPr>
      <w:ins w:id="6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"_Toc24650592"</w:instrText>
        </w:r>
        <w:r w:rsidRPr="0020423C">
          <w:rPr>
            <w:rStyle w:val="Hyperlink"/>
            <w:noProof/>
          </w:rPr>
          <w:instrText xml:space="preserve"> </w:instrText>
        </w:r>
        <w:r w:rsidRPr="0020423C">
          <w:rPr>
            <w:rStyle w:val="Hyperlink"/>
            <w:noProof/>
          </w:rPr>
          <w:fldChar w:fldCharType="separate"/>
        </w:r>
        <w:r w:rsidRPr="0020423C">
          <w:rPr>
            <w:rStyle w:val="Hyperlink"/>
            <w:noProof/>
          </w:rPr>
          <w:t>K.8.19 IHE PCD-06 wctp-IHEPCDSubmitRequestUpdate</w:t>
        </w:r>
        <w:r>
          <w:rPr>
            <w:noProof/>
            <w:webHidden/>
          </w:rPr>
          <w:tab/>
        </w:r>
        <w:r>
          <w:rPr>
            <w:noProof/>
            <w:webHidden/>
          </w:rPr>
          <w:fldChar w:fldCharType="begin"/>
        </w:r>
        <w:r>
          <w:rPr>
            <w:noProof/>
            <w:webHidden/>
          </w:rPr>
          <w:instrText xml:space="preserve"> PAGEREF _Toc24650592 \h </w:instrText>
        </w:r>
      </w:ins>
      <w:r>
        <w:rPr>
          <w:noProof/>
          <w:webHidden/>
        </w:rPr>
      </w:r>
      <w:r>
        <w:rPr>
          <w:noProof/>
          <w:webHidden/>
        </w:rPr>
        <w:fldChar w:fldCharType="separate"/>
      </w:r>
      <w:ins w:id="675" w:author="Mary Jungers" w:date="2019-11-14T18:59:00Z">
        <w:r>
          <w:rPr>
            <w:noProof/>
            <w:webHidden/>
          </w:rPr>
          <w:t>213</w:t>
        </w:r>
        <w:r>
          <w:rPr>
            <w:noProof/>
            <w:webHidden/>
          </w:rPr>
          <w:fldChar w:fldCharType="end"/>
        </w:r>
        <w:r w:rsidRPr="0020423C">
          <w:rPr>
            <w:rStyle w:val="Hyperlink"/>
            <w:noProof/>
          </w:rPr>
          <w:fldChar w:fldCharType="end"/>
        </w:r>
      </w:ins>
    </w:p>
    <w:p w14:paraId="324B2FE7" w14:textId="1D8514BE" w:rsidR="00CF41A9" w:rsidRDefault="00CF41A9">
      <w:pPr>
        <w:pStyle w:val="TOC1"/>
        <w:rPr>
          <w:ins w:id="676" w:author="Mary Jungers" w:date="2019-11-14T18:59:00Z"/>
          <w:rFonts w:asciiTheme="minorHAnsi" w:eastAsiaTheme="minorEastAsia" w:hAnsiTheme="minorHAnsi" w:cstheme="minorBidi"/>
          <w:noProof/>
          <w:sz w:val="22"/>
          <w:szCs w:val="22"/>
        </w:rPr>
      </w:pPr>
      <w:ins w:id="6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L - Alert (Alarm) Fatigue</w:t>
        </w:r>
        <w:r>
          <w:rPr>
            <w:noProof/>
            <w:webHidden/>
          </w:rPr>
          <w:tab/>
        </w:r>
        <w:r>
          <w:rPr>
            <w:noProof/>
            <w:webHidden/>
          </w:rPr>
          <w:fldChar w:fldCharType="begin"/>
        </w:r>
        <w:r>
          <w:rPr>
            <w:noProof/>
            <w:webHidden/>
          </w:rPr>
          <w:instrText xml:space="preserve"> PAGEREF _Toc24650593 \h </w:instrText>
        </w:r>
      </w:ins>
      <w:r>
        <w:rPr>
          <w:noProof/>
          <w:webHidden/>
        </w:rPr>
      </w:r>
      <w:r>
        <w:rPr>
          <w:noProof/>
          <w:webHidden/>
        </w:rPr>
        <w:fldChar w:fldCharType="separate"/>
      </w:r>
      <w:ins w:id="678" w:author="Mary Jungers" w:date="2019-11-14T18:59:00Z">
        <w:r>
          <w:rPr>
            <w:noProof/>
            <w:webHidden/>
          </w:rPr>
          <w:t>215</w:t>
        </w:r>
        <w:r>
          <w:rPr>
            <w:noProof/>
            <w:webHidden/>
          </w:rPr>
          <w:fldChar w:fldCharType="end"/>
        </w:r>
        <w:r w:rsidRPr="0020423C">
          <w:rPr>
            <w:rStyle w:val="Hyperlink"/>
            <w:noProof/>
          </w:rPr>
          <w:fldChar w:fldCharType="end"/>
        </w:r>
      </w:ins>
    </w:p>
    <w:p w14:paraId="09799267" w14:textId="0C6B066F" w:rsidR="00CF41A9" w:rsidRDefault="00CF41A9">
      <w:pPr>
        <w:pStyle w:val="TOC1"/>
        <w:rPr>
          <w:ins w:id="679" w:author="Mary Jungers" w:date="2019-11-14T18:59:00Z"/>
          <w:rFonts w:asciiTheme="minorHAnsi" w:eastAsiaTheme="minorEastAsia" w:hAnsiTheme="minorHAnsi" w:cstheme="minorBidi"/>
          <w:noProof/>
          <w:sz w:val="22"/>
          <w:szCs w:val="22"/>
        </w:rPr>
      </w:pPr>
      <w:ins w:id="6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M Infusion Pump Events</w:t>
        </w:r>
        <w:r>
          <w:rPr>
            <w:noProof/>
            <w:webHidden/>
          </w:rPr>
          <w:tab/>
        </w:r>
        <w:r>
          <w:rPr>
            <w:noProof/>
            <w:webHidden/>
          </w:rPr>
          <w:fldChar w:fldCharType="begin"/>
        </w:r>
        <w:r>
          <w:rPr>
            <w:noProof/>
            <w:webHidden/>
          </w:rPr>
          <w:instrText xml:space="preserve"> PAGEREF _Toc24650594 \h </w:instrText>
        </w:r>
      </w:ins>
      <w:r>
        <w:rPr>
          <w:noProof/>
          <w:webHidden/>
        </w:rPr>
      </w:r>
      <w:r>
        <w:rPr>
          <w:noProof/>
          <w:webHidden/>
        </w:rPr>
        <w:fldChar w:fldCharType="separate"/>
      </w:r>
      <w:ins w:id="681" w:author="Mary Jungers" w:date="2019-11-14T18:59:00Z">
        <w:r>
          <w:rPr>
            <w:noProof/>
            <w:webHidden/>
          </w:rPr>
          <w:t>217</w:t>
        </w:r>
        <w:r>
          <w:rPr>
            <w:noProof/>
            <w:webHidden/>
          </w:rPr>
          <w:fldChar w:fldCharType="end"/>
        </w:r>
        <w:r w:rsidRPr="0020423C">
          <w:rPr>
            <w:rStyle w:val="Hyperlink"/>
            <w:noProof/>
          </w:rPr>
          <w:fldChar w:fldCharType="end"/>
        </w:r>
      </w:ins>
    </w:p>
    <w:p w14:paraId="17F238F6" w14:textId="552C98B0" w:rsidR="00CF41A9" w:rsidRDefault="00CF41A9">
      <w:pPr>
        <w:pStyle w:val="TOC2"/>
        <w:rPr>
          <w:ins w:id="682" w:author="Mary Jungers" w:date="2019-11-14T18:59:00Z"/>
          <w:rFonts w:asciiTheme="minorHAnsi" w:eastAsiaTheme="minorEastAsia" w:hAnsiTheme="minorHAnsi" w:cstheme="minorBidi"/>
          <w:noProof/>
          <w:sz w:val="22"/>
          <w:szCs w:val="22"/>
        </w:rPr>
      </w:pPr>
      <w:ins w:id="6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"_Toc24650595"</w:instrText>
        </w:r>
        <w:r w:rsidRPr="0020423C">
          <w:rPr>
            <w:rStyle w:val="Hyperlink"/>
            <w:noProof/>
          </w:rPr>
          <w:instrText xml:space="preserve"> </w:instrText>
        </w:r>
        <w:r w:rsidRPr="0020423C">
          <w:rPr>
            <w:rStyle w:val="Hyperlink"/>
            <w:noProof/>
          </w:rPr>
          <w:fldChar w:fldCharType="separate"/>
        </w:r>
        <w:r w:rsidRPr="0020423C">
          <w:rPr>
            <w:rStyle w:val="Hyperlink"/>
            <w:noProof/>
          </w:rPr>
          <w:t>M.1 Basic Infusion Events</w:t>
        </w:r>
        <w:r>
          <w:rPr>
            <w:noProof/>
            <w:webHidden/>
          </w:rPr>
          <w:tab/>
        </w:r>
        <w:r>
          <w:rPr>
            <w:noProof/>
            <w:webHidden/>
          </w:rPr>
          <w:fldChar w:fldCharType="begin"/>
        </w:r>
        <w:r>
          <w:rPr>
            <w:noProof/>
            <w:webHidden/>
          </w:rPr>
          <w:instrText xml:space="preserve"> PAGEREF _Toc24650595 \h </w:instrText>
        </w:r>
      </w:ins>
      <w:r>
        <w:rPr>
          <w:noProof/>
          <w:webHidden/>
        </w:rPr>
      </w:r>
      <w:r>
        <w:rPr>
          <w:noProof/>
          <w:webHidden/>
        </w:rPr>
        <w:fldChar w:fldCharType="separate"/>
      </w:r>
      <w:ins w:id="684" w:author="Mary Jungers" w:date="2019-11-14T18:59:00Z">
        <w:r>
          <w:rPr>
            <w:noProof/>
            <w:webHidden/>
          </w:rPr>
          <w:t>217</w:t>
        </w:r>
        <w:r>
          <w:rPr>
            <w:noProof/>
            <w:webHidden/>
          </w:rPr>
          <w:fldChar w:fldCharType="end"/>
        </w:r>
        <w:r w:rsidRPr="0020423C">
          <w:rPr>
            <w:rStyle w:val="Hyperlink"/>
            <w:noProof/>
          </w:rPr>
          <w:fldChar w:fldCharType="end"/>
        </w:r>
      </w:ins>
    </w:p>
    <w:p w14:paraId="427FEA0B" w14:textId="65195BDE" w:rsidR="00CF41A9" w:rsidRDefault="00CF41A9">
      <w:pPr>
        <w:pStyle w:val="TOC3"/>
        <w:rPr>
          <w:ins w:id="685" w:author="Mary Jungers" w:date="2019-11-14T18:59:00Z"/>
          <w:rFonts w:asciiTheme="minorHAnsi" w:eastAsiaTheme="minorEastAsia" w:hAnsiTheme="minorHAnsi" w:cstheme="minorBidi"/>
          <w:noProof/>
          <w:sz w:val="22"/>
          <w:szCs w:val="22"/>
        </w:rPr>
      </w:pPr>
      <w:ins w:id="6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"_Toc24650596"</w:instrText>
        </w:r>
        <w:r w:rsidRPr="0020423C">
          <w:rPr>
            <w:rStyle w:val="Hyperlink"/>
            <w:noProof/>
          </w:rPr>
          <w:instrText xml:space="preserve"> </w:instrText>
        </w:r>
        <w:r w:rsidRPr="0020423C">
          <w:rPr>
            <w:rStyle w:val="Hyperlink"/>
            <w:noProof/>
          </w:rPr>
          <w:fldChar w:fldCharType="separate"/>
        </w:r>
        <w:r w:rsidRPr="0020423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_Toc24650596 \h </w:instrText>
        </w:r>
      </w:ins>
      <w:r>
        <w:rPr>
          <w:noProof/>
          <w:webHidden/>
        </w:rPr>
      </w:r>
      <w:r>
        <w:rPr>
          <w:noProof/>
          <w:webHidden/>
        </w:rPr>
        <w:fldChar w:fldCharType="separate"/>
      </w:r>
      <w:ins w:id="687" w:author="Mary Jungers" w:date="2019-11-14T18:59:00Z">
        <w:r>
          <w:rPr>
            <w:noProof/>
            <w:webHidden/>
          </w:rPr>
          <w:t>219</w:t>
        </w:r>
        <w:r>
          <w:rPr>
            <w:noProof/>
            <w:webHidden/>
          </w:rPr>
          <w:fldChar w:fldCharType="end"/>
        </w:r>
        <w:r w:rsidRPr="0020423C">
          <w:rPr>
            <w:rStyle w:val="Hyperlink"/>
            <w:noProof/>
          </w:rPr>
          <w:fldChar w:fldCharType="end"/>
        </w:r>
      </w:ins>
    </w:p>
    <w:p w14:paraId="40427612" w14:textId="63029C57" w:rsidR="00CF41A9" w:rsidRDefault="00CF41A9">
      <w:pPr>
        <w:pStyle w:val="TOC3"/>
        <w:rPr>
          <w:ins w:id="688" w:author="Mary Jungers" w:date="2019-11-14T18:59:00Z"/>
          <w:rFonts w:asciiTheme="minorHAnsi" w:eastAsiaTheme="minorEastAsia" w:hAnsiTheme="minorHAnsi" w:cstheme="minorBidi"/>
          <w:noProof/>
          <w:sz w:val="22"/>
          <w:szCs w:val="22"/>
        </w:rPr>
      </w:pPr>
      <w:ins w:id="6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"_Toc24650597"</w:instrText>
        </w:r>
        <w:r w:rsidRPr="0020423C">
          <w:rPr>
            <w:rStyle w:val="Hyperlink"/>
            <w:noProof/>
          </w:rPr>
          <w:instrText xml:space="preserve"> </w:instrText>
        </w:r>
        <w:r w:rsidRPr="0020423C">
          <w:rPr>
            <w:rStyle w:val="Hyperlink"/>
            <w:noProof/>
          </w:rPr>
          <w:fldChar w:fldCharType="separate"/>
        </w:r>
        <w:r w:rsidRPr="0020423C">
          <w:rPr>
            <w:rStyle w:val="Hyperlink"/>
            <w:noProof/>
          </w:rPr>
          <w:t>M.1.2 Infusion Pump Events</w:t>
        </w:r>
        <w:r>
          <w:rPr>
            <w:noProof/>
            <w:webHidden/>
          </w:rPr>
          <w:tab/>
        </w:r>
        <w:r>
          <w:rPr>
            <w:noProof/>
            <w:webHidden/>
          </w:rPr>
          <w:fldChar w:fldCharType="begin"/>
        </w:r>
        <w:r>
          <w:rPr>
            <w:noProof/>
            <w:webHidden/>
          </w:rPr>
          <w:instrText xml:space="preserve"> PAGEREF _Toc24650597 \h </w:instrText>
        </w:r>
      </w:ins>
      <w:r>
        <w:rPr>
          <w:noProof/>
          <w:webHidden/>
        </w:rPr>
      </w:r>
      <w:r>
        <w:rPr>
          <w:noProof/>
          <w:webHidden/>
        </w:rPr>
        <w:fldChar w:fldCharType="separate"/>
      </w:r>
      <w:ins w:id="690" w:author="Mary Jungers" w:date="2019-11-14T18:59:00Z">
        <w:r>
          <w:rPr>
            <w:noProof/>
            <w:webHidden/>
          </w:rPr>
          <w:t>219</w:t>
        </w:r>
        <w:r>
          <w:rPr>
            <w:noProof/>
            <w:webHidden/>
          </w:rPr>
          <w:fldChar w:fldCharType="end"/>
        </w:r>
        <w:r w:rsidRPr="0020423C">
          <w:rPr>
            <w:rStyle w:val="Hyperlink"/>
            <w:noProof/>
          </w:rPr>
          <w:fldChar w:fldCharType="end"/>
        </w:r>
      </w:ins>
    </w:p>
    <w:p w14:paraId="50B874B8" w14:textId="7B3CF0F6" w:rsidR="00CF41A9" w:rsidRDefault="00CF41A9">
      <w:pPr>
        <w:pStyle w:val="TOC4"/>
        <w:rPr>
          <w:ins w:id="691" w:author="Mary Jungers" w:date="2019-11-14T18:59:00Z"/>
          <w:rFonts w:asciiTheme="minorHAnsi" w:eastAsiaTheme="minorEastAsia" w:hAnsiTheme="minorHAnsi" w:cstheme="minorBidi"/>
          <w:noProof/>
          <w:sz w:val="22"/>
          <w:szCs w:val="22"/>
        </w:rPr>
      </w:pPr>
      <w:ins w:id="6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"_Toc24650598"</w:instrText>
        </w:r>
        <w:r w:rsidRPr="0020423C">
          <w:rPr>
            <w:rStyle w:val="Hyperlink"/>
            <w:noProof/>
          </w:rPr>
          <w:instrText xml:space="preserve"> </w:instrText>
        </w:r>
        <w:r w:rsidRPr="0020423C">
          <w:rPr>
            <w:rStyle w:val="Hyperlink"/>
            <w:noProof/>
          </w:rPr>
          <w:fldChar w:fldCharType="separate"/>
        </w:r>
        <w:r w:rsidRPr="0020423C">
          <w:rPr>
            <w:rStyle w:val="Hyperlink"/>
            <w:noProof/>
          </w:rPr>
          <w:t>M.1.2.1 Infusion Event Parameters</w:t>
        </w:r>
        <w:r>
          <w:rPr>
            <w:noProof/>
            <w:webHidden/>
          </w:rPr>
          <w:tab/>
        </w:r>
        <w:r>
          <w:rPr>
            <w:noProof/>
            <w:webHidden/>
          </w:rPr>
          <w:fldChar w:fldCharType="begin"/>
        </w:r>
        <w:r>
          <w:rPr>
            <w:noProof/>
            <w:webHidden/>
          </w:rPr>
          <w:instrText xml:space="preserve"> PAGEREF _Toc24650598 \h </w:instrText>
        </w:r>
      </w:ins>
      <w:r>
        <w:rPr>
          <w:noProof/>
          <w:webHidden/>
        </w:rPr>
      </w:r>
      <w:r>
        <w:rPr>
          <w:noProof/>
          <w:webHidden/>
        </w:rPr>
        <w:fldChar w:fldCharType="separate"/>
      </w:r>
      <w:ins w:id="693" w:author="Mary Jungers" w:date="2019-11-14T18:59:00Z">
        <w:r>
          <w:rPr>
            <w:noProof/>
            <w:webHidden/>
          </w:rPr>
          <w:t>219</w:t>
        </w:r>
        <w:r>
          <w:rPr>
            <w:noProof/>
            <w:webHidden/>
          </w:rPr>
          <w:fldChar w:fldCharType="end"/>
        </w:r>
        <w:r w:rsidRPr="0020423C">
          <w:rPr>
            <w:rStyle w:val="Hyperlink"/>
            <w:noProof/>
          </w:rPr>
          <w:fldChar w:fldCharType="end"/>
        </w:r>
      </w:ins>
    </w:p>
    <w:p w14:paraId="4F628B10" w14:textId="48E6B62C" w:rsidR="00CF41A9" w:rsidRDefault="00CF41A9">
      <w:pPr>
        <w:pStyle w:val="TOC4"/>
        <w:rPr>
          <w:ins w:id="694" w:author="Mary Jungers" w:date="2019-11-14T18:59:00Z"/>
          <w:rFonts w:asciiTheme="minorHAnsi" w:eastAsiaTheme="minorEastAsia" w:hAnsiTheme="minorHAnsi" w:cstheme="minorBidi"/>
          <w:noProof/>
          <w:sz w:val="22"/>
          <w:szCs w:val="22"/>
        </w:rPr>
      </w:pPr>
      <w:ins w:id="6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"_Toc24650599"</w:instrText>
        </w:r>
        <w:r w:rsidRPr="0020423C">
          <w:rPr>
            <w:rStyle w:val="Hyperlink"/>
            <w:noProof/>
          </w:rPr>
          <w:instrText xml:space="preserve"> </w:instrText>
        </w:r>
        <w:r w:rsidRPr="0020423C">
          <w:rPr>
            <w:rStyle w:val="Hyperlink"/>
            <w:noProof/>
          </w:rPr>
          <w:fldChar w:fldCharType="separate"/>
        </w:r>
        <w:r w:rsidRPr="0020423C">
          <w:rPr>
            <w:rStyle w:val="Hyperlink"/>
            <w:noProof/>
          </w:rPr>
          <w:t>M.1.2.2 Infusion Event Sample Message</w:t>
        </w:r>
        <w:r>
          <w:rPr>
            <w:noProof/>
            <w:webHidden/>
          </w:rPr>
          <w:tab/>
        </w:r>
        <w:r>
          <w:rPr>
            <w:noProof/>
            <w:webHidden/>
          </w:rPr>
          <w:fldChar w:fldCharType="begin"/>
        </w:r>
        <w:r>
          <w:rPr>
            <w:noProof/>
            <w:webHidden/>
          </w:rPr>
          <w:instrText xml:space="preserve"> PAGEREF _Toc24650599 \h </w:instrText>
        </w:r>
      </w:ins>
      <w:r>
        <w:rPr>
          <w:noProof/>
          <w:webHidden/>
        </w:rPr>
      </w:r>
      <w:r>
        <w:rPr>
          <w:noProof/>
          <w:webHidden/>
        </w:rPr>
        <w:fldChar w:fldCharType="separate"/>
      </w:r>
      <w:ins w:id="696" w:author="Mary Jungers" w:date="2019-11-14T18:59:00Z">
        <w:r>
          <w:rPr>
            <w:noProof/>
            <w:webHidden/>
          </w:rPr>
          <w:t>252</w:t>
        </w:r>
        <w:r>
          <w:rPr>
            <w:noProof/>
            <w:webHidden/>
          </w:rPr>
          <w:fldChar w:fldCharType="end"/>
        </w:r>
        <w:r w:rsidRPr="0020423C">
          <w:rPr>
            <w:rStyle w:val="Hyperlink"/>
            <w:noProof/>
          </w:rPr>
          <w:fldChar w:fldCharType="end"/>
        </w:r>
      </w:ins>
    </w:p>
    <w:p w14:paraId="127DC4F3" w14:textId="0809BEA1" w:rsidR="00CF41A9" w:rsidRDefault="00CF41A9">
      <w:pPr>
        <w:pStyle w:val="TOC1"/>
        <w:rPr>
          <w:ins w:id="697" w:author="Mary Jungers" w:date="2019-11-14T18:59:00Z"/>
          <w:rFonts w:asciiTheme="minorHAnsi" w:eastAsiaTheme="minorEastAsia" w:hAnsiTheme="minorHAnsi" w:cstheme="minorBidi"/>
          <w:noProof/>
          <w:sz w:val="22"/>
          <w:szCs w:val="22"/>
        </w:rPr>
      </w:pPr>
      <w:ins w:id="6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"_Toc24650600"</w:instrText>
        </w:r>
        <w:r w:rsidRPr="0020423C">
          <w:rPr>
            <w:rStyle w:val="Hyperlink"/>
            <w:noProof/>
          </w:rPr>
          <w:instrText xml:space="preserve"> </w:instrText>
        </w:r>
        <w:r w:rsidRPr="0020423C">
          <w:rPr>
            <w:rStyle w:val="Hyperlink"/>
            <w:noProof/>
          </w:rPr>
          <w:fldChar w:fldCharType="separate"/>
        </w:r>
        <w:r w:rsidRPr="0020423C">
          <w:rPr>
            <w:rStyle w:val="Hyperlink"/>
            <w:noProof/>
          </w:rPr>
          <w:t>Glossary</w:t>
        </w:r>
        <w:r>
          <w:rPr>
            <w:noProof/>
            <w:webHidden/>
          </w:rPr>
          <w:tab/>
        </w:r>
        <w:r>
          <w:rPr>
            <w:noProof/>
            <w:webHidden/>
          </w:rPr>
          <w:fldChar w:fldCharType="begin"/>
        </w:r>
        <w:r>
          <w:rPr>
            <w:noProof/>
            <w:webHidden/>
          </w:rPr>
          <w:instrText xml:space="preserve"> PAGEREF _Toc24650600 \h </w:instrText>
        </w:r>
      </w:ins>
      <w:r>
        <w:rPr>
          <w:noProof/>
          <w:webHidden/>
        </w:rPr>
      </w:r>
      <w:r>
        <w:rPr>
          <w:noProof/>
          <w:webHidden/>
        </w:rPr>
        <w:fldChar w:fldCharType="separate"/>
      </w:r>
      <w:ins w:id="699" w:author="Mary Jungers" w:date="2019-11-14T18:59:00Z">
        <w:r>
          <w:rPr>
            <w:noProof/>
            <w:webHidden/>
          </w:rPr>
          <w:t>253</w:t>
        </w:r>
        <w:r>
          <w:rPr>
            <w:noProof/>
            <w:webHidden/>
          </w:rPr>
          <w:fldChar w:fldCharType="end"/>
        </w:r>
        <w:r w:rsidRPr="0020423C">
          <w:rPr>
            <w:rStyle w:val="Hyperlink"/>
            <w:noProof/>
          </w:rPr>
          <w:fldChar w:fldCharType="end"/>
        </w:r>
      </w:ins>
    </w:p>
    <w:p w14:paraId="40FF69B5" w14:textId="7DF95379" w:rsidR="00C74AF7" w:rsidRPr="00621E63" w:rsidDel="00800492" w:rsidRDefault="00C74AF7">
      <w:pPr>
        <w:pStyle w:val="TOC1"/>
        <w:rPr>
          <w:del w:id="700" w:author="Mary Jungers" w:date="2019-11-13T18:53:00Z"/>
          <w:rFonts w:asciiTheme="minorHAnsi" w:eastAsiaTheme="minorEastAsia" w:hAnsiTheme="minorHAnsi" w:cstheme="minorBidi"/>
          <w:noProof/>
          <w:sz w:val="22"/>
          <w:szCs w:val="22"/>
        </w:rPr>
      </w:pPr>
      <w:del w:id="701" w:author="Mary Jungers" w:date="2019-11-13T18:53:00Z">
        <w:r w:rsidRPr="00621E63" w:rsidDel="00800492">
          <w:rPr>
            <w:rPrChange w:id="702" w:author="Mary Jungers" w:date="2019-11-13T18:53:00Z">
              <w:rPr>
                <w:rStyle w:val="Hyperlink"/>
                <w:noProof/>
              </w:rPr>
            </w:rPrChange>
          </w:rPr>
          <w:delText>1 Introduction</w:delText>
        </w:r>
        <w:r w:rsidRPr="00621E63" w:rsidDel="00800492">
          <w:rPr>
            <w:noProof/>
            <w:webHidden/>
          </w:rPr>
          <w:tab/>
          <w:delText>8</w:delText>
        </w:r>
      </w:del>
    </w:p>
    <w:p w14:paraId="21871108" w14:textId="74C9B72D" w:rsidR="00C74AF7" w:rsidRPr="00621E63" w:rsidDel="00800492" w:rsidRDefault="00C74AF7">
      <w:pPr>
        <w:pStyle w:val="TOC2"/>
        <w:rPr>
          <w:del w:id="703" w:author="Mary Jungers" w:date="2019-11-13T18:53:00Z"/>
          <w:rFonts w:asciiTheme="minorHAnsi" w:eastAsiaTheme="minorEastAsia" w:hAnsiTheme="minorHAnsi" w:cstheme="minorBidi"/>
          <w:noProof/>
          <w:sz w:val="22"/>
          <w:szCs w:val="22"/>
        </w:rPr>
      </w:pPr>
      <w:del w:id="704" w:author="Mary Jungers" w:date="2019-11-13T18:53:00Z">
        <w:r w:rsidRPr="00621E63" w:rsidDel="00800492">
          <w:rPr>
            <w:rPrChange w:id="705" w:author="Mary Jungers" w:date="2019-11-13T18:53:00Z">
              <w:rPr>
                <w:rStyle w:val="Hyperlink"/>
                <w:noProof/>
              </w:rPr>
            </w:rPrChange>
          </w:rPr>
          <w:delText>1.1 Introduction to IHE</w:delText>
        </w:r>
        <w:r w:rsidRPr="00621E63" w:rsidDel="00800492">
          <w:rPr>
            <w:noProof/>
            <w:webHidden/>
          </w:rPr>
          <w:tab/>
          <w:delText>8</w:delText>
        </w:r>
      </w:del>
    </w:p>
    <w:p w14:paraId="55A5364C" w14:textId="3EC2376B" w:rsidR="00C74AF7" w:rsidRPr="00621E63" w:rsidDel="00800492" w:rsidRDefault="00C74AF7">
      <w:pPr>
        <w:pStyle w:val="TOC2"/>
        <w:rPr>
          <w:del w:id="706" w:author="Mary Jungers" w:date="2019-11-13T18:53:00Z"/>
          <w:rFonts w:asciiTheme="minorHAnsi" w:eastAsiaTheme="minorEastAsia" w:hAnsiTheme="minorHAnsi" w:cstheme="minorBidi"/>
          <w:noProof/>
          <w:sz w:val="22"/>
          <w:szCs w:val="22"/>
        </w:rPr>
      </w:pPr>
      <w:del w:id="707" w:author="Mary Jungers" w:date="2019-11-13T18:53:00Z">
        <w:r w:rsidRPr="00621E63" w:rsidDel="00800492">
          <w:rPr>
            <w:rPrChange w:id="708" w:author="Mary Jungers" w:date="2019-11-13T18:53:00Z">
              <w:rPr>
                <w:rStyle w:val="Hyperlink"/>
                <w:noProof/>
              </w:rPr>
            </w:rPrChange>
          </w:rPr>
          <w:delText>1.2 Intended Audience</w:delText>
        </w:r>
        <w:r w:rsidRPr="00621E63" w:rsidDel="00800492">
          <w:rPr>
            <w:noProof/>
            <w:webHidden/>
          </w:rPr>
          <w:tab/>
          <w:delText>8</w:delText>
        </w:r>
      </w:del>
    </w:p>
    <w:p w14:paraId="3E20EC02" w14:textId="5DB5031C" w:rsidR="00C74AF7" w:rsidRPr="00621E63" w:rsidDel="00800492" w:rsidRDefault="00C74AF7">
      <w:pPr>
        <w:pStyle w:val="TOC2"/>
        <w:rPr>
          <w:del w:id="709" w:author="Mary Jungers" w:date="2019-11-13T18:53:00Z"/>
          <w:rFonts w:asciiTheme="minorHAnsi" w:eastAsiaTheme="minorEastAsia" w:hAnsiTheme="minorHAnsi" w:cstheme="minorBidi"/>
          <w:noProof/>
          <w:sz w:val="22"/>
          <w:szCs w:val="22"/>
        </w:rPr>
      </w:pPr>
      <w:del w:id="710" w:author="Mary Jungers" w:date="2019-11-13T18:53:00Z">
        <w:r w:rsidRPr="00621E63" w:rsidDel="00800492">
          <w:rPr>
            <w:rPrChange w:id="711" w:author="Mary Jungers" w:date="2019-11-13T18:53:00Z">
              <w:rPr>
                <w:rStyle w:val="Hyperlink"/>
                <w:noProof/>
              </w:rPr>
            </w:rPrChange>
          </w:rPr>
          <w:delText>1.3 Overview of Technical Framework Volume 2</w:delText>
        </w:r>
        <w:r w:rsidRPr="00621E63" w:rsidDel="00800492">
          <w:rPr>
            <w:noProof/>
            <w:webHidden/>
          </w:rPr>
          <w:tab/>
          <w:delText>8</w:delText>
        </w:r>
      </w:del>
    </w:p>
    <w:p w14:paraId="100ADFDF" w14:textId="16639B74" w:rsidR="00C74AF7" w:rsidRPr="00621E63" w:rsidDel="00800492" w:rsidRDefault="00C74AF7">
      <w:pPr>
        <w:pStyle w:val="TOC2"/>
        <w:rPr>
          <w:del w:id="712" w:author="Mary Jungers" w:date="2019-11-13T18:53:00Z"/>
          <w:rFonts w:asciiTheme="minorHAnsi" w:eastAsiaTheme="minorEastAsia" w:hAnsiTheme="minorHAnsi" w:cstheme="minorBidi"/>
          <w:noProof/>
          <w:sz w:val="22"/>
          <w:szCs w:val="22"/>
        </w:rPr>
      </w:pPr>
      <w:del w:id="713" w:author="Mary Jungers" w:date="2019-11-13T18:53:00Z">
        <w:r w:rsidRPr="00621E63" w:rsidDel="00800492">
          <w:rPr>
            <w:rPrChange w:id="714" w:author="Mary Jungers" w:date="2019-11-13T18:53:00Z">
              <w:rPr>
                <w:rStyle w:val="Hyperlink"/>
                <w:noProof/>
              </w:rPr>
            </w:rPrChange>
          </w:rPr>
          <w:delText>1.4 Comment Process</w:delText>
        </w:r>
        <w:r w:rsidRPr="00621E63" w:rsidDel="00800492">
          <w:rPr>
            <w:noProof/>
            <w:webHidden/>
          </w:rPr>
          <w:tab/>
          <w:delText>9</w:delText>
        </w:r>
      </w:del>
    </w:p>
    <w:p w14:paraId="0C3B2B02" w14:textId="3DAB7B96" w:rsidR="00C74AF7" w:rsidRPr="00621E63" w:rsidDel="00800492" w:rsidRDefault="00C74AF7">
      <w:pPr>
        <w:pStyle w:val="TOC2"/>
        <w:rPr>
          <w:del w:id="715" w:author="Mary Jungers" w:date="2019-11-13T18:53:00Z"/>
          <w:rFonts w:asciiTheme="minorHAnsi" w:eastAsiaTheme="minorEastAsia" w:hAnsiTheme="minorHAnsi" w:cstheme="minorBidi"/>
          <w:noProof/>
          <w:sz w:val="22"/>
          <w:szCs w:val="22"/>
        </w:rPr>
      </w:pPr>
      <w:del w:id="716" w:author="Mary Jungers" w:date="2019-11-13T18:53:00Z">
        <w:r w:rsidRPr="00621E63" w:rsidDel="00800492">
          <w:rPr>
            <w:rPrChange w:id="717" w:author="Mary Jungers" w:date="2019-11-13T18:53:00Z">
              <w:rPr>
                <w:rStyle w:val="Hyperlink"/>
                <w:noProof/>
              </w:rPr>
            </w:rPrChange>
          </w:rPr>
          <w:delText>1.5 Copyright Licenses</w:delText>
        </w:r>
        <w:r w:rsidRPr="00621E63" w:rsidDel="00800492">
          <w:rPr>
            <w:noProof/>
            <w:webHidden/>
          </w:rPr>
          <w:tab/>
          <w:delText>9</w:delText>
        </w:r>
      </w:del>
    </w:p>
    <w:p w14:paraId="54ED99A8" w14:textId="56962F07" w:rsidR="00C74AF7" w:rsidRPr="00621E63" w:rsidDel="00800492" w:rsidRDefault="00C74AF7">
      <w:pPr>
        <w:pStyle w:val="TOC3"/>
        <w:rPr>
          <w:del w:id="718" w:author="Mary Jungers" w:date="2019-11-13T18:53:00Z"/>
          <w:rFonts w:asciiTheme="minorHAnsi" w:eastAsiaTheme="minorEastAsia" w:hAnsiTheme="minorHAnsi" w:cstheme="minorBidi"/>
          <w:noProof/>
          <w:sz w:val="22"/>
          <w:szCs w:val="22"/>
        </w:rPr>
      </w:pPr>
      <w:del w:id="719" w:author="Mary Jungers" w:date="2019-11-13T18:53:00Z">
        <w:r w:rsidRPr="00621E63" w:rsidDel="00800492">
          <w:rPr>
            <w:rPrChange w:id="720" w:author="Mary Jungers" w:date="2019-11-13T18:53:00Z">
              <w:rPr>
                <w:rStyle w:val="Hyperlink"/>
                <w:noProof/>
              </w:rPr>
            </w:rPrChange>
          </w:rPr>
          <w:delText>1.5.1 Copyright of Base Standards</w:delText>
        </w:r>
        <w:r w:rsidRPr="00621E63" w:rsidDel="00800492">
          <w:rPr>
            <w:noProof/>
            <w:webHidden/>
          </w:rPr>
          <w:tab/>
          <w:delText>9</w:delText>
        </w:r>
      </w:del>
    </w:p>
    <w:p w14:paraId="3A2CA922" w14:textId="3B4ABC2E" w:rsidR="00C74AF7" w:rsidRPr="00621E63" w:rsidDel="00800492" w:rsidRDefault="00C74AF7">
      <w:pPr>
        <w:pStyle w:val="TOC2"/>
        <w:rPr>
          <w:del w:id="721" w:author="Mary Jungers" w:date="2019-11-13T18:53:00Z"/>
          <w:rFonts w:asciiTheme="minorHAnsi" w:eastAsiaTheme="minorEastAsia" w:hAnsiTheme="minorHAnsi" w:cstheme="minorBidi"/>
          <w:noProof/>
          <w:sz w:val="22"/>
          <w:szCs w:val="22"/>
        </w:rPr>
      </w:pPr>
      <w:del w:id="722" w:author="Mary Jungers" w:date="2019-11-13T18:53:00Z">
        <w:r w:rsidRPr="00621E63" w:rsidDel="00800492">
          <w:rPr>
            <w:rPrChange w:id="723" w:author="Mary Jungers" w:date="2019-11-13T18:53:00Z">
              <w:rPr>
                <w:rStyle w:val="Hyperlink"/>
                <w:noProof/>
              </w:rPr>
            </w:rPrChange>
          </w:rPr>
          <w:delText>1.6 Trademark</w:delText>
        </w:r>
        <w:r w:rsidRPr="00621E63" w:rsidDel="00800492">
          <w:rPr>
            <w:noProof/>
            <w:webHidden/>
          </w:rPr>
          <w:tab/>
          <w:delText>9</w:delText>
        </w:r>
      </w:del>
    </w:p>
    <w:p w14:paraId="5E6154CB" w14:textId="6497A38A" w:rsidR="00C74AF7" w:rsidRPr="00621E63" w:rsidDel="00800492" w:rsidRDefault="00C74AF7">
      <w:pPr>
        <w:pStyle w:val="TOC2"/>
        <w:rPr>
          <w:del w:id="724" w:author="Mary Jungers" w:date="2019-11-13T18:53:00Z"/>
          <w:rFonts w:asciiTheme="minorHAnsi" w:eastAsiaTheme="minorEastAsia" w:hAnsiTheme="minorHAnsi" w:cstheme="minorBidi"/>
          <w:noProof/>
          <w:sz w:val="22"/>
          <w:szCs w:val="22"/>
        </w:rPr>
      </w:pPr>
      <w:del w:id="725" w:author="Mary Jungers" w:date="2019-11-13T18:53:00Z">
        <w:r w:rsidRPr="00621E63" w:rsidDel="00800492">
          <w:rPr>
            <w:rPrChange w:id="726" w:author="Mary Jungers" w:date="2019-11-13T18:53:00Z">
              <w:rPr>
                <w:rStyle w:val="Hyperlink"/>
                <w:noProof/>
              </w:rPr>
            </w:rPrChange>
          </w:rPr>
          <w:delText>1.7 Disclaimer Regarding Patent Rights</w:delText>
        </w:r>
        <w:r w:rsidRPr="00621E63" w:rsidDel="00800492">
          <w:rPr>
            <w:noProof/>
            <w:webHidden/>
          </w:rPr>
          <w:tab/>
          <w:delText>9</w:delText>
        </w:r>
      </w:del>
    </w:p>
    <w:p w14:paraId="56FEC89C" w14:textId="1CB6EBE2" w:rsidR="00C74AF7" w:rsidRPr="00621E63" w:rsidDel="00800492" w:rsidRDefault="00C74AF7">
      <w:pPr>
        <w:pStyle w:val="TOC2"/>
        <w:rPr>
          <w:del w:id="727" w:author="Mary Jungers" w:date="2019-11-13T18:53:00Z"/>
          <w:rFonts w:asciiTheme="minorHAnsi" w:eastAsiaTheme="minorEastAsia" w:hAnsiTheme="minorHAnsi" w:cstheme="minorBidi"/>
          <w:noProof/>
          <w:sz w:val="22"/>
          <w:szCs w:val="22"/>
        </w:rPr>
      </w:pPr>
      <w:del w:id="728" w:author="Mary Jungers" w:date="2019-11-13T18:53:00Z">
        <w:r w:rsidRPr="00621E63" w:rsidDel="00800492">
          <w:rPr>
            <w:rPrChange w:id="729" w:author="Mary Jungers" w:date="2019-11-13T18:53:00Z">
              <w:rPr>
                <w:rStyle w:val="Hyperlink"/>
                <w:noProof/>
              </w:rPr>
            </w:rPrChange>
          </w:rPr>
          <w:delText>1.8 History of Document Changes</w:delText>
        </w:r>
        <w:r w:rsidRPr="00621E63" w:rsidDel="00800492">
          <w:rPr>
            <w:noProof/>
            <w:webHidden/>
          </w:rPr>
          <w:tab/>
          <w:delText>10</w:delText>
        </w:r>
      </w:del>
    </w:p>
    <w:p w14:paraId="0762F2D9" w14:textId="7E3D8A7B" w:rsidR="00C74AF7" w:rsidRPr="00621E63" w:rsidDel="00800492" w:rsidRDefault="00C74AF7">
      <w:pPr>
        <w:pStyle w:val="TOC1"/>
        <w:rPr>
          <w:del w:id="730" w:author="Mary Jungers" w:date="2019-11-13T18:53:00Z"/>
          <w:rFonts w:asciiTheme="minorHAnsi" w:eastAsiaTheme="minorEastAsia" w:hAnsiTheme="minorHAnsi" w:cstheme="minorBidi"/>
          <w:noProof/>
          <w:sz w:val="22"/>
          <w:szCs w:val="22"/>
        </w:rPr>
      </w:pPr>
      <w:del w:id="731" w:author="Mary Jungers" w:date="2019-11-13T18:53:00Z">
        <w:r w:rsidRPr="00621E63" w:rsidDel="00800492">
          <w:rPr>
            <w:rPrChange w:id="732" w:author="Mary Jungers" w:date="2019-11-13T18:53:00Z">
              <w:rPr>
                <w:rStyle w:val="Hyperlink"/>
                <w:noProof/>
              </w:rPr>
            </w:rPrChange>
          </w:rPr>
          <w:delText>2 Conventions</w:delText>
        </w:r>
        <w:r w:rsidRPr="00621E63" w:rsidDel="00800492">
          <w:rPr>
            <w:noProof/>
            <w:webHidden/>
          </w:rPr>
          <w:tab/>
          <w:delText>11</w:delText>
        </w:r>
      </w:del>
    </w:p>
    <w:p w14:paraId="7A0B3111" w14:textId="12078E4B" w:rsidR="00C74AF7" w:rsidRPr="00621E63" w:rsidDel="00800492" w:rsidRDefault="00C74AF7">
      <w:pPr>
        <w:pStyle w:val="TOC2"/>
        <w:rPr>
          <w:del w:id="733" w:author="Mary Jungers" w:date="2019-11-13T18:53:00Z"/>
          <w:rFonts w:asciiTheme="minorHAnsi" w:eastAsiaTheme="minorEastAsia" w:hAnsiTheme="minorHAnsi" w:cstheme="minorBidi"/>
          <w:noProof/>
          <w:sz w:val="22"/>
          <w:szCs w:val="22"/>
        </w:rPr>
      </w:pPr>
      <w:del w:id="734" w:author="Mary Jungers" w:date="2019-11-13T18:53:00Z">
        <w:r w:rsidRPr="00621E63" w:rsidDel="00800492">
          <w:rPr>
            <w:rPrChange w:id="735" w:author="Mary Jungers" w:date="2019-11-13T18:53:00Z">
              <w:rPr>
                <w:rStyle w:val="Hyperlink"/>
                <w:noProof/>
              </w:rPr>
            </w:rPrChange>
          </w:rPr>
          <w:delText>2.1 Transaction Modeling and Profiling Conventions</w:delText>
        </w:r>
        <w:r w:rsidRPr="00621E63" w:rsidDel="00800492">
          <w:rPr>
            <w:noProof/>
            <w:webHidden/>
          </w:rPr>
          <w:tab/>
          <w:delText>11</w:delText>
        </w:r>
      </w:del>
    </w:p>
    <w:p w14:paraId="1A6648E6" w14:textId="200253AE" w:rsidR="00C74AF7" w:rsidRPr="00621E63" w:rsidDel="00800492" w:rsidRDefault="00C74AF7">
      <w:pPr>
        <w:pStyle w:val="TOC2"/>
        <w:rPr>
          <w:del w:id="736" w:author="Mary Jungers" w:date="2019-11-13T18:53:00Z"/>
          <w:rFonts w:asciiTheme="minorHAnsi" w:eastAsiaTheme="minorEastAsia" w:hAnsiTheme="minorHAnsi" w:cstheme="minorBidi"/>
          <w:noProof/>
          <w:sz w:val="22"/>
          <w:szCs w:val="22"/>
        </w:rPr>
      </w:pPr>
      <w:del w:id="737" w:author="Mary Jungers" w:date="2019-11-13T18:53:00Z">
        <w:r w:rsidRPr="00621E63" w:rsidDel="00800492">
          <w:rPr>
            <w:rPrChange w:id="738" w:author="Mary Jungers" w:date="2019-11-13T18:53:00Z">
              <w:rPr>
                <w:rStyle w:val="Hyperlink"/>
                <w:noProof/>
              </w:rPr>
            </w:rPrChange>
          </w:rPr>
          <w:delText>2.2 Additional Standards Profiling Conventions</w:delText>
        </w:r>
        <w:r w:rsidRPr="00621E63" w:rsidDel="00800492">
          <w:rPr>
            <w:noProof/>
            <w:webHidden/>
          </w:rPr>
          <w:tab/>
          <w:delText>11</w:delText>
        </w:r>
      </w:del>
    </w:p>
    <w:p w14:paraId="61074C6F" w14:textId="0FC93DE0" w:rsidR="00C74AF7" w:rsidRPr="00621E63" w:rsidDel="00800492" w:rsidRDefault="00C74AF7">
      <w:pPr>
        <w:pStyle w:val="TOC2"/>
        <w:rPr>
          <w:del w:id="739" w:author="Mary Jungers" w:date="2019-11-13T18:53:00Z"/>
          <w:rFonts w:asciiTheme="minorHAnsi" w:eastAsiaTheme="minorEastAsia" w:hAnsiTheme="minorHAnsi" w:cstheme="minorBidi"/>
          <w:noProof/>
          <w:sz w:val="22"/>
          <w:szCs w:val="22"/>
        </w:rPr>
      </w:pPr>
      <w:del w:id="740" w:author="Mary Jungers" w:date="2019-11-13T18:53:00Z">
        <w:r w:rsidRPr="00621E63" w:rsidDel="00800492">
          <w:rPr>
            <w:rPrChange w:id="741" w:author="Mary Jungers" w:date="2019-11-13T18:53:00Z">
              <w:rPr>
                <w:rStyle w:val="Hyperlink"/>
                <w:noProof/>
              </w:rPr>
            </w:rPrChange>
          </w:rPr>
          <w:delText>2.3 Use of Coded Entities and Coding Schemes</w:delText>
        </w:r>
        <w:r w:rsidRPr="00621E63" w:rsidDel="00800492">
          <w:rPr>
            <w:noProof/>
            <w:webHidden/>
          </w:rPr>
          <w:tab/>
          <w:delText>11</w:delText>
        </w:r>
      </w:del>
    </w:p>
    <w:p w14:paraId="700C36F5" w14:textId="2EF338AF" w:rsidR="00C74AF7" w:rsidRPr="00621E63" w:rsidDel="00800492" w:rsidRDefault="00C74AF7">
      <w:pPr>
        <w:pStyle w:val="TOC1"/>
        <w:rPr>
          <w:del w:id="742" w:author="Mary Jungers" w:date="2019-11-13T18:53:00Z"/>
          <w:rFonts w:asciiTheme="minorHAnsi" w:eastAsiaTheme="minorEastAsia" w:hAnsiTheme="minorHAnsi" w:cstheme="minorBidi"/>
          <w:noProof/>
          <w:sz w:val="22"/>
          <w:szCs w:val="22"/>
        </w:rPr>
      </w:pPr>
      <w:del w:id="743" w:author="Mary Jungers" w:date="2019-11-13T18:53:00Z">
        <w:r w:rsidRPr="00621E63" w:rsidDel="00800492">
          <w:rPr>
            <w:rPrChange w:id="744" w:author="Mary Jungers" w:date="2019-11-13T18:53:00Z">
              <w:rPr>
                <w:rStyle w:val="Hyperlink"/>
                <w:noProof/>
              </w:rPr>
            </w:rPrChange>
          </w:rPr>
          <w:delText>3 IHE PCD Transactions</w:delText>
        </w:r>
        <w:r w:rsidRPr="00621E63" w:rsidDel="00800492">
          <w:rPr>
            <w:noProof/>
            <w:webHidden/>
          </w:rPr>
          <w:tab/>
          <w:delText>12</w:delText>
        </w:r>
      </w:del>
    </w:p>
    <w:p w14:paraId="1FA53FC7" w14:textId="5B3BF698" w:rsidR="00C74AF7" w:rsidRPr="00621E63" w:rsidDel="00800492" w:rsidRDefault="00C74AF7">
      <w:pPr>
        <w:pStyle w:val="TOC2"/>
        <w:rPr>
          <w:del w:id="745" w:author="Mary Jungers" w:date="2019-11-13T18:53:00Z"/>
          <w:rFonts w:asciiTheme="minorHAnsi" w:eastAsiaTheme="minorEastAsia" w:hAnsiTheme="minorHAnsi" w:cstheme="minorBidi"/>
          <w:noProof/>
          <w:sz w:val="22"/>
          <w:szCs w:val="22"/>
        </w:rPr>
      </w:pPr>
      <w:del w:id="746" w:author="Mary Jungers" w:date="2019-11-13T18:53:00Z">
        <w:r w:rsidRPr="00621E63" w:rsidDel="00800492">
          <w:rPr>
            <w:rPrChange w:id="747" w:author="Mary Jungers" w:date="2019-11-13T18:53:00Z">
              <w:rPr>
                <w:rStyle w:val="Hyperlink"/>
                <w:noProof/>
              </w:rPr>
            </w:rPrChange>
          </w:rPr>
          <w:delText>3.1 Communicate PCD Data [PCD-01]</w:delText>
        </w:r>
        <w:r w:rsidRPr="00621E63" w:rsidDel="00800492">
          <w:rPr>
            <w:noProof/>
            <w:webHidden/>
          </w:rPr>
          <w:tab/>
          <w:delText>12</w:delText>
        </w:r>
      </w:del>
    </w:p>
    <w:p w14:paraId="218C88FD" w14:textId="2313A35D" w:rsidR="00C74AF7" w:rsidRPr="00621E63" w:rsidDel="00800492" w:rsidRDefault="00C74AF7">
      <w:pPr>
        <w:pStyle w:val="TOC3"/>
        <w:rPr>
          <w:del w:id="748" w:author="Mary Jungers" w:date="2019-11-13T18:53:00Z"/>
          <w:rFonts w:asciiTheme="minorHAnsi" w:eastAsiaTheme="minorEastAsia" w:hAnsiTheme="minorHAnsi" w:cstheme="minorBidi"/>
          <w:noProof/>
          <w:sz w:val="22"/>
          <w:szCs w:val="22"/>
        </w:rPr>
      </w:pPr>
      <w:del w:id="749" w:author="Mary Jungers" w:date="2019-11-13T18:53:00Z">
        <w:r w:rsidRPr="00621E63" w:rsidDel="00800492">
          <w:rPr>
            <w:rPrChange w:id="750" w:author="Mary Jungers" w:date="2019-11-13T18:53:00Z">
              <w:rPr>
                <w:rStyle w:val="Hyperlink"/>
                <w:noProof/>
              </w:rPr>
            </w:rPrChange>
          </w:rPr>
          <w:delText>3.1.1 Scope</w:delText>
        </w:r>
        <w:r w:rsidRPr="00621E63" w:rsidDel="00800492">
          <w:rPr>
            <w:noProof/>
            <w:webHidden/>
          </w:rPr>
          <w:tab/>
          <w:delText>12</w:delText>
        </w:r>
      </w:del>
    </w:p>
    <w:p w14:paraId="277027A1" w14:textId="31886C01" w:rsidR="00C74AF7" w:rsidRPr="00621E63" w:rsidDel="00800492" w:rsidRDefault="00C74AF7">
      <w:pPr>
        <w:pStyle w:val="TOC3"/>
        <w:rPr>
          <w:del w:id="751" w:author="Mary Jungers" w:date="2019-11-13T18:53:00Z"/>
          <w:rFonts w:asciiTheme="minorHAnsi" w:eastAsiaTheme="minorEastAsia" w:hAnsiTheme="minorHAnsi" w:cstheme="minorBidi"/>
          <w:noProof/>
          <w:sz w:val="22"/>
          <w:szCs w:val="22"/>
        </w:rPr>
      </w:pPr>
      <w:del w:id="752" w:author="Mary Jungers" w:date="2019-11-13T18:53:00Z">
        <w:r w:rsidRPr="00621E63" w:rsidDel="00800492">
          <w:rPr>
            <w:rPrChange w:id="753" w:author="Mary Jungers" w:date="2019-11-13T18:53:00Z">
              <w:rPr>
                <w:rStyle w:val="Hyperlink"/>
                <w:noProof/>
              </w:rPr>
            </w:rPrChange>
          </w:rPr>
          <w:delText>3.1.2 Use Case Roles</w:delText>
        </w:r>
        <w:r w:rsidRPr="00621E63" w:rsidDel="00800492">
          <w:rPr>
            <w:noProof/>
            <w:webHidden/>
          </w:rPr>
          <w:tab/>
          <w:delText>12</w:delText>
        </w:r>
      </w:del>
    </w:p>
    <w:p w14:paraId="14AD1D8A" w14:textId="4DA1D4AB" w:rsidR="00C74AF7" w:rsidRPr="00621E63" w:rsidDel="00800492" w:rsidRDefault="00C74AF7">
      <w:pPr>
        <w:pStyle w:val="TOC3"/>
        <w:rPr>
          <w:del w:id="754" w:author="Mary Jungers" w:date="2019-11-13T18:53:00Z"/>
          <w:rFonts w:asciiTheme="minorHAnsi" w:eastAsiaTheme="minorEastAsia" w:hAnsiTheme="minorHAnsi" w:cstheme="minorBidi"/>
          <w:noProof/>
          <w:sz w:val="22"/>
          <w:szCs w:val="22"/>
        </w:rPr>
      </w:pPr>
      <w:del w:id="755" w:author="Mary Jungers" w:date="2019-11-13T18:53:00Z">
        <w:r w:rsidRPr="00621E63" w:rsidDel="00800492">
          <w:rPr>
            <w:rPrChange w:id="756" w:author="Mary Jungers" w:date="2019-11-13T18:53:00Z">
              <w:rPr>
                <w:rStyle w:val="Hyperlink"/>
                <w:noProof/>
              </w:rPr>
            </w:rPrChange>
          </w:rPr>
          <w:delText>3.1.3 Referenced Standards</w:delText>
        </w:r>
        <w:r w:rsidRPr="00621E63" w:rsidDel="00800492">
          <w:rPr>
            <w:noProof/>
            <w:webHidden/>
          </w:rPr>
          <w:tab/>
          <w:delText>13</w:delText>
        </w:r>
      </w:del>
    </w:p>
    <w:p w14:paraId="5052E6A3" w14:textId="7FE83DB2" w:rsidR="00C74AF7" w:rsidRPr="00621E63" w:rsidDel="00800492" w:rsidRDefault="00C74AF7">
      <w:pPr>
        <w:pStyle w:val="TOC3"/>
        <w:rPr>
          <w:del w:id="757" w:author="Mary Jungers" w:date="2019-11-13T18:53:00Z"/>
          <w:rFonts w:asciiTheme="minorHAnsi" w:eastAsiaTheme="minorEastAsia" w:hAnsiTheme="minorHAnsi" w:cstheme="minorBidi"/>
          <w:noProof/>
          <w:sz w:val="22"/>
          <w:szCs w:val="22"/>
        </w:rPr>
      </w:pPr>
      <w:del w:id="758" w:author="Mary Jungers" w:date="2019-11-13T18:53:00Z">
        <w:r w:rsidRPr="00621E63" w:rsidDel="00800492">
          <w:rPr>
            <w:rPrChange w:id="759" w:author="Mary Jungers" w:date="2019-11-13T18:53:00Z">
              <w:rPr>
                <w:rStyle w:val="Hyperlink"/>
                <w:noProof/>
              </w:rPr>
            </w:rPrChange>
          </w:rPr>
          <w:delText>3.1.4 Interaction Diagrams</w:delText>
        </w:r>
        <w:r w:rsidRPr="00621E63" w:rsidDel="00800492">
          <w:rPr>
            <w:noProof/>
            <w:webHidden/>
          </w:rPr>
          <w:tab/>
          <w:delText>13</w:delText>
        </w:r>
      </w:del>
    </w:p>
    <w:p w14:paraId="1766DB33" w14:textId="2F798222" w:rsidR="00C74AF7" w:rsidRPr="00621E63" w:rsidDel="00800492" w:rsidRDefault="00C74AF7">
      <w:pPr>
        <w:pStyle w:val="TOC4"/>
        <w:rPr>
          <w:del w:id="760" w:author="Mary Jungers" w:date="2019-11-13T18:53:00Z"/>
          <w:rFonts w:asciiTheme="minorHAnsi" w:eastAsiaTheme="minorEastAsia" w:hAnsiTheme="minorHAnsi" w:cstheme="minorBidi"/>
          <w:noProof/>
          <w:sz w:val="22"/>
          <w:szCs w:val="22"/>
        </w:rPr>
      </w:pPr>
      <w:del w:id="761" w:author="Mary Jungers" w:date="2019-11-13T18:53:00Z">
        <w:r w:rsidRPr="00621E63" w:rsidDel="00800492">
          <w:rPr>
            <w:rPrChange w:id="762" w:author="Mary Jungers" w:date="2019-11-13T18:53:00Z">
              <w:rPr>
                <w:rStyle w:val="Hyperlink"/>
                <w:noProof/>
              </w:rPr>
            </w:rPrChange>
          </w:rPr>
          <w:delText>3.1.4.1 DOR communicates with DOC</w:delText>
        </w:r>
        <w:r w:rsidRPr="00621E63" w:rsidDel="00800492">
          <w:rPr>
            <w:noProof/>
            <w:webHidden/>
          </w:rPr>
          <w:tab/>
          <w:delText>13</w:delText>
        </w:r>
      </w:del>
    </w:p>
    <w:p w14:paraId="5FF40127" w14:textId="34F26EF3" w:rsidR="00C74AF7" w:rsidRPr="00621E63" w:rsidDel="00800492" w:rsidRDefault="00C74AF7">
      <w:pPr>
        <w:pStyle w:val="TOC5"/>
        <w:rPr>
          <w:del w:id="763" w:author="Mary Jungers" w:date="2019-11-13T18:53:00Z"/>
          <w:rFonts w:asciiTheme="minorHAnsi" w:eastAsiaTheme="minorEastAsia" w:hAnsiTheme="minorHAnsi" w:cstheme="minorBidi"/>
          <w:noProof/>
          <w:sz w:val="22"/>
          <w:szCs w:val="22"/>
        </w:rPr>
      </w:pPr>
      <w:del w:id="764" w:author="Mary Jungers" w:date="2019-11-13T18:53:00Z">
        <w:r w:rsidRPr="00621E63" w:rsidDel="00800492">
          <w:rPr>
            <w:rPrChange w:id="765" w:author="Mary Jungers" w:date="2019-11-13T18:53:00Z">
              <w:rPr>
                <w:rStyle w:val="Hyperlink"/>
                <w:noProof/>
              </w:rPr>
            </w:rPrChange>
          </w:rPr>
          <w:delText>3.1.4.1.1 PCD-01 Communicate PCD Data (ORU^R01^ORU_R01) static definition</w:delText>
        </w:r>
        <w:r w:rsidRPr="00621E63" w:rsidDel="00800492">
          <w:rPr>
            <w:noProof/>
            <w:webHidden/>
          </w:rPr>
          <w:tab/>
          <w:delText>14</w:delText>
        </w:r>
      </w:del>
    </w:p>
    <w:p w14:paraId="2EDD15E7" w14:textId="49F61A51" w:rsidR="00C74AF7" w:rsidRPr="00621E63" w:rsidDel="00800492" w:rsidRDefault="00C74AF7">
      <w:pPr>
        <w:pStyle w:val="TOC5"/>
        <w:rPr>
          <w:del w:id="766" w:author="Mary Jungers" w:date="2019-11-13T18:53:00Z"/>
          <w:rFonts w:asciiTheme="minorHAnsi" w:eastAsiaTheme="minorEastAsia" w:hAnsiTheme="minorHAnsi" w:cstheme="minorBidi"/>
          <w:noProof/>
          <w:sz w:val="22"/>
          <w:szCs w:val="22"/>
        </w:rPr>
      </w:pPr>
      <w:del w:id="767" w:author="Mary Jungers" w:date="2019-11-13T18:53:00Z">
        <w:r w:rsidRPr="00621E63" w:rsidDel="00800492">
          <w:rPr>
            <w:rPrChange w:id="768" w:author="Mary Jungers" w:date="2019-11-13T18:53:00Z">
              <w:rPr>
                <w:rStyle w:val="Hyperlink"/>
                <w:noProof/>
              </w:rPr>
            </w:rPrChange>
          </w:rPr>
          <w:delText>3.1.4.1.2 Trigger events</w:delText>
        </w:r>
        <w:r w:rsidRPr="00621E63" w:rsidDel="00800492">
          <w:rPr>
            <w:noProof/>
            <w:webHidden/>
          </w:rPr>
          <w:tab/>
          <w:delText>15</w:delText>
        </w:r>
      </w:del>
    </w:p>
    <w:p w14:paraId="729E057F" w14:textId="7565A6BF" w:rsidR="00C74AF7" w:rsidRPr="00621E63" w:rsidDel="00800492" w:rsidRDefault="00C74AF7">
      <w:pPr>
        <w:pStyle w:val="TOC5"/>
        <w:rPr>
          <w:del w:id="769" w:author="Mary Jungers" w:date="2019-11-13T18:53:00Z"/>
          <w:rFonts w:asciiTheme="minorHAnsi" w:eastAsiaTheme="minorEastAsia" w:hAnsiTheme="minorHAnsi" w:cstheme="minorBidi"/>
          <w:noProof/>
          <w:sz w:val="22"/>
          <w:szCs w:val="22"/>
        </w:rPr>
      </w:pPr>
      <w:del w:id="770" w:author="Mary Jungers" w:date="2019-11-13T18:53:00Z">
        <w:r w:rsidRPr="00621E63" w:rsidDel="00800492">
          <w:rPr>
            <w:rPrChange w:id="771" w:author="Mary Jungers" w:date="2019-11-13T18:53:00Z">
              <w:rPr>
                <w:rStyle w:val="Hyperlink"/>
                <w:noProof/>
              </w:rPr>
            </w:rPrChange>
          </w:rPr>
          <w:delText>3.1.4.1.3 Message Semantics</w:delText>
        </w:r>
        <w:r w:rsidRPr="00621E63" w:rsidDel="00800492">
          <w:rPr>
            <w:noProof/>
            <w:webHidden/>
          </w:rPr>
          <w:tab/>
          <w:delText>16</w:delText>
        </w:r>
      </w:del>
    </w:p>
    <w:p w14:paraId="3345DD63" w14:textId="615E7AB8" w:rsidR="00C74AF7" w:rsidRPr="00621E63" w:rsidDel="00800492" w:rsidRDefault="00C74AF7">
      <w:pPr>
        <w:pStyle w:val="TOC5"/>
        <w:rPr>
          <w:del w:id="772" w:author="Mary Jungers" w:date="2019-11-13T18:53:00Z"/>
          <w:rFonts w:asciiTheme="minorHAnsi" w:eastAsiaTheme="minorEastAsia" w:hAnsiTheme="minorHAnsi" w:cstheme="minorBidi"/>
          <w:noProof/>
          <w:sz w:val="22"/>
          <w:szCs w:val="22"/>
        </w:rPr>
      </w:pPr>
      <w:del w:id="773" w:author="Mary Jungers" w:date="2019-11-13T18:53:00Z">
        <w:r w:rsidRPr="00621E63" w:rsidDel="00800492">
          <w:rPr>
            <w:rPrChange w:id="774" w:author="Mary Jungers" w:date="2019-11-13T18:53:00Z">
              <w:rPr>
                <w:rStyle w:val="Hyperlink"/>
                <w:noProof/>
              </w:rPr>
            </w:rPrChange>
          </w:rPr>
          <w:delText>3.1.4.1.4 Expected Actions</w:delText>
        </w:r>
        <w:r w:rsidRPr="00621E63" w:rsidDel="00800492">
          <w:rPr>
            <w:noProof/>
            <w:webHidden/>
          </w:rPr>
          <w:tab/>
          <w:delText>16</w:delText>
        </w:r>
      </w:del>
    </w:p>
    <w:p w14:paraId="1A4AE95F" w14:textId="4C219276" w:rsidR="00C74AF7" w:rsidRPr="00621E63" w:rsidDel="00800492" w:rsidRDefault="00C74AF7">
      <w:pPr>
        <w:pStyle w:val="TOC3"/>
        <w:rPr>
          <w:del w:id="775" w:author="Mary Jungers" w:date="2019-11-13T18:53:00Z"/>
          <w:rFonts w:asciiTheme="minorHAnsi" w:eastAsiaTheme="minorEastAsia" w:hAnsiTheme="minorHAnsi" w:cstheme="minorBidi"/>
          <w:noProof/>
          <w:sz w:val="22"/>
          <w:szCs w:val="22"/>
        </w:rPr>
      </w:pPr>
      <w:del w:id="776" w:author="Mary Jungers" w:date="2019-11-13T18:53:00Z">
        <w:r w:rsidRPr="00621E63" w:rsidDel="00800492">
          <w:rPr>
            <w:rPrChange w:id="777" w:author="Mary Jungers" w:date="2019-11-13T18:53:00Z">
              <w:rPr>
                <w:rStyle w:val="Hyperlink"/>
                <w:noProof/>
              </w:rPr>
            </w:rPrChange>
          </w:rPr>
          <w:delText>3.1.5 Security Considerations</w:delText>
        </w:r>
        <w:r w:rsidRPr="00621E63" w:rsidDel="00800492">
          <w:rPr>
            <w:noProof/>
            <w:webHidden/>
          </w:rPr>
          <w:tab/>
          <w:delText>16</w:delText>
        </w:r>
      </w:del>
    </w:p>
    <w:p w14:paraId="46E7A326" w14:textId="3BD12916" w:rsidR="00C74AF7" w:rsidRPr="00621E63" w:rsidDel="00800492" w:rsidRDefault="00C74AF7">
      <w:pPr>
        <w:pStyle w:val="TOC2"/>
        <w:rPr>
          <w:del w:id="778" w:author="Mary Jungers" w:date="2019-11-13T18:53:00Z"/>
          <w:rFonts w:asciiTheme="minorHAnsi" w:eastAsiaTheme="minorEastAsia" w:hAnsiTheme="minorHAnsi" w:cstheme="minorBidi"/>
          <w:noProof/>
          <w:sz w:val="22"/>
          <w:szCs w:val="22"/>
        </w:rPr>
      </w:pPr>
      <w:del w:id="779" w:author="Mary Jungers" w:date="2019-11-13T18:53:00Z">
        <w:r w:rsidRPr="00621E63" w:rsidDel="00800492">
          <w:rPr>
            <w:rPrChange w:id="780" w:author="Mary Jungers" w:date="2019-11-13T18:53:00Z">
              <w:rPr>
                <w:rStyle w:val="Hyperlink"/>
                <w:noProof/>
              </w:rPr>
            </w:rPrChange>
          </w:rPr>
          <w:delText>3.2 [PCD-02] Reserved</w:delText>
        </w:r>
        <w:r w:rsidRPr="00621E63" w:rsidDel="00800492">
          <w:rPr>
            <w:noProof/>
            <w:webHidden/>
          </w:rPr>
          <w:tab/>
          <w:delText>17</w:delText>
        </w:r>
      </w:del>
    </w:p>
    <w:p w14:paraId="3F6AC724" w14:textId="5CF39713" w:rsidR="00C74AF7" w:rsidRPr="00621E63" w:rsidDel="00800492" w:rsidRDefault="00C74AF7">
      <w:pPr>
        <w:pStyle w:val="TOC2"/>
        <w:rPr>
          <w:del w:id="781" w:author="Mary Jungers" w:date="2019-11-13T18:53:00Z"/>
          <w:rFonts w:asciiTheme="minorHAnsi" w:eastAsiaTheme="minorEastAsia" w:hAnsiTheme="minorHAnsi" w:cstheme="minorBidi"/>
          <w:noProof/>
          <w:sz w:val="22"/>
          <w:szCs w:val="22"/>
        </w:rPr>
      </w:pPr>
      <w:del w:id="782" w:author="Mary Jungers" w:date="2019-11-13T18:53:00Z">
        <w:r w:rsidRPr="00621E63" w:rsidDel="00800492">
          <w:rPr>
            <w:rPrChange w:id="783" w:author="Mary Jungers" w:date="2019-11-13T18:53:00Z">
              <w:rPr>
                <w:rStyle w:val="Hyperlink"/>
                <w:noProof/>
              </w:rPr>
            </w:rPrChange>
          </w:rPr>
          <w:delText>3.3 Communicate Infusion Order [PCD-03]</w:delText>
        </w:r>
        <w:r w:rsidRPr="00621E63" w:rsidDel="00800492">
          <w:rPr>
            <w:noProof/>
            <w:webHidden/>
          </w:rPr>
          <w:tab/>
          <w:delText>17</w:delText>
        </w:r>
      </w:del>
    </w:p>
    <w:p w14:paraId="7E667DDA" w14:textId="4EEEBD9D" w:rsidR="00C74AF7" w:rsidRPr="00621E63" w:rsidDel="00800492" w:rsidRDefault="00C74AF7">
      <w:pPr>
        <w:pStyle w:val="TOC3"/>
        <w:rPr>
          <w:del w:id="784" w:author="Mary Jungers" w:date="2019-11-13T18:53:00Z"/>
          <w:rFonts w:asciiTheme="minorHAnsi" w:eastAsiaTheme="minorEastAsia" w:hAnsiTheme="minorHAnsi" w:cstheme="minorBidi"/>
          <w:noProof/>
          <w:sz w:val="22"/>
          <w:szCs w:val="22"/>
        </w:rPr>
      </w:pPr>
      <w:del w:id="785" w:author="Mary Jungers" w:date="2019-11-13T18:53:00Z">
        <w:r w:rsidRPr="00621E63" w:rsidDel="00800492">
          <w:rPr>
            <w:rPrChange w:id="786" w:author="Mary Jungers" w:date="2019-11-13T18:53:00Z">
              <w:rPr>
                <w:rStyle w:val="Hyperlink"/>
                <w:noProof/>
              </w:rPr>
            </w:rPrChange>
          </w:rPr>
          <w:delText>3.3.1 Scope</w:delText>
        </w:r>
        <w:r w:rsidRPr="00621E63" w:rsidDel="00800492">
          <w:rPr>
            <w:noProof/>
            <w:webHidden/>
          </w:rPr>
          <w:tab/>
          <w:delText>17</w:delText>
        </w:r>
      </w:del>
    </w:p>
    <w:p w14:paraId="3CF702DD" w14:textId="220C4480" w:rsidR="00C74AF7" w:rsidRPr="00621E63" w:rsidDel="00800492" w:rsidRDefault="00C74AF7">
      <w:pPr>
        <w:pStyle w:val="TOC3"/>
        <w:rPr>
          <w:del w:id="787" w:author="Mary Jungers" w:date="2019-11-13T18:53:00Z"/>
          <w:rFonts w:asciiTheme="minorHAnsi" w:eastAsiaTheme="minorEastAsia" w:hAnsiTheme="minorHAnsi" w:cstheme="minorBidi"/>
          <w:noProof/>
          <w:sz w:val="22"/>
          <w:szCs w:val="22"/>
        </w:rPr>
      </w:pPr>
      <w:del w:id="788" w:author="Mary Jungers" w:date="2019-11-13T18:53:00Z">
        <w:r w:rsidRPr="00621E63" w:rsidDel="00800492">
          <w:rPr>
            <w:rPrChange w:id="789" w:author="Mary Jungers" w:date="2019-11-13T18:53:00Z">
              <w:rPr>
                <w:rStyle w:val="Hyperlink"/>
                <w:noProof/>
              </w:rPr>
            </w:rPrChange>
          </w:rPr>
          <w:delText>3.3.2 Use Case Roles</w:delText>
        </w:r>
        <w:r w:rsidRPr="00621E63" w:rsidDel="00800492">
          <w:rPr>
            <w:noProof/>
            <w:webHidden/>
          </w:rPr>
          <w:tab/>
          <w:delText>17</w:delText>
        </w:r>
      </w:del>
    </w:p>
    <w:p w14:paraId="6B35BD10" w14:textId="0B9579F4" w:rsidR="00C74AF7" w:rsidRPr="00621E63" w:rsidDel="00800492" w:rsidRDefault="00C74AF7">
      <w:pPr>
        <w:pStyle w:val="TOC3"/>
        <w:rPr>
          <w:del w:id="790" w:author="Mary Jungers" w:date="2019-11-13T18:53:00Z"/>
          <w:rFonts w:asciiTheme="minorHAnsi" w:eastAsiaTheme="minorEastAsia" w:hAnsiTheme="minorHAnsi" w:cstheme="minorBidi"/>
          <w:noProof/>
          <w:sz w:val="22"/>
          <w:szCs w:val="22"/>
        </w:rPr>
      </w:pPr>
      <w:del w:id="791" w:author="Mary Jungers" w:date="2019-11-13T18:53:00Z">
        <w:r w:rsidRPr="00621E63" w:rsidDel="00800492">
          <w:rPr>
            <w:rPrChange w:id="792" w:author="Mary Jungers" w:date="2019-11-13T18:53:00Z">
              <w:rPr>
                <w:rStyle w:val="Hyperlink"/>
                <w:noProof/>
              </w:rPr>
            </w:rPrChange>
          </w:rPr>
          <w:delText>3.3.3 Referenced Standards</w:delText>
        </w:r>
        <w:r w:rsidRPr="00621E63" w:rsidDel="00800492">
          <w:rPr>
            <w:noProof/>
            <w:webHidden/>
          </w:rPr>
          <w:tab/>
          <w:delText>17</w:delText>
        </w:r>
      </w:del>
    </w:p>
    <w:p w14:paraId="07A2F46B" w14:textId="5FEDBB74" w:rsidR="00C74AF7" w:rsidRPr="00621E63" w:rsidDel="00800492" w:rsidRDefault="00C74AF7">
      <w:pPr>
        <w:pStyle w:val="TOC3"/>
        <w:rPr>
          <w:del w:id="793" w:author="Mary Jungers" w:date="2019-11-13T18:53:00Z"/>
          <w:rFonts w:asciiTheme="minorHAnsi" w:eastAsiaTheme="minorEastAsia" w:hAnsiTheme="minorHAnsi" w:cstheme="minorBidi"/>
          <w:noProof/>
          <w:sz w:val="22"/>
          <w:szCs w:val="22"/>
        </w:rPr>
      </w:pPr>
      <w:del w:id="794" w:author="Mary Jungers" w:date="2019-11-13T18:53:00Z">
        <w:r w:rsidRPr="00621E63" w:rsidDel="00800492">
          <w:rPr>
            <w:rPrChange w:id="795" w:author="Mary Jungers" w:date="2019-11-13T18:53:00Z">
              <w:rPr>
                <w:rStyle w:val="Hyperlink"/>
                <w:noProof/>
              </w:rPr>
            </w:rPrChange>
          </w:rPr>
          <w:delText>3.3.4 Interaction Diagram</w:delText>
        </w:r>
        <w:r w:rsidRPr="00621E63" w:rsidDel="00800492">
          <w:rPr>
            <w:noProof/>
            <w:webHidden/>
          </w:rPr>
          <w:tab/>
          <w:delText>17</w:delText>
        </w:r>
      </w:del>
    </w:p>
    <w:p w14:paraId="11876C0A" w14:textId="3CFA8B6C" w:rsidR="00C74AF7" w:rsidRPr="00621E63" w:rsidDel="00800492" w:rsidRDefault="00C74AF7">
      <w:pPr>
        <w:pStyle w:val="TOC4"/>
        <w:rPr>
          <w:del w:id="796" w:author="Mary Jungers" w:date="2019-11-13T18:53:00Z"/>
          <w:rFonts w:asciiTheme="minorHAnsi" w:eastAsiaTheme="minorEastAsia" w:hAnsiTheme="minorHAnsi" w:cstheme="minorBidi"/>
          <w:noProof/>
          <w:sz w:val="22"/>
          <w:szCs w:val="22"/>
        </w:rPr>
      </w:pPr>
      <w:del w:id="797" w:author="Mary Jungers" w:date="2019-11-13T18:53:00Z">
        <w:r w:rsidRPr="00621E63" w:rsidDel="00800492">
          <w:rPr>
            <w:rPrChange w:id="798" w:author="Mary Jungers" w:date="2019-11-13T18:53:00Z">
              <w:rPr>
                <w:rStyle w:val="Hyperlink"/>
                <w:noProof/>
              </w:rPr>
            </w:rPrChange>
          </w:rPr>
          <w:delText>3.3.4.1 PCD-03 Communicate Infusion Order (RGV^O15^RGV_O15) static definition</w:delText>
        </w:r>
        <w:r w:rsidRPr="00621E63" w:rsidDel="00800492">
          <w:rPr>
            <w:noProof/>
            <w:webHidden/>
          </w:rPr>
          <w:tab/>
          <w:delText>18</w:delText>
        </w:r>
      </w:del>
    </w:p>
    <w:p w14:paraId="134873D5" w14:textId="6C8DEA05" w:rsidR="00C74AF7" w:rsidRPr="00621E63" w:rsidDel="00800492" w:rsidRDefault="00C74AF7">
      <w:pPr>
        <w:pStyle w:val="TOC4"/>
        <w:rPr>
          <w:del w:id="799" w:author="Mary Jungers" w:date="2019-11-13T18:53:00Z"/>
          <w:rFonts w:asciiTheme="minorHAnsi" w:eastAsiaTheme="minorEastAsia" w:hAnsiTheme="minorHAnsi" w:cstheme="minorBidi"/>
          <w:noProof/>
          <w:sz w:val="22"/>
          <w:szCs w:val="22"/>
        </w:rPr>
      </w:pPr>
      <w:del w:id="800" w:author="Mary Jungers" w:date="2019-11-13T18:53:00Z">
        <w:r w:rsidRPr="00621E63" w:rsidDel="00800492">
          <w:rPr>
            <w:rPrChange w:id="801" w:author="Mary Jungers" w:date="2019-11-13T18:53:00Z">
              <w:rPr>
                <w:rStyle w:val="Hyperlink"/>
                <w:noProof/>
              </w:rPr>
            </w:rPrChange>
          </w:rPr>
          <w:delText>3.3.4.2 RGV^O15^RGV_O15 Pharmacy/Treatment Give Message</w:delText>
        </w:r>
        <w:r w:rsidRPr="00621E63" w:rsidDel="00800492">
          <w:rPr>
            <w:noProof/>
            <w:webHidden/>
          </w:rPr>
          <w:tab/>
          <w:delText>18</w:delText>
        </w:r>
      </w:del>
    </w:p>
    <w:p w14:paraId="5D906EB2" w14:textId="0675AAAB" w:rsidR="00C74AF7" w:rsidRPr="00621E63" w:rsidDel="00800492" w:rsidRDefault="00C74AF7">
      <w:pPr>
        <w:pStyle w:val="TOC4"/>
        <w:rPr>
          <w:del w:id="802" w:author="Mary Jungers" w:date="2019-11-13T18:53:00Z"/>
          <w:rFonts w:asciiTheme="minorHAnsi" w:eastAsiaTheme="minorEastAsia" w:hAnsiTheme="minorHAnsi" w:cstheme="minorBidi"/>
          <w:noProof/>
          <w:sz w:val="22"/>
          <w:szCs w:val="22"/>
        </w:rPr>
      </w:pPr>
      <w:del w:id="803" w:author="Mary Jungers" w:date="2019-11-13T18:53:00Z">
        <w:r w:rsidRPr="00621E63" w:rsidDel="00800492">
          <w:rPr>
            <w:rPrChange w:id="804" w:author="Mary Jungers" w:date="2019-11-13T18:53:00Z">
              <w:rPr>
                <w:rStyle w:val="Hyperlink"/>
                <w:noProof/>
              </w:rPr>
            </w:rPrChange>
          </w:rPr>
          <w:delText>3.3.4.3 Trigger Events</w:delText>
        </w:r>
        <w:r w:rsidRPr="00621E63" w:rsidDel="00800492">
          <w:rPr>
            <w:noProof/>
            <w:webHidden/>
          </w:rPr>
          <w:tab/>
          <w:delText>20</w:delText>
        </w:r>
      </w:del>
    </w:p>
    <w:p w14:paraId="08F384F9" w14:textId="3D11A930" w:rsidR="00C74AF7" w:rsidRPr="00621E63" w:rsidDel="00800492" w:rsidRDefault="00C74AF7">
      <w:pPr>
        <w:pStyle w:val="TOC4"/>
        <w:rPr>
          <w:del w:id="805" w:author="Mary Jungers" w:date="2019-11-13T18:53:00Z"/>
          <w:rFonts w:asciiTheme="minorHAnsi" w:eastAsiaTheme="minorEastAsia" w:hAnsiTheme="minorHAnsi" w:cstheme="minorBidi"/>
          <w:noProof/>
          <w:sz w:val="22"/>
          <w:szCs w:val="22"/>
        </w:rPr>
      </w:pPr>
      <w:del w:id="806" w:author="Mary Jungers" w:date="2019-11-13T18:53:00Z">
        <w:r w:rsidRPr="00621E63" w:rsidDel="00800492">
          <w:rPr>
            <w:rPrChange w:id="807" w:author="Mary Jungers" w:date="2019-11-13T18:53:00Z">
              <w:rPr>
                <w:rStyle w:val="Hyperlink"/>
                <w:noProof/>
              </w:rPr>
            </w:rPrChange>
          </w:rPr>
          <w:delText>3.3.4.4 Message Semantics</w:delText>
        </w:r>
        <w:r w:rsidRPr="00621E63" w:rsidDel="00800492">
          <w:rPr>
            <w:noProof/>
            <w:webHidden/>
          </w:rPr>
          <w:tab/>
          <w:delText>20</w:delText>
        </w:r>
      </w:del>
    </w:p>
    <w:p w14:paraId="014103ED" w14:textId="4EA2B417" w:rsidR="00C74AF7" w:rsidRPr="00621E63" w:rsidDel="00800492" w:rsidRDefault="00C74AF7">
      <w:pPr>
        <w:pStyle w:val="TOC5"/>
        <w:rPr>
          <w:del w:id="808" w:author="Mary Jungers" w:date="2019-11-13T18:53:00Z"/>
          <w:rFonts w:asciiTheme="minorHAnsi" w:eastAsiaTheme="minorEastAsia" w:hAnsiTheme="minorHAnsi" w:cstheme="minorBidi"/>
          <w:noProof/>
          <w:sz w:val="22"/>
          <w:szCs w:val="22"/>
        </w:rPr>
      </w:pPr>
      <w:del w:id="809" w:author="Mary Jungers" w:date="2019-11-13T18:53:00Z">
        <w:r w:rsidRPr="00621E63" w:rsidDel="00800492">
          <w:rPr>
            <w:rPrChange w:id="810" w:author="Mary Jungers" w:date="2019-11-13T18:53:00Z">
              <w:rPr>
                <w:rStyle w:val="Hyperlink"/>
                <w:noProof/>
              </w:rPr>
            </w:rPrChange>
          </w:rPr>
          <w:delText>3.3.4.4.1 MSH – Message Header Segment</w:delText>
        </w:r>
        <w:r w:rsidRPr="00621E63" w:rsidDel="00800492">
          <w:rPr>
            <w:noProof/>
            <w:webHidden/>
          </w:rPr>
          <w:tab/>
          <w:delText>20</w:delText>
        </w:r>
      </w:del>
    </w:p>
    <w:p w14:paraId="364048CE" w14:textId="4A1A9F93" w:rsidR="00C74AF7" w:rsidRPr="00621E63" w:rsidDel="00800492" w:rsidRDefault="00C74AF7">
      <w:pPr>
        <w:pStyle w:val="TOC5"/>
        <w:rPr>
          <w:del w:id="811" w:author="Mary Jungers" w:date="2019-11-13T18:53:00Z"/>
          <w:rFonts w:asciiTheme="minorHAnsi" w:eastAsiaTheme="minorEastAsia" w:hAnsiTheme="minorHAnsi" w:cstheme="minorBidi"/>
          <w:noProof/>
          <w:sz w:val="22"/>
          <w:szCs w:val="22"/>
        </w:rPr>
      </w:pPr>
      <w:del w:id="812" w:author="Mary Jungers" w:date="2019-11-13T18:53:00Z">
        <w:r w:rsidRPr="00621E63" w:rsidDel="00800492">
          <w:rPr>
            <w:rPrChange w:id="813" w:author="Mary Jungers" w:date="2019-11-13T18:53:00Z">
              <w:rPr>
                <w:rStyle w:val="Hyperlink"/>
                <w:noProof/>
              </w:rPr>
            </w:rPrChange>
          </w:rPr>
          <w:delText>3.3.4.4.2 PID - Patient Identification Segment</w:delText>
        </w:r>
        <w:r w:rsidRPr="00621E63" w:rsidDel="00800492">
          <w:rPr>
            <w:noProof/>
            <w:webHidden/>
          </w:rPr>
          <w:tab/>
          <w:delText>22</w:delText>
        </w:r>
      </w:del>
    </w:p>
    <w:p w14:paraId="5B35D908" w14:textId="2B2360A4" w:rsidR="00C74AF7" w:rsidRPr="00621E63" w:rsidDel="00800492" w:rsidRDefault="00C74AF7">
      <w:pPr>
        <w:pStyle w:val="TOC5"/>
        <w:rPr>
          <w:del w:id="814" w:author="Mary Jungers" w:date="2019-11-13T18:53:00Z"/>
          <w:rFonts w:asciiTheme="minorHAnsi" w:eastAsiaTheme="minorEastAsia" w:hAnsiTheme="minorHAnsi" w:cstheme="minorBidi"/>
          <w:noProof/>
          <w:sz w:val="22"/>
          <w:szCs w:val="22"/>
        </w:rPr>
      </w:pPr>
      <w:del w:id="815" w:author="Mary Jungers" w:date="2019-11-13T18:53:00Z">
        <w:r w:rsidRPr="00621E63" w:rsidDel="00800492">
          <w:rPr>
            <w:rPrChange w:id="816" w:author="Mary Jungers" w:date="2019-11-13T18:53:00Z">
              <w:rPr>
                <w:rStyle w:val="Hyperlink"/>
                <w:noProof/>
              </w:rPr>
            </w:rPrChange>
          </w:rPr>
          <w:delText>3.3.4.4.3 PV1 Patient Visit Segment</w:delText>
        </w:r>
        <w:r w:rsidRPr="00621E63" w:rsidDel="00800492">
          <w:rPr>
            <w:noProof/>
            <w:webHidden/>
          </w:rPr>
          <w:tab/>
          <w:delText>22</w:delText>
        </w:r>
      </w:del>
    </w:p>
    <w:p w14:paraId="3BD3F72D" w14:textId="54C6A5E3" w:rsidR="00C74AF7" w:rsidRPr="00621E63" w:rsidDel="00800492" w:rsidRDefault="00C74AF7">
      <w:pPr>
        <w:pStyle w:val="TOC5"/>
        <w:rPr>
          <w:del w:id="817" w:author="Mary Jungers" w:date="2019-11-13T18:53:00Z"/>
          <w:rFonts w:asciiTheme="minorHAnsi" w:eastAsiaTheme="minorEastAsia" w:hAnsiTheme="minorHAnsi" w:cstheme="minorBidi"/>
          <w:noProof/>
          <w:sz w:val="22"/>
          <w:szCs w:val="22"/>
        </w:rPr>
      </w:pPr>
      <w:del w:id="818" w:author="Mary Jungers" w:date="2019-11-13T18:53:00Z">
        <w:r w:rsidRPr="00621E63" w:rsidDel="00800492">
          <w:rPr>
            <w:rPrChange w:id="819" w:author="Mary Jungers" w:date="2019-11-13T18:53:00Z">
              <w:rPr>
                <w:rStyle w:val="Hyperlink"/>
                <w:noProof/>
              </w:rPr>
            </w:rPrChange>
          </w:rPr>
          <w:delText xml:space="preserve">3.3.4.4.4 ORC </w:delText>
        </w:r>
        <w:r w:rsidRPr="00621E63" w:rsidDel="00800492">
          <w:rPr>
            <w:rFonts w:eastAsia="MS Gothic"/>
            <w:rPrChange w:id="820" w:author="Mary Jungers" w:date="2019-11-13T18:53:00Z">
              <w:rPr>
                <w:rStyle w:val="Hyperlink"/>
                <w:rFonts w:eastAsia="MS Gothic"/>
                <w:noProof/>
              </w:rPr>
            </w:rPrChange>
          </w:rPr>
          <w:delText>-</w:delText>
        </w:r>
        <w:r w:rsidRPr="00621E63" w:rsidDel="00800492">
          <w:rPr>
            <w:rPrChange w:id="821" w:author="Mary Jungers" w:date="2019-11-13T18:53:00Z">
              <w:rPr>
                <w:rStyle w:val="Hyperlink"/>
                <w:noProof/>
              </w:rPr>
            </w:rPrChange>
          </w:rPr>
          <w:delText xml:space="preserve"> Common Order Segment</w:delText>
        </w:r>
        <w:r w:rsidRPr="00621E63" w:rsidDel="00800492">
          <w:rPr>
            <w:noProof/>
            <w:webHidden/>
          </w:rPr>
          <w:tab/>
          <w:delText>22</w:delText>
        </w:r>
      </w:del>
    </w:p>
    <w:p w14:paraId="4DBE4912" w14:textId="367B5707" w:rsidR="00C74AF7" w:rsidRPr="00621E63" w:rsidDel="00800492" w:rsidRDefault="00C74AF7">
      <w:pPr>
        <w:pStyle w:val="TOC5"/>
        <w:rPr>
          <w:del w:id="822" w:author="Mary Jungers" w:date="2019-11-13T18:53:00Z"/>
          <w:rFonts w:asciiTheme="minorHAnsi" w:eastAsiaTheme="minorEastAsia" w:hAnsiTheme="minorHAnsi" w:cstheme="minorBidi"/>
          <w:noProof/>
          <w:sz w:val="22"/>
          <w:szCs w:val="22"/>
        </w:rPr>
      </w:pPr>
      <w:del w:id="823" w:author="Mary Jungers" w:date="2019-11-13T18:53:00Z">
        <w:r w:rsidRPr="00621E63" w:rsidDel="00800492">
          <w:rPr>
            <w:rPrChange w:id="824" w:author="Mary Jungers" w:date="2019-11-13T18:53:00Z">
              <w:rPr>
                <w:rStyle w:val="Hyperlink"/>
                <w:noProof/>
              </w:rPr>
            </w:rPrChange>
          </w:rPr>
          <w:delText>3.3.4.4.5 RXG - Pharmacy/Treatment Give Segment</w:delText>
        </w:r>
        <w:r w:rsidRPr="00621E63" w:rsidDel="00800492">
          <w:rPr>
            <w:noProof/>
            <w:webHidden/>
          </w:rPr>
          <w:tab/>
          <w:delText>23</w:delText>
        </w:r>
      </w:del>
    </w:p>
    <w:p w14:paraId="18061B92" w14:textId="34EF4E1E" w:rsidR="00C74AF7" w:rsidRPr="00621E63" w:rsidDel="00800492" w:rsidRDefault="00C74AF7">
      <w:pPr>
        <w:pStyle w:val="TOC5"/>
        <w:rPr>
          <w:del w:id="825" w:author="Mary Jungers" w:date="2019-11-13T18:53:00Z"/>
          <w:rFonts w:asciiTheme="minorHAnsi" w:eastAsiaTheme="minorEastAsia" w:hAnsiTheme="minorHAnsi" w:cstheme="minorBidi"/>
          <w:noProof/>
          <w:sz w:val="22"/>
          <w:szCs w:val="22"/>
        </w:rPr>
      </w:pPr>
      <w:del w:id="826" w:author="Mary Jungers" w:date="2019-11-13T18:53:00Z">
        <w:r w:rsidRPr="00621E63" w:rsidDel="00800492">
          <w:rPr>
            <w:rPrChange w:id="827" w:author="Mary Jungers" w:date="2019-11-13T18:53:00Z">
              <w:rPr>
                <w:rStyle w:val="Hyperlink"/>
                <w:noProof/>
              </w:rPr>
            </w:rPrChange>
          </w:rPr>
          <w:delText>3.3.4.4.6 TQ1 Timing Quantity Segment</w:delText>
        </w:r>
        <w:r w:rsidRPr="00621E63" w:rsidDel="00800492">
          <w:rPr>
            <w:noProof/>
            <w:webHidden/>
          </w:rPr>
          <w:tab/>
          <w:delText>28</w:delText>
        </w:r>
      </w:del>
    </w:p>
    <w:p w14:paraId="3D5C7653" w14:textId="3812B4D2" w:rsidR="00C74AF7" w:rsidRPr="00621E63" w:rsidDel="00800492" w:rsidRDefault="00C74AF7">
      <w:pPr>
        <w:pStyle w:val="TOC5"/>
        <w:rPr>
          <w:del w:id="828" w:author="Mary Jungers" w:date="2019-11-13T18:53:00Z"/>
          <w:rFonts w:asciiTheme="minorHAnsi" w:eastAsiaTheme="minorEastAsia" w:hAnsiTheme="minorHAnsi" w:cstheme="minorBidi"/>
          <w:noProof/>
          <w:sz w:val="22"/>
          <w:szCs w:val="22"/>
        </w:rPr>
      </w:pPr>
      <w:del w:id="829" w:author="Mary Jungers" w:date="2019-11-13T18:53:00Z">
        <w:r w:rsidRPr="00621E63" w:rsidDel="00800492">
          <w:rPr>
            <w:rPrChange w:id="830" w:author="Mary Jungers" w:date="2019-11-13T18:53:00Z">
              <w:rPr>
                <w:rStyle w:val="Hyperlink"/>
                <w:noProof/>
              </w:rPr>
            </w:rPrChange>
          </w:rPr>
          <w:delText>3.3.4.4.7 Usage notes for RXG 17, 18, 23, and 24</w:delText>
        </w:r>
        <w:r w:rsidRPr="00621E63" w:rsidDel="00800492">
          <w:rPr>
            <w:noProof/>
            <w:webHidden/>
          </w:rPr>
          <w:tab/>
          <w:delText>30</w:delText>
        </w:r>
      </w:del>
    </w:p>
    <w:p w14:paraId="1F34102B" w14:textId="1B51E07D" w:rsidR="00C74AF7" w:rsidRPr="00621E63" w:rsidDel="00800492" w:rsidRDefault="00C74AF7">
      <w:pPr>
        <w:pStyle w:val="TOC5"/>
        <w:rPr>
          <w:del w:id="831" w:author="Mary Jungers" w:date="2019-11-13T18:53:00Z"/>
          <w:rFonts w:asciiTheme="minorHAnsi" w:eastAsiaTheme="minorEastAsia" w:hAnsiTheme="minorHAnsi" w:cstheme="minorBidi"/>
          <w:noProof/>
          <w:sz w:val="22"/>
          <w:szCs w:val="22"/>
        </w:rPr>
      </w:pPr>
      <w:del w:id="832" w:author="Mary Jungers" w:date="2019-11-13T18:53:00Z">
        <w:r w:rsidRPr="00621E63" w:rsidDel="00800492">
          <w:rPr>
            <w:rPrChange w:id="833" w:author="Mary Jungers" w:date="2019-11-13T18:53:00Z">
              <w:rPr>
                <w:rStyle w:val="Hyperlink"/>
                <w:noProof/>
              </w:rPr>
            </w:rPrChange>
          </w:rPr>
          <w:delText>3.3.4.4.8 RXR - Pharmacy/Treatment Route Segment</w:delText>
        </w:r>
        <w:r w:rsidRPr="00621E63" w:rsidDel="00800492">
          <w:rPr>
            <w:noProof/>
            <w:webHidden/>
          </w:rPr>
          <w:tab/>
          <w:delText>31</w:delText>
        </w:r>
      </w:del>
    </w:p>
    <w:p w14:paraId="2B5CF613" w14:textId="13BAF92F" w:rsidR="00C74AF7" w:rsidRPr="00621E63" w:rsidDel="00800492" w:rsidRDefault="00C74AF7">
      <w:pPr>
        <w:pStyle w:val="TOC5"/>
        <w:rPr>
          <w:del w:id="834" w:author="Mary Jungers" w:date="2019-11-13T18:53:00Z"/>
          <w:rFonts w:asciiTheme="minorHAnsi" w:eastAsiaTheme="minorEastAsia" w:hAnsiTheme="minorHAnsi" w:cstheme="minorBidi"/>
          <w:noProof/>
          <w:sz w:val="22"/>
          <w:szCs w:val="22"/>
        </w:rPr>
      </w:pPr>
      <w:del w:id="835" w:author="Mary Jungers" w:date="2019-11-13T18:53:00Z">
        <w:r w:rsidRPr="00621E63" w:rsidDel="00800492">
          <w:rPr>
            <w:rPrChange w:id="836" w:author="Mary Jungers" w:date="2019-11-13T18:53:00Z">
              <w:rPr>
                <w:rStyle w:val="Hyperlink"/>
                <w:noProof/>
              </w:rPr>
            </w:rPrChange>
          </w:rPr>
          <w:delText xml:space="preserve">3.3.4.4.9 OBX </w:delText>
        </w:r>
        <w:r w:rsidRPr="00621E63" w:rsidDel="00800492">
          <w:rPr>
            <w:rFonts w:eastAsia="MS Gothic"/>
            <w:rPrChange w:id="837" w:author="Mary Jungers" w:date="2019-11-13T18:53:00Z">
              <w:rPr>
                <w:rStyle w:val="Hyperlink"/>
                <w:rFonts w:eastAsia="MS Gothic"/>
                <w:noProof/>
              </w:rPr>
            </w:rPrChange>
          </w:rPr>
          <w:delText>-</w:delText>
        </w:r>
        <w:r w:rsidRPr="00621E63" w:rsidDel="00800492">
          <w:rPr>
            <w:rPrChange w:id="838" w:author="Mary Jungers" w:date="2019-11-13T18:53:00Z">
              <w:rPr>
                <w:rStyle w:val="Hyperlink"/>
                <w:noProof/>
              </w:rPr>
            </w:rPrChange>
          </w:rPr>
          <w:delText xml:space="preserve"> Observation/Result segment</w:delText>
        </w:r>
        <w:r w:rsidRPr="00621E63" w:rsidDel="00800492">
          <w:rPr>
            <w:noProof/>
            <w:webHidden/>
          </w:rPr>
          <w:tab/>
          <w:delText>33</w:delText>
        </w:r>
      </w:del>
    </w:p>
    <w:p w14:paraId="2858F013" w14:textId="49DA1793" w:rsidR="00C74AF7" w:rsidRPr="00621E63" w:rsidDel="00800492" w:rsidRDefault="00C74AF7">
      <w:pPr>
        <w:pStyle w:val="TOC5"/>
        <w:rPr>
          <w:del w:id="839" w:author="Mary Jungers" w:date="2019-11-13T18:53:00Z"/>
          <w:rFonts w:asciiTheme="minorHAnsi" w:eastAsiaTheme="minorEastAsia" w:hAnsiTheme="minorHAnsi" w:cstheme="minorBidi"/>
          <w:noProof/>
          <w:sz w:val="22"/>
          <w:szCs w:val="22"/>
        </w:rPr>
      </w:pPr>
      <w:del w:id="840" w:author="Mary Jungers" w:date="2019-11-13T18:53:00Z">
        <w:r w:rsidRPr="00621E63" w:rsidDel="00800492">
          <w:rPr>
            <w:rPrChange w:id="841" w:author="Mary Jungers" w:date="2019-11-13T18:53:00Z">
              <w:rPr>
                <w:rStyle w:val="Hyperlink"/>
                <w:noProof/>
              </w:rPr>
            </w:rPrChange>
          </w:rPr>
          <w:delText>3.3.4.4.10 Expected Actions</w:delText>
        </w:r>
        <w:r w:rsidRPr="00621E63" w:rsidDel="00800492">
          <w:rPr>
            <w:noProof/>
            <w:webHidden/>
          </w:rPr>
          <w:tab/>
          <w:delText>37</w:delText>
        </w:r>
      </w:del>
    </w:p>
    <w:p w14:paraId="76FED314" w14:textId="3AC40A82" w:rsidR="00C74AF7" w:rsidRPr="00621E63" w:rsidDel="00800492" w:rsidRDefault="00C74AF7">
      <w:pPr>
        <w:pStyle w:val="TOC3"/>
        <w:rPr>
          <w:del w:id="842" w:author="Mary Jungers" w:date="2019-11-13T18:53:00Z"/>
          <w:rFonts w:asciiTheme="minorHAnsi" w:eastAsiaTheme="minorEastAsia" w:hAnsiTheme="minorHAnsi" w:cstheme="minorBidi"/>
          <w:noProof/>
          <w:sz w:val="22"/>
          <w:szCs w:val="22"/>
        </w:rPr>
      </w:pPr>
      <w:del w:id="843" w:author="Mary Jungers" w:date="2019-11-13T18:53:00Z">
        <w:r w:rsidRPr="00621E63" w:rsidDel="00800492">
          <w:rPr>
            <w:rPrChange w:id="844" w:author="Mary Jungers" w:date="2019-11-13T18:53:00Z">
              <w:rPr>
                <w:rStyle w:val="Hyperlink"/>
                <w:noProof/>
              </w:rPr>
            </w:rPrChange>
          </w:rPr>
          <w:delText>3.3.5 RRG^O16^RRG_O16 Pharmacy/Treatment Give Acknowledgement Message</w:delText>
        </w:r>
        <w:r w:rsidRPr="00621E63" w:rsidDel="00800492">
          <w:rPr>
            <w:noProof/>
            <w:webHidden/>
          </w:rPr>
          <w:tab/>
          <w:delText>38</w:delText>
        </w:r>
      </w:del>
    </w:p>
    <w:p w14:paraId="28F49FBA" w14:textId="2A5DBB78" w:rsidR="00C74AF7" w:rsidRPr="00621E63" w:rsidDel="00800492" w:rsidRDefault="00C74AF7">
      <w:pPr>
        <w:pStyle w:val="TOC4"/>
        <w:rPr>
          <w:del w:id="845" w:author="Mary Jungers" w:date="2019-11-13T18:53:00Z"/>
          <w:rFonts w:asciiTheme="minorHAnsi" w:eastAsiaTheme="minorEastAsia" w:hAnsiTheme="minorHAnsi" w:cstheme="minorBidi"/>
          <w:noProof/>
          <w:sz w:val="22"/>
          <w:szCs w:val="22"/>
        </w:rPr>
      </w:pPr>
      <w:del w:id="846" w:author="Mary Jungers" w:date="2019-11-13T18:53:00Z">
        <w:r w:rsidRPr="00621E63" w:rsidDel="00800492">
          <w:rPr>
            <w:rPrChange w:id="847" w:author="Mary Jungers" w:date="2019-11-13T18:53:00Z">
              <w:rPr>
                <w:rStyle w:val="Hyperlink"/>
                <w:noProof/>
              </w:rPr>
            </w:rPrChange>
          </w:rPr>
          <w:delText>3.3.5.1 MSH – Message Header Segment</w:delText>
        </w:r>
        <w:r w:rsidRPr="00621E63" w:rsidDel="00800492">
          <w:rPr>
            <w:noProof/>
            <w:webHidden/>
          </w:rPr>
          <w:tab/>
          <w:delText>39</w:delText>
        </w:r>
      </w:del>
    </w:p>
    <w:p w14:paraId="4BA066FB" w14:textId="366A10A4" w:rsidR="00C74AF7" w:rsidRPr="00621E63" w:rsidDel="00800492" w:rsidRDefault="00C74AF7">
      <w:pPr>
        <w:pStyle w:val="TOC4"/>
        <w:rPr>
          <w:del w:id="848" w:author="Mary Jungers" w:date="2019-11-13T18:53:00Z"/>
          <w:rFonts w:asciiTheme="minorHAnsi" w:eastAsiaTheme="minorEastAsia" w:hAnsiTheme="minorHAnsi" w:cstheme="minorBidi"/>
          <w:noProof/>
          <w:sz w:val="22"/>
          <w:szCs w:val="22"/>
        </w:rPr>
      </w:pPr>
      <w:del w:id="849" w:author="Mary Jungers" w:date="2019-11-13T18:53:00Z">
        <w:r w:rsidRPr="00621E63" w:rsidDel="00800492">
          <w:rPr>
            <w:rPrChange w:id="850" w:author="Mary Jungers" w:date="2019-11-13T18:53:00Z">
              <w:rPr>
                <w:rStyle w:val="Hyperlink"/>
                <w:noProof/>
              </w:rPr>
            </w:rPrChange>
          </w:rPr>
          <w:delText>3.3.5.2 MSA - Message Acknowledgement segment</w:delText>
        </w:r>
        <w:r w:rsidRPr="00621E63" w:rsidDel="00800492">
          <w:rPr>
            <w:noProof/>
            <w:webHidden/>
          </w:rPr>
          <w:tab/>
          <w:delText>39</w:delText>
        </w:r>
      </w:del>
    </w:p>
    <w:p w14:paraId="639B7ECD" w14:textId="0685922D" w:rsidR="00C74AF7" w:rsidRPr="00621E63" w:rsidDel="00800492" w:rsidRDefault="00C74AF7">
      <w:pPr>
        <w:pStyle w:val="TOC4"/>
        <w:rPr>
          <w:del w:id="851" w:author="Mary Jungers" w:date="2019-11-13T18:53:00Z"/>
          <w:rFonts w:asciiTheme="minorHAnsi" w:eastAsiaTheme="minorEastAsia" w:hAnsiTheme="minorHAnsi" w:cstheme="minorBidi"/>
          <w:noProof/>
          <w:sz w:val="22"/>
          <w:szCs w:val="22"/>
        </w:rPr>
      </w:pPr>
      <w:del w:id="852" w:author="Mary Jungers" w:date="2019-11-13T18:53:00Z">
        <w:r w:rsidRPr="00621E63" w:rsidDel="00800492">
          <w:rPr>
            <w:rPrChange w:id="853" w:author="Mary Jungers" w:date="2019-11-13T18:53:00Z">
              <w:rPr>
                <w:rStyle w:val="Hyperlink"/>
                <w:noProof/>
              </w:rPr>
            </w:rPrChange>
          </w:rPr>
          <w:delText>3.3.5.3 ERR - Error segment</w:delText>
        </w:r>
        <w:r w:rsidRPr="00621E63" w:rsidDel="00800492">
          <w:rPr>
            <w:noProof/>
            <w:webHidden/>
          </w:rPr>
          <w:tab/>
          <w:delText>39</w:delText>
        </w:r>
      </w:del>
    </w:p>
    <w:p w14:paraId="5F5C7396" w14:textId="453B74A2" w:rsidR="00C74AF7" w:rsidRPr="00621E63" w:rsidDel="00800492" w:rsidRDefault="00C74AF7">
      <w:pPr>
        <w:pStyle w:val="TOC2"/>
        <w:rPr>
          <w:del w:id="854" w:author="Mary Jungers" w:date="2019-11-13T18:53:00Z"/>
          <w:rFonts w:asciiTheme="minorHAnsi" w:eastAsiaTheme="minorEastAsia" w:hAnsiTheme="minorHAnsi" w:cstheme="minorBidi"/>
          <w:noProof/>
          <w:sz w:val="22"/>
          <w:szCs w:val="22"/>
        </w:rPr>
      </w:pPr>
      <w:del w:id="855" w:author="Mary Jungers" w:date="2019-11-13T18:53:00Z">
        <w:r w:rsidRPr="00621E63" w:rsidDel="00800492">
          <w:rPr>
            <w:rPrChange w:id="856" w:author="Mary Jungers" w:date="2019-11-13T18:53:00Z">
              <w:rPr>
                <w:rStyle w:val="Hyperlink"/>
                <w:noProof/>
              </w:rPr>
            </w:rPrChange>
          </w:rPr>
          <w:delText>3.4 Report Alert [PCD-04]</w:delText>
        </w:r>
        <w:r w:rsidRPr="00621E63" w:rsidDel="00800492">
          <w:rPr>
            <w:noProof/>
            <w:webHidden/>
          </w:rPr>
          <w:tab/>
          <w:delText>39</w:delText>
        </w:r>
      </w:del>
    </w:p>
    <w:p w14:paraId="78CB17A8" w14:textId="61A2D000" w:rsidR="00C74AF7" w:rsidRPr="00621E63" w:rsidDel="00800492" w:rsidRDefault="00C74AF7">
      <w:pPr>
        <w:pStyle w:val="TOC3"/>
        <w:rPr>
          <w:del w:id="857" w:author="Mary Jungers" w:date="2019-11-13T18:53:00Z"/>
          <w:rFonts w:asciiTheme="minorHAnsi" w:eastAsiaTheme="minorEastAsia" w:hAnsiTheme="minorHAnsi" w:cstheme="minorBidi"/>
          <w:noProof/>
          <w:sz w:val="22"/>
          <w:szCs w:val="22"/>
        </w:rPr>
      </w:pPr>
      <w:del w:id="858" w:author="Mary Jungers" w:date="2019-11-13T18:53:00Z">
        <w:r w:rsidRPr="00621E63" w:rsidDel="00800492">
          <w:rPr>
            <w:rPrChange w:id="859" w:author="Mary Jungers" w:date="2019-11-13T18:53:00Z">
              <w:rPr>
                <w:rStyle w:val="Hyperlink"/>
                <w:noProof/>
              </w:rPr>
            </w:rPrChange>
          </w:rPr>
          <w:delText>3.4.1 Scope</w:delText>
        </w:r>
        <w:r w:rsidRPr="00621E63" w:rsidDel="00800492">
          <w:rPr>
            <w:noProof/>
            <w:webHidden/>
          </w:rPr>
          <w:tab/>
          <w:delText>39</w:delText>
        </w:r>
      </w:del>
    </w:p>
    <w:p w14:paraId="225783E4" w14:textId="785A6309" w:rsidR="00C74AF7" w:rsidRPr="00621E63" w:rsidDel="00800492" w:rsidRDefault="00C74AF7">
      <w:pPr>
        <w:pStyle w:val="TOC3"/>
        <w:rPr>
          <w:del w:id="860" w:author="Mary Jungers" w:date="2019-11-13T18:53:00Z"/>
          <w:rFonts w:asciiTheme="minorHAnsi" w:eastAsiaTheme="minorEastAsia" w:hAnsiTheme="minorHAnsi" w:cstheme="minorBidi"/>
          <w:noProof/>
          <w:sz w:val="22"/>
          <w:szCs w:val="22"/>
        </w:rPr>
      </w:pPr>
      <w:del w:id="861" w:author="Mary Jungers" w:date="2019-11-13T18:53:00Z">
        <w:r w:rsidRPr="00621E63" w:rsidDel="00800492">
          <w:rPr>
            <w:rPrChange w:id="862" w:author="Mary Jungers" w:date="2019-11-13T18:53:00Z">
              <w:rPr>
                <w:rStyle w:val="Hyperlink"/>
                <w:noProof/>
              </w:rPr>
            </w:rPrChange>
          </w:rPr>
          <w:delText>3.4.2 Use Case Roles</w:delText>
        </w:r>
        <w:r w:rsidRPr="00621E63" w:rsidDel="00800492">
          <w:rPr>
            <w:noProof/>
            <w:webHidden/>
          </w:rPr>
          <w:tab/>
          <w:delText>40</w:delText>
        </w:r>
      </w:del>
    </w:p>
    <w:p w14:paraId="126B7F0C" w14:textId="23A1099B" w:rsidR="00C74AF7" w:rsidRPr="00621E63" w:rsidDel="00800492" w:rsidRDefault="00C74AF7">
      <w:pPr>
        <w:pStyle w:val="TOC3"/>
        <w:rPr>
          <w:del w:id="863" w:author="Mary Jungers" w:date="2019-11-13T18:53:00Z"/>
          <w:rFonts w:asciiTheme="minorHAnsi" w:eastAsiaTheme="minorEastAsia" w:hAnsiTheme="minorHAnsi" w:cstheme="minorBidi"/>
          <w:noProof/>
          <w:sz w:val="22"/>
          <w:szCs w:val="22"/>
        </w:rPr>
      </w:pPr>
      <w:del w:id="864" w:author="Mary Jungers" w:date="2019-11-13T18:53:00Z">
        <w:r w:rsidRPr="00621E63" w:rsidDel="00800492">
          <w:rPr>
            <w:rPrChange w:id="865" w:author="Mary Jungers" w:date="2019-11-13T18:53:00Z">
              <w:rPr>
                <w:rStyle w:val="Hyperlink"/>
                <w:noProof/>
              </w:rPr>
            </w:rPrChange>
          </w:rPr>
          <w:delText>3.4.3 Referenced Standards</w:delText>
        </w:r>
        <w:r w:rsidRPr="00621E63" w:rsidDel="00800492">
          <w:rPr>
            <w:noProof/>
            <w:webHidden/>
          </w:rPr>
          <w:tab/>
          <w:delText>40</w:delText>
        </w:r>
      </w:del>
    </w:p>
    <w:p w14:paraId="40F5B232" w14:textId="4B237F76" w:rsidR="00C74AF7" w:rsidRPr="00621E63" w:rsidDel="00800492" w:rsidRDefault="00C74AF7">
      <w:pPr>
        <w:pStyle w:val="TOC3"/>
        <w:rPr>
          <w:del w:id="866" w:author="Mary Jungers" w:date="2019-11-13T18:53:00Z"/>
          <w:rFonts w:asciiTheme="minorHAnsi" w:eastAsiaTheme="minorEastAsia" w:hAnsiTheme="minorHAnsi" w:cstheme="minorBidi"/>
          <w:noProof/>
          <w:sz w:val="22"/>
          <w:szCs w:val="22"/>
        </w:rPr>
      </w:pPr>
      <w:del w:id="867" w:author="Mary Jungers" w:date="2019-11-13T18:53:00Z">
        <w:r w:rsidRPr="00621E63" w:rsidDel="00800492">
          <w:rPr>
            <w:rPrChange w:id="868" w:author="Mary Jungers" w:date="2019-11-13T18:53:00Z">
              <w:rPr>
                <w:rStyle w:val="Hyperlink"/>
                <w:noProof/>
              </w:rPr>
            </w:rPrChange>
          </w:rPr>
          <w:delText>3.4.4 Interaction Diagrams</w:delText>
        </w:r>
        <w:r w:rsidRPr="00621E63" w:rsidDel="00800492">
          <w:rPr>
            <w:noProof/>
            <w:webHidden/>
          </w:rPr>
          <w:tab/>
          <w:delText>41</w:delText>
        </w:r>
      </w:del>
    </w:p>
    <w:p w14:paraId="2CC202E7" w14:textId="45289C70" w:rsidR="00C74AF7" w:rsidRPr="00621E63" w:rsidDel="00800492" w:rsidRDefault="00C74AF7">
      <w:pPr>
        <w:pStyle w:val="TOC4"/>
        <w:rPr>
          <w:del w:id="869" w:author="Mary Jungers" w:date="2019-11-13T18:53:00Z"/>
          <w:rFonts w:asciiTheme="minorHAnsi" w:eastAsiaTheme="minorEastAsia" w:hAnsiTheme="minorHAnsi" w:cstheme="minorBidi"/>
          <w:noProof/>
          <w:sz w:val="22"/>
          <w:szCs w:val="22"/>
        </w:rPr>
      </w:pPr>
      <w:del w:id="870" w:author="Mary Jungers" w:date="2019-11-13T18:53:00Z">
        <w:r w:rsidRPr="00621E63" w:rsidDel="00800492">
          <w:rPr>
            <w:rPrChange w:id="871" w:author="Mary Jungers" w:date="2019-11-13T18:53:00Z">
              <w:rPr>
                <w:rStyle w:val="Hyperlink"/>
                <w:noProof/>
              </w:rPr>
            </w:rPrChange>
          </w:rPr>
          <w:delText>3.4.4.1 Alert Reporter reports to Alert Manager/Alert Consumer</w:delText>
        </w:r>
        <w:r w:rsidRPr="00621E63" w:rsidDel="00800492">
          <w:rPr>
            <w:noProof/>
            <w:webHidden/>
          </w:rPr>
          <w:tab/>
          <w:delText>41</w:delText>
        </w:r>
      </w:del>
    </w:p>
    <w:p w14:paraId="29F6307C" w14:textId="0130ECDC" w:rsidR="00C74AF7" w:rsidRPr="00621E63" w:rsidDel="00800492" w:rsidRDefault="00C74AF7">
      <w:pPr>
        <w:pStyle w:val="TOC5"/>
        <w:rPr>
          <w:del w:id="872" w:author="Mary Jungers" w:date="2019-11-13T18:53:00Z"/>
          <w:rFonts w:asciiTheme="minorHAnsi" w:eastAsiaTheme="minorEastAsia" w:hAnsiTheme="minorHAnsi" w:cstheme="minorBidi"/>
          <w:noProof/>
          <w:sz w:val="22"/>
          <w:szCs w:val="22"/>
        </w:rPr>
      </w:pPr>
      <w:del w:id="873" w:author="Mary Jungers" w:date="2019-11-13T18:53:00Z">
        <w:r w:rsidRPr="00621E63" w:rsidDel="00800492">
          <w:rPr>
            <w:rPrChange w:id="874" w:author="Mary Jungers" w:date="2019-11-13T18:53:00Z">
              <w:rPr>
                <w:rStyle w:val="Hyperlink"/>
                <w:noProof/>
              </w:rPr>
            </w:rPrChange>
          </w:rPr>
          <w:delText>3.4.4.1.1 HL7 Conformance Statement</w:delText>
        </w:r>
        <w:r w:rsidRPr="00621E63" w:rsidDel="00800492">
          <w:rPr>
            <w:noProof/>
            <w:webHidden/>
          </w:rPr>
          <w:tab/>
          <w:delText>41</w:delText>
        </w:r>
      </w:del>
    </w:p>
    <w:p w14:paraId="64AED358" w14:textId="012F6148" w:rsidR="00C74AF7" w:rsidRPr="00621E63" w:rsidDel="00800492" w:rsidRDefault="00C74AF7">
      <w:pPr>
        <w:pStyle w:val="TOC5"/>
        <w:rPr>
          <w:del w:id="875" w:author="Mary Jungers" w:date="2019-11-13T18:53:00Z"/>
          <w:rFonts w:asciiTheme="minorHAnsi" w:eastAsiaTheme="minorEastAsia" w:hAnsiTheme="minorHAnsi" w:cstheme="minorBidi"/>
          <w:noProof/>
          <w:sz w:val="22"/>
          <w:szCs w:val="22"/>
        </w:rPr>
      </w:pPr>
      <w:del w:id="876" w:author="Mary Jungers" w:date="2019-11-13T18:53:00Z">
        <w:r w:rsidRPr="00621E63" w:rsidDel="00800492">
          <w:rPr>
            <w:rPrChange w:id="877" w:author="Mary Jungers" w:date="2019-11-13T18:53:00Z">
              <w:rPr>
                <w:rStyle w:val="Hyperlink"/>
                <w:noProof/>
              </w:rPr>
            </w:rPrChange>
          </w:rPr>
          <w:delText>3.4.4.1.2 PCD-04 Report Alert (ORU^R40^ORU_R40) static definition</w:delText>
        </w:r>
        <w:r w:rsidRPr="00621E63" w:rsidDel="00800492">
          <w:rPr>
            <w:noProof/>
            <w:webHidden/>
          </w:rPr>
          <w:tab/>
          <w:delText>41</w:delText>
        </w:r>
      </w:del>
    </w:p>
    <w:p w14:paraId="21EED00E" w14:textId="15D2F141" w:rsidR="00C74AF7" w:rsidRPr="00621E63" w:rsidDel="00800492" w:rsidRDefault="00C74AF7">
      <w:pPr>
        <w:pStyle w:val="TOC5"/>
        <w:rPr>
          <w:del w:id="878" w:author="Mary Jungers" w:date="2019-11-13T18:53:00Z"/>
          <w:rFonts w:asciiTheme="minorHAnsi" w:eastAsiaTheme="minorEastAsia" w:hAnsiTheme="minorHAnsi" w:cstheme="minorBidi"/>
          <w:noProof/>
          <w:sz w:val="22"/>
          <w:szCs w:val="22"/>
        </w:rPr>
      </w:pPr>
      <w:del w:id="879" w:author="Mary Jungers" w:date="2019-11-13T18:53:00Z">
        <w:r w:rsidRPr="00621E63" w:rsidDel="00800492">
          <w:rPr>
            <w:rPrChange w:id="880" w:author="Mary Jungers" w:date="2019-11-13T18:53:00Z">
              <w:rPr>
                <w:rStyle w:val="Hyperlink"/>
                <w:noProof/>
              </w:rPr>
            </w:rPrChange>
          </w:rPr>
          <w:delText>3.4.4.1.3 Trigger Events</w:delText>
        </w:r>
        <w:r w:rsidRPr="00621E63" w:rsidDel="00800492">
          <w:rPr>
            <w:noProof/>
            <w:webHidden/>
          </w:rPr>
          <w:tab/>
          <w:delText>43</w:delText>
        </w:r>
      </w:del>
    </w:p>
    <w:p w14:paraId="61B070F1" w14:textId="34BA2FF5" w:rsidR="00C74AF7" w:rsidRPr="00621E63" w:rsidDel="00800492" w:rsidRDefault="00C74AF7">
      <w:pPr>
        <w:pStyle w:val="TOC5"/>
        <w:rPr>
          <w:del w:id="881" w:author="Mary Jungers" w:date="2019-11-13T18:53:00Z"/>
          <w:rFonts w:asciiTheme="minorHAnsi" w:eastAsiaTheme="minorEastAsia" w:hAnsiTheme="minorHAnsi" w:cstheme="minorBidi"/>
          <w:noProof/>
          <w:sz w:val="22"/>
          <w:szCs w:val="22"/>
        </w:rPr>
      </w:pPr>
      <w:del w:id="882" w:author="Mary Jungers" w:date="2019-11-13T18:53:00Z">
        <w:r w:rsidRPr="00621E63" w:rsidDel="00800492">
          <w:rPr>
            <w:rPrChange w:id="883" w:author="Mary Jungers" w:date="2019-11-13T18:53:00Z">
              <w:rPr>
                <w:rStyle w:val="Hyperlink"/>
                <w:noProof/>
              </w:rPr>
            </w:rPrChange>
          </w:rPr>
          <w:delText>3.4.4.1.4 Message Semantics</w:delText>
        </w:r>
        <w:r w:rsidRPr="00621E63" w:rsidDel="00800492">
          <w:rPr>
            <w:noProof/>
            <w:webHidden/>
          </w:rPr>
          <w:tab/>
          <w:delText>43</w:delText>
        </w:r>
      </w:del>
    </w:p>
    <w:p w14:paraId="48E9AECF" w14:textId="086FC660" w:rsidR="00C74AF7" w:rsidRPr="00621E63" w:rsidDel="00800492" w:rsidRDefault="00C74AF7">
      <w:pPr>
        <w:pStyle w:val="TOC5"/>
        <w:rPr>
          <w:del w:id="884" w:author="Mary Jungers" w:date="2019-11-13T18:53:00Z"/>
          <w:rFonts w:asciiTheme="minorHAnsi" w:eastAsiaTheme="minorEastAsia" w:hAnsiTheme="minorHAnsi" w:cstheme="minorBidi"/>
          <w:noProof/>
          <w:sz w:val="22"/>
          <w:szCs w:val="22"/>
        </w:rPr>
      </w:pPr>
      <w:del w:id="885" w:author="Mary Jungers" w:date="2019-11-13T18:53:00Z">
        <w:r w:rsidRPr="00621E63" w:rsidDel="00800492">
          <w:rPr>
            <w:rPrChange w:id="886" w:author="Mary Jungers" w:date="2019-11-13T18:53:00Z">
              <w:rPr>
                <w:rStyle w:val="Hyperlink"/>
                <w:noProof/>
              </w:rPr>
            </w:rPrChange>
          </w:rPr>
          <w:delText>3.4.4.1.5 Expected Actions</w:delText>
        </w:r>
        <w:r w:rsidRPr="00621E63" w:rsidDel="00800492">
          <w:rPr>
            <w:noProof/>
            <w:webHidden/>
          </w:rPr>
          <w:tab/>
          <w:delText>43</w:delText>
        </w:r>
      </w:del>
    </w:p>
    <w:p w14:paraId="47E40C32" w14:textId="1E257E2D" w:rsidR="00C74AF7" w:rsidRPr="00621E63" w:rsidDel="00800492" w:rsidRDefault="00C74AF7">
      <w:pPr>
        <w:pStyle w:val="TOC5"/>
        <w:rPr>
          <w:del w:id="887" w:author="Mary Jungers" w:date="2019-11-13T18:53:00Z"/>
          <w:rFonts w:asciiTheme="minorHAnsi" w:eastAsiaTheme="minorEastAsia" w:hAnsiTheme="minorHAnsi" w:cstheme="minorBidi"/>
          <w:noProof/>
          <w:sz w:val="22"/>
          <w:szCs w:val="22"/>
        </w:rPr>
      </w:pPr>
      <w:del w:id="888" w:author="Mary Jungers" w:date="2019-11-13T18:53:00Z">
        <w:r w:rsidRPr="00621E63" w:rsidDel="00800492">
          <w:rPr>
            <w:rPrChange w:id="889" w:author="Mary Jungers" w:date="2019-11-13T18:53:00Z">
              <w:rPr>
                <w:rStyle w:val="Hyperlink"/>
                <w:noProof/>
              </w:rPr>
            </w:rPrChange>
          </w:rPr>
          <w:delText>3.4.4.1.6 Security Considerations</w:delText>
        </w:r>
        <w:r w:rsidRPr="00621E63" w:rsidDel="00800492">
          <w:rPr>
            <w:noProof/>
            <w:webHidden/>
          </w:rPr>
          <w:tab/>
          <w:delText>44</w:delText>
        </w:r>
      </w:del>
    </w:p>
    <w:p w14:paraId="12B4C191" w14:textId="483CFFAC" w:rsidR="00C74AF7" w:rsidRPr="00621E63" w:rsidDel="00800492" w:rsidRDefault="00C74AF7">
      <w:pPr>
        <w:pStyle w:val="TOC2"/>
        <w:rPr>
          <w:del w:id="890" w:author="Mary Jungers" w:date="2019-11-13T18:53:00Z"/>
          <w:rFonts w:asciiTheme="minorHAnsi" w:eastAsiaTheme="minorEastAsia" w:hAnsiTheme="minorHAnsi" w:cstheme="minorBidi"/>
          <w:noProof/>
          <w:sz w:val="22"/>
          <w:szCs w:val="22"/>
        </w:rPr>
      </w:pPr>
      <w:del w:id="891" w:author="Mary Jungers" w:date="2019-11-13T18:53:00Z">
        <w:r w:rsidRPr="00621E63" w:rsidDel="00800492">
          <w:rPr>
            <w:rPrChange w:id="892" w:author="Mary Jungers" w:date="2019-11-13T18:53:00Z">
              <w:rPr>
                <w:rStyle w:val="Hyperlink"/>
                <w:noProof/>
              </w:rPr>
            </w:rPrChange>
          </w:rPr>
          <w:delText>3.5 Report Alert Status [PCD-05]</w:delText>
        </w:r>
        <w:r w:rsidRPr="00621E63" w:rsidDel="00800492">
          <w:rPr>
            <w:noProof/>
            <w:webHidden/>
          </w:rPr>
          <w:tab/>
          <w:delText>44</w:delText>
        </w:r>
      </w:del>
    </w:p>
    <w:p w14:paraId="3B72A4A1" w14:textId="602EA255" w:rsidR="00C74AF7" w:rsidRPr="00621E63" w:rsidDel="00800492" w:rsidRDefault="00C74AF7">
      <w:pPr>
        <w:pStyle w:val="TOC3"/>
        <w:rPr>
          <w:del w:id="893" w:author="Mary Jungers" w:date="2019-11-13T18:53:00Z"/>
          <w:rFonts w:asciiTheme="minorHAnsi" w:eastAsiaTheme="minorEastAsia" w:hAnsiTheme="minorHAnsi" w:cstheme="minorBidi"/>
          <w:noProof/>
          <w:sz w:val="22"/>
          <w:szCs w:val="22"/>
        </w:rPr>
      </w:pPr>
      <w:del w:id="894" w:author="Mary Jungers" w:date="2019-11-13T18:53:00Z">
        <w:r w:rsidRPr="00621E63" w:rsidDel="00800492">
          <w:rPr>
            <w:rPrChange w:id="895" w:author="Mary Jungers" w:date="2019-11-13T18:53:00Z">
              <w:rPr>
                <w:rStyle w:val="Hyperlink"/>
                <w:noProof/>
              </w:rPr>
            </w:rPrChange>
          </w:rPr>
          <w:delText>3.5.1 Scope</w:delText>
        </w:r>
        <w:r w:rsidRPr="00621E63" w:rsidDel="00800492">
          <w:rPr>
            <w:noProof/>
            <w:webHidden/>
          </w:rPr>
          <w:tab/>
          <w:delText>44</w:delText>
        </w:r>
      </w:del>
    </w:p>
    <w:p w14:paraId="38227CDF" w14:textId="18857BD2" w:rsidR="00C74AF7" w:rsidRPr="00621E63" w:rsidDel="00800492" w:rsidRDefault="00C74AF7">
      <w:pPr>
        <w:pStyle w:val="TOC3"/>
        <w:rPr>
          <w:del w:id="896" w:author="Mary Jungers" w:date="2019-11-13T18:53:00Z"/>
          <w:rFonts w:asciiTheme="minorHAnsi" w:eastAsiaTheme="minorEastAsia" w:hAnsiTheme="minorHAnsi" w:cstheme="minorBidi"/>
          <w:noProof/>
          <w:sz w:val="22"/>
          <w:szCs w:val="22"/>
        </w:rPr>
      </w:pPr>
      <w:del w:id="897" w:author="Mary Jungers" w:date="2019-11-13T18:53:00Z">
        <w:r w:rsidRPr="00621E63" w:rsidDel="00800492">
          <w:rPr>
            <w:rPrChange w:id="898" w:author="Mary Jungers" w:date="2019-11-13T18:53:00Z">
              <w:rPr>
                <w:rStyle w:val="Hyperlink"/>
                <w:noProof/>
              </w:rPr>
            </w:rPrChange>
          </w:rPr>
          <w:delText>3.5.2 Use Case Roles</w:delText>
        </w:r>
        <w:r w:rsidRPr="00621E63" w:rsidDel="00800492">
          <w:rPr>
            <w:noProof/>
            <w:webHidden/>
          </w:rPr>
          <w:tab/>
          <w:delText>44</w:delText>
        </w:r>
      </w:del>
    </w:p>
    <w:p w14:paraId="1E1D3C53" w14:textId="3B31E95A" w:rsidR="00C74AF7" w:rsidRPr="00621E63" w:rsidDel="00800492" w:rsidRDefault="00C74AF7">
      <w:pPr>
        <w:pStyle w:val="TOC3"/>
        <w:rPr>
          <w:del w:id="899" w:author="Mary Jungers" w:date="2019-11-13T18:53:00Z"/>
          <w:rFonts w:asciiTheme="minorHAnsi" w:eastAsiaTheme="minorEastAsia" w:hAnsiTheme="minorHAnsi" w:cstheme="minorBidi"/>
          <w:noProof/>
          <w:sz w:val="22"/>
          <w:szCs w:val="22"/>
        </w:rPr>
      </w:pPr>
      <w:del w:id="900" w:author="Mary Jungers" w:date="2019-11-13T18:53:00Z">
        <w:r w:rsidRPr="00621E63" w:rsidDel="00800492">
          <w:rPr>
            <w:rPrChange w:id="901" w:author="Mary Jungers" w:date="2019-11-13T18:53:00Z">
              <w:rPr>
                <w:rStyle w:val="Hyperlink"/>
                <w:noProof/>
              </w:rPr>
            </w:rPrChange>
          </w:rPr>
          <w:delText>3.5.3 Referenced Standard</w:delText>
        </w:r>
        <w:r w:rsidRPr="00621E63" w:rsidDel="00800492">
          <w:rPr>
            <w:noProof/>
            <w:webHidden/>
          </w:rPr>
          <w:tab/>
          <w:delText>45</w:delText>
        </w:r>
      </w:del>
    </w:p>
    <w:p w14:paraId="629FF04D" w14:textId="377C505E" w:rsidR="00C74AF7" w:rsidRPr="00621E63" w:rsidDel="00800492" w:rsidRDefault="00C74AF7">
      <w:pPr>
        <w:pStyle w:val="TOC3"/>
        <w:rPr>
          <w:del w:id="902" w:author="Mary Jungers" w:date="2019-11-13T18:53:00Z"/>
          <w:rFonts w:asciiTheme="minorHAnsi" w:eastAsiaTheme="minorEastAsia" w:hAnsiTheme="minorHAnsi" w:cstheme="minorBidi"/>
          <w:noProof/>
          <w:sz w:val="22"/>
          <w:szCs w:val="22"/>
        </w:rPr>
      </w:pPr>
      <w:del w:id="903" w:author="Mary Jungers" w:date="2019-11-13T18:53:00Z">
        <w:r w:rsidRPr="00621E63" w:rsidDel="00800492">
          <w:rPr>
            <w:rPrChange w:id="904" w:author="Mary Jungers" w:date="2019-11-13T18:53:00Z">
              <w:rPr>
                <w:rStyle w:val="Hyperlink"/>
                <w:noProof/>
              </w:rPr>
            </w:rPrChange>
          </w:rPr>
          <w:delText>3.5.4 Interaction Diagrams</w:delText>
        </w:r>
        <w:r w:rsidRPr="00621E63" w:rsidDel="00800492">
          <w:rPr>
            <w:noProof/>
            <w:webHidden/>
          </w:rPr>
          <w:tab/>
          <w:delText>45</w:delText>
        </w:r>
      </w:del>
    </w:p>
    <w:p w14:paraId="2CD2A3FF" w14:textId="6F4A5A0B" w:rsidR="00C74AF7" w:rsidRPr="00621E63" w:rsidDel="00800492" w:rsidRDefault="00C74AF7">
      <w:pPr>
        <w:pStyle w:val="TOC4"/>
        <w:rPr>
          <w:del w:id="905" w:author="Mary Jungers" w:date="2019-11-13T18:53:00Z"/>
          <w:rFonts w:asciiTheme="minorHAnsi" w:eastAsiaTheme="minorEastAsia" w:hAnsiTheme="minorHAnsi" w:cstheme="minorBidi"/>
          <w:noProof/>
          <w:sz w:val="22"/>
          <w:szCs w:val="22"/>
        </w:rPr>
      </w:pPr>
      <w:del w:id="906" w:author="Mary Jungers" w:date="2019-11-13T18:53:00Z">
        <w:r w:rsidRPr="00621E63" w:rsidDel="00800492">
          <w:rPr>
            <w:rPrChange w:id="907" w:author="Mary Jungers" w:date="2019-11-13T18:53:00Z">
              <w:rPr>
                <w:rStyle w:val="Hyperlink"/>
                <w:noProof/>
              </w:rPr>
            </w:rPrChange>
          </w:rPr>
          <w:delText>3.5.4.1 Alert Manager status updates to Alert Reporter</w:delText>
        </w:r>
        <w:r w:rsidRPr="00621E63" w:rsidDel="00800492">
          <w:rPr>
            <w:noProof/>
            <w:webHidden/>
          </w:rPr>
          <w:tab/>
          <w:delText>46</w:delText>
        </w:r>
      </w:del>
    </w:p>
    <w:p w14:paraId="27EA484D" w14:textId="3AD43F48" w:rsidR="00C74AF7" w:rsidRPr="00621E63" w:rsidDel="00800492" w:rsidRDefault="00C74AF7">
      <w:pPr>
        <w:pStyle w:val="TOC5"/>
        <w:rPr>
          <w:del w:id="908" w:author="Mary Jungers" w:date="2019-11-13T18:53:00Z"/>
          <w:rFonts w:asciiTheme="minorHAnsi" w:eastAsiaTheme="minorEastAsia" w:hAnsiTheme="minorHAnsi" w:cstheme="minorBidi"/>
          <w:noProof/>
          <w:sz w:val="22"/>
          <w:szCs w:val="22"/>
        </w:rPr>
      </w:pPr>
      <w:del w:id="909" w:author="Mary Jungers" w:date="2019-11-13T18:53:00Z">
        <w:r w:rsidRPr="00621E63" w:rsidDel="00800492">
          <w:rPr>
            <w:rPrChange w:id="910" w:author="Mary Jungers" w:date="2019-11-13T18:53:00Z">
              <w:rPr>
                <w:rStyle w:val="Hyperlink"/>
                <w:noProof/>
              </w:rPr>
            </w:rPrChange>
          </w:rPr>
          <w:delText>3.5.4.1.1 Trigger Events</w:delText>
        </w:r>
        <w:r w:rsidRPr="00621E63" w:rsidDel="00800492">
          <w:rPr>
            <w:noProof/>
            <w:webHidden/>
          </w:rPr>
          <w:tab/>
          <w:delText>46</w:delText>
        </w:r>
      </w:del>
    </w:p>
    <w:p w14:paraId="61E48391" w14:textId="0B49F921" w:rsidR="00C74AF7" w:rsidRPr="00621E63" w:rsidDel="00800492" w:rsidRDefault="00C74AF7">
      <w:pPr>
        <w:pStyle w:val="TOC5"/>
        <w:rPr>
          <w:del w:id="911" w:author="Mary Jungers" w:date="2019-11-13T18:53:00Z"/>
          <w:rFonts w:asciiTheme="minorHAnsi" w:eastAsiaTheme="minorEastAsia" w:hAnsiTheme="minorHAnsi" w:cstheme="minorBidi"/>
          <w:noProof/>
          <w:sz w:val="22"/>
          <w:szCs w:val="22"/>
        </w:rPr>
      </w:pPr>
      <w:del w:id="912" w:author="Mary Jungers" w:date="2019-11-13T18:53:00Z">
        <w:r w:rsidRPr="00621E63" w:rsidDel="00800492">
          <w:rPr>
            <w:rPrChange w:id="913" w:author="Mary Jungers" w:date="2019-11-13T18:53:00Z">
              <w:rPr>
                <w:rStyle w:val="Hyperlink"/>
                <w:noProof/>
              </w:rPr>
            </w:rPrChange>
          </w:rPr>
          <w:delText>3.5.4.1.2 Message Semantics</w:delText>
        </w:r>
        <w:r w:rsidRPr="00621E63" w:rsidDel="00800492">
          <w:rPr>
            <w:noProof/>
            <w:webHidden/>
          </w:rPr>
          <w:tab/>
          <w:delText>47</w:delText>
        </w:r>
      </w:del>
    </w:p>
    <w:p w14:paraId="16984A77" w14:textId="3E21137E" w:rsidR="00C74AF7" w:rsidRPr="00621E63" w:rsidDel="00800492" w:rsidRDefault="00C74AF7">
      <w:pPr>
        <w:pStyle w:val="TOC5"/>
        <w:rPr>
          <w:del w:id="914" w:author="Mary Jungers" w:date="2019-11-13T18:53:00Z"/>
          <w:rFonts w:asciiTheme="minorHAnsi" w:eastAsiaTheme="minorEastAsia" w:hAnsiTheme="minorHAnsi" w:cstheme="minorBidi"/>
          <w:noProof/>
          <w:sz w:val="22"/>
          <w:szCs w:val="22"/>
        </w:rPr>
      </w:pPr>
      <w:del w:id="915" w:author="Mary Jungers" w:date="2019-11-13T18:53:00Z">
        <w:r w:rsidRPr="00621E63" w:rsidDel="00800492">
          <w:rPr>
            <w:rPrChange w:id="916" w:author="Mary Jungers" w:date="2019-11-13T18:53:00Z">
              <w:rPr>
                <w:rStyle w:val="Hyperlink"/>
                <w:noProof/>
              </w:rPr>
            </w:rPrChange>
          </w:rPr>
          <w:delText>3.5.4.1.3 HL7 Conformance Statement</w:delText>
        </w:r>
        <w:r w:rsidRPr="00621E63" w:rsidDel="00800492">
          <w:rPr>
            <w:noProof/>
            <w:webHidden/>
          </w:rPr>
          <w:tab/>
          <w:delText>47</w:delText>
        </w:r>
      </w:del>
    </w:p>
    <w:p w14:paraId="6B6D6336" w14:textId="5AD1D544" w:rsidR="00C74AF7" w:rsidRPr="00621E63" w:rsidDel="00800492" w:rsidRDefault="00C74AF7">
      <w:pPr>
        <w:pStyle w:val="TOC5"/>
        <w:rPr>
          <w:del w:id="917" w:author="Mary Jungers" w:date="2019-11-13T18:53:00Z"/>
          <w:rFonts w:asciiTheme="minorHAnsi" w:eastAsiaTheme="minorEastAsia" w:hAnsiTheme="minorHAnsi" w:cstheme="minorBidi"/>
          <w:noProof/>
          <w:sz w:val="22"/>
          <w:szCs w:val="22"/>
        </w:rPr>
      </w:pPr>
      <w:del w:id="918" w:author="Mary Jungers" w:date="2019-11-13T18:53:00Z">
        <w:r w:rsidRPr="00621E63" w:rsidDel="00800492">
          <w:rPr>
            <w:rPrChange w:id="919" w:author="Mary Jungers" w:date="2019-11-13T18:53:00Z">
              <w:rPr>
                <w:rStyle w:val="Hyperlink"/>
                <w:noProof/>
              </w:rPr>
            </w:rPrChange>
          </w:rPr>
          <w:delText>3.5.4.1.4 PCD-05 Report Alert Status (ORA^R41^ORA_R41) static definition</w:delText>
        </w:r>
        <w:r w:rsidRPr="00621E63" w:rsidDel="00800492">
          <w:rPr>
            <w:noProof/>
            <w:webHidden/>
          </w:rPr>
          <w:tab/>
          <w:delText>48</w:delText>
        </w:r>
      </w:del>
    </w:p>
    <w:p w14:paraId="5E84005B" w14:textId="1882967D" w:rsidR="00C74AF7" w:rsidRPr="00621E63" w:rsidDel="00800492" w:rsidRDefault="00C74AF7">
      <w:pPr>
        <w:pStyle w:val="TOC5"/>
        <w:rPr>
          <w:del w:id="920" w:author="Mary Jungers" w:date="2019-11-13T18:53:00Z"/>
          <w:rFonts w:asciiTheme="minorHAnsi" w:eastAsiaTheme="minorEastAsia" w:hAnsiTheme="minorHAnsi" w:cstheme="minorBidi"/>
          <w:noProof/>
          <w:sz w:val="22"/>
          <w:szCs w:val="22"/>
        </w:rPr>
      </w:pPr>
      <w:del w:id="921" w:author="Mary Jungers" w:date="2019-11-13T18:53:00Z">
        <w:r w:rsidRPr="00621E63" w:rsidDel="00800492">
          <w:rPr>
            <w:rPrChange w:id="922" w:author="Mary Jungers" w:date="2019-11-13T18:53:00Z">
              <w:rPr>
                <w:rStyle w:val="Hyperlink"/>
                <w:noProof/>
              </w:rPr>
            </w:rPrChange>
          </w:rPr>
          <w:delText>3.5.4.1.5 Expected Actions</w:delText>
        </w:r>
        <w:r w:rsidRPr="00621E63" w:rsidDel="00800492">
          <w:rPr>
            <w:noProof/>
            <w:webHidden/>
          </w:rPr>
          <w:tab/>
          <w:delText>48</w:delText>
        </w:r>
      </w:del>
    </w:p>
    <w:p w14:paraId="090E9913" w14:textId="3576164A" w:rsidR="00C74AF7" w:rsidRPr="00621E63" w:rsidDel="00800492" w:rsidRDefault="00C74AF7">
      <w:pPr>
        <w:pStyle w:val="TOC5"/>
        <w:rPr>
          <w:del w:id="923" w:author="Mary Jungers" w:date="2019-11-13T18:53:00Z"/>
          <w:rFonts w:asciiTheme="minorHAnsi" w:eastAsiaTheme="minorEastAsia" w:hAnsiTheme="minorHAnsi" w:cstheme="minorBidi"/>
          <w:noProof/>
          <w:sz w:val="22"/>
          <w:szCs w:val="22"/>
        </w:rPr>
      </w:pPr>
      <w:del w:id="924" w:author="Mary Jungers" w:date="2019-11-13T18:53:00Z">
        <w:r w:rsidRPr="00621E63" w:rsidDel="00800492">
          <w:rPr>
            <w:rPrChange w:id="925" w:author="Mary Jungers" w:date="2019-11-13T18:53:00Z">
              <w:rPr>
                <w:rStyle w:val="Hyperlink"/>
                <w:noProof/>
              </w:rPr>
            </w:rPrChange>
          </w:rPr>
          <w:delText>3.5.4.1.6 Security Considerations</w:delText>
        </w:r>
        <w:r w:rsidRPr="00621E63" w:rsidDel="00800492">
          <w:rPr>
            <w:noProof/>
            <w:webHidden/>
          </w:rPr>
          <w:tab/>
          <w:delText>50</w:delText>
        </w:r>
      </w:del>
    </w:p>
    <w:p w14:paraId="1013249A" w14:textId="1E5FF0F4" w:rsidR="00C74AF7" w:rsidRPr="00621E63" w:rsidDel="00800492" w:rsidRDefault="00C74AF7">
      <w:pPr>
        <w:pStyle w:val="TOC2"/>
        <w:rPr>
          <w:del w:id="926" w:author="Mary Jungers" w:date="2019-11-13T18:53:00Z"/>
          <w:rFonts w:asciiTheme="minorHAnsi" w:eastAsiaTheme="minorEastAsia" w:hAnsiTheme="minorHAnsi" w:cstheme="minorBidi"/>
          <w:noProof/>
          <w:sz w:val="22"/>
          <w:szCs w:val="22"/>
        </w:rPr>
      </w:pPr>
      <w:del w:id="927" w:author="Mary Jungers" w:date="2019-11-13T18:53:00Z">
        <w:r w:rsidRPr="00621E63" w:rsidDel="00800492">
          <w:rPr>
            <w:rPrChange w:id="928" w:author="Mary Jungers" w:date="2019-11-13T18:53:00Z">
              <w:rPr>
                <w:rStyle w:val="Hyperlink"/>
                <w:noProof/>
              </w:rPr>
            </w:rPrChange>
          </w:rPr>
          <w:delText>3.6 Disseminate Alert [PCD-06]</w:delText>
        </w:r>
        <w:r w:rsidRPr="00621E63" w:rsidDel="00800492">
          <w:rPr>
            <w:noProof/>
            <w:webHidden/>
          </w:rPr>
          <w:tab/>
          <w:delText>50</w:delText>
        </w:r>
      </w:del>
    </w:p>
    <w:p w14:paraId="496FF259" w14:textId="6DBB44EF" w:rsidR="00C74AF7" w:rsidRPr="00621E63" w:rsidDel="00800492" w:rsidRDefault="00C74AF7">
      <w:pPr>
        <w:pStyle w:val="TOC3"/>
        <w:rPr>
          <w:del w:id="929" w:author="Mary Jungers" w:date="2019-11-13T18:53:00Z"/>
          <w:rFonts w:asciiTheme="minorHAnsi" w:eastAsiaTheme="minorEastAsia" w:hAnsiTheme="minorHAnsi" w:cstheme="minorBidi"/>
          <w:noProof/>
          <w:sz w:val="22"/>
          <w:szCs w:val="22"/>
        </w:rPr>
      </w:pPr>
      <w:del w:id="930" w:author="Mary Jungers" w:date="2019-11-13T18:53:00Z">
        <w:r w:rsidRPr="00621E63" w:rsidDel="00800492">
          <w:rPr>
            <w:rPrChange w:id="931" w:author="Mary Jungers" w:date="2019-11-13T18:53:00Z">
              <w:rPr>
                <w:rStyle w:val="Hyperlink"/>
                <w:noProof/>
              </w:rPr>
            </w:rPrChange>
          </w:rPr>
          <w:delText>3.6.1 Scope</w:delText>
        </w:r>
        <w:r w:rsidRPr="00621E63" w:rsidDel="00800492">
          <w:rPr>
            <w:noProof/>
            <w:webHidden/>
          </w:rPr>
          <w:tab/>
          <w:delText>50</w:delText>
        </w:r>
      </w:del>
    </w:p>
    <w:p w14:paraId="66B12855" w14:textId="22A4716A" w:rsidR="00C74AF7" w:rsidRPr="00621E63" w:rsidDel="00800492" w:rsidRDefault="00C74AF7">
      <w:pPr>
        <w:pStyle w:val="TOC3"/>
        <w:rPr>
          <w:del w:id="932" w:author="Mary Jungers" w:date="2019-11-13T18:53:00Z"/>
          <w:rFonts w:asciiTheme="minorHAnsi" w:eastAsiaTheme="minorEastAsia" w:hAnsiTheme="minorHAnsi" w:cstheme="minorBidi"/>
          <w:noProof/>
          <w:sz w:val="22"/>
          <w:szCs w:val="22"/>
        </w:rPr>
      </w:pPr>
      <w:del w:id="933" w:author="Mary Jungers" w:date="2019-11-13T18:53:00Z">
        <w:r w:rsidRPr="00621E63" w:rsidDel="00800492">
          <w:rPr>
            <w:rPrChange w:id="934" w:author="Mary Jungers" w:date="2019-11-13T18:53:00Z">
              <w:rPr>
                <w:rStyle w:val="Hyperlink"/>
                <w:noProof/>
              </w:rPr>
            </w:rPrChange>
          </w:rPr>
          <w:delText>3.6.2 Use Case Roles</w:delText>
        </w:r>
        <w:r w:rsidRPr="00621E63" w:rsidDel="00800492">
          <w:rPr>
            <w:noProof/>
            <w:webHidden/>
          </w:rPr>
          <w:tab/>
          <w:delText>50</w:delText>
        </w:r>
      </w:del>
    </w:p>
    <w:p w14:paraId="35652337" w14:textId="5F8BCE5E" w:rsidR="00C74AF7" w:rsidRPr="00621E63" w:rsidDel="00800492" w:rsidRDefault="00C74AF7">
      <w:pPr>
        <w:pStyle w:val="TOC3"/>
        <w:rPr>
          <w:del w:id="935" w:author="Mary Jungers" w:date="2019-11-13T18:53:00Z"/>
          <w:rFonts w:asciiTheme="minorHAnsi" w:eastAsiaTheme="minorEastAsia" w:hAnsiTheme="minorHAnsi" w:cstheme="minorBidi"/>
          <w:noProof/>
          <w:sz w:val="22"/>
          <w:szCs w:val="22"/>
        </w:rPr>
      </w:pPr>
      <w:del w:id="936" w:author="Mary Jungers" w:date="2019-11-13T18:53:00Z">
        <w:r w:rsidRPr="00621E63" w:rsidDel="00800492">
          <w:rPr>
            <w:rPrChange w:id="937" w:author="Mary Jungers" w:date="2019-11-13T18:53:00Z">
              <w:rPr>
                <w:rStyle w:val="Hyperlink"/>
                <w:noProof/>
              </w:rPr>
            </w:rPrChange>
          </w:rPr>
          <w:delText>3.6.3 Referenced Standard</w:delText>
        </w:r>
        <w:r w:rsidRPr="00621E63" w:rsidDel="00800492">
          <w:rPr>
            <w:noProof/>
            <w:webHidden/>
          </w:rPr>
          <w:tab/>
          <w:delText>51</w:delText>
        </w:r>
      </w:del>
    </w:p>
    <w:p w14:paraId="0404C2C3" w14:textId="3E02C805" w:rsidR="00C74AF7" w:rsidRPr="00621E63" w:rsidDel="00800492" w:rsidRDefault="00C74AF7">
      <w:pPr>
        <w:pStyle w:val="TOC3"/>
        <w:rPr>
          <w:del w:id="938" w:author="Mary Jungers" w:date="2019-11-13T18:53:00Z"/>
          <w:rFonts w:asciiTheme="minorHAnsi" w:eastAsiaTheme="minorEastAsia" w:hAnsiTheme="minorHAnsi" w:cstheme="minorBidi"/>
          <w:noProof/>
          <w:sz w:val="22"/>
          <w:szCs w:val="22"/>
        </w:rPr>
      </w:pPr>
      <w:del w:id="939" w:author="Mary Jungers" w:date="2019-11-13T18:53:00Z">
        <w:r w:rsidRPr="00621E63" w:rsidDel="00800492">
          <w:rPr>
            <w:rPrChange w:id="940" w:author="Mary Jungers" w:date="2019-11-13T18:53:00Z">
              <w:rPr>
                <w:rStyle w:val="Hyperlink"/>
                <w:noProof/>
              </w:rPr>
            </w:rPrChange>
          </w:rPr>
          <w:delText>3.6.4 Interaction Diagrams</w:delText>
        </w:r>
        <w:r w:rsidRPr="00621E63" w:rsidDel="00800492">
          <w:rPr>
            <w:noProof/>
            <w:webHidden/>
          </w:rPr>
          <w:tab/>
          <w:delText>51</w:delText>
        </w:r>
      </w:del>
    </w:p>
    <w:p w14:paraId="45B054C8" w14:textId="24E1E8ED" w:rsidR="00C74AF7" w:rsidRPr="00621E63" w:rsidDel="00800492" w:rsidRDefault="00C74AF7">
      <w:pPr>
        <w:pStyle w:val="TOC4"/>
        <w:rPr>
          <w:del w:id="941" w:author="Mary Jungers" w:date="2019-11-13T18:53:00Z"/>
          <w:rFonts w:asciiTheme="minorHAnsi" w:eastAsiaTheme="minorEastAsia" w:hAnsiTheme="minorHAnsi" w:cstheme="minorBidi"/>
          <w:noProof/>
          <w:sz w:val="22"/>
          <w:szCs w:val="22"/>
        </w:rPr>
      </w:pPr>
      <w:del w:id="942" w:author="Mary Jungers" w:date="2019-11-13T18:53:00Z">
        <w:r w:rsidRPr="00621E63" w:rsidDel="00800492">
          <w:rPr>
            <w:rPrChange w:id="943" w:author="Mary Jungers" w:date="2019-11-13T18:53:00Z">
              <w:rPr>
                <w:rStyle w:val="Hyperlink"/>
                <w:noProof/>
              </w:rPr>
            </w:rPrChange>
          </w:rPr>
          <w:delText>3.6.4.1 Alert Manager disseminate alert to Alert Communicator</w:delText>
        </w:r>
        <w:r w:rsidRPr="00621E63" w:rsidDel="00800492">
          <w:rPr>
            <w:noProof/>
            <w:webHidden/>
          </w:rPr>
          <w:tab/>
          <w:delText>51</w:delText>
        </w:r>
      </w:del>
    </w:p>
    <w:p w14:paraId="18B1615D" w14:textId="26EF0654" w:rsidR="00C74AF7" w:rsidRPr="00621E63" w:rsidDel="00800492" w:rsidRDefault="00C74AF7">
      <w:pPr>
        <w:pStyle w:val="TOC5"/>
        <w:rPr>
          <w:del w:id="944" w:author="Mary Jungers" w:date="2019-11-13T18:53:00Z"/>
          <w:rFonts w:asciiTheme="minorHAnsi" w:eastAsiaTheme="minorEastAsia" w:hAnsiTheme="minorHAnsi" w:cstheme="minorBidi"/>
          <w:noProof/>
          <w:sz w:val="22"/>
          <w:szCs w:val="22"/>
        </w:rPr>
      </w:pPr>
      <w:del w:id="945" w:author="Mary Jungers" w:date="2019-11-13T18:53:00Z">
        <w:r w:rsidRPr="00621E63" w:rsidDel="00800492">
          <w:rPr>
            <w:rPrChange w:id="946" w:author="Mary Jungers" w:date="2019-11-13T18:53:00Z">
              <w:rPr>
                <w:rStyle w:val="Hyperlink"/>
                <w:noProof/>
              </w:rPr>
            </w:rPrChange>
          </w:rPr>
          <w:delText>3.6.4.1.1 HL7 Conformance Statement</w:delText>
        </w:r>
        <w:r w:rsidRPr="00621E63" w:rsidDel="00800492">
          <w:rPr>
            <w:noProof/>
            <w:webHidden/>
          </w:rPr>
          <w:tab/>
          <w:delText>51</w:delText>
        </w:r>
      </w:del>
    </w:p>
    <w:p w14:paraId="67F0E50E" w14:textId="56C9B2B9" w:rsidR="00C74AF7" w:rsidRPr="00621E63" w:rsidDel="00800492" w:rsidRDefault="00C74AF7">
      <w:pPr>
        <w:pStyle w:val="TOC5"/>
        <w:rPr>
          <w:del w:id="947" w:author="Mary Jungers" w:date="2019-11-13T18:53:00Z"/>
          <w:rFonts w:asciiTheme="minorHAnsi" w:eastAsiaTheme="minorEastAsia" w:hAnsiTheme="minorHAnsi" w:cstheme="minorBidi"/>
          <w:noProof/>
          <w:sz w:val="22"/>
          <w:szCs w:val="22"/>
        </w:rPr>
      </w:pPr>
      <w:del w:id="948" w:author="Mary Jungers" w:date="2019-11-13T18:53:00Z">
        <w:r w:rsidRPr="00621E63" w:rsidDel="00800492">
          <w:rPr>
            <w:rPrChange w:id="949" w:author="Mary Jungers" w:date="2019-11-13T18:53:00Z">
              <w:rPr>
                <w:rStyle w:val="Hyperlink"/>
                <w:noProof/>
              </w:rPr>
            </w:rPrChange>
          </w:rPr>
          <w:delText>3.6.4.1.2 PCD-06 Disseminate Alert static definition</w:delText>
        </w:r>
        <w:r w:rsidRPr="00621E63" w:rsidDel="00800492">
          <w:rPr>
            <w:noProof/>
            <w:webHidden/>
          </w:rPr>
          <w:tab/>
          <w:delText>51</w:delText>
        </w:r>
      </w:del>
    </w:p>
    <w:p w14:paraId="1F9033BD" w14:textId="7D2B94F2" w:rsidR="00C74AF7" w:rsidRPr="00621E63" w:rsidDel="00800492" w:rsidRDefault="00C74AF7">
      <w:pPr>
        <w:pStyle w:val="TOC5"/>
        <w:rPr>
          <w:del w:id="950" w:author="Mary Jungers" w:date="2019-11-13T18:53:00Z"/>
          <w:rFonts w:asciiTheme="minorHAnsi" w:eastAsiaTheme="minorEastAsia" w:hAnsiTheme="minorHAnsi" w:cstheme="minorBidi"/>
          <w:noProof/>
          <w:sz w:val="22"/>
          <w:szCs w:val="22"/>
        </w:rPr>
      </w:pPr>
      <w:del w:id="951" w:author="Mary Jungers" w:date="2019-11-13T18:53:00Z">
        <w:r w:rsidRPr="00621E63" w:rsidDel="00800492">
          <w:rPr>
            <w:rPrChange w:id="952" w:author="Mary Jungers" w:date="2019-11-13T18:53:00Z">
              <w:rPr>
                <w:rStyle w:val="Hyperlink"/>
                <w:noProof/>
              </w:rPr>
            </w:rPrChange>
          </w:rPr>
          <w:delText>3.6.4.1.3 Trigger Events</w:delText>
        </w:r>
        <w:r w:rsidRPr="00621E63" w:rsidDel="00800492">
          <w:rPr>
            <w:noProof/>
            <w:webHidden/>
          </w:rPr>
          <w:tab/>
          <w:delText>52</w:delText>
        </w:r>
      </w:del>
    </w:p>
    <w:p w14:paraId="7A1D917B" w14:textId="48EF04E3" w:rsidR="00C74AF7" w:rsidRPr="00621E63" w:rsidDel="00800492" w:rsidRDefault="00C74AF7">
      <w:pPr>
        <w:pStyle w:val="TOC5"/>
        <w:rPr>
          <w:del w:id="953" w:author="Mary Jungers" w:date="2019-11-13T18:53:00Z"/>
          <w:rFonts w:asciiTheme="minorHAnsi" w:eastAsiaTheme="minorEastAsia" w:hAnsiTheme="minorHAnsi" w:cstheme="minorBidi"/>
          <w:noProof/>
          <w:sz w:val="22"/>
          <w:szCs w:val="22"/>
        </w:rPr>
      </w:pPr>
      <w:del w:id="954" w:author="Mary Jungers" w:date="2019-11-13T18:53:00Z">
        <w:r w:rsidRPr="00621E63" w:rsidDel="00800492">
          <w:rPr>
            <w:rPrChange w:id="955" w:author="Mary Jungers" w:date="2019-11-13T18:53:00Z">
              <w:rPr>
                <w:rStyle w:val="Hyperlink"/>
                <w:noProof/>
              </w:rPr>
            </w:rPrChange>
          </w:rPr>
          <w:delText>3.6.4.1.4 Message Semantics</w:delText>
        </w:r>
        <w:r w:rsidRPr="00621E63" w:rsidDel="00800492">
          <w:rPr>
            <w:noProof/>
            <w:webHidden/>
          </w:rPr>
          <w:tab/>
          <w:delText>52</w:delText>
        </w:r>
      </w:del>
    </w:p>
    <w:p w14:paraId="5B6301E2" w14:textId="3E2238DD" w:rsidR="00C74AF7" w:rsidRPr="00621E63" w:rsidDel="00800492" w:rsidRDefault="00C74AF7">
      <w:pPr>
        <w:pStyle w:val="TOC5"/>
        <w:rPr>
          <w:del w:id="956" w:author="Mary Jungers" w:date="2019-11-13T18:53:00Z"/>
          <w:rFonts w:asciiTheme="minorHAnsi" w:eastAsiaTheme="minorEastAsia" w:hAnsiTheme="minorHAnsi" w:cstheme="minorBidi"/>
          <w:noProof/>
          <w:sz w:val="22"/>
          <w:szCs w:val="22"/>
        </w:rPr>
      </w:pPr>
      <w:del w:id="957" w:author="Mary Jungers" w:date="2019-11-13T18:53:00Z">
        <w:r w:rsidRPr="00621E63" w:rsidDel="00800492">
          <w:rPr>
            <w:rPrChange w:id="958" w:author="Mary Jungers" w:date="2019-11-13T18:53:00Z">
              <w:rPr>
                <w:rStyle w:val="Hyperlink"/>
                <w:noProof/>
              </w:rPr>
            </w:rPrChange>
          </w:rPr>
          <w:delText>3.6.4.1.5 Expected Actions</w:delText>
        </w:r>
        <w:r w:rsidRPr="00621E63" w:rsidDel="00800492">
          <w:rPr>
            <w:noProof/>
            <w:webHidden/>
          </w:rPr>
          <w:tab/>
          <w:delText>52</w:delText>
        </w:r>
      </w:del>
    </w:p>
    <w:p w14:paraId="004C3204" w14:textId="42B37230" w:rsidR="00C74AF7" w:rsidRPr="00621E63" w:rsidDel="00800492" w:rsidRDefault="00C74AF7">
      <w:pPr>
        <w:pStyle w:val="TOC5"/>
        <w:rPr>
          <w:del w:id="959" w:author="Mary Jungers" w:date="2019-11-13T18:53:00Z"/>
          <w:rFonts w:asciiTheme="minorHAnsi" w:eastAsiaTheme="minorEastAsia" w:hAnsiTheme="minorHAnsi" w:cstheme="minorBidi"/>
          <w:noProof/>
          <w:sz w:val="22"/>
          <w:szCs w:val="22"/>
        </w:rPr>
      </w:pPr>
      <w:del w:id="960" w:author="Mary Jungers" w:date="2019-11-13T18:53:00Z">
        <w:r w:rsidRPr="00621E63" w:rsidDel="00800492">
          <w:rPr>
            <w:rPrChange w:id="961" w:author="Mary Jungers" w:date="2019-11-13T18:53:00Z">
              <w:rPr>
                <w:rStyle w:val="Hyperlink"/>
                <w:noProof/>
              </w:rPr>
            </w:rPrChange>
          </w:rPr>
          <w:delText>3.6.4.1.6 Security Considerations</w:delText>
        </w:r>
        <w:r w:rsidRPr="00621E63" w:rsidDel="00800492">
          <w:rPr>
            <w:noProof/>
            <w:webHidden/>
          </w:rPr>
          <w:tab/>
          <w:delText>53</w:delText>
        </w:r>
      </w:del>
    </w:p>
    <w:p w14:paraId="0627810C" w14:textId="4EA7E421" w:rsidR="00C74AF7" w:rsidRPr="00621E63" w:rsidDel="00800492" w:rsidRDefault="00C74AF7">
      <w:pPr>
        <w:pStyle w:val="TOC2"/>
        <w:rPr>
          <w:del w:id="962" w:author="Mary Jungers" w:date="2019-11-13T18:53:00Z"/>
          <w:rFonts w:asciiTheme="minorHAnsi" w:eastAsiaTheme="minorEastAsia" w:hAnsiTheme="minorHAnsi" w:cstheme="minorBidi"/>
          <w:noProof/>
          <w:sz w:val="22"/>
          <w:szCs w:val="22"/>
        </w:rPr>
      </w:pPr>
      <w:del w:id="963" w:author="Mary Jungers" w:date="2019-11-13T18:53:00Z">
        <w:r w:rsidRPr="00621E63" w:rsidDel="00800492">
          <w:rPr>
            <w:rPrChange w:id="964" w:author="Mary Jungers" w:date="2019-11-13T18:53:00Z">
              <w:rPr>
                <w:rStyle w:val="Hyperlink"/>
                <w:noProof/>
              </w:rPr>
            </w:rPrChange>
          </w:rPr>
          <w:delText>3.7 Report Dissemination Alert Status [PCD-07]</w:delText>
        </w:r>
        <w:r w:rsidRPr="00621E63" w:rsidDel="00800492">
          <w:rPr>
            <w:noProof/>
            <w:webHidden/>
          </w:rPr>
          <w:tab/>
          <w:delText>53</w:delText>
        </w:r>
      </w:del>
    </w:p>
    <w:p w14:paraId="348E68AD" w14:textId="77E45942" w:rsidR="00C74AF7" w:rsidRPr="00621E63" w:rsidDel="00800492" w:rsidRDefault="00C74AF7">
      <w:pPr>
        <w:pStyle w:val="TOC3"/>
        <w:rPr>
          <w:del w:id="965" w:author="Mary Jungers" w:date="2019-11-13T18:53:00Z"/>
          <w:rFonts w:asciiTheme="minorHAnsi" w:eastAsiaTheme="minorEastAsia" w:hAnsiTheme="minorHAnsi" w:cstheme="minorBidi"/>
          <w:noProof/>
          <w:sz w:val="22"/>
          <w:szCs w:val="22"/>
        </w:rPr>
      </w:pPr>
      <w:del w:id="966" w:author="Mary Jungers" w:date="2019-11-13T18:53:00Z">
        <w:r w:rsidRPr="00621E63" w:rsidDel="00800492">
          <w:rPr>
            <w:rPrChange w:id="967" w:author="Mary Jungers" w:date="2019-11-13T18:53:00Z">
              <w:rPr>
                <w:rStyle w:val="Hyperlink"/>
                <w:noProof/>
              </w:rPr>
            </w:rPrChange>
          </w:rPr>
          <w:delText>3.7.1 Scope</w:delText>
        </w:r>
        <w:r w:rsidRPr="00621E63" w:rsidDel="00800492">
          <w:rPr>
            <w:noProof/>
            <w:webHidden/>
          </w:rPr>
          <w:tab/>
          <w:delText>53</w:delText>
        </w:r>
      </w:del>
    </w:p>
    <w:p w14:paraId="5652895A" w14:textId="7CC34BF3" w:rsidR="00C74AF7" w:rsidRPr="00621E63" w:rsidDel="00800492" w:rsidRDefault="00C74AF7">
      <w:pPr>
        <w:pStyle w:val="TOC3"/>
        <w:rPr>
          <w:del w:id="968" w:author="Mary Jungers" w:date="2019-11-13T18:53:00Z"/>
          <w:rFonts w:asciiTheme="minorHAnsi" w:eastAsiaTheme="minorEastAsia" w:hAnsiTheme="minorHAnsi" w:cstheme="minorBidi"/>
          <w:noProof/>
          <w:sz w:val="22"/>
          <w:szCs w:val="22"/>
        </w:rPr>
      </w:pPr>
      <w:del w:id="969" w:author="Mary Jungers" w:date="2019-11-13T18:53:00Z">
        <w:r w:rsidRPr="00621E63" w:rsidDel="00800492">
          <w:rPr>
            <w:rPrChange w:id="970" w:author="Mary Jungers" w:date="2019-11-13T18:53:00Z">
              <w:rPr>
                <w:rStyle w:val="Hyperlink"/>
                <w:noProof/>
              </w:rPr>
            </w:rPrChange>
          </w:rPr>
          <w:delText>3.7.2 Use Case Roles</w:delText>
        </w:r>
        <w:r w:rsidRPr="00621E63" w:rsidDel="00800492">
          <w:rPr>
            <w:noProof/>
            <w:webHidden/>
          </w:rPr>
          <w:tab/>
          <w:delText>53</w:delText>
        </w:r>
      </w:del>
    </w:p>
    <w:p w14:paraId="376C26D0" w14:textId="49801800" w:rsidR="00C74AF7" w:rsidRPr="00621E63" w:rsidDel="00800492" w:rsidRDefault="00C74AF7">
      <w:pPr>
        <w:pStyle w:val="TOC3"/>
        <w:rPr>
          <w:del w:id="971" w:author="Mary Jungers" w:date="2019-11-13T18:53:00Z"/>
          <w:rFonts w:asciiTheme="minorHAnsi" w:eastAsiaTheme="minorEastAsia" w:hAnsiTheme="minorHAnsi" w:cstheme="minorBidi"/>
          <w:noProof/>
          <w:sz w:val="22"/>
          <w:szCs w:val="22"/>
        </w:rPr>
      </w:pPr>
      <w:del w:id="972" w:author="Mary Jungers" w:date="2019-11-13T18:53:00Z">
        <w:r w:rsidRPr="00621E63" w:rsidDel="00800492">
          <w:rPr>
            <w:rPrChange w:id="973" w:author="Mary Jungers" w:date="2019-11-13T18:53:00Z">
              <w:rPr>
                <w:rStyle w:val="Hyperlink"/>
                <w:noProof/>
              </w:rPr>
            </w:rPrChange>
          </w:rPr>
          <w:delText>3.7.3 Referenced Standards</w:delText>
        </w:r>
        <w:r w:rsidRPr="00621E63" w:rsidDel="00800492">
          <w:rPr>
            <w:noProof/>
            <w:webHidden/>
          </w:rPr>
          <w:tab/>
          <w:delText>54</w:delText>
        </w:r>
      </w:del>
    </w:p>
    <w:p w14:paraId="4B19C4F1" w14:textId="3A16E858" w:rsidR="00C74AF7" w:rsidRPr="00621E63" w:rsidDel="00800492" w:rsidRDefault="00C74AF7">
      <w:pPr>
        <w:pStyle w:val="TOC3"/>
        <w:rPr>
          <w:del w:id="974" w:author="Mary Jungers" w:date="2019-11-13T18:53:00Z"/>
          <w:rFonts w:asciiTheme="minorHAnsi" w:eastAsiaTheme="minorEastAsia" w:hAnsiTheme="minorHAnsi" w:cstheme="minorBidi"/>
          <w:noProof/>
          <w:sz w:val="22"/>
          <w:szCs w:val="22"/>
        </w:rPr>
      </w:pPr>
      <w:del w:id="975" w:author="Mary Jungers" w:date="2019-11-13T18:53:00Z">
        <w:r w:rsidRPr="00621E63" w:rsidDel="00800492">
          <w:rPr>
            <w:rPrChange w:id="976" w:author="Mary Jungers" w:date="2019-11-13T18:53:00Z">
              <w:rPr>
                <w:rStyle w:val="Hyperlink"/>
                <w:noProof/>
              </w:rPr>
            </w:rPrChange>
          </w:rPr>
          <w:delText>3.7.4 Interaction Diagrams</w:delText>
        </w:r>
        <w:r w:rsidRPr="00621E63" w:rsidDel="00800492">
          <w:rPr>
            <w:noProof/>
            <w:webHidden/>
          </w:rPr>
          <w:tab/>
          <w:delText>54</w:delText>
        </w:r>
      </w:del>
    </w:p>
    <w:p w14:paraId="36A5210D" w14:textId="2925A131" w:rsidR="00C74AF7" w:rsidRPr="00621E63" w:rsidDel="00800492" w:rsidRDefault="00C74AF7">
      <w:pPr>
        <w:pStyle w:val="TOC4"/>
        <w:rPr>
          <w:del w:id="977" w:author="Mary Jungers" w:date="2019-11-13T18:53:00Z"/>
          <w:rFonts w:asciiTheme="minorHAnsi" w:eastAsiaTheme="minorEastAsia" w:hAnsiTheme="minorHAnsi" w:cstheme="minorBidi"/>
          <w:noProof/>
          <w:sz w:val="22"/>
          <w:szCs w:val="22"/>
        </w:rPr>
      </w:pPr>
      <w:del w:id="978" w:author="Mary Jungers" w:date="2019-11-13T18:53:00Z">
        <w:r w:rsidRPr="00621E63" w:rsidDel="00800492">
          <w:rPr>
            <w:rPrChange w:id="979" w:author="Mary Jungers" w:date="2019-11-13T18:53:00Z">
              <w:rPr>
                <w:rStyle w:val="Hyperlink"/>
                <w:noProof/>
              </w:rPr>
            </w:rPrChange>
          </w:rPr>
          <w:delText>3.7.4.1 Alert Communicator status updates to Alert Manager</w:delText>
        </w:r>
        <w:r w:rsidRPr="00621E63" w:rsidDel="00800492">
          <w:rPr>
            <w:noProof/>
            <w:webHidden/>
          </w:rPr>
          <w:tab/>
          <w:delText>54</w:delText>
        </w:r>
      </w:del>
    </w:p>
    <w:p w14:paraId="77F1BED8" w14:textId="181AE4FC" w:rsidR="00C74AF7" w:rsidRPr="00621E63" w:rsidDel="00800492" w:rsidRDefault="00C74AF7">
      <w:pPr>
        <w:pStyle w:val="TOC4"/>
        <w:rPr>
          <w:del w:id="980" w:author="Mary Jungers" w:date="2019-11-13T18:53:00Z"/>
          <w:rFonts w:asciiTheme="minorHAnsi" w:eastAsiaTheme="minorEastAsia" w:hAnsiTheme="minorHAnsi" w:cstheme="minorBidi"/>
          <w:noProof/>
          <w:sz w:val="22"/>
          <w:szCs w:val="22"/>
        </w:rPr>
      </w:pPr>
      <w:del w:id="981" w:author="Mary Jungers" w:date="2019-11-13T18:53:00Z">
        <w:r w:rsidRPr="00621E63" w:rsidDel="00800492">
          <w:rPr>
            <w:rPrChange w:id="982" w:author="Mary Jungers" w:date="2019-11-13T18:53:00Z">
              <w:rPr>
                <w:rStyle w:val="Hyperlink"/>
                <w:noProof/>
              </w:rPr>
            </w:rPrChange>
          </w:rPr>
          <w:delText>3.7.4.2 Trigger Events</w:delText>
        </w:r>
        <w:r w:rsidRPr="00621E63" w:rsidDel="00800492">
          <w:rPr>
            <w:noProof/>
            <w:webHidden/>
          </w:rPr>
          <w:tab/>
          <w:delText>54</w:delText>
        </w:r>
      </w:del>
    </w:p>
    <w:p w14:paraId="10335D7B" w14:textId="7A591CD9" w:rsidR="00C74AF7" w:rsidRPr="00621E63" w:rsidDel="00800492" w:rsidRDefault="00C74AF7">
      <w:pPr>
        <w:pStyle w:val="TOC5"/>
        <w:rPr>
          <w:del w:id="983" w:author="Mary Jungers" w:date="2019-11-13T18:53:00Z"/>
          <w:rFonts w:asciiTheme="minorHAnsi" w:eastAsiaTheme="minorEastAsia" w:hAnsiTheme="minorHAnsi" w:cstheme="minorBidi"/>
          <w:noProof/>
          <w:sz w:val="22"/>
          <w:szCs w:val="22"/>
        </w:rPr>
      </w:pPr>
      <w:del w:id="984" w:author="Mary Jungers" w:date="2019-11-13T18:53:00Z">
        <w:r w:rsidRPr="00621E63" w:rsidDel="00800492">
          <w:rPr>
            <w:rPrChange w:id="985" w:author="Mary Jungers" w:date="2019-11-13T18:53:00Z">
              <w:rPr>
                <w:rStyle w:val="Hyperlink"/>
                <w:noProof/>
              </w:rPr>
            </w:rPrChange>
          </w:rPr>
          <w:delText>3.7.4.2.1 Message Semantics</w:delText>
        </w:r>
        <w:r w:rsidRPr="00621E63" w:rsidDel="00800492">
          <w:rPr>
            <w:noProof/>
            <w:webHidden/>
          </w:rPr>
          <w:tab/>
          <w:delText>55</w:delText>
        </w:r>
      </w:del>
    </w:p>
    <w:p w14:paraId="1D95F8A6" w14:textId="23BD3D40" w:rsidR="00C74AF7" w:rsidRPr="00621E63" w:rsidDel="00800492" w:rsidRDefault="00C74AF7">
      <w:pPr>
        <w:pStyle w:val="TOC5"/>
        <w:rPr>
          <w:del w:id="986" w:author="Mary Jungers" w:date="2019-11-13T18:53:00Z"/>
          <w:rFonts w:asciiTheme="minorHAnsi" w:eastAsiaTheme="minorEastAsia" w:hAnsiTheme="minorHAnsi" w:cstheme="minorBidi"/>
          <w:noProof/>
          <w:sz w:val="22"/>
          <w:szCs w:val="22"/>
        </w:rPr>
      </w:pPr>
      <w:del w:id="987" w:author="Mary Jungers" w:date="2019-11-13T18:53:00Z">
        <w:r w:rsidRPr="00621E63" w:rsidDel="00800492">
          <w:rPr>
            <w:rPrChange w:id="988" w:author="Mary Jungers" w:date="2019-11-13T18:53:00Z">
              <w:rPr>
                <w:rStyle w:val="Hyperlink"/>
                <w:noProof/>
              </w:rPr>
            </w:rPrChange>
          </w:rPr>
          <w:delText>3.7.4.2.2 HL7 Conformance Statement</w:delText>
        </w:r>
        <w:r w:rsidRPr="00621E63" w:rsidDel="00800492">
          <w:rPr>
            <w:noProof/>
            <w:webHidden/>
          </w:rPr>
          <w:tab/>
          <w:delText>55</w:delText>
        </w:r>
      </w:del>
    </w:p>
    <w:p w14:paraId="1D70BE4A" w14:textId="7068D02F" w:rsidR="00C74AF7" w:rsidRPr="00621E63" w:rsidDel="00800492" w:rsidRDefault="00C74AF7">
      <w:pPr>
        <w:pStyle w:val="TOC5"/>
        <w:rPr>
          <w:del w:id="989" w:author="Mary Jungers" w:date="2019-11-13T18:53:00Z"/>
          <w:rFonts w:asciiTheme="minorHAnsi" w:eastAsiaTheme="minorEastAsia" w:hAnsiTheme="minorHAnsi" w:cstheme="minorBidi"/>
          <w:noProof/>
          <w:sz w:val="22"/>
          <w:szCs w:val="22"/>
        </w:rPr>
      </w:pPr>
      <w:del w:id="990" w:author="Mary Jungers" w:date="2019-11-13T18:53:00Z">
        <w:r w:rsidRPr="00621E63" w:rsidDel="00800492">
          <w:rPr>
            <w:rPrChange w:id="991" w:author="Mary Jungers" w:date="2019-11-13T18:53:00Z">
              <w:rPr>
                <w:rStyle w:val="Hyperlink"/>
                <w:noProof/>
              </w:rPr>
            </w:rPrChange>
          </w:rPr>
          <w:delText>3.7.4.2.3 PCD-07 Report Dissemination Alert Status static definition</w:delText>
        </w:r>
        <w:r w:rsidRPr="00621E63" w:rsidDel="00800492">
          <w:rPr>
            <w:noProof/>
            <w:webHidden/>
          </w:rPr>
          <w:tab/>
          <w:delText>55</w:delText>
        </w:r>
      </w:del>
    </w:p>
    <w:p w14:paraId="0940E963" w14:textId="13525860" w:rsidR="00C74AF7" w:rsidRPr="00621E63" w:rsidDel="00800492" w:rsidRDefault="00C74AF7">
      <w:pPr>
        <w:pStyle w:val="TOC5"/>
        <w:rPr>
          <w:del w:id="992" w:author="Mary Jungers" w:date="2019-11-13T18:53:00Z"/>
          <w:rFonts w:asciiTheme="minorHAnsi" w:eastAsiaTheme="minorEastAsia" w:hAnsiTheme="minorHAnsi" w:cstheme="minorBidi"/>
          <w:noProof/>
          <w:sz w:val="22"/>
          <w:szCs w:val="22"/>
        </w:rPr>
      </w:pPr>
      <w:del w:id="993" w:author="Mary Jungers" w:date="2019-11-13T18:53:00Z">
        <w:r w:rsidRPr="00621E63" w:rsidDel="00800492">
          <w:rPr>
            <w:rPrChange w:id="994" w:author="Mary Jungers" w:date="2019-11-13T18:53:00Z">
              <w:rPr>
                <w:rStyle w:val="Hyperlink"/>
                <w:noProof/>
              </w:rPr>
            </w:rPrChange>
          </w:rPr>
          <w:delText>3.7.4.2.4 Expected Actions</w:delText>
        </w:r>
        <w:r w:rsidRPr="00621E63" w:rsidDel="00800492">
          <w:rPr>
            <w:noProof/>
            <w:webHidden/>
          </w:rPr>
          <w:tab/>
          <w:delText>56</w:delText>
        </w:r>
      </w:del>
    </w:p>
    <w:p w14:paraId="1A463FE7" w14:textId="4FA868AC" w:rsidR="00C74AF7" w:rsidRPr="00621E63" w:rsidDel="00800492" w:rsidRDefault="00C74AF7">
      <w:pPr>
        <w:pStyle w:val="TOC5"/>
        <w:rPr>
          <w:del w:id="995" w:author="Mary Jungers" w:date="2019-11-13T18:53:00Z"/>
          <w:rFonts w:asciiTheme="minorHAnsi" w:eastAsiaTheme="minorEastAsia" w:hAnsiTheme="minorHAnsi" w:cstheme="minorBidi"/>
          <w:noProof/>
          <w:sz w:val="22"/>
          <w:szCs w:val="22"/>
        </w:rPr>
      </w:pPr>
      <w:del w:id="996" w:author="Mary Jungers" w:date="2019-11-13T18:53:00Z">
        <w:r w:rsidRPr="00621E63" w:rsidDel="00800492">
          <w:rPr>
            <w:rPrChange w:id="997" w:author="Mary Jungers" w:date="2019-11-13T18:53:00Z">
              <w:rPr>
                <w:rStyle w:val="Hyperlink"/>
                <w:noProof/>
              </w:rPr>
            </w:rPrChange>
          </w:rPr>
          <w:delText>3.7.4.2.5 Security Considerations</w:delText>
        </w:r>
        <w:r w:rsidRPr="00621E63" w:rsidDel="00800492">
          <w:rPr>
            <w:noProof/>
            <w:webHidden/>
          </w:rPr>
          <w:tab/>
          <w:delText>56</w:delText>
        </w:r>
      </w:del>
    </w:p>
    <w:p w14:paraId="140E3898" w14:textId="2AB54FB8" w:rsidR="00C74AF7" w:rsidRPr="00621E63" w:rsidDel="00800492" w:rsidRDefault="00C74AF7">
      <w:pPr>
        <w:pStyle w:val="TOC2"/>
        <w:rPr>
          <w:del w:id="998" w:author="Mary Jungers" w:date="2019-11-13T18:53:00Z"/>
          <w:rFonts w:asciiTheme="minorHAnsi" w:eastAsiaTheme="minorEastAsia" w:hAnsiTheme="minorHAnsi" w:cstheme="minorBidi"/>
          <w:noProof/>
          <w:sz w:val="22"/>
          <w:szCs w:val="22"/>
        </w:rPr>
      </w:pPr>
      <w:del w:id="999" w:author="Mary Jungers" w:date="2019-11-13T18:53:00Z">
        <w:r w:rsidRPr="00621E63" w:rsidDel="00800492">
          <w:rPr>
            <w:rPrChange w:id="1000" w:author="Mary Jungers" w:date="2019-11-13T18:53:00Z">
              <w:rPr>
                <w:rStyle w:val="Hyperlink"/>
                <w:noProof/>
              </w:rPr>
            </w:rPrChange>
          </w:rPr>
          <w:delText>3.8 [PCD-08] Reserved</w:delText>
        </w:r>
        <w:r w:rsidRPr="00621E63" w:rsidDel="00800492">
          <w:rPr>
            <w:noProof/>
            <w:webHidden/>
          </w:rPr>
          <w:tab/>
          <w:delText>57</w:delText>
        </w:r>
      </w:del>
    </w:p>
    <w:p w14:paraId="009DD120" w14:textId="24112A79" w:rsidR="00C74AF7" w:rsidRPr="00621E63" w:rsidDel="00800492" w:rsidRDefault="00C74AF7">
      <w:pPr>
        <w:pStyle w:val="TOC2"/>
        <w:rPr>
          <w:del w:id="1001" w:author="Mary Jungers" w:date="2019-11-13T18:53:00Z"/>
          <w:rFonts w:asciiTheme="minorHAnsi" w:eastAsiaTheme="minorEastAsia" w:hAnsiTheme="minorHAnsi" w:cstheme="minorBidi"/>
          <w:noProof/>
          <w:sz w:val="22"/>
          <w:szCs w:val="22"/>
        </w:rPr>
      </w:pPr>
      <w:del w:id="1002" w:author="Mary Jungers" w:date="2019-11-13T18:53:00Z">
        <w:r w:rsidRPr="00621E63" w:rsidDel="00800492">
          <w:rPr>
            <w:rPrChange w:id="1003" w:author="Mary Jungers" w:date="2019-11-13T18:53:00Z">
              <w:rPr>
                <w:rStyle w:val="Hyperlink"/>
                <w:noProof/>
              </w:rPr>
            </w:rPrChange>
          </w:rPr>
          <w:delText>3.9 Communicate IDC Observations [PCD-09]</w:delText>
        </w:r>
        <w:r w:rsidRPr="00621E63" w:rsidDel="00800492">
          <w:rPr>
            <w:noProof/>
            <w:webHidden/>
          </w:rPr>
          <w:tab/>
          <w:delText>57</w:delText>
        </w:r>
      </w:del>
    </w:p>
    <w:p w14:paraId="416C6B0D" w14:textId="72BB6915" w:rsidR="00C74AF7" w:rsidRPr="00621E63" w:rsidDel="00800492" w:rsidRDefault="00C74AF7">
      <w:pPr>
        <w:pStyle w:val="TOC3"/>
        <w:rPr>
          <w:del w:id="1004" w:author="Mary Jungers" w:date="2019-11-13T18:53:00Z"/>
          <w:rFonts w:asciiTheme="minorHAnsi" w:eastAsiaTheme="minorEastAsia" w:hAnsiTheme="minorHAnsi" w:cstheme="minorBidi"/>
          <w:noProof/>
          <w:sz w:val="22"/>
          <w:szCs w:val="22"/>
        </w:rPr>
      </w:pPr>
      <w:del w:id="1005" w:author="Mary Jungers" w:date="2019-11-13T18:53:00Z">
        <w:r w:rsidRPr="00621E63" w:rsidDel="00800492">
          <w:rPr>
            <w:rPrChange w:id="1006" w:author="Mary Jungers" w:date="2019-11-13T18:53:00Z">
              <w:rPr>
                <w:rStyle w:val="Hyperlink"/>
                <w:noProof/>
              </w:rPr>
            </w:rPrChange>
          </w:rPr>
          <w:delText>3.9.1 Scope</w:delText>
        </w:r>
        <w:r w:rsidRPr="00621E63" w:rsidDel="00800492">
          <w:rPr>
            <w:noProof/>
            <w:webHidden/>
          </w:rPr>
          <w:tab/>
          <w:delText>57</w:delText>
        </w:r>
      </w:del>
    </w:p>
    <w:p w14:paraId="7753B4ED" w14:textId="6229B19A" w:rsidR="00C74AF7" w:rsidRPr="00621E63" w:rsidDel="00800492" w:rsidRDefault="00C74AF7">
      <w:pPr>
        <w:pStyle w:val="TOC3"/>
        <w:rPr>
          <w:del w:id="1007" w:author="Mary Jungers" w:date="2019-11-13T18:53:00Z"/>
          <w:rFonts w:asciiTheme="minorHAnsi" w:eastAsiaTheme="minorEastAsia" w:hAnsiTheme="minorHAnsi" w:cstheme="minorBidi"/>
          <w:noProof/>
          <w:sz w:val="22"/>
          <w:szCs w:val="22"/>
        </w:rPr>
      </w:pPr>
      <w:del w:id="1008" w:author="Mary Jungers" w:date="2019-11-13T18:53:00Z">
        <w:r w:rsidRPr="00621E63" w:rsidDel="00800492">
          <w:rPr>
            <w:rPrChange w:id="1009" w:author="Mary Jungers" w:date="2019-11-13T18:53:00Z">
              <w:rPr>
                <w:rStyle w:val="Hyperlink"/>
                <w:noProof/>
              </w:rPr>
            </w:rPrChange>
          </w:rPr>
          <w:delText>3.9.2 Use Case Roles</w:delText>
        </w:r>
        <w:r w:rsidRPr="00621E63" w:rsidDel="00800492">
          <w:rPr>
            <w:noProof/>
            <w:webHidden/>
          </w:rPr>
          <w:tab/>
          <w:delText>57</w:delText>
        </w:r>
      </w:del>
    </w:p>
    <w:p w14:paraId="6150E048" w14:textId="27FCC3E0" w:rsidR="00C74AF7" w:rsidRPr="00621E63" w:rsidDel="00800492" w:rsidRDefault="00C74AF7">
      <w:pPr>
        <w:pStyle w:val="TOC3"/>
        <w:rPr>
          <w:del w:id="1010" w:author="Mary Jungers" w:date="2019-11-13T18:53:00Z"/>
          <w:rFonts w:asciiTheme="minorHAnsi" w:eastAsiaTheme="minorEastAsia" w:hAnsiTheme="minorHAnsi" w:cstheme="minorBidi"/>
          <w:noProof/>
          <w:sz w:val="22"/>
          <w:szCs w:val="22"/>
        </w:rPr>
      </w:pPr>
      <w:del w:id="1011" w:author="Mary Jungers" w:date="2019-11-13T18:53:00Z">
        <w:r w:rsidRPr="00621E63" w:rsidDel="00800492">
          <w:rPr>
            <w:rPrChange w:id="1012" w:author="Mary Jungers" w:date="2019-11-13T18:53:00Z">
              <w:rPr>
                <w:rStyle w:val="Hyperlink"/>
                <w:noProof/>
              </w:rPr>
            </w:rPrChange>
          </w:rPr>
          <w:delText>3.9.3 Referenced Standard</w:delText>
        </w:r>
        <w:r w:rsidRPr="00621E63" w:rsidDel="00800492">
          <w:rPr>
            <w:noProof/>
            <w:webHidden/>
          </w:rPr>
          <w:tab/>
          <w:delText>58</w:delText>
        </w:r>
      </w:del>
    </w:p>
    <w:p w14:paraId="76B9117B" w14:textId="2F4DE42A" w:rsidR="00C74AF7" w:rsidRPr="00621E63" w:rsidDel="00800492" w:rsidRDefault="00C74AF7">
      <w:pPr>
        <w:pStyle w:val="TOC3"/>
        <w:rPr>
          <w:del w:id="1013" w:author="Mary Jungers" w:date="2019-11-13T18:53:00Z"/>
          <w:rFonts w:asciiTheme="minorHAnsi" w:eastAsiaTheme="minorEastAsia" w:hAnsiTheme="minorHAnsi" w:cstheme="minorBidi"/>
          <w:noProof/>
          <w:sz w:val="22"/>
          <w:szCs w:val="22"/>
        </w:rPr>
      </w:pPr>
      <w:del w:id="1014" w:author="Mary Jungers" w:date="2019-11-13T18:53:00Z">
        <w:r w:rsidRPr="00621E63" w:rsidDel="00800492">
          <w:rPr>
            <w:rPrChange w:id="1015" w:author="Mary Jungers" w:date="2019-11-13T18:53:00Z">
              <w:rPr>
                <w:rStyle w:val="Hyperlink"/>
                <w:noProof/>
              </w:rPr>
            </w:rPrChange>
          </w:rPr>
          <w:delText>3.9.4 Interaction Diagram</w:delText>
        </w:r>
        <w:r w:rsidRPr="00621E63" w:rsidDel="00800492">
          <w:rPr>
            <w:noProof/>
            <w:webHidden/>
          </w:rPr>
          <w:tab/>
          <w:delText>58</w:delText>
        </w:r>
      </w:del>
    </w:p>
    <w:p w14:paraId="34E08808" w14:textId="5C105567" w:rsidR="00C74AF7" w:rsidRPr="00621E63" w:rsidDel="00800492" w:rsidRDefault="00C74AF7">
      <w:pPr>
        <w:pStyle w:val="TOC4"/>
        <w:rPr>
          <w:del w:id="1016" w:author="Mary Jungers" w:date="2019-11-13T18:53:00Z"/>
          <w:rFonts w:asciiTheme="minorHAnsi" w:eastAsiaTheme="minorEastAsia" w:hAnsiTheme="minorHAnsi" w:cstheme="minorBidi"/>
          <w:noProof/>
          <w:sz w:val="22"/>
          <w:szCs w:val="22"/>
        </w:rPr>
      </w:pPr>
      <w:del w:id="1017" w:author="Mary Jungers" w:date="2019-11-13T18:53:00Z">
        <w:r w:rsidRPr="00621E63" w:rsidDel="00800492">
          <w:rPr>
            <w:rPrChange w:id="1018" w:author="Mary Jungers" w:date="2019-11-13T18:53:00Z">
              <w:rPr>
                <w:rStyle w:val="Hyperlink"/>
                <w:noProof/>
              </w:rPr>
            </w:rPrChange>
          </w:rPr>
          <w:delText>3.9.4.1 HL7 ORU Observation</w:delText>
        </w:r>
        <w:r w:rsidRPr="00621E63" w:rsidDel="00800492">
          <w:rPr>
            <w:noProof/>
            <w:webHidden/>
          </w:rPr>
          <w:tab/>
          <w:delText>58</w:delText>
        </w:r>
      </w:del>
    </w:p>
    <w:p w14:paraId="24CF678F" w14:textId="161B237F" w:rsidR="00C74AF7" w:rsidRPr="00621E63" w:rsidDel="00800492" w:rsidRDefault="00C74AF7">
      <w:pPr>
        <w:pStyle w:val="TOC5"/>
        <w:rPr>
          <w:del w:id="1019" w:author="Mary Jungers" w:date="2019-11-13T18:53:00Z"/>
          <w:rFonts w:asciiTheme="minorHAnsi" w:eastAsiaTheme="minorEastAsia" w:hAnsiTheme="minorHAnsi" w:cstheme="minorBidi"/>
          <w:noProof/>
          <w:sz w:val="22"/>
          <w:szCs w:val="22"/>
        </w:rPr>
      </w:pPr>
      <w:del w:id="1020" w:author="Mary Jungers" w:date="2019-11-13T18:53:00Z">
        <w:r w:rsidRPr="00621E63" w:rsidDel="00800492">
          <w:rPr>
            <w:rPrChange w:id="1021" w:author="Mary Jungers" w:date="2019-11-13T18:53:00Z">
              <w:rPr>
                <w:rStyle w:val="Hyperlink"/>
                <w:noProof/>
              </w:rPr>
            </w:rPrChange>
          </w:rPr>
          <w:delText>3.9.4.1.1 Trigger Events</w:delText>
        </w:r>
        <w:r w:rsidRPr="00621E63" w:rsidDel="00800492">
          <w:rPr>
            <w:noProof/>
            <w:webHidden/>
          </w:rPr>
          <w:tab/>
          <w:delText>58</w:delText>
        </w:r>
      </w:del>
    </w:p>
    <w:p w14:paraId="43C4ABD2" w14:textId="56DF3A10" w:rsidR="00C74AF7" w:rsidRPr="00621E63" w:rsidDel="00800492" w:rsidRDefault="00C74AF7">
      <w:pPr>
        <w:pStyle w:val="TOC5"/>
        <w:rPr>
          <w:del w:id="1022" w:author="Mary Jungers" w:date="2019-11-13T18:53:00Z"/>
          <w:rFonts w:asciiTheme="minorHAnsi" w:eastAsiaTheme="minorEastAsia" w:hAnsiTheme="minorHAnsi" w:cstheme="minorBidi"/>
          <w:noProof/>
          <w:sz w:val="22"/>
          <w:szCs w:val="22"/>
        </w:rPr>
      </w:pPr>
      <w:del w:id="1023" w:author="Mary Jungers" w:date="2019-11-13T18:53:00Z">
        <w:r w:rsidRPr="00621E63" w:rsidDel="00800492">
          <w:rPr>
            <w:rPrChange w:id="1024" w:author="Mary Jungers" w:date="2019-11-13T18:53:00Z">
              <w:rPr>
                <w:rStyle w:val="Hyperlink"/>
                <w:noProof/>
              </w:rPr>
            </w:rPrChange>
          </w:rPr>
          <w:delText>3.9.4.1.2 Message Semantics</w:delText>
        </w:r>
        <w:r w:rsidRPr="00621E63" w:rsidDel="00800492">
          <w:rPr>
            <w:noProof/>
            <w:webHidden/>
          </w:rPr>
          <w:tab/>
          <w:delText>59</w:delText>
        </w:r>
      </w:del>
    </w:p>
    <w:p w14:paraId="6B006D14" w14:textId="0E8EF317" w:rsidR="00C74AF7" w:rsidRPr="00621E63" w:rsidDel="00800492" w:rsidRDefault="00C74AF7">
      <w:pPr>
        <w:pStyle w:val="TOC6"/>
        <w:rPr>
          <w:del w:id="1025" w:author="Mary Jungers" w:date="2019-11-13T18:53:00Z"/>
          <w:rFonts w:asciiTheme="minorHAnsi" w:eastAsiaTheme="minorEastAsia" w:hAnsiTheme="minorHAnsi" w:cstheme="minorBidi"/>
          <w:noProof/>
          <w:sz w:val="22"/>
          <w:szCs w:val="22"/>
        </w:rPr>
      </w:pPr>
      <w:del w:id="1026" w:author="Mary Jungers" w:date="2019-11-13T18:53:00Z">
        <w:r w:rsidRPr="00621E63" w:rsidDel="00800492">
          <w:rPr>
            <w:rPrChange w:id="1027" w:author="Mary Jungers" w:date="2019-11-13T18:53:00Z">
              <w:rPr>
                <w:rStyle w:val="Hyperlink"/>
                <w:noProof/>
              </w:rPr>
            </w:rPrChange>
          </w:rPr>
          <w:delText>3.9.4.1.2.1 MSH Segment – Message Header</w:delText>
        </w:r>
        <w:r w:rsidRPr="00621E63" w:rsidDel="00800492">
          <w:rPr>
            <w:noProof/>
            <w:webHidden/>
          </w:rPr>
          <w:tab/>
          <w:delText>60</w:delText>
        </w:r>
      </w:del>
    </w:p>
    <w:p w14:paraId="0A6597A6" w14:textId="4EB4184E" w:rsidR="00C74AF7" w:rsidRPr="00621E63" w:rsidDel="00800492" w:rsidRDefault="00C74AF7">
      <w:pPr>
        <w:pStyle w:val="TOC6"/>
        <w:rPr>
          <w:del w:id="1028" w:author="Mary Jungers" w:date="2019-11-13T18:53:00Z"/>
          <w:rFonts w:asciiTheme="minorHAnsi" w:eastAsiaTheme="minorEastAsia" w:hAnsiTheme="minorHAnsi" w:cstheme="minorBidi"/>
          <w:noProof/>
          <w:sz w:val="22"/>
          <w:szCs w:val="22"/>
        </w:rPr>
      </w:pPr>
      <w:del w:id="1029" w:author="Mary Jungers" w:date="2019-11-13T18:53:00Z">
        <w:r w:rsidRPr="00621E63" w:rsidDel="00800492">
          <w:rPr>
            <w:rPrChange w:id="1030" w:author="Mary Jungers" w:date="2019-11-13T18:53:00Z">
              <w:rPr>
                <w:rStyle w:val="Hyperlink"/>
                <w:noProof/>
              </w:rPr>
            </w:rPrChange>
          </w:rPr>
          <w:delText>3.9.4.1.2.2 PID Segment – Patient Identification</w:delText>
        </w:r>
        <w:r w:rsidRPr="00621E63" w:rsidDel="00800492">
          <w:rPr>
            <w:noProof/>
            <w:webHidden/>
          </w:rPr>
          <w:tab/>
          <w:delText>61</w:delText>
        </w:r>
      </w:del>
    </w:p>
    <w:p w14:paraId="767766AF" w14:textId="4F59FAA7" w:rsidR="00C74AF7" w:rsidRPr="00621E63" w:rsidDel="00800492" w:rsidRDefault="00C74AF7">
      <w:pPr>
        <w:pStyle w:val="TOC6"/>
        <w:rPr>
          <w:del w:id="1031" w:author="Mary Jungers" w:date="2019-11-13T18:53:00Z"/>
          <w:rFonts w:asciiTheme="minorHAnsi" w:eastAsiaTheme="minorEastAsia" w:hAnsiTheme="minorHAnsi" w:cstheme="minorBidi"/>
          <w:noProof/>
          <w:sz w:val="22"/>
          <w:szCs w:val="22"/>
        </w:rPr>
      </w:pPr>
      <w:del w:id="1032" w:author="Mary Jungers" w:date="2019-11-13T18:53:00Z">
        <w:r w:rsidRPr="00621E63" w:rsidDel="00800492">
          <w:rPr>
            <w:rPrChange w:id="1033" w:author="Mary Jungers" w:date="2019-11-13T18:53:00Z">
              <w:rPr>
                <w:rStyle w:val="Hyperlink"/>
                <w:noProof/>
              </w:rPr>
            </w:rPrChange>
          </w:rPr>
          <w:delText>3.9.4.1.2.3 PV1 Segment – Patient Visit (Optional)</w:delText>
        </w:r>
        <w:r w:rsidRPr="00621E63" w:rsidDel="00800492">
          <w:rPr>
            <w:noProof/>
            <w:webHidden/>
          </w:rPr>
          <w:tab/>
          <w:delText>62</w:delText>
        </w:r>
      </w:del>
    </w:p>
    <w:p w14:paraId="5DAB4E4B" w14:textId="237A2B43" w:rsidR="00C74AF7" w:rsidRPr="00621E63" w:rsidDel="00800492" w:rsidRDefault="00C74AF7">
      <w:pPr>
        <w:pStyle w:val="TOC6"/>
        <w:rPr>
          <w:del w:id="1034" w:author="Mary Jungers" w:date="2019-11-13T18:53:00Z"/>
          <w:rFonts w:asciiTheme="minorHAnsi" w:eastAsiaTheme="minorEastAsia" w:hAnsiTheme="minorHAnsi" w:cstheme="minorBidi"/>
          <w:noProof/>
          <w:sz w:val="22"/>
          <w:szCs w:val="22"/>
        </w:rPr>
      </w:pPr>
      <w:del w:id="1035" w:author="Mary Jungers" w:date="2019-11-13T18:53:00Z">
        <w:r w:rsidRPr="00621E63" w:rsidDel="00800492">
          <w:rPr>
            <w:rPrChange w:id="1036" w:author="Mary Jungers" w:date="2019-11-13T18:53:00Z">
              <w:rPr>
                <w:rStyle w:val="Hyperlink"/>
                <w:noProof/>
              </w:rPr>
            </w:rPrChange>
          </w:rPr>
          <w:delText>3.9.4.1.2.4 OBR Segment – Observation Request</w:delText>
        </w:r>
        <w:r w:rsidRPr="00621E63" w:rsidDel="00800492">
          <w:rPr>
            <w:noProof/>
            <w:webHidden/>
          </w:rPr>
          <w:tab/>
          <w:delText>63</w:delText>
        </w:r>
      </w:del>
    </w:p>
    <w:p w14:paraId="0FE783DE" w14:textId="5ADD46AC" w:rsidR="00C74AF7" w:rsidRPr="00621E63" w:rsidDel="00800492" w:rsidRDefault="00C74AF7">
      <w:pPr>
        <w:pStyle w:val="TOC6"/>
        <w:rPr>
          <w:del w:id="1037" w:author="Mary Jungers" w:date="2019-11-13T18:53:00Z"/>
          <w:rFonts w:asciiTheme="minorHAnsi" w:eastAsiaTheme="minorEastAsia" w:hAnsiTheme="minorHAnsi" w:cstheme="minorBidi"/>
          <w:noProof/>
          <w:sz w:val="22"/>
          <w:szCs w:val="22"/>
        </w:rPr>
      </w:pPr>
      <w:del w:id="1038" w:author="Mary Jungers" w:date="2019-11-13T18:53:00Z">
        <w:r w:rsidRPr="00621E63" w:rsidDel="00800492">
          <w:rPr>
            <w:rPrChange w:id="1039" w:author="Mary Jungers" w:date="2019-11-13T18:53:00Z">
              <w:rPr>
                <w:rStyle w:val="Hyperlink"/>
                <w:noProof/>
              </w:rPr>
            </w:rPrChange>
          </w:rPr>
          <w:delText>3.9.4.1.2.5 OBX Segments – Pulse Generator and Lead Observation Results</w:delText>
        </w:r>
        <w:r w:rsidRPr="00621E63" w:rsidDel="00800492">
          <w:rPr>
            <w:noProof/>
            <w:webHidden/>
          </w:rPr>
          <w:tab/>
          <w:delText>64</w:delText>
        </w:r>
      </w:del>
    </w:p>
    <w:p w14:paraId="3FBA8F59" w14:textId="6FB104E5" w:rsidR="00C74AF7" w:rsidRPr="00621E63" w:rsidDel="00800492" w:rsidRDefault="00C74AF7">
      <w:pPr>
        <w:pStyle w:val="TOC6"/>
        <w:rPr>
          <w:del w:id="1040" w:author="Mary Jungers" w:date="2019-11-13T18:53:00Z"/>
          <w:rFonts w:asciiTheme="minorHAnsi" w:eastAsiaTheme="minorEastAsia" w:hAnsiTheme="minorHAnsi" w:cstheme="minorBidi"/>
          <w:noProof/>
          <w:sz w:val="22"/>
          <w:szCs w:val="22"/>
        </w:rPr>
      </w:pPr>
      <w:del w:id="1041" w:author="Mary Jungers" w:date="2019-11-13T18:53:00Z">
        <w:r w:rsidRPr="00621E63" w:rsidDel="00800492">
          <w:rPr>
            <w:rPrChange w:id="1042" w:author="Mary Jungers" w:date="2019-11-13T18:53:00Z">
              <w:rPr>
                <w:rStyle w:val="Hyperlink"/>
                <w:noProof/>
              </w:rPr>
            </w:rPrChange>
          </w:rPr>
          <w:delText>3.9.4.1.2.6 IEEE 1073.1.1.3 IDC term mapping to OBX segment</w:delText>
        </w:r>
        <w:r w:rsidRPr="00621E63" w:rsidDel="00800492">
          <w:rPr>
            <w:noProof/>
            <w:webHidden/>
          </w:rPr>
          <w:tab/>
          <w:delText>67</w:delText>
        </w:r>
      </w:del>
    </w:p>
    <w:p w14:paraId="731A2FE8" w14:textId="512414D0" w:rsidR="00C74AF7" w:rsidRPr="00621E63" w:rsidDel="00800492" w:rsidRDefault="00C74AF7">
      <w:pPr>
        <w:pStyle w:val="TOC6"/>
        <w:rPr>
          <w:del w:id="1043" w:author="Mary Jungers" w:date="2019-11-13T18:53:00Z"/>
          <w:rFonts w:asciiTheme="minorHAnsi" w:eastAsiaTheme="minorEastAsia" w:hAnsiTheme="minorHAnsi" w:cstheme="minorBidi"/>
          <w:noProof/>
          <w:sz w:val="22"/>
          <w:szCs w:val="22"/>
        </w:rPr>
      </w:pPr>
      <w:del w:id="1044" w:author="Mary Jungers" w:date="2019-11-13T18:53:00Z">
        <w:r w:rsidRPr="00621E63" w:rsidDel="00800492">
          <w:rPr>
            <w:rPrChange w:id="1045" w:author="Mary Jungers" w:date="2019-11-13T18:53:00Z">
              <w:rPr>
                <w:rStyle w:val="Hyperlink"/>
                <w:noProof/>
              </w:rPr>
            </w:rPrChange>
          </w:rPr>
          <w:delText>3.9.4.1.2.7 OBX Segment with Encapsulated PDF or Reference Pointer to External Report [Optional]</w:delText>
        </w:r>
        <w:r w:rsidRPr="00621E63" w:rsidDel="00800492">
          <w:rPr>
            <w:noProof/>
            <w:webHidden/>
          </w:rPr>
          <w:tab/>
          <w:delText>67</w:delText>
        </w:r>
      </w:del>
    </w:p>
    <w:p w14:paraId="4EACCAAC" w14:textId="0806DC44" w:rsidR="00C74AF7" w:rsidRPr="00621E63" w:rsidDel="00800492" w:rsidRDefault="00C74AF7">
      <w:pPr>
        <w:pStyle w:val="TOC6"/>
        <w:rPr>
          <w:del w:id="1046" w:author="Mary Jungers" w:date="2019-11-13T18:53:00Z"/>
          <w:rFonts w:asciiTheme="minorHAnsi" w:eastAsiaTheme="minorEastAsia" w:hAnsiTheme="minorHAnsi" w:cstheme="minorBidi"/>
          <w:noProof/>
          <w:sz w:val="22"/>
          <w:szCs w:val="22"/>
        </w:rPr>
      </w:pPr>
      <w:del w:id="1047" w:author="Mary Jungers" w:date="2019-11-13T18:53:00Z">
        <w:r w:rsidRPr="00621E63" w:rsidDel="00800492">
          <w:rPr>
            <w:rPrChange w:id="1048" w:author="Mary Jungers" w:date="2019-11-13T18:53:00Z">
              <w:rPr>
                <w:rStyle w:val="Hyperlink"/>
                <w:noProof/>
              </w:rPr>
            </w:rPrChange>
          </w:rPr>
          <w:delText>3.9.4.1.2.8 NTE Segment – Notes and Comments [Optional]</w:delText>
        </w:r>
        <w:r w:rsidRPr="00621E63" w:rsidDel="00800492">
          <w:rPr>
            <w:noProof/>
            <w:webHidden/>
          </w:rPr>
          <w:tab/>
          <w:delText>69</w:delText>
        </w:r>
      </w:del>
    </w:p>
    <w:p w14:paraId="55E7F7D5" w14:textId="5A1A1F66" w:rsidR="00C74AF7" w:rsidRPr="00621E63" w:rsidDel="00800492" w:rsidRDefault="00C74AF7">
      <w:pPr>
        <w:pStyle w:val="TOC5"/>
        <w:rPr>
          <w:del w:id="1049" w:author="Mary Jungers" w:date="2019-11-13T18:53:00Z"/>
          <w:rFonts w:asciiTheme="minorHAnsi" w:eastAsiaTheme="minorEastAsia" w:hAnsiTheme="minorHAnsi" w:cstheme="minorBidi"/>
          <w:noProof/>
          <w:sz w:val="22"/>
          <w:szCs w:val="22"/>
        </w:rPr>
      </w:pPr>
      <w:del w:id="1050" w:author="Mary Jungers" w:date="2019-11-13T18:53:00Z">
        <w:r w:rsidRPr="00621E63" w:rsidDel="00800492">
          <w:rPr>
            <w:rPrChange w:id="1051" w:author="Mary Jungers" w:date="2019-11-13T18:53:00Z">
              <w:rPr>
                <w:rStyle w:val="Hyperlink"/>
                <w:noProof/>
              </w:rPr>
            </w:rPrChange>
          </w:rPr>
          <w:delText>3.9.4.1.3 Expected Actions</w:delText>
        </w:r>
        <w:r w:rsidRPr="00621E63" w:rsidDel="00800492">
          <w:rPr>
            <w:noProof/>
            <w:webHidden/>
          </w:rPr>
          <w:tab/>
          <w:delText>69</w:delText>
        </w:r>
      </w:del>
    </w:p>
    <w:p w14:paraId="3F1B8DEE" w14:textId="5CACAC31" w:rsidR="00C74AF7" w:rsidRPr="00621E63" w:rsidDel="00800492" w:rsidRDefault="00C74AF7">
      <w:pPr>
        <w:pStyle w:val="TOC6"/>
        <w:rPr>
          <w:del w:id="1052" w:author="Mary Jungers" w:date="2019-11-13T18:53:00Z"/>
          <w:rFonts w:asciiTheme="minorHAnsi" w:eastAsiaTheme="minorEastAsia" w:hAnsiTheme="minorHAnsi" w:cstheme="minorBidi"/>
          <w:noProof/>
          <w:sz w:val="22"/>
          <w:szCs w:val="22"/>
        </w:rPr>
      </w:pPr>
      <w:del w:id="1053" w:author="Mary Jungers" w:date="2019-11-13T18:53:00Z">
        <w:r w:rsidRPr="00621E63" w:rsidDel="00800492">
          <w:rPr>
            <w:rPrChange w:id="1054" w:author="Mary Jungers" w:date="2019-11-13T18:53:00Z">
              <w:rPr>
                <w:rStyle w:val="Hyperlink"/>
                <w:noProof/>
              </w:rPr>
            </w:rPrChange>
          </w:rPr>
          <w:delText>3.9.4.1.3.1 Implantable Device – Cardiac – Consumer</w:delText>
        </w:r>
        <w:r w:rsidRPr="00621E63" w:rsidDel="00800492">
          <w:rPr>
            <w:noProof/>
            <w:webHidden/>
          </w:rPr>
          <w:tab/>
          <w:delText>69</w:delText>
        </w:r>
      </w:del>
    </w:p>
    <w:p w14:paraId="1F20BE5A" w14:textId="28D572A3" w:rsidR="00C74AF7" w:rsidRPr="00621E63" w:rsidDel="00800492" w:rsidRDefault="00C74AF7">
      <w:pPr>
        <w:pStyle w:val="TOC3"/>
        <w:rPr>
          <w:del w:id="1055" w:author="Mary Jungers" w:date="2019-11-13T18:53:00Z"/>
          <w:rFonts w:asciiTheme="minorHAnsi" w:eastAsiaTheme="minorEastAsia" w:hAnsiTheme="minorHAnsi" w:cstheme="minorBidi"/>
          <w:noProof/>
          <w:sz w:val="22"/>
          <w:szCs w:val="22"/>
        </w:rPr>
      </w:pPr>
      <w:del w:id="1056" w:author="Mary Jungers" w:date="2019-11-13T18:53:00Z">
        <w:r w:rsidRPr="00621E63" w:rsidDel="00800492">
          <w:rPr>
            <w:rPrChange w:id="1057" w:author="Mary Jungers" w:date="2019-11-13T18:53:00Z">
              <w:rPr>
                <w:rStyle w:val="Hyperlink"/>
                <w:noProof/>
              </w:rPr>
            </w:rPrChange>
          </w:rPr>
          <w:delText>3.9.5 Security Considerations</w:delText>
        </w:r>
        <w:r w:rsidRPr="00621E63" w:rsidDel="00800492">
          <w:rPr>
            <w:noProof/>
            <w:webHidden/>
          </w:rPr>
          <w:tab/>
          <w:delText>70</w:delText>
        </w:r>
      </w:del>
    </w:p>
    <w:p w14:paraId="463342D5" w14:textId="0690DA9A" w:rsidR="00C74AF7" w:rsidRPr="00621E63" w:rsidDel="00800492" w:rsidRDefault="00C74AF7">
      <w:pPr>
        <w:pStyle w:val="TOC2"/>
        <w:rPr>
          <w:del w:id="1058" w:author="Mary Jungers" w:date="2019-11-13T18:53:00Z"/>
          <w:rFonts w:asciiTheme="minorHAnsi" w:eastAsiaTheme="minorEastAsia" w:hAnsiTheme="minorHAnsi" w:cstheme="minorBidi"/>
          <w:noProof/>
          <w:sz w:val="22"/>
          <w:szCs w:val="22"/>
        </w:rPr>
      </w:pPr>
      <w:del w:id="1059" w:author="Mary Jungers" w:date="2019-11-13T18:53:00Z">
        <w:r w:rsidRPr="00621E63" w:rsidDel="00800492">
          <w:rPr>
            <w:rPrChange w:id="1060" w:author="Mary Jungers" w:date="2019-11-13T18:53:00Z">
              <w:rPr>
                <w:rStyle w:val="Hyperlink"/>
                <w:noProof/>
              </w:rPr>
            </w:rPrChange>
          </w:rPr>
          <w:delText>3.10 Communicate Infusion Event Data</w:delText>
        </w:r>
        <w:r w:rsidRPr="00621E63" w:rsidDel="00800492">
          <w:rPr>
            <w:noProof/>
            <w:webHidden/>
          </w:rPr>
          <w:tab/>
          <w:delText>70</w:delText>
        </w:r>
      </w:del>
    </w:p>
    <w:p w14:paraId="3797D1CD" w14:textId="432581EA" w:rsidR="00C74AF7" w:rsidRPr="00621E63" w:rsidDel="00800492" w:rsidRDefault="00C74AF7">
      <w:pPr>
        <w:pStyle w:val="TOC3"/>
        <w:rPr>
          <w:del w:id="1061" w:author="Mary Jungers" w:date="2019-11-13T18:53:00Z"/>
          <w:rFonts w:asciiTheme="minorHAnsi" w:eastAsiaTheme="minorEastAsia" w:hAnsiTheme="minorHAnsi" w:cstheme="minorBidi"/>
          <w:noProof/>
          <w:sz w:val="22"/>
          <w:szCs w:val="22"/>
        </w:rPr>
      </w:pPr>
      <w:del w:id="1062" w:author="Mary Jungers" w:date="2019-11-13T18:53:00Z">
        <w:r w:rsidRPr="00621E63" w:rsidDel="00800492">
          <w:rPr>
            <w:rPrChange w:id="1063" w:author="Mary Jungers" w:date="2019-11-13T18:53:00Z">
              <w:rPr>
                <w:rStyle w:val="Hyperlink"/>
                <w:noProof/>
              </w:rPr>
            </w:rPrChange>
          </w:rPr>
          <w:delText>3.10.1 Scope</w:delText>
        </w:r>
        <w:r w:rsidRPr="00621E63" w:rsidDel="00800492">
          <w:rPr>
            <w:noProof/>
            <w:webHidden/>
          </w:rPr>
          <w:tab/>
          <w:delText>70</w:delText>
        </w:r>
      </w:del>
    </w:p>
    <w:p w14:paraId="565878F1" w14:textId="33033EC4" w:rsidR="00C74AF7" w:rsidRPr="00621E63" w:rsidDel="00800492" w:rsidRDefault="00C74AF7">
      <w:pPr>
        <w:pStyle w:val="TOC3"/>
        <w:rPr>
          <w:del w:id="1064" w:author="Mary Jungers" w:date="2019-11-13T18:53:00Z"/>
          <w:rFonts w:asciiTheme="minorHAnsi" w:eastAsiaTheme="minorEastAsia" w:hAnsiTheme="minorHAnsi" w:cstheme="minorBidi"/>
          <w:noProof/>
          <w:sz w:val="22"/>
          <w:szCs w:val="22"/>
        </w:rPr>
      </w:pPr>
      <w:del w:id="1065" w:author="Mary Jungers" w:date="2019-11-13T18:53:00Z">
        <w:r w:rsidRPr="00621E63" w:rsidDel="00800492">
          <w:rPr>
            <w:rPrChange w:id="1066" w:author="Mary Jungers" w:date="2019-11-13T18:53:00Z">
              <w:rPr>
                <w:rStyle w:val="Hyperlink"/>
                <w:noProof/>
              </w:rPr>
            </w:rPrChange>
          </w:rPr>
          <w:delText>3.10.2 Use Case Roles</w:delText>
        </w:r>
        <w:r w:rsidRPr="00621E63" w:rsidDel="00800492">
          <w:rPr>
            <w:noProof/>
            <w:webHidden/>
          </w:rPr>
          <w:tab/>
          <w:delText>70</w:delText>
        </w:r>
      </w:del>
    </w:p>
    <w:p w14:paraId="1B249CBB" w14:textId="17619CF2" w:rsidR="00C74AF7" w:rsidRPr="00621E63" w:rsidDel="00800492" w:rsidRDefault="00C74AF7">
      <w:pPr>
        <w:pStyle w:val="TOC3"/>
        <w:rPr>
          <w:del w:id="1067" w:author="Mary Jungers" w:date="2019-11-13T18:53:00Z"/>
          <w:rFonts w:asciiTheme="minorHAnsi" w:eastAsiaTheme="minorEastAsia" w:hAnsiTheme="minorHAnsi" w:cstheme="minorBidi"/>
          <w:noProof/>
          <w:sz w:val="22"/>
          <w:szCs w:val="22"/>
        </w:rPr>
      </w:pPr>
      <w:del w:id="1068" w:author="Mary Jungers" w:date="2019-11-13T18:53:00Z">
        <w:r w:rsidRPr="00621E63" w:rsidDel="00800492">
          <w:rPr>
            <w:rPrChange w:id="1069" w:author="Mary Jungers" w:date="2019-11-13T18:53:00Z">
              <w:rPr>
                <w:rStyle w:val="Hyperlink"/>
                <w:noProof/>
              </w:rPr>
            </w:rPrChange>
          </w:rPr>
          <w:delText>3.10.3 Referenced Standard</w:delText>
        </w:r>
        <w:r w:rsidRPr="00621E63" w:rsidDel="00800492">
          <w:rPr>
            <w:noProof/>
            <w:webHidden/>
          </w:rPr>
          <w:tab/>
          <w:delText>70</w:delText>
        </w:r>
      </w:del>
    </w:p>
    <w:p w14:paraId="669D69FA" w14:textId="3EC2D9EC" w:rsidR="00C74AF7" w:rsidRPr="00621E63" w:rsidDel="00800492" w:rsidRDefault="00C74AF7">
      <w:pPr>
        <w:pStyle w:val="TOC3"/>
        <w:rPr>
          <w:del w:id="1070" w:author="Mary Jungers" w:date="2019-11-13T18:53:00Z"/>
          <w:rFonts w:asciiTheme="minorHAnsi" w:eastAsiaTheme="minorEastAsia" w:hAnsiTheme="minorHAnsi" w:cstheme="minorBidi"/>
          <w:noProof/>
          <w:sz w:val="22"/>
          <w:szCs w:val="22"/>
        </w:rPr>
      </w:pPr>
      <w:del w:id="1071" w:author="Mary Jungers" w:date="2019-11-13T18:53:00Z">
        <w:r w:rsidRPr="00621E63" w:rsidDel="00800492">
          <w:rPr>
            <w:rPrChange w:id="1072" w:author="Mary Jungers" w:date="2019-11-13T18:53:00Z">
              <w:rPr>
                <w:rStyle w:val="Hyperlink"/>
                <w:noProof/>
              </w:rPr>
            </w:rPrChange>
          </w:rPr>
          <w:delText>3.10.4 Interaction Diagram</w:delText>
        </w:r>
        <w:r w:rsidRPr="00621E63" w:rsidDel="00800492">
          <w:rPr>
            <w:noProof/>
            <w:webHidden/>
          </w:rPr>
          <w:tab/>
          <w:delText>71</w:delText>
        </w:r>
      </w:del>
    </w:p>
    <w:p w14:paraId="3FF796EE" w14:textId="70AB2D7C" w:rsidR="00C74AF7" w:rsidRPr="00621E63" w:rsidDel="00800492" w:rsidRDefault="00C74AF7">
      <w:pPr>
        <w:pStyle w:val="TOC4"/>
        <w:rPr>
          <w:del w:id="1073" w:author="Mary Jungers" w:date="2019-11-13T18:53:00Z"/>
          <w:rFonts w:asciiTheme="minorHAnsi" w:eastAsiaTheme="minorEastAsia" w:hAnsiTheme="minorHAnsi" w:cstheme="minorBidi"/>
          <w:noProof/>
          <w:sz w:val="22"/>
          <w:szCs w:val="22"/>
        </w:rPr>
      </w:pPr>
      <w:del w:id="1074" w:author="Mary Jungers" w:date="2019-11-13T18:53:00Z">
        <w:r w:rsidRPr="00621E63" w:rsidDel="00800492">
          <w:rPr>
            <w:noProof/>
            <w:webHidden/>
          </w:rPr>
          <w:tab/>
          <w:delText>71</w:delText>
        </w:r>
      </w:del>
    </w:p>
    <w:p w14:paraId="1865ECA6" w14:textId="36DBA2DB" w:rsidR="00C74AF7" w:rsidRPr="00621E63" w:rsidDel="00800492" w:rsidRDefault="00C74AF7">
      <w:pPr>
        <w:pStyle w:val="TOC4"/>
        <w:rPr>
          <w:del w:id="1075" w:author="Mary Jungers" w:date="2019-11-13T18:53:00Z"/>
          <w:rFonts w:asciiTheme="minorHAnsi" w:eastAsiaTheme="minorEastAsia" w:hAnsiTheme="minorHAnsi" w:cstheme="minorBidi"/>
          <w:noProof/>
          <w:sz w:val="22"/>
          <w:szCs w:val="22"/>
        </w:rPr>
      </w:pPr>
      <w:del w:id="1076" w:author="Mary Jungers" w:date="2019-11-13T18:53:00Z">
        <w:r w:rsidRPr="00621E63" w:rsidDel="00800492">
          <w:rPr>
            <w:rPrChange w:id="1077" w:author="Mary Jungers" w:date="2019-11-13T18:53:00Z">
              <w:rPr>
                <w:rStyle w:val="Hyperlink"/>
                <w:bCs/>
                <w:noProof/>
              </w:rPr>
            </w:rPrChange>
          </w:rPr>
          <w:delText>3.10.4.1 Communicate Infusion Event Data</w:delText>
        </w:r>
        <w:r w:rsidRPr="00621E63" w:rsidDel="00800492">
          <w:rPr>
            <w:noProof/>
            <w:webHidden/>
          </w:rPr>
          <w:tab/>
          <w:delText>71</w:delText>
        </w:r>
      </w:del>
    </w:p>
    <w:p w14:paraId="19345B06" w14:textId="672793F5" w:rsidR="00C74AF7" w:rsidRPr="00621E63" w:rsidDel="00800492" w:rsidRDefault="00C74AF7">
      <w:pPr>
        <w:pStyle w:val="TOC5"/>
        <w:rPr>
          <w:del w:id="1078" w:author="Mary Jungers" w:date="2019-11-13T18:53:00Z"/>
          <w:rFonts w:asciiTheme="minorHAnsi" w:eastAsiaTheme="minorEastAsia" w:hAnsiTheme="minorHAnsi" w:cstheme="minorBidi"/>
          <w:noProof/>
          <w:sz w:val="22"/>
          <w:szCs w:val="22"/>
        </w:rPr>
      </w:pPr>
      <w:del w:id="1079" w:author="Mary Jungers" w:date="2019-11-13T18:53:00Z">
        <w:r w:rsidRPr="00621E63" w:rsidDel="00800492">
          <w:rPr>
            <w:rPrChange w:id="1080" w:author="Mary Jungers" w:date="2019-11-13T18:53:00Z">
              <w:rPr>
                <w:rStyle w:val="Hyperlink"/>
                <w:bCs/>
                <w:noProof/>
              </w:rPr>
            </w:rPrChange>
          </w:rPr>
          <w:delText>3.10.4.1.1 Trigger Events</w:delText>
        </w:r>
        <w:r w:rsidRPr="00621E63" w:rsidDel="00800492">
          <w:rPr>
            <w:noProof/>
            <w:webHidden/>
          </w:rPr>
          <w:tab/>
          <w:delText>71</w:delText>
        </w:r>
      </w:del>
    </w:p>
    <w:p w14:paraId="0894A9EF" w14:textId="38C66744" w:rsidR="00C74AF7" w:rsidRPr="00621E63" w:rsidDel="00800492" w:rsidRDefault="00C74AF7">
      <w:pPr>
        <w:pStyle w:val="TOC5"/>
        <w:rPr>
          <w:del w:id="1081" w:author="Mary Jungers" w:date="2019-11-13T18:53:00Z"/>
          <w:rFonts w:asciiTheme="minorHAnsi" w:eastAsiaTheme="minorEastAsia" w:hAnsiTheme="minorHAnsi" w:cstheme="minorBidi"/>
          <w:noProof/>
          <w:sz w:val="22"/>
          <w:szCs w:val="22"/>
        </w:rPr>
      </w:pPr>
      <w:del w:id="1082" w:author="Mary Jungers" w:date="2019-11-13T18:53:00Z">
        <w:r w:rsidRPr="00621E63" w:rsidDel="00800492">
          <w:rPr>
            <w:rPrChange w:id="1083" w:author="Mary Jungers" w:date="2019-11-13T18:53:00Z">
              <w:rPr>
                <w:rStyle w:val="Hyperlink"/>
                <w:bCs/>
                <w:noProof/>
              </w:rPr>
            </w:rPrChange>
          </w:rPr>
          <w:delText>3.10.4.1.2 Message Semantics</w:delText>
        </w:r>
        <w:r w:rsidRPr="00621E63" w:rsidDel="00800492">
          <w:rPr>
            <w:noProof/>
            <w:webHidden/>
          </w:rPr>
          <w:tab/>
          <w:delText>71</w:delText>
        </w:r>
      </w:del>
    </w:p>
    <w:p w14:paraId="4A47E481" w14:textId="4F10EAB5" w:rsidR="00C74AF7" w:rsidRPr="00621E63" w:rsidDel="00800492" w:rsidRDefault="00C74AF7">
      <w:pPr>
        <w:pStyle w:val="TOC5"/>
        <w:rPr>
          <w:del w:id="1084" w:author="Mary Jungers" w:date="2019-11-13T18:53:00Z"/>
          <w:rFonts w:asciiTheme="minorHAnsi" w:eastAsiaTheme="minorEastAsia" w:hAnsiTheme="minorHAnsi" w:cstheme="minorBidi"/>
          <w:noProof/>
          <w:sz w:val="22"/>
          <w:szCs w:val="22"/>
        </w:rPr>
      </w:pPr>
      <w:del w:id="1085" w:author="Mary Jungers" w:date="2019-11-13T18:53:00Z">
        <w:r w:rsidRPr="00621E63" w:rsidDel="00800492">
          <w:rPr>
            <w:rPrChange w:id="1086" w:author="Mary Jungers" w:date="2019-11-13T18:53:00Z">
              <w:rPr>
                <w:rStyle w:val="Hyperlink"/>
                <w:bCs/>
                <w:noProof/>
              </w:rPr>
            </w:rPrChange>
          </w:rPr>
          <w:delText>3.10.4.1.3 Expected Actions</w:delText>
        </w:r>
        <w:r w:rsidRPr="00621E63" w:rsidDel="00800492">
          <w:rPr>
            <w:noProof/>
            <w:webHidden/>
          </w:rPr>
          <w:tab/>
          <w:delText>72</w:delText>
        </w:r>
      </w:del>
    </w:p>
    <w:p w14:paraId="431608EC" w14:textId="447DC8F0" w:rsidR="00C74AF7" w:rsidRPr="00621E63" w:rsidDel="00800492" w:rsidRDefault="00C74AF7">
      <w:pPr>
        <w:pStyle w:val="TOC1"/>
        <w:rPr>
          <w:del w:id="1087" w:author="Mary Jungers" w:date="2019-11-13T18:53:00Z"/>
          <w:rFonts w:asciiTheme="minorHAnsi" w:eastAsiaTheme="minorEastAsia" w:hAnsiTheme="minorHAnsi" w:cstheme="minorBidi"/>
          <w:noProof/>
          <w:sz w:val="22"/>
          <w:szCs w:val="22"/>
        </w:rPr>
      </w:pPr>
      <w:del w:id="1088" w:author="Mary Jungers" w:date="2019-11-13T18:53:00Z">
        <w:r w:rsidRPr="00621E63" w:rsidDel="00800492">
          <w:rPr>
            <w:rPrChange w:id="1089" w:author="Mary Jungers" w:date="2019-11-13T18:53:00Z">
              <w:rPr>
                <w:rStyle w:val="Hyperlink"/>
                <w:noProof/>
              </w:rPr>
            </w:rPrChange>
          </w:rPr>
          <w:delText>Appendix A Mapping ISO/IEEE 11073 Domain Information Model to HL7</w:delText>
        </w:r>
        <w:r w:rsidRPr="00621E63" w:rsidDel="00800492">
          <w:rPr>
            <w:noProof/>
            <w:webHidden/>
          </w:rPr>
          <w:tab/>
          <w:delText>73</w:delText>
        </w:r>
      </w:del>
    </w:p>
    <w:p w14:paraId="3F611A54" w14:textId="5C1B3CD6" w:rsidR="00C74AF7" w:rsidRPr="00621E63" w:rsidDel="00800492" w:rsidRDefault="00C74AF7">
      <w:pPr>
        <w:pStyle w:val="TOC2"/>
        <w:rPr>
          <w:del w:id="1090" w:author="Mary Jungers" w:date="2019-11-13T18:53:00Z"/>
          <w:rFonts w:asciiTheme="minorHAnsi" w:eastAsiaTheme="minorEastAsia" w:hAnsiTheme="minorHAnsi" w:cstheme="minorBidi"/>
          <w:noProof/>
          <w:sz w:val="22"/>
          <w:szCs w:val="22"/>
        </w:rPr>
      </w:pPr>
      <w:del w:id="1091" w:author="Mary Jungers" w:date="2019-11-13T18:53:00Z">
        <w:r w:rsidRPr="00621E63" w:rsidDel="00800492">
          <w:rPr>
            <w:rPrChange w:id="1092" w:author="Mary Jungers" w:date="2019-11-13T18:53:00Z">
              <w:rPr>
                <w:rStyle w:val="Hyperlink"/>
                <w:noProof/>
              </w:rPr>
            </w:rPrChange>
          </w:rPr>
          <w:delText>A.1 ISO/IEEE Nomenclature mapping to HL7 OBX-3</w:delText>
        </w:r>
        <w:r w:rsidRPr="00621E63" w:rsidDel="00800492">
          <w:rPr>
            <w:noProof/>
            <w:webHidden/>
          </w:rPr>
          <w:tab/>
          <w:delText>76</w:delText>
        </w:r>
      </w:del>
    </w:p>
    <w:p w14:paraId="0B3BE521" w14:textId="6A81DB9D" w:rsidR="00C74AF7" w:rsidRPr="00621E63" w:rsidDel="00800492" w:rsidRDefault="00C74AF7">
      <w:pPr>
        <w:pStyle w:val="TOC1"/>
        <w:rPr>
          <w:del w:id="1093" w:author="Mary Jungers" w:date="2019-11-13T18:53:00Z"/>
          <w:rFonts w:asciiTheme="minorHAnsi" w:eastAsiaTheme="minorEastAsia" w:hAnsiTheme="minorHAnsi" w:cstheme="minorBidi"/>
          <w:noProof/>
          <w:sz w:val="22"/>
          <w:szCs w:val="22"/>
        </w:rPr>
      </w:pPr>
      <w:del w:id="1094" w:author="Mary Jungers" w:date="2019-11-13T18:53:00Z">
        <w:r w:rsidRPr="00621E63" w:rsidDel="00800492">
          <w:rPr>
            <w:rPrChange w:id="1095" w:author="Mary Jungers" w:date="2019-11-13T18:53:00Z">
              <w:rPr>
                <w:rStyle w:val="Hyperlink"/>
                <w:noProof/>
              </w:rPr>
            </w:rPrChange>
          </w:rPr>
          <w:delText>Appendix B Common Segment Descriptions</w:delText>
        </w:r>
        <w:r w:rsidRPr="00621E63" w:rsidDel="00800492">
          <w:rPr>
            <w:noProof/>
            <w:webHidden/>
          </w:rPr>
          <w:tab/>
          <w:delText>78</w:delText>
        </w:r>
      </w:del>
    </w:p>
    <w:p w14:paraId="13D1E9F3" w14:textId="5DBE4A9B" w:rsidR="00C74AF7" w:rsidRPr="00621E63" w:rsidDel="00800492" w:rsidRDefault="00C74AF7">
      <w:pPr>
        <w:pStyle w:val="TOC2"/>
        <w:rPr>
          <w:del w:id="1096" w:author="Mary Jungers" w:date="2019-11-13T18:53:00Z"/>
          <w:rFonts w:asciiTheme="minorHAnsi" w:eastAsiaTheme="minorEastAsia" w:hAnsiTheme="minorHAnsi" w:cstheme="minorBidi"/>
          <w:noProof/>
          <w:sz w:val="22"/>
          <w:szCs w:val="22"/>
        </w:rPr>
      </w:pPr>
      <w:del w:id="1097" w:author="Mary Jungers" w:date="2019-11-13T18:53:00Z">
        <w:r w:rsidRPr="00621E63" w:rsidDel="00800492">
          <w:rPr>
            <w:rPrChange w:id="1098" w:author="Mary Jungers" w:date="2019-11-13T18:53:00Z">
              <w:rPr>
                <w:rStyle w:val="Hyperlink"/>
                <w:noProof/>
              </w:rPr>
            </w:rPrChange>
          </w:rPr>
          <w:delText>B.1 MSH – Message Header Segment</w:delText>
        </w:r>
        <w:r w:rsidRPr="00621E63" w:rsidDel="00800492">
          <w:rPr>
            <w:noProof/>
            <w:webHidden/>
          </w:rPr>
          <w:tab/>
          <w:delText>78</w:delText>
        </w:r>
      </w:del>
    </w:p>
    <w:p w14:paraId="7708C346" w14:textId="0C8E6548" w:rsidR="00C74AF7" w:rsidRPr="00621E63" w:rsidDel="00800492" w:rsidRDefault="00C74AF7">
      <w:pPr>
        <w:pStyle w:val="TOC2"/>
        <w:rPr>
          <w:del w:id="1099" w:author="Mary Jungers" w:date="2019-11-13T18:53:00Z"/>
          <w:rFonts w:asciiTheme="minorHAnsi" w:eastAsiaTheme="minorEastAsia" w:hAnsiTheme="minorHAnsi" w:cstheme="minorBidi"/>
          <w:noProof/>
          <w:sz w:val="22"/>
          <w:szCs w:val="22"/>
        </w:rPr>
      </w:pPr>
      <w:del w:id="1100" w:author="Mary Jungers" w:date="2019-11-13T18:53:00Z">
        <w:r w:rsidRPr="00621E63" w:rsidDel="00800492">
          <w:rPr>
            <w:rPrChange w:id="1101" w:author="Mary Jungers" w:date="2019-11-13T18:53:00Z">
              <w:rPr>
                <w:rStyle w:val="Hyperlink"/>
                <w:noProof/>
              </w:rPr>
            </w:rPrChange>
          </w:rPr>
          <w:delText>B.2 MSA – Message Acknowledgement Segment</w:delText>
        </w:r>
        <w:r w:rsidRPr="00621E63" w:rsidDel="00800492">
          <w:rPr>
            <w:noProof/>
            <w:webHidden/>
          </w:rPr>
          <w:tab/>
          <w:delText>84</w:delText>
        </w:r>
      </w:del>
    </w:p>
    <w:p w14:paraId="263856E2" w14:textId="2C1B8336" w:rsidR="00C74AF7" w:rsidRPr="00621E63" w:rsidDel="00800492" w:rsidRDefault="00C74AF7">
      <w:pPr>
        <w:pStyle w:val="TOC2"/>
        <w:rPr>
          <w:del w:id="1102" w:author="Mary Jungers" w:date="2019-11-13T18:53:00Z"/>
          <w:rFonts w:asciiTheme="minorHAnsi" w:eastAsiaTheme="minorEastAsia" w:hAnsiTheme="minorHAnsi" w:cstheme="minorBidi"/>
          <w:noProof/>
          <w:sz w:val="22"/>
          <w:szCs w:val="22"/>
        </w:rPr>
      </w:pPr>
      <w:del w:id="1103" w:author="Mary Jungers" w:date="2019-11-13T18:53:00Z">
        <w:r w:rsidRPr="00621E63" w:rsidDel="00800492">
          <w:rPr>
            <w:rPrChange w:id="1104" w:author="Mary Jungers" w:date="2019-11-13T18:53:00Z">
              <w:rPr>
                <w:rStyle w:val="Hyperlink"/>
                <w:noProof/>
              </w:rPr>
            </w:rPrChange>
          </w:rPr>
          <w:delText>B.3 ERR – Error Segment</w:delText>
        </w:r>
        <w:r w:rsidRPr="00621E63" w:rsidDel="00800492">
          <w:rPr>
            <w:noProof/>
            <w:webHidden/>
          </w:rPr>
          <w:tab/>
          <w:delText>85</w:delText>
        </w:r>
      </w:del>
    </w:p>
    <w:p w14:paraId="5A69D8B8" w14:textId="1EEB9C58" w:rsidR="00C74AF7" w:rsidRPr="00621E63" w:rsidDel="00800492" w:rsidRDefault="00C74AF7">
      <w:pPr>
        <w:pStyle w:val="TOC2"/>
        <w:rPr>
          <w:del w:id="1105" w:author="Mary Jungers" w:date="2019-11-13T18:53:00Z"/>
          <w:rFonts w:asciiTheme="minorHAnsi" w:eastAsiaTheme="minorEastAsia" w:hAnsiTheme="minorHAnsi" w:cstheme="minorBidi"/>
          <w:noProof/>
          <w:sz w:val="22"/>
          <w:szCs w:val="22"/>
        </w:rPr>
      </w:pPr>
      <w:del w:id="1106" w:author="Mary Jungers" w:date="2019-11-13T18:53:00Z">
        <w:r w:rsidRPr="00621E63" w:rsidDel="00800492">
          <w:rPr>
            <w:rPrChange w:id="1107" w:author="Mary Jungers" w:date="2019-11-13T18:53:00Z">
              <w:rPr>
                <w:rStyle w:val="Hyperlink"/>
                <w:noProof/>
              </w:rPr>
            </w:rPrChange>
          </w:rPr>
          <w:delText>B.4 NTE - Notes and Comment Segment</w:delText>
        </w:r>
        <w:r w:rsidRPr="00621E63" w:rsidDel="00800492">
          <w:rPr>
            <w:noProof/>
            <w:webHidden/>
          </w:rPr>
          <w:tab/>
          <w:delText>87</w:delText>
        </w:r>
      </w:del>
    </w:p>
    <w:p w14:paraId="29ABE2A9" w14:textId="2BB1D54B" w:rsidR="00C74AF7" w:rsidRPr="00621E63" w:rsidDel="00800492" w:rsidRDefault="00C74AF7">
      <w:pPr>
        <w:pStyle w:val="TOC2"/>
        <w:rPr>
          <w:del w:id="1108" w:author="Mary Jungers" w:date="2019-11-13T18:53:00Z"/>
          <w:rFonts w:asciiTheme="minorHAnsi" w:eastAsiaTheme="minorEastAsia" w:hAnsiTheme="minorHAnsi" w:cstheme="minorBidi"/>
          <w:noProof/>
          <w:sz w:val="22"/>
          <w:szCs w:val="22"/>
        </w:rPr>
      </w:pPr>
      <w:del w:id="1109" w:author="Mary Jungers" w:date="2019-11-13T18:53:00Z">
        <w:r w:rsidRPr="00621E63" w:rsidDel="00800492">
          <w:rPr>
            <w:rPrChange w:id="1110" w:author="Mary Jungers" w:date="2019-11-13T18:53:00Z">
              <w:rPr>
                <w:rStyle w:val="Hyperlink"/>
                <w:noProof/>
              </w:rPr>
            </w:rPrChange>
          </w:rPr>
          <w:delText>B.5 PID - Patient Identification segment</w:delText>
        </w:r>
        <w:r w:rsidRPr="00621E63" w:rsidDel="00800492">
          <w:rPr>
            <w:noProof/>
            <w:webHidden/>
          </w:rPr>
          <w:tab/>
          <w:delText>89</w:delText>
        </w:r>
      </w:del>
    </w:p>
    <w:p w14:paraId="422342BD" w14:textId="39B751EF" w:rsidR="00C74AF7" w:rsidRPr="00621E63" w:rsidDel="00800492" w:rsidRDefault="00C74AF7">
      <w:pPr>
        <w:pStyle w:val="TOC3"/>
        <w:rPr>
          <w:del w:id="1111" w:author="Mary Jungers" w:date="2019-11-13T18:53:00Z"/>
          <w:rFonts w:asciiTheme="minorHAnsi" w:eastAsiaTheme="minorEastAsia" w:hAnsiTheme="minorHAnsi" w:cstheme="minorBidi"/>
          <w:noProof/>
          <w:sz w:val="22"/>
          <w:szCs w:val="22"/>
        </w:rPr>
      </w:pPr>
      <w:del w:id="1112" w:author="Mary Jungers" w:date="2019-11-13T18:53:00Z">
        <w:r w:rsidRPr="00621E63" w:rsidDel="00800492">
          <w:rPr>
            <w:rPrChange w:id="1113" w:author="Mary Jungers" w:date="2019-11-13T18:53:00Z">
              <w:rPr>
                <w:rStyle w:val="Hyperlink"/>
                <w:noProof/>
              </w:rPr>
            </w:rPrChange>
          </w:rPr>
          <w:delText>B.5.1 PID Segment requirements for ACM Transaction PCD-04</w:delText>
        </w:r>
        <w:r w:rsidRPr="00621E63" w:rsidDel="00800492">
          <w:rPr>
            <w:noProof/>
            <w:webHidden/>
          </w:rPr>
          <w:tab/>
          <w:delText>96</w:delText>
        </w:r>
      </w:del>
    </w:p>
    <w:p w14:paraId="5DC4223A" w14:textId="2473DD68" w:rsidR="00C74AF7" w:rsidRPr="00621E63" w:rsidDel="00800492" w:rsidRDefault="00C74AF7">
      <w:pPr>
        <w:pStyle w:val="TOC2"/>
        <w:rPr>
          <w:del w:id="1114" w:author="Mary Jungers" w:date="2019-11-13T18:53:00Z"/>
          <w:rFonts w:asciiTheme="minorHAnsi" w:eastAsiaTheme="minorEastAsia" w:hAnsiTheme="minorHAnsi" w:cstheme="minorBidi"/>
          <w:noProof/>
          <w:sz w:val="22"/>
          <w:szCs w:val="22"/>
        </w:rPr>
      </w:pPr>
      <w:del w:id="1115" w:author="Mary Jungers" w:date="2019-11-13T18:53:00Z">
        <w:r w:rsidRPr="00621E63" w:rsidDel="00800492">
          <w:rPr>
            <w:rPrChange w:id="1116" w:author="Mary Jungers" w:date="2019-11-13T18:53:00Z">
              <w:rPr>
                <w:rStyle w:val="Hyperlink"/>
                <w:noProof/>
              </w:rPr>
            </w:rPrChange>
          </w:rPr>
          <w:delText>B.6 PV1 - Patient Visit Segment</w:delText>
        </w:r>
        <w:r w:rsidRPr="00621E63" w:rsidDel="00800492">
          <w:rPr>
            <w:noProof/>
            <w:webHidden/>
          </w:rPr>
          <w:tab/>
          <w:delText>97</w:delText>
        </w:r>
      </w:del>
    </w:p>
    <w:p w14:paraId="4861F58B" w14:textId="31427167" w:rsidR="00C74AF7" w:rsidRPr="00621E63" w:rsidDel="00800492" w:rsidRDefault="00C74AF7">
      <w:pPr>
        <w:pStyle w:val="TOC3"/>
        <w:rPr>
          <w:del w:id="1117" w:author="Mary Jungers" w:date="2019-11-13T18:53:00Z"/>
          <w:rFonts w:asciiTheme="minorHAnsi" w:eastAsiaTheme="minorEastAsia" w:hAnsiTheme="minorHAnsi" w:cstheme="minorBidi"/>
          <w:noProof/>
          <w:sz w:val="22"/>
          <w:szCs w:val="22"/>
        </w:rPr>
      </w:pPr>
      <w:del w:id="1118" w:author="Mary Jungers" w:date="2019-11-13T18:53:00Z">
        <w:r w:rsidRPr="00621E63" w:rsidDel="00800492">
          <w:rPr>
            <w:rPrChange w:id="1119" w:author="Mary Jungers" w:date="2019-11-13T18:53:00Z">
              <w:rPr>
                <w:rStyle w:val="Hyperlink"/>
                <w:noProof/>
              </w:rPr>
            </w:rPrChange>
          </w:rPr>
          <w:delText>B.6.1 PV1 Patient Visit Segment in ACM Transaction PCD-04</w:delText>
        </w:r>
        <w:r w:rsidRPr="00621E63" w:rsidDel="00800492">
          <w:rPr>
            <w:noProof/>
            <w:webHidden/>
          </w:rPr>
          <w:tab/>
          <w:delText>100</w:delText>
        </w:r>
      </w:del>
    </w:p>
    <w:p w14:paraId="7115B39A" w14:textId="21D16220" w:rsidR="00C74AF7" w:rsidRPr="00621E63" w:rsidDel="00800492" w:rsidRDefault="00C74AF7">
      <w:pPr>
        <w:pStyle w:val="TOC2"/>
        <w:rPr>
          <w:del w:id="1120" w:author="Mary Jungers" w:date="2019-11-13T18:53:00Z"/>
          <w:rFonts w:asciiTheme="minorHAnsi" w:eastAsiaTheme="minorEastAsia" w:hAnsiTheme="minorHAnsi" w:cstheme="minorBidi"/>
          <w:noProof/>
          <w:sz w:val="22"/>
          <w:szCs w:val="22"/>
        </w:rPr>
      </w:pPr>
      <w:del w:id="1121" w:author="Mary Jungers" w:date="2019-11-13T18:53:00Z">
        <w:r w:rsidRPr="00621E63" w:rsidDel="00800492">
          <w:rPr>
            <w:rPrChange w:id="1122" w:author="Mary Jungers" w:date="2019-11-13T18:53:00Z">
              <w:rPr>
                <w:rStyle w:val="Hyperlink"/>
                <w:noProof/>
              </w:rPr>
            </w:rPrChange>
          </w:rPr>
          <w:delText>B.7 OBR – Observation Request segment</w:delText>
        </w:r>
        <w:r w:rsidRPr="00621E63" w:rsidDel="00800492">
          <w:rPr>
            <w:noProof/>
            <w:webHidden/>
          </w:rPr>
          <w:tab/>
          <w:delText>100</w:delText>
        </w:r>
      </w:del>
    </w:p>
    <w:p w14:paraId="6898208A" w14:textId="25D4C3FC" w:rsidR="00C74AF7" w:rsidRPr="00621E63" w:rsidDel="00800492" w:rsidRDefault="00C74AF7">
      <w:pPr>
        <w:pStyle w:val="TOC3"/>
        <w:rPr>
          <w:del w:id="1123" w:author="Mary Jungers" w:date="2019-11-13T18:53:00Z"/>
          <w:rFonts w:asciiTheme="minorHAnsi" w:eastAsiaTheme="minorEastAsia" w:hAnsiTheme="minorHAnsi" w:cstheme="minorBidi"/>
          <w:noProof/>
          <w:sz w:val="22"/>
          <w:szCs w:val="22"/>
        </w:rPr>
      </w:pPr>
      <w:del w:id="1124" w:author="Mary Jungers" w:date="2019-11-13T18:53:00Z">
        <w:r w:rsidRPr="00621E63" w:rsidDel="00800492">
          <w:rPr>
            <w:rPrChange w:id="1125" w:author="Mary Jungers" w:date="2019-11-13T18:53:00Z">
              <w:rPr>
                <w:rStyle w:val="Hyperlink"/>
                <w:noProof/>
              </w:rPr>
            </w:rPrChange>
          </w:rPr>
          <w:delText>B.7.1 OBR Observation Request Segment in ACM Transaction [PCD-04]</w:delText>
        </w:r>
        <w:r w:rsidRPr="00621E63" w:rsidDel="00800492">
          <w:rPr>
            <w:noProof/>
            <w:webHidden/>
          </w:rPr>
          <w:tab/>
          <w:delText>105</w:delText>
        </w:r>
      </w:del>
    </w:p>
    <w:p w14:paraId="2F25493E" w14:textId="637DEE36" w:rsidR="00C74AF7" w:rsidRPr="00621E63" w:rsidDel="00800492" w:rsidRDefault="00C74AF7">
      <w:pPr>
        <w:pStyle w:val="TOC4"/>
        <w:rPr>
          <w:del w:id="1126" w:author="Mary Jungers" w:date="2019-11-13T18:53:00Z"/>
          <w:rFonts w:asciiTheme="minorHAnsi" w:eastAsiaTheme="minorEastAsia" w:hAnsiTheme="minorHAnsi" w:cstheme="minorBidi"/>
          <w:noProof/>
          <w:sz w:val="22"/>
          <w:szCs w:val="22"/>
        </w:rPr>
      </w:pPr>
      <w:del w:id="1127" w:author="Mary Jungers" w:date="2019-11-13T18:53:00Z">
        <w:r w:rsidRPr="00621E63" w:rsidDel="00800492">
          <w:rPr>
            <w:rPrChange w:id="1128" w:author="Mary Jungers" w:date="2019-11-13T18:53:00Z">
              <w:rPr>
                <w:rStyle w:val="Hyperlink"/>
                <w:noProof/>
              </w:rPr>
            </w:rPrChange>
          </w:rPr>
          <w:delText>B.7.1.1 PRT Participation Information Segment in ACM Transaction [PCD-04]</w:delText>
        </w:r>
        <w:r w:rsidRPr="00621E63" w:rsidDel="00800492">
          <w:rPr>
            <w:noProof/>
            <w:webHidden/>
          </w:rPr>
          <w:tab/>
          <w:delText>106</w:delText>
        </w:r>
      </w:del>
    </w:p>
    <w:p w14:paraId="447793B5" w14:textId="6BE8A44E" w:rsidR="00C74AF7" w:rsidRPr="00621E63" w:rsidDel="00800492" w:rsidRDefault="00C74AF7">
      <w:pPr>
        <w:pStyle w:val="TOC2"/>
        <w:rPr>
          <w:del w:id="1129" w:author="Mary Jungers" w:date="2019-11-13T18:53:00Z"/>
          <w:rFonts w:asciiTheme="minorHAnsi" w:eastAsiaTheme="minorEastAsia" w:hAnsiTheme="minorHAnsi" w:cstheme="minorBidi"/>
          <w:noProof/>
          <w:sz w:val="22"/>
          <w:szCs w:val="22"/>
        </w:rPr>
      </w:pPr>
      <w:del w:id="1130" w:author="Mary Jungers" w:date="2019-11-13T18:53:00Z">
        <w:r w:rsidRPr="00621E63" w:rsidDel="00800492">
          <w:rPr>
            <w:rPrChange w:id="1131" w:author="Mary Jungers" w:date="2019-11-13T18:53:00Z">
              <w:rPr>
                <w:rStyle w:val="Hyperlink"/>
                <w:noProof/>
              </w:rPr>
            </w:rPrChange>
          </w:rPr>
          <w:delText xml:space="preserve">B.8 OBX </w:delText>
        </w:r>
        <w:r w:rsidRPr="00621E63" w:rsidDel="00800492">
          <w:rPr>
            <w:rFonts w:eastAsia="MS Gothic"/>
            <w:rPrChange w:id="1132" w:author="Mary Jungers" w:date="2019-11-13T18:53:00Z">
              <w:rPr>
                <w:rStyle w:val="Hyperlink"/>
                <w:rFonts w:eastAsia="MS Gothic"/>
                <w:noProof/>
              </w:rPr>
            </w:rPrChange>
          </w:rPr>
          <w:delText>-</w:delText>
        </w:r>
        <w:r w:rsidRPr="00621E63" w:rsidDel="00800492">
          <w:rPr>
            <w:rPrChange w:id="1133" w:author="Mary Jungers" w:date="2019-11-13T18:53:00Z">
              <w:rPr>
                <w:rStyle w:val="Hyperlink"/>
                <w:noProof/>
              </w:rPr>
            </w:rPrChange>
          </w:rPr>
          <w:delText xml:space="preserve"> Observation/Result segment</w:delText>
        </w:r>
        <w:r w:rsidRPr="00621E63" w:rsidDel="00800492">
          <w:rPr>
            <w:noProof/>
            <w:webHidden/>
          </w:rPr>
          <w:tab/>
          <w:delText>109</w:delText>
        </w:r>
      </w:del>
    </w:p>
    <w:p w14:paraId="3A6A6BD5" w14:textId="29318248" w:rsidR="00C74AF7" w:rsidRPr="00621E63" w:rsidDel="00800492" w:rsidRDefault="00C74AF7">
      <w:pPr>
        <w:pStyle w:val="TOC3"/>
        <w:rPr>
          <w:del w:id="1134" w:author="Mary Jungers" w:date="2019-11-13T18:53:00Z"/>
          <w:rFonts w:asciiTheme="minorHAnsi" w:eastAsiaTheme="minorEastAsia" w:hAnsiTheme="minorHAnsi" w:cstheme="minorBidi"/>
          <w:noProof/>
          <w:sz w:val="22"/>
          <w:szCs w:val="22"/>
        </w:rPr>
      </w:pPr>
      <w:del w:id="1135" w:author="Mary Jungers" w:date="2019-11-13T18:53:00Z">
        <w:r w:rsidRPr="00621E63" w:rsidDel="00800492">
          <w:rPr>
            <w:rPrChange w:id="1136" w:author="Mary Jungers" w:date="2019-11-13T18:53:00Z">
              <w:rPr>
                <w:rStyle w:val="Hyperlink"/>
                <w:noProof/>
              </w:rPr>
            </w:rPrChange>
          </w:rPr>
          <w:delText>B.8.1 OBX-4 in a 'flattened' representation of a device</w:delText>
        </w:r>
        <w:r w:rsidRPr="00621E63" w:rsidDel="00800492">
          <w:rPr>
            <w:noProof/>
            <w:webHidden/>
          </w:rPr>
          <w:tab/>
          <w:delText>111</w:delText>
        </w:r>
      </w:del>
    </w:p>
    <w:p w14:paraId="1FB7A57E" w14:textId="43388C3C" w:rsidR="00C74AF7" w:rsidRPr="00621E63" w:rsidDel="00800492" w:rsidRDefault="00C74AF7">
      <w:pPr>
        <w:pStyle w:val="TOC3"/>
        <w:rPr>
          <w:del w:id="1137" w:author="Mary Jungers" w:date="2019-11-13T18:53:00Z"/>
          <w:rFonts w:asciiTheme="minorHAnsi" w:eastAsiaTheme="minorEastAsia" w:hAnsiTheme="minorHAnsi" w:cstheme="minorBidi"/>
          <w:noProof/>
          <w:sz w:val="22"/>
          <w:szCs w:val="22"/>
        </w:rPr>
      </w:pPr>
      <w:del w:id="1138" w:author="Mary Jungers" w:date="2019-11-13T18:53:00Z">
        <w:r w:rsidRPr="00621E63" w:rsidDel="00800492">
          <w:rPr>
            <w:rPrChange w:id="1139" w:author="Mary Jungers" w:date="2019-11-13T18:53:00Z">
              <w:rPr>
                <w:rStyle w:val="Hyperlink"/>
                <w:noProof/>
              </w:rPr>
            </w:rPrChange>
          </w:rPr>
          <w:delText>B.8.2 OBX-4 in a hierarchical representation of a device</w:delText>
        </w:r>
        <w:r w:rsidRPr="00621E63" w:rsidDel="00800492">
          <w:rPr>
            <w:noProof/>
            <w:webHidden/>
          </w:rPr>
          <w:tab/>
          <w:delText>112</w:delText>
        </w:r>
      </w:del>
    </w:p>
    <w:p w14:paraId="6354A7D1" w14:textId="640F2EF3" w:rsidR="00C74AF7" w:rsidRPr="00621E63" w:rsidDel="00800492" w:rsidRDefault="00C74AF7">
      <w:pPr>
        <w:pStyle w:val="TOC3"/>
        <w:rPr>
          <w:del w:id="1140" w:author="Mary Jungers" w:date="2019-11-13T18:53:00Z"/>
          <w:rFonts w:asciiTheme="minorHAnsi" w:eastAsiaTheme="minorEastAsia" w:hAnsiTheme="minorHAnsi" w:cstheme="minorBidi"/>
          <w:noProof/>
          <w:sz w:val="22"/>
          <w:szCs w:val="22"/>
        </w:rPr>
      </w:pPr>
      <w:del w:id="1141" w:author="Mary Jungers" w:date="2019-11-13T18:53:00Z">
        <w:r w:rsidRPr="00621E63" w:rsidDel="00800492">
          <w:rPr>
            <w:rPrChange w:id="1142" w:author="Mary Jungers" w:date="2019-11-13T18:53:00Z">
              <w:rPr>
                <w:rStyle w:val="Hyperlink"/>
                <w:noProof/>
              </w:rPr>
            </w:rPrChange>
          </w:rPr>
          <w:delText>B.8.3 'Device-related' and 'metric-related' OBX segments in hierarchy are tied together by their OBX-4 values</w:delText>
        </w:r>
        <w:r w:rsidRPr="00621E63" w:rsidDel="00800492">
          <w:rPr>
            <w:noProof/>
            <w:webHidden/>
          </w:rPr>
          <w:tab/>
          <w:delText>112</w:delText>
        </w:r>
      </w:del>
    </w:p>
    <w:p w14:paraId="41B6DCFC" w14:textId="06D29767" w:rsidR="00C74AF7" w:rsidRPr="00621E63" w:rsidDel="00800492" w:rsidRDefault="00C74AF7">
      <w:pPr>
        <w:pStyle w:val="TOC3"/>
        <w:rPr>
          <w:del w:id="1143" w:author="Mary Jungers" w:date="2019-11-13T18:53:00Z"/>
          <w:rFonts w:asciiTheme="minorHAnsi" w:eastAsiaTheme="minorEastAsia" w:hAnsiTheme="minorHAnsi" w:cstheme="minorBidi"/>
          <w:noProof/>
          <w:sz w:val="22"/>
          <w:szCs w:val="22"/>
        </w:rPr>
      </w:pPr>
      <w:del w:id="1144" w:author="Mary Jungers" w:date="2019-11-13T18:53:00Z">
        <w:r w:rsidRPr="00621E63" w:rsidDel="00800492">
          <w:rPr>
            <w:rPrChange w:id="1145" w:author="Mary Jungers" w:date="2019-11-13T18:53:00Z">
              <w:rPr>
                <w:rStyle w:val="Hyperlink"/>
                <w:noProof/>
              </w:rPr>
            </w:rPrChange>
          </w:rPr>
          <w:delText>B.8.4 Dictionary ordering of 'device-related' and 'metric-related' OBX segments</w:delText>
        </w:r>
        <w:r w:rsidRPr="00621E63" w:rsidDel="00800492">
          <w:rPr>
            <w:noProof/>
            <w:webHidden/>
          </w:rPr>
          <w:tab/>
          <w:delText>114</w:delText>
        </w:r>
      </w:del>
    </w:p>
    <w:p w14:paraId="1F488425" w14:textId="55C3CF50" w:rsidR="00C74AF7" w:rsidRPr="00621E63" w:rsidDel="00800492" w:rsidRDefault="00C74AF7">
      <w:pPr>
        <w:pStyle w:val="TOC3"/>
        <w:rPr>
          <w:del w:id="1146" w:author="Mary Jungers" w:date="2019-11-13T18:53:00Z"/>
          <w:rFonts w:asciiTheme="minorHAnsi" w:eastAsiaTheme="minorEastAsia" w:hAnsiTheme="minorHAnsi" w:cstheme="minorBidi"/>
          <w:noProof/>
          <w:sz w:val="22"/>
          <w:szCs w:val="22"/>
        </w:rPr>
      </w:pPr>
      <w:del w:id="1147" w:author="Mary Jungers" w:date="2019-11-13T18:53:00Z">
        <w:r w:rsidRPr="00621E63" w:rsidDel="00800492">
          <w:rPr>
            <w:rPrChange w:id="1148" w:author="Mary Jungers" w:date="2019-11-13T18:53:00Z">
              <w:rPr>
                <w:rStyle w:val="Hyperlink"/>
                <w:noProof/>
              </w:rPr>
            </w:rPrChange>
          </w:rPr>
          <w:delText>B.8.5 OBX-4 Sub-id in Alert Communication Management transactions ([PCD-04], [PCD-06], [PCD-07])</w:delText>
        </w:r>
        <w:r w:rsidRPr="00621E63" w:rsidDel="00800492">
          <w:rPr>
            <w:noProof/>
            <w:webHidden/>
          </w:rPr>
          <w:tab/>
          <w:delText>115</w:delText>
        </w:r>
      </w:del>
    </w:p>
    <w:p w14:paraId="3C0235B1" w14:textId="379B8D1B" w:rsidR="00C74AF7" w:rsidRPr="00621E63" w:rsidDel="00800492" w:rsidRDefault="00C74AF7">
      <w:pPr>
        <w:pStyle w:val="TOC3"/>
        <w:rPr>
          <w:del w:id="1149" w:author="Mary Jungers" w:date="2019-11-13T18:53:00Z"/>
          <w:rFonts w:asciiTheme="minorHAnsi" w:eastAsiaTheme="minorEastAsia" w:hAnsiTheme="minorHAnsi" w:cstheme="minorBidi"/>
          <w:noProof/>
          <w:sz w:val="22"/>
          <w:szCs w:val="22"/>
        </w:rPr>
      </w:pPr>
      <w:del w:id="1150" w:author="Mary Jungers" w:date="2019-11-13T18:53:00Z">
        <w:r w:rsidRPr="00621E63" w:rsidDel="00800492">
          <w:rPr>
            <w:rPrChange w:id="1151" w:author="Mary Jungers" w:date="2019-11-13T18:53:00Z">
              <w:rPr>
                <w:rStyle w:val="Hyperlink"/>
                <w:noProof/>
              </w:rPr>
            </w:rPrChange>
          </w:rPr>
          <w:delText>B.8.6 OBX-11 Observation Result Status in Report Alert [PCD-04]</w:delText>
        </w:r>
        <w:r w:rsidRPr="00621E63" w:rsidDel="00800492">
          <w:rPr>
            <w:noProof/>
            <w:webHidden/>
          </w:rPr>
          <w:tab/>
          <w:delText>128</w:delText>
        </w:r>
      </w:del>
    </w:p>
    <w:p w14:paraId="3BD28E42" w14:textId="26F1D6E1" w:rsidR="00C74AF7" w:rsidRPr="00621E63" w:rsidDel="00800492" w:rsidRDefault="00C74AF7">
      <w:pPr>
        <w:pStyle w:val="TOC3"/>
        <w:rPr>
          <w:del w:id="1152" w:author="Mary Jungers" w:date="2019-11-13T18:53:00Z"/>
          <w:rFonts w:asciiTheme="minorHAnsi" w:eastAsiaTheme="minorEastAsia" w:hAnsiTheme="minorHAnsi" w:cstheme="minorBidi"/>
          <w:noProof/>
          <w:sz w:val="22"/>
          <w:szCs w:val="22"/>
        </w:rPr>
      </w:pPr>
      <w:del w:id="1153" w:author="Mary Jungers" w:date="2019-11-13T18:53:00Z">
        <w:r w:rsidRPr="00621E63" w:rsidDel="00800492">
          <w:rPr>
            <w:rPrChange w:id="1154" w:author="Mary Jungers" w:date="2019-11-13T18:53:00Z">
              <w:rPr>
                <w:rStyle w:val="Hyperlink"/>
                <w:noProof/>
              </w:rPr>
            </w:rPrChange>
          </w:rPr>
          <w:delText>B.8.7 Time Stamps and Time Synchronization</w:delText>
        </w:r>
        <w:r w:rsidRPr="00621E63" w:rsidDel="00800492">
          <w:rPr>
            <w:noProof/>
            <w:webHidden/>
          </w:rPr>
          <w:tab/>
          <w:delText>132</w:delText>
        </w:r>
      </w:del>
    </w:p>
    <w:p w14:paraId="17A85458" w14:textId="70CCF9EF" w:rsidR="00C74AF7" w:rsidRPr="00621E63" w:rsidDel="00800492" w:rsidRDefault="00C74AF7">
      <w:pPr>
        <w:pStyle w:val="TOC3"/>
        <w:rPr>
          <w:del w:id="1155" w:author="Mary Jungers" w:date="2019-11-13T18:53:00Z"/>
          <w:rFonts w:asciiTheme="minorHAnsi" w:eastAsiaTheme="minorEastAsia" w:hAnsiTheme="minorHAnsi" w:cstheme="minorBidi"/>
          <w:noProof/>
          <w:sz w:val="22"/>
          <w:szCs w:val="22"/>
        </w:rPr>
      </w:pPr>
      <w:del w:id="1156" w:author="Mary Jungers" w:date="2019-11-13T18:53:00Z">
        <w:r w:rsidRPr="00621E63" w:rsidDel="00800492">
          <w:rPr>
            <w:rPrChange w:id="1157" w:author="Mary Jungers" w:date="2019-11-13T18:53:00Z">
              <w:rPr>
                <w:rStyle w:val="Hyperlink"/>
                <w:noProof/>
              </w:rPr>
            </w:rPrChange>
          </w:rPr>
          <w:delText>B.8.8 Device Time Synchronization Capabilities</w:delText>
        </w:r>
        <w:r w:rsidRPr="00621E63" w:rsidDel="00800492">
          <w:rPr>
            <w:noProof/>
            <w:webHidden/>
          </w:rPr>
          <w:tab/>
          <w:delText>134</w:delText>
        </w:r>
      </w:del>
    </w:p>
    <w:p w14:paraId="2FB869B2" w14:textId="75073187" w:rsidR="00C74AF7" w:rsidRPr="00621E63" w:rsidDel="00800492" w:rsidRDefault="00C74AF7">
      <w:pPr>
        <w:pStyle w:val="TOC3"/>
        <w:rPr>
          <w:del w:id="1158" w:author="Mary Jungers" w:date="2019-11-13T18:53:00Z"/>
          <w:rFonts w:asciiTheme="minorHAnsi" w:eastAsiaTheme="minorEastAsia" w:hAnsiTheme="minorHAnsi" w:cstheme="minorBidi"/>
          <w:noProof/>
          <w:sz w:val="22"/>
          <w:szCs w:val="22"/>
        </w:rPr>
      </w:pPr>
      <w:del w:id="1159" w:author="Mary Jungers" w:date="2019-11-13T18:53:00Z">
        <w:r w:rsidRPr="00621E63" w:rsidDel="00800492">
          <w:rPr>
            <w:rPrChange w:id="1160" w:author="Mary Jungers" w:date="2019-11-13T18:53:00Z">
              <w:rPr>
                <w:rStyle w:val="Hyperlink"/>
                <w:noProof/>
              </w:rPr>
            </w:rPrChange>
          </w:rPr>
          <w:delText>B.8.9 Device and/or DOR Synchronization Protocol</w:delText>
        </w:r>
        <w:r w:rsidRPr="00621E63" w:rsidDel="00800492">
          <w:rPr>
            <w:noProof/>
            <w:webHidden/>
          </w:rPr>
          <w:tab/>
          <w:delText>134</w:delText>
        </w:r>
      </w:del>
    </w:p>
    <w:p w14:paraId="50BB8E35" w14:textId="5460624D" w:rsidR="00C74AF7" w:rsidRPr="00621E63" w:rsidDel="00800492" w:rsidRDefault="00C74AF7">
      <w:pPr>
        <w:pStyle w:val="TOC2"/>
        <w:rPr>
          <w:del w:id="1161" w:author="Mary Jungers" w:date="2019-11-13T18:53:00Z"/>
          <w:rFonts w:asciiTheme="minorHAnsi" w:eastAsiaTheme="minorEastAsia" w:hAnsiTheme="minorHAnsi" w:cstheme="minorBidi"/>
          <w:noProof/>
          <w:sz w:val="22"/>
          <w:szCs w:val="22"/>
        </w:rPr>
      </w:pPr>
      <w:del w:id="1162" w:author="Mary Jungers" w:date="2019-11-13T18:53:00Z">
        <w:r w:rsidRPr="00621E63" w:rsidDel="00800492">
          <w:rPr>
            <w:rPrChange w:id="1163" w:author="Mary Jungers" w:date="2019-11-13T18:53:00Z">
              <w:rPr>
                <w:rStyle w:val="Hyperlink"/>
                <w:noProof/>
              </w:rPr>
            </w:rPrChange>
          </w:rPr>
          <w:delText>B.9 ORC – Common Order Segment</w:delText>
        </w:r>
        <w:r w:rsidRPr="00621E63" w:rsidDel="00800492">
          <w:rPr>
            <w:noProof/>
            <w:webHidden/>
          </w:rPr>
          <w:tab/>
          <w:delText>135</w:delText>
        </w:r>
      </w:del>
    </w:p>
    <w:p w14:paraId="464B581A" w14:textId="2B293D08" w:rsidR="00C74AF7" w:rsidRPr="00621E63" w:rsidDel="00800492" w:rsidRDefault="00C74AF7">
      <w:pPr>
        <w:pStyle w:val="TOC3"/>
        <w:rPr>
          <w:del w:id="1164" w:author="Mary Jungers" w:date="2019-11-13T18:53:00Z"/>
          <w:rFonts w:asciiTheme="minorHAnsi" w:eastAsiaTheme="minorEastAsia" w:hAnsiTheme="minorHAnsi" w:cstheme="minorBidi"/>
          <w:noProof/>
          <w:sz w:val="22"/>
          <w:szCs w:val="22"/>
        </w:rPr>
      </w:pPr>
      <w:del w:id="1165" w:author="Mary Jungers" w:date="2019-11-13T18:53:00Z">
        <w:r w:rsidRPr="00621E63" w:rsidDel="00800492">
          <w:rPr>
            <w:rPrChange w:id="1166" w:author="Mary Jungers" w:date="2019-11-13T18:53:00Z">
              <w:rPr>
                <w:rStyle w:val="Hyperlink"/>
                <w:noProof/>
              </w:rPr>
            </w:rPrChange>
          </w:rPr>
          <w:delText>B.9.1 ORC Observation Control Segment in ACM Transaction [PCD-04]</w:delText>
        </w:r>
        <w:r w:rsidRPr="00621E63" w:rsidDel="00800492">
          <w:rPr>
            <w:noProof/>
            <w:webHidden/>
          </w:rPr>
          <w:tab/>
          <w:delText>140</w:delText>
        </w:r>
      </w:del>
    </w:p>
    <w:p w14:paraId="537FB6E9" w14:textId="45143D9C" w:rsidR="00C74AF7" w:rsidRPr="00621E63" w:rsidDel="00800492" w:rsidRDefault="00C74AF7">
      <w:pPr>
        <w:pStyle w:val="TOC3"/>
        <w:rPr>
          <w:del w:id="1167" w:author="Mary Jungers" w:date="2019-11-13T18:53:00Z"/>
          <w:rFonts w:asciiTheme="minorHAnsi" w:eastAsiaTheme="minorEastAsia" w:hAnsiTheme="minorHAnsi" w:cstheme="minorBidi"/>
          <w:noProof/>
          <w:sz w:val="22"/>
          <w:szCs w:val="22"/>
        </w:rPr>
      </w:pPr>
      <w:del w:id="1168" w:author="Mary Jungers" w:date="2019-11-13T18:53:00Z">
        <w:r w:rsidRPr="00621E63" w:rsidDel="00800492">
          <w:rPr>
            <w:rPrChange w:id="1169" w:author="Mary Jungers" w:date="2019-11-13T18:53:00Z">
              <w:rPr>
                <w:rStyle w:val="Hyperlink"/>
                <w:noProof/>
              </w:rPr>
            </w:rPrChange>
          </w:rPr>
          <w:delText>B.9.2 ORC Observation Control Segment in PIV Application Acknowledgment (RRG^O16^RRG_O16 Pharmacy/Treatment Give Acknowledgement)</w:delText>
        </w:r>
        <w:r w:rsidRPr="00621E63" w:rsidDel="00800492">
          <w:rPr>
            <w:noProof/>
            <w:webHidden/>
          </w:rPr>
          <w:tab/>
          <w:delText>140</w:delText>
        </w:r>
      </w:del>
    </w:p>
    <w:p w14:paraId="6598DDD6" w14:textId="7230E10F" w:rsidR="00C74AF7" w:rsidRPr="00621E63" w:rsidDel="00800492" w:rsidRDefault="00C74AF7">
      <w:pPr>
        <w:pStyle w:val="TOC2"/>
        <w:rPr>
          <w:del w:id="1170" w:author="Mary Jungers" w:date="2019-11-13T18:53:00Z"/>
          <w:rFonts w:asciiTheme="minorHAnsi" w:eastAsiaTheme="minorEastAsia" w:hAnsiTheme="minorHAnsi" w:cstheme="minorBidi"/>
          <w:noProof/>
          <w:sz w:val="22"/>
          <w:szCs w:val="22"/>
        </w:rPr>
      </w:pPr>
      <w:del w:id="1171" w:author="Mary Jungers" w:date="2019-11-13T18:53:00Z">
        <w:r w:rsidRPr="00621E63" w:rsidDel="00800492">
          <w:rPr>
            <w:rPrChange w:id="1172" w:author="Mary Jungers" w:date="2019-11-13T18:53:00Z">
              <w:rPr>
                <w:rStyle w:val="Hyperlink"/>
                <w:noProof/>
              </w:rPr>
            </w:rPrChange>
          </w:rPr>
          <w:delText>B.10 PRT Participation Information Segment</w:delText>
        </w:r>
        <w:r w:rsidRPr="00621E63" w:rsidDel="00800492">
          <w:rPr>
            <w:noProof/>
            <w:webHidden/>
          </w:rPr>
          <w:tab/>
          <w:delText>141</w:delText>
        </w:r>
      </w:del>
    </w:p>
    <w:p w14:paraId="348348BD" w14:textId="6916FB8A" w:rsidR="00C74AF7" w:rsidRPr="00621E63" w:rsidDel="00800492" w:rsidRDefault="00C74AF7">
      <w:pPr>
        <w:pStyle w:val="TOC3"/>
        <w:rPr>
          <w:del w:id="1173" w:author="Mary Jungers" w:date="2019-11-13T18:53:00Z"/>
          <w:rFonts w:asciiTheme="minorHAnsi" w:eastAsiaTheme="minorEastAsia" w:hAnsiTheme="minorHAnsi" w:cstheme="minorBidi"/>
          <w:noProof/>
          <w:sz w:val="22"/>
          <w:szCs w:val="22"/>
        </w:rPr>
      </w:pPr>
      <w:del w:id="1174" w:author="Mary Jungers" w:date="2019-11-13T18:53:00Z">
        <w:r w:rsidRPr="00621E63" w:rsidDel="00800492">
          <w:rPr>
            <w:rPrChange w:id="1175" w:author="Mary Jungers" w:date="2019-11-13T18:53:00Z">
              <w:rPr>
                <w:rStyle w:val="Hyperlink"/>
                <w:noProof/>
              </w:rPr>
            </w:rPrChange>
          </w:rPr>
          <w:delText>B.10.1 Current PRT Segment use in ACM Profile transactions</w:delText>
        </w:r>
        <w:r w:rsidRPr="00621E63" w:rsidDel="00800492">
          <w:rPr>
            <w:noProof/>
            <w:webHidden/>
          </w:rPr>
          <w:tab/>
          <w:delText>141</w:delText>
        </w:r>
      </w:del>
    </w:p>
    <w:p w14:paraId="2B8A4703" w14:textId="49682E51" w:rsidR="00C74AF7" w:rsidRPr="00621E63" w:rsidDel="00800492" w:rsidRDefault="00C74AF7">
      <w:pPr>
        <w:pStyle w:val="TOC3"/>
        <w:rPr>
          <w:del w:id="1176" w:author="Mary Jungers" w:date="2019-11-13T18:53:00Z"/>
          <w:rFonts w:asciiTheme="minorHAnsi" w:eastAsiaTheme="minorEastAsia" w:hAnsiTheme="minorHAnsi" w:cstheme="minorBidi"/>
          <w:noProof/>
          <w:sz w:val="22"/>
          <w:szCs w:val="22"/>
        </w:rPr>
      </w:pPr>
      <w:del w:id="1177" w:author="Mary Jungers" w:date="2019-11-13T18:53:00Z">
        <w:r w:rsidRPr="00621E63" w:rsidDel="00800492">
          <w:rPr>
            <w:rPrChange w:id="1178" w:author="Mary Jungers" w:date="2019-11-13T18:53:00Z">
              <w:rPr>
                <w:rStyle w:val="Hyperlink"/>
                <w:noProof/>
              </w:rPr>
            </w:rPrChange>
          </w:rPr>
          <w:delText>B.10.2 Future PRT segment use to support Unique Device Identifiers in the PCD Profiles</w:delText>
        </w:r>
        <w:r w:rsidRPr="00621E63" w:rsidDel="00800492">
          <w:rPr>
            <w:noProof/>
            <w:webHidden/>
          </w:rPr>
          <w:tab/>
          <w:delText>142</w:delText>
        </w:r>
      </w:del>
    </w:p>
    <w:p w14:paraId="72D31B73" w14:textId="6EED7DC9" w:rsidR="00C74AF7" w:rsidRPr="00621E63" w:rsidDel="00800492" w:rsidRDefault="00C74AF7">
      <w:pPr>
        <w:pStyle w:val="TOC3"/>
        <w:rPr>
          <w:del w:id="1179" w:author="Mary Jungers" w:date="2019-11-13T18:53:00Z"/>
          <w:rFonts w:asciiTheme="minorHAnsi" w:eastAsiaTheme="minorEastAsia" w:hAnsiTheme="minorHAnsi" w:cstheme="minorBidi"/>
          <w:noProof/>
          <w:sz w:val="22"/>
          <w:szCs w:val="22"/>
        </w:rPr>
      </w:pPr>
      <w:del w:id="1180" w:author="Mary Jungers" w:date="2019-11-13T18:53:00Z">
        <w:r w:rsidRPr="00621E63" w:rsidDel="00800492">
          <w:rPr>
            <w:rPrChange w:id="1181" w:author="Mary Jungers" w:date="2019-11-13T18:53:00Z">
              <w:rPr>
                <w:rStyle w:val="Hyperlink"/>
                <w:noProof/>
              </w:rPr>
            </w:rPrChange>
          </w:rPr>
          <w:delText>B.10.3 PRT Participation Information Segment in ACM Transactions [PCD-04] and [PCD-05]</w:delText>
        </w:r>
        <w:r w:rsidRPr="00621E63" w:rsidDel="00800492">
          <w:rPr>
            <w:noProof/>
            <w:webHidden/>
          </w:rPr>
          <w:tab/>
          <w:delText>157</w:delText>
        </w:r>
      </w:del>
    </w:p>
    <w:p w14:paraId="27D0F10E" w14:textId="78B7077A" w:rsidR="00C74AF7" w:rsidRPr="00621E63" w:rsidDel="00800492" w:rsidRDefault="00C74AF7">
      <w:pPr>
        <w:pStyle w:val="TOC1"/>
        <w:rPr>
          <w:del w:id="1182" w:author="Mary Jungers" w:date="2019-11-13T18:53:00Z"/>
          <w:rFonts w:asciiTheme="minorHAnsi" w:eastAsiaTheme="minorEastAsia" w:hAnsiTheme="minorHAnsi" w:cstheme="minorBidi"/>
          <w:noProof/>
          <w:sz w:val="22"/>
          <w:szCs w:val="22"/>
        </w:rPr>
      </w:pPr>
      <w:del w:id="1183" w:author="Mary Jungers" w:date="2019-11-13T18:53:00Z">
        <w:r w:rsidRPr="00621E63" w:rsidDel="00800492">
          <w:rPr>
            <w:rPrChange w:id="1184" w:author="Mary Jungers" w:date="2019-11-13T18:53:00Z">
              <w:rPr>
                <w:rStyle w:val="Hyperlink"/>
                <w:noProof/>
              </w:rPr>
            </w:rPrChange>
          </w:rPr>
          <w:delText>Appendix C Common Data Types</w:delText>
        </w:r>
        <w:r w:rsidRPr="00621E63" w:rsidDel="00800492">
          <w:rPr>
            <w:noProof/>
            <w:webHidden/>
          </w:rPr>
          <w:tab/>
          <w:delText>159</w:delText>
        </w:r>
      </w:del>
    </w:p>
    <w:p w14:paraId="15BC7DAE" w14:textId="50C3D809" w:rsidR="00C74AF7" w:rsidRPr="00621E63" w:rsidDel="00800492" w:rsidRDefault="00C74AF7">
      <w:pPr>
        <w:pStyle w:val="TOC2"/>
        <w:rPr>
          <w:del w:id="1185" w:author="Mary Jungers" w:date="2019-11-13T18:53:00Z"/>
          <w:rFonts w:asciiTheme="minorHAnsi" w:eastAsiaTheme="minorEastAsia" w:hAnsiTheme="minorHAnsi" w:cstheme="minorBidi"/>
          <w:noProof/>
          <w:sz w:val="22"/>
          <w:szCs w:val="22"/>
        </w:rPr>
      </w:pPr>
      <w:del w:id="1186" w:author="Mary Jungers" w:date="2019-11-13T18:53:00Z">
        <w:r w:rsidRPr="00621E63" w:rsidDel="00800492">
          <w:rPr>
            <w:rPrChange w:id="1187" w:author="Mary Jungers" w:date="2019-11-13T18:53:00Z">
              <w:rPr>
                <w:rStyle w:val="Hyperlink"/>
                <w:noProof/>
              </w:rPr>
            </w:rPrChange>
          </w:rPr>
          <w:delText>C.1 CNE Data Type – coded with no exceptions</w:delText>
        </w:r>
        <w:r w:rsidRPr="00621E63" w:rsidDel="00800492">
          <w:rPr>
            <w:noProof/>
            <w:webHidden/>
          </w:rPr>
          <w:tab/>
          <w:delText>159</w:delText>
        </w:r>
      </w:del>
    </w:p>
    <w:p w14:paraId="7B2E3CA5" w14:textId="41E9C05A" w:rsidR="00C74AF7" w:rsidRPr="00621E63" w:rsidDel="00800492" w:rsidRDefault="00C74AF7">
      <w:pPr>
        <w:pStyle w:val="TOC2"/>
        <w:rPr>
          <w:del w:id="1188" w:author="Mary Jungers" w:date="2019-11-13T18:53:00Z"/>
          <w:rFonts w:asciiTheme="minorHAnsi" w:eastAsiaTheme="minorEastAsia" w:hAnsiTheme="minorHAnsi" w:cstheme="minorBidi"/>
          <w:noProof/>
          <w:sz w:val="22"/>
          <w:szCs w:val="22"/>
        </w:rPr>
      </w:pPr>
      <w:del w:id="1189" w:author="Mary Jungers" w:date="2019-11-13T18:53:00Z">
        <w:r w:rsidRPr="00621E63" w:rsidDel="00800492">
          <w:rPr>
            <w:rPrChange w:id="1190" w:author="Mary Jungers" w:date="2019-11-13T18:53:00Z">
              <w:rPr>
                <w:rStyle w:val="Hyperlink"/>
                <w:noProof/>
              </w:rPr>
            </w:rPrChange>
          </w:rPr>
          <w:delText>C.2 CWE Data Type – coded with exceptions</w:delText>
        </w:r>
        <w:r w:rsidRPr="00621E63" w:rsidDel="00800492">
          <w:rPr>
            <w:noProof/>
            <w:webHidden/>
          </w:rPr>
          <w:tab/>
          <w:delText>160</w:delText>
        </w:r>
      </w:del>
    </w:p>
    <w:p w14:paraId="37D98E3D" w14:textId="33BC6EB6" w:rsidR="00C74AF7" w:rsidRPr="00621E63" w:rsidDel="00800492" w:rsidRDefault="00C74AF7">
      <w:pPr>
        <w:pStyle w:val="TOC2"/>
        <w:rPr>
          <w:del w:id="1191" w:author="Mary Jungers" w:date="2019-11-13T18:53:00Z"/>
          <w:rFonts w:asciiTheme="minorHAnsi" w:eastAsiaTheme="minorEastAsia" w:hAnsiTheme="minorHAnsi" w:cstheme="minorBidi"/>
          <w:noProof/>
          <w:sz w:val="22"/>
          <w:szCs w:val="22"/>
        </w:rPr>
      </w:pPr>
      <w:del w:id="1192" w:author="Mary Jungers" w:date="2019-11-13T18:53:00Z">
        <w:r w:rsidRPr="00621E63" w:rsidDel="00800492">
          <w:rPr>
            <w:rPrChange w:id="1193" w:author="Mary Jungers" w:date="2019-11-13T18:53:00Z">
              <w:rPr>
                <w:rStyle w:val="Hyperlink"/>
                <w:noProof/>
              </w:rPr>
            </w:rPrChange>
          </w:rPr>
          <w:delText>C.3 CX Data Type</w:delText>
        </w:r>
        <w:r w:rsidRPr="00621E63" w:rsidDel="00800492">
          <w:rPr>
            <w:noProof/>
            <w:webHidden/>
          </w:rPr>
          <w:tab/>
          <w:delText>160</w:delText>
        </w:r>
      </w:del>
    </w:p>
    <w:p w14:paraId="30327D39" w14:textId="5ACB3B17" w:rsidR="00C74AF7" w:rsidRPr="00621E63" w:rsidDel="00800492" w:rsidRDefault="00C74AF7">
      <w:pPr>
        <w:pStyle w:val="TOC2"/>
        <w:rPr>
          <w:del w:id="1194" w:author="Mary Jungers" w:date="2019-11-13T18:53:00Z"/>
          <w:rFonts w:asciiTheme="minorHAnsi" w:eastAsiaTheme="minorEastAsia" w:hAnsiTheme="minorHAnsi" w:cstheme="minorBidi"/>
          <w:noProof/>
          <w:sz w:val="22"/>
          <w:szCs w:val="22"/>
        </w:rPr>
      </w:pPr>
      <w:del w:id="1195" w:author="Mary Jungers" w:date="2019-11-13T18:53:00Z">
        <w:r w:rsidRPr="00621E63" w:rsidDel="00800492">
          <w:rPr>
            <w:rPrChange w:id="1196" w:author="Mary Jungers" w:date="2019-11-13T18:53:00Z">
              <w:rPr>
                <w:rStyle w:val="Hyperlink"/>
                <w:noProof/>
              </w:rPr>
            </w:rPrChange>
          </w:rPr>
          <w:delText>C.4 DTM – date/time</w:delText>
        </w:r>
        <w:r w:rsidRPr="00621E63" w:rsidDel="00800492">
          <w:rPr>
            <w:noProof/>
            <w:webHidden/>
          </w:rPr>
          <w:tab/>
          <w:delText>161</w:delText>
        </w:r>
      </w:del>
    </w:p>
    <w:p w14:paraId="1BFABCFD" w14:textId="1F28E0B6" w:rsidR="00C74AF7" w:rsidRPr="00621E63" w:rsidDel="00800492" w:rsidRDefault="00C74AF7">
      <w:pPr>
        <w:pStyle w:val="TOC2"/>
        <w:rPr>
          <w:del w:id="1197" w:author="Mary Jungers" w:date="2019-11-13T18:53:00Z"/>
          <w:rFonts w:asciiTheme="minorHAnsi" w:eastAsiaTheme="minorEastAsia" w:hAnsiTheme="minorHAnsi" w:cstheme="minorBidi"/>
          <w:noProof/>
          <w:sz w:val="22"/>
          <w:szCs w:val="22"/>
        </w:rPr>
      </w:pPr>
      <w:del w:id="1198" w:author="Mary Jungers" w:date="2019-11-13T18:53:00Z">
        <w:r w:rsidRPr="00621E63" w:rsidDel="00800492">
          <w:rPr>
            <w:rPrChange w:id="1199" w:author="Mary Jungers" w:date="2019-11-13T18:53:00Z">
              <w:rPr>
                <w:rStyle w:val="Hyperlink"/>
                <w:noProof/>
              </w:rPr>
            </w:rPrChange>
          </w:rPr>
          <w:delText>C.5 Entity Identifier (EI) Data Type</w:delText>
        </w:r>
        <w:r w:rsidRPr="00621E63" w:rsidDel="00800492">
          <w:rPr>
            <w:noProof/>
            <w:webHidden/>
          </w:rPr>
          <w:tab/>
          <w:delText>162</w:delText>
        </w:r>
      </w:del>
    </w:p>
    <w:p w14:paraId="7D31021C" w14:textId="43BD4CFC" w:rsidR="00C74AF7" w:rsidRPr="00621E63" w:rsidDel="00800492" w:rsidRDefault="00C74AF7">
      <w:pPr>
        <w:pStyle w:val="TOC2"/>
        <w:rPr>
          <w:del w:id="1200" w:author="Mary Jungers" w:date="2019-11-13T18:53:00Z"/>
          <w:rFonts w:asciiTheme="minorHAnsi" w:eastAsiaTheme="minorEastAsia" w:hAnsiTheme="minorHAnsi" w:cstheme="minorBidi"/>
          <w:noProof/>
          <w:sz w:val="22"/>
          <w:szCs w:val="22"/>
        </w:rPr>
      </w:pPr>
      <w:del w:id="1201" w:author="Mary Jungers" w:date="2019-11-13T18:53:00Z">
        <w:r w:rsidRPr="00621E63" w:rsidDel="00800492">
          <w:rPr>
            <w:rPrChange w:id="1202" w:author="Mary Jungers" w:date="2019-11-13T18:53:00Z">
              <w:rPr>
                <w:rStyle w:val="Hyperlink"/>
                <w:noProof/>
              </w:rPr>
            </w:rPrChange>
          </w:rPr>
          <w:delText>C.6 Hierarchic Designator (HD) Data Type</w:delText>
        </w:r>
        <w:r w:rsidRPr="00621E63" w:rsidDel="00800492">
          <w:rPr>
            <w:noProof/>
            <w:webHidden/>
          </w:rPr>
          <w:tab/>
          <w:delText>164</w:delText>
        </w:r>
      </w:del>
    </w:p>
    <w:p w14:paraId="5C2AE1F5" w14:textId="5FE5A71C" w:rsidR="00C74AF7" w:rsidRPr="00621E63" w:rsidDel="00800492" w:rsidRDefault="00C74AF7">
      <w:pPr>
        <w:pStyle w:val="TOC2"/>
        <w:rPr>
          <w:del w:id="1203" w:author="Mary Jungers" w:date="2019-11-13T18:53:00Z"/>
          <w:rFonts w:asciiTheme="minorHAnsi" w:eastAsiaTheme="minorEastAsia" w:hAnsiTheme="minorHAnsi" w:cstheme="minorBidi"/>
          <w:noProof/>
          <w:sz w:val="22"/>
          <w:szCs w:val="22"/>
        </w:rPr>
      </w:pPr>
      <w:del w:id="1204" w:author="Mary Jungers" w:date="2019-11-13T18:53:00Z">
        <w:r w:rsidRPr="00621E63" w:rsidDel="00800492">
          <w:rPr>
            <w:rPrChange w:id="1205" w:author="Mary Jungers" w:date="2019-11-13T18:53:00Z">
              <w:rPr>
                <w:rStyle w:val="Hyperlink"/>
                <w:noProof/>
              </w:rPr>
            </w:rPrChange>
          </w:rPr>
          <w:delText>C.7 PL Data Type</w:delText>
        </w:r>
        <w:r w:rsidRPr="00621E63" w:rsidDel="00800492">
          <w:rPr>
            <w:noProof/>
            <w:webHidden/>
          </w:rPr>
          <w:tab/>
          <w:delText>165</w:delText>
        </w:r>
      </w:del>
    </w:p>
    <w:p w14:paraId="742B6285" w14:textId="002E5B4D" w:rsidR="00C74AF7" w:rsidRPr="00621E63" w:rsidDel="00800492" w:rsidRDefault="00C74AF7">
      <w:pPr>
        <w:pStyle w:val="TOC2"/>
        <w:rPr>
          <w:del w:id="1206" w:author="Mary Jungers" w:date="2019-11-13T18:53:00Z"/>
          <w:rFonts w:asciiTheme="minorHAnsi" w:eastAsiaTheme="minorEastAsia" w:hAnsiTheme="minorHAnsi" w:cstheme="minorBidi"/>
          <w:noProof/>
          <w:sz w:val="22"/>
          <w:szCs w:val="22"/>
        </w:rPr>
      </w:pPr>
      <w:del w:id="1207" w:author="Mary Jungers" w:date="2019-11-13T18:53:00Z">
        <w:r w:rsidRPr="00621E63" w:rsidDel="00800492">
          <w:rPr>
            <w:rPrChange w:id="1208" w:author="Mary Jungers" w:date="2019-11-13T18:53:00Z">
              <w:rPr>
                <w:rStyle w:val="Hyperlink"/>
                <w:noProof/>
              </w:rPr>
            </w:rPrChange>
          </w:rPr>
          <w:delText>C.8 XPN Data Type</w:delText>
        </w:r>
        <w:r w:rsidRPr="00621E63" w:rsidDel="00800492">
          <w:rPr>
            <w:noProof/>
            <w:webHidden/>
          </w:rPr>
          <w:tab/>
          <w:delText>167</w:delText>
        </w:r>
      </w:del>
    </w:p>
    <w:p w14:paraId="3F6F8572" w14:textId="3E20B0D3" w:rsidR="00C74AF7" w:rsidRPr="00621E63" w:rsidDel="00800492" w:rsidRDefault="00C74AF7">
      <w:pPr>
        <w:pStyle w:val="TOC2"/>
        <w:rPr>
          <w:del w:id="1209" w:author="Mary Jungers" w:date="2019-11-13T18:53:00Z"/>
          <w:rFonts w:asciiTheme="minorHAnsi" w:eastAsiaTheme="minorEastAsia" w:hAnsiTheme="minorHAnsi" w:cstheme="minorBidi"/>
          <w:noProof/>
          <w:sz w:val="22"/>
          <w:szCs w:val="22"/>
        </w:rPr>
      </w:pPr>
      <w:del w:id="1210" w:author="Mary Jungers" w:date="2019-11-13T18:53:00Z">
        <w:r w:rsidRPr="00621E63" w:rsidDel="00800492">
          <w:rPr>
            <w:rPrChange w:id="1211" w:author="Mary Jungers" w:date="2019-11-13T18:53:00Z">
              <w:rPr>
                <w:rStyle w:val="Hyperlink"/>
                <w:noProof/>
              </w:rPr>
            </w:rPrChange>
          </w:rPr>
          <w:delText>C.9 XTN Data Type</w:delText>
        </w:r>
        <w:r w:rsidRPr="00621E63" w:rsidDel="00800492">
          <w:rPr>
            <w:noProof/>
            <w:webHidden/>
          </w:rPr>
          <w:tab/>
          <w:delText>169</w:delText>
        </w:r>
      </w:del>
    </w:p>
    <w:p w14:paraId="345F4D71" w14:textId="4324BCB6" w:rsidR="00C74AF7" w:rsidRPr="00621E63" w:rsidDel="00800492" w:rsidRDefault="00C74AF7">
      <w:pPr>
        <w:pStyle w:val="TOC1"/>
        <w:rPr>
          <w:del w:id="1212" w:author="Mary Jungers" w:date="2019-11-13T18:53:00Z"/>
          <w:rFonts w:asciiTheme="minorHAnsi" w:eastAsiaTheme="minorEastAsia" w:hAnsiTheme="minorHAnsi" w:cstheme="minorBidi"/>
          <w:noProof/>
          <w:sz w:val="22"/>
          <w:szCs w:val="22"/>
        </w:rPr>
      </w:pPr>
      <w:del w:id="1213" w:author="Mary Jungers" w:date="2019-11-13T18:53:00Z">
        <w:r w:rsidRPr="00621E63" w:rsidDel="00800492">
          <w:rPr>
            <w:rPrChange w:id="1214" w:author="Mary Jungers" w:date="2019-11-13T18:53:00Z">
              <w:rPr>
                <w:rStyle w:val="Hyperlink"/>
                <w:bCs/>
                <w:noProof/>
              </w:rPr>
            </w:rPrChange>
          </w:rPr>
          <w:delText>Appendix D</w:delText>
        </w:r>
        <w:r w:rsidRPr="00621E63" w:rsidDel="00800492">
          <w:rPr>
            <w:rPrChange w:id="1215" w:author="Mary Jungers" w:date="2019-11-13T18:53:00Z">
              <w:rPr>
                <w:rStyle w:val="Hyperlink"/>
                <w:noProof/>
              </w:rPr>
            </w:rPrChange>
          </w:rPr>
          <w:delText xml:space="preserve"> Reserved</w:delText>
        </w:r>
        <w:r w:rsidRPr="00621E63" w:rsidDel="00800492">
          <w:rPr>
            <w:noProof/>
            <w:webHidden/>
          </w:rPr>
          <w:tab/>
          <w:delText>170</w:delText>
        </w:r>
      </w:del>
    </w:p>
    <w:p w14:paraId="472AB886" w14:textId="27AAC5DE" w:rsidR="00C74AF7" w:rsidRPr="00621E63" w:rsidDel="00800492" w:rsidRDefault="00C74AF7">
      <w:pPr>
        <w:pStyle w:val="TOC1"/>
        <w:rPr>
          <w:del w:id="1216" w:author="Mary Jungers" w:date="2019-11-13T18:53:00Z"/>
          <w:rFonts w:asciiTheme="minorHAnsi" w:eastAsiaTheme="minorEastAsia" w:hAnsiTheme="minorHAnsi" w:cstheme="minorBidi"/>
          <w:noProof/>
          <w:sz w:val="22"/>
          <w:szCs w:val="22"/>
        </w:rPr>
      </w:pPr>
      <w:del w:id="1217" w:author="Mary Jungers" w:date="2019-11-13T18:53:00Z">
        <w:r w:rsidRPr="00621E63" w:rsidDel="00800492">
          <w:rPr>
            <w:rPrChange w:id="1218" w:author="Mary Jungers" w:date="2019-11-13T18:53:00Z">
              <w:rPr>
                <w:rStyle w:val="Hyperlink"/>
                <w:noProof/>
              </w:rPr>
            </w:rPrChange>
          </w:rPr>
          <w:delText>Appendix E Examples of messages</w:delText>
        </w:r>
        <w:r w:rsidRPr="00621E63" w:rsidDel="00800492">
          <w:rPr>
            <w:noProof/>
            <w:webHidden/>
          </w:rPr>
          <w:tab/>
          <w:delText>171</w:delText>
        </w:r>
      </w:del>
    </w:p>
    <w:p w14:paraId="4CF5C9AA" w14:textId="67756E20" w:rsidR="00C74AF7" w:rsidRPr="00621E63" w:rsidDel="00800492" w:rsidRDefault="00C74AF7">
      <w:pPr>
        <w:pStyle w:val="TOC2"/>
        <w:rPr>
          <w:del w:id="1219" w:author="Mary Jungers" w:date="2019-11-13T18:53:00Z"/>
          <w:rFonts w:asciiTheme="minorHAnsi" w:eastAsiaTheme="minorEastAsia" w:hAnsiTheme="minorHAnsi" w:cstheme="minorBidi"/>
          <w:noProof/>
          <w:sz w:val="22"/>
          <w:szCs w:val="22"/>
        </w:rPr>
      </w:pPr>
      <w:del w:id="1220" w:author="Mary Jungers" w:date="2019-11-13T18:53:00Z">
        <w:r w:rsidRPr="00621E63" w:rsidDel="00800492">
          <w:rPr>
            <w:rPrChange w:id="1221" w:author="Mary Jungers" w:date="2019-11-13T18:53:00Z">
              <w:rPr>
                <w:rStyle w:val="Hyperlink"/>
                <w:noProof/>
              </w:rPr>
            </w:rPrChange>
          </w:rPr>
          <w:delText>E.1 PCD-01 Case C1: Communicate periodic data to Clinical Information System (CIS)</w:delText>
        </w:r>
        <w:r w:rsidRPr="00621E63" w:rsidDel="00800492">
          <w:rPr>
            <w:noProof/>
            <w:webHidden/>
          </w:rPr>
          <w:tab/>
          <w:delText>171</w:delText>
        </w:r>
      </w:del>
    </w:p>
    <w:p w14:paraId="0C46688F" w14:textId="724F3DEF" w:rsidR="00C74AF7" w:rsidRPr="00621E63" w:rsidDel="00800492" w:rsidRDefault="00C74AF7">
      <w:pPr>
        <w:pStyle w:val="TOC3"/>
        <w:rPr>
          <w:del w:id="1222" w:author="Mary Jungers" w:date="2019-11-13T18:53:00Z"/>
          <w:rFonts w:asciiTheme="minorHAnsi" w:eastAsiaTheme="minorEastAsia" w:hAnsiTheme="minorHAnsi" w:cstheme="minorBidi"/>
          <w:noProof/>
          <w:sz w:val="22"/>
          <w:szCs w:val="22"/>
        </w:rPr>
      </w:pPr>
      <w:del w:id="1223" w:author="Mary Jungers" w:date="2019-11-13T18:53:00Z">
        <w:r w:rsidRPr="00621E63" w:rsidDel="00800492">
          <w:rPr>
            <w:rPrChange w:id="1224" w:author="Mary Jungers" w:date="2019-11-13T18:53:00Z">
              <w:rPr>
                <w:rStyle w:val="Hyperlink"/>
                <w:noProof/>
              </w:rPr>
            </w:rPrChange>
          </w:rPr>
          <w:delText>E.1.1 Example of PCD-01 Observation Report (Physiological Monitor)</w:delText>
        </w:r>
        <w:r w:rsidRPr="00621E63" w:rsidDel="00800492">
          <w:rPr>
            <w:noProof/>
            <w:webHidden/>
          </w:rPr>
          <w:tab/>
          <w:delText>171</w:delText>
        </w:r>
      </w:del>
    </w:p>
    <w:p w14:paraId="0425FBB6" w14:textId="50F793D1" w:rsidR="00C74AF7" w:rsidRPr="00621E63" w:rsidDel="00800492" w:rsidRDefault="00C74AF7">
      <w:pPr>
        <w:pStyle w:val="TOC3"/>
        <w:rPr>
          <w:del w:id="1225" w:author="Mary Jungers" w:date="2019-11-13T18:53:00Z"/>
          <w:rFonts w:asciiTheme="minorHAnsi" w:eastAsiaTheme="minorEastAsia" w:hAnsiTheme="minorHAnsi" w:cstheme="minorBidi"/>
          <w:noProof/>
          <w:sz w:val="22"/>
          <w:szCs w:val="22"/>
        </w:rPr>
      </w:pPr>
      <w:del w:id="1226" w:author="Mary Jungers" w:date="2019-11-13T18:53:00Z">
        <w:r w:rsidRPr="00621E63" w:rsidDel="00800492">
          <w:rPr>
            <w:rPrChange w:id="1227" w:author="Mary Jungers" w:date="2019-11-13T18:53:00Z">
              <w:rPr>
                <w:rStyle w:val="Hyperlink"/>
                <w:noProof/>
              </w:rPr>
            </w:rPrChange>
          </w:rPr>
          <w:delText>E.1.2 Example of PCD-01 Episodic Observation Report</w:delText>
        </w:r>
        <w:r w:rsidRPr="00621E63" w:rsidDel="00800492">
          <w:rPr>
            <w:noProof/>
            <w:webHidden/>
          </w:rPr>
          <w:tab/>
          <w:delText>172</w:delText>
        </w:r>
      </w:del>
    </w:p>
    <w:p w14:paraId="40362CB7" w14:textId="4B1AA7DE" w:rsidR="00C74AF7" w:rsidRPr="00621E63" w:rsidDel="00800492" w:rsidRDefault="00C74AF7">
      <w:pPr>
        <w:pStyle w:val="TOC2"/>
        <w:rPr>
          <w:del w:id="1228" w:author="Mary Jungers" w:date="2019-11-13T18:53:00Z"/>
          <w:rFonts w:asciiTheme="minorHAnsi" w:eastAsiaTheme="minorEastAsia" w:hAnsiTheme="minorHAnsi" w:cstheme="minorBidi"/>
          <w:noProof/>
          <w:sz w:val="22"/>
          <w:szCs w:val="22"/>
        </w:rPr>
      </w:pPr>
      <w:del w:id="1229" w:author="Mary Jungers" w:date="2019-11-13T18:53:00Z">
        <w:r w:rsidRPr="00621E63" w:rsidDel="00800492">
          <w:rPr>
            <w:rPrChange w:id="1230" w:author="Mary Jungers" w:date="2019-11-13T18:53:00Z">
              <w:rPr>
                <w:rStyle w:val="Hyperlink"/>
                <w:noProof/>
              </w:rPr>
            </w:rPrChange>
          </w:rPr>
          <w:delText>E.2 Examples of transaction [PCD-03]: Communicate Infusion Order</w:delText>
        </w:r>
        <w:r w:rsidRPr="00621E63" w:rsidDel="00800492">
          <w:rPr>
            <w:noProof/>
            <w:webHidden/>
          </w:rPr>
          <w:tab/>
          <w:delText>172</w:delText>
        </w:r>
      </w:del>
    </w:p>
    <w:p w14:paraId="795E39C6" w14:textId="33DAD22F" w:rsidR="00C74AF7" w:rsidRPr="00621E63" w:rsidDel="00800492" w:rsidRDefault="00C74AF7">
      <w:pPr>
        <w:pStyle w:val="TOC3"/>
        <w:rPr>
          <w:del w:id="1231" w:author="Mary Jungers" w:date="2019-11-13T18:53:00Z"/>
          <w:rFonts w:asciiTheme="minorHAnsi" w:eastAsiaTheme="minorEastAsia" w:hAnsiTheme="minorHAnsi" w:cstheme="minorBidi"/>
          <w:noProof/>
          <w:sz w:val="22"/>
          <w:szCs w:val="22"/>
        </w:rPr>
      </w:pPr>
      <w:del w:id="1232" w:author="Mary Jungers" w:date="2019-11-13T18:53:00Z">
        <w:r w:rsidRPr="00621E63" w:rsidDel="00800492">
          <w:rPr>
            <w:rPrChange w:id="1233" w:author="Mary Jungers" w:date="2019-11-13T18:53:00Z">
              <w:rPr>
                <w:rStyle w:val="Hyperlink"/>
                <w:noProof/>
              </w:rPr>
            </w:rPrChange>
          </w:rPr>
          <w:delText>E.2.1 Storyboard</w:delText>
        </w:r>
        <w:r w:rsidRPr="00621E63" w:rsidDel="00800492">
          <w:rPr>
            <w:noProof/>
            <w:webHidden/>
          </w:rPr>
          <w:tab/>
          <w:delText>172</w:delText>
        </w:r>
      </w:del>
    </w:p>
    <w:p w14:paraId="2EDB6435" w14:textId="60E3B9E9" w:rsidR="00C74AF7" w:rsidRPr="00621E63" w:rsidDel="00800492" w:rsidRDefault="00C74AF7">
      <w:pPr>
        <w:pStyle w:val="TOC3"/>
        <w:rPr>
          <w:del w:id="1234" w:author="Mary Jungers" w:date="2019-11-13T18:53:00Z"/>
          <w:rFonts w:asciiTheme="minorHAnsi" w:eastAsiaTheme="minorEastAsia" w:hAnsiTheme="minorHAnsi" w:cstheme="minorBidi"/>
          <w:noProof/>
          <w:sz w:val="22"/>
          <w:szCs w:val="22"/>
        </w:rPr>
      </w:pPr>
      <w:del w:id="1235" w:author="Mary Jungers" w:date="2019-11-13T18:53:00Z">
        <w:r w:rsidRPr="00621E63" w:rsidDel="00800492">
          <w:rPr>
            <w:rPrChange w:id="1236" w:author="Mary Jungers" w:date="2019-11-13T18:53:00Z">
              <w:rPr>
                <w:rStyle w:val="Hyperlink"/>
                <w:noProof/>
              </w:rPr>
            </w:rPrChange>
          </w:rPr>
          <w:delText>E.2.2 Interaction Diagram</w:delText>
        </w:r>
        <w:r w:rsidRPr="00621E63" w:rsidDel="00800492">
          <w:rPr>
            <w:noProof/>
            <w:webHidden/>
          </w:rPr>
          <w:tab/>
          <w:delText>173</w:delText>
        </w:r>
      </w:del>
    </w:p>
    <w:p w14:paraId="31A001B9" w14:textId="17D2230D" w:rsidR="00C74AF7" w:rsidRPr="00621E63" w:rsidDel="00800492" w:rsidRDefault="00C74AF7">
      <w:pPr>
        <w:pStyle w:val="TOC3"/>
        <w:rPr>
          <w:del w:id="1237" w:author="Mary Jungers" w:date="2019-11-13T18:53:00Z"/>
          <w:rFonts w:asciiTheme="minorHAnsi" w:eastAsiaTheme="minorEastAsia" w:hAnsiTheme="minorHAnsi" w:cstheme="minorBidi"/>
          <w:noProof/>
          <w:sz w:val="22"/>
          <w:szCs w:val="22"/>
        </w:rPr>
      </w:pPr>
      <w:del w:id="1238" w:author="Mary Jungers" w:date="2019-11-13T18:53:00Z">
        <w:r w:rsidRPr="00621E63" w:rsidDel="00800492">
          <w:rPr>
            <w:rPrChange w:id="1239" w:author="Mary Jungers" w:date="2019-11-13T18:53:00Z">
              <w:rPr>
                <w:rStyle w:val="Hyperlink"/>
                <w:noProof/>
              </w:rPr>
            </w:rPrChange>
          </w:rPr>
          <w:delText>E.2.3 Messages</w:delText>
        </w:r>
        <w:r w:rsidRPr="00621E63" w:rsidDel="00800492">
          <w:rPr>
            <w:noProof/>
            <w:webHidden/>
          </w:rPr>
          <w:tab/>
          <w:delText>175</w:delText>
        </w:r>
      </w:del>
    </w:p>
    <w:p w14:paraId="626EE016" w14:textId="47B12CC9" w:rsidR="00C74AF7" w:rsidRPr="00621E63" w:rsidDel="00800492" w:rsidRDefault="00C74AF7">
      <w:pPr>
        <w:pStyle w:val="TOC2"/>
        <w:rPr>
          <w:del w:id="1240" w:author="Mary Jungers" w:date="2019-11-13T18:53:00Z"/>
          <w:rFonts w:asciiTheme="minorHAnsi" w:eastAsiaTheme="minorEastAsia" w:hAnsiTheme="minorHAnsi" w:cstheme="minorBidi"/>
          <w:noProof/>
          <w:sz w:val="22"/>
          <w:szCs w:val="22"/>
        </w:rPr>
      </w:pPr>
      <w:del w:id="1241" w:author="Mary Jungers" w:date="2019-11-13T18:53:00Z">
        <w:r w:rsidRPr="00621E63" w:rsidDel="00800492">
          <w:rPr>
            <w:rPrChange w:id="1242" w:author="Mary Jungers" w:date="2019-11-13T18:53:00Z">
              <w:rPr>
                <w:rStyle w:val="Hyperlink"/>
                <w:noProof/>
              </w:rPr>
            </w:rPrChange>
          </w:rPr>
          <w:delText>E.3 ACM [PCD-04] Example Messages</w:delText>
        </w:r>
        <w:r w:rsidRPr="00621E63" w:rsidDel="00800492">
          <w:rPr>
            <w:noProof/>
            <w:webHidden/>
          </w:rPr>
          <w:tab/>
          <w:delText>176</w:delText>
        </w:r>
      </w:del>
    </w:p>
    <w:p w14:paraId="52978994" w14:textId="5E872024" w:rsidR="00C74AF7" w:rsidRPr="00621E63" w:rsidDel="00800492" w:rsidRDefault="00C74AF7">
      <w:pPr>
        <w:pStyle w:val="TOC3"/>
        <w:rPr>
          <w:del w:id="1243" w:author="Mary Jungers" w:date="2019-11-13T18:53:00Z"/>
          <w:rFonts w:asciiTheme="minorHAnsi" w:eastAsiaTheme="minorEastAsia" w:hAnsiTheme="minorHAnsi" w:cstheme="minorBidi"/>
          <w:noProof/>
          <w:sz w:val="22"/>
          <w:szCs w:val="22"/>
        </w:rPr>
      </w:pPr>
      <w:del w:id="1244" w:author="Mary Jungers" w:date="2019-11-13T18:53:00Z">
        <w:r w:rsidRPr="00621E63" w:rsidDel="00800492">
          <w:rPr>
            <w:rPrChange w:id="1245" w:author="Mary Jungers" w:date="2019-11-13T18:53:00Z">
              <w:rPr>
                <w:rStyle w:val="Hyperlink"/>
                <w:noProof/>
              </w:rPr>
            </w:rPrChange>
          </w:rPr>
          <w:delText>E.3.1 Alert - Numeric Limit Alarm</w:delText>
        </w:r>
        <w:r w:rsidRPr="00621E63" w:rsidDel="00800492">
          <w:rPr>
            <w:noProof/>
            <w:webHidden/>
          </w:rPr>
          <w:tab/>
          <w:delText>176</w:delText>
        </w:r>
      </w:del>
    </w:p>
    <w:p w14:paraId="1A85C796" w14:textId="54FFB060" w:rsidR="00C74AF7" w:rsidRPr="00621E63" w:rsidDel="00800492" w:rsidRDefault="00C74AF7">
      <w:pPr>
        <w:pStyle w:val="TOC3"/>
        <w:rPr>
          <w:del w:id="1246" w:author="Mary Jungers" w:date="2019-11-13T18:53:00Z"/>
          <w:rFonts w:asciiTheme="minorHAnsi" w:eastAsiaTheme="minorEastAsia" w:hAnsiTheme="minorHAnsi" w:cstheme="minorBidi"/>
          <w:noProof/>
          <w:sz w:val="22"/>
          <w:szCs w:val="22"/>
        </w:rPr>
      </w:pPr>
      <w:del w:id="1247" w:author="Mary Jungers" w:date="2019-11-13T18:53:00Z">
        <w:r w:rsidRPr="00621E63" w:rsidDel="00800492">
          <w:rPr>
            <w:rPrChange w:id="1248" w:author="Mary Jungers" w:date="2019-11-13T18:53:00Z">
              <w:rPr>
                <w:rStyle w:val="Hyperlink"/>
                <w:noProof/>
              </w:rPr>
            </w:rPrChange>
          </w:rPr>
          <w:delText>E.3.2 Alert - Qualitative (non-numeric) Alarm</w:delText>
        </w:r>
        <w:r w:rsidRPr="00621E63" w:rsidDel="00800492">
          <w:rPr>
            <w:noProof/>
            <w:webHidden/>
          </w:rPr>
          <w:tab/>
          <w:delText>177</w:delText>
        </w:r>
      </w:del>
    </w:p>
    <w:p w14:paraId="194690A6" w14:textId="02B10B38" w:rsidR="00C74AF7" w:rsidRPr="00621E63" w:rsidDel="00800492" w:rsidRDefault="00C74AF7">
      <w:pPr>
        <w:pStyle w:val="TOC1"/>
        <w:rPr>
          <w:del w:id="1249" w:author="Mary Jungers" w:date="2019-11-13T18:53:00Z"/>
          <w:rFonts w:asciiTheme="minorHAnsi" w:eastAsiaTheme="minorEastAsia" w:hAnsiTheme="minorHAnsi" w:cstheme="minorBidi"/>
          <w:noProof/>
          <w:sz w:val="22"/>
          <w:szCs w:val="22"/>
        </w:rPr>
      </w:pPr>
      <w:del w:id="1250" w:author="Mary Jungers" w:date="2019-11-13T18:53:00Z">
        <w:r w:rsidRPr="00621E63" w:rsidDel="00800492">
          <w:rPr>
            <w:rPrChange w:id="1251" w:author="Mary Jungers" w:date="2019-11-13T18:53:00Z">
              <w:rPr>
                <w:rStyle w:val="Hyperlink"/>
                <w:noProof/>
              </w:rPr>
            </w:rPrChange>
          </w:rPr>
          <w:delText>Appendix F – HL7 Message Profiling Convention</w:delText>
        </w:r>
        <w:r w:rsidRPr="00621E63" w:rsidDel="00800492">
          <w:rPr>
            <w:noProof/>
            <w:webHidden/>
          </w:rPr>
          <w:tab/>
          <w:delText>179</w:delText>
        </w:r>
      </w:del>
    </w:p>
    <w:p w14:paraId="4327EAE6" w14:textId="64CB45DC" w:rsidR="00C74AF7" w:rsidRPr="00621E63" w:rsidDel="00800492" w:rsidRDefault="00C74AF7">
      <w:pPr>
        <w:pStyle w:val="TOC1"/>
        <w:rPr>
          <w:del w:id="1252" w:author="Mary Jungers" w:date="2019-11-13T18:53:00Z"/>
          <w:rFonts w:asciiTheme="minorHAnsi" w:eastAsiaTheme="minorEastAsia" w:hAnsiTheme="minorHAnsi" w:cstheme="minorBidi"/>
          <w:noProof/>
          <w:sz w:val="22"/>
          <w:szCs w:val="22"/>
        </w:rPr>
      </w:pPr>
      <w:del w:id="1253" w:author="Mary Jungers" w:date="2019-11-13T18:53:00Z">
        <w:r w:rsidRPr="00621E63" w:rsidDel="00800492">
          <w:rPr>
            <w:rPrChange w:id="1254" w:author="Mary Jungers" w:date="2019-11-13T18:53:00Z">
              <w:rPr>
                <w:rStyle w:val="Hyperlink"/>
                <w:noProof/>
              </w:rPr>
            </w:rPrChange>
          </w:rPr>
          <w:delText>Appendix G – HL7 Implementation Notes</w:delText>
        </w:r>
        <w:r w:rsidRPr="00621E63" w:rsidDel="00800492">
          <w:rPr>
            <w:noProof/>
            <w:webHidden/>
          </w:rPr>
          <w:tab/>
          <w:delText>180</w:delText>
        </w:r>
      </w:del>
    </w:p>
    <w:p w14:paraId="6D6B550A" w14:textId="0E6A4A4C" w:rsidR="00C74AF7" w:rsidRPr="00621E63" w:rsidDel="00800492" w:rsidRDefault="00C74AF7">
      <w:pPr>
        <w:pStyle w:val="TOC2"/>
        <w:rPr>
          <w:del w:id="1255" w:author="Mary Jungers" w:date="2019-11-13T18:53:00Z"/>
          <w:rFonts w:asciiTheme="minorHAnsi" w:eastAsiaTheme="minorEastAsia" w:hAnsiTheme="minorHAnsi" w:cstheme="minorBidi"/>
          <w:noProof/>
          <w:sz w:val="22"/>
          <w:szCs w:val="22"/>
        </w:rPr>
      </w:pPr>
      <w:del w:id="1256" w:author="Mary Jungers" w:date="2019-11-13T18:53:00Z">
        <w:r w:rsidRPr="00621E63" w:rsidDel="00800492">
          <w:rPr>
            <w:rPrChange w:id="1257" w:author="Mary Jungers" w:date="2019-11-13T18:53:00Z">
              <w:rPr>
                <w:rStyle w:val="Hyperlink"/>
                <w:noProof/>
              </w:rPr>
            </w:rPrChange>
          </w:rPr>
          <w:delText>G.1 Acknowledgment Modes</w:delText>
        </w:r>
        <w:r w:rsidRPr="00621E63" w:rsidDel="00800492">
          <w:rPr>
            <w:noProof/>
            <w:webHidden/>
          </w:rPr>
          <w:tab/>
          <w:delText>180</w:delText>
        </w:r>
      </w:del>
    </w:p>
    <w:p w14:paraId="49AA5885" w14:textId="210DE481" w:rsidR="00C74AF7" w:rsidRPr="00621E63" w:rsidDel="00800492" w:rsidRDefault="00C74AF7">
      <w:pPr>
        <w:pStyle w:val="TOC2"/>
        <w:rPr>
          <w:del w:id="1258" w:author="Mary Jungers" w:date="2019-11-13T18:53:00Z"/>
          <w:rFonts w:asciiTheme="minorHAnsi" w:eastAsiaTheme="minorEastAsia" w:hAnsiTheme="minorHAnsi" w:cstheme="minorBidi"/>
          <w:noProof/>
          <w:sz w:val="22"/>
          <w:szCs w:val="22"/>
        </w:rPr>
      </w:pPr>
      <w:del w:id="1259" w:author="Mary Jungers" w:date="2019-11-13T18:53:00Z">
        <w:r w:rsidRPr="00621E63" w:rsidDel="00800492">
          <w:rPr>
            <w:rPrChange w:id="1260" w:author="Mary Jungers" w:date="2019-11-13T18:53:00Z">
              <w:rPr>
                <w:rStyle w:val="Hyperlink"/>
                <w:noProof/>
              </w:rPr>
            </w:rPrChange>
          </w:rPr>
          <w:delText>G.2 Use of OSI Object Identifier (OID)</w:delText>
        </w:r>
        <w:r w:rsidRPr="00621E63" w:rsidDel="00800492">
          <w:rPr>
            <w:noProof/>
            <w:webHidden/>
          </w:rPr>
          <w:tab/>
          <w:delText>180</w:delText>
        </w:r>
      </w:del>
    </w:p>
    <w:p w14:paraId="2712B1C5" w14:textId="0EE58DD9" w:rsidR="00C74AF7" w:rsidRPr="00621E63" w:rsidDel="00800492" w:rsidRDefault="00C74AF7">
      <w:pPr>
        <w:pStyle w:val="TOC1"/>
        <w:rPr>
          <w:del w:id="1261" w:author="Mary Jungers" w:date="2019-11-13T18:53:00Z"/>
          <w:rFonts w:asciiTheme="minorHAnsi" w:eastAsiaTheme="minorEastAsia" w:hAnsiTheme="minorHAnsi" w:cstheme="minorBidi"/>
          <w:noProof/>
          <w:sz w:val="22"/>
          <w:szCs w:val="22"/>
        </w:rPr>
      </w:pPr>
      <w:del w:id="1262" w:author="Mary Jungers" w:date="2019-11-13T18:53:00Z">
        <w:r w:rsidRPr="00621E63" w:rsidDel="00800492">
          <w:rPr>
            <w:rPrChange w:id="1263" w:author="Mary Jungers" w:date="2019-11-13T18:53:00Z">
              <w:rPr>
                <w:rStyle w:val="Hyperlink"/>
                <w:noProof/>
              </w:rPr>
            </w:rPrChange>
          </w:rPr>
          <w:delText>Appendix H – IHE Integration Statements</w:delText>
        </w:r>
        <w:r w:rsidRPr="00621E63" w:rsidDel="00800492">
          <w:rPr>
            <w:noProof/>
            <w:webHidden/>
          </w:rPr>
          <w:tab/>
          <w:delText>181</w:delText>
        </w:r>
      </w:del>
    </w:p>
    <w:p w14:paraId="133AA909" w14:textId="6AF2C812" w:rsidR="00C74AF7" w:rsidRPr="00621E63" w:rsidDel="00800492" w:rsidRDefault="00C74AF7">
      <w:pPr>
        <w:pStyle w:val="TOC1"/>
        <w:rPr>
          <w:del w:id="1264" w:author="Mary Jungers" w:date="2019-11-13T18:53:00Z"/>
          <w:rFonts w:asciiTheme="minorHAnsi" w:eastAsiaTheme="minorEastAsia" w:hAnsiTheme="minorHAnsi" w:cstheme="minorBidi"/>
          <w:noProof/>
          <w:sz w:val="22"/>
          <w:szCs w:val="22"/>
        </w:rPr>
      </w:pPr>
      <w:del w:id="1265" w:author="Mary Jungers" w:date="2019-11-13T18:53:00Z">
        <w:r w:rsidRPr="00621E63" w:rsidDel="00800492">
          <w:rPr>
            <w:rPrChange w:id="1266" w:author="Mary Jungers" w:date="2019-11-13T18:53:00Z">
              <w:rPr>
                <w:rStyle w:val="Hyperlink"/>
                <w:noProof/>
              </w:rPr>
            </w:rPrChange>
          </w:rPr>
          <w:delText>Appendix I – Message Transport using MLLP</w:delText>
        </w:r>
        <w:r w:rsidRPr="00621E63" w:rsidDel="00800492">
          <w:rPr>
            <w:noProof/>
            <w:webHidden/>
          </w:rPr>
          <w:tab/>
          <w:delText>182</w:delText>
        </w:r>
      </w:del>
    </w:p>
    <w:p w14:paraId="4C738946" w14:textId="6F6A2489" w:rsidR="00C74AF7" w:rsidRPr="00621E63" w:rsidDel="00800492" w:rsidRDefault="00C74AF7">
      <w:pPr>
        <w:pStyle w:val="TOC1"/>
        <w:rPr>
          <w:del w:id="1267" w:author="Mary Jungers" w:date="2019-11-13T18:53:00Z"/>
          <w:rFonts w:asciiTheme="minorHAnsi" w:eastAsiaTheme="minorEastAsia" w:hAnsiTheme="minorHAnsi" w:cstheme="minorBidi"/>
          <w:noProof/>
          <w:sz w:val="22"/>
          <w:szCs w:val="22"/>
        </w:rPr>
      </w:pPr>
      <w:del w:id="1268" w:author="Mary Jungers" w:date="2019-11-13T18:53:00Z">
        <w:r w:rsidRPr="00621E63" w:rsidDel="00800492">
          <w:rPr>
            <w:rPrChange w:id="1269" w:author="Mary Jungers" w:date="2019-11-13T18:53:00Z">
              <w:rPr>
                <w:rStyle w:val="Hyperlink"/>
                <w:noProof/>
              </w:rPr>
            </w:rPrChange>
          </w:rPr>
          <w:delText>Appendix J – Message Transport using WS*</w:delText>
        </w:r>
        <w:r w:rsidRPr="00621E63" w:rsidDel="00800492">
          <w:rPr>
            <w:noProof/>
            <w:webHidden/>
          </w:rPr>
          <w:tab/>
          <w:delText>183</w:delText>
        </w:r>
      </w:del>
    </w:p>
    <w:p w14:paraId="07661574" w14:textId="20DF5D25" w:rsidR="00C74AF7" w:rsidRPr="00621E63" w:rsidDel="00800492" w:rsidRDefault="00C74AF7">
      <w:pPr>
        <w:pStyle w:val="TOC2"/>
        <w:rPr>
          <w:del w:id="1270" w:author="Mary Jungers" w:date="2019-11-13T18:53:00Z"/>
          <w:rFonts w:asciiTheme="minorHAnsi" w:eastAsiaTheme="minorEastAsia" w:hAnsiTheme="minorHAnsi" w:cstheme="minorBidi"/>
          <w:noProof/>
          <w:sz w:val="22"/>
          <w:szCs w:val="22"/>
        </w:rPr>
      </w:pPr>
      <w:del w:id="1271" w:author="Mary Jungers" w:date="2019-11-13T18:53:00Z">
        <w:r w:rsidRPr="00621E63" w:rsidDel="00800492">
          <w:rPr>
            <w:rPrChange w:id="1272" w:author="Mary Jungers" w:date="2019-11-13T18:53:00Z">
              <w:rPr>
                <w:rStyle w:val="Hyperlink"/>
                <w:noProof/>
              </w:rPr>
            </w:rPrChange>
          </w:rPr>
          <w:delText>J.1 Sample WSDL file and schema</w:delText>
        </w:r>
        <w:r w:rsidRPr="00621E63" w:rsidDel="00800492">
          <w:rPr>
            <w:noProof/>
            <w:webHidden/>
          </w:rPr>
          <w:tab/>
          <w:delText>183</w:delText>
        </w:r>
      </w:del>
    </w:p>
    <w:p w14:paraId="7251C081" w14:textId="76F595DA" w:rsidR="00C74AF7" w:rsidRPr="00621E63" w:rsidDel="00800492" w:rsidRDefault="00C74AF7">
      <w:pPr>
        <w:pStyle w:val="TOC2"/>
        <w:rPr>
          <w:del w:id="1273" w:author="Mary Jungers" w:date="2019-11-13T18:53:00Z"/>
          <w:rFonts w:asciiTheme="minorHAnsi" w:eastAsiaTheme="minorEastAsia" w:hAnsiTheme="minorHAnsi" w:cstheme="minorBidi"/>
          <w:noProof/>
          <w:sz w:val="22"/>
          <w:szCs w:val="22"/>
        </w:rPr>
      </w:pPr>
      <w:del w:id="1274" w:author="Mary Jungers" w:date="2019-11-13T18:53:00Z">
        <w:r w:rsidRPr="00621E63" w:rsidDel="00800492">
          <w:rPr>
            <w:rPrChange w:id="1275" w:author="Mary Jungers" w:date="2019-11-13T18:53:00Z">
              <w:rPr>
                <w:rStyle w:val="Hyperlink"/>
                <w:noProof/>
              </w:rPr>
            </w:rPrChange>
          </w:rPr>
          <w:delText>J.2 Sample PCD-01 message and response</w:delText>
        </w:r>
        <w:r w:rsidRPr="00621E63" w:rsidDel="00800492">
          <w:rPr>
            <w:noProof/>
            <w:webHidden/>
          </w:rPr>
          <w:tab/>
          <w:delText>185</w:delText>
        </w:r>
      </w:del>
    </w:p>
    <w:p w14:paraId="45530C00" w14:textId="53CCAF88" w:rsidR="00C74AF7" w:rsidRPr="00621E63" w:rsidDel="00800492" w:rsidRDefault="00C74AF7">
      <w:pPr>
        <w:pStyle w:val="TOC1"/>
        <w:rPr>
          <w:del w:id="1276" w:author="Mary Jungers" w:date="2019-11-13T18:53:00Z"/>
          <w:rFonts w:asciiTheme="minorHAnsi" w:eastAsiaTheme="minorEastAsia" w:hAnsiTheme="minorHAnsi" w:cstheme="minorBidi"/>
          <w:noProof/>
          <w:sz w:val="22"/>
          <w:szCs w:val="22"/>
        </w:rPr>
      </w:pPr>
      <w:del w:id="1277" w:author="Mary Jungers" w:date="2019-11-13T18:53:00Z">
        <w:r w:rsidRPr="00621E63" w:rsidDel="00800492">
          <w:rPr>
            <w:rPrChange w:id="1278" w:author="Mary Jungers" w:date="2019-11-13T18:53:00Z">
              <w:rPr>
                <w:rStyle w:val="Hyperlink"/>
                <w:noProof/>
              </w:rPr>
            </w:rPrChange>
          </w:rPr>
          <w:delText>Appendix K – Message Transport Using WCTP (ACM Transactions [PCD-06] and PCD-07)</w:delText>
        </w:r>
        <w:r w:rsidRPr="00621E63" w:rsidDel="00800492">
          <w:rPr>
            <w:noProof/>
            <w:webHidden/>
          </w:rPr>
          <w:tab/>
          <w:delText>188</w:delText>
        </w:r>
      </w:del>
    </w:p>
    <w:p w14:paraId="1E002EA6" w14:textId="7D7C8AE4" w:rsidR="00C74AF7" w:rsidRPr="00621E63" w:rsidDel="00800492" w:rsidRDefault="00C74AF7">
      <w:pPr>
        <w:pStyle w:val="TOC2"/>
        <w:rPr>
          <w:del w:id="1279" w:author="Mary Jungers" w:date="2019-11-13T18:53:00Z"/>
          <w:rFonts w:asciiTheme="minorHAnsi" w:eastAsiaTheme="minorEastAsia" w:hAnsiTheme="minorHAnsi" w:cstheme="minorBidi"/>
          <w:noProof/>
          <w:sz w:val="22"/>
          <w:szCs w:val="22"/>
        </w:rPr>
      </w:pPr>
      <w:del w:id="1280" w:author="Mary Jungers" w:date="2019-11-13T18:53:00Z">
        <w:r w:rsidRPr="00621E63" w:rsidDel="00800492">
          <w:rPr>
            <w:rPrChange w:id="1281" w:author="Mary Jungers" w:date="2019-11-13T18:53:00Z">
              <w:rPr>
                <w:rStyle w:val="Hyperlink"/>
                <w:noProof/>
              </w:rPr>
            </w:rPrChange>
          </w:rPr>
          <w:delText>K.1 Abbreviations and definitions</w:delText>
        </w:r>
        <w:r w:rsidRPr="00621E63" w:rsidDel="00800492">
          <w:rPr>
            <w:noProof/>
            <w:webHidden/>
          </w:rPr>
          <w:tab/>
          <w:delText>188</w:delText>
        </w:r>
      </w:del>
    </w:p>
    <w:p w14:paraId="080A5732" w14:textId="7E4EDABC" w:rsidR="00C74AF7" w:rsidRPr="00621E63" w:rsidDel="00800492" w:rsidRDefault="00C74AF7">
      <w:pPr>
        <w:pStyle w:val="TOC2"/>
        <w:rPr>
          <w:del w:id="1282" w:author="Mary Jungers" w:date="2019-11-13T18:53:00Z"/>
          <w:rFonts w:asciiTheme="minorHAnsi" w:eastAsiaTheme="minorEastAsia" w:hAnsiTheme="minorHAnsi" w:cstheme="minorBidi"/>
          <w:noProof/>
          <w:sz w:val="22"/>
          <w:szCs w:val="22"/>
        </w:rPr>
      </w:pPr>
      <w:del w:id="1283" w:author="Mary Jungers" w:date="2019-11-13T18:53:00Z">
        <w:r w:rsidRPr="00621E63" w:rsidDel="00800492">
          <w:rPr>
            <w:rPrChange w:id="1284" w:author="Mary Jungers" w:date="2019-11-13T18:53:00Z">
              <w:rPr>
                <w:rStyle w:val="Hyperlink"/>
                <w:noProof/>
              </w:rPr>
            </w:rPrChange>
          </w:rPr>
          <w:delText>K.2 Pre-Configuration</w:delText>
        </w:r>
        <w:r w:rsidRPr="00621E63" w:rsidDel="00800492">
          <w:rPr>
            <w:noProof/>
            <w:webHidden/>
          </w:rPr>
          <w:tab/>
          <w:delText>188</w:delText>
        </w:r>
      </w:del>
    </w:p>
    <w:p w14:paraId="0FBFD82F" w14:textId="0BC008CB" w:rsidR="00C74AF7" w:rsidRPr="00621E63" w:rsidDel="00800492" w:rsidRDefault="00C74AF7">
      <w:pPr>
        <w:pStyle w:val="TOC2"/>
        <w:rPr>
          <w:del w:id="1285" w:author="Mary Jungers" w:date="2019-11-13T18:53:00Z"/>
          <w:rFonts w:asciiTheme="minorHAnsi" w:eastAsiaTheme="minorEastAsia" w:hAnsiTheme="minorHAnsi" w:cstheme="minorBidi"/>
          <w:noProof/>
          <w:sz w:val="22"/>
          <w:szCs w:val="22"/>
        </w:rPr>
      </w:pPr>
      <w:del w:id="1286" w:author="Mary Jungers" w:date="2019-11-13T18:53:00Z">
        <w:r w:rsidRPr="00621E63" w:rsidDel="00800492">
          <w:rPr>
            <w:rPrChange w:id="1287" w:author="Mary Jungers" w:date="2019-11-13T18:53:00Z">
              <w:rPr>
                <w:rStyle w:val="Hyperlink"/>
                <w:noProof/>
              </w:rPr>
            </w:rPrChange>
          </w:rPr>
          <w:delText>K.3 Endpoint Device Addressing</w:delText>
        </w:r>
        <w:r w:rsidRPr="00621E63" w:rsidDel="00800492">
          <w:rPr>
            <w:noProof/>
            <w:webHidden/>
          </w:rPr>
          <w:tab/>
          <w:delText>188</w:delText>
        </w:r>
      </w:del>
    </w:p>
    <w:p w14:paraId="4DD52D55" w14:textId="33822E17" w:rsidR="00C74AF7" w:rsidRPr="00621E63" w:rsidDel="00800492" w:rsidRDefault="00C74AF7">
      <w:pPr>
        <w:pStyle w:val="TOC2"/>
        <w:rPr>
          <w:del w:id="1288" w:author="Mary Jungers" w:date="2019-11-13T18:53:00Z"/>
          <w:rFonts w:asciiTheme="minorHAnsi" w:eastAsiaTheme="minorEastAsia" w:hAnsiTheme="minorHAnsi" w:cstheme="minorBidi"/>
          <w:noProof/>
          <w:sz w:val="22"/>
          <w:szCs w:val="22"/>
        </w:rPr>
      </w:pPr>
      <w:del w:id="1289" w:author="Mary Jungers" w:date="2019-11-13T18:53:00Z">
        <w:r w:rsidRPr="00621E63" w:rsidDel="00800492">
          <w:rPr>
            <w:rPrChange w:id="1290" w:author="Mary Jungers" w:date="2019-11-13T18:53:00Z">
              <w:rPr>
                <w:rStyle w:val="Hyperlink"/>
                <w:noProof/>
              </w:rPr>
            </w:rPrChange>
          </w:rPr>
          <w:delText>K.4 Polling Versus Push Responses</w:delText>
        </w:r>
        <w:r w:rsidRPr="00621E63" w:rsidDel="00800492">
          <w:rPr>
            <w:noProof/>
            <w:webHidden/>
          </w:rPr>
          <w:tab/>
          <w:delText>188</w:delText>
        </w:r>
      </w:del>
    </w:p>
    <w:p w14:paraId="063900CE" w14:textId="485DA831" w:rsidR="00C74AF7" w:rsidRPr="00621E63" w:rsidDel="00800492" w:rsidRDefault="00C74AF7">
      <w:pPr>
        <w:pStyle w:val="TOC2"/>
        <w:rPr>
          <w:del w:id="1291" w:author="Mary Jungers" w:date="2019-11-13T18:53:00Z"/>
          <w:rFonts w:asciiTheme="minorHAnsi" w:eastAsiaTheme="minorEastAsia" w:hAnsiTheme="minorHAnsi" w:cstheme="minorBidi"/>
          <w:noProof/>
          <w:sz w:val="22"/>
          <w:szCs w:val="22"/>
        </w:rPr>
      </w:pPr>
      <w:del w:id="1292" w:author="Mary Jungers" w:date="2019-11-13T18:53:00Z">
        <w:r w:rsidRPr="00621E63" w:rsidDel="00800492">
          <w:rPr>
            <w:rPrChange w:id="1293" w:author="Mary Jungers" w:date="2019-11-13T18:53:00Z">
              <w:rPr>
                <w:rStyle w:val="Hyperlink"/>
                <w:noProof/>
              </w:rPr>
            </w:rPrChange>
          </w:rPr>
          <w:delText>K.5 Constraints</w:delText>
        </w:r>
        <w:r w:rsidRPr="00621E63" w:rsidDel="00800492">
          <w:rPr>
            <w:noProof/>
            <w:webHidden/>
          </w:rPr>
          <w:tab/>
          <w:delText>189</w:delText>
        </w:r>
      </w:del>
    </w:p>
    <w:p w14:paraId="53E09A07" w14:textId="2EF04D48" w:rsidR="00C74AF7" w:rsidRPr="00621E63" w:rsidDel="00800492" w:rsidRDefault="00C74AF7">
      <w:pPr>
        <w:pStyle w:val="TOC2"/>
        <w:rPr>
          <w:del w:id="1294" w:author="Mary Jungers" w:date="2019-11-13T18:53:00Z"/>
          <w:rFonts w:asciiTheme="minorHAnsi" w:eastAsiaTheme="minorEastAsia" w:hAnsiTheme="minorHAnsi" w:cstheme="minorBidi"/>
          <w:noProof/>
          <w:sz w:val="22"/>
          <w:szCs w:val="22"/>
        </w:rPr>
      </w:pPr>
      <w:del w:id="1295" w:author="Mary Jungers" w:date="2019-11-13T18:53:00Z">
        <w:r w:rsidRPr="00621E63" w:rsidDel="00800492">
          <w:rPr>
            <w:rPrChange w:id="1296" w:author="Mary Jungers" w:date="2019-11-13T18:53:00Z">
              <w:rPr>
                <w:rStyle w:val="Hyperlink"/>
                <w:noProof/>
              </w:rPr>
            </w:rPrChange>
          </w:rPr>
          <w:delText>K.6 Transactions</w:delText>
        </w:r>
        <w:r w:rsidRPr="00621E63" w:rsidDel="00800492">
          <w:rPr>
            <w:noProof/>
            <w:webHidden/>
          </w:rPr>
          <w:tab/>
          <w:delText>189</w:delText>
        </w:r>
      </w:del>
    </w:p>
    <w:p w14:paraId="6A81EB69" w14:textId="595A1960" w:rsidR="00C74AF7" w:rsidRPr="00621E63" w:rsidDel="00800492" w:rsidRDefault="00C74AF7">
      <w:pPr>
        <w:pStyle w:val="TOC2"/>
        <w:rPr>
          <w:del w:id="1297" w:author="Mary Jungers" w:date="2019-11-13T18:53:00Z"/>
          <w:rFonts w:asciiTheme="minorHAnsi" w:eastAsiaTheme="minorEastAsia" w:hAnsiTheme="minorHAnsi" w:cstheme="minorBidi"/>
          <w:noProof/>
          <w:sz w:val="22"/>
          <w:szCs w:val="22"/>
        </w:rPr>
      </w:pPr>
      <w:del w:id="1298" w:author="Mary Jungers" w:date="2019-11-13T18:53:00Z">
        <w:r w:rsidRPr="00621E63" w:rsidDel="00800492">
          <w:rPr>
            <w:rPrChange w:id="1299" w:author="Mary Jungers" w:date="2019-11-13T18:53:00Z">
              <w:rPr>
                <w:rStyle w:val="Hyperlink"/>
                <w:noProof/>
              </w:rPr>
            </w:rPrChange>
          </w:rPr>
          <w:delText>K.7 WCTP XML Element Common Data Items</w:delText>
        </w:r>
        <w:r w:rsidRPr="00621E63" w:rsidDel="00800492">
          <w:rPr>
            <w:noProof/>
            <w:webHidden/>
          </w:rPr>
          <w:tab/>
          <w:delText>189</w:delText>
        </w:r>
      </w:del>
    </w:p>
    <w:p w14:paraId="1531186D" w14:textId="7578660F" w:rsidR="00C74AF7" w:rsidRPr="00621E63" w:rsidDel="00800492" w:rsidRDefault="00C74AF7">
      <w:pPr>
        <w:pStyle w:val="TOC2"/>
        <w:rPr>
          <w:del w:id="1300" w:author="Mary Jungers" w:date="2019-11-13T18:53:00Z"/>
          <w:rFonts w:asciiTheme="minorHAnsi" w:eastAsiaTheme="minorEastAsia" w:hAnsiTheme="minorHAnsi" w:cstheme="minorBidi"/>
          <w:noProof/>
          <w:sz w:val="22"/>
          <w:szCs w:val="22"/>
        </w:rPr>
      </w:pPr>
      <w:del w:id="1301" w:author="Mary Jungers" w:date="2019-11-13T18:53:00Z">
        <w:r w:rsidRPr="00621E63" w:rsidDel="00800492">
          <w:rPr>
            <w:rPrChange w:id="1302" w:author="Mary Jungers" w:date="2019-11-13T18:53:00Z">
              <w:rPr>
                <w:rStyle w:val="Hyperlink"/>
                <w:noProof/>
              </w:rPr>
            </w:rPrChange>
          </w:rPr>
          <w:delText>K.8 WCTP client–server messages and responses</w:delText>
        </w:r>
        <w:r w:rsidRPr="00621E63" w:rsidDel="00800492">
          <w:rPr>
            <w:noProof/>
            <w:webHidden/>
          </w:rPr>
          <w:tab/>
          <w:delText>195</w:delText>
        </w:r>
      </w:del>
    </w:p>
    <w:p w14:paraId="1782DC0D" w14:textId="226C0057" w:rsidR="00C74AF7" w:rsidRPr="00621E63" w:rsidDel="00800492" w:rsidRDefault="00C74AF7">
      <w:pPr>
        <w:pStyle w:val="TOC3"/>
        <w:rPr>
          <w:del w:id="1303" w:author="Mary Jungers" w:date="2019-11-13T18:53:00Z"/>
          <w:rFonts w:asciiTheme="minorHAnsi" w:eastAsiaTheme="minorEastAsia" w:hAnsiTheme="minorHAnsi" w:cstheme="minorBidi"/>
          <w:noProof/>
          <w:sz w:val="22"/>
          <w:szCs w:val="22"/>
        </w:rPr>
      </w:pPr>
      <w:del w:id="1304" w:author="Mary Jungers" w:date="2019-11-13T18:53:00Z">
        <w:r w:rsidRPr="00621E63" w:rsidDel="00800492">
          <w:rPr>
            <w:rPrChange w:id="1305" w:author="Mary Jungers" w:date="2019-11-13T18:53:00Z">
              <w:rPr>
                <w:rStyle w:val="Hyperlink"/>
                <w:noProof/>
              </w:rPr>
            </w:rPrChange>
          </w:rPr>
          <w:delText>K.8.1 Administrative – wctp-VersionQuery</w:delText>
        </w:r>
        <w:r w:rsidRPr="00621E63" w:rsidDel="00800492">
          <w:rPr>
            <w:noProof/>
            <w:webHidden/>
          </w:rPr>
          <w:tab/>
          <w:delText>195</w:delText>
        </w:r>
      </w:del>
    </w:p>
    <w:p w14:paraId="12409905" w14:textId="1C56D463" w:rsidR="00C74AF7" w:rsidRPr="00621E63" w:rsidDel="00800492" w:rsidRDefault="00C74AF7">
      <w:pPr>
        <w:pStyle w:val="TOC3"/>
        <w:rPr>
          <w:del w:id="1306" w:author="Mary Jungers" w:date="2019-11-13T18:53:00Z"/>
          <w:rFonts w:asciiTheme="minorHAnsi" w:eastAsiaTheme="minorEastAsia" w:hAnsiTheme="minorHAnsi" w:cstheme="minorBidi"/>
          <w:noProof/>
          <w:sz w:val="22"/>
          <w:szCs w:val="22"/>
        </w:rPr>
      </w:pPr>
      <w:del w:id="1307" w:author="Mary Jungers" w:date="2019-11-13T18:53:00Z">
        <w:r w:rsidRPr="00621E63" w:rsidDel="00800492">
          <w:rPr>
            <w:rPrChange w:id="1308" w:author="Mary Jungers" w:date="2019-11-13T18:53:00Z">
              <w:rPr>
                <w:rStyle w:val="Hyperlink"/>
                <w:noProof/>
              </w:rPr>
            </w:rPrChange>
          </w:rPr>
          <w:delText>K.8.2 Administrative – wctp-VersionResponse</w:delText>
        </w:r>
        <w:r w:rsidRPr="00621E63" w:rsidDel="00800492">
          <w:rPr>
            <w:noProof/>
            <w:webHidden/>
          </w:rPr>
          <w:tab/>
          <w:delText>195</w:delText>
        </w:r>
      </w:del>
    </w:p>
    <w:p w14:paraId="533B146E" w14:textId="1D4A764A" w:rsidR="00C74AF7" w:rsidRPr="00621E63" w:rsidDel="00800492" w:rsidRDefault="00C74AF7">
      <w:pPr>
        <w:pStyle w:val="TOC3"/>
        <w:rPr>
          <w:del w:id="1309" w:author="Mary Jungers" w:date="2019-11-13T18:53:00Z"/>
          <w:rFonts w:asciiTheme="minorHAnsi" w:eastAsiaTheme="minorEastAsia" w:hAnsiTheme="minorHAnsi" w:cstheme="minorBidi"/>
          <w:noProof/>
          <w:sz w:val="22"/>
          <w:szCs w:val="22"/>
        </w:rPr>
      </w:pPr>
      <w:del w:id="1310" w:author="Mary Jungers" w:date="2019-11-13T18:53:00Z">
        <w:r w:rsidRPr="00621E63" w:rsidDel="00800492">
          <w:rPr>
            <w:rPrChange w:id="1311" w:author="Mary Jungers" w:date="2019-11-13T18:53:00Z">
              <w:rPr>
                <w:rStyle w:val="Hyperlink"/>
                <w:noProof/>
              </w:rPr>
            </w:rPrChange>
          </w:rPr>
          <w:delText>K.8.3 Administrative – wctp-VersionResponse</w:delText>
        </w:r>
        <w:r w:rsidRPr="00621E63" w:rsidDel="00800492">
          <w:rPr>
            <w:noProof/>
            <w:webHidden/>
          </w:rPr>
          <w:tab/>
          <w:delText>196</w:delText>
        </w:r>
      </w:del>
    </w:p>
    <w:p w14:paraId="1C8BA1F8" w14:textId="26D3135F" w:rsidR="00C74AF7" w:rsidRPr="00621E63" w:rsidDel="00800492" w:rsidRDefault="00C74AF7">
      <w:pPr>
        <w:pStyle w:val="TOC3"/>
        <w:rPr>
          <w:del w:id="1312" w:author="Mary Jungers" w:date="2019-11-13T18:53:00Z"/>
          <w:rFonts w:asciiTheme="minorHAnsi" w:eastAsiaTheme="minorEastAsia" w:hAnsiTheme="minorHAnsi" w:cstheme="minorBidi"/>
          <w:noProof/>
          <w:sz w:val="22"/>
          <w:szCs w:val="22"/>
        </w:rPr>
      </w:pPr>
      <w:del w:id="1313" w:author="Mary Jungers" w:date="2019-11-13T18:53:00Z">
        <w:r w:rsidRPr="00621E63" w:rsidDel="00800492">
          <w:rPr>
            <w:rPrChange w:id="1314" w:author="Mary Jungers" w:date="2019-11-13T18:53:00Z">
              <w:rPr>
                <w:rStyle w:val="Hyperlink"/>
                <w:noProof/>
              </w:rPr>
            </w:rPrChange>
          </w:rPr>
          <w:delText>K.8.4 IHE PCD-06  – wctp-SubmitRequest – no MCR</w:delText>
        </w:r>
        <w:r w:rsidRPr="00621E63" w:rsidDel="00800492">
          <w:rPr>
            <w:noProof/>
            <w:webHidden/>
          </w:rPr>
          <w:tab/>
          <w:delText>196</w:delText>
        </w:r>
      </w:del>
    </w:p>
    <w:p w14:paraId="33D1710D" w14:textId="21346070" w:rsidR="00C74AF7" w:rsidRPr="00621E63" w:rsidDel="00800492" w:rsidRDefault="00C74AF7">
      <w:pPr>
        <w:pStyle w:val="TOC3"/>
        <w:rPr>
          <w:del w:id="1315" w:author="Mary Jungers" w:date="2019-11-13T18:53:00Z"/>
          <w:rFonts w:asciiTheme="minorHAnsi" w:eastAsiaTheme="minorEastAsia" w:hAnsiTheme="minorHAnsi" w:cstheme="minorBidi"/>
          <w:noProof/>
          <w:sz w:val="22"/>
          <w:szCs w:val="22"/>
        </w:rPr>
      </w:pPr>
      <w:del w:id="1316" w:author="Mary Jungers" w:date="2019-11-13T18:53:00Z">
        <w:r w:rsidRPr="00621E63" w:rsidDel="00800492">
          <w:rPr>
            <w:rPrChange w:id="1317" w:author="Mary Jungers" w:date="2019-11-13T18:53:00Z">
              <w:rPr>
                <w:rStyle w:val="Hyperlink"/>
                <w:noProof/>
              </w:rPr>
            </w:rPrChange>
          </w:rPr>
          <w:delText>K.8.5 IHE PCD-06  – wctp-SubmitRequest – Unpaired MCR</w:delText>
        </w:r>
        <w:r w:rsidRPr="00621E63" w:rsidDel="00800492">
          <w:rPr>
            <w:noProof/>
            <w:webHidden/>
          </w:rPr>
          <w:tab/>
          <w:delText>197</w:delText>
        </w:r>
      </w:del>
    </w:p>
    <w:p w14:paraId="04EABDEB" w14:textId="7197F9BA" w:rsidR="00C74AF7" w:rsidRPr="00621E63" w:rsidDel="00800492" w:rsidRDefault="00C74AF7">
      <w:pPr>
        <w:pStyle w:val="TOC3"/>
        <w:rPr>
          <w:del w:id="1318" w:author="Mary Jungers" w:date="2019-11-13T18:53:00Z"/>
          <w:rFonts w:asciiTheme="minorHAnsi" w:eastAsiaTheme="minorEastAsia" w:hAnsiTheme="minorHAnsi" w:cstheme="minorBidi"/>
          <w:noProof/>
          <w:sz w:val="22"/>
          <w:szCs w:val="22"/>
        </w:rPr>
      </w:pPr>
      <w:del w:id="1319" w:author="Mary Jungers" w:date="2019-11-13T18:53:00Z">
        <w:r w:rsidRPr="00621E63" w:rsidDel="00800492">
          <w:rPr>
            <w:rPrChange w:id="1320" w:author="Mary Jungers" w:date="2019-11-13T18:53:00Z">
              <w:rPr>
                <w:rStyle w:val="Hyperlink"/>
                <w:noProof/>
              </w:rPr>
            </w:rPrChange>
          </w:rPr>
          <w:delText>K.8.6 IHE PCD-06 – wctp-SubmitRequest – Paired MCR</w:delText>
        </w:r>
        <w:r w:rsidRPr="00621E63" w:rsidDel="00800492">
          <w:rPr>
            <w:noProof/>
            <w:webHidden/>
          </w:rPr>
          <w:tab/>
          <w:delText>197</w:delText>
        </w:r>
      </w:del>
    </w:p>
    <w:p w14:paraId="3C848AB5" w14:textId="39BF0BDA" w:rsidR="00C74AF7" w:rsidRPr="00621E63" w:rsidDel="00800492" w:rsidRDefault="00C74AF7">
      <w:pPr>
        <w:pStyle w:val="TOC3"/>
        <w:rPr>
          <w:del w:id="1321" w:author="Mary Jungers" w:date="2019-11-13T18:53:00Z"/>
          <w:rFonts w:asciiTheme="minorHAnsi" w:eastAsiaTheme="minorEastAsia" w:hAnsiTheme="minorHAnsi" w:cstheme="minorBidi"/>
          <w:noProof/>
          <w:sz w:val="22"/>
          <w:szCs w:val="22"/>
        </w:rPr>
      </w:pPr>
      <w:del w:id="1322" w:author="Mary Jungers" w:date="2019-11-13T18:53:00Z">
        <w:r w:rsidRPr="00621E63" w:rsidDel="00800492">
          <w:rPr>
            <w:rPrChange w:id="1323" w:author="Mary Jungers" w:date="2019-11-13T18:53:00Z">
              <w:rPr>
                <w:rStyle w:val="Hyperlink"/>
                <w:noProof/>
              </w:rPr>
            </w:rPrChange>
          </w:rPr>
          <w:delText>K.8.7 IHE PCD-06 – wctp-SubmitRequest – Call Back Phone Number</w:delText>
        </w:r>
        <w:r w:rsidRPr="00621E63" w:rsidDel="00800492">
          <w:rPr>
            <w:noProof/>
            <w:webHidden/>
          </w:rPr>
          <w:tab/>
          <w:delText>198</w:delText>
        </w:r>
      </w:del>
    </w:p>
    <w:p w14:paraId="43CA0D48" w14:textId="4C7EC11E" w:rsidR="00C74AF7" w:rsidRPr="00621E63" w:rsidDel="00800492" w:rsidRDefault="00C74AF7">
      <w:pPr>
        <w:pStyle w:val="TOC3"/>
        <w:rPr>
          <w:del w:id="1324" w:author="Mary Jungers" w:date="2019-11-13T18:53:00Z"/>
          <w:rFonts w:asciiTheme="minorHAnsi" w:eastAsiaTheme="minorEastAsia" w:hAnsiTheme="minorHAnsi" w:cstheme="minorBidi"/>
          <w:noProof/>
          <w:sz w:val="22"/>
          <w:szCs w:val="22"/>
        </w:rPr>
      </w:pPr>
      <w:del w:id="1325" w:author="Mary Jungers" w:date="2019-11-13T18:53:00Z">
        <w:r w:rsidRPr="00621E63" w:rsidDel="00800492">
          <w:rPr>
            <w:rPrChange w:id="1326" w:author="Mary Jungers" w:date="2019-11-13T18:53:00Z">
              <w:rPr>
                <w:rStyle w:val="Hyperlink"/>
                <w:noProof/>
              </w:rPr>
            </w:rPrChange>
          </w:rPr>
          <w:delText>K.8.8 IHE PCD-07 – Synchronous response to wctp-SubmitRequest – Received by communications status update</w:delText>
        </w:r>
        <w:r w:rsidRPr="00621E63" w:rsidDel="00800492">
          <w:rPr>
            <w:noProof/>
            <w:webHidden/>
          </w:rPr>
          <w:tab/>
          <w:delText>199</w:delText>
        </w:r>
      </w:del>
    </w:p>
    <w:p w14:paraId="396C6098" w14:textId="360F52DB" w:rsidR="00C74AF7" w:rsidRPr="00621E63" w:rsidDel="00800492" w:rsidRDefault="00C74AF7">
      <w:pPr>
        <w:pStyle w:val="TOC3"/>
        <w:rPr>
          <w:del w:id="1327" w:author="Mary Jungers" w:date="2019-11-13T18:53:00Z"/>
          <w:rFonts w:asciiTheme="minorHAnsi" w:eastAsiaTheme="minorEastAsia" w:hAnsiTheme="minorHAnsi" w:cstheme="minorBidi"/>
          <w:noProof/>
          <w:sz w:val="22"/>
          <w:szCs w:val="22"/>
        </w:rPr>
      </w:pPr>
      <w:del w:id="1328" w:author="Mary Jungers" w:date="2019-11-13T18:53:00Z">
        <w:r w:rsidRPr="00621E63" w:rsidDel="00800492">
          <w:rPr>
            <w:rPrChange w:id="1329" w:author="Mary Jungers" w:date="2019-11-13T18:53:00Z">
              <w:rPr>
                <w:rStyle w:val="Hyperlink"/>
                <w:noProof/>
              </w:rPr>
            </w:rPrChange>
          </w:rPr>
          <w:delText>K.8.9 wctp-PollForMessages – general poll (for Pre-Connectathon/Virtual Connectathon testing)</w:delText>
        </w:r>
        <w:r w:rsidRPr="00621E63" w:rsidDel="00800492">
          <w:rPr>
            <w:noProof/>
            <w:webHidden/>
          </w:rPr>
          <w:tab/>
          <w:delText>200</w:delText>
        </w:r>
      </w:del>
    </w:p>
    <w:p w14:paraId="0DC26E1B" w14:textId="0FB36E7D" w:rsidR="00C74AF7" w:rsidRPr="00621E63" w:rsidDel="00800492" w:rsidRDefault="00C74AF7">
      <w:pPr>
        <w:pStyle w:val="TOC3"/>
        <w:rPr>
          <w:del w:id="1330" w:author="Mary Jungers" w:date="2019-11-13T18:53:00Z"/>
          <w:rFonts w:asciiTheme="minorHAnsi" w:eastAsiaTheme="minorEastAsia" w:hAnsiTheme="minorHAnsi" w:cstheme="minorBidi"/>
          <w:noProof/>
          <w:sz w:val="22"/>
          <w:szCs w:val="22"/>
        </w:rPr>
      </w:pPr>
      <w:del w:id="1331" w:author="Mary Jungers" w:date="2019-11-13T18:53:00Z">
        <w:r w:rsidRPr="00621E63" w:rsidDel="00800492">
          <w:rPr>
            <w:rPrChange w:id="1332" w:author="Mary Jungers" w:date="2019-11-13T18:53:00Z">
              <w:rPr>
                <w:rStyle w:val="Hyperlink"/>
                <w:noProof/>
              </w:rPr>
            </w:rPrChange>
          </w:rPr>
          <w:delText>K.8.10 wctp-PollResponse – general poll (for Pre-Connectathon/Virtual Connectathon testing)</w:delText>
        </w:r>
        <w:r w:rsidRPr="00621E63" w:rsidDel="00800492">
          <w:rPr>
            <w:noProof/>
            <w:webHidden/>
          </w:rPr>
          <w:tab/>
          <w:delText>200</w:delText>
        </w:r>
      </w:del>
    </w:p>
    <w:p w14:paraId="7706AED6" w14:textId="599781E6" w:rsidR="00C74AF7" w:rsidRPr="00621E63" w:rsidDel="00800492" w:rsidRDefault="00C74AF7">
      <w:pPr>
        <w:pStyle w:val="TOC3"/>
        <w:rPr>
          <w:del w:id="1333" w:author="Mary Jungers" w:date="2019-11-13T18:53:00Z"/>
          <w:rFonts w:asciiTheme="minorHAnsi" w:eastAsiaTheme="minorEastAsia" w:hAnsiTheme="minorHAnsi" w:cstheme="minorBidi"/>
          <w:noProof/>
          <w:sz w:val="22"/>
          <w:szCs w:val="22"/>
        </w:rPr>
      </w:pPr>
      <w:del w:id="1334" w:author="Mary Jungers" w:date="2019-11-13T18:53:00Z">
        <w:r w:rsidRPr="00621E63" w:rsidDel="00800492">
          <w:rPr>
            <w:rPrChange w:id="1335" w:author="Mary Jungers" w:date="2019-11-13T18:53:00Z">
              <w:rPr>
                <w:rStyle w:val="Hyperlink"/>
                <w:noProof/>
              </w:rPr>
            </w:rPrChange>
          </w:rPr>
          <w:delText>K.8.11 wctp-PollResponse message status update (for Pre-Connectathon/Virtual Connectathon testing)</w:delText>
        </w:r>
        <w:r w:rsidRPr="00621E63" w:rsidDel="00800492">
          <w:rPr>
            <w:noProof/>
            <w:webHidden/>
          </w:rPr>
          <w:tab/>
          <w:delText>201</w:delText>
        </w:r>
      </w:del>
    </w:p>
    <w:p w14:paraId="566E4E50" w14:textId="5D8DB9D1" w:rsidR="00C74AF7" w:rsidRPr="00621E63" w:rsidDel="00800492" w:rsidRDefault="00C74AF7">
      <w:pPr>
        <w:pStyle w:val="TOC3"/>
        <w:rPr>
          <w:del w:id="1336" w:author="Mary Jungers" w:date="2019-11-13T18:53:00Z"/>
          <w:rFonts w:asciiTheme="minorHAnsi" w:eastAsiaTheme="minorEastAsia" w:hAnsiTheme="minorHAnsi" w:cstheme="minorBidi"/>
          <w:noProof/>
          <w:sz w:val="22"/>
          <w:szCs w:val="22"/>
        </w:rPr>
      </w:pPr>
      <w:del w:id="1337" w:author="Mary Jungers" w:date="2019-11-13T18:53:00Z">
        <w:r w:rsidRPr="00621E63" w:rsidDel="00800492">
          <w:rPr>
            <w:rPrChange w:id="1338" w:author="Mary Jungers" w:date="2019-11-13T18:53:00Z">
              <w:rPr>
                <w:rStyle w:val="Hyperlink"/>
                <w:noProof/>
              </w:rPr>
            </w:rPrChange>
          </w:rPr>
          <w:delText>K.8.12 wctp-PollResponse message status update acknowledgement (for Pre-Connectathon/Virtual Connectathon testing)</w:delText>
        </w:r>
        <w:r w:rsidRPr="00621E63" w:rsidDel="00800492">
          <w:rPr>
            <w:noProof/>
            <w:webHidden/>
          </w:rPr>
          <w:tab/>
          <w:delText>201</w:delText>
        </w:r>
      </w:del>
    </w:p>
    <w:p w14:paraId="60BF3597" w14:textId="07A8B09E" w:rsidR="00C74AF7" w:rsidRPr="00621E63" w:rsidDel="00800492" w:rsidRDefault="00C74AF7">
      <w:pPr>
        <w:pStyle w:val="TOC3"/>
        <w:rPr>
          <w:del w:id="1339" w:author="Mary Jungers" w:date="2019-11-13T18:53:00Z"/>
          <w:rFonts w:asciiTheme="minorHAnsi" w:eastAsiaTheme="minorEastAsia" w:hAnsiTheme="minorHAnsi" w:cstheme="minorBidi"/>
          <w:noProof/>
          <w:sz w:val="22"/>
          <w:szCs w:val="22"/>
        </w:rPr>
      </w:pPr>
      <w:del w:id="1340" w:author="Mary Jungers" w:date="2019-11-13T18:53:00Z">
        <w:r w:rsidRPr="00621E63" w:rsidDel="00800492">
          <w:rPr>
            <w:rPrChange w:id="1341" w:author="Mary Jungers" w:date="2019-11-13T18:53:00Z">
              <w:rPr>
                <w:rStyle w:val="Hyperlink"/>
                <w:noProof/>
              </w:rPr>
            </w:rPrChange>
          </w:rPr>
          <w:delText>K.8.13 wctp-PollResponse (message reply, not in response to an MCR based wctp-SubmitRequest) (for Pre-Connectathon/Virtual Connectathon testing)</w:delText>
        </w:r>
        <w:r w:rsidRPr="00621E63" w:rsidDel="00800492">
          <w:rPr>
            <w:noProof/>
            <w:webHidden/>
          </w:rPr>
          <w:tab/>
          <w:delText>202</w:delText>
        </w:r>
      </w:del>
    </w:p>
    <w:p w14:paraId="2277DC97" w14:textId="2C86C780" w:rsidR="00C74AF7" w:rsidRPr="00621E63" w:rsidDel="00800492" w:rsidRDefault="00C74AF7">
      <w:pPr>
        <w:pStyle w:val="TOC3"/>
        <w:rPr>
          <w:del w:id="1342" w:author="Mary Jungers" w:date="2019-11-13T18:53:00Z"/>
          <w:rFonts w:asciiTheme="minorHAnsi" w:eastAsiaTheme="minorEastAsia" w:hAnsiTheme="minorHAnsi" w:cstheme="minorBidi"/>
          <w:noProof/>
          <w:sz w:val="22"/>
          <w:szCs w:val="22"/>
        </w:rPr>
      </w:pPr>
      <w:del w:id="1343" w:author="Mary Jungers" w:date="2019-11-13T18:53:00Z">
        <w:r w:rsidRPr="00621E63" w:rsidDel="00800492">
          <w:rPr>
            <w:rPrChange w:id="1344" w:author="Mary Jungers" w:date="2019-11-13T18:53:00Z">
              <w:rPr>
                <w:rStyle w:val="Hyperlink"/>
                <w:noProof/>
              </w:rPr>
            </w:rPrChange>
          </w:rPr>
          <w:delText>K.8.14 IHE PCD-07 asynchronous status update (DELIVERED - delivery confirmation)</w:delText>
        </w:r>
        <w:r w:rsidRPr="00621E63" w:rsidDel="00800492">
          <w:rPr>
            <w:noProof/>
            <w:webHidden/>
          </w:rPr>
          <w:tab/>
          <w:delText>202</w:delText>
        </w:r>
      </w:del>
    </w:p>
    <w:p w14:paraId="6B56548F" w14:textId="55CD8B2A" w:rsidR="00C74AF7" w:rsidRPr="00621E63" w:rsidDel="00800492" w:rsidRDefault="00C74AF7">
      <w:pPr>
        <w:pStyle w:val="TOC3"/>
        <w:rPr>
          <w:del w:id="1345" w:author="Mary Jungers" w:date="2019-11-13T18:53:00Z"/>
          <w:rFonts w:asciiTheme="minorHAnsi" w:eastAsiaTheme="minorEastAsia" w:hAnsiTheme="minorHAnsi" w:cstheme="minorBidi"/>
          <w:noProof/>
          <w:sz w:val="22"/>
          <w:szCs w:val="22"/>
        </w:rPr>
      </w:pPr>
      <w:del w:id="1346" w:author="Mary Jungers" w:date="2019-11-13T18:53:00Z">
        <w:r w:rsidRPr="00621E63" w:rsidDel="00800492">
          <w:rPr>
            <w:rPrChange w:id="1347" w:author="Mary Jungers" w:date="2019-11-13T18:53:00Z">
              <w:rPr>
                <w:rStyle w:val="Hyperlink"/>
                <w:noProof/>
              </w:rPr>
            </w:rPrChange>
          </w:rPr>
          <w:delText>K.8.15 IHE PCD-07 asynchronous status update (READ - read receipt)</w:delText>
        </w:r>
        <w:r w:rsidRPr="00621E63" w:rsidDel="00800492">
          <w:rPr>
            <w:noProof/>
            <w:webHidden/>
          </w:rPr>
          <w:tab/>
          <w:delText>202</w:delText>
        </w:r>
      </w:del>
    </w:p>
    <w:p w14:paraId="69F6EBA1" w14:textId="0ABE675A" w:rsidR="00C74AF7" w:rsidRPr="00621E63" w:rsidDel="00800492" w:rsidRDefault="00C74AF7">
      <w:pPr>
        <w:pStyle w:val="TOC3"/>
        <w:rPr>
          <w:del w:id="1348" w:author="Mary Jungers" w:date="2019-11-13T18:53:00Z"/>
          <w:rFonts w:asciiTheme="minorHAnsi" w:eastAsiaTheme="minorEastAsia" w:hAnsiTheme="minorHAnsi" w:cstheme="minorBidi"/>
          <w:noProof/>
          <w:sz w:val="22"/>
          <w:szCs w:val="22"/>
        </w:rPr>
      </w:pPr>
      <w:del w:id="1349" w:author="Mary Jungers" w:date="2019-11-13T18:53:00Z">
        <w:r w:rsidRPr="00621E63" w:rsidDel="00800492">
          <w:rPr>
            <w:rPrChange w:id="1350" w:author="Mary Jungers" w:date="2019-11-13T18:53:00Z">
              <w:rPr>
                <w:rStyle w:val="Hyperlink"/>
                <w:noProof/>
              </w:rPr>
            </w:rPrChange>
          </w:rPr>
          <w:delText>K.8.16 IHE PCD-07 asynchronous reply message with MCR and URI response</w:delText>
        </w:r>
        <w:r w:rsidRPr="00621E63" w:rsidDel="00800492">
          <w:rPr>
            <w:noProof/>
            <w:webHidden/>
          </w:rPr>
          <w:tab/>
          <w:delText>203</w:delText>
        </w:r>
      </w:del>
    </w:p>
    <w:p w14:paraId="40BA7F17" w14:textId="63FE2FA2" w:rsidR="00C74AF7" w:rsidRPr="00621E63" w:rsidDel="00800492" w:rsidRDefault="00C74AF7">
      <w:pPr>
        <w:pStyle w:val="TOC3"/>
        <w:rPr>
          <w:del w:id="1351" w:author="Mary Jungers" w:date="2019-11-13T18:53:00Z"/>
          <w:rFonts w:asciiTheme="minorHAnsi" w:eastAsiaTheme="minorEastAsia" w:hAnsiTheme="minorHAnsi" w:cstheme="minorBidi"/>
          <w:noProof/>
          <w:sz w:val="22"/>
          <w:szCs w:val="22"/>
        </w:rPr>
      </w:pPr>
      <w:del w:id="1352" w:author="Mary Jungers" w:date="2019-11-13T18:53:00Z">
        <w:r w:rsidRPr="00621E63" w:rsidDel="00800492">
          <w:rPr>
            <w:rPrChange w:id="1353" w:author="Mary Jungers" w:date="2019-11-13T18:53:00Z">
              <w:rPr>
                <w:rStyle w:val="Hyperlink"/>
                <w:noProof/>
              </w:rPr>
            </w:rPrChange>
          </w:rPr>
          <w:delText>K.8.17 IHE PCD specific WCTP extensions to PCD-06 wctp-SubmitRequest for WCM attachments</w:delText>
        </w:r>
        <w:r w:rsidRPr="00621E63" w:rsidDel="00800492">
          <w:rPr>
            <w:noProof/>
            <w:webHidden/>
          </w:rPr>
          <w:tab/>
          <w:delText>203</w:delText>
        </w:r>
      </w:del>
    </w:p>
    <w:p w14:paraId="4DAA7C02" w14:textId="7529121E" w:rsidR="00C74AF7" w:rsidRPr="00621E63" w:rsidDel="00800492" w:rsidRDefault="00C74AF7">
      <w:pPr>
        <w:pStyle w:val="TOC3"/>
        <w:rPr>
          <w:del w:id="1354" w:author="Mary Jungers" w:date="2019-11-13T18:53:00Z"/>
          <w:rFonts w:asciiTheme="minorHAnsi" w:eastAsiaTheme="minorEastAsia" w:hAnsiTheme="minorHAnsi" w:cstheme="minorBidi"/>
          <w:noProof/>
          <w:sz w:val="22"/>
          <w:szCs w:val="22"/>
        </w:rPr>
      </w:pPr>
      <w:del w:id="1355" w:author="Mary Jungers" w:date="2019-11-13T18:53:00Z">
        <w:r w:rsidRPr="00621E63" w:rsidDel="00800492">
          <w:rPr>
            <w:rPrChange w:id="1356" w:author="Mary Jungers" w:date="2019-11-13T18:53:00Z">
              <w:rPr>
                <w:rStyle w:val="Hyperlink"/>
                <w:noProof/>
              </w:rPr>
            </w:rPrChange>
          </w:rPr>
          <w:delText>K.8.18 IHE PCD specific WCTP extensions to wctp-SubmitRequest for alert information</w:delText>
        </w:r>
        <w:r w:rsidRPr="00621E63" w:rsidDel="00800492">
          <w:rPr>
            <w:noProof/>
            <w:webHidden/>
          </w:rPr>
          <w:tab/>
          <w:delText>205</w:delText>
        </w:r>
      </w:del>
    </w:p>
    <w:p w14:paraId="20642CB9" w14:textId="703F2AF4" w:rsidR="00C74AF7" w:rsidRPr="00621E63" w:rsidDel="00800492" w:rsidRDefault="00C74AF7">
      <w:pPr>
        <w:pStyle w:val="TOC3"/>
        <w:rPr>
          <w:del w:id="1357" w:author="Mary Jungers" w:date="2019-11-13T18:53:00Z"/>
          <w:rFonts w:asciiTheme="minorHAnsi" w:eastAsiaTheme="minorEastAsia" w:hAnsiTheme="minorHAnsi" w:cstheme="minorBidi"/>
          <w:noProof/>
          <w:sz w:val="22"/>
          <w:szCs w:val="22"/>
        </w:rPr>
      </w:pPr>
      <w:del w:id="1358" w:author="Mary Jungers" w:date="2019-11-13T18:53:00Z">
        <w:r w:rsidRPr="00621E63" w:rsidDel="00800492">
          <w:rPr>
            <w:rPrChange w:id="1359" w:author="Mary Jungers" w:date="2019-11-13T18:53:00Z">
              <w:rPr>
                <w:rStyle w:val="Hyperlink"/>
                <w:noProof/>
              </w:rPr>
            </w:rPrChange>
          </w:rPr>
          <w:delText>K.8.19 IHE PCD specific WCTP extensions to PCD-07 transactions for alerts</w:delText>
        </w:r>
        <w:r w:rsidRPr="00621E63" w:rsidDel="00800492">
          <w:rPr>
            <w:noProof/>
            <w:webHidden/>
          </w:rPr>
          <w:tab/>
          <w:delText>207</w:delText>
        </w:r>
      </w:del>
    </w:p>
    <w:p w14:paraId="3E14806F" w14:textId="440BD2D2" w:rsidR="00C74AF7" w:rsidRPr="00621E63" w:rsidDel="00800492" w:rsidRDefault="00C74AF7">
      <w:pPr>
        <w:pStyle w:val="TOC3"/>
        <w:rPr>
          <w:del w:id="1360" w:author="Mary Jungers" w:date="2019-11-13T18:53:00Z"/>
          <w:rFonts w:asciiTheme="minorHAnsi" w:eastAsiaTheme="minorEastAsia" w:hAnsiTheme="minorHAnsi" w:cstheme="minorBidi"/>
          <w:noProof/>
          <w:sz w:val="22"/>
          <w:szCs w:val="22"/>
        </w:rPr>
      </w:pPr>
      <w:del w:id="1361" w:author="Mary Jungers" w:date="2019-11-13T18:53:00Z">
        <w:r w:rsidRPr="00621E63" w:rsidDel="00800492">
          <w:rPr>
            <w:rPrChange w:id="1362" w:author="Mary Jungers" w:date="2019-11-13T18:53:00Z">
              <w:rPr>
                <w:rStyle w:val="Hyperlink"/>
                <w:noProof/>
              </w:rPr>
            </w:rPrChange>
          </w:rPr>
          <w:delText>K.8.20 IHE PCD-06 wctp-IHEPCDSubmitRequestUpdate</w:delText>
        </w:r>
        <w:r w:rsidRPr="00621E63" w:rsidDel="00800492">
          <w:rPr>
            <w:noProof/>
            <w:webHidden/>
          </w:rPr>
          <w:tab/>
          <w:delText>207</w:delText>
        </w:r>
      </w:del>
    </w:p>
    <w:p w14:paraId="33900A40" w14:textId="4F27AF08" w:rsidR="00C74AF7" w:rsidRPr="00621E63" w:rsidDel="00800492" w:rsidRDefault="00C74AF7">
      <w:pPr>
        <w:pStyle w:val="TOC1"/>
        <w:rPr>
          <w:del w:id="1363" w:author="Mary Jungers" w:date="2019-11-13T18:53:00Z"/>
          <w:rFonts w:asciiTheme="minorHAnsi" w:eastAsiaTheme="minorEastAsia" w:hAnsiTheme="minorHAnsi" w:cstheme="minorBidi"/>
          <w:noProof/>
          <w:sz w:val="22"/>
          <w:szCs w:val="22"/>
        </w:rPr>
      </w:pPr>
      <w:del w:id="1364" w:author="Mary Jungers" w:date="2019-11-13T18:53:00Z">
        <w:r w:rsidRPr="00621E63" w:rsidDel="00800492">
          <w:rPr>
            <w:rPrChange w:id="1365" w:author="Mary Jungers" w:date="2019-11-13T18:53:00Z">
              <w:rPr>
                <w:rStyle w:val="Hyperlink"/>
                <w:noProof/>
              </w:rPr>
            </w:rPrChange>
          </w:rPr>
          <w:delText>Appendix L - Alert (Alarm) Fatigue</w:delText>
        </w:r>
        <w:r w:rsidRPr="00621E63" w:rsidDel="00800492">
          <w:rPr>
            <w:noProof/>
            <w:webHidden/>
          </w:rPr>
          <w:tab/>
          <w:delText>210</w:delText>
        </w:r>
      </w:del>
    </w:p>
    <w:p w14:paraId="37E6109E" w14:textId="30D72947" w:rsidR="00C74AF7" w:rsidRPr="00621E63" w:rsidDel="00800492" w:rsidRDefault="00C74AF7">
      <w:pPr>
        <w:pStyle w:val="TOC1"/>
        <w:rPr>
          <w:del w:id="1366" w:author="Mary Jungers" w:date="2019-11-13T18:53:00Z"/>
          <w:rFonts w:asciiTheme="minorHAnsi" w:eastAsiaTheme="minorEastAsia" w:hAnsiTheme="minorHAnsi" w:cstheme="minorBidi"/>
          <w:noProof/>
          <w:sz w:val="22"/>
          <w:szCs w:val="22"/>
        </w:rPr>
      </w:pPr>
      <w:del w:id="1367" w:author="Mary Jungers" w:date="2019-11-13T18:53:00Z">
        <w:r w:rsidRPr="00621E63" w:rsidDel="00800492">
          <w:rPr>
            <w:rPrChange w:id="1368" w:author="Mary Jungers" w:date="2019-11-13T18:53:00Z">
              <w:rPr>
                <w:rStyle w:val="Hyperlink"/>
                <w:noProof/>
              </w:rPr>
            </w:rPrChange>
          </w:rPr>
          <w:delText>Appendix M Infusion Pump Events</w:delText>
        </w:r>
        <w:r w:rsidRPr="00621E63" w:rsidDel="00800492">
          <w:rPr>
            <w:noProof/>
            <w:webHidden/>
          </w:rPr>
          <w:tab/>
          <w:delText>212</w:delText>
        </w:r>
      </w:del>
    </w:p>
    <w:p w14:paraId="10184F4C" w14:textId="44B60D8D" w:rsidR="00C74AF7" w:rsidRPr="00621E63" w:rsidDel="00800492" w:rsidRDefault="00C74AF7">
      <w:pPr>
        <w:pStyle w:val="TOC2"/>
        <w:rPr>
          <w:del w:id="1369" w:author="Mary Jungers" w:date="2019-11-13T18:53:00Z"/>
          <w:rFonts w:asciiTheme="minorHAnsi" w:eastAsiaTheme="minorEastAsia" w:hAnsiTheme="minorHAnsi" w:cstheme="minorBidi"/>
          <w:noProof/>
          <w:sz w:val="22"/>
          <w:szCs w:val="22"/>
        </w:rPr>
      </w:pPr>
      <w:del w:id="1370" w:author="Mary Jungers" w:date="2019-11-13T18:53:00Z">
        <w:r w:rsidRPr="00621E63" w:rsidDel="00800492">
          <w:rPr>
            <w:rPrChange w:id="1371" w:author="Mary Jungers" w:date="2019-11-13T18:53:00Z">
              <w:rPr>
                <w:rStyle w:val="Hyperlink"/>
                <w:noProof/>
              </w:rPr>
            </w:rPrChange>
          </w:rPr>
          <w:delText>M.1 Basic Infusion Events</w:delText>
        </w:r>
        <w:r w:rsidRPr="00621E63" w:rsidDel="00800492">
          <w:rPr>
            <w:noProof/>
            <w:webHidden/>
          </w:rPr>
          <w:tab/>
          <w:delText>212</w:delText>
        </w:r>
      </w:del>
    </w:p>
    <w:p w14:paraId="0FA6DE8B" w14:textId="59EB86E9" w:rsidR="00C74AF7" w:rsidRPr="00621E63" w:rsidDel="00800492" w:rsidRDefault="00C74AF7">
      <w:pPr>
        <w:pStyle w:val="TOC3"/>
        <w:rPr>
          <w:del w:id="1372" w:author="Mary Jungers" w:date="2019-11-13T18:53:00Z"/>
          <w:rFonts w:asciiTheme="minorHAnsi" w:eastAsiaTheme="minorEastAsia" w:hAnsiTheme="minorHAnsi" w:cstheme="minorBidi"/>
          <w:noProof/>
          <w:sz w:val="22"/>
          <w:szCs w:val="22"/>
        </w:rPr>
      </w:pPr>
      <w:del w:id="1373" w:author="Mary Jungers" w:date="2019-11-13T18:53:00Z">
        <w:r w:rsidRPr="00621E63" w:rsidDel="00800492">
          <w:rPr>
            <w:rPrChange w:id="1374" w:author="Mary Jungers" w:date="2019-11-13T18:53:00Z">
              <w:rPr>
                <w:rStyle w:val="Hyperlink"/>
                <w:noProof/>
              </w:rPr>
            </w:rPrChange>
          </w:rPr>
          <w:delText>M.1.1 Event Message – PCD-10 Communicate Infusion Event Data</w:delText>
        </w:r>
        <w:r w:rsidRPr="00621E63" w:rsidDel="00800492">
          <w:rPr>
            <w:noProof/>
            <w:webHidden/>
          </w:rPr>
          <w:tab/>
          <w:delText>214</w:delText>
        </w:r>
      </w:del>
    </w:p>
    <w:p w14:paraId="0FB43C5D" w14:textId="7B15CE71" w:rsidR="00C74AF7" w:rsidRPr="00621E63" w:rsidDel="00800492" w:rsidRDefault="00C74AF7">
      <w:pPr>
        <w:pStyle w:val="TOC3"/>
        <w:rPr>
          <w:del w:id="1375" w:author="Mary Jungers" w:date="2019-11-13T18:53:00Z"/>
          <w:rFonts w:asciiTheme="minorHAnsi" w:eastAsiaTheme="minorEastAsia" w:hAnsiTheme="minorHAnsi" w:cstheme="minorBidi"/>
          <w:noProof/>
          <w:sz w:val="22"/>
          <w:szCs w:val="22"/>
        </w:rPr>
      </w:pPr>
      <w:del w:id="1376" w:author="Mary Jungers" w:date="2019-11-13T18:53:00Z">
        <w:r w:rsidRPr="00621E63" w:rsidDel="00800492">
          <w:rPr>
            <w:rPrChange w:id="1377" w:author="Mary Jungers" w:date="2019-11-13T18:53:00Z">
              <w:rPr>
                <w:rStyle w:val="Hyperlink"/>
                <w:noProof/>
              </w:rPr>
            </w:rPrChange>
          </w:rPr>
          <w:delText>M.1.2 Infusion Pump Events</w:delText>
        </w:r>
        <w:r w:rsidRPr="00621E63" w:rsidDel="00800492">
          <w:rPr>
            <w:noProof/>
            <w:webHidden/>
          </w:rPr>
          <w:tab/>
          <w:delText>214</w:delText>
        </w:r>
      </w:del>
    </w:p>
    <w:p w14:paraId="107C624D" w14:textId="163D88B5" w:rsidR="00C74AF7" w:rsidRPr="00621E63" w:rsidDel="00800492" w:rsidRDefault="00C74AF7">
      <w:pPr>
        <w:pStyle w:val="TOC1"/>
        <w:rPr>
          <w:del w:id="1378" w:author="Mary Jungers" w:date="2019-11-13T18:53:00Z"/>
          <w:rFonts w:asciiTheme="minorHAnsi" w:eastAsiaTheme="minorEastAsia" w:hAnsiTheme="minorHAnsi" w:cstheme="minorBidi"/>
          <w:noProof/>
          <w:sz w:val="22"/>
          <w:szCs w:val="22"/>
        </w:rPr>
      </w:pPr>
      <w:del w:id="1379" w:author="Mary Jungers" w:date="2019-11-13T18:53:00Z">
        <w:r w:rsidRPr="00621E63" w:rsidDel="00800492">
          <w:rPr>
            <w:rPrChange w:id="1380" w:author="Mary Jungers" w:date="2019-11-13T18:53:00Z">
              <w:rPr>
                <w:rStyle w:val="Hyperlink"/>
                <w:noProof/>
              </w:rPr>
            </w:rPrChange>
          </w:rPr>
          <w:delText>Glossary</w:delText>
        </w:r>
        <w:r w:rsidRPr="00621E63" w:rsidDel="00800492">
          <w:rPr>
            <w:noProof/>
            <w:webHidden/>
          </w:rPr>
          <w:tab/>
          <w:delText>248</w:delText>
        </w:r>
      </w:del>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rsidP="00123C7B">
      <w:pPr>
        <w:pStyle w:val="Heading1"/>
        <w:rPr>
          <w:noProof w:val="0"/>
        </w:rPr>
      </w:pPr>
      <w:bookmarkStart w:id="1381" w:name="_Toc301797270"/>
      <w:bookmarkStart w:id="1382" w:name="_Toc401769738"/>
      <w:bookmarkStart w:id="1383" w:name="_Toc24650369"/>
      <w:bookmarkStart w:id="1384" w:name="_Toc401769299"/>
      <w:r w:rsidRPr="00621E63">
        <w:rPr>
          <w:noProof w:val="0"/>
        </w:rPr>
        <w:lastRenderedPageBreak/>
        <w:t>Introduction</w:t>
      </w:r>
      <w:bookmarkEnd w:id="1381"/>
      <w:bookmarkEnd w:id="1382"/>
      <w:bookmarkEnd w:id="1383"/>
    </w:p>
    <w:bookmarkEnd w:id="138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1385" w:name="_Toc401769300"/>
      <w:bookmarkStart w:id="1386" w:name="_Toc401769739"/>
      <w:bookmarkStart w:id="1387" w:name="_Toc24650370"/>
      <w:r w:rsidRPr="00621E63">
        <w:rPr>
          <w:noProof w:val="0"/>
        </w:rPr>
        <w:t>Introduction to IHE</w:t>
      </w:r>
      <w:bookmarkEnd w:id="1385"/>
      <w:bookmarkEnd w:id="1386"/>
      <w:bookmarkEnd w:id="138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1388" w:name="_Toc401769301"/>
      <w:bookmarkStart w:id="1389" w:name="_Toc401769740"/>
      <w:bookmarkStart w:id="1390" w:name="_Toc24650371"/>
      <w:r w:rsidRPr="00621E63">
        <w:rPr>
          <w:noProof w:val="0"/>
        </w:rPr>
        <w:t>I</w:t>
      </w:r>
      <w:r w:rsidR="003D003E" w:rsidRPr="00621E63">
        <w:rPr>
          <w:noProof w:val="0"/>
        </w:rPr>
        <w:t>ntended Audience</w:t>
      </w:r>
      <w:bookmarkEnd w:id="1388"/>
      <w:bookmarkEnd w:id="1389"/>
      <w:bookmarkEnd w:id="139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391" w:name="_Toc401769302"/>
      <w:bookmarkStart w:id="1392" w:name="_Toc401769741"/>
      <w:bookmarkStart w:id="1393" w:name="_Toc24650372"/>
      <w:r w:rsidRPr="00621E63">
        <w:rPr>
          <w:noProof w:val="0"/>
        </w:rPr>
        <w:t>Overview of Technical Framework Volume 2</w:t>
      </w:r>
      <w:bookmarkEnd w:id="1391"/>
      <w:bookmarkEnd w:id="1392"/>
      <w:bookmarkEnd w:id="139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394" w:name="_Toc401769303"/>
      <w:bookmarkStart w:id="1395" w:name="_Toc401769742"/>
      <w:bookmarkStart w:id="1396" w:name="_Toc24650373"/>
      <w:r w:rsidRPr="00621E63">
        <w:rPr>
          <w:noProof w:val="0"/>
        </w:rPr>
        <w:lastRenderedPageBreak/>
        <w:t>Comment Process</w:t>
      </w:r>
      <w:bookmarkEnd w:id="1394"/>
      <w:bookmarkEnd w:id="1395"/>
      <w:bookmarkEnd w:id="139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397" w:name="_Toc401769304"/>
      <w:bookmarkStart w:id="1398" w:name="_Toc401769743"/>
      <w:bookmarkStart w:id="1399" w:name="_Toc24650374"/>
      <w:r w:rsidRPr="00621E63">
        <w:rPr>
          <w:noProof w:val="0"/>
        </w:rPr>
        <w:t>Copyright Licenses</w:t>
      </w:r>
      <w:bookmarkEnd w:id="1397"/>
      <w:bookmarkEnd w:id="1398"/>
      <w:bookmarkEnd w:id="139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1400" w:name="_Toc401769305"/>
      <w:bookmarkStart w:id="1401" w:name="_Toc401769744"/>
      <w:bookmarkStart w:id="1402" w:name="_Toc24650375"/>
      <w:r w:rsidRPr="00621E63">
        <w:rPr>
          <w:noProof w:val="0"/>
        </w:rPr>
        <w:t>Copyright of Base Standards</w:t>
      </w:r>
      <w:bookmarkEnd w:id="1400"/>
      <w:bookmarkEnd w:id="1401"/>
      <w:bookmarkEnd w:id="140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1403" w:name="_Toc401769306"/>
      <w:bookmarkStart w:id="1404" w:name="_Toc401769745"/>
      <w:bookmarkStart w:id="1405" w:name="_Toc24650376"/>
      <w:r w:rsidRPr="00621E63">
        <w:rPr>
          <w:noProof w:val="0"/>
        </w:rPr>
        <w:t>Trademark</w:t>
      </w:r>
      <w:bookmarkEnd w:id="1403"/>
      <w:bookmarkEnd w:id="1404"/>
      <w:bookmarkEnd w:id="140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1406" w:name="_Toc401769307"/>
      <w:bookmarkStart w:id="1407" w:name="_Toc401769746"/>
      <w:bookmarkStart w:id="1408" w:name="_Toc24650377"/>
      <w:r w:rsidRPr="00621E63">
        <w:rPr>
          <w:noProof w:val="0"/>
        </w:rPr>
        <w:t>Disclaimer Regarding Patent Rights</w:t>
      </w:r>
      <w:bookmarkEnd w:id="1406"/>
      <w:bookmarkEnd w:id="1407"/>
      <w:bookmarkEnd w:id="140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1409" w:name="_Toc401769308"/>
      <w:bookmarkStart w:id="1410" w:name="_Toc401769747"/>
      <w:bookmarkStart w:id="1411" w:name="_Toc24650378"/>
      <w:r w:rsidRPr="00621E63">
        <w:rPr>
          <w:noProof w:val="0"/>
        </w:rPr>
        <w:t>History of Document Changes</w:t>
      </w:r>
      <w:bookmarkEnd w:id="1409"/>
      <w:bookmarkEnd w:id="1410"/>
      <w:bookmarkEnd w:id="141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78B754D5" w:rsidR="004443F8" w:rsidRPr="00621E63" w:rsidRDefault="004443F8">
            <w:pPr>
              <w:pStyle w:val="TableEntry"/>
            </w:pPr>
            <w:r w:rsidRPr="00621E63">
              <w:t>2019-11-</w:t>
            </w:r>
            <w:del w:id="1412" w:author="Mary Jungers" w:date="2019-11-14T18:51:00Z">
              <w:r w:rsidRPr="00621E63" w:rsidDel="00D93F40">
                <w:delText>05</w:delText>
              </w:r>
            </w:del>
            <w:ins w:id="1413" w:author="Mary Jungers" w:date="2019-11-14T18:51:00Z">
              <w:r w:rsidR="00D93F40">
                <w:t>xx</w:t>
              </w:r>
            </w:ins>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1414" w:name="_Toc401769309"/>
      <w:bookmarkStart w:id="1415" w:name="_Toc401769748"/>
      <w:bookmarkStart w:id="1416" w:name="_Toc24650379"/>
      <w:r w:rsidRPr="00621E63">
        <w:rPr>
          <w:noProof w:val="0"/>
        </w:rPr>
        <w:lastRenderedPageBreak/>
        <w:t>Conventions</w:t>
      </w:r>
      <w:bookmarkEnd w:id="1414"/>
      <w:bookmarkEnd w:id="1415"/>
      <w:bookmarkEnd w:id="1416"/>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1417" w:name="_Toc401769310"/>
      <w:bookmarkStart w:id="1418" w:name="_Toc401769749"/>
      <w:bookmarkStart w:id="1419" w:name="_Toc24650380"/>
      <w:r w:rsidRPr="00621E63">
        <w:rPr>
          <w:noProof w:val="0"/>
        </w:rPr>
        <w:t>Transaction Modeling and Profiling Conventions</w:t>
      </w:r>
      <w:bookmarkEnd w:id="1417"/>
      <w:bookmarkEnd w:id="1418"/>
      <w:bookmarkEnd w:id="1419"/>
    </w:p>
    <w:p w14:paraId="5018FA12" w14:textId="638FEE01" w:rsidR="00EA31E4" w:rsidRPr="00621E63" w:rsidDel="00870139" w:rsidRDefault="00EA31E4" w:rsidP="00EA31E4">
      <w:pPr>
        <w:pStyle w:val="BodyText"/>
        <w:rPr>
          <w:del w:id="1420" w:author="Mary Jungers" w:date="2019-11-14T11:00:00Z"/>
        </w:rPr>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1421" w:name="OLE_LINK38"/>
      <w:r w:rsidR="00B4317E" w:rsidRPr="00621E63">
        <w:rPr>
          <w:vertAlign w:val="superscript"/>
        </w:rPr>
        <w:t>®</w:t>
      </w:r>
      <w:bookmarkEnd w:id="1421"/>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55007FF" w14:textId="77777777" w:rsidR="002A7F9F" w:rsidRPr="00621E63" w:rsidRDefault="002A7F9F">
      <w:pPr>
        <w:pStyle w:val="BodyText"/>
      </w:pPr>
    </w:p>
    <w:p w14:paraId="085FF028" w14:textId="7746C8FD" w:rsidR="002A7F9F" w:rsidRPr="00621E63" w:rsidRDefault="002A7F9F" w:rsidP="00792D5F">
      <w:pPr>
        <w:pStyle w:val="Heading2"/>
        <w:rPr>
          <w:noProof w:val="0"/>
        </w:rPr>
      </w:pPr>
      <w:bookmarkStart w:id="1422" w:name="_Toc24650381"/>
      <w:r w:rsidRPr="00621E63">
        <w:rPr>
          <w:noProof w:val="0"/>
        </w:rPr>
        <w:t>Additional Standards Profil</w:t>
      </w:r>
      <w:r w:rsidR="0013430C" w:rsidRPr="00621E63">
        <w:rPr>
          <w:noProof w:val="0"/>
        </w:rPr>
        <w:t>i</w:t>
      </w:r>
      <w:r w:rsidRPr="00621E63">
        <w:rPr>
          <w:noProof w:val="0"/>
        </w:rPr>
        <w:t>ng Conventions</w:t>
      </w:r>
      <w:bookmarkEnd w:id="1422"/>
    </w:p>
    <w:p w14:paraId="064FF6E9" w14:textId="5D1E1126" w:rsidR="001D3853" w:rsidRPr="00621E63" w:rsidDel="00870139" w:rsidRDefault="00870139">
      <w:pPr>
        <w:pStyle w:val="BodyText"/>
        <w:rPr>
          <w:del w:id="1423" w:author="Mary Jungers" w:date="2019-11-14T10:58:00Z"/>
        </w:rPr>
      </w:pPr>
      <w:bookmarkStart w:id="1424" w:name="_Toc527032158"/>
      <w:bookmarkStart w:id="1425" w:name="_Toc527042948"/>
      <w:bookmarkStart w:id="1426" w:name="_Toc527981412"/>
      <w:bookmarkStart w:id="1427" w:name="_Toc527981914"/>
      <w:bookmarkEnd w:id="1424"/>
      <w:bookmarkEnd w:id="1425"/>
      <w:bookmarkEnd w:id="1426"/>
      <w:bookmarkEnd w:id="1427"/>
      <w:ins w:id="1428" w:author="Mary Jungers" w:date="2019-11-14T10:58:00Z">
        <w:r>
          <w:t>If applicable, t</w:t>
        </w:r>
      </w:ins>
    </w:p>
    <w:p w14:paraId="4E51C601" w14:textId="33A03617" w:rsidR="00B11855" w:rsidRPr="00621E63" w:rsidRDefault="003D003E" w:rsidP="00235CEC">
      <w:pPr>
        <w:pStyle w:val="BodyText"/>
      </w:pPr>
      <w:del w:id="1429" w:author="Mary Jungers" w:date="2019-11-14T10:58:00Z">
        <w:r w:rsidRPr="00621E63" w:rsidDel="00870139">
          <w:delText>T</w:delText>
        </w:r>
      </w:del>
      <w:r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Pr="00621E63">
        <w:t>.</w:t>
      </w:r>
    </w:p>
    <w:p w14:paraId="2885A0DE" w14:textId="77777777" w:rsidR="00870139" w:rsidRDefault="00870139">
      <w:pPr>
        <w:pStyle w:val="BodyText"/>
        <w:rPr>
          <w:ins w:id="1430" w:author="Mary Jungers" w:date="2019-11-14T10:58:00Z"/>
        </w:rPr>
      </w:pPr>
    </w:p>
    <w:p w14:paraId="0ADB3360" w14:textId="2175E2D5" w:rsidR="00647994" w:rsidRPr="00621E63" w:rsidRDefault="00647994">
      <w:pPr>
        <w:pStyle w:val="BodyText"/>
      </w:pPr>
      <w:r w:rsidRPr="00621E63">
        <w:t>No</w:t>
      </w:r>
      <w:r w:rsidR="00F07D04" w:rsidRPr="00621E63">
        <w:t>ne</w:t>
      </w:r>
      <w:del w:id="1431" w:author="Mary Jungers" w:date="2019-11-14T10:58:00Z">
        <w:r w:rsidR="00F07D04" w:rsidRPr="00621E63" w:rsidDel="00870139">
          <w:delText xml:space="preserve"> additional</w:delText>
        </w:r>
      </w:del>
      <w:r w:rsidRPr="00621E63">
        <w:t>.</w:t>
      </w:r>
    </w:p>
    <w:p w14:paraId="3225EF2E" w14:textId="77777777" w:rsidR="00B11855" w:rsidRPr="00621E63" w:rsidRDefault="003D003E" w:rsidP="00123C7B">
      <w:pPr>
        <w:pStyle w:val="Heading2"/>
        <w:rPr>
          <w:noProof w:val="0"/>
        </w:rPr>
      </w:pPr>
      <w:bookmarkStart w:id="1432" w:name="_Toc401769312"/>
      <w:bookmarkStart w:id="1433" w:name="_Toc401769751"/>
      <w:bookmarkStart w:id="1434" w:name="_Toc24650382"/>
      <w:r w:rsidRPr="00621E63">
        <w:rPr>
          <w:noProof w:val="0"/>
        </w:rPr>
        <w:t>Use of Coded Entities and Coding Schemes</w:t>
      </w:r>
      <w:bookmarkEnd w:id="1432"/>
      <w:bookmarkEnd w:id="1433"/>
      <w:bookmarkEnd w:id="1434"/>
    </w:p>
    <w:p w14:paraId="3C57E25D" w14:textId="673B7DC2" w:rsidR="00647994" w:rsidRPr="00621E63" w:rsidRDefault="00647994" w:rsidP="00647994">
      <w:pPr>
        <w:pStyle w:val="BodyText"/>
      </w:pPr>
      <w:r w:rsidRPr="00621E63">
        <w:t>Where applicable, coding schemes required by the DICOM, HL7, LOINC</w:t>
      </w:r>
      <w:ins w:id="1435" w:author="Mary Jungers" w:date="2019-11-14T10:57:00Z">
        <w:r w:rsidR="00870139" w:rsidRPr="00870139">
          <w:rPr>
            <w:vertAlign w:val="superscript"/>
            <w:rPrChange w:id="1436" w:author="Mary Jungers" w:date="2019-11-14T10:57:00Z">
              <w:rPr/>
            </w:rPrChange>
          </w:rPr>
          <w:t>®</w:t>
        </w:r>
      </w:ins>
      <w:ins w:id="1437" w:author="Mary Jungers" w:date="2019-11-14T13:52:00Z">
        <w:r w:rsidR="004D10A4">
          <w:rPr>
            <w:rStyle w:val="FootnoteReference"/>
          </w:rPr>
          <w:footnoteReference w:id="5"/>
        </w:r>
      </w:ins>
      <w:r w:rsidRPr="00621E63">
        <w:t>, and SNOMED</w:t>
      </w:r>
      <w:ins w:id="1440" w:author="Mary Jungers" w:date="2019-11-14T13:51:00Z">
        <w:r w:rsidR="004D10A4">
          <w:t xml:space="preserve"> CT</w:t>
        </w:r>
      </w:ins>
      <w:ins w:id="1441" w:author="Mary Jungers" w:date="2019-11-14T10:57:00Z">
        <w:r w:rsidR="00870139" w:rsidRPr="00870139">
          <w:rPr>
            <w:vertAlign w:val="superscript"/>
            <w:rPrChange w:id="1442" w:author="Mary Jungers" w:date="2019-11-14T10:57:00Z">
              <w:rPr/>
            </w:rPrChange>
          </w:rPr>
          <w:t>®</w:t>
        </w:r>
      </w:ins>
      <w:ins w:id="1443" w:author="Mary Jungers" w:date="2019-11-14T13:47:00Z">
        <w:r w:rsidR="004D10A4">
          <w:rPr>
            <w:rStyle w:val="FootnoteReference"/>
          </w:rPr>
          <w:footnoteReference w:id="6"/>
        </w:r>
      </w:ins>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495ED5F1" w:rsidR="00647994" w:rsidRPr="00621E63" w:rsidRDefault="00647994" w:rsidP="00647994">
      <w:pPr>
        <w:pStyle w:val="BodyText"/>
      </w:pPr>
      <w:r w:rsidRPr="00621E63">
        <w:t>IHE does produce and maintain certain terminology.</w:t>
      </w:r>
      <w:del w:id="1447" w:author="Mary Jungers" w:date="2019-11-14T10:59:00Z">
        <w:r w:rsidRPr="00621E63" w:rsidDel="00870139">
          <w:delText xml:space="preserve"> </w:delText>
        </w:r>
      </w:del>
      <w:ins w:id="1448" w:author="Mary Jungers" w:date="2019-11-14T10:59:00Z">
        <w:r w:rsidR="00870139">
          <w:t xml:space="preserve"> </w:t>
        </w:r>
      </w:ins>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1449" w:name="_Toc527032161"/>
      <w:bookmarkStart w:id="1450" w:name="_Toc527042951"/>
      <w:bookmarkStart w:id="1451" w:name="_Toc527981415"/>
      <w:bookmarkStart w:id="1452" w:name="_Toc527981917"/>
      <w:bookmarkStart w:id="1453" w:name="_Toc527982331"/>
      <w:bookmarkStart w:id="1454" w:name="_Toc527982711"/>
      <w:bookmarkStart w:id="1455" w:name="_Toc401769313"/>
      <w:bookmarkStart w:id="1456" w:name="_Toc401769752"/>
      <w:bookmarkStart w:id="1457" w:name="_Toc24650383"/>
      <w:bookmarkEnd w:id="1449"/>
      <w:bookmarkEnd w:id="1450"/>
      <w:bookmarkEnd w:id="1451"/>
      <w:bookmarkEnd w:id="1452"/>
      <w:bookmarkEnd w:id="1453"/>
      <w:bookmarkEnd w:id="1454"/>
      <w:r w:rsidRPr="00621E63">
        <w:rPr>
          <w:noProof w:val="0"/>
        </w:rPr>
        <w:lastRenderedPageBreak/>
        <w:t>IHE PCD Transactions</w:t>
      </w:r>
      <w:bookmarkEnd w:id="1455"/>
      <w:bookmarkEnd w:id="1456"/>
      <w:bookmarkEnd w:id="1457"/>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1458" w:name="_Toc401769314"/>
      <w:bookmarkStart w:id="1459" w:name="_Toc401769753"/>
      <w:bookmarkStart w:id="1460" w:name="_Toc24650384"/>
      <w:r w:rsidRPr="00621E63">
        <w:rPr>
          <w:noProof w:val="0"/>
        </w:rPr>
        <w:t>Communicate PCD Data</w:t>
      </w:r>
      <w:bookmarkEnd w:id="1458"/>
      <w:bookmarkEnd w:id="1459"/>
      <w:r w:rsidR="00BB3E0D" w:rsidRPr="00621E63">
        <w:rPr>
          <w:noProof w:val="0"/>
        </w:rPr>
        <w:t xml:space="preserve"> [PCD-01]</w:t>
      </w:r>
      <w:bookmarkEnd w:id="1460"/>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1461" w:name="_Toc401769315"/>
      <w:bookmarkStart w:id="1462" w:name="_Toc401769754"/>
      <w:bookmarkStart w:id="1463" w:name="_Toc24650385"/>
      <w:r w:rsidRPr="00621E63">
        <w:rPr>
          <w:noProof w:val="0"/>
        </w:rPr>
        <w:t>S</w:t>
      </w:r>
      <w:r w:rsidR="003D003E" w:rsidRPr="00621E63">
        <w:rPr>
          <w:noProof w:val="0"/>
        </w:rPr>
        <w:t>cope</w:t>
      </w:r>
      <w:bookmarkEnd w:id="1461"/>
      <w:bookmarkEnd w:id="1462"/>
      <w:bookmarkEnd w:id="1463"/>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1464" w:name="_Toc431232163"/>
      <w:bookmarkStart w:id="1465" w:name="_Toc431237142"/>
      <w:bookmarkStart w:id="1466" w:name="_Toc431238308"/>
      <w:bookmarkStart w:id="1467" w:name="_Toc431288044"/>
      <w:bookmarkStart w:id="1468" w:name="_Toc432168038"/>
      <w:bookmarkStart w:id="1469" w:name="_Toc432421159"/>
      <w:bookmarkStart w:id="1470" w:name="_Toc432514835"/>
      <w:bookmarkStart w:id="1471" w:name="_Toc432516110"/>
      <w:bookmarkStart w:id="1472" w:name="_Toc401769316"/>
      <w:bookmarkStart w:id="1473" w:name="_Toc401769755"/>
      <w:bookmarkStart w:id="1474" w:name="_Toc24650386"/>
      <w:bookmarkEnd w:id="1464"/>
      <w:bookmarkEnd w:id="1465"/>
      <w:bookmarkEnd w:id="1466"/>
      <w:bookmarkEnd w:id="1467"/>
      <w:bookmarkEnd w:id="1468"/>
      <w:bookmarkEnd w:id="1469"/>
      <w:bookmarkEnd w:id="1470"/>
      <w:bookmarkEnd w:id="1471"/>
      <w:r w:rsidRPr="00621E63">
        <w:rPr>
          <w:noProof w:val="0"/>
        </w:rPr>
        <w:t>Use Case Roles</w:t>
      </w:r>
      <w:bookmarkEnd w:id="1472"/>
      <w:bookmarkEnd w:id="1473"/>
      <w:bookmarkEnd w:id="1474"/>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1475" w:name="_Toc401769317"/>
      <w:bookmarkStart w:id="1476" w:name="_Toc401769756"/>
      <w:bookmarkStart w:id="1477" w:name="_Toc24650387"/>
      <w:bookmarkStart w:id="1478" w:name="OLE_LINK8"/>
      <w:r w:rsidRPr="00621E63">
        <w:rPr>
          <w:noProof w:val="0"/>
        </w:rPr>
        <w:lastRenderedPageBreak/>
        <w:t>Referenced Standards</w:t>
      </w:r>
      <w:bookmarkEnd w:id="1475"/>
      <w:bookmarkEnd w:id="1476"/>
      <w:bookmarkEnd w:id="1477"/>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1479"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pPr>
        <w:pStyle w:val="ListContinue1"/>
        <w:pPrChange w:id="1480" w:author="Mary Jungers" w:date="2019-11-14T10:17:00Z">
          <w:pPr>
            <w:pStyle w:val="ListBullet2"/>
            <w:numPr>
              <w:numId w:val="0"/>
            </w:numPr>
            <w:tabs>
              <w:tab w:val="clear" w:pos="720"/>
            </w:tabs>
            <w:ind w:left="360" w:firstLine="0"/>
          </w:pPr>
        </w:pPrChange>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w:t>
      </w:r>
      <w:proofErr w:type="spellStart"/>
      <w:r w:rsidRPr="00621E63">
        <w:t>precoordination</w:t>
      </w:r>
      <w:proofErr w:type="spellEnd"/>
      <w:r w:rsidRPr="00621E63">
        <w:t>.</w:t>
      </w:r>
    </w:p>
    <w:bookmarkEnd w:id="1478"/>
    <w:bookmarkEnd w:id="1479"/>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2B6DFDB" w:rsidR="00B11855" w:rsidRPr="00621E63" w:rsidRDefault="003D003E" w:rsidP="00123C7B">
      <w:pPr>
        <w:pStyle w:val="Heading3"/>
        <w:rPr>
          <w:noProof w:val="0"/>
        </w:rPr>
      </w:pPr>
      <w:bookmarkStart w:id="1481" w:name="_Toc401769318"/>
      <w:bookmarkStart w:id="1482" w:name="_Toc401769757"/>
      <w:del w:id="1483" w:author="Mary Jungers" w:date="2019-11-14T10:20:00Z">
        <w:r w:rsidRPr="00621E63" w:rsidDel="005B0C7C">
          <w:rPr>
            <w:noProof w:val="0"/>
          </w:rPr>
          <w:delText>Interaction Diagram</w:delText>
        </w:r>
      </w:del>
      <w:bookmarkStart w:id="1484" w:name="_Toc24650388"/>
      <w:ins w:id="1485" w:author="Mary Jungers" w:date="2019-11-14T10:20:00Z">
        <w:r w:rsidR="005B0C7C">
          <w:rPr>
            <w:noProof w:val="0"/>
          </w:rPr>
          <w:t>Message</w:t>
        </w:r>
      </w:ins>
      <w:r w:rsidRPr="00621E63">
        <w:rPr>
          <w:noProof w:val="0"/>
        </w:rPr>
        <w:t>s</w:t>
      </w:r>
      <w:bookmarkEnd w:id="1481"/>
      <w:bookmarkEnd w:id="1482"/>
      <w:bookmarkEnd w:id="1484"/>
    </w:p>
    <w:p w14:paraId="383A88D8" w14:textId="77777777" w:rsidR="00B11855" w:rsidRPr="00621E63" w:rsidRDefault="003D003E" w:rsidP="002D1895">
      <w:pPr>
        <w:pStyle w:val="BodyText"/>
      </w:pPr>
      <w:r w:rsidRPr="00621E63">
        <w:t>The following interaction diagrams illustrate potential implementations.</w:t>
      </w:r>
    </w:p>
    <w:p w14:paraId="38A0A2A2" w14:textId="77777777" w:rsidR="00B11855" w:rsidRPr="00621E63" w:rsidRDefault="003D003E" w:rsidP="003D003E">
      <w:pPr>
        <w:pStyle w:val="Heading4"/>
        <w:rPr>
          <w:noProof w:val="0"/>
        </w:rPr>
      </w:pPr>
      <w:bookmarkStart w:id="1486" w:name="_Toc401769758"/>
      <w:bookmarkStart w:id="1487" w:name="_Toc24650389"/>
      <w:r w:rsidRPr="00621E63">
        <w:rPr>
          <w:noProof w:val="0"/>
        </w:rPr>
        <w:t>DOR communicates with DOC</w:t>
      </w:r>
      <w:bookmarkEnd w:id="1486"/>
      <w:bookmarkEnd w:id="1487"/>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346E2B70" w:rsidR="00B11855" w:rsidRPr="00621E63" w:rsidRDefault="00647994" w:rsidP="00123C7B">
      <w:pPr>
        <w:pStyle w:val="Heading5"/>
        <w:rPr>
          <w:noProof w:val="0"/>
        </w:rPr>
      </w:pPr>
      <w:bookmarkStart w:id="1488" w:name="_Toc497485505"/>
      <w:bookmarkStart w:id="1489" w:name="_Toc497485842"/>
      <w:bookmarkStart w:id="1490" w:name="_Toc497486069"/>
      <w:bookmarkStart w:id="1491" w:name="_Toc497486346"/>
      <w:bookmarkStart w:id="1492" w:name="_Toc497486573"/>
      <w:bookmarkStart w:id="1493" w:name="_Toc497493442"/>
      <w:bookmarkStart w:id="1494" w:name="_Toc401769759"/>
      <w:bookmarkStart w:id="1495" w:name="_Toc24650390"/>
      <w:bookmarkEnd w:id="1488"/>
      <w:bookmarkEnd w:id="1489"/>
      <w:bookmarkEnd w:id="1490"/>
      <w:bookmarkEnd w:id="1491"/>
      <w:bookmarkEnd w:id="1492"/>
      <w:bookmarkEnd w:id="1493"/>
      <w:r w:rsidRPr="00621E63">
        <w:rPr>
          <w:noProof w:val="0"/>
        </w:rPr>
        <w:t>PCD-01</w:t>
      </w:r>
      <w:r w:rsidR="003D003E" w:rsidRPr="00621E63">
        <w:rPr>
          <w:noProof w:val="0"/>
        </w:rPr>
        <w:t xml:space="preserve"> Communicate PCD Data (ORU^R01^ORU_R01) static definition</w:t>
      </w:r>
      <w:bookmarkEnd w:id="1494"/>
      <w:bookmarkEnd w:id="1495"/>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77777777" w:rsidR="00B11855" w:rsidRPr="00621E63" w:rsidRDefault="003D003E" w:rsidP="00123C7B">
      <w:pPr>
        <w:pStyle w:val="Heading5"/>
        <w:rPr>
          <w:noProof w:val="0"/>
        </w:rPr>
      </w:pPr>
      <w:bookmarkStart w:id="1496" w:name="_Toc401769760"/>
      <w:bookmarkStart w:id="1497" w:name="_Toc24650391"/>
      <w:r w:rsidRPr="00621E63">
        <w:rPr>
          <w:noProof w:val="0"/>
        </w:rPr>
        <w:t>Trigger events</w:t>
      </w:r>
      <w:bookmarkEnd w:id="1496"/>
      <w:bookmarkEnd w:id="1497"/>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7777777" w:rsidR="00B11855" w:rsidRPr="00621E63" w:rsidRDefault="003D003E" w:rsidP="00123C7B">
      <w:pPr>
        <w:pStyle w:val="Heading5"/>
        <w:rPr>
          <w:noProof w:val="0"/>
        </w:rPr>
      </w:pPr>
      <w:bookmarkStart w:id="1498" w:name="_Toc401769761"/>
      <w:bookmarkStart w:id="1499" w:name="_Toc24650392"/>
      <w:r w:rsidRPr="00621E63">
        <w:rPr>
          <w:noProof w:val="0"/>
        </w:rPr>
        <w:t>Message Semantics</w:t>
      </w:r>
      <w:bookmarkEnd w:id="1498"/>
      <w:bookmarkEnd w:id="1499"/>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77777777" w:rsidR="00B11855" w:rsidRPr="00621E63" w:rsidRDefault="003D003E" w:rsidP="00123C7B">
      <w:pPr>
        <w:pStyle w:val="Heading5"/>
        <w:rPr>
          <w:noProof w:val="0"/>
        </w:rPr>
      </w:pPr>
      <w:bookmarkStart w:id="1500" w:name="31414_Expected_Actions"/>
      <w:bookmarkStart w:id="1501" w:name="_Toc401769762"/>
      <w:bookmarkStart w:id="1502" w:name="_Toc24650393"/>
      <w:bookmarkEnd w:id="1500"/>
      <w:r w:rsidRPr="00621E63">
        <w:rPr>
          <w:noProof w:val="0"/>
        </w:rPr>
        <w:t>Expected Actions</w:t>
      </w:r>
      <w:bookmarkEnd w:id="1501"/>
      <w:bookmarkEnd w:id="1502"/>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503" w:name="_Toc401769319"/>
      <w:bookmarkStart w:id="1504" w:name="_Toc401769763"/>
      <w:bookmarkStart w:id="1505" w:name="_Toc24650394"/>
      <w:r w:rsidRPr="00621E63">
        <w:rPr>
          <w:noProof w:val="0"/>
        </w:rPr>
        <w:t>Security Considerations</w:t>
      </w:r>
      <w:bookmarkEnd w:id="1503"/>
      <w:bookmarkEnd w:id="1504"/>
      <w:bookmarkEnd w:id="1505"/>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506" w:name="_Toc2465039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506"/>
    </w:p>
    <w:p w14:paraId="092EA43D" w14:textId="58F7903B" w:rsidR="00424D92" w:rsidRPr="00621E63" w:rsidRDefault="00424D92" w:rsidP="00123C7B">
      <w:pPr>
        <w:pStyle w:val="Heading2"/>
        <w:rPr>
          <w:noProof w:val="0"/>
        </w:rPr>
      </w:pPr>
      <w:bookmarkStart w:id="1507" w:name="_Toc401770150"/>
      <w:bookmarkStart w:id="1508" w:name="_Toc401770344"/>
      <w:bookmarkStart w:id="1509" w:name="_Toc401770537"/>
      <w:bookmarkStart w:id="1510" w:name="_Toc401770731"/>
      <w:bookmarkStart w:id="1511" w:name="_Toc401770926"/>
      <w:bookmarkStart w:id="1512" w:name="_Toc401771121"/>
      <w:bookmarkStart w:id="1513" w:name="_Toc401771315"/>
      <w:bookmarkStart w:id="1514" w:name="_Toc401771507"/>
      <w:bookmarkStart w:id="1515" w:name="_Toc401771700"/>
      <w:bookmarkStart w:id="1516" w:name="_Toc401771893"/>
      <w:bookmarkStart w:id="1517" w:name="_Toc401772086"/>
      <w:bookmarkStart w:id="1518" w:name="_Toc401772674"/>
      <w:bookmarkStart w:id="1519" w:name="_Toc401773302"/>
      <w:bookmarkStart w:id="1520" w:name="_Toc401774178"/>
      <w:bookmarkStart w:id="1521" w:name="_Toc401769321"/>
      <w:bookmarkStart w:id="1522" w:name="_Toc401769765"/>
      <w:bookmarkStart w:id="1523" w:name="_Toc401770151"/>
      <w:bookmarkStart w:id="1524" w:name="_Toc401770345"/>
      <w:bookmarkStart w:id="1525" w:name="_Toc401770538"/>
      <w:bookmarkStart w:id="1526" w:name="_Toc401770732"/>
      <w:bookmarkStart w:id="1527" w:name="_Toc401770927"/>
      <w:bookmarkStart w:id="1528" w:name="_Toc401771122"/>
      <w:bookmarkStart w:id="1529" w:name="_Toc401771316"/>
      <w:bookmarkStart w:id="1530" w:name="_Toc401771508"/>
      <w:bookmarkStart w:id="1531" w:name="_Toc401771701"/>
      <w:bookmarkStart w:id="1532" w:name="_Toc401771894"/>
      <w:bookmarkStart w:id="1533" w:name="_Toc401772087"/>
      <w:bookmarkStart w:id="1534" w:name="_Toc401772675"/>
      <w:bookmarkStart w:id="1535" w:name="_Toc401773303"/>
      <w:bookmarkStart w:id="1536" w:name="_Toc401774179"/>
      <w:bookmarkStart w:id="1537" w:name="33_PCD03_Communicate_Infusion_"/>
      <w:bookmarkStart w:id="1538" w:name="_Toc401769322"/>
      <w:bookmarkStart w:id="1539" w:name="_Toc401769766"/>
      <w:bookmarkStart w:id="1540" w:name="_Toc2465039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r w:rsidRPr="00621E63">
        <w:rPr>
          <w:noProof w:val="0"/>
        </w:rPr>
        <w:t>Communicate Infusion Order</w:t>
      </w:r>
      <w:bookmarkEnd w:id="1538"/>
      <w:bookmarkEnd w:id="1539"/>
      <w:r w:rsidR="00BB3E0D" w:rsidRPr="00621E63">
        <w:rPr>
          <w:noProof w:val="0"/>
        </w:rPr>
        <w:t xml:space="preserve"> [PCD-03]</w:t>
      </w:r>
      <w:bookmarkEnd w:id="1540"/>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541" w:name="331_Scope"/>
      <w:bookmarkStart w:id="1542" w:name="_Toc401769323"/>
      <w:bookmarkStart w:id="1543" w:name="_Toc401769767"/>
      <w:bookmarkStart w:id="1544" w:name="_Toc24650397"/>
      <w:bookmarkEnd w:id="1541"/>
      <w:r w:rsidRPr="00621E63">
        <w:rPr>
          <w:noProof w:val="0"/>
        </w:rPr>
        <w:t>Scope</w:t>
      </w:r>
      <w:bookmarkEnd w:id="1542"/>
      <w:bookmarkEnd w:id="1543"/>
      <w:bookmarkEnd w:id="1544"/>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45" w:name="332_Use_Case_Roles"/>
      <w:bookmarkStart w:id="1546" w:name="_Toc401769324"/>
      <w:bookmarkStart w:id="1547" w:name="_Toc401769768"/>
      <w:bookmarkStart w:id="1548" w:name="_Toc24650398"/>
      <w:bookmarkEnd w:id="1545"/>
      <w:r w:rsidRPr="00621E63">
        <w:rPr>
          <w:noProof w:val="0"/>
        </w:rPr>
        <w:t>Use Case Roles</w:t>
      </w:r>
      <w:bookmarkEnd w:id="1546"/>
      <w:bookmarkEnd w:id="1547"/>
      <w:bookmarkEnd w:id="1548"/>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49" w:name="333_Referenced_Standard"/>
      <w:bookmarkStart w:id="1550" w:name="_Toc401769325"/>
      <w:bookmarkStart w:id="1551" w:name="_Toc401769769"/>
      <w:bookmarkStart w:id="1552" w:name="_Toc24650399"/>
      <w:bookmarkEnd w:id="1549"/>
      <w:r w:rsidRPr="00621E63">
        <w:rPr>
          <w:noProof w:val="0"/>
        </w:rPr>
        <w:t>Referenced Standard</w:t>
      </w:r>
      <w:bookmarkEnd w:id="1550"/>
      <w:bookmarkEnd w:id="1551"/>
      <w:r w:rsidR="00D72462" w:rsidRPr="00621E63">
        <w:rPr>
          <w:noProof w:val="0"/>
        </w:rPr>
        <w:t>s</w:t>
      </w:r>
      <w:bookmarkEnd w:id="1552"/>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1298B5C2" w:rsidR="00424D92" w:rsidRPr="00621E63" w:rsidRDefault="00424D92" w:rsidP="00123C7B">
      <w:pPr>
        <w:pStyle w:val="Heading3"/>
        <w:rPr>
          <w:noProof w:val="0"/>
        </w:rPr>
      </w:pPr>
      <w:bookmarkStart w:id="1553" w:name="334_Interaction_Diagram"/>
      <w:bookmarkStart w:id="1554" w:name="_Toc401769326"/>
      <w:bookmarkStart w:id="1555" w:name="_Toc401769770"/>
      <w:bookmarkEnd w:id="1553"/>
      <w:del w:id="1556" w:author="Mary Jungers" w:date="2019-11-14T10:20:00Z">
        <w:r w:rsidRPr="00621E63" w:rsidDel="005B0C7C">
          <w:rPr>
            <w:noProof w:val="0"/>
          </w:rPr>
          <w:delText>Interaction Diagram</w:delText>
        </w:r>
      </w:del>
      <w:bookmarkStart w:id="1557" w:name="_Toc24650400"/>
      <w:bookmarkEnd w:id="1554"/>
      <w:bookmarkEnd w:id="1555"/>
      <w:ins w:id="1558" w:author="Mary Jungers" w:date="2019-11-14T10:20:00Z">
        <w:r w:rsidR="005B0C7C">
          <w:rPr>
            <w:noProof w:val="0"/>
          </w:rPr>
          <w:t>Messages</w:t>
        </w:r>
      </w:ins>
      <w:bookmarkEnd w:id="1557"/>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3BA72787" w:rsidR="00424D92" w:rsidRPr="00621E63" w:rsidRDefault="00647994" w:rsidP="00B74AE3">
      <w:pPr>
        <w:pStyle w:val="Heading4"/>
        <w:rPr>
          <w:noProof w:val="0"/>
        </w:rPr>
      </w:pPr>
      <w:bookmarkStart w:id="1559" w:name="_Toc497485517"/>
      <w:bookmarkStart w:id="1560" w:name="_Toc497485854"/>
      <w:bookmarkStart w:id="1561" w:name="_Toc497486081"/>
      <w:bookmarkStart w:id="1562" w:name="_Toc497486358"/>
      <w:bookmarkStart w:id="1563" w:name="_Toc497486585"/>
      <w:bookmarkStart w:id="1564" w:name="_Toc497493454"/>
      <w:bookmarkStart w:id="1565" w:name="3341_PCD03_Communicate_Infusio"/>
      <w:bookmarkStart w:id="1566" w:name="_Toc401769771"/>
      <w:bookmarkStart w:id="1567" w:name="_Toc24650401"/>
      <w:bookmarkEnd w:id="1559"/>
      <w:bookmarkEnd w:id="1560"/>
      <w:bookmarkEnd w:id="1561"/>
      <w:bookmarkEnd w:id="1562"/>
      <w:bookmarkEnd w:id="1563"/>
      <w:bookmarkEnd w:id="1564"/>
      <w:bookmarkEnd w:id="1565"/>
      <w:r w:rsidRPr="00621E63">
        <w:rPr>
          <w:noProof w:val="0"/>
        </w:rPr>
        <w:t>PCD-03</w:t>
      </w:r>
      <w:r w:rsidR="00424D92" w:rsidRPr="00621E63">
        <w:rPr>
          <w:noProof w:val="0"/>
        </w:rPr>
        <w:t xml:space="preserve"> Communicate Infusion Order (RGV^O15^RGV_O15) static definition</w:t>
      </w:r>
      <w:bookmarkEnd w:id="1566"/>
      <w:bookmarkEnd w:id="1567"/>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77777777" w:rsidR="00F82FDF" w:rsidRPr="00621E63" w:rsidRDefault="00424D92" w:rsidP="00DE39CA">
      <w:pPr>
        <w:pStyle w:val="Heading4"/>
        <w:rPr>
          <w:noProof w:val="0"/>
        </w:rPr>
      </w:pPr>
      <w:bookmarkStart w:id="1568" w:name="3342_RGVO15RGVO15_PharmacyTrea"/>
      <w:bookmarkStart w:id="1569" w:name="_Toc401769772"/>
      <w:bookmarkStart w:id="1570" w:name="_Toc24650402"/>
      <w:bookmarkEnd w:id="1568"/>
      <w:r w:rsidRPr="00621E63">
        <w:rPr>
          <w:noProof w:val="0"/>
        </w:rPr>
        <w:t>RGV^O15^RGV_O15 Pharmacy/Treatment Give Message</w:t>
      </w:r>
      <w:bookmarkEnd w:id="1569"/>
      <w:bookmarkEnd w:id="1570"/>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7777777" w:rsidR="00424D92" w:rsidRPr="00621E63" w:rsidRDefault="00424D92" w:rsidP="00B74AE3">
      <w:pPr>
        <w:pStyle w:val="Heading4"/>
        <w:rPr>
          <w:noProof w:val="0"/>
        </w:rPr>
      </w:pPr>
      <w:bookmarkStart w:id="1571" w:name="3343_Trigger_Events"/>
      <w:bookmarkStart w:id="1572" w:name="_Toc401769773"/>
      <w:bookmarkStart w:id="1573" w:name="_Toc24650403"/>
      <w:bookmarkEnd w:id="1571"/>
      <w:r w:rsidRPr="00621E63">
        <w:rPr>
          <w:noProof w:val="0"/>
        </w:rPr>
        <w:t>Trigger Events</w:t>
      </w:r>
      <w:bookmarkEnd w:id="1572"/>
      <w:bookmarkEnd w:id="1573"/>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77777777" w:rsidR="00424D92" w:rsidRPr="00621E63" w:rsidRDefault="00424D92" w:rsidP="00B74AE3">
      <w:pPr>
        <w:pStyle w:val="Heading4"/>
        <w:rPr>
          <w:noProof w:val="0"/>
        </w:rPr>
      </w:pPr>
      <w:bookmarkStart w:id="1574" w:name="3344_Message_Semantics"/>
      <w:bookmarkStart w:id="1575" w:name="_Toc401769774"/>
      <w:bookmarkStart w:id="1576" w:name="_Toc24650404"/>
      <w:bookmarkEnd w:id="1574"/>
      <w:r w:rsidRPr="00621E63">
        <w:rPr>
          <w:noProof w:val="0"/>
        </w:rPr>
        <w:t>Message Semantics</w:t>
      </w:r>
      <w:bookmarkEnd w:id="1575"/>
      <w:bookmarkEnd w:id="1576"/>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77777777" w:rsidR="00424D92" w:rsidRPr="00621E63" w:rsidRDefault="00424D92" w:rsidP="00123C7B">
      <w:pPr>
        <w:pStyle w:val="Heading5"/>
        <w:rPr>
          <w:noProof w:val="0"/>
        </w:rPr>
      </w:pPr>
      <w:bookmarkStart w:id="1577" w:name="33441_MSH_Message_Header_Segme"/>
      <w:bookmarkStart w:id="1578" w:name="_Toc401769775"/>
      <w:bookmarkStart w:id="1579" w:name="_Toc24650405"/>
      <w:bookmarkEnd w:id="1577"/>
      <w:r w:rsidRPr="00621E63">
        <w:rPr>
          <w:noProof w:val="0"/>
        </w:rPr>
        <w:t>MSH – Message Header Segment</w:t>
      </w:r>
      <w:bookmarkEnd w:id="1578"/>
      <w:bookmarkEnd w:id="1579"/>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77777777" w:rsidR="00424D92" w:rsidRPr="00621E63" w:rsidRDefault="00424D92" w:rsidP="00123C7B">
      <w:pPr>
        <w:pStyle w:val="Heading5"/>
        <w:rPr>
          <w:noProof w:val="0"/>
        </w:rPr>
      </w:pPr>
      <w:bookmarkStart w:id="1580" w:name="33442_PID_Patient_Identificati"/>
      <w:bookmarkStart w:id="1581" w:name="_Toc401769776"/>
      <w:bookmarkStart w:id="1582" w:name="_Toc24650406"/>
      <w:bookmarkEnd w:id="1580"/>
      <w:r w:rsidRPr="00621E63">
        <w:rPr>
          <w:noProof w:val="0"/>
        </w:rPr>
        <w:t>PID - Patient Identification Segment</w:t>
      </w:r>
      <w:bookmarkEnd w:id="1581"/>
      <w:bookmarkEnd w:id="1582"/>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77777777" w:rsidR="00424D92" w:rsidRPr="00621E63" w:rsidRDefault="00424D92" w:rsidP="00123C7B">
      <w:pPr>
        <w:pStyle w:val="Heading5"/>
        <w:rPr>
          <w:noProof w:val="0"/>
        </w:rPr>
      </w:pPr>
      <w:bookmarkStart w:id="1583" w:name="33443_PV1_Patient_Visit_Segmen"/>
      <w:bookmarkStart w:id="1584" w:name="_Toc401769777"/>
      <w:bookmarkStart w:id="1585" w:name="_Toc24650407"/>
      <w:bookmarkEnd w:id="1583"/>
      <w:r w:rsidRPr="00621E63">
        <w:rPr>
          <w:noProof w:val="0"/>
        </w:rPr>
        <w:t>PV1 Patient Visit Segment</w:t>
      </w:r>
      <w:bookmarkEnd w:id="1584"/>
      <w:bookmarkEnd w:id="1585"/>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77777777" w:rsidR="00424D92" w:rsidRPr="00621E63" w:rsidRDefault="00424D92" w:rsidP="00123C7B">
      <w:pPr>
        <w:pStyle w:val="Heading5"/>
        <w:rPr>
          <w:noProof w:val="0"/>
        </w:rPr>
      </w:pPr>
      <w:bookmarkStart w:id="1586" w:name="33444_ORC_Common_Order_Segment"/>
      <w:bookmarkStart w:id="1587" w:name="_Toc401769778"/>
      <w:bookmarkStart w:id="1588" w:name="_Toc24650408"/>
      <w:bookmarkEnd w:id="1586"/>
      <w:r w:rsidRPr="00621E63">
        <w:rPr>
          <w:noProof w:val="0"/>
        </w:rPr>
        <w:t xml:space="preserve">ORC </w:t>
      </w:r>
      <w:r w:rsidR="00F76540" w:rsidRPr="00621E63">
        <w:rPr>
          <w:rFonts w:eastAsia="MS Gothic"/>
          <w:noProof w:val="0"/>
        </w:rPr>
        <w:t>-</w:t>
      </w:r>
      <w:r w:rsidRPr="00621E63">
        <w:rPr>
          <w:noProof w:val="0"/>
        </w:rPr>
        <w:t xml:space="preserve"> Common Order Segment</w:t>
      </w:r>
      <w:bookmarkEnd w:id="1587"/>
      <w:bookmarkEnd w:id="1588"/>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77777777" w:rsidR="00B11855" w:rsidRPr="00621E63" w:rsidRDefault="003D003E" w:rsidP="00123C7B">
      <w:pPr>
        <w:pStyle w:val="Heading5"/>
        <w:rPr>
          <w:noProof w:val="0"/>
        </w:rPr>
      </w:pPr>
      <w:bookmarkStart w:id="1589" w:name="33445_RXG_PharmacyTreatment_Gi"/>
      <w:bookmarkStart w:id="1590" w:name="_Toc401769779"/>
      <w:bookmarkStart w:id="1591" w:name="_Toc24650409"/>
      <w:bookmarkEnd w:id="1589"/>
      <w:r w:rsidRPr="00621E63">
        <w:rPr>
          <w:noProof w:val="0"/>
        </w:rPr>
        <w:lastRenderedPageBreak/>
        <w:t>RXG - Pharmacy/Treatment Give Segment</w:t>
      </w:r>
      <w:bookmarkEnd w:id="1590"/>
      <w:bookmarkEnd w:id="1591"/>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4D10A4" w:rsidRDefault="003D003E" w:rsidP="001E1150">
            <w:pPr>
              <w:pStyle w:val="TableEntry"/>
              <w:rPr>
                <w:rPrChange w:id="1592" w:author="Mary Jungers" w:date="2019-11-14T13:56:00Z">
                  <w:rPr>
                    <w:color w:val="FF0000"/>
                  </w:rPr>
                </w:rPrChange>
              </w:rPr>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w:t>
      </w:r>
      <w:proofErr w:type="spellStart"/>
      <w:r w:rsidRPr="00621E63">
        <w:rPr>
          <w:rFonts w:ascii="Courier New" w:hAnsi="Courier New" w:cs="Courier New"/>
          <w:sz w:val="20"/>
        </w:rPr>
        <w:t>mL^mL^UCUM</w:t>
      </w:r>
      <w:proofErr w:type="spellEnd"/>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w:t>
      </w:r>
      <w:proofErr w:type="spellStart"/>
      <w:r w:rsidRPr="00621E63">
        <w:rPr>
          <w:noProof w:val="0"/>
        </w:rPr>
        <w:t>hr</w:t>
      </w:r>
      <w:proofErr w:type="spellEnd"/>
      <w:r w:rsidRPr="00621E63">
        <w:rPr>
          <w:noProof w:val="0"/>
        </w:rPr>
        <w:t>,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If the infusion order specifies a rate, such as normal saline to infuse at 75 mL/</w:t>
      </w:r>
      <w:proofErr w:type="spellStart"/>
      <w:r w:rsidRPr="00621E63">
        <w:rPr>
          <w:noProof w:val="0"/>
        </w:rPr>
        <w:t>hr</w:t>
      </w:r>
      <w:proofErr w:type="spellEnd"/>
      <w:r w:rsidRPr="00621E63">
        <w:rPr>
          <w:noProof w:val="0"/>
        </w:rPr>
        <w:t>, this field represents the rate units (e.g., "mL/</w:t>
      </w:r>
      <w:proofErr w:type="spellStart"/>
      <w:r w:rsidRPr="00621E63">
        <w:rPr>
          <w:noProof w:val="0"/>
        </w:rPr>
        <w:t>hr</w:t>
      </w:r>
      <w:proofErr w:type="spellEnd"/>
      <w:r w:rsidRPr="00621E63">
        <w:rPr>
          <w:noProof w:val="0"/>
        </w:rPr>
        <w:t xml:space="preserve">").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w:t>
      </w:r>
      <w:proofErr w:type="spellStart"/>
      <w:r w:rsidRPr="00621E63">
        <w:t>h^ml</w:t>
      </w:r>
      <w:proofErr w:type="spellEnd"/>
      <w:r w:rsidRPr="00621E63">
        <w:t>/</w:t>
      </w:r>
      <w:proofErr w:type="spellStart"/>
      <w:r w:rsidRPr="00621E63">
        <w:t>h^UCUM</w:t>
      </w:r>
      <w:proofErr w:type="spellEnd"/>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proofErr w:type="spellStart"/>
      <w:r w:rsidRPr="00621E63">
        <w:t>g^g^UCUM</w:t>
      </w:r>
      <w:proofErr w:type="spellEnd"/>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0D6ECF" w:rsidRDefault="003D003E" w:rsidP="002E3ED0">
      <w:pPr>
        <w:pStyle w:val="HL7FieldIndent2"/>
        <w:rPr>
          <w:noProof w:val="0"/>
          <w:lang w:val="fr-FR"/>
          <w:rPrChange w:id="1593" w:author="John Rhoads" w:date="2019-11-20T17:55:00Z">
            <w:rPr>
              <w:noProof w:val="0"/>
            </w:rPr>
          </w:rPrChange>
        </w:rPr>
      </w:pPr>
      <w:proofErr w:type="spellStart"/>
      <w:r w:rsidRPr="000D6ECF">
        <w:rPr>
          <w:noProof w:val="0"/>
          <w:lang w:val="fr-FR"/>
          <w:rPrChange w:id="1594" w:author="John Rhoads" w:date="2019-11-20T17:55:00Z">
            <w:rPr>
              <w:noProof w:val="0"/>
            </w:rPr>
          </w:rPrChange>
        </w:rPr>
        <w:t>Examples</w:t>
      </w:r>
      <w:proofErr w:type="spellEnd"/>
      <w:r w:rsidRPr="000D6ECF">
        <w:rPr>
          <w:noProof w:val="0"/>
          <w:lang w:val="fr-FR"/>
          <w:rPrChange w:id="1595" w:author="John Rhoads" w:date="2019-11-20T17:55:00Z">
            <w:rPr>
              <w:noProof w:val="0"/>
            </w:rPr>
          </w:rPrChange>
        </w:rPr>
        <w:t>:</w:t>
      </w:r>
      <w:r w:rsidR="00AE6A47" w:rsidRPr="000D6ECF">
        <w:rPr>
          <w:noProof w:val="0"/>
          <w:lang w:val="fr-FR"/>
          <w:rPrChange w:id="1596" w:author="John Rhoads" w:date="2019-11-20T17:55:00Z">
            <w:rPr>
              <w:noProof w:val="0"/>
            </w:rPr>
          </w:rPrChange>
        </w:rPr>
        <w:t xml:space="preserve"> </w:t>
      </w:r>
    </w:p>
    <w:p w14:paraId="69CB18ED" w14:textId="77777777" w:rsidR="00B11855" w:rsidRPr="000D6ECF" w:rsidRDefault="003D003E" w:rsidP="002E3ED0">
      <w:pPr>
        <w:pStyle w:val="XMLText"/>
        <w:ind w:left="720"/>
        <w:rPr>
          <w:lang w:val="fr-FR"/>
          <w:rPrChange w:id="1597" w:author="John Rhoads" w:date="2019-11-20T17:55:00Z">
            <w:rPr/>
          </w:rPrChange>
        </w:rPr>
      </w:pPr>
      <w:r w:rsidRPr="000D6ECF">
        <w:rPr>
          <w:lang w:val="fr-FR"/>
          <w:rPrChange w:id="1598" w:author="John Rhoads" w:date="2019-11-20T17:55:00Z">
            <w:rPr/>
          </w:rPrChange>
        </w:rPr>
        <w:lastRenderedPageBreak/>
        <w:t xml:space="preserve">263890^MDC_DIM_MILLI_G^MDC </w:t>
      </w:r>
    </w:p>
    <w:p w14:paraId="2F882AFE" w14:textId="77777777" w:rsidR="00E3091E" w:rsidRPr="00621E63" w:rsidRDefault="003D003E" w:rsidP="002E3ED0">
      <w:pPr>
        <w:pStyle w:val="XMLText"/>
        <w:ind w:left="720"/>
      </w:pPr>
      <w:proofErr w:type="spellStart"/>
      <w:r w:rsidRPr="00621E63">
        <w:t>mg^mg^UCUM</w:t>
      </w:r>
      <w:proofErr w:type="spellEnd"/>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w:t>
      </w:r>
      <w:proofErr w:type="spellStart"/>
      <w:r w:rsidRPr="00621E63">
        <w:rPr>
          <w:rFonts w:ascii="Courier New" w:hAnsi="Courier New" w:cs="Courier New"/>
          <w:sz w:val="20"/>
        </w:rPr>
        <w:t>mL^mL^UCUM</w:t>
      </w:r>
      <w:proofErr w:type="spellEnd"/>
      <w:r w:rsidRPr="00621E63">
        <w:rPr>
          <w:rFonts w:ascii="Courier New" w:hAnsi="Courier New" w:cs="Courier New"/>
          <w:sz w:val="20"/>
        </w:rPr>
        <w:t xml:space="preserve">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77777777" w:rsidR="00B2751F" w:rsidRPr="00621E63" w:rsidRDefault="00B2751F" w:rsidP="00B2751F">
      <w:pPr>
        <w:pStyle w:val="Heading5"/>
        <w:rPr>
          <w:noProof w:val="0"/>
        </w:rPr>
      </w:pPr>
      <w:bookmarkStart w:id="1599" w:name="_Toc401769781"/>
      <w:bookmarkStart w:id="1600" w:name="_Toc24650410"/>
      <w:bookmarkStart w:id="1601" w:name="_Toc401769780"/>
      <w:r w:rsidRPr="00621E63">
        <w:rPr>
          <w:noProof w:val="0"/>
        </w:rPr>
        <w:t>Usage notes for RXG 17, 18, 23, and 24</w:t>
      </w:r>
      <w:bookmarkEnd w:id="1599"/>
      <w:bookmarkEnd w:id="1600"/>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0D6ECF" w:rsidRDefault="00B2751F" w:rsidP="006E20D6">
            <w:pPr>
              <w:pStyle w:val="TableEntry"/>
              <w:rPr>
                <w:lang w:val="de-DE"/>
                <w:rPrChange w:id="1602" w:author="John Rhoads" w:date="2019-11-20T17:55:00Z">
                  <w:rPr/>
                </w:rPrChange>
              </w:rPr>
            </w:pPr>
            <w:r w:rsidRPr="000D6ECF">
              <w:rPr>
                <w:lang w:val="de-DE"/>
                <w:rPrChange w:id="1603" w:author="John Rhoads" w:date="2019-11-20T17:55:00Z">
                  <w:rPr/>
                </w:rPrChang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pPr>
        <w:pStyle w:val="BodyText"/>
        <w:keepNext/>
        <w:rPr>
          <w:rStyle w:val="Strong"/>
        </w:rPr>
        <w:pPrChange w:id="1604" w:author="Mary Jungers" w:date="2019-11-14T18:52:00Z">
          <w:pPr>
            <w:pStyle w:val="BodyText"/>
          </w:pPr>
        </w:pPrChange>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77777777" w:rsidR="00B11855" w:rsidRPr="00621E63" w:rsidRDefault="003D003E" w:rsidP="00123C7B">
      <w:pPr>
        <w:pStyle w:val="Heading5"/>
        <w:rPr>
          <w:noProof w:val="0"/>
        </w:rPr>
      </w:pPr>
      <w:bookmarkStart w:id="1605" w:name="_Toc24650411"/>
      <w:r w:rsidRPr="00621E63">
        <w:rPr>
          <w:noProof w:val="0"/>
        </w:rPr>
        <w:t>TQ1 Timing Quantity Segment</w:t>
      </w:r>
      <w:bookmarkEnd w:id="1601"/>
      <w:bookmarkEnd w:id="1605"/>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0D6ECF" w:rsidRDefault="003D003E" w:rsidP="00576EDB">
      <w:pPr>
        <w:pStyle w:val="XMLText"/>
        <w:ind w:left="720"/>
        <w:rPr>
          <w:lang w:val="fr-FR"/>
          <w:rPrChange w:id="1606" w:author="John Rhoads" w:date="2019-11-20T17:55:00Z">
            <w:rPr/>
          </w:rPrChange>
        </w:rPr>
      </w:pPr>
      <w:r w:rsidRPr="000D6ECF">
        <w:rPr>
          <w:lang w:val="fr-FR"/>
          <w:rPrChange w:id="1607" w:author="John Rhoads" w:date="2019-11-20T17:55:00Z">
            <w:rPr/>
          </w:rPrChange>
        </w:rPr>
        <w:t>90 Seconds:</w:t>
      </w:r>
      <w:r w:rsidRPr="000D6ECF">
        <w:rPr>
          <w:lang w:val="fr-FR"/>
          <w:rPrChange w:id="1608" w:author="John Rhoads" w:date="2019-11-20T17:55:00Z">
            <w:rPr/>
          </w:rPrChange>
        </w:rPr>
        <w:br/>
        <w:t>90^</w:t>
      </w:r>
      <w:r w:rsidR="00E86B15" w:rsidRPr="000D6ECF">
        <w:rPr>
          <w:lang w:val="fr-FR"/>
          <w:rPrChange w:id="1609" w:author="John Rhoads" w:date="2019-11-20T17:55:00Z">
            <w:rPr/>
          </w:rPrChange>
        </w:rPr>
        <w:t>264320</w:t>
      </w:r>
      <w:r w:rsidRPr="000D6ECF">
        <w:rPr>
          <w:lang w:val="fr-FR"/>
          <w:rPrChange w:id="1610" w:author="John Rhoads" w:date="2019-11-20T17:55:00Z">
            <w:rPr/>
          </w:rPrChange>
        </w:rPr>
        <w:t>&amp;MDC_DIM_</w:t>
      </w:r>
      <w:r w:rsidR="00E86B15" w:rsidRPr="000D6ECF">
        <w:rPr>
          <w:lang w:val="fr-FR"/>
          <w:rPrChange w:id="1611" w:author="John Rhoads" w:date="2019-11-20T17:55:00Z">
            <w:rPr/>
          </w:rPrChange>
        </w:rPr>
        <w:t>X_</w:t>
      </w:r>
      <w:r w:rsidRPr="000D6ECF">
        <w:rPr>
          <w:lang w:val="fr-FR"/>
          <w:rPrChange w:id="1612" w:author="John Rhoads" w:date="2019-11-20T17:55:00Z">
            <w:rPr/>
          </w:rPrChange>
        </w:rPr>
        <w:t>SEC&amp;MDC</w:t>
      </w:r>
      <w:r w:rsidRPr="000D6ECF">
        <w:rPr>
          <w:lang w:val="fr-FR"/>
          <w:rPrChange w:id="1613" w:author="John Rhoads" w:date="2019-11-20T17:55:00Z">
            <w:rPr/>
          </w:rPrChange>
        </w:rPr>
        <w:br/>
      </w:r>
    </w:p>
    <w:p w14:paraId="2B1844BF" w14:textId="77777777" w:rsidR="00B11855" w:rsidRPr="000D6ECF" w:rsidRDefault="003D003E" w:rsidP="00576EDB">
      <w:pPr>
        <w:pStyle w:val="XMLText"/>
        <w:ind w:left="720"/>
        <w:rPr>
          <w:lang w:val="de-DE"/>
          <w:rPrChange w:id="1614" w:author="John Rhoads" w:date="2019-11-20T17:55:00Z">
            <w:rPr/>
          </w:rPrChange>
        </w:rPr>
      </w:pPr>
      <w:r w:rsidRPr="000D6ECF">
        <w:rPr>
          <w:lang w:val="de-DE"/>
          <w:rPrChange w:id="1615" w:author="John Rhoads" w:date="2019-11-20T17:55:00Z">
            <w:rPr/>
          </w:rPrChange>
        </w:rPr>
        <w:t>2 Hours 45 Minutes:</w:t>
      </w:r>
      <w:r w:rsidRPr="000D6ECF">
        <w:rPr>
          <w:lang w:val="de-DE"/>
          <w:rPrChange w:id="1616" w:author="John Rhoads" w:date="2019-11-20T17:55:00Z">
            <w:rPr/>
          </w:rPrChange>
        </w:rPr>
        <w:br/>
        <w:t>2^</w:t>
      </w:r>
      <w:r w:rsidR="00E86B15" w:rsidRPr="000D6ECF">
        <w:rPr>
          <w:lang w:val="de-DE"/>
          <w:rPrChange w:id="1617" w:author="John Rhoads" w:date="2019-11-20T17:55:00Z">
            <w:rPr/>
          </w:rPrChange>
        </w:rPr>
        <w:t>264384</w:t>
      </w:r>
      <w:r w:rsidRPr="000D6ECF">
        <w:rPr>
          <w:lang w:val="de-DE"/>
          <w:rPrChange w:id="1618" w:author="John Rhoads" w:date="2019-11-20T17:55:00Z">
            <w:rPr/>
          </w:rPrChange>
        </w:rPr>
        <w:t>&amp;MDC_DIM_HR&amp;MDC~45^</w:t>
      </w:r>
      <w:r w:rsidR="000439B1" w:rsidRPr="000D6ECF">
        <w:rPr>
          <w:lang w:val="de-DE"/>
          <w:rPrChange w:id="1619" w:author="John Rhoads" w:date="2019-11-20T17:55:00Z">
            <w:rPr/>
          </w:rPrChange>
        </w:rPr>
        <w:t>264352</w:t>
      </w:r>
      <w:r w:rsidRPr="000D6ECF">
        <w:rPr>
          <w:lang w:val="de-DE"/>
          <w:rPrChange w:id="1620" w:author="John Rhoads" w:date="2019-11-20T17:55:00Z">
            <w:rPr/>
          </w:rPrChang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77777777" w:rsidR="00B11855" w:rsidRPr="00621E63" w:rsidRDefault="003D003E" w:rsidP="00123C7B">
      <w:pPr>
        <w:pStyle w:val="Heading5"/>
        <w:rPr>
          <w:noProof w:val="0"/>
        </w:rPr>
      </w:pPr>
      <w:bookmarkStart w:id="1621" w:name="_Toc401769782"/>
      <w:bookmarkStart w:id="1622" w:name="_Toc24650412"/>
      <w:r w:rsidRPr="00621E63">
        <w:rPr>
          <w:noProof w:val="0"/>
        </w:rPr>
        <w:t>RXR - Pharmacy/Treatment Route Segment</w:t>
      </w:r>
      <w:bookmarkEnd w:id="1621"/>
      <w:bookmarkEnd w:id="1622"/>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DE39CA">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6C0E8E">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6C0E8E">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6C0E8E">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6C0E8E">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6C0E8E">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6C0E8E">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623"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623"/>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77777777" w:rsidR="00B11855" w:rsidRPr="00621E63" w:rsidRDefault="003D003E" w:rsidP="00123C7B">
      <w:pPr>
        <w:pStyle w:val="Heading5"/>
        <w:rPr>
          <w:noProof w:val="0"/>
        </w:rPr>
      </w:pPr>
      <w:bookmarkStart w:id="1624" w:name="_Toc401769783"/>
      <w:bookmarkStart w:id="1625" w:name="_Toc24650413"/>
      <w:r w:rsidRPr="00621E63">
        <w:rPr>
          <w:noProof w:val="0"/>
        </w:rPr>
        <w:t xml:space="preserve">OBX </w:t>
      </w:r>
      <w:r w:rsidR="00F76540" w:rsidRPr="00621E63">
        <w:rPr>
          <w:rFonts w:eastAsia="MS Gothic"/>
          <w:noProof w:val="0"/>
        </w:rPr>
        <w:t>-</w:t>
      </w:r>
      <w:r w:rsidRPr="00621E63">
        <w:rPr>
          <w:noProof w:val="0"/>
        </w:rPr>
        <w:t xml:space="preserve"> Observation/Result segment</w:t>
      </w:r>
      <w:bookmarkEnd w:id="1624"/>
      <w:bookmarkEnd w:id="1625"/>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0D6ECF" w:rsidRDefault="003D003E" w:rsidP="004E5351">
      <w:pPr>
        <w:pStyle w:val="ExampleValue"/>
        <w:rPr>
          <w:noProof w:val="0"/>
          <w:lang w:val="fr-FR"/>
          <w:rPrChange w:id="1626" w:author="John Rhoads" w:date="2019-11-20T17:55:00Z">
            <w:rPr>
              <w:noProof w:val="0"/>
            </w:rPr>
          </w:rPrChange>
        </w:rPr>
      </w:pPr>
      <w:r w:rsidRPr="000D6ECF">
        <w:rPr>
          <w:noProof w:val="0"/>
          <w:lang w:val="fr-FR"/>
          <w:rPrChange w:id="1627" w:author="John Rhoads" w:date="2019-11-20T17:55:00Z">
            <w:rPr>
              <w:noProof w:val="0"/>
            </w:rPr>
          </w:rPrChange>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0D6ECF" w:rsidRDefault="00B2751F" w:rsidP="004E5351">
      <w:pPr>
        <w:pStyle w:val="ExampleValue"/>
        <w:rPr>
          <w:noProof w:val="0"/>
          <w:lang w:val="fr-FR"/>
          <w:rPrChange w:id="1628" w:author="John Rhoads" w:date="2019-11-20T17:55:00Z">
            <w:rPr>
              <w:noProof w:val="0"/>
            </w:rPr>
          </w:rPrChange>
        </w:rPr>
      </w:pPr>
      <w:r w:rsidRPr="000D6ECF">
        <w:rPr>
          <w:noProof w:val="0"/>
          <w:lang w:val="fr-FR"/>
          <w:rPrChange w:id="1629" w:author="John Rhoads" w:date="2019-11-20T17:55:00Z">
            <w:rPr>
              <w:noProof w:val="0"/>
            </w:rPr>
          </w:rPrChange>
        </w:rPr>
        <w:t>158017</w:t>
      </w:r>
      <w:r w:rsidR="003D003E" w:rsidRPr="000D6ECF">
        <w:rPr>
          <w:noProof w:val="0"/>
          <w:lang w:val="fr-FR"/>
          <w:rPrChange w:id="1630" w:author="John Rhoads" w:date="2019-11-20T17:55:00Z">
            <w:rPr>
              <w:noProof w:val="0"/>
            </w:rPr>
          </w:rPrChange>
        </w:rPr>
        <w:t>^MDC_DOSE_PCA_PATIENT^MDC</w:t>
      </w:r>
    </w:p>
    <w:p w14:paraId="74DF6B66" w14:textId="7E3B2C4A" w:rsidR="00B11855" w:rsidRPr="000D6ECF" w:rsidRDefault="00B2751F" w:rsidP="004E5351">
      <w:pPr>
        <w:pStyle w:val="ExampleValue"/>
        <w:rPr>
          <w:noProof w:val="0"/>
          <w:lang w:val="fr-FR"/>
          <w:rPrChange w:id="1631" w:author="John Rhoads" w:date="2019-11-20T17:55:00Z">
            <w:rPr>
              <w:noProof w:val="0"/>
            </w:rPr>
          </w:rPrChange>
        </w:rPr>
      </w:pPr>
      <w:r w:rsidRPr="000D6ECF">
        <w:rPr>
          <w:noProof w:val="0"/>
          <w:lang w:val="fr-FR"/>
          <w:rPrChange w:id="1632" w:author="John Rhoads" w:date="2019-11-20T17:55:00Z">
            <w:rPr>
              <w:noProof w:val="0"/>
            </w:rPr>
          </w:rPrChange>
        </w:rPr>
        <w:t>158019</w:t>
      </w:r>
      <w:r w:rsidR="003D003E" w:rsidRPr="000D6ECF">
        <w:rPr>
          <w:noProof w:val="0"/>
          <w:lang w:val="fr-FR"/>
          <w:rPrChange w:id="1633" w:author="John Rhoads" w:date="2019-11-20T17:55:00Z">
            <w:rPr>
              <w:noProof w:val="0"/>
            </w:rPr>
          </w:rPrChange>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0D6ECF" w:rsidRDefault="003D003E" w:rsidP="004E5351">
      <w:pPr>
        <w:pStyle w:val="ExampleValue"/>
        <w:rPr>
          <w:noProof w:val="0"/>
          <w:lang w:val="de-DE"/>
          <w:rPrChange w:id="1634" w:author="John Rhoads" w:date="2019-11-20T17:55:00Z">
            <w:rPr>
              <w:noProof w:val="0"/>
            </w:rPr>
          </w:rPrChange>
        </w:rPr>
      </w:pPr>
      <w:r w:rsidRPr="000D6ECF">
        <w:rPr>
          <w:noProof w:val="0"/>
          <w:lang w:val="de-DE"/>
          <w:rPrChange w:id="1635" w:author="John Rhoads" w:date="2019-11-20T17:55:00Z">
            <w:rPr>
              <w:noProof w:val="0"/>
            </w:rPr>
          </w:rPrChange>
        </w:rPr>
        <w:t>263872^MDC_DIM_X_G^MDC</w:t>
      </w:r>
    </w:p>
    <w:p w14:paraId="4527E966" w14:textId="77777777" w:rsidR="00B11855" w:rsidRPr="000D6ECF" w:rsidRDefault="003D003E" w:rsidP="004E5351">
      <w:pPr>
        <w:pStyle w:val="ExampleValue"/>
        <w:rPr>
          <w:noProof w:val="0"/>
          <w:lang w:val="de-DE"/>
          <w:rPrChange w:id="1636" w:author="John Rhoads" w:date="2019-11-20T17:55:00Z">
            <w:rPr>
              <w:noProof w:val="0"/>
            </w:rPr>
          </w:rPrChange>
        </w:rPr>
      </w:pPr>
      <w:r w:rsidRPr="000D6ECF">
        <w:rPr>
          <w:noProof w:val="0"/>
          <w:lang w:val="de-DE"/>
          <w:rPrChange w:id="1637" w:author="John Rhoads" w:date="2019-11-20T17:55:00Z">
            <w:rPr>
              <w:noProof w:val="0"/>
            </w:rPr>
          </w:rPrChange>
        </w:rPr>
        <w:t>263875^MDC_DIM_KILO_G^MDC</w:t>
      </w:r>
    </w:p>
    <w:p w14:paraId="2731D934" w14:textId="77777777" w:rsidR="00B11855" w:rsidRPr="000D6ECF" w:rsidRDefault="003D003E" w:rsidP="004E5351">
      <w:pPr>
        <w:pStyle w:val="ExampleValue"/>
        <w:rPr>
          <w:noProof w:val="0"/>
          <w:lang w:val="de-DE"/>
          <w:rPrChange w:id="1638" w:author="John Rhoads" w:date="2019-11-20T17:55:00Z">
            <w:rPr>
              <w:noProof w:val="0"/>
            </w:rPr>
          </w:rPrChange>
        </w:rPr>
      </w:pPr>
      <w:r w:rsidRPr="000D6ECF">
        <w:rPr>
          <w:noProof w:val="0"/>
          <w:lang w:val="de-DE"/>
          <w:rPrChange w:id="1639" w:author="John Rhoads" w:date="2019-11-20T17:55:00Z">
            <w:rPr>
              <w:noProof w:val="0"/>
            </w:rPr>
          </w:rPrChange>
        </w:rPr>
        <w:t>g^g^UCUM</w:t>
      </w:r>
    </w:p>
    <w:p w14:paraId="3E666FFD" w14:textId="77777777" w:rsidR="00B11855" w:rsidRPr="000D6ECF" w:rsidRDefault="003D003E" w:rsidP="004E5351">
      <w:pPr>
        <w:pStyle w:val="ExampleValue"/>
        <w:rPr>
          <w:noProof w:val="0"/>
          <w:lang w:val="de-DE"/>
          <w:rPrChange w:id="1640" w:author="John Rhoads" w:date="2019-11-20T17:55:00Z">
            <w:rPr>
              <w:noProof w:val="0"/>
            </w:rPr>
          </w:rPrChange>
        </w:rPr>
      </w:pPr>
      <w:r w:rsidRPr="000D6ECF">
        <w:rPr>
          <w:noProof w:val="0"/>
          <w:lang w:val="de-DE"/>
          <w:rPrChange w:id="1641" w:author="John Rhoads" w:date="2019-11-20T17:55:00Z">
            <w:rPr>
              <w:noProof w:val="0"/>
            </w:rPr>
          </w:rPrChang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0D6ECF" w:rsidRDefault="003D003E" w:rsidP="004E5351">
      <w:pPr>
        <w:pStyle w:val="ExampleValue"/>
        <w:rPr>
          <w:noProof w:val="0"/>
          <w:lang w:val="fr-FR"/>
          <w:rPrChange w:id="1642" w:author="John Rhoads" w:date="2019-11-20T17:55:00Z">
            <w:rPr>
              <w:noProof w:val="0"/>
            </w:rPr>
          </w:rPrChange>
        </w:rPr>
      </w:pPr>
      <w:r w:rsidRPr="000D6ECF">
        <w:rPr>
          <w:noProof w:val="0"/>
          <w:lang w:val="fr-FR"/>
          <w:rPrChange w:id="1643" w:author="John Rhoads" w:date="2019-11-20T17:55:00Z">
            <w:rPr>
              <w:noProof w:val="0"/>
            </w:rPr>
          </w:rPrChange>
        </w:rPr>
        <w:t>263441^MDC_DIM_CENTI_M^MDC</w:t>
      </w:r>
    </w:p>
    <w:p w14:paraId="09A7F9F9" w14:textId="77777777" w:rsidR="00B11855" w:rsidRPr="000D6ECF" w:rsidRDefault="003D003E" w:rsidP="004E5351">
      <w:pPr>
        <w:pStyle w:val="ExampleValue"/>
        <w:rPr>
          <w:noProof w:val="0"/>
          <w:lang w:val="fr-FR"/>
          <w:rPrChange w:id="1644" w:author="John Rhoads" w:date="2019-11-20T17:55:00Z">
            <w:rPr>
              <w:noProof w:val="0"/>
            </w:rPr>
          </w:rPrChange>
        </w:rPr>
      </w:pPr>
      <w:proofErr w:type="spellStart"/>
      <w:r w:rsidRPr="000D6ECF">
        <w:rPr>
          <w:noProof w:val="0"/>
          <w:lang w:val="fr-FR"/>
          <w:rPrChange w:id="1645" w:author="John Rhoads" w:date="2019-11-20T17:55:00Z">
            <w:rPr>
              <w:noProof w:val="0"/>
            </w:rPr>
          </w:rPrChange>
        </w:rPr>
        <w:t>cm^cm^UCUM</w:t>
      </w:r>
      <w:proofErr w:type="spellEnd"/>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0D6ECF" w:rsidRDefault="003D003E" w:rsidP="004E5351">
      <w:pPr>
        <w:pStyle w:val="ExampleValue"/>
        <w:rPr>
          <w:noProof w:val="0"/>
          <w:lang w:val="fr-FR"/>
          <w:rPrChange w:id="1646" w:author="John Rhoads" w:date="2019-11-20T17:55:00Z">
            <w:rPr>
              <w:noProof w:val="0"/>
            </w:rPr>
          </w:rPrChange>
        </w:rPr>
      </w:pPr>
      <w:r w:rsidRPr="000D6ECF">
        <w:rPr>
          <w:noProof w:val="0"/>
          <w:lang w:val="fr-FR"/>
          <w:rPrChange w:id="1647" w:author="John Rhoads" w:date="2019-11-20T17:55:00Z">
            <w:rPr>
              <w:noProof w:val="0"/>
            </w:rPr>
          </w:rPrChange>
        </w:rPr>
        <w:t xml:space="preserve">263616^ MDC_DIM_SQ_X_M^MDC  </w:t>
      </w:r>
    </w:p>
    <w:p w14:paraId="39ED0186" w14:textId="211CFE74" w:rsidR="00B11855" w:rsidRPr="000D6ECF" w:rsidRDefault="003D003E" w:rsidP="004E5351">
      <w:pPr>
        <w:pStyle w:val="ExampleValue"/>
        <w:rPr>
          <w:noProof w:val="0"/>
          <w:lang w:val="fr-FR"/>
          <w:rPrChange w:id="1648" w:author="John Rhoads" w:date="2019-11-20T17:55:00Z">
            <w:rPr>
              <w:noProof w:val="0"/>
            </w:rPr>
          </w:rPrChange>
        </w:rPr>
      </w:pPr>
      <w:r w:rsidRPr="000D6ECF">
        <w:rPr>
          <w:noProof w:val="0"/>
          <w:lang w:val="fr-FR"/>
          <w:rPrChange w:id="1649" w:author="John Rhoads" w:date="2019-11-20T17:55:00Z">
            <w:rPr>
              <w:noProof w:val="0"/>
            </w:rPr>
          </w:rPrChange>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3E098AF" w:rsidR="0029412E" w:rsidRPr="00621E63" w:rsidRDefault="0029412E" w:rsidP="0029412E">
      <w:pPr>
        <w:pStyle w:val="Heading5"/>
        <w:rPr>
          <w:noProof w:val="0"/>
        </w:rPr>
      </w:pPr>
      <w:bookmarkStart w:id="1650" w:name="_Toc24650414"/>
      <w:r w:rsidRPr="00621E63">
        <w:rPr>
          <w:noProof w:val="0"/>
        </w:rPr>
        <w:t>Rate change, titration, Bolus from existing infusion, and Multistep</w:t>
      </w:r>
      <w:bookmarkEnd w:id="1650"/>
    </w:p>
    <w:p w14:paraId="044EC6DE" w14:textId="19F397F0" w:rsidR="0029412E" w:rsidRPr="00621E63" w:rsidRDefault="0029412E" w:rsidP="005757BE">
      <w:pPr>
        <w:pStyle w:val="Heading6"/>
        <w:rPr>
          <w:noProof w:val="0"/>
        </w:rPr>
      </w:pPr>
      <w:r w:rsidRPr="00621E63">
        <w:rPr>
          <w:noProof w:val="0"/>
        </w:rPr>
        <w:t xml:space="preserve"> </w:t>
      </w:r>
      <w:bookmarkStart w:id="1651" w:name="_Toc24650415"/>
      <w:r w:rsidRPr="00621E63">
        <w:rPr>
          <w:noProof w:val="0"/>
        </w:rPr>
        <w:t>Rate change or titration</w:t>
      </w:r>
      <w:bookmarkEnd w:id="1651"/>
    </w:p>
    <w:p w14:paraId="5D2FDE55" w14:textId="77777777" w:rsidR="0029412E" w:rsidRPr="00621E63" w:rsidRDefault="0029412E">
      <w:pPr>
        <w:pStyle w:val="BodyText"/>
        <w:pPrChange w:id="1652" w:author="Mary Jungers" w:date="2019-11-13T18:43:00Z">
          <w:pPr/>
        </w:pPrChange>
      </w:pPr>
      <w:r w:rsidRPr="00621E63">
        <w:t>ORC-1 Order Control = “XO”.</w:t>
      </w:r>
    </w:p>
    <w:p w14:paraId="107138C0" w14:textId="77777777" w:rsidR="0029412E" w:rsidRPr="00621E63" w:rsidRDefault="0029412E">
      <w:pPr>
        <w:pStyle w:val="BodyText"/>
        <w:pPrChange w:id="1653" w:author="Mary Jungers" w:date="2019-11-13T18:43:00Z">
          <w:pPr/>
        </w:pPrChange>
      </w:pPr>
      <w:r w:rsidRPr="00621E63">
        <w:t>RXG-5 Give Amount-Minimum and RXG-7 Give Units must be empty.</w:t>
      </w:r>
    </w:p>
    <w:p w14:paraId="629AD75E" w14:textId="00446D61" w:rsidR="0029412E" w:rsidRPr="00621E63" w:rsidDel="008E1C27" w:rsidRDefault="0029412E">
      <w:pPr>
        <w:pStyle w:val="BodyText"/>
        <w:rPr>
          <w:del w:id="1654" w:author="Mary Jungers" w:date="2019-11-13T18:43:00Z"/>
        </w:rPr>
        <w:pPrChange w:id="1655" w:author="Mary Jungers" w:date="2019-11-13T18:43:00Z">
          <w:pPr/>
        </w:pPrChange>
      </w:pPr>
      <w:r w:rsidRPr="00621E63">
        <w:t>RXG-15, 16 must contain a rate or dose rate and cannot contain a dose.</w:t>
      </w:r>
    </w:p>
    <w:p w14:paraId="69452523" w14:textId="77777777" w:rsidR="0029412E" w:rsidRPr="00621E63" w:rsidRDefault="0029412E">
      <w:pPr>
        <w:pStyle w:val="BodyText"/>
        <w:pPrChange w:id="1656" w:author="Mary Jungers" w:date="2019-11-13T18:43:00Z">
          <w:pPr/>
        </w:pPrChange>
      </w:pPr>
    </w:p>
    <w:p w14:paraId="1CAE9073" w14:textId="3ABDE277" w:rsidR="0029412E" w:rsidRPr="00621E63" w:rsidRDefault="0029412E" w:rsidP="005757BE">
      <w:pPr>
        <w:pStyle w:val="Heading6"/>
        <w:rPr>
          <w:noProof w:val="0"/>
        </w:rPr>
      </w:pPr>
      <w:bookmarkStart w:id="1657" w:name="_Toc24650416"/>
      <w:r w:rsidRPr="00621E63">
        <w:rPr>
          <w:noProof w:val="0"/>
        </w:rPr>
        <w:t>Bolus from existing infusion</w:t>
      </w:r>
      <w:bookmarkEnd w:id="1657"/>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03942E2B" w:rsidR="0029412E" w:rsidRPr="00621E63" w:rsidRDefault="0029412E" w:rsidP="005807BA">
      <w:pPr>
        <w:pStyle w:val="ListBullet2"/>
      </w:pPr>
      <w:r w:rsidRPr="00621E63">
        <w:t>A bolus of the same medication is ordered (</w:t>
      </w:r>
      <w:del w:id="1658" w:author="Mary Jungers" w:date="2019-11-14T10:25:00Z">
        <w:r w:rsidRPr="00621E63" w:rsidDel="005B0C7C">
          <w:delText xml:space="preserve">i.e. </w:delText>
        </w:r>
      </w:del>
      <w:ins w:id="1659" w:author="Mary Jungers" w:date="2019-11-14T10:25:00Z">
        <w:r w:rsidR="005B0C7C">
          <w:t xml:space="preserve">i.e.,  </w:t>
        </w:r>
      </w:ins>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ins w:id="1660" w:author="Mary Jungers" w:date="2019-11-14T10:39:00Z">
        <w:r w:rsidR="00CB13DC">
          <w:t>[</w:t>
        </w:r>
      </w:ins>
      <w:r w:rsidRPr="00621E63">
        <w:t>PCD-03</w:t>
      </w:r>
      <w:ins w:id="1661" w:author="Mary Jungers" w:date="2019-11-14T10:39:00Z">
        <w:r w:rsidR="00CB13DC">
          <w:t>]</w:t>
        </w:r>
      </w:ins>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pPr>
        <w:pStyle w:val="BodyText"/>
        <w:pPrChange w:id="1662" w:author="Mary Jungers" w:date="2019-11-14T10:11:00Z">
          <w:pPr>
            <w:ind w:left="720"/>
          </w:pPr>
        </w:pPrChange>
      </w:pPr>
    </w:p>
    <w:p w14:paraId="15FA2439" w14:textId="77777777" w:rsidR="0029412E" w:rsidRPr="00621E63" w:rsidRDefault="0029412E">
      <w:pPr>
        <w:pStyle w:val="BodyText"/>
        <w:rPr>
          <w:b/>
          <w:bCs/>
          <w:rPrChange w:id="1663" w:author="Mary Jungers" w:date="2019-11-13T18:43:00Z">
            <w:rPr/>
          </w:rPrChange>
        </w:rPr>
        <w:pPrChange w:id="1664" w:author="Mary Jungers" w:date="2019-11-13T18:43:00Z">
          <w:pPr/>
        </w:pPrChange>
      </w:pPr>
      <w:r w:rsidRPr="00621E63">
        <w:rPr>
          <w:b/>
          <w:bCs/>
          <w:rPrChange w:id="1665" w:author="Mary Jungers" w:date="2019-11-13T18:43:00Z">
            <w:rPr/>
          </w:rPrChange>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pPr>
        <w:pStyle w:val="BodyText"/>
        <w:pPrChange w:id="1666" w:author="Mary Jungers" w:date="2019-11-13T18:42:00Z">
          <w:pPr>
            <w:ind w:left="720"/>
          </w:pPr>
        </w:pPrChange>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rPr>
          <w:ins w:id="1667" w:author="Mary Jungers" w:date="2019-11-13T18:43:00Z"/>
        </w:rPr>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Change w:id="1668" w:author="Mary Jungers" w:date="2019-11-14T10:13:00Z">
          <w:tblPr>
            <w:tblW w:w="9810" w:type="dxa"/>
            <w:tblInd w:w="-185" w:type="dxa"/>
            <w:tblLayout w:type="fixed"/>
            <w:tblLook w:val="0000" w:firstRow="0" w:lastRow="0" w:firstColumn="0" w:lastColumn="0" w:noHBand="0" w:noVBand="0"/>
          </w:tblPr>
        </w:tblPrChange>
      </w:tblPr>
      <w:tblGrid>
        <w:gridCol w:w="1170"/>
        <w:gridCol w:w="990"/>
        <w:gridCol w:w="990"/>
        <w:gridCol w:w="990"/>
        <w:gridCol w:w="990"/>
        <w:gridCol w:w="1170"/>
        <w:gridCol w:w="1980"/>
        <w:gridCol w:w="1530"/>
        <w:tblGridChange w:id="1669">
          <w:tblGrid>
            <w:gridCol w:w="1080"/>
            <w:gridCol w:w="810"/>
            <w:gridCol w:w="990"/>
            <w:gridCol w:w="1260"/>
            <w:gridCol w:w="990"/>
            <w:gridCol w:w="1170"/>
            <w:gridCol w:w="1980"/>
            <w:gridCol w:w="1530"/>
          </w:tblGrid>
        </w:tblGridChange>
      </w:tblGrid>
      <w:tr w:rsidR="00621E63" w:rsidRPr="00621E63" w14:paraId="4D85E8EE" w14:textId="77777777" w:rsidTr="00621E63">
        <w:tc>
          <w:tcPr>
            <w:tcW w:w="1170" w:type="dxa"/>
            <w:tcBorders>
              <w:top w:val="single" w:sz="4" w:space="0" w:color="000000"/>
              <w:left w:val="single" w:sz="4" w:space="0" w:color="000000"/>
              <w:bottom w:val="single" w:sz="4" w:space="0" w:color="000000"/>
            </w:tcBorders>
            <w:shd w:val="clear" w:color="auto" w:fill="D9D9D9"/>
            <w:tcPrChange w:id="1670" w:author="Mary Jungers" w:date="2019-11-14T10:13:00Z">
              <w:tcPr>
                <w:tcW w:w="1080" w:type="dxa"/>
                <w:tcBorders>
                  <w:top w:val="single" w:sz="4" w:space="0" w:color="000000"/>
                  <w:left w:val="single" w:sz="4" w:space="0" w:color="000000"/>
                  <w:bottom w:val="single" w:sz="4" w:space="0" w:color="000000"/>
                </w:tcBorders>
                <w:shd w:val="clear" w:color="auto" w:fill="D9D9D9"/>
              </w:tcPr>
            </w:tcPrChange>
          </w:tcPr>
          <w:p w14:paraId="39B9406A" w14:textId="77777777" w:rsidR="0029412E" w:rsidRPr="00621E63" w:rsidRDefault="0029412E" w:rsidP="004D4923">
            <w:pPr>
              <w:pStyle w:val="TableEntryHeader"/>
              <w:rPr>
                <w:sz w:val="18"/>
                <w:szCs w:val="18"/>
                <w:rPrChange w:id="1671" w:author="Mary Jungers" w:date="2019-11-14T10:12:00Z">
                  <w:rPr/>
                </w:rPrChange>
              </w:rPr>
            </w:pPr>
            <w:r w:rsidRPr="00621E63">
              <w:rPr>
                <w:rFonts w:eastAsia="SimSun"/>
                <w:sz w:val="18"/>
                <w:szCs w:val="18"/>
                <w:rPrChange w:id="1672" w:author="Mary Jungers" w:date="2019-11-14T10:12:00Z">
                  <w:rPr>
                    <w:rFonts w:eastAsia="SimSun"/>
                  </w:rPr>
                </w:rPrChange>
              </w:rPr>
              <w:t>Bolus order type</w:t>
            </w:r>
          </w:p>
        </w:tc>
        <w:tc>
          <w:tcPr>
            <w:tcW w:w="990" w:type="dxa"/>
            <w:tcBorders>
              <w:top w:val="single" w:sz="4" w:space="0" w:color="000000"/>
              <w:left w:val="single" w:sz="4" w:space="0" w:color="000000"/>
              <w:bottom w:val="single" w:sz="4" w:space="0" w:color="000000"/>
            </w:tcBorders>
            <w:shd w:val="clear" w:color="auto" w:fill="D9D9D9"/>
            <w:tcPrChange w:id="1673" w:author="Mary Jungers" w:date="2019-11-14T10:13:00Z">
              <w:tcPr>
                <w:tcW w:w="810" w:type="dxa"/>
                <w:tcBorders>
                  <w:top w:val="single" w:sz="4" w:space="0" w:color="000000"/>
                  <w:left w:val="single" w:sz="4" w:space="0" w:color="000000"/>
                  <w:bottom w:val="single" w:sz="4" w:space="0" w:color="000000"/>
                </w:tcBorders>
                <w:shd w:val="clear" w:color="auto" w:fill="D9D9D9"/>
              </w:tcPr>
            </w:tcPrChange>
          </w:tcPr>
          <w:p w14:paraId="12E8E7AB" w14:textId="77777777" w:rsidR="0029412E" w:rsidRPr="00621E63" w:rsidRDefault="0029412E" w:rsidP="004D4923">
            <w:pPr>
              <w:pStyle w:val="TableEntryHeader"/>
              <w:rPr>
                <w:sz w:val="18"/>
                <w:szCs w:val="18"/>
                <w:rPrChange w:id="1674" w:author="Mary Jungers" w:date="2019-11-14T10:12:00Z">
                  <w:rPr/>
                </w:rPrChange>
              </w:rPr>
            </w:pPr>
            <w:r w:rsidRPr="00621E63">
              <w:rPr>
                <w:rFonts w:eastAsia="SimSun"/>
                <w:sz w:val="18"/>
                <w:szCs w:val="18"/>
                <w:rPrChange w:id="1675" w:author="Mary Jungers" w:date="2019-11-14T10:12:00Z">
                  <w:rPr>
                    <w:rFonts w:eastAsia="SimSun"/>
                  </w:rPr>
                </w:rPrChange>
              </w:rPr>
              <w:t>ORC-1</w:t>
            </w:r>
          </w:p>
        </w:tc>
        <w:tc>
          <w:tcPr>
            <w:tcW w:w="990" w:type="dxa"/>
            <w:tcBorders>
              <w:top w:val="single" w:sz="4" w:space="0" w:color="000000"/>
              <w:left w:val="single" w:sz="4" w:space="0" w:color="000000"/>
              <w:bottom w:val="single" w:sz="4" w:space="0" w:color="000000"/>
            </w:tcBorders>
            <w:shd w:val="clear" w:color="auto" w:fill="D9D9D9"/>
            <w:tcPrChange w:id="1676"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0C0C57B4" w14:textId="77777777" w:rsidR="0029412E" w:rsidRPr="00621E63" w:rsidRDefault="0029412E" w:rsidP="004D4923">
            <w:pPr>
              <w:pStyle w:val="TableEntryHeader"/>
              <w:rPr>
                <w:sz w:val="18"/>
                <w:szCs w:val="18"/>
                <w:rPrChange w:id="1677" w:author="Mary Jungers" w:date="2019-11-14T10:12:00Z">
                  <w:rPr/>
                </w:rPrChange>
              </w:rPr>
            </w:pPr>
            <w:r w:rsidRPr="00621E63">
              <w:rPr>
                <w:rFonts w:eastAsia="SimSun"/>
                <w:sz w:val="18"/>
                <w:szCs w:val="18"/>
                <w:rPrChange w:id="1678" w:author="Mary Jungers" w:date="2019-11-14T10:12:00Z">
                  <w:rPr>
                    <w:rFonts w:eastAsia="SimSun"/>
                  </w:rPr>
                </w:rPrChange>
              </w:rPr>
              <w:t>ORC-2</w:t>
            </w:r>
          </w:p>
        </w:tc>
        <w:tc>
          <w:tcPr>
            <w:tcW w:w="990" w:type="dxa"/>
            <w:tcBorders>
              <w:top w:val="single" w:sz="4" w:space="0" w:color="000000"/>
              <w:left w:val="single" w:sz="4" w:space="0" w:color="000000"/>
              <w:bottom w:val="single" w:sz="4" w:space="0" w:color="000000"/>
            </w:tcBorders>
            <w:shd w:val="clear" w:color="auto" w:fill="D9D9D9"/>
            <w:tcPrChange w:id="1679" w:author="Mary Jungers" w:date="2019-11-14T10:13:00Z">
              <w:tcPr>
                <w:tcW w:w="1260" w:type="dxa"/>
                <w:tcBorders>
                  <w:top w:val="single" w:sz="4" w:space="0" w:color="000000"/>
                  <w:left w:val="single" w:sz="4" w:space="0" w:color="000000"/>
                  <w:bottom w:val="single" w:sz="4" w:space="0" w:color="000000"/>
                </w:tcBorders>
                <w:shd w:val="clear" w:color="auto" w:fill="D9D9D9"/>
              </w:tcPr>
            </w:tcPrChange>
          </w:tcPr>
          <w:p w14:paraId="508D39EE" w14:textId="77777777" w:rsidR="0029412E" w:rsidRPr="00621E63" w:rsidRDefault="0029412E" w:rsidP="004D4923">
            <w:pPr>
              <w:pStyle w:val="TableEntryHeader"/>
              <w:rPr>
                <w:sz w:val="18"/>
                <w:szCs w:val="18"/>
                <w:rPrChange w:id="1680" w:author="Mary Jungers" w:date="2019-11-14T10:12:00Z">
                  <w:rPr/>
                </w:rPrChange>
              </w:rPr>
            </w:pPr>
            <w:r w:rsidRPr="00621E63">
              <w:rPr>
                <w:rFonts w:eastAsia="SimSun"/>
                <w:sz w:val="18"/>
                <w:szCs w:val="18"/>
                <w:rPrChange w:id="1681" w:author="Mary Jungers" w:date="2019-11-14T10:12:00Z">
                  <w:rPr>
                    <w:rFonts w:eastAsia="SimSun"/>
                  </w:rPr>
                </w:rPrChange>
              </w:rPr>
              <w:t>ORC-8</w:t>
            </w:r>
          </w:p>
        </w:tc>
        <w:tc>
          <w:tcPr>
            <w:tcW w:w="990" w:type="dxa"/>
            <w:tcBorders>
              <w:top w:val="single" w:sz="4" w:space="0" w:color="000000"/>
              <w:left w:val="single" w:sz="4" w:space="0" w:color="000000"/>
              <w:bottom w:val="single" w:sz="4" w:space="0" w:color="000000"/>
            </w:tcBorders>
            <w:shd w:val="clear" w:color="auto" w:fill="D9D9D9"/>
            <w:tcPrChange w:id="1682"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54F43960" w14:textId="77777777" w:rsidR="0029412E" w:rsidRPr="00621E63" w:rsidRDefault="0029412E" w:rsidP="004D4923">
            <w:pPr>
              <w:pStyle w:val="TableEntryHeader"/>
              <w:rPr>
                <w:sz w:val="18"/>
                <w:szCs w:val="18"/>
                <w:rPrChange w:id="1683" w:author="Mary Jungers" w:date="2019-11-14T10:12:00Z">
                  <w:rPr/>
                </w:rPrChange>
              </w:rPr>
            </w:pPr>
            <w:r w:rsidRPr="00621E63">
              <w:rPr>
                <w:rFonts w:eastAsia="SimSun"/>
                <w:sz w:val="18"/>
                <w:szCs w:val="18"/>
                <w:rPrChange w:id="1684" w:author="Mary Jungers" w:date="2019-11-14T10:12:00Z">
                  <w:rPr>
                    <w:rFonts w:eastAsia="SimSun"/>
                  </w:rPr>
                </w:rPrChange>
              </w:rPr>
              <w:t>RXG-15/16</w:t>
            </w:r>
          </w:p>
        </w:tc>
        <w:tc>
          <w:tcPr>
            <w:tcW w:w="1170" w:type="dxa"/>
            <w:tcBorders>
              <w:top w:val="single" w:sz="4" w:space="0" w:color="000000"/>
              <w:left w:val="single" w:sz="4" w:space="0" w:color="000000"/>
              <w:bottom w:val="single" w:sz="4" w:space="0" w:color="000000"/>
            </w:tcBorders>
            <w:shd w:val="clear" w:color="auto" w:fill="D9D9D9"/>
            <w:tcPrChange w:id="1685" w:author="Mary Jungers" w:date="2019-11-14T10:13:00Z">
              <w:tcPr>
                <w:tcW w:w="1170" w:type="dxa"/>
                <w:tcBorders>
                  <w:top w:val="single" w:sz="4" w:space="0" w:color="000000"/>
                  <w:left w:val="single" w:sz="4" w:space="0" w:color="000000"/>
                  <w:bottom w:val="single" w:sz="4" w:space="0" w:color="000000"/>
                </w:tcBorders>
                <w:shd w:val="clear" w:color="auto" w:fill="D9D9D9"/>
              </w:tcPr>
            </w:tcPrChange>
          </w:tcPr>
          <w:p w14:paraId="3849F084" w14:textId="77777777" w:rsidR="0029412E" w:rsidRPr="00621E63" w:rsidRDefault="0029412E" w:rsidP="004D4923">
            <w:pPr>
              <w:pStyle w:val="TableEntryHeader"/>
              <w:rPr>
                <w:sz w:val="18"/>
                <w:szCs w:val="18"/>
                <w:rPrChange w:id="1686" w:author="Mary Jungers" w:date="2019-11-14T10:12:00Z">
                  <w:rPr/>
                </w:rPrChange>
              </w:rPr>
            </w:pPr>
            <w:r w:rsidRPr="00621E63">
              <w:rPr>
                <w:rFonts w:eastAsia="SimSun"/>
                <w:sz w:val="18"/>
                <w:szCs w:val="18"/>
                <w:rPrChange w:id="1687" w:author="Mary Jungers" w:date="2019-11-14T10:12:00Z">
                  <w:rPr>
                    <w:rFonts w:eastAsia="SimSun"/>
                  </w:rPr>
                </w:rPrChange>
              </w:rPr>
              <w:t>TQ1 segment</w:t>
            </w:r>
          </w:p>
        </w:tc>
        <w:tc>
          <w:tcPr>
            <w:tcW w:w="1980" w:type="dxa"/>
            <w:tcBorders>
              <w:top w:val="single" w:sz="4" w:space="0" w:color="000000"/>
              <w:left w:val="single" w:sz="4" w:space="0" w:color="000000"/>
              <w:bottom w:val="single" w:sz="4" w:space="0" w:color="000000"/>
            </w:tcBorders>
            <w:shd w:val="clear" w:color="auto" w:fill="D9D9D9"/>
            <w:tcPrChange w:id="1688" w:author="Mary Jungers" w:date="2019-11-14T10:13:00Z">
              <w:tcPr>
                <w:tcW w:w="1980" w:type="dxa"/>
                <w:tcBorders>
                  <w:top w:val="single" w:sz="4" w:space="0" w:color="000000"/>
                  <w:left w:val="single" w:sz="4" w:space="0" w:color="000000"/>
                  <w:bottom w:val="single" w:sz="4" w:space="0" w:color="000000"/>
                </w:tcBorders>
                <w:shd w:val="clear" w:color="auto" w:fill="D9D9D9"/>
              </w:tcPr>
            </w:tcPrChange>
          </w:tcPr>
          <w:p w14:paraId="079CCD3A" w14:textId="77777777" w:rsidR="0029412E" w:rsidRPr="00621E63" w:rsidRDefault="0029412E" w:rsidP="004D4923">
            <w:pPr>
              <w:pStyle w:val="TableEntryHeader"/>
              <w:rPr>
                <w:sz w:val="18"/>
                <w:szCs w:val="18"/>
                <w:rPrChange w:id="1689" w:author="Mary Jungers" w:date="2019-11-14T10:12:00Z">
                  <w:rPr/>
                </w:rPrChange>
              </w:rPr>
            </w:pPr>
            <w:r w:rsidRPr="00621E63">
              <w:rPr>
                <w:rFonts w:eastAsia="SimSun"/>
                <w:sz w:val="18"/>
                <w:szCs w:val="18"/>
                <w:rPrChange w:id="1690" w:author="Mary Jungers" w:date="2019-11-14T10:12:00Z">
                  <w:rPr>
                    <w:rFonts w:eastAsia="SimSun"/>
                  </w:rPr>
                </w:rPrChange>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Change w:id="1691"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D9D9D9"/>
              </w:tcPr>
            </w:tcPrChange>
          </w:tcPr>
          <w:p w14:paraId="2579D24F" w14:textId="77777777" w:rsidR="0029412E" w:rsidRPr="00621E63" w:rsidRDefault="0029412E" w:rsidP="004D4923">
            <w:pPr>
              <w:pStyle w:val="TableEntryHeader"/>
              <w:rPr>
                <w:sz w:val="18"/>
                <w:szCs w:val="18"/>
                <w:rPrChange w:id="1692" w:author="Mary Jungers" w:date="2019-11-14T10:12:00Z">
                  <w:rPr/>
                </w:rPrChange>
              </w:rPr>
            </w:pPr>
            <w:r w:rsidRPr="00621E63">
              <w:rPr>
                <w:rFonts w:eastAsia="SimSun"/>
                <w:sz w:val="18"/>
                <w:szCs w:val="18"/>
                <w:rPrChange w:id="1693" w:author="Mary Jungers" w:date="2019-11-14T10:12:00Z">
                  <w:rPr>
                    <w:rFonts w:eastAsia="SimSun"/>
                  </w:rPr>
                </w:rPrChange>
              </w:rPr>
              <w:t>OBX segment with OBX-5 = MDC_FLOW_FLUID_PUMP</w:t>
            </w:r>
          </w:p>
        </w:tc>
      </w:tr>
      <w:tr w:rsidR="00621E63" w:rsidRPr="00621E63" w14:paraId="097803FE" w14:textId="77777777" w:rsidTr="00621E63">
        <w:tc>
          <w:tcPr>
            <w:tcW w:w="1170" w:type="dxa"/>
            <w:tcBorders>
              <w:top w:val="single" w:sz="4" w:space="0" w:color="000000"/>
              <w:left w:val="single" w:sz="4" w:space="0" w:color="000000"/>
              <w:bottom w:val="single" w:sz="4" w:space="0" w:color="000000"/>
            </w:tcBorders>
            <w:shd w:val="clear" w:color="auto" w:fill="auto"/>
            <w:tcPrChange w:id="1694"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545D033" w14:textId="77777777" w:rsidR="0029412E" w:rsidRPr="00621E63" w:rsidRDefault="0029412E">
            <w:pPr>
              <w:pStyle w:val="TableEntry"/>
              <w:pPrChange w:id="1695" w:author="Mary Jungers" w:date="2019-11-14T10:11:00Z">
                <w:pPr>
                  <w:spacing w:before="120"/>
                </w:pPr>
              </w:pPrChange>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Change w:id="1696"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0250F0EC" w14:textId="77777777" w:rsidR="0029412E" w:rsidRPr="00621E63" w:rsidRDefault="0029412E">
            <w:pPr>
              <w:pStyle w:val="TableEntry"/>
              <w:pPrChange w:id="1697"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698"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63750A4" w14:textId="77777777" w:rsidR="0029412E" w:rsidRPr="00621E63" w:rsidRDefault="0029412E">
            <w:pPr>
              <w:pStyle w:val="TableEntry"/>
              <w:pPrChange w:id="1699"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700"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01"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02"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Change w:id="1703"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04"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621E63">
        <w:tc>
          <w:tcPr>
            <w:tcW w:w="1170" w:type="dxa"/>
            <w:tcBorders>
              <w:top w:val="single" w:sz="4" w:space="0" w:color="000000"/>
              <w:left w:val="single" w:sz="4" w:space="0" w:color="000000"/>
              <w:bottom w:val="single" w:sz="4" w:space="0" w:color="000000"/>
            </w:tcBorders>
            <w:shd w:val="clear" w:color="auto" w:fill="auto"/>
            <w:tcPrChange w:id="1705"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5C3DD62D" w14:textId="77777777" w:rsidR="0029412E" w:rsidRPr="00621E63" w:rsidRDefault="0029412E">
            <w:pPr>
              <w:pStyle w:val="TableEntry"/>
              <w:pPrChange w:id="1706" w:author="Mary Jungers" w:date="2019-11-14T10:11:00Z">
                <w:pPr>
                  <w:spacing w:before="120"/>
                </w:pPr>
              </w:pPrChange>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Change w:id="1707"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B4E714F" w14:textId="77777777" w:rsidR="0029412E" w:rsidRPr="00621E63" w:rsidRDefault="0029412E">
            <w:pPr>
              <w:pStyle w:val="TableEntry"/>
              <w:pPrChange w:id="1708"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09"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1B5DD24C" w14:textId="77777777" w:rsidR="0029412E" w:rsidRPr="00621E63" w:rsidRDefault="0029412E">
            <w:pPr>
              <w:pStyle w:val="TableEntry"/>
              <w:pPrChange w:id="1710"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711"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12"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13"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14"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15"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621E63">
        <w:tc>
          <w:tcPr>
            <w:tcW w:w="1170" w:type="dxa"/>
            <w:tcBorders>
              <w:top w:val="single" w:sz="4" w:space="0" w:color="000000"/>
              <w:left w:val="single" w:sz="4" w:space="0" w:color="000000"/>
              <w:bottom w:val="single" w:sz="4" w:space="0" w:color="000000"/>
            </w:tcBorders>
            <w:shd w:val="clear" w:color="auto" w:fill="auto"/>
            <w:tcPrChange w:id="1716"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DA26A5E" w14:textId="77777777" w:rsidR="0029412E" w:rsidRPr="00621E63" w:rsidRDefault="0029412E">
            <w:pPr>
              <w:pStyle w:val="TableEntry"/>
              <w:pPrChange w:id="1717" w:author="Mary Jungers" w:date="2019-11-14T10:11:00Z">
                <w:pPr>
                  <w:spacing w:before="120"/>
                </w:pPr>
              </w:pPrChange>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Change w:id="1718"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AD76B65" w14:textId="77777777" w:rsidR="0029412E" w:rsidRPr="00621E63" w:rsidRDefault="0029412E">
            <w:pPr>
              <w:pStyle w:val="TableEntry"/>
              <w:pPrChange w:id="1719"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20"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53FD3F6" w14:textId="77777777" w:rsidR="0029412E" w:rsidRPr="00621E63" w:rsidRDefault="0029412E">
            <w:pPr>
              <w:pStyle w:val="TableEntry"/>
              <w:pPrChange w:id="1721"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722"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23"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Change w:id="1724"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25"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26"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pPr>
        <w:pStyle w:val="BodyText"/>
        <w:rPr>
          <w:rFonts w:eastAsia="SimSun"/>
        </w:rPr>
        <w:pPrChange w:id="1727" w:author="Mary Jungers" w:date="2019-11-13T18:43:00Z">
          <w:pPr/>
        </w:pPrChange>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pPr>
        <w:pStyle w:val="BodyText"/>
        <w:rPr>
          <w:rFonts w:eastAsia="SimSun"/>
        </w:rPr>
        <w:pPrChange w:id="1728" w:author="Mary Jungers" w:date="2019-11-13T18:42:00Z">
          <w:pPr>
            <w:keepNext/>
          </w:pPr>
        </w:pPrChange>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8890B51" w14:textId="7701884C" w:rsidR="0029412E" w:rsidRPr="00621E63" w:rsidDel="008E1C27" w:rsidRDefault="0029412E" w:rsidP="00526C5F">
      <w:pPr>
        <w:pStyle w:val="BodyText"/>
        <w:rPr>
          <w:del w:id="1729" w:author="Mary Jungers" w:date="2019-11-13T18:43:00Z"/>
        </w:rPr>
      </w:pPr>
      <w:r w:rsidRPr="00621E63">
        <w:t>In the OBR segment, OBR-2 Placer Order Number contains the order ID of the bolus as a “child” order ID</w:t>
      </w:r>
      <w:r w:rsidR="00621E63">
        <w:t xml:space="preserve">. </w:t>
      </w:r>
      <w:r w:rsidRPr="00621E63">
        <w:t>OBR-29 Parent is used to contain the order ID for the parent (</w:t>
      </w:r>
      <w:del w:id="1730" w:author="Mary Jungers" w:date="2019-11-14T10:25:00Z">
        <w:r w:rsidRPr="00621E63" w:rsidDel="005B0C7C">
          <w:delText xml:space="preserve">i.e. </w:delText>
        </w:r>
      </w:del>
      <w:ins w:id="1731" w:author="Mary Jungers" w:date="2019-11-14T10:25:00Z">
        <w:r w:rsidR="005B0C7C">
          <w:t xml:space="preserve">i.e.,  </w:t>
        </w:r>
      </w:ins>
      <w:r w:rsidRPr="00621E63">
        <w:t>the existing infusion)</w:t>
      </w:r>
      <w:r w:rsidR="00621E63">
        <w:t xml:space="preserve">. </w:t>
      </w:r>
    </w:p>
    <w:p w14:paraId="6C8403C1" w14:textId="77777777" w:rsidR="0029412E" w:rsidRPr="00621E63" w:rsidRDefault="0029412E">
      <w:pPr>
        <w:pStyle w:val="BodyText"/>
        <w:rPr>
          <w:rFonts w:ascii="Calibri" w:hAnsi="Calibri" w:cs="Calibri"/>
        </w:rPr>
        <w:pPrChange w:id="1732" w:author="Mary Jungers" w:date="2019-11-13T18:43:00Z">
          <w:pPr/>
        </w:pPrChange>
      </w:pPr>
    </w:p>
    <w:p w14:paraId="1F910172" w14:textId="4EA4CAB0" w:rsidR="0029412E" w:rsidRPr="00621E63" w:rsidRDefault="0029412E" w:rsidP="00526C5F">
      <w:pPr>
        <w:pStyle w:val="Heading6"/>
        <w:rPr>
          <w:noProof w:val="0"/>
        </w:rPr>
      </w:pPr>
      <w:bookmarkStart w:id="1733" w:name="_Toc24650417"/>
      <w:r w:rsidRPr="00621E63">
        <w:rPr>
          <w:noProof w:val="0"/>
        </w:rPr>
        <w:t>Multistep</w:t>
      </w:r>
      <w:bookmarkEnd w:id="1733"/>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507592E5" w14:textId="4C24DCC9" w:rsidR="0029412E" w:rsidRPr="00621E63" w:rsidDel="008E1C27" w:rsidRDefault="0029412E" w:rsidP="00526C5F">
      <w:pPr>
        <w:pStyle w:val="BodyText"/>
        <w:rPr>
          <w:del w:id="1734" w:author="Mary Jungers" w:date="2019-11-13T18:44:00Z"/>
        </w:rPr>
      </w:pPr>
      <w:r w:rsidRPr="00621E63">
        <w:t>Some pump models may support different dosing units (RXG-15 and 16) among steps (see Example 2 in the PCD TF vol 1, Section 4.4).</w:t>
      </w:r>
    </w:p>
    <w:p w14:paraId="49913315" w14:textId="77777777" w:rsidR="0029412E" w:rsidRPr="00621E63" w:rsidRDefault="0029412E">
      <w:pPr>
        <w:pStyle w:val="BodyText"/>
        <w:rPr>
          <w:rFonts w:ascii="Calibri" w:hAnsi="Calibri" w:cs="Calibri"/>
        </w:rPr>
        <w:pPrChange w:id="1735" w:author="Mary Jungers" w:date="2019-11-13T18:44:00Z">
          <w:pPr/>
        </w:pPrChange>
      </w:pPr>
    </w:p>
    <w:p w14:paraId="626188F0" w14:textId="77777777" w:rsidR="0029412E" w:rsidRPr="00621E63" w:rsidRDefault="0029412E">
      <w:pPr>
        <w:pStyle w:val="BodyText"/>
        <w:rPr>
          <w:b/>
          <w:bCs/>
          <w:rPrChange w:id="1736" w:author="Mary Jungers" w:date="2019-11-13T18:43:00Z">
            <w:rPr/>
          </w:rPrChange>
        </w:rPr>
        <w:pPrChange w:id="1737" w:author="Mary Jungers" w:date="2019-11-13T18:43:00Z">
          <w:pPr/>
        </w:pPrChange>
      </w:pPr>
      <w:r w:rsidRPr="00621E63">
        <w:rPr>
          <w:b/>
          <w:bCs/>
          <w:rPrChange w:id="1738" w:author="Mary Jungers" w:date="2019-11-13T18:43:00Z">
            <w:rPr/>
          </w:rPrChange>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7BC95F5E" w:rsidR="0029412E" w:rsidRPr="00621E63" w:rsidRDefault="0029412E" w:rsidP="004C7AD0">
      <w:pPr>
        <w:pStyle w:val="BodyText"/>
      </w:pPr>
      <w:del w:id="1739" w:author="Mary Jungers" w:date="2019-11-13T18:44:00Z">
        <w:r w:rsidRPr="00621E63" w:rsidDel="008E1C27">
          <w:rPr>
            <w:rFonts w:eastAsia="Calibri"/>
          </w:rPr>
          <w:delText xml:space="preserve"> </w:delText>
        </w:r>
      </w:del>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pPr>
        <w:pStyle w:val="ListBullet2"/>
        <w:pPrChange w:id="1740" w:author="Mary Jungers" w:date="2019-11-13T18:44:00Z">
          <w:pPr>
            <w:pStyle w:val="ListParagraph"/>
            <w:numPr>
              <w:numId w:val="27"/>
            </w:numPr>
            <w:tabs>
              <w:tab w:val="num" w:pos="0"/>
            </w:tabs>
            <w:suppressAutoHyphens/>
            <w:spacing w:line="276" w:lineRule="auto"/>
            <w:ind w:hanging="360"/>
            <w:contextualSpacing/>
          </w:pPr>
        </w:pPrChange>
      </w:pPr>
      <w:r w:rsidRPr="00621E63">
        <w:t>Step number in RXG-1 (values are 1...n)</w:t>
      </w:r>
    </w:p>
    <w:p w14:paraId="3A0FB99C" w14:textId="77777777" w:rsidR="0029412E" w:rsidRPr="00621E63" w:rsidRDefault="0029412E">
      <w:pPr>
        <w:pStyle w:val="ListBullet2"/>
        <w:pPrChange w:id="1741" w:author="Mary Jungers" w:date="2019-11-13T18:44:00Z">
          <w:pPr>
            <w:pStyle w:val="ListParagraph"/>
            <w:numPr>
              <w:numId w:val="27"/>
            </w:numPr>
            <w:tabs>
              <w:tab w:val="num" w:pos="0"/>
            </w:tabs>
            <w:suppressAutoHyphens/>
            <w:spacing w:line="276" w:lineRule="auto"/>
            <w:ind w:hanging="360"/>
            <w:contextualSpacing/>
          </w:pPr>
        </w:pPrChange>
      </w:pPr>
      <w:r w:rsidRPr="00621E63">
        <w:lastRenderedPageBreak/>
        <w:t>An OBX segment to indicate the type of the current step</w:t>
      </w:r>
    </w:p>
    <w:p w14:paraId="08506746" w14:textId="77777777" w:rsidR="0029412E" w:rsidRPr="00621E63" w:rsidRDefault="0029412E">
      <w:pPr>
        <w:pStyle w:val="ListBullet3"/>
        <w:pPrChange w:id="1742"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MDCX_INFUS_ORDER_STEP_TYPE</w:t>
      </w:r>
    </w:p>
    <w:p w14:paraId="0F96947E" w14:textId="77777777" w:rsidR="0029412E" w:rsidRPr="00621E63" w:rsidRDefault="0029412E">
      <w:pPr>
        <w:pStyle w:val="ListBullet3"/>
        <w:pPrChange w:id="1743"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enumerations are  "loading dose" or "continuous"</w:t>
      </w:r>
    </w:p>
    <w:p w14:paraId="1ECB51C2" w14:textId="77777777" w:rsidR="0029412E" w:rsidRPr="00621E63" w:rsidRDefault="0029412E">
      <w:pPr>
        <w:pStyle w:val="ListBullet3"/>
        <w:pPrChange w:id="1744"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rPr>
          <w:rFonts w:cs="Calibri"/>
        </w:rPr>
        <w:t>“</w:t>
      </w:r>
      <w:r w:rsidRPr="00621E63">
        <w:t>loading dose” is optional and supported in step 1 only</w:t>
      </w:r>
    </w:p>
    <w:p w14:paraId="790C4ADA" w14:textId="77777777" w:rsidR="0029412E" w:rsidRPr="00621E63" w:rsidRDefault="0029412E">
      <w:pPr>
        <w:pStyle w:val="ListBullet2"/>
        <w:pPrChange w:id="1745" w:author="Mary Jungers" w:date="2019-11-13T18:44:00Z">
          <w:pPr>
            <w:pStyle w:val="ListParagraph"/>
            <w:numPr>
              <w:numId w:val="27"/>
            </w:numPr>
            <w:tabs>
              <w:tab w:val="num" w:pos="0"/>
            </w:tabs>
            <w:suppressAutoHyphens/>
            <w:spacing w:line="276" w:lineRule="auto"/>
            <w:ind w:hanging="360"/>
            <w:contextualSpacing/>
          </w:pPr>
        </w:pPrChange>
      </w:pPr>
      <w:r w:rsidRPr="00621E63">
        <w:t>An OBX segment to indicate the total number of steps in the program</w:t>
      </w:r>
    </w:p>
    <w:p w14:paraId="67A0830E" w14:textId="77777777" w:rsidR="0029412E" w:rsidRPr="00621E63" w:rsidRDefault="0029412E">
      <w:pPr>
        <w:pStyle w:val="ListBullet3"/>
        <w:pPrChange w:id="1746"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MDCX_INFUS_TOTAL_NUM_STEPS</w:t>
      </w:r>
    </w:p>
    <w:p w14:paraId="13D0A5A7" w14:textId="0BA83872" w:rsidR="0029412E" w:rsidRPr="00621E63" w:rsidDel="008E1C27" w:rsidRDefault="0029412E">
      <w:pPr>
        <w:pStyle w:val="ListBullet2"/>
        <w:rPr>
          <w:del w:id="1747" w:author="Mary Jungers" w:date="2019-11-13T18:44:00Z"/>
        </w:rPr>
        <w:pPrChange w:id="1748" w:author="Mary Jungers" w:date="2019-11-13T18:44:00Z">
          <w:pPr>
            <w:pStyle w:val="ListParagraph"/>
            <w:numPr>
              <w:numId w:val="27"/>
            </w:numPr>
            <w:tabs>
              <w:tab w:val="num" w:pos="0"/>
            </w:tabs>
            <w:suppressAutoHyphens/>
            <w:spacing w:line="276" w:lineRule="auto"/>
            <w:ind w:hanging="360"/>
            <w:contextualSpacing/>
          </w:pPr>
        </w:pPrChange>
      </w:pPr>
      <w:r w:rsidRPr="00621E63">
        <w:t>Additional OBX segments containing the pump ID or patient parameters (</w:t>
      </w:r>
      <w:del w:id="1749" w:author="Mary Jungers" w:date="2019-11-14T10:25:00Z">
        <w:r w:rsidRPr="00621E63" w:rsidDel="005B0C7C">
          <w:delText xml:space="preserve">e.g. </w:delText>
        </w:r>
      </w:del>
      <w:ins w:id="1750" w:author="Mary Jungers" w:date="2019-11-14T10:25:00Z">
        <w:r w:rsidR="005B0C7C">
          <w:t xml:space="preserve">e.g., </w:t>
        </w:r>
      </w:ins>
      <w:r w:rsidRPr="00621E63">
        <w:t>height, weight, BSA) as required</w:t>
      </w:r>
    </w:p>
    <w:p w14:paraId="466FAAEB" w14:textId="77777777" w:rsidR="0029412E" w:rsidRPr="00621E63" w:rsidRDefault="0029412E">
      <w:pPr>
        <w:pStyle w:val="ListBullet2"/>
        <w:pPrChange w:id="1751" w:author="Mary Jungers" w:date="2019-11-13T18:44:00Z">
          <w:pPr/>
        </w:pPrChange>
      </w:pPr>
    </w:p>
    <w:p w14:paraId="44FCDC80" w14:textId="21EA73BF" w:rsidR="0029412E" w:rsidRPr="00621E63" w:rsidRDefault="0029412E" w:rsidP="005B0C7C">
      <w:pPr>
        <w:pStyle w:val="BodyText"/>
      </w:pPr>
      <w:r w:rsidRPr="00621E63">
        <w:t xml:space="preserve">The following table applies to how data is provided in PCD-01 and PCD-10 messages when the IPEC or DEC </w:t>
      </w:r>
      <w:ins w:id="1752" w:author="Mary Jungers" w:date="2019-11-14T10:39:00Z">
        <w:r w:rsidR="00CB13DC">
          <w:t>P</w:t>
        </w:r>
      </w:ins>
      <w:del w:id="1753" w:author="Mary Jungers" w:date="2019-11-14T10:39:00Z">
        <w:r w:rsidRPr="00621E63" w:rsidDel="00CB13DC">
          <w:delText>p</w:delText>
        </w:r>
      </w:del>
      <w:r w:rsidRPr="00621E63">
        <w:t>rofiles are used for a multistep infusion.</w:t>
      </w:r>
    </w:p>
    <w:p w14:paraId="33A40041" w14:textId="77777777" w:rsidR="0029412E" w:rsidRPr="00621E63" w:rsidRDefault="0029412E">
      <w:pPr>
        <w:pStyle w:val="BodyText"/>
        <w:pPrChange w:id="1754" w:author="Mary Jungers" w:date="2019-11-13T18:44:00Z">
          <w:pPr/>
        </w:pPrChange>
      </w:pPr>
    </w:p>
    <w:tbl>
      <w:tblPr>
        <w:tblW w:w="9586" w:type="dxa"/>
        <w:tblInd w:w="-5" w:type="dxa"/>
        <w:tblLayout w:type="fixed"/>
        <w:tblCellMar>
          <w:left w:w="115" w:type="dxa"/>
          <w:right w:w="115" w:type="dxa"/>
        </w:tblCellMar>
        <w:tblLook w:val="0000" w:firstRow="0" w:lastRow="0" w:firstColumn="0" w:lastColumn="0" w:noHBand="0" w:noVBand="0"/>
        <w:tblPrChange w:id="1755" w:author="Mary Jungers" w:date="2019-11-14T10:16:00Z">
          <w:tblPr>
            <w:tblW w:w="0" w:type="auto"/>
            <w:tblInd w:w="-5" w:type="dxa"/>
            <w:tblLayout w:type="fixed"/>
            <w:tblCellMar>
              <w:left w:w="115" w:type="dxa"/>
              <w:right w:w="115" w:type="dxa"/>
            </w:tblCellMar>
            <w:tblLook w:val="0000" w:firstRow="0" w:lastRow="0" w:firstColumn="0" w:lastColumn="0" w:noHBand="0" w:noVBand="0"/>
          </w:tblPr>
        </w:tblPrChange>
      </w:tblPr>
      <w:tblGrid>
        <w:gridCol w:w="2070"/>
        <w:gridCol w:w="3330"/>
        <w:gridCol w:w="2898"/>
        <w:gridCol w:w="1288"/>
        <w:tblGridChange w:id="1756">
          <w:tblGrid>
            <w:gridCol w:w="2358"/>
            <w:gridCol w:w="3420"/>
            <w:gridCol w:w="2520"/>
            <w:gridCol w:w="1288"/>
          </w:tblGrid>
        </w:tblGridChange>
      </w:tblGrid>
      <w:tr w:rsidR="0029412E" w:rsidRPr="00621E63" w14:paraId="353A9BD3" w14:textId="77777777" w:rsidTr="00621E63">
        <w:trPr>
          <w:trHeight w:val="467"/>
          <w:trPrChange w:id="1757" w:author="Mary Jungers" w:date="2019-11-14T10:16:00Z">
            <w:trPr>
              <w:trHeight w:val="467"/>
            </w:trPr>
          </w:trPrChange>
        </w:trPr>
        <w:tc>
          <w:tcPr>
            <w:tcW w:w="2070" w:type="dxa"/>
            <w:tcBorders>
              <w:top w:val="single" w:sz="4" w:space="0" w:color="000000"/>
              <w:left w:val="single" w:sz="4" w:space="0" w:color="000000"/>
              <w:bottom w:val="single" w:sz="4" w:space="0" w:color="000000"/>
            </w:tcBorders>
            <w:shd w:val="clear" w:color="auto" w:fill="D9D9D9" w:themeFill="background1" w:themeFillShade="D9"/>
            <w:tcPrChange w:id="1758" w:author="Mary Jungers" w:date="2019-11-14T10:16:00Z">
              <w:tcPr>
                <w:tcW w:w="2358" w:type="dxa"/>
                <w:tcBorders>
                  <w:top w:val="single" w:sz="4" w:space="0" w:color="000000"/>
                  <w:left w:val="single" w:sz="4" w:space="0" w:color="000000"/>
                  <w:bottom w:val="single" w:sz="4" w:space="0" w:color="000000"/>
                </w:tcBorders>
                <w:shd w:val="clear" w:color="auto" w:fill="BFBFBF"/>
              </w:tcPr>
            </w:tcPrChange>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Change w:id="1759" w:author="Mary Jungers" w:date="2019-11-14T10:16:00Z">
              <w:tcPr>
                <w:tcW w:w="3420" w:type="dxa"/>
                <w:tcBorders>
                  <w:top w:val="single" w:sz="4" w:space="0" w:color="000000"/>
                  <w:left w:val="single" w:sz="4" w:space="0" w:color="000000"/>
                  <w:bottom w:val="single" w:sz="4" w:space="0" w:color="000000"/>
                </w:tcBorders>
                <w:shd w:val="clear" w:color="auto" w:fill="BFBFBF"/>
              </w:tcPr>
            </w:tcPrChange>
          </w:tcPr>
          <w:p w14:paraId="6A9864CC" w14:textId="77777777" w:rsidR="0029412E" w:rsidRPr="005B0C7C" w:rsidRDefault="0029412E" w:rsidP="005B0C7C">
            <w:pPr>
              <w:pStyle w:val="TableEntryHeader"/>
            </w:pPr>
            <w:r w:rsidRPr="00621E63">
              <w:rPr>
                <w:rFonts w:eastAsia="SimSun"/>
                <w:rPrChange w:id="1760" w:author="Mary Jungers" w:date="2019-11-14T10:15:00Z">
                  <w:rPr>
                    <w:rFonts w:ascii="Calibri" w:eastAsia="SimSun" w:hAnsi="Calibri" w:cs="Calibri"/>
                    <w:sz w:val="22"/>
                    <w:szCs w:val="22"/>
                  </w:rPr>
                </w:rPrChange>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Change w:id="1761" w:author="Mary Jungers" w:date="2019-11-14T10:16:00Z">
              <w:tcPr>
                <w:tcW w:w="2520" w:type="dxa"/>
                <w:tcBorders>
                  <w:top w:val="single" w:sz="4" w:space="0" w:color="000000"/>
                  <w:left w:val="single" w:sz="4" w:space="0" w:color="000000"/>
                  <w:bottom w:val="single" w:sz="4" w:space="0" w:color="000000"/>
                </w:tcBorders>
                <w:shd w:val="clear" w:color="auto" w:fill="BFBFBF"/>
              </w:tcPr>
            </w:tcPrChange>
          </w:tcPr>
          <w:p w14:paraId="735FC989" w14:textId="75E768BD" w:rsidR="0029412E" w:rsidRPr="005B0C7C" w:rsidRDefault="0029412E" w:rsidP="005B0C7C">
            <w:pPr>
              <w:pStyle w:val="TableEntryHeader"/>
            </w:pPr>
            <w:r w:rsidRPr="00621E63">
              <w:rPr>
                <w:rPrChange w:id="1762" w:author="Mary Jungers" w:date="2019-11-14T10:15:00Z">
                  <w:rPr>
                    <w:rFonts w:ascii="Calibri" w:hAnsi="Calibri" w:cs="Calibri"/>
                    <w:sz w:val="22"/>
                    <w:szCs w:val="22"/>
                  </w:rPr>
                </w:rPrChange>
              </w:rPr>
              <w:t xml:space="preserve">Location within </w:t>
            </w:r>
            <w:ins w:id="1763" w:author="Mary Jungers" w:date="2019-11-14T10:39:00Z">
              <w:r w:rsidR="00CB13DC">
                <w:t>[</w:t>
              </w:r>
            </w:ins>
            <w:r w:rsidRPr="00621E63">
              <w:rPr>
                <w:rPrChange w:id="1764" w:author="Mary Jungers" w:date="2019-11-14T10:15:00Z">
                  <w:rPr>
                    <w:rFonts w:ascii="Calibri" w:hAnsi="Calibri" w:cs="Calibri"/>
                    <w:sz w:val="22"/>
                    <w:szCs w:val="22"/>
                  </w:rPr>
                </w:rPrChange>
              </w:rPr>
              <w:t>PCD-01</w:t>
            </w:r>
            <w:ins w:id="1765" w:author="Mary Jungers" w:date="2019-11-14T10:39:00Z">
              <w:r w:rsidR="00CB13DC">
                <w:t>]</w:t>
              </w:r>
            </w:ins>
            <w:r w:rsidRPr="00621E63">
              <w:rPr>
                <w:rPrChange w:id="1766" w:author="Mary Jungers" w:date="2019-11-14T10:15:00Z">
                  <w:rPr>
                    <w:rFonts w:ascii="Calibri" w:hAnsi="Calibri" w:cs="Calibri"/>
                    <w:sz w:val="22"/>
                    <w:szCs w:val="22"/>
                  </w:rPr>
                </w:rPrChange>
              </w:rPr>
              <w:t xml:space="preserve"> or </w:t>
            </w:r>
            <w:ins w:id="1767" w:author="Mary Jungers" w:date="2019-11-14T10:39:00Z">
              <w:r w:rsidR="00CB13DC">
                <w:t>[</w:t>
              </w:r>
            </w:ins>
            <w:r w:rsidRPr="00621E63">
              <w:rPr>
                <w:rPrChange w:id="1768" w:author="Mary Jungers" w:date="2019-11-14T10:15:00Z">
                  <w:rPr>
                    <w:rFonts w:ascii="Calibri" w:hAnsi="Calibri" w:cs="Calibri"/>
                    <w:sz w:val="22"/>
                    <w:szCs w:val="22"/>
                  </w:rPr>
                </w:rPrChange>
              </w:rPr>
              <w:t>PCD-10</w:t>
            </w:r>
            <w:ins w:id="1769" w:author="Mary Jungers" w:date="2019-11-14T10:39:00Z">
              <w:r w:rsidR="00CB13DC">
                <w:t>]</w:t>
              </w:r>
            </w:ins>
            <w:r w:rsidRPr="00621E63">
              <w:rPr>
                <w:rPrChange w:id="1770" w:author="Mary Jungers" w:date="2019-11-14T10:15:00Z">
                  <w:rPr>
                    <w:rFonts w:ascii="Calibri" w:hAnsi="Calibri" w:cs="Calibri"/>
                    <w:sz w:val="22"/>
                    <w:szCs w:val="22"/>
                  </w:rPr>
                </w:rPrChange>
              </w:rPr>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771"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3CC38E65" w14:textId="77777777" w:rsidR="0029412E" w:rsidRPr="005B0C7C" w:rsidRDefault="0029412E" w:rsidP="005B0C7C">
            <w:pPr>
              <w:pStyle w:val="TableEntryHeader"/>
            </w:pPr>
            <w:r w:rsidRPr="00621E63">
              <w:rPr>
                <w:rPrChange w:id="1772" w:author="Mary Jungers" w:date="2019-11-14T10:15:00Z">
                  <w:rPr>
                    <w:rFonts w:ascii="Calibri" w:hAnsi="Calibri" w:cs="Calibri"/>
                    <w:sz w:val="22"/>
                    <w:szCs w:val="22"/>
                  </w:rPr>
                </w:rPrChange>
              </w:rPr>
              <w:t>Required</w:t>
            </w:r>
          </w:p>
        </w:tc>
      </w:tr>
      <w:tr w:rsidR="0029412E" w:rsidRPr="00621E63" w14:paraId="5A29E54F" w14:textId="77777777" w:rsidTr="00621E63">
        <w:tc>
          <w:tcPr>
            <w:tcW w:w="2070" w:type="dxa"/>
            <w:tcBorders>
              <w:top w:val="single" w:sz="4" w:space="0" w:color="000000"/>
              <w:left w:val="single" w:sz="4" w:space="0" w:color="000000"/>
              <w:bottom w:val="single" w:sz="4" w:space="0" w:color="000000"/>
            </w:tcBorders>
            <w:shd w:val="clear" w:color="auto" w:fill="auto"/>
            <w:tcPrChange w:id="1773"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Change w:id="1774"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Change w:id="1775"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76"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621E63">
        <w:tc>
          <w:tcPr>
            <w:tcW w:w="2070" w:type="dxa"/>
            <w:tcBorders>
              <w:top w:val="single" w:sz="4" w:space="0" w:color="000000"/>
              <w:left w:val="single" w:sz="4" w:space="0" w:color="000000"/>
              <w:bottom w:val="single" w:sz="4" w:space="0" w:color="000000"/>
            </w:tcBorders>
            <w:shd w:val="clear" w:color="auto" w:fill="auto"/>
            <w:tcPrChange w:id="1777"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Change w:id="1778"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Change w:id="1779"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621E63">
        <w:tc>
          <w:tcPr>
            <w:tcW w:w="2070" w:type="dxa"/>
            <w:tcBorders>
              <w:top w:val="single" w:sz="4" w:space="0" w:color="000000"/>
              <w:left w:val="single" w:sz="4" w:space="0" w:color="000000"/>
              <w:bottom w:val="single" w:sz="4" w:space="0" w:color="000000"/>
            </w:tcBorders>
            <w:shd w:val="clear" w:color="auto" w:fill="auto"/>
            <w:tcPrChange w:id="1781"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Change w:id="1782"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Change w:id="1783"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4"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F5D5696" w14:textId="77777777" w:rsidR="0029412E" w:rsidRPr="00621E63" w:rsidRDefault="0029412E" w:rsidP="004C7AD0">
            <w:pPr>
              <w:pStyle w:val="TableEntry"/>
              <w:keepNext/>
            </w:pPr>
          </w:p>
        </w:tc>
      </w:tr>
      <w:tr w:rsidR="0029412E" w:rsidRPr="00621E63" w14:paraId="05C581D8" w14:textId="77777777" w:rsidTr="00621E63">
        <w:tc>
          <w:tcPr>
            <w:tcW w:w="2070" w:type="dxa"/>
            <w:tcBorders>
              <w:top w:val="single" w:sz="4" w:space="0" w:color="000000"/>
              <w:left w:val="single" w:sz="4" w:space="0" w:color="000000"/>
              <w:bottom w:val="single" w:sz="4" w:space="0" w:color="000000"/>
            </w:tcBorders>
            <w:shd w:val="clear" w:color="auto" w:fill="auto"/>
            <w:tcPrChange w:id="1785"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Change w:id="1786"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Change w:id="1787"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8"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621E63">
        <w:tc>
          <w:tcPr>
            <w:tcW w:w="2070" w:type="dxa"/>
            <w:tcBorders>
              <w:top w:val="single" w:sz="4" w:space="0" w:color="000000"/>
              <w:left w:val="single" w:sz="4" w:space="0" w:color="000000"/>
              <w:bottom w:val="single" w:sz="4" w:space="0" w:color="000000"/>
            </w:tcBorders>
            <w:shd w:val="clear" w:color="auto" w:fill="auto"/>
            <w:tcPrChange w:id="1789"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Change w:id="1790"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Change w:id="1791"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2"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F7F7EA" w14:textId="77777777" w:rsidR="0029412E" w:rsidRPr="00621E63" w:rsidRDefault="0029412E" w:rsidP="004C7AD0">
            <w:pPr>
              <w:pStyle w:val="TableEntry"/>
              <w:keepNext/>
            </w:pPr>
          </w:p>
        </w:tc>
      </w:tr>
      <w:tr w:rsidR="0029412E" w:rsidRPr="00621E63" w14:paraId="3F58E187" w14:textId="77777777" w:rsidTr="00621E63">
        <w:tc>
          <w:tcPr>
            <w:tcW w:w="2070" w:type="dxa"/>
            <w:tcBorders>
              <w:top w:val="single" w:sz="4" w:space="0" w:color="000000"/>
              <w:left w:val="single" w:sz="4" w:space="0" w:color="000000"/>
              <w:bottom w:val="single" w:sz="4" w:space="0" w:color="000000"/>
            </w:tcBorders>
            <w:shd w:val="clear" w:color="auto" w:fill="auto"/>
            <w:tcPrChange w:id="1793"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Change w:id="1794"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Change w:id="1795"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6"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621E63">
        <w:tc>
          <w:tcPr>
            <w:tcW w:w="2070" w:type="dxa"/>
            <w:tcBorders>
              <w:top w:val="single" w:sz="4" w:space="0" w:color="000000"/>
              <w:left w:val="single" w:sz="4" w:space="0" w:color="000000"/>
              <w:bottom w:val="single" w:sz="4" w:space="0" w:color="000000"/>
            </w:tcBorders>
            <w:shd w:val="clear" w:color="auto" w:fill="auto"/>
            <w:tcPrChange w:id="1797"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Change w:id="1798"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Change w:id="1799"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80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776BE28" w14:textId="77777777" w:rsidR="0029412E" w:rsidRPr="00621E63" w:rsidRDefault="0029412E" w:rsidP="004C7AD0">
            <w:pPr>
              <w:pStyle w:val="TableEntry"/>
              <w:keepNext/>
            </w:pPr>
          </w:p>
        </w:tc>
      </w:tr>
    </w:tbl>
    <w:p w14:paraId="36F4A3A1" w14:textId="68E9DF63" w:rsidR="0029412E" w:rsidRPr="00621E63" w:rsidDel="008E1C27" w:rsidRDefault="0029412E">
      <w:pPr>
        <w:pStyle w:val="BodyText"/>
        <w:rPr>
          <w:del w:id="1801" w:author="Mary Jungers" w:date="2019-11-13T18:45:00Z"/>
        </w:rPr>
        <w:pPrChange w:id="1802" w:author="Mary Jungers" w:date="2019-11-13T18:45:00Z">
          <w:pPr/>
        </w:pPrChange>
      </w:pPr>
    </w:p>
    <w:p w14:paraId="1FE1F446" w14:textId="77777777" w:rsidR="0029412E" w:rsidRPr="00621E63" w:rsidRDefault="0029412E">
      <w:pPr>
        <w:pStyle w:val="BodyText"/>
        <w:pPrChange w:id="1803" w:author="Mary Jungers" w:date="2019-11-13T18:45:00Z">
          <w:pPr>
            <w:pStyle w:val="HL7FieldIndent2"/>
          </w:pPr>
        </w:pPrChange>
      </w:pPr>
    </w:p>
    <w:p w14:paraId="0B7A8F5F" w14:textId="77777777" w:rsidR="00B11855" w:rsidRPr="00621E63" w:rsidRDefault="003D003E" w:rsidP="00123C7B">
      <w:pPr>
        <w:pStyle w:val="Heading5"/>
        <w:rPr>
          <w:noProof w:val="0"/>
        </w:rPr>
      </w:pPr>
      <w:bookmarkStart w:id="1804" w:name="_Toc401769784"/>
      <w:bookmarkStart w:id="1805" w:name="_Toc24650418"/>
      <w:r w:rsidRPr="00621E63">
        <w:rPr>
          <w:noProof w:val="0"/>
        </w:rPr>
        <w:t>Expected Actions</w:t>
      </w:r>
      <w:bookmarkEnd w:id="1804"/>
      <w:bookmarkEnd w:id="1805"/>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806" w:name="_Toc401769327"/>
      <w:bookmarkStart w:id="1807" w:name="_Toc401769785"/>
      <w:bookmarkStart w:id="1808" w:name="_Toc24650419"/>
      <w:r w:rsidRPr="00621E63">
        <w:rPr>
          <w:noProof w:val="0"/>
        </w:rPr>
        <w:t>RRG^O16^RRG_O16 Pharmacy/Treatment Give Acknowledgement Message</w:t>
      </w:r>
      <w:bookmarkEnd w:id="1806"/>
      <w:bookmarkEnd w:id="1807"/>
      <w:bookmarkEnd w:id="1808"/>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77777777" w:rsidR="00B11855" w:rsidRPr="00621E63" w:rsidRDefault="003D003E" w:rsidP="00123C7B">
      <w:pPr>
        <w:pStyle w:val="Heading4"/>
        <w:rPr>
          <w:noProof w:val="0"/>
        </w:rPr>
      </w:pPr>
      <w:bookmarkStart w:id="1809" w:name="_Toc401769786"/>
      <w:bookmarkStart w:id="1810" w:name="_Toc24650420"/>
      <w:r w:rsidRPr="00621E63">
        <w:rPr>
          <w:noProof w:val="0"/>
        </w:rPr>
        <w:t>MSH – Message Header Segment</w:t>
      </w:r>
      <w:bookmarkEnd w:id="1809"/>
      <w:bookmarkEnd w:id="1810"/>
    </w:p>
    <w:p w14:paraId="13BB3982" w14:textId="77777777" w:rsidR="00B11855" w:rsidRPr="00621E63" w:rsidRDefault="003D003E" w:rsidP="00506FBD">
      <w:pPr>
        <w:pStyle w:val="BodyText"/>
      </w:pPr>
      <w:r w:rsidRPr="00621E63">
        <w:t xml:space="preserve">The MSH segment is defined in Appendix B.1 </w:t>
      </w:r>
    </w:p>
    <w:p w14:paraId="1099F936" w14:textId="77777777" w:rsidR="00B11855" w:rsidRPr="00621E63" w:rsidRDefault="003D003E" w:rsidP="00123C7B">
      <w:pPr>
        <w:pStyle w:val="Heading4"/>
        <w:rPr>
          <w:noProof w:val="0"/>
        </w:rPr>
      </w:pPr>
      <w:bookmarkStart w:id="1811" w:name="_Toc401769787"/>
      <w:bookmarkStart w:id="1812" w:name="_Toc24650421"/>
      <w:r w:rsidRPr="00621E63">
        <w:rPr>
          <w:noProof w:val="0"/>
        </w:rPr>
        <w:t>MSA - Message Acknowledgement segment</w:t>
      </w:r>
      <w:bookmarkEnd w:id="1811"/>
      <w:bookmarkEnd w:id="1812"/>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77777777" w:rsidR="00B11855" w:rsidRPr="00621E63" w:rsidRDefault="003D003E" w:rsidP="00123C7B">
      <w:pPr>
        <w:pStyle w:val="Heading4"/>
        <w:rPr>
          <w:noProof w:val="0"/>
        </w:rPr>
      </w:pPr>
      <w:bookmarkStart w:id="1813" w:name="_Toc401769788"/>
      <w:bookmarkStart w:id="1814" w:name="_Toc24650422"/>
      <w:r w:rsidRPr="00621E63">
        <w:rPr>
          <w:noProof w:val="0"/>
        </w:rPr>
        <w:t>ERR - Error segment</w:t>
      </w:r>
      <w:bookmarkEnd w:id="1813"/>
      <w:bookmarkEnd w:id="1814"/>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1815" w:name="_Toc401769328"/>
      <w:bookmarkStart w:id="1816" w:name="_Toc401769789"/>
      <w:bookmarkStart w:id="1817" w:name="_Toc24650423"/>
      <w:r w:rsidRPr="00621E63">
        <w:rPr>
          <w:noProof w:val="0"/>
        </w:rPr>
        <w:t>Report Alert</w:t>
      </w:r>
      <w:bookmarkEnd w:id="1815"/>
      <w:bookmarkEnd w:id="1816"/>
      <w:r w:rsidR="00BB3E0D" w:rsidRPr="00621E63">
        <w:rPr>
          <w:noProof w:val="0"/>
        </w:rPr>
        <w:t xml:space="preserve"> [PCD-04]</w:t>
      </w:r>
      <w:bookmarkEnd w:id="1817"/>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1818" w:name="_Toc401769329"/>
      <w:bookmarkStart w:id="1819" w:name="_Toc401769790"/>
      <w:bookmarkStart w:id="1820" w:name="_Toc24650424"/>
      <w:r w:rsidRPr="00621E63">
        <w:rPr>
          <w:noProof w:val="0"/>
        </w:rPr>
        <w:t>Scope</w:t>
      </w:r>
      <w:bookmarkEnd w:id="1818"/>
      <w:bookmarkEnd w:id="1819"/>
      <w:bookmarkEnd w:id="1820"/>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027B16" w:rsidRDefault="00027B16">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027B16" w:rsidRDefault="00027B16">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027B16" w:rsidRDefault="00027B16">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027B16" w:rsidRDefault="00027B16">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027B16" w:rsidRDefault="00027B16">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027B16" w:rsidRDefault="00027B16">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027B16" w:rsidRDefault="00027B16">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027B16" w:rsidRDefault="00027B16">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027B16" w:rsidRDefault="00027B16">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027B16" w:rsidRDefault="00027B16">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027B16" w:rsidRDefault="00027B16">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027B16" w:rsidRDefault="00027B16">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027B16" w:rsidRDefault="00027B16">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5"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36"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027B16" w:rsidRDefault="00027B16">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027B16" w:rsidRDefault="00027B16">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027B16" w:rsidRDefault="00027B16">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027B16" w:rsidRDefault="00027B16">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37"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38"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027B16" w:rsidRDefault="00027B16">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027B16" w:rsidRDefault="00027B16">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027B16" w:rsidRDefault="00027B16">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027B16" w:rsidRDefault="00027B16">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39"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0"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027B16" w:rsidRDefault="00027B16">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027B16" w:rsidRDefault="00027B16">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027B16" w:rsidRDefault="00027B16">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027B16" w:rsidRDefault="00027B16">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1"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2"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027B16" w:rsidRDefault="00027B16">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3"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4"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5"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1821" w:name="_Toc401769330"/>
      <w:bookmarkStart w:id="1822" w:name="_Toc401769791"/>
      <w:bookmarkStart w:id="1823" w:name="_Toc24650425"/>
      <w:r w:rsidRPr="00621E63">
        <w:rPr>
          <w:noProof w:val="0"/>
        </w:rPr>
        <w:t>Use Case Roles</w:t>
      </w:r>
      <w:bookmarkEnd w:id="1821"/>
      <w:bookmarkEnd w:id="1822"/>
      <w:bookmarkEnd w:id="1823"/>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1824" w:name="_Toc401769331"/>
      <w:bookmarkStart w:id="1825" w:name="_Toc401769792"/>
      <w:bookmarkStart w:id="1826" w:name="_Toc24650426"/>
      <w:r w:rsidRPr="00621E63">
        <w:rPr>
          <w:noProof w:val="0"/>
        </w:rPr>
        <w:t>Referenced Standards</w:t>
      </w:r>
      <w:bookmarkEnd w:id="1824"/>
      <w:bookmarkEnd w:id="1825"/>
      <w:bookmarkEnd w:id="1826"/>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1827"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633D6065" w:rsidR="00B11855" w:rsidRPr="00621E63" w:rsidRDefault="003D003E" w:rsidP="000519C1">
      <w:pPr>
        <w:pStyle w:val="Heading3"/>
        <w:rPr>
          <w:noProof w:val="0"/>
        </w:rPr>
      </w:pPr>
      <w:bookmarkStart w:id="1828" w:name="_Toc401769332"/>
      <w:bookmarkStart w:id="1829" w:name="_Toc401769793"/>
      <w:bookmarkEnd w:id="1827"/>
      <w:del w:id="1830" w:author="Mary Jungers" w:date="2019-11-14T10:21:00Z">
        <w:r w:rsidRPr="00621E63" w:rsidDel="005B0C7C">
          <w:rPr>
            <w:noProof w:val="0"/>
          </w:rPr>
          <w:delText>Interaction Diagrams</w:delText>
        </w:r>
      </w:del>
      <w:bookmarkStart w:id="1831" w:name="_Toc24650427"/>
      <w:bookmarkEnd w:id="1828"/>
      <w:bookmarkEnd w:id="1829"/>
      <w:ins w:id="1832" w:author="Mary Jungers" w:date="2019-11-14T10:21:00Z">
        <w:r w:rsidR="005B0C7C">
          <w:rPr>
            <w:noProof w:val="0"/>
          </w:rPr>
          <w:t>Messages</w:t>
        </w:r>
      </w:ins>
      <w:bookmarkEnd w:id="1831"/>
    </w:p>
    <w:p w14:paraId="4475619C" w14:textId="6F224414" w:rsidR="00B11855" w:rsidRPr="00621E63" w:rsidRDefault="009E2B46" w:rsidP="000519C1">
      <w:pPr>
        <w:pStyle w:val="Heading4"/>
        <w:rPr>
          <w:noProof w:val="0"/>
        </w:rPr>
      </w:pPr>
      <w:bookmarkStart w:id="1833" w:name="_Toc401769794"/>
      <w:bookmarkStart w:id="1834" w:name="_Toc24650428"/>
      <w:r w:rsidRPr="00621E63">
        <w:rPr>
          <w:noProof w:val="0"/>
        </w:rPr>
        <w:t>Alert Reporter</w:t>
      </w:r>
      <w:r w:rsidR="003D003E" w:rsidRPr="00621E63">
        <w:rPr>
          <w:noProof w:val="0"/>
        </w:rPr>
        <w:t xml:space="preserve"> reports to </w:t>
      </w:r>
      <w:r w:rsidRPr="00621E63">
        <w:rPr>
          <w:noProof w:val="0"/>
        </w:rPr>
        <w:t>Alert Manager</w:t>
      </w:r>
      <w:r w:rsidR="00E86B15" w:rsidRPr="00621E63">
        <w:rPr>
          <w:noProof w:val="0"/>
        </w:rPr>
        <w:t>/</w:t>
      </w:r>
      <w:bookmarkEnd w:id="1833"/>
      <w:r w:rsidR="00916BBE" w:rsidRPr="00621E63">
        <w:rPr>
          <w:noProof w:val="0"/>
        </w:rPr>
        <w:t>Alert Consumer</w:t>
      </w:r>
      <w:bookmarkEnd w:id="1834"/>
    </w:p>
    <w:p w14:paraId="662E7AA8" w14:textId="77777777" w:rsidR="00C40FD5" w:rsidRPr="00621E63" w:rsidRDefault="00027B16" w:rsidP="00C40FD5">
      <w:pPr>
        <w:pStyle w:val="BodyText"/>
      </w:pPr>
      <w:r>
        <w:object w:dxaOrig="0" w:dyaOrig="0" w14:anchorId="1014D0DC">
          <v:shape id="_x0000_s1026"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26" DrawAspect="Content" ObjectID="_1636136196"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3C6DC0D4" w:rsidR="00B11855" w:rsidRPr="00621E63" w:rsidRDefault="006D613E" w:rsidP="00123C7B">
      <w:pPr>
        <w:pStyle w:val="Heading5"/>
        <w:rPr>
          <w:noProof w:val="0"/>
        </w:rPr>
      </w:pPr>
      <w:bookmarkStart w:id="1835" w:name="_Toc401769795"/>
      <w:bookmarkStart w:id="1836" w:name="_Toc24650429"/>
      <w:r w:rsidRPr="00621E63">
        <w:rPr>
          <w:noProof w:val="0"/>
        </w:rPr>
        <w:t>HL7</w:t>
      </w:r>
      <w:r w:rsidR="00995105" w:rsidRPr="00621E63">
        <w:rPr>
          <w:noProof w:val="0"/>
        </w:rPr>
        <w:t xml:space="preserve"> </w:t>
      </w:r>
      <w:r w:rsidR="003D003E" w:rsidRPr="00621E63">
        <w:rPr>
          <w:noProof w:val="0"/>
        </w:rPr>
        <w:t>Conformance Statement</w:t>
      </w:r>
      <w:bookmarkEnd w:id="1835"/>
      <w:bookmarkEnd w:id="183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1837" w:name="_Toc401769796"/>
      <w:r w:rsidRPr="00621E63">
        <w:t xml:space="preserve"> </w:t>
      </w:r>
      <w:bookmarkEnd w:id="1837"/>
    </w:p>
    <w:p w14:paraId="3F7DB082" w14:textId="77777777" w:rsidR="009F4303" w:rsidRPr="00621E63" w:rsidRDefault="009F4303" w:rsidP="00123C7B">
      <w:pPr>
        <w:pStyle w:val="Heading5"/>
        <w:rPr>
          <w:noProof w:val="0"/>
        </w:rPr>
      </w:pPr>
      <w:bookmarkStart w:id="1838" w:name="_Toc24650430"/>
      <w:r w:rsidRPr="00621E63">
        <w:rPr>
          <w:noProof w:val="0"/>
        </w:rPr>
        <w:t>PCD-04 Report Alert (ORU^R40^ORU_R40) static definition</w:t>
      </w:r>
      <w:bookmarkEnd w:id="183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3942C165" w14:textId="1414D1AD" w:rsidR="00674011" w:rsidRPr="00621E63" w:rsidDel="008E1C27" w:rsidRDefault="00674011" w:rsidP="0034511D">
      <w:pPr>
        <w:pStyle w:val="BodyText"/>
        <w:rPr>
          <w:del w:id="1839" w:author="Mary Jungers" w:date="2019-11-13T18:46:00Z"/>
        </w:rPr>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027B16" w:rsidRPr="005333EE" w:rsidRDefault="00027B16"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027B16" w:rsidRDefault="00027B16"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027B16" w:rsidRDefault="00027B16"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027B16" w:rsidRDefault="00027B16"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027B16" w:rsidRDefault="00027B16"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027B16" w:rsidRPr="005333EE" w:rsidRDefault="00027B16"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027B16" w:rsidRDefault="00027B16"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027B16" w:rsidRDefault="00027B16"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027B16" w:rsidRDefault="00027B16"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32255;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027B16" w:rsidRDefault="00027B16"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22508;top:23613;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&#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027B16" w:rsidRDefault="00027B16"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" strokeweight=".25pt">
                <v:stroke dashstyle="1 1" endcap="round"/>
                <v:shadow opacity="49150f"/>
                <v:textbox>
                  <w:txbxContent>
                    <w:p w14:paraId="0E2A9AA4" w14:textId="77777777" w:rsidR="00027B16" w:rsidRDefault="00027B16"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027B16" w:rsidRDefault="00027B16"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" strokeweight=".25pt">
                <v:stroke dashstyle="1 1" endcap="round"/>
                <v:shadow opacity="49150f"/>
                <v:textbox>
                  <w:txbxContent>
                    <w:p w14:paraId="7885288C" w14:textId="77777777" w:rsidR="00027B16" w:rsidRDefault="00027B16"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027B16" w:rsidRDefault="00027B16"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" strokeweight=".25pt">
                <v:stroke dashstyle="1 1" endcap="round"/>
                <v:shadow opacity="49150f"/>
                <v:textbox>
                  <w:txbxContent>
                    <w:p w14:paraId="4A6CFB29" w14:textId="77777777" w:rsidR="00027B16" w:rsidRDefault="00027B16"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027B16" w:rsidRDefault="00027B16"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" strokeweight=".25pt">
                <v:stroke dashstyle="1 1" endcap="round"/>
                <v:shadow opacity="49150f"/>
                <v:textbox>
                  <w:txbxContent>
                    <w:p w14:paraId="6CF6B337" w14:textId="77777777" w:rsidR="00027B16" w:rsidRDefault="00027B16"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77777777" w:rsidR="00B11855" w:rsidRPr="00621E63" w:rsidRDefault="003D003E" w:rsidP="00123C7B">
      <w:pPr>
        <w:pStyle w:val="Heading5"/>
        <w:rPr>
          <w:noProof w:val="0"/>
        </w:rPr>
      </w:pPr>
      <w:bookmarkStart w:id="1840" w:name="_Toc401769798"/>
      <w:bookmarkStart w:id="1841" w:name="_Toc24650431"/>
      <w:r w:rsidRPr="00621E63">
        <w:rPr>
          <w:noProof w:val="0"/>
        </w:rPr>
        <w:t>Trigger Events</w:t>
      </w:r>
      <w:bookmarkEnd w:id="1840"/>
      <w:bookmarkEnd w:id="1841"/>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7777777" w:rsidR="00B11855" w:rsidRPr="00621E63" w:rsidRDefault="003D003E" w:rsidP="00123C7B">
      <w:pPr>
        <w:pStyle w:val="Heading5"/>
        <w:rPr>
          <w:noProof w:val="0"/>
        </w:rPr>
      </w:pPr>
      <w:bookmarkStart w:id="1842" w:name="_Toc401769799"/>
      <w:bookmarkStart w:id="1843" w:name="_Toc24650432"/>
      <w:r w:rsidRPr="00621E63">
        <w:rPr>
          <w:noProof w:val="0"/>
        </w:rPr>
        <w:t>Message Semantics</w:t>
      </w:r>
      <w:bookmarkEnd w:id="1842"/>
      <w:bookmarkEnd w:id="1843"/>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77777777" w:rsidR="00B11855" w:rsidRPr="00621E63" w:rsidRDefault="003D003E" w:rsidP="00123C7B">
      <w:pPr>
        <w:pStyle w:val="Heading5"/>
        <w:rPr>
          <w:noProof w:val="0"/>
        </w:rPr>
      </w:pPr>
      <w:bookmarkStart w:id="1844" w:name="_Toc401769800"/>
      <w:bookmarkStart w:id="1845" w:name="_Toc24650433"/>
      <w:r w:rsidRPr="00621E63">
        <w:rPr>
          <w:noProof w:val="0"/>
        </w:rPr>
        <w:lastRenderedPageBreak/>
        <w:t>Expected Actions</w:t>
      </w:r>
      <w:bookmarkEnd w:id="1844"/>
      <w:bookmarkEnd w:id="1845"/>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pPr>
        <w:pStyle w:val="BodyText"/>
        <w:pPrChange w:id="1846" w:author="Mary Jungers" w:date="2019-11-13T18:46:00Z">
          <w:pPr>
            <w:pStyle w:val="BodyText"/>
            <w:keepNext/>
            <w:keepLines/>
          </w:pPr>
        </w:pPrChange>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pPr>
        <w:pStyle w:val="BodyText"/>
        <w:pPrChange w:id="1847" w:author="Mary Jungers" w:date="2019-11-13T18:46:00Z">
          <w:pPr>
            <w:pStyle w:val="BodyText"/>
            <w:keepNext/>
            <w:keepLines/>
          </w:pPr>
        </w:pPrChange>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pPr>
        <w:pStyle w:val="BodyText"/>
        <w:pPrChange w:id="1848" w:author="Mary Jungers" w:date="2019-11-13T18:46:00Z">
          <w:pPr>
            <w:pStyle w:val="BodyText"/>
            <w:keepNext/>
            <w:keepLines/>
          </w:pPr>
        </w:pPrChange>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77777777" w:rsidR="00B11855" w:rsidRPr="00621E63" w:rsidRDefault="003D003E" w:rsidP="00123C7B">
      <w:pPr>
        <w:pStyle w:val="Heading5"/>
        <w:rPr>
          <w:noProof w:val="0"/>
        </w:rPr>
      </w:pPr>
      <w:bookmarkStart w:id="1849" w:name="_Toc401769801"/>
      <w:bookmarkStart w:id="1850" w:name="_Toc24650434"/>
      <w:r w:rsidRPr="00621E63">
        <w:rPr>
          <w:noProof w:val="0"/>
        </w:rPr>
        <w:t>Security Considerations</w:t>
      </w:r>
      <w:bookmarkEnd w:id="1849"/>
      <w:bookmarkEnd w:id="1850"/>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1851" w:name="_Toc24650435"/>
      <w:r w:rsidRPr="00621E63">
        <w:rPr>
          <w:noProof w:val="0"/>
        </w:rPr>
        <w:t>Report Alert Status</w:t>
      </w:r>
      <w:r w:rsidR="00BB3E0D" w:rsidRPr="00621E63">
        <w:rPr>
          <w:noProof w:val="0"/>
        </w:rPr>
        <w:t xml:space="preserve"> [PCD-05]</w:t>
      </w:r>
      <w:bookmarkEnd w:id="1851"/>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1852" w:name="_Toc24650436"/>
      <w:r w:rsidRPr="00621E63">
        <w:rPr>
          <w:noProof w:val="0"/>
        </w:rPr>
        <w:lastRenderedPageBreak/>
        <w:t>Scope</w:t>
      </w:r>
      <w:bookmarkEnd w:id="1852"/>
    </w:p>
    <w:p w14:paraId="6916692B" w14:textId="77777777" w:rsidR="00D557B6" w:rsidRPr="005B0C7C" w:rsidRDefault="00D557B6">
      <w:pPr>
        <w:pStyle w:val="BodyText"/>
        <w:pPrChange w:id="1853" w:author="Mary Jungers" w:date="2019-11-13T18:46:00Z">
          <w:pPr>
            <w:pStyle w:val="BodyText"/>
            <w:keepNext/>
            <w:keepLines/>
          </w:pPr>
        </w:pPrChange>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1854" w:name="_Toc24650437"/>
      <w:r w:rsidRPr="00621E63">
        <w:rPr>
          <w:noProof w:val="0"/>
        </w:rPr>
        <w:t>Use Case Roles</w:t>
      </w:r>
      <w:bookmarkEnd w:id="1854"/>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027B16" w:rsidRDefault="00027B16" w:rsidP="00CF5627">
                              <w:pPr>
                                <w:jc w:val="center"/>
                              </w:pPr>
                              <w:r>
                                <w:t>Alert Manager</w:t>
                              </w:r>
                            </w:p>
                            <w:p w14:paraId="089A3813" w14:textId="38D609BA" w:rsidR="00027B16" w:rsidRDefault="00027B16"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027B16" w:rsidRPr="00CF5627" w:rsidRDefault="00027B16" w:rsidP="00CF5627">
                              <w:pPr>
                                <w:jc w:val="center"/>
                              </w:pPr>
                              <w:r w:rsidRPr="00CF5627">
                                <w:t>Alert Reporter</w:t>
                              </w:r>
                            </w:p>
                            <w:p w14:paraId="1FB3776B" w14:textId="2E2CF8B8" w:rsidR="00027B16" w:rsidRDefault="00027B16"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027B16" w:rsidRDefault="00027B16"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N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nvUP&#10;jTAFAADwGAAADgAAAAAAAAAAAAAAAAAuAgAAZHJzL2Uyb0RvYy54bWxQSwECLQAUAAYACAAAACEA&#10;ELLh890AAAAFAQAADwAAAAAAAAAAAAAAAACKBwAAZHJzL2Rvd25yZXYueG1sUEsFBgAAAAAEAAQA&#10;8wAAAJQIAAAAAA==&#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027B16" w:rsidRDefault="00027B16" w:rsidP="00CF5627">
                        <w:pPr>
                          <w:jc w:val="center"/>
                        </w:pPr>
                        <w:r>
                          <w:t>Alert Manager</w:t>
                        </w:r>
                      </w:p>
                      <w:p w14:paraId="089A3813" w14:textId="38D609BA" w:rsidR="00027B16" w:rsidRDefault="00027B16"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027B16" w:rsidRPr="00CF5627" w:rsidRDefault="00027B16" w:rsidP="00CF5627">
                        <w:pPr>
                          <w:jc w:val="center"/>
                        </w:pPr>
                        <w:r w:rsidRPr="00CF5627">
                          <w:t>Alert Reporter</w:t>
                        </w:r>
                      </w:p>
                      <w:p w14:paraId="1FB3776B" w14:textId="2E2CF8B8" w:rsidR="00027B16" w:rsidRDefault="00027B16"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7"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027B16" w:rsidRDefault="00027B16"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pPr>
        <w:pStyle w:val="BodyText"/>
        <w:pPrChange w:id="1855" w:author="Mary Jungers" w:date="2019-11-13T18:47:00Z">
          <w:pPr>
            <w:pStyle w:val="BodyText"/>
            <w:keepNext/>
          </w:pPr>
        </w:pPrChange>
      </w:pPr>
      <w:r w:rsidRPr="005B0C7C">
        <w:t>Actor: Alert Manager (AM)</w:t>
      </w:r>
    </w:p>
    <w:p w14:paraId="4E5ED67F" w14:textId="77777777" w:rsidR="00D557B6" w:rsidRPr="005B0C7C" w:rsidRDefault="00D557B6">
      <w:pPr>
        <w:pStyle w:val="BodyText"/>
        <w:pPrChange w:id="1856" w:author="Mary Jungers" w:date="2019-11-13T18:47:00Z">
          <w:pPr>
            <w:pStyle w:val="BodyText"/>
            <w:keepNext/>
          </w:pPr>
        </w:pPrChange>
      </w:pPr>
      <w:r w:rsidRPr="005B0C7C">
        <w:t>Role: Sends Report Alert Status to Alert Reporter (AR)</w:t>
      </w:r>
    </w:p>
    <w:p w14:paraId="275794E3" w14:textId="77777777" w:rsidR="00D557B6" w:rsidRPr="005B0C7C" w:rsidRDefault="00D557B6">
      <w:pPr>
        <w:pStyle w:val="BodyText"/>
        <w:pPrChange w:id="1857" w:author="Mary Jungers" w:date="2019-11-13T18:47:00Z">
          <w:pPr>
            <w:pStyle w:val="BodyText"/>
            <w:keepNext/>
          </w:pPr>
        </w:pPrChange>
      </w:pPr>
      <w:r w:rsidRPr="005B0C7C">
        <w:t>Actor: Alert Reporter (AR)</w:t>
      </w:r>
    </w:p>
    <w:p w14:paraId="65F79EA1" w14:textId="77777777" w:rsidR="00D557B6" w:rsidRPr="005B0C7C" w:rsidRDefault="00D557B6">
      <w:pPr>
        <w:pStyle w:val="BodyText"/>
        <w:pPrChange w:id="1858" w:author="Mary Jungers" w:date="2019-11-13T18:47:00Z">
          <w:pPr>
            <w:pStyle w:val="BodyText"/>
            <w:keepNext/>
          </w:pPr>
        </w:pPrChange>
      </w:pPr>
      <w:r w:rsidRPr="005B0C7C">
        <w:t>Role: Receives Report Alert Status from the Alert Manager (AM)</w:t>
      </w:r>
    </w:p>
    <w:p w14:paraId="678D8258" w14:textId="77777777" w:rsidR="00D557B6" w:rsidRPr="00621E63" w:rsidRDefault="00D557B6" w:rsidP="0082741E">
      <w:pPr>
        <w:pStyle w:val="Heading3"/>
        <w:rPr>
          <w:noProof w:val="0"/>
        </w:rPr>
      </w:pPr>
      <w:bookmarkStart w:id="1859" w:name="_Toc24650438"/>
      <w:r w:rsidRPr="00621E63">
        <w:rPr>
          <w:noProof w:val="0"/>
        </w:rPr>
        <w:t>Referenced Standard</w:t>
      </w:r>
      <w:bookmarkEnd w:id="1859"/>
    </w:p>
    <w:p w14:paraId="3ACE4D79" w14:textId="23F32F4D" w:rsidR="00D557B6" w:rsidRPr="005B0C7C" w:rsidRDefault="006D613E">
      <w:pPr>
        <w:pStyle w:val="BodyText"/>
        <w:pPrChange w:id="1860" w:author="Mary Jungers" w:date="2019-11-13T18:47:00Z">
          <w:pPr>
            <w:pStyle w:val="BodyText"/>
            <w:keepNext/>
            <w:keepLines/>
          </w:pPr>
        </w:pPrChange>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pPr>
        <w:pStyle w:val="BodyText"/>
        <w:pPrChange w:id="1861" w:author="Mary Jungers" w:date="2019-11-13T18:47:00Z">
          <w:pPr>
            <w:pStyle w:val="BodyText"/>
            <w:keepNext/>
            <w:keepLines/>
          </w:pPr>
        </w:pPrChange>
      </w:pPr>
      <w:r w:rsidRPr="005B0C7C">
        <w:t>ISO/IEEE 11073-10201 Domain Information Model</w:t>
      </w:r>
    </w:p>
    <w:p w14:paraId="7DC3F94B" w14:textId="77777777" w:rsidR="00D557B6" w:rsidRPr="005B0C7C" w:rsidRDefault="00D557B6">
      <w:pPr>
        <w:pStyle w:val="BodyText"/>
        <w:pPrChange w:id="1862" w:author="Mary Jungers" w:date="2019-11-13T18:47:00Z">
          <w:pPr>
            <w:pStyle w:val="BodyText"/>
            <w:keepNext/>
            <w:keepLines/>
          </w:pPr>
        </w:pPrChange>
      </w:pPr>
      <w:r w:rsidRPr="005B0C7C">
        <w:t>ISO/IEEE 11073-10101 Nomenclature</w:t>
      </w:r>
    </w:p>
    <w:p w14:paraId="623FB0CC" w14:textId="07CD3E42" w:rsidR="00D557B6" w:rsidRPr="00621E63" w:rsidRDefault="005B0C7C" w:rsidP="0082741E">
      <w:pPr>
        <w:pStyle w:val="Heading3"/>
        <w:rPr>
          <w:noProof w:val="0"/>
        </w:rPr>
      </w:pPr>
      <w:bookmarkStart w:id="1863" w:name="_Toc24650439"/>
      <w:ins w:id="1864" w:author="Mary Jungers" w:date="2019-11-14T10:21:00Z">
        <w:r>
          <w:rPr>
            <w:noProof w:val="0"/>
          </w:rPr>
          <w:t>Messages</w:t>
        </w:r>
      </w:ins>
      <w:bookmarkEnd w:id="1863"/>
      <w:del w:id="1865" w:author="Mary Jungers" w:date="2019-11-14T10:21:00Z">
        <w:r w:rsidR="00D557B6" w:rsidRPr="00621E63" w:rsidDel="005B0C7C">
          <w:rPr>
            <w:noProof w:val="0"/>
          </w:rPr>
          <w:delText>Interaction Diagrams</w:delText>
        </w:r>
      </w:del>
    </w:p>
    <w:p w14:paraId="406E7A5F" w14:textId="77777777" w:rsidR="009167AE" w:rsidRPr="00621E63" w:rsidRDefault="009167AE" w:rsidP="009642E4">
      <w:pPr>
        <w:pStyle w:val="BodyText"/>
      </w:pPr>
    </w:p>
    <w:p w14:paraId="69595671" w14:textId="77777777" w:rsidR="009167AE" w:rsidRPr="00621E63" w:rsidRDefault="009167AE" w:rsidP="002E6C5E">
      <w:pPr>
        <w:pStyle w:val="BodyText"/>
      </w:pPr>
    </w:p>
    <w:p w14:paraId="23561547" w14:textId="77777777" w:rsidR="008D1511" w:rsidRPr="00621E63" w:rsidRDefault="00F73333" w:rsidP="002E6C5E">
      <w:pPr>
        <w:pStyle w:val="BodyText"/>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64C1CDBA" w:rsidR="00D557B6" w:rsidRPr="00621E63" w:rsidRDefault="009E2B46" w:rsidP="0082741E">
      <w:pPr>
        <w:pStyle w:val="Heading4"/>
        <w:rPr>
          <w:noProof w:val="0"/>
        </w:rPr>
      </w:pPr>
      <w:bookmarkStart w:id="1866" w:name="_Toc497485553"/>
      <w:bookmarkStart w:id="1867" w:name="_Toc497485890"/>
      <w:bookmarkStart w:id="1868" w:name="_Toc497486117"/>
      <w:bookmarkStart w:id="1869" w:name="_Toc497486394"/>
      <w:bookmarkStart w:id="1870" w:name="_Toc497486621"/>
      <w:bookmarkStart w:id="1871" w:name="_Toc497493490"/>
      <w:bookmarkStart w:id="1872" w:name="_Toc24650440"/>
      <w:bookmarkEnd w:id="1866"/>
      <w:bookmarkEnd w:id="1867"/>
      <w:bookmarkEnd w:id="1868"/>
      <w:bookmarkEnd w:id="1869"/>
      <w:bookmarkEnd w:id="1870"/>
      <w:bookmarkEnd w:id="1871"/>
      <w:r w:rsidRPr="00621E63">
        <w:rPr>
          <w:noProof w:val="0"/>
        </w:rPr>
        <w:t>Alert Manager</w:t>
      </w:r>
      <w:r w:rsidR="00D557B6" w:rsidRPr="00621E63">
        <w:rPr>
          <w:noProof w:val="0"/>
        </w:rPr>
        <w:t xml:space="preserve"> status updates to </w:t>
      </w:r>
      <w:r w:rsidRPr="00621E63">
        <w:rPr>
          <w:noProof w:val="0"/>
        </w:rPr>
        <w:t>Alert Reporter</w:t>
      </w:r>
      <w:bookmarkEnd w:id="1872"/>
    </w:p>
    <w:p w14:paraId="3D7731B0" w14:textId="4EE0CACF" w:rsidR="00D557B6" w:rsidRPr="005B0C7C" w:rsidRDefault="00D557B6">
      <w:pPr>
        <w:pStyle w:val="BodyText"/>
        <w:pPrChange w:id="1873" w:author="Mary Jungers" w:date="2019-11-13T18:47:00Z">
          <w:pPr>
            <w:pStyle w:val="BodyText"/>
            <w:keepNext/>
            <w:keepLines/>
          </w:pPr>
        </w:pPrChange>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777777" w:rsidR="00D557B6" w:rsidRPr="00621E63" w:rsidRDefault="00D557B6" w:rsidP="00123C7B">
      <w:pPr>
        <w:pStyle w:val="Heading5"/>
        <w:rPr>
          <w:noProof w:val="0"/>
        </w:rPr>
      </w:pPr>
      <w:bookmarkStart w:id="1874" w:name="_Toc24650441"/>
      <w:r w:rsidRPr="00621E63">
        <w:rPr>
          <w:noProof w:val="0"/>
        </w:rPr>
        <w:t>Trigger Events</w:t>
      </w:r>
      <w:bookmarkEnd w:id="1874"/>
    </w:p>
    <w:p w14:paraId="18D7122B" w14:textId="165A1293" w:rsidR="00D557B6" w:rsidRPr="005B0C7C" w:rsidRDefault="00D557B6">
      <w:pPr>
        <w:pStyle w:val="BodyText"/>
        <w:pPrChange w:id="1875" w:author="Mary Jungers" w:date="2019-11-13T18:47:00Z">
          <w:pPr>
            <w:pStyle w:val="BodyText"/>
            <w:keepNext/>
            <w:keepLines/>
          </w:pPr>
        </w:pPrChange>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pPr>
        <w:pStyle w:val="BodyText"/>
        <w:pPrChange w:id="1876" w:author="Mary Jungers" w:date="2019-11-13T18:47:00Z">
          <w:pPr>
            <w:pStyle w:val="BodyText"/>
            <w:keepNext/>
            <w:keepLines/>
          </w:pPr>
        </w:pPrChange>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77777777" w:rsidR="00D557B6" w:rsidRPr="00621E63" w:rsidRDefault="00D557B6" w:rsidP="00123C7B">
      <w:pPr>
        <w:pStyle w:val="Heading5"/>
        <w:rPr>
          <w:noProof w:val="0"/>
        </w:rPr>
      </w:pPr>
      <w:bookmarkStart w:id="1877" w:name="_Toc24650442"/>
      <w:r w:rsidRPr="00621E63">
        <w:rPr>
          <w:noProof w:val="0"/>
        </w:rPr>
        <w:t>Message Semantics</w:t>
      </w:r>
      <w:bookmarkEnd w:id="1877"/>
    </w:p>
    <w:p w14:paraId="3A946BEB" w14:textId="5475E359" w:rsidR="00D557B6" w:rsidRPr="005B0C7C" w:rsidRDefault="00D557B6">
      <w:pPr>
        <w:pStyle w:val="BodyText"/>
        <w:pPrChange w:id="1878" w:author="Mary Jungers" w:date="2019-11-13T18:47:00Z">
          <w:pPr>
            <w:pStyle w:val="BodyText"/>
            <w:keepNext/>
            <w:keepLines/>
          </w:pPr>
        </w:pPrChange>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499FBD20" w:rsidR="00D557B6" w:rsidRPr="00621E63" w:rsidRDefault="006D613E" w:rsidP="00123C7B">
      <w:pPr>
        <w:pStyle w:val="Heading5"/>
        <w:rPr>
          <w:noProof w:val="0"/>
        </w:rPr>
      </w:pPr>
      <w:bookmarkStart w:id="1879" w:name="_Toc24650443"/>
      <w:r w:rsidRPr="00621E63">
        <w:rPr>
          <w:noProof w:val="0"/>
        </w:rPr>
        <w:lastRenderedPageBreak/>
        <w:t>HL7</w:t>
      </w:r>
      <w:r w:rsidR="00995105" w:rsidRPr="00621E63">
        <w:rPr>
          <w:noProof w:val="0"/>
        </w:rPr>
        <w:t xml:space="preserve"> </w:t>
      </w:r>
      <w:r w:rsidR="00D557B6" w:rsidRPr="00621E63">
        <w:rPr>
          <w:noProof w:val="0"/>
        </w:rPr>
        <w:t>Conformance Statement</w:t>
      </w:r>
      <w:bookmarkEnd w:id="1879"/>
    </w:p>
    <w:p w14:paraId="039564EF" w14:textId="2432FFD1" w:rsidR="00D557B6" w:rsidRPr="005B0C7C" w:rsidRDefault="00D557B6">
      <w:pPr>
        <w:pStyle w:val="BodyText"/>
        <w:pPrChange w:id="1880" w:author="Mary Jungers" w:date="2019-11-13T18:47:00Z">
          <w:pPr>
            <w:pStyle w:val="BodyText"/>
            <w:keepNext/>
            <w:keepLines/>
          </w:pPr>
        </w:pPrChange>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pPr>
        <w:pStyle w:val="BodyText"/>
        <w:pPrChange w:id="1881" w:author="Mary Jungers" w:date="2019-11-13T18:47:00Z">
          <w:pPr>
            <w:pStyle w:val="BodyText"/>
            <w:keepNext/>
            <w:keepLines/>
          </w:pPr>
        </w:pPrChange>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pPr>
        <w:pStyle w:val="BodyText"/>
        <w:pPrChange w:id="1882" w:author="Mary Jungers" w:date="2019-11-13T18:47:00Z">
          <w:pPr>
            <w:pStyle w:val="BodyText"/>
            <w:keepNext/>
            <w:keepLines/>
          </w:pPr>
        </w:pPrChange>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pPr>
        <w:pStyle w:val="BodyText"/>
        <w:pPrChange w:id="1883" w:author="Mary Jungers" w:date="2019-11-13T18:47:00Z">
          <w:pPr>
            <w:pStyle w:val="BodyText"/>
            <w:keepNext/>
            <w:keepLines/>
          </w:pPr>
        </w:pPrChange>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60AAE322" w14:textId="291E8D00" w:rsidR="00D557B6" w:rsidRPr="00621E63" w:rsidRDefault="00647994" w:rsidP="0082741E">
      <w:pPr>
        <w:pStyle w:val="Heading5"/>
        <w:rPr>
          <w:noProof w:val="0"/>
        </w:rPr>
      </w:pPr>
      <w:bookmarkStart w:id="1884" w:name="_Toc24650444"/>
      <w:r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1884"/>
    </w:p>
    <w:p w14:paraId="16D87136" w14:textId="2293DC3A" w:rsidR="00D557B6" w:rsidRPr="005B0C7C" w:rsidRDefault="00D557B6">
      <w:pPr>
        <w:pStyle w:val="BodyText"/>
        <w:pPrChange w:id="1885" w:author="Mary Jungers" w:date="2019-11-13T18:47:00Z">
          <w:pPr>
            <w:pStyle w:val="BodyText"/>
            <w:keepNext/>
            <w:keepLines/>
          </w:pPr>
        </w:pPrChange>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pPr>
        <w:pStyle w:val="BodyText"/>
        <w:pPrChange w:id="1886" w:author="Mary Jungers" w:date="2019-11-13T18:47:00Z">
          <w:pPr>
            <w:pStyle w:val="BodyText"/>
            <w:keepNext/>
            <w:keepLines/>
          </w:pPr>
        </w:pPrChange>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77777777" w:rsidR="00D557B6" w:rsidRPr="00621E63" w:rsidRDefault="00D557B6" w:rsidP="00123C7B">
      <w:pPr>
        <w:pStyle w:val="Heading5"/>
        <w:rPr>
          <w:noProof w:val="0"/>
        </w:rPr>
      </w:pPr>
      <w:bookmarkStart w:id="1887" w:name="_Toc431232219"/>
      <w:bookmarkStart w:id="1888" w:name="_Toc431237198"/>
      <w:bookmarkStart w:id="1889" w:name="_Toc431238364"/>
      <w:bookmarkStart w:id="1890" w:name="_Toc431288100"/>
      <w:bookmarkStart w:id="1891" w:name="_Toc432168094"/>
      <w:bookmarkStart w:id="1892" w:name="_Toc432421215"/>
      <w:bookmarkStart w:id="1893" w:name="_Toc432514891"/>
      <w:bookmarkStart w:id="1894" w:name="_Toc432516166"/>
      <w:bookmarkStart w:id="1895" w:name="_Toc24650445"/>
      <w:bookmarkEnd w:id="1887"/>
      <w:bookmarkEnd w:id="1888"/>
      <w:bookmarkEnd w:id="1889"/>
      <w:bookmarkEnd w:id="1890"/>
      <w:bookmarkEnd w:id="1891"/>
      <w:bookmarkEnd w:id="1892"/>
      <w:bookmarkEnd w:id="1893"/>
      <w:bookmarkEnd w:id="1894"/>
      <w:r w:rsidRPr="00621E63">
        <w:rPr>
          <w:noProof w:val="0"/>
        </w:rPr>
        <w:t>Expected Actions</w:t>
      </w:r>
      <w:bookmarkEnd w:id="1895"/>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77777777" w:rsidR="00D557B6" w:rsidRPr="00621E63" w:rsidRDefault="00D557B6" w:rsidP="00123C7B">
      <w:pPr>
        <w:pStyle w:val="Heading5"/>
        <w:rPr>
          <w:noProof w:val="0"/>
        </w:rPr>
      </w:pPr>
      <w:bookmarkStart w:id="1896" w:name="_Toc24650446"/>
      <w:r w:rsidRPr="00621E63">
        <w:rPr>
          <w:noProof w:val="0"/>
        </w:rPr>
        <w:lastRenderedPageBreak/>
        <w:t>Security Considerations</w:t>
      </w:r>
      <w:bookmarkEnd w:id="1896"/>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1897" w:name="_Toc401770575"/>
      <w:bookmarkStart w:id="1898" w:name="_Toc401770769"/>
      <w:bookmarkStart w:id="1899" w:name="_Toc401770964"/>
      <w:bookmarkStart w:id="1900" w:name="_Toc401771159"/>
      <w:bookmarkStart w:id="1901" w:name="_Toc401771353"/>
      <w:bookmarkStart w:id="1902" w:name="_Toc401771545"/>
      <w:bookmarkStart w:id="1903" w:name="_Toc401771738"/>
      <w:bookmarkStart w:id="1904" w:name="_Toc401771931"/>
      <w:bookmarkStart w:id="1905" w:name="_Toc401772124"/>
      <w:bookmarkStart w:id="1906" w:name="_Toc401772712"/>
      <w:bookmarkStart w:id="1907" w:name="_Toc401773340"/>
      <w:bookmarkStart w:id="1908" w:name="_Toc401774216"/>
      <w:bookmarkStart w:id="1909" w:name="_Toc401769334"/>
      <w:bookmarkStart w:id="1910" w:name="_Toc401769803"/>
      <w:bookmarkStart w:id="1911" w:name="_Toc401770576"/>
      <w:bookmarkStart w:id="1912" w:name="_Toc401770770"/>
      <w:bookmarkStart w:id="1913" w:name="_Toc401770965"/>
      <w:bookmarkStart w:id="1914" w:name="_Toc401771160"/>
      <w:bookmarkStart w:id="1915" w:name="_Toc401771354"/>
      <w:bookmarkStart w:id="1916" w:name="_Toc401771546"/>
      <w:bookmarkStart w:id="1917" w:name="_Toc401771739"/>
      <w:bookmarkStart w:id="1918" w:name="_Toc401771932"/>
      <w:bookmarkStart w:id="1919" w:name="_Toc401772125"/>
      <w:bookmarkStart w:id="1920" w:name="_Toc401772713"/>
      <w:bookmarkStart w:id="1921" w:name="_Toc401773341"/>
      <w:bookmarkStart w:id="1922" w:name="_Toc401774217"/>
      <w:bookmarkStart w:id="1923" w:name="_Toc401769335"/>
      <w:bookmarkStart w:id="1924" w:name="_Toc401769804"/>
      <w:bookmarkStart w:id="1925" w:name="_Toc24650447"/>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r w:rsidRPr="00621E63">
        <w:rPr>
          <w:noProof w:val="0"/>
        </w:rPr>
        <w:t>Disseminate Alert</w:t>
      </w:r>
      <w:bookmarkEnd w:id="1923"/>
      <w:bookmarkEnd w:id="1924"/>
      <w:r w:rsidR="00BB3E0D" w:rsidRPr="00621E63">
        <w:rPr>
          <w:noProof w:val="0"/>
        </w:rPr>
        <w:t xml:space="preserve"> [PCD-06]</w:t>
      </w:r>
      <w:bookmarkEnd w:id="1925"/>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1926" w:name="_Toc401769336"/>
      <w:bookmarkStart w:id="1927" w:name="_Toc401769805"/>
      <w:bookmarkStart w:id="1928" w:name="_Toc24650448"/>
      <w:r w:rsidRPr="00621E63">
        <w:rPr>
          <w:noProof w:val="0"/>
        </w:rPr>
        <w:t>Scope</w:t>
      </w:r>
      <w:bookmarkEnd w:id="1926"/>
      <w:bookmarkEnd w:id="1927"/>
      <w:bookmarkEnd w:id="1928"/>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1929" w:name="_Toc401769337"/>
      <w:bookmarkStart w:id="1930" w:name="_Toc401769806"/>
      <w:bookmarkStart w:id="1931" w:name="_Toc24650449"/>
      <w:r w:rsidRPr="00621E63">
        <w:rPr>
          <w:noProof w:val="0"/>
        </w:rPr>
        <w:t>Use Case Roles</w:t>
      </w:r>
      <w:bookmarkEnd w:id="1929"/>
      <w:bookmarkEnd w:id="1930"/>
      <w:bookmarkEnd w:id="1931"/>
    </w:p>
    <w:p w14:paraId="58E674F9" w14:textId="77777777" w:rsidR="001A727C" w:rsidRPr="005B0C7C" w:rsidRDefault="001A727C">
      <w:pPr>
        <w:pStyle w:val="BodyText"/>
        <w:pPrChange w:id="1932" w:author="Mary Jungers" w:date="2019-11-13T18:47:00Z">
          <w:pPr>
            <w:pStyle w:val="BodyText"/>
            <w:keepNext/>
          </w:pPr>
        </w:pPrChange>
      </w:pPr>
    </w:p>
    <w:p w14:paraId="6D5EAABB" w14:textId="520DC658" w:rsidR="001A727C" w:rsidRPr="005B0C7C" w:rsidRDefault="001A727C">
      <w:pPr>
        <w:pStyle w:val="BodyText"/>
        <w:pPrChange w:id="1933" w:author="Mary Jungers" w:date="2019-11-13T18:47:00Z">
          <w:pPr>
            <w:pStyle w:val="BodyText"/>
            <w:keepNext/>
          </w:pPr>
        </w:pPrChange>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027B16" w:rsidRDefault="00027B16" w:rsidP="00CF5627">
                              <w:pPr>
                                <w:jc w:val="center"/>
                              </w:pPr>
                              <w:r>
                                <w:t>Alert Manager</w:t>
                              </w:r>
                            </w:p>
                            <w:p w14:paraId="5737A193" w14:textId="77777777" w:rsidR="00027B16" w:rsidRDefault="00027B16"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027B16" w:rsidRPr="00CF5627" w:rsidRDefault="00027B16" w:rsidP="00CF5627">
                              <w:pPr>
                                <w:jc w:val="center"/>
                              </w:pPr>
                              <w:r w:rsidRPr="00CF5627">
                                <w:t xml:space="preserve">Alert </w:t>
                              </w:r>
                              <w:r>
                                <w:t>Communicator</w:t>
                              </w:r>
                            </w:p>
                            <w:p w14:paraId="72E8BB71" w14:textId="77777777" w:rsidR="00027B16" w:rsidRDefault="00027B16"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027B16" w:rsidRDefault="00027B16"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&#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027B16" w:rsidRDefault="00027B16" w:rsidP="00CF5627">
                        <w:pPr>
                          <w:jc w:val="center"/>
                        </w:pPr>
                        <w:r>
                          <w:t>Alert Manager</w:t>
                        </w:r>
                      </w:p>
                      <w:p w14:paraId="5737A193" w14:textId="77777777" w:rsidR="00027B16" w:rsidRDefault="00027B16"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027B16" w:rsidRPr="00CF5627" w:rsidRDefault="00027B16" w:rsidP="00CF5627">
                        <w:pPr>
                          <w:jc w:val="center"/>
                        </w:pPr>
                        <w:r w:rsidRPr="00CF5627">
                          <w:t xml:space="preserve">Alert </w:t>
                        </w:r>
                        <w:r>
                          <w:t>Communicator</w:t>
                        </w:r>
                      </w:p>
                      <w:p w14:paraId="72E8BB71" w14:textId="77777777" w:rsidR="00027B16" w:rsidRDefault="00027B16"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027B16" w:rsidRDefault="00027B16"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5B0C7C" w:rsidRDefault="00C40FD5">
      <w:pPr>
        <w:pStyle w:val="BodyText"/>
        <w:pPrChange w:id="1934" w:author="Mary Jungers" w:date="2019-11-13T18:47:00Z">
          <w:pPr>
            <w:pStyle w:val="BodyText"/>
            <w:keepNext/>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437CA889" w14:textId="44034BB6" w:rsidR="00B11855" w:rsidRPr="00621E63" w:rsidDel="00D93F40" w:rsidRDefault="00B11855" w:rsidP="00E5113D">
      <w:pPr>
        <w:pStyle w:val="BodyText"/>
        <w:rPr>
          <w:del w:id="1935" w:author="Mary Jungers" w:date="2019-11-14T18:53:00Z"/>
        </w:rPr>
      </w:pPr>
      <w:bookmarkStart w:id="1936" w:name="_Toc24650450"/>
      <w:bookmarkEnd w:id="1936"/>
    </w:p>
    <w:p w14:paraId="205A711B" w14:textId="77777777" w:rsidR="00B11855" w:rsidRPr="00621E63" w:rsidRDefault="003D003E" w:rsidP="000519C1">
      <w:pPr>
        <w:pStyle w:val="Heading3"/>
        <w:rPr>
          <w:noProof w:val="0"/>
        </w:rPr>
      </w:pPr>
      <w:bookmarkStart w:id="1937" w:name="_Toc401769338"/>
      <w:bookmarkStart w:id="1938" w:name="_Toc401769807"/>
      <w:bookmarkStart w:id="1939" w:name="_Toc24650451"/>
      <w:r w:rsidRPr="00621E63">
        <w:rPr>
          <w:noProof w:val="0"/>
        </w:rPr>
        <w:t>Referenced Standard</w:t>
      </w:r>
      <w:bookmarkEnd w:id="1937"/>
      <w:bookmarkEnd w:id="1938"/>
      <w:bookmarkEnd w:id="1939"/>
    </w:p>
    <w:p w14:paraId="48B1CA69" w14:textId="73AAB91D"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ins w:id="1940" w:author="John Rhoads" w:date="2019-11-20T18:04:00Z">
        <w:r w:rsidR="006355FB">
          <w:t>shall be</w:t>
        </w:r>
      </w:ins>
      <w:del w:id="1941" w:author="John Rhoads" w:date="2019-11-20T18:04:00Z">
        <w:r w:rsidRPr="00621E63" w:rsidDel="006355FB">
          <w:delText>is</w:delText>
        </w:r>
      </w:del>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44E13072" w:rsidR="00B11855" w:rsidRPr="00621E63" w:rsidRDefault="003D003E" w:rsidP="000519C1">
      <w:pPr>
        <w:pStyle w:val="Heading3"/>
        <w:rPr>
          <w:noProof w:val="0"/>
        </w:rPr>
      </w:pPr>
      <w:bookmarkStart w:id="1942" w:name="_Toc401769339"/>
      <w:bookmarkStart w:id="1943" w:name="_Toc401769808"/>
      <w:del w:id="1944" w:author="Mary Jungers" w:date="2019-11-14T10:21:00Z">
        <w:r w:rsidRPr="00621E63" w:rsidDel="005B0C7C">
          <w:rPr>
            <w:noProof w:val="0"/>
          </w:rPr>
          <w:delText>Interaction Diagrams</w:delText>
        </w:r>
      </w:del>
      <w:bookmarkStart w:id="1945" w:name="_Toc24650452"/>
      <w:bookmarkEnd w:id="1942"/>
      <w:bookmarkEnd w:id="1943"/>
      <w:ins w:id="1946" w:author="Mary Jungers" w:date="2019-11-14T10:21:00Z">
        <w:r w:rsidR="005B0C7C">
          <w:rPr>
            <w:noProof w:val="0"/>
          </w:rPr>
          <w:t>Messages</w:t>
        </w:r>
      </w:ins>
      <w:bookmarkEnd w:id="1945"/>
    </w:p>
    <w:p w14:paraId="04118784" w14:textId="1D97998A" w:rsidR="00B11855" w:rsidRPr="00621E63" w:rsidRDefault="009E2B46" w:rsidP="000519C1">
      <w:pPr>
        <w:pStyle w:val="Heading4"/>
        <w:rPr>
          <w:noProof w:val="0"/>
        </w:rPr>
      </w:pPr>
      <w:bookmarkStart w:id="1947" w:name="_Toc431232227"/>
      <w:bookmarkStart w:id="1948" w:name="_Toc431237206"/>
      <w:bookmarkStart w:id="1949" w:name="_Toc431238372"/>
      <w:bookmarkStart w:id="1950" w:name="_Toc431288108"/>
      <w:bookmarkStart w:id="1951" w:name="_Toc432168102"/>
      <w:bookmarkStart w:id="1952" w:name="_Toc432421223"/>
      <w:bookmarkStart w:id="1953" w:name="_Toc432514899"/>
      <w:bookmarkStart w:id="1954" w:name="_Toc432516174"/>
      <w:bookmarkStart w:id="1955" w:name="_Toc401769809"/>
      <w:bookmarkStart w:id="1956" w:name="_Toc24650453"/>
      <w:bookmarkEnd w:id="1947"/>
      <w:bookmarkEnd w:id="1948"/>
      <w:bookmarkEnd w:id="1949"/>
      <w:bookmarkEnd w:id="1950"/>
      <w:bookmarkEnd w:id="1951"/>
      <w:bookmarkEnd w:id="1952"/>
      <w:bookmarkEnd w:id="1953"/>
      <w:bookmarkEnd w:id="1954"/>
      <w:r w:rsidRPr="00621E63">
        <w:rPr>
          <w:noProof w:val="0"/>
        </w:rPr>
        <w:t>Alert Manager</w:t>
      </w:r>
      <w:r w:rsidR="003D003E" w:rsidRPr="00621E63">
        <w:rPr>
          <w:noProof w:val="0"/>
        </w:rPr>
        <w:t xml:space="preserve"> disseminate alert to </w:t>
      </w:r>
      <w:bookmarkEnd w:id="1955"/>
      <w:r w:rsidR="00916BBE" w:rsidRPr="00621E63">
        <w:rPr>
          <w:noProof w:val="0"/>
        </w:rPr>
        <w:t>Alert Communicator</w:t>
      </w:r>
      <w:bookmarkEnd w:id="1956"/>
    </w:p>
    <w:p w14:paraId="2F889351" w14:textId="7FCCF3EA"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ins w:id="1957" w:author="John Rhoads" w:date="2019-11-20T18:05:00Z">
        <w:r w:rsidR="00551C13">
          <w:t>shall be</w:t>
        </w:r>
      </w:ins>
      <w:del w:id="1958" w:author="John Rhoads" w:date="2019-11-20T18:05:00Z">
        <w:r w:rsidR="003D003E" w:rsidRPr="00621E63" w:rsidDel="00551C13">
          <w:delText>is</w:delText>
        </w:r>
      </w:del>
      <w:r w:rsidR="003D003E" w:rsidRPr="00621E63">
        <w:t xml:space="preserve"> WCTP.</w:t>
      </w:r>
    </w:p>
    <w:p w14:paraId="25886564" w14:textId="44612786" w:rsidR="00B11855" w:rsidRPr="00621E63" w:rsidRDefault="006D613E" w:rsidP="00123C7B">
      <w:pPr>
        <w:pStyle w:val="Heading5"/>
        <w:rPr>
          <w:noProof w:val="0"/>
        </w:rPr>
      </w:pPr>
      <w:bookmarkStart w:id="1959" w:name="_Toc401769810"/>
      <w:bookmarkStart w:id="1960" w:name="_Toc24650454"/>
      <w:r w:rsidRPr="00621E63">
        <w:rPr>
          <w:noProof w:val="0"/>
        </w:rPr>
        <w:t>HL7</w:t>
      </w:r>
      <w:r w:rsidR="00995105" w:rsidRPr="00621E63">
        <w:rPr>
          <w:noProof w:val="0"/>
        </w:rPr>
        <w:t xml:space="preserve"> </w:t>
      </w:r>
      <w:r w:rsidR="003D003E" w:rsidRPr="00621E63">
        <w:rPr>
          <w:noProof w:val="0"/>
        </w:rPr>
        <w:t>Conformance Statement</w:t>
      </w:r>
      <w:bookmarkEnd w:id="1959"/>
      <w:bookmarkEnd w:id="1960"/>
    </w:p>
    <w:p w14:paraId="7CA6746F" w14:textId="36880EB1" w:rsidR="00B11855" w:rsidRPr="00621E63" w:rsidRDefault="003D003E" w:rsidP="00E5113D">
      <w:pPr>
        <w:pStyle w:val="BodyText"/>
      </w:pPr>
      <w:r w:rsidRPr="00621E63">
        <w:t xml:space="preserve">The communication protocol </w:t>
      </w:r>
      <w:ins w:id="1961" w:author="John Rhoads" w:date="2019-11-20T18:06:00Z">
        <w:r w:rsidR="00551C13">
          <w:t>shall be</w:t>
        </w:r>
      </w:ins>
      <w:del w:id="1962" w:author="John Rhoads" w:date="2019-11-20T18:05:00Z">
        <w:r w:rsidRPr="00621E63" w:rsidDel="00551C13">
          <w:delText>is</w:delText>
        </w:r>
      </w:del>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17A1C1C3" w:rsidR="00B11855" w:rsidRPr="00621E63" w:rsidRDefault="00901663" w:rsidP="00123C7B">
      <w:pPr>
        <w:pStyle w:val="Heading5"/>
        <w:rPr>
          <w:noProof w:val="0"/>
        </w:rPr>
      </w:pPr>
      <w:bookmarkStart w:id="1963" w:name="_Toc401769811"/>
      <w:bookmarkStart w:id="1964" w:name="_Toc24650455"/>
      <w:r w:rsidRPr="00621E63">
        <w:rPr>
          <w:noProof w:val="0"/>
        </w:rPr>
        <w:t>PCD-06</w:t>
      </w:r>
      <w:r w:rsidR="003D003E" w:rsidRPr="00621E63">
        <w:rPr>
          <w:noProof w:val="0"/>
        </w:rPr>
        <w:t xml:space="preserve"> Disseminate Alert static definition</w:t>
      </w:r>
      <w:bookmarkEnd w:id="1963"/>
      <w:bookmarkEnd w:id="1964"/>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77777777" w:rsidR="00B11855" w:rsidRPr="00621E63" w:rsidRDefault="003D003E" w:rsidP="00123C7B">
      <w:pPr>
        <w:pStyle w:val="Heading5"/>
        <w:rPr>
          <w:noProof w:val="0"/>
        </w:rPr>
      </w:pPr>
      <w:bookmarkStart w:id="1965" w:name="_Toc401769812"/>
      <w:bookmarkStart w:id="1966" w:name="_Toc24650456"/>
      <w:r w:rsidRPr="00621E63">
        <w:rPr>
          <w:noProof w:val="0"/>
        </w:rPr>
        <w:t>Trigger Events</w:t>
      </w:r>
      <w:bookmarkEnd w:id="1965"/>
      <w:bookmarkEnd w:id="1966"/>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7777777" w:rsidR="00B11855" w:rsidRPr="00621E63" w:rsidRDefault="003D003E" w:rsidP="00123C7B">
      <w:pPr>
        <w:pStyle w:val="Heading5"/>
        <w:rPr>
          <w:noProof w:val="0"/>
        </w:rPr>
      </w:pPr>
      <w:bookmarkStart w:id="1967" w:name="_Toc401769813"/>
      <w:bookmarkStart w:id="1968" w:name="_Toc24650457"/>
      <w:r w:rsidRPr="00621E63">
        <w:rPr>
          <w:noProof w:val="0"/>
        </w:rPr>
        <w:t>Message Semantics</w:t>
      </w:r>
      <w:bookmarkEnd w:id="1967"/>
      <w:bookmarkEnd w:id="1968"/>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CF5627">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DE39CA">
        <w:trPr>
          <w:cantSplit/>
          <w:jc w:val="center"/>
        </w:trPr>
        <w:tc>
          <w:tcPr>
            <w:tcW w:w="2335" w:type="dxa"/>
            <w:shd w:val="clear" w:color="auto" w:fill="auto"/>
          </w:tcPr>
          <w:p w14:paraId="477994E4" w14:textId="77777777" w:rsidR="00B11855" w:rsidRPr="00621E63" w:rsidRDefault="003D003E" w:rsidP="001D3EF8">
            <w:pPr>
              <w:pStyle w:val="TableEntry"/>
            </w:pPr>
            <w:proofErr w:type="spellStart"/>
            <w:r w:rsidRPr="00621E63">
              <w:t>Alert_Location</w:t>
            </w:r>
            <w:proofErr w:type="spellEnd"/>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DE39CA">
        <w:trPr>
          <w:cantSplit/>
          <w:jc w:val="center"/>
        </w:trPr>
        <w:tc>
          <w:tcPr>
            <w:tcW w:w="2335" w:type="dxa"/>
            <w:shd w:val="clear" w:color="auto" w:fill="auto"/>
          </w:tcPr>
          <w:p w14:paraId="49B53FD3" w14:textId="77777777" w:rsidR="00B11855" w:rsidRPr="00621E63" w:rsidRDefault="003D003E" w:rsidP="001D3EF8">
            <w:pPr>
              <w:pStyle w:val="TableEntry"/>
            </w:pPr>
            <w:proofErr w:type="spellStart"/>
            <w:r w:rsidRPr="00621E63">
              <w:t>Alert_Patient</w:t>
            </w:r>
            <w:proofErr w:type="spellEnd"/>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DE39CA">
        <w:trPr>
          <w:cantSplit/>
          <w:jc w:val="center"/>
        </w:trPr>
        <w:tc>
          <w:tcPr>
            <w:tcW w:w="2335" w:type="dxa"/>
            <w:shd w:val="clear" w:color="auto" w:fill="auto"/>
          </w:tcPr>
          <w:p w14:paraId="7CCE495D" w14:textId="77777777" w:rsidR="00B11855" w:rsidRPr="00621E63" w:rsidRDefault="003D003E" w:rsidP="001D3EF8">
            <w:pPr>
              <w:pStyle w:val="TableEntry"/>
            </w:pPr>
            <w:proofErr w:type="spellStart"/>
            <w:r w:rsidRPr="00621E63">
              <w:t>Alert_Text</w:t>
            </w:r>
            <w:proofErr w:type="spellEnd"/>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DE39CA">
        <w:trPr>
          <w:cantSplit/>
          <w:jc w:val="center"/>
        </w:trPr>
        <w:tc>
          <w:tcPr>
            <w:tcW w:w="2335" w:type="dxa"/>
            <w:shd w:val="clear" w:color="auto" w:fill="auto"/>
          </w:tcPr>
          <w:p w14:paraId="689F18D3" w14:textId="77777777" w:rsidR="00B11855" w:rsidRPr="00621E63" w:rsidRDefault="003D003E" w:rsidP="001D3EF8">
            <w:pPr>
              <w:pStyle w:val="TableEntry"/>
            </w:pPr>
            <w:proofErr w:type="spellStart"/>
            <w:r w:rsidRPr="00621E63">
              <w:t>Alert_Identifier</w:t>
            </w:r>
            <w:proofErr w:type="spellEnd"/>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DE39CA">
        <w:trPr>
          <w:cantSplit/>
          <w:jc w:val="center"/>
        </w:trPr>
        <w:tc>
          <w:tcPr>
            <w:tcW w:w="2335" w:type="dxa"/>
            <w:shd w:val="clear" w:color="auto" w:fill="auto"/>
          </w:tcPr>
          <w:p w14:paraId="503B5015" w14:textId="77777777" w:rsidR="00B11855" w:rsidRPr="00621E63" w:rsidRDefault="003D003E" w:rsidP="001D3EF8">
            <w:pPr>
              <w:pStyle w:val="TableEntry"/>
            </w:pPr>
            <w:proofErr w:type="spellStart"/>
            <w:r w:rsidRPr="00621E63">
              <w:t>Alert_Callback</w:t>
            </w:r>
            <w:proofErr w:type="spellEnd"/>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DE39CA">
        <w:trPr>
          <w:cantSplit/>
          <w:jc w:val="center"/>
        </w:trPr>
        <w:tc>
          <w:tcPr>
            <w:tcW w:w="2335" w:type="dxa"/>
            <w:shd w:val="clear" w:color="auto" w:fill="auto"/>
          </w:tcPr>
          <w:p w14:paraId="2B146904" w14:textId="77777777" w:rsidR="00B11855" w:rsidRPr="00621E63" w:rsidRDefault="003D003E" w:rsidP="001D3EF8">
            <w:pPr>
              <w:pStyle w:val="TableEntry"/>
            </w:pPr>
            <w:proofErr w:type="spellStart"/>
            <w:r w:rsidRPr="00621E63">
              <w:t>Alert_Reference</w:t>
            </w:r>
            <w:proofErr w:type="spellEnd"/>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DE39CA">
        <w:trPr>
          <w:cantSplit/>
          <w:jc w:val="center"/>
        </w:trPr>
        <w:tc>
          <w:tcPr>
            <w:tcW w:w="2335" w:type="dxa"/>
            <w:shd w:val="clear" w:color="auto" w:fill="auto"/>
          </w:tcPr>
          <w:p w14:paraId="68D2F194" w14:textId="77777777" w:rsidR="00B11855" w:rsidRPr="00621E63" w:rsidRDefault="003D003E" w:rsidP="001D3EF8">
            <w:pPr>
              <w:pStyle w:val="TableEntry"/>
            </w:pPr>
            <w:proofErr w:type="spellStart"/>
            <w:r w:rsidRPr="00621E63">
              <w:t>Alert_Comment</w:t>
            </w:r>
            <w:proofErr w:type="spellEnd"/>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DE39CA">
        <w:trPr>
          <w:cantSplit/>
          <w:jc w:val="center"/>
        </w:trPr>
        <w:tc>
          <w:tcPr>
            <w:tcW w:w="2335" w:type="dxa"/>
            <w:shd w:val="clear" w:color="auto" w:fill="auto"/>
          </w:tcPr>
          <w:p w14:paraId="6DF89AAA" w14:textId="77777777" w:rsidR="00B11855" w:rsidRPr="00621E63" w:rsidRDefault="003D003E" w:rsidP="001D3EF8">
            <w:pPr>
              <w:pStyle w:val="TableEntry"/>
            </w:pPr>
            <w:proofErr w:type="spellStart"/>
            <w:r w:rsidRPr="00621E63">
              <w:t>Alert_Evidentiary_Data</w:t>
            </w:r>
            <w:proofErr w:type="spellEnd"/>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DE39CA">
        <w:trPr>
          <w:cantSplit/>
          <w:jc w:val="center"/>
        </w:trPr>
        <w:tc>
          <w:tcPr>
            <w:tcW w:w="2335" w:type="dxa"/>
            <w:shd w:val="clear" w:color="auto" w:fill="auto"/>
          </w:tcPr>
          <w:p w14:paraId="697E2F81" w14:textId="77777777" w:rsidR="00285EFB" w:rsidRPr="00621E63" w:rsidRDefault="00285EFB" w:rsidP="001D3EF8">
            <w:pPr>
              <w:pStyle w:val="TableEntry"/>
            </w:pPr>
            <w:proofErr w:type="spellStart"/>
            <w:r w:rsidRPr="00621E63">
              <w:t>Alert_Graphical_Snippet</w:t>
            </w:r>
            <w:proofErr w:type="spellEnd"/>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DE39CA">
        <w:trPr>
          <w:cantSplit/>
          <w:jc w:val="center"/>
        </w:trPr>
        <w:tc>
          <w:tcPr>
            <w:tcW w:w="2335" w:type="dxa"/>
            <w:shd w:val="clear" w:color="auto" w:fill="auto"/>
          </w:tcPr>
          <w:p w14:paraId="0F750770" w14:textId="309114B4" w:rsidR="009640BC" w:rsidRPr="00621E63" w:rsidRDefault="009640BC" w:rsidP="001D3EF8">
            <w:pPr>
              <w:pStyle w:val="TableEntry"/>
            </w:pPr>
            <w:proofErr w:type="spellStart"/>
            <w:r w:rsidRPr="00621E63">
              <w:t>Alert_Information</w:t>
            </w:r>
            <w:proofErr w:type="spellEnd"/>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1969" w:name="_Toc401769814"/>
    </w:p>
    <w:p w14:paraId="6A425D43" w14:textId="77777777" w:rsidR="00B11855" w:rsidRPr="00621E63" w:rsidRDefault="003D003E" w:rsidP="00123C7B">
      <w:pPr>
        <w:pStyle w:val="Heading5"/>
        <w:rPr>
          <w:noProof w:val="0"/>
        </w:rPr>
      </w:pPr>
      <w:bookmarkStart w:id="1970" w:name="_Toc24650458"/>
      <w:r w:rsidRPr="00621E63">
        <w:rPr>
          <w:noProof w:val="0"/>
        </w:rPr>
        <w:t>Expected Actions</w:t>
      </w:r>
      <w:bookmarkEnd w:id="1969"/>
      <w:bookmarkEnd w:id="1970"/>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77777777" w:rsidR="00B11855" w:rsidRPr="00621E63" w:rsidRDefault="003D003E" w:rsidP="00123C7B">
      <w:pPr>
        <w:pStyle w:val="Heading5"/>
        <w:rPr>
          <w:noProof w:val="0"/>
        </w:rPr>
      </w:pPr>
      <w:bookmarkStart w:id="1971" w:name="_Toc401769815"/>
      <w:bookmarkStart w:id="1972" w:name="_Toc24650459"/>
      <w:r w:rsidRPr="00621E63">
        <w:rPr>
          <w:noProof w:val="0"/>
        </w:rPr>
        <w:lastRenderedPageBreak/>
        <w:t>Security Considerations</w:t>
      </w:r>
      <w:bookmarkEnd w:id="1971"/>
      <w:bookmarkEnd w:id="1972"/>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1973" w:name="_Toc401769340"/>
      <w:bookmarkStart w:id="1974" w:name="_Toc401769816"/>
      <w:bookmarkStart w:id="1975" w:name="_Toc24650460"/>
      <w:r w:rsidRPr="00621E63">
        <w:rPr>
          <w:noProof w:val="0"/>
        </w:rPr>
        <w:t>Report Dissemination Alert Status</w:t>
      </w:r>
      <w:bookmarkEnd w:id="1973"/>
      <w:bookmarkEnd w:id="1974"/>
      <w:r w:rsidR="00BB3E0D" w:rsidRPr="00621E63">
        <w:rPr>
          <w:noProof w:val="0"/>
        </w:rPr>
        <w:t xml:space="preserve"> [PCD-07]</w:t>
      </w:r>
      <w:bookmarkEnd w:id="1975"/>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1976" w:name="_Toc401769341"/>
      <w:bookmarkStart w:id="1977" w:name="_Toc401769817"/>
      <w:bookmarkStart w:id="1978" w:name="_Toc24650461"/>
      <w:r w:rsidRPr="00621E63">
        <w:rPr>
          <w:noProof w:val="0"/>
        </w:rPr>
        <w:t>Scope</w:t>
      </w:r>
      <w:bookmarkEnd w:id="1976"/>
      <w:bookmarkEnd w:id="1977"/>
      <w:bookmarkEnd w:id="1978"/>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027B16" w:rsidRDefault="00027B16" w:rsidP="00CF5627">
                              <w:pPr>
                                <w:jc w:val="center"/>
                              </w:pPr>
                              <w:r>
                                <w:t>Alert Communicator</w:t>
                              </w:r>
                            </w:p>
                            <w:p w14:paraId="16BC76EF" w14:textId="77DFD221" w:rsidR="00027B16" w:rsidRDefault="00027B16"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027B16" w:rsidRPr="00CF5627" w:rsidRDefault="00027B16" w:rsidP="00CF5627">
                              <w:pPr>
                                <w:jc w:val="center"/>
                              </w:pPr>
                              <w:r w:rsidRPr="00CF5627">
                                <w:t xml:space="preserve">Alert </w:t>
                              </w:r>
                              <w:r>
                                <w:t>Manager</w:t>
                              </w:r>
                            </w:p>
                            <w:p w14:paraId="57ADFCFF" w14:textId="14BAC1F5" w:rsidR="00027B16" w:rsidRDefault="00027B16"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027B16" w:rsidRDefault="00027B16"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&#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027B16" w:rsidRDefault="00027B16" w:rsidP="00CF5627">
                        <w:pPr>
                          <w:jc w:val="center"/>
                        </w:pPr>
                        <w:r>
                          <w:t>Alert Communicator</w:t>
                        </w:r>
                      </w:p>
                      <w:p w14:paraId="16BC76EF" w14:textId="77DFD221" w:rsidR="00027B16" w:rsidRDefault="00027B16"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027B16" w:rsidRPr="00CF5627" w:rsidRDefault="00027B16" w:rsidP="00CF5627">
                        <w:pPr>
                          <w:jc w:val="center"/>
                        </w:pPr>
                        <w:r w:rsidRPr="00CF5627">
                          <w:t xml:space="preserve">Alert </w:t>
                        </w:r>
                        <w:r>
                          <w:t>Manager</w:t>
                        </w:r>
                      </w:p>
                      <w:p w14:paraId="57ADFCFF" w14:textId="14BAC1F5" w:rsidR="00027B16" w:rsidRDefault="00027B16"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027B16" w:rsidRDefault="00027B16"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1979" w:name="_Toc401769342"/>
      <w:bookmarkStart w:id="1980" w:name="_Toc401769818"/>
      <w:bookmarkStart w:id="1981" w:name="_Toc24650462"/>
      <w:r w:rsidRPr="00621E63">
        <w:rPr>
          <w:noProof w:val="0"/>
        </w:rPr>
        <w:t>Use Case Roles</w:t>
      </w:r>
      <w:bookmarkEnd w:id="1979"/>
      <w:bookmarkEnd w:id="1980"/>
      <w:bookmarkEnd w:id="1981"/>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D93F40" w:rsidRDefault="005D79DE">
            <w:pPr>
              <w:pStyle w:val="BodyText"/>
              <w:rPr>
                <w:bCs/>
                <w:rPrChange w:id="1982" w:author="Mary Jungers" w:date="2019-11-14T18:53:00Z">
                  <w:rPr/>
                </w:rPrChange>
              </w:rPr>
              <w:pPrChange w:id="1983" w:author="Mary Jungers" w:date="2019-11-14T18:53:00Z">
                <w:pPr>
                  <w:pStyle w:val="UnnumberedHeadingIndent"/>
                </w:pPr>
              </w:pPrChange>
            </w:pPr>
            <w:r w:rsidRPr="00D93F40">
              <w:rPr>
                <w:b/>
                <w:bCs/>
                <w:rPrChange w:id="1984" w:author="Mary Jungers" w:date="2019-11-14T18:53:00Z">
                  <w:rPr>
                    <w:b w:val="0"/>
                  </w:rPr>
                </w:rPrChange>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D93F40" w:rsidRDefault="005D79DE">
            <w:pPr>
              <w:pStyle w:val="BodyText"/>
              <w:rPr>
                <w:bCs/>
                <w:rPrChange w:id="1985" w:author="Mary Jungers" w:date="2019-11-14T18:53:00Z">
                  <w:rPr/>
                </w:rPrChange>
              </w:rPr>
              <w:pPrChange w:id="1986" w:author="Mary Jungers" w:date="2019-11-14T18:53:00Z">
                <w:pPr>
                  <w:pStyle w:val="UnnumberedHeadingIndent"/>
                </w:pPr>
              </w:pPrChange>
            </w:pPr>
            <w:r w:rsidRPr="00D93F40">
              <w:rPr>
                <w:b/>
                <w:bCs/>
                <w:rPrChange w:id="1987" w:author="Mary Jungers" w:date="2019-11-14T18:53:00Z">
                  <w:rPr>
                    <w:b w:val="0"/>
                  </w:rPr>
                </w:rPrChange>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D93F40" w:rsidRDefault="005D79DE">
            <w:pPr>
              <w:pStyle w:val="BodyText"/>
              <w:rPr>
                <w:bCs/>
                <w:rPrChange w:id="1988" w:author="Mary Jungers" w:date="2019-11-14T18:53:00Z">
                  <w:rPr/>
                </w:rPrChange>
              </w:rPr>
              <w:pPrChange w:id="1989" w:author="Mary Jungers" w:date="2019-11-14T18:53:00Z">
                <w:pPr>
                  <w:pStyle w:val="UnnumberedHeadingIndent"/>
                </w:pPr>
              </w:pPrChange>
            </w:pPr>
            <w:r w:rsidRPr="00D93F40">
              <w:rPr>
                <w:b/>
                <w:bCs/>
                <w:rPrChange w:id="1990" w:author="Mary Jungers" w:date="2019-11-14T18:53:00Z">
                  <w:rPr>
                    <w:b w:val="0"/>
                  </w:rPr>
                </w:rPrChange>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D93F40" w:rsidRDefault="005D79DE">
            <w:pPr>
              <w:pStyle w:val="BodyText"/>
              <w:rPr>
                <w:bCs/>
                <w:rPrChange w:id="1991" w:author="Mary Jungers" w:date="2019-11-14T18:53:00Z">
                  <w:rPr/>
                </w:rPrChange>
              </w:rPr>
              <w:pPrChange w:id="1992" w:author="Mary Jungers" w:date="2019-11-14T18:53:00Z">
                <w:pPr>
                  <w:pStyle w:val="UnnumberedHeadingIndent"/>
                </w:pPr>
              </w:pPrChange>
            </w:pPr>
            <w:r w:rsidRPr="00D93F40">
              <w:rPr>
                <w:b/>
                <w:bCs/>
                <w:rPrChange w:id="1993" w:author="Mary Jungers" w:date="2019-11-14T18:53:00Z">
                  <w:rPr>
                    <w:b w:val="0"/>
                  </w:rPr>
                </w:rPrChange>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1994" w:name="_Toc431232238"/>
      <w:bookmarkStart w:id="1995" w:name="_Toc431237217"/>
      <w:bookmarkStart w:id="1996" w:name="_Toc431238383"/>
      <w:bookmarkStart w:id="1997" w:name="_Toc431288119"/>
      <w:bookmarkStart w:id="1998" w:name="_Toc432168113"/>
      <w:bookmarkStart w:id="1999" w:name="_Toc432421234"/>
      <w:bookmarkStart w:id="2000" w:name="_Toc432514910"/>
      <w:bookmarkStart w:id="2001" w:name="_Toc432516185"/>
      <w:bookmarkStart w:id="2002" w:name="_Toc401769343"/>
      <w:bookmarkStart w:id="2003" w:name="_Toc401769819"/>
      <w:bookmarkEnd w:id="1994"/>
      <w:bookmarkEnd w:id="1995"/>
      <w:bookmarkEnd w:id="1996"/>
      <w:bookmarkEnd w:id="1997"/>
      <w:bookmarkEnd w:id="1998"/>
      <w:bookmarkEnd w:id="1999"/>
      <w:bookmarkEnd w:id="2000"/>
      <w:bookmarkEnd w:id="2001"/>
    </w:p>
    <w:p w14:paraId="3A659984" w14:textId="77777777" w:rsidR="00B11855" w:rsidRPr="00621E63" w:rsidRDefault="003D003E" w:rsidP="000519C1">
      <w:pPr>
        <w:pStyle w:val="Heading3"/>
        <w:rPr>
          <w:noProof w:val="0"/>
        </w:rPr>
      </w:pPr>
      <w:bookmarkStart w:id="2004" w:name="_Toc24650463"/>
      <w:r w:rsidRPr="00621E63">
        <w:rPr>
          <w:noProof w:val="0"/>
        </w:rPr>
        <w:t>Referenced Standards</w:t>
      </w:r>
      <w:bookmarkEnd w:id="2002"/>
      <w:bookmarkEnd w:id="2003"/>
      <w:bookmarkEnd w:id="2004"/>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61B5AA7E" w:rsidR="00B11855" w:rsidRPr="00621E63" w:rsidRDefault="003D003E" w:rsidP="00DE39CA">
      <w:pPr>
        <w:pStyle w:val="Heading3"/>
        <w:rPr>
          <w:noProof w:val="0"/>
        </w:rPr>
      </w:pPr>
      <w:bookmarkStart w:id="2005" w:name="_Toc401769344"/>
      <w:bookmarkStart w:id="2006" w:name="_Toc401769820"/>
      <w:del w:id="2007" w:author="Mary Jungers" w:date="2019-11-14T10:21:00Z">
        <w:r w:rsidRPr="00621E63" w:rsidDel="005B0C7C">
          <w:rPr>
            <w:noProof w:val="0"/>
          </w:rPr>
          <w:delText>Interaction Diagrams</w:delText>
        </w:r>
      </w:del>
      <w:bookmarkStart w:id="2008" w:name="_Toc24650464"/>
      <w:bookmarkEnd w:id="2005"/>
      <w:bookmarkEnd w:id="2006"/>
      <w:ins w:id="2009" w:author="Mary Jungers" w:date="2019-11-14T10:21:00Z">
        <w:r w:rsidR="005B0C7C">
          <w:rPr>
            <w:noProof w:val="0"/>
          </w:rPr>
          <w:t>Messages</w:t>
        </w:r>
      </w:ins>
      <w:bookmarkEnd w:id="2008"/>
    </w:p>
    <w:p w14:paraId="25448632" w14:textId="269CB03F" w:rsidR="00B11855" w:rsidRPr="00621E63" w:rsidRDefault="00916BBE" w:rsidP="000519C1">
      <w:pPr>
        <w:pStyle w:val="Heading4"/>
        <w:rPr>
          <w:noProof w:val="0"/>
        </w:rPr>
      </w:pPr>
      <w:bookmarkStart w:id="2010" w:name="_Toc401769821"/>
      <w:bookmarkStart w:id="2011" w:name="_Toc24650465"/>
      <w:r w:rsidRPr="00621E63">
        <w:rPr>
          <w:noProof w:val="0"/>
        </w:rPr>
        <w:t>Alert Communicator</w:t>
      </w:r>
      <w:r w:rsidR="003D003E" w:rsidRPr="00621E63">
        <w:rPr>
          <w:noProof w:val="0"/>
        </w:rPr>
        <w:t xml:space="preserve"> status updates to </w:t>
      </w:r>
      <w:bookmarkEnd w:id="2010"/>
      <w:r w:rsidR="009E2B46" w:rsidRPr="00621E63">
        <w:rPr>
          <w:noProof w:val="0"/>
        </w:rPr>
        <w:t>Alert Manager</w:t>
      </w:r>
      <w:bookmarkEnd w:id="2011"/>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77777777" w:rsidR="00B11855" w:rsidRPr="00621E63" w:rsidRDefault="003D003E" w:rsidP="000519C1">
      <w:pPr>
        <w:pStyle w:val="Heading4"/>
        <w:rPr>
          <w:noProof w:val="0"/>
        </w:rPr>
      </w:pPr>
      <w:bookmarkStart w:id="2012" w:name="_Toc401769822"/>
      <w:bookmarkStart w:id="2013" w:name="_Toc24650466"/>
      <w:r w:rsidRPr="00621E63">
        <w:rPr>
          <w:noProof w:val="0"/>
        </w:rPr>
        <w:t>Trigger Events</w:t>
      </w:r>
      <w:bookmarkEnd w:id="2012"/>
      <w:bookmarkEnd w:id="2013"/>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pPr>
        <w:pStyle w:val="BodyText"/>
        <w:rPr>
          <w:ins w:id="2014" w:author="John Rhoads" w:date="2019-11-20T18:14:00Z"/>
          <w:lang w:bidi="hi-IN"/>
        </w:rPr>
        <w:pPrChange w:id="2015" w:author="John Rhoads" w:date="2019-11-20T18:15:00Z">
          <w:pPr/>
        </w:pPrChange>
      </w:pPr>
      <w:ins w:id="2016" w:author="John Rhoads" w:date="2019-11-20T18:14:00Z">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ins>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w:t>
      </w:r>
      <w:proofErr w:type="spellStart"/>
      <w:r w:rsidR="00B40222" w:rsidRPr="00621E63">
        <w:t>errorText</w:t>
      </w:r>
      <w:proofErr w:type="spellEnd"/>
      <w:r w:rsidR="00B40222" w:rsidRPr="00621E63">
        <w:t xml:space="preserve">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77777777" w:rsidR="00B11855" w:rsidRPr="00621E63" w:rsidRDefault="003D003E" w:rsidP="00123C7B">
      <w:pPr>
        <w:pStyle w:val="Heading5"/>
        <w:rPr>
          <w:noProof w:val="0"/>
        </w:rPr>
      </w:pPr>
      <w:bookmarkStart w:id="2017" w:name="_Toc401769823"/>
      <w:bookmarkStart w:id="2018" w:name="_Toc24650467"/>
      <w:r w:rsidRPr="00621E63">
        <w:rPr>
          <w:noProof w:val="0"/>
        </w:rPr>
        <w:t>Message Semantics</w:t>
      </w:r>
      <w:bookmarkEnd w:id="2017"/>
      <w:bookmarkEnd w:id="201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30D460BB" w:rsidR="00B11855" w:rsidRPr="00621E63" w:rsidRDefault="006D613E" w:rsidP="00123C7B">
      <w:pPr>
        <w:pStyle w:val="Heading5"/>
        <w:rPr>
          <w:noProof w:val="0"/>
        </w:rPr>
      </w:pPr>
      <w:bookmarkStart w:id="2019" w:name="_Toc401769824"/>
      <w:bookmarkStart w:id="2020" w:name="_Toc24650468"/>
      <w:r w:rsidRPr="00621E63">
        <w:rPr>
          <w:noProof w:val="0"/>
        </w:rPr>
        <w:t>HL7</w:t>
      </w:r>
      <w:r w:rsidR="00995105" w:rsidRPr="00621E63">
        <w:rPr>
          <w:noProof w:val="0"/>
        </w:rPr>
        <w:t xml:space="preserve"> </w:t>
      </w:r>
      <w:r w:rsidR="003D003E" w:rsidRPr="00621E63">
        <w:rPr>
          <w:noProof w:val="0"/>
        </w:rPr>
        <w:t>Conformance Statement</w:t>
      </w:r>
      <w:bookmarkEnd w:id="2019"/>
      <w:bookmarkEnd w:id="202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77777777" w:rsidR="00B11855" w:rsidRPr="00621E63" w:rsidRDefault="003D003E" w:rsidP="00123C7B">
      <w:pPr>
        <w:pStyle w:val="Heading5"/>
        <w:rPr>
          <w:noProof w:val="0"/>
        </w:rPr>
      </w:pPr>
      <w:bookmarkStart w:id="2021" w:name="_Toc401769825"/>
      <w:bookmarkStart w:id="2022" w:name="_Toc24650469"/>
      <w:r w:rsidRPr="00621E63">
        <w:rPr>
          <w:noProof w:val="0"/>
        </w:rPr>
        <w:lastRenderedPageBreak/>
        <w:t>PCD-07 Report Dissemination Alert Status static definition</w:t>
      </w:r>
      <w:bookmarkEnd w:id="2021"/>
      <w:bookmarkEnd w:id="202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proofErr w:type="spellStart"/>
            <w:r w:rsidRPr="00621E63">
              <w:t>Alert_Information</w:t>
            </w:r>
            <w:proofErr w:type="spellEnd"/>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77777777" w:rsidR="00B11855" w:rsidRPr="00621E63" w:rsidRDefault="003D003E" w:rsidP="00123C7B">
      <w:pPr>
        <w:pStyle w:val="Heading5"/>
        <w:rPr>
          <w:noProof w:val="0"/>
        </w:rPr>
      </w:pPr>
      <w:bookmarkStart w:id="2023" w:name="_Toc401769826"/>
      <w:bookmarkStart w:id="2024" w:name="_Toc24650470"/>
      <w:r w:rsidRPr="00621E63">
        <w:rPr>
          <w:noProof w:val="0"/>
        </w:rPr>
        <w:t>Expected Actions</w:t>
      </w:r>
      <w:bookmarkEnd w:id="2023"/>
      <w:bookmarkEnd w:id="202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77777777" w:rsidR="00B11855" w:rsidRPr="00621E63" w:rsidRDefault="003D003E" w:rsidP="00123C7B">
      <w:pPr>
        <w:pStyle w:val="Heading5"/>
        <w:rPr>
          <w:noProof w:val="0"/>
        </w:rPr>
      </w:pPr>
      <w:bookmarkStart w:id="2025" w:name="_Toc401769827"/>
      <w:bookmarkStart w:id="2026" w:name="_Toc24650471"/>
      <w:r w:rsidRPr="00621E63">
        <w:rPr>
          <w:noProof w:val="0"/>
        </w:rPr>
        <w:t>Security Considerations</w:t>
      </w:r>
      <w:bookmarkEnd w:id="2025"/>
      <w:bookmarkEnd w:id="202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2027" w:name="_Toc24650472"/>
      <w:r w:rsidRPr="00621E63">
        <w:rPr>
          <w:noProof w:val="0"/>
        </w:rPr>
        <w:t>[PCD-08] Reserved</w:t>
      </w:r>
      <w:bookmarkEnd w:id="2027"/>
    </w:p>
    <w:p w14:paraId="0B58119B" w14:textId="5C7EA173" w:rsidR="00B11855" w:rsidRPr="00621E63" w:rsidRDefault="003D003E" w:rsidP="00123C7B">
      <w:pPr>
        <w:pStyle w:val="Heading2"/>
        <w:rPr>
          <w:noProof w:val="0"/>
        </w:rPr>
      </w:pPr>
      <w:bookmarkStart w:id="2028" w:name="_Toc401770796"/>
      <w:bookmarkStart w:id="2029" w:name="_Toc401770991"/>
      <w:bookmarkStart w:id="2030" w:name="_Toc401771186"/>
      <w:bookmarkStart w:id="2031" w:name="_Toc401771380"/>
      <w:bookmarkStart w:id="2032" w:name="_Toc401771572"/>
      <w:bookmarkStart w:id="2033" w:name="_Toc401771765"/>
      <w:bookmarkStart w:id="2034" w:name="_Toc401771958"/>
      <w:bookmarkStart w:id="2035" w:name="_Toc401772151"/>
      <w:bookmarkStart w:id="2036" w:name="_Toc401772739"/>
      <w:bookmarkStart w:id="2037" w:name="_Toc401773367"/>
      <w:bookmarkStart w:id="2038" w:name="_Toc401774243"/>
      <w:bookmarkStart w:id="2039" w:name="_Toc401769346"/>
      <w:bookmarkStart w:id="2040" w:name="_Toc401769829"/>
      <w:bookmarkStart w:id="2041" w:name="_Toc401770797"/>
      <w:bookmarkStart w:id="2042" w:name="_Toc401770992"/>
      <w:bookmarkStart w:id="2043" w:name="_Toc401771187"/>
      <w:bookmarkStart w:id="2044" w:name="_Toc401771381"/>
      <w:bookmarkStart w:id="2045" w:name="_Toc401771573"/>
      <w:bookmarkStart w:id="2046" w:name="_Toc401771766"/>
      <w:bookmarkStart w:id="2047" w:name="_Toc401771959"/>
      <w:bookmarkStart w:id="2048" w:name="_Toc401772152"/>
      <w:bookmarkStart w:id="2049" w:name="_Toc401772740"/>
      <w:bookmarkStart w:id="2050" w:name="_Toc401773368"/>
      <w:bookmarkStart w:id="2051" w:name="_Toc401774244"/>
      <w:bookmarkStart w:id="2052" w:name="_Toc401769347"/>
      <w:bookmarkStart w:id="2053" w:name="_Toc401769830"/>
      <w:bookmarkStart w:id="2054" w:name="_Toc24650473"/>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r w:rsidRPr="00621E63">
        <w:rPr>
          <w:noProof w:val="0"/>
        </w:rPr>
        <w:t>Communicate IDC Observations</w:t>
      </w:r>
      <w:bookmarkEnd w:id="2052"/>
      <w:bookmarkEnd w:id="2053"/>
      <w:r w:rsidR="00BB3E0D" w:rsidRPr="00621E63">
        <w:rPr>
          <w:noProof w:val="0"/>
        </w:rPr>
        <w:t xml:space="preserve"> [PCD-09]</w:t>
      </w:r>
      <w:bookmarkEnd w:id="205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2055" w:name="_Toc401769348"/>
      <w:bookmarkStart w:id="2056" w:name="_Toc401769831"/>
      <w:bookmarkStart w:id="2057" w:name="_Toc24650474"/>
      <w:r w:rsidRPr="00621E63">
        <w:rPr>
          <w:noProof w:val="0"/>
        </w:rPr>
        <w:t>S</w:t>
      </w:r>
      <w:r w:rsidR="003D003E" w:rsidRPr="00621E63">
        <w:rPr>
          <w:noProof w:val="0"/>
        </w:rPr>
        <w:t>cope</w:t>
      </w:r>
      <w:bookmarkEnd w:id="2055"/>
      <w:bookmarkEnd w:id="2056"/>
      <w:bookmarkEnd w:id="205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2058" w:name="_Toc401769349"/>
      <w:bookmarkStart w:id="2059" w:name="_Toc401769832"/>
      <w:bookmarkStart w:id="2060" w:name="_Toc24650475"/>
      <w:r w:rsidRPr="00621E63">
        <w:rPr>
          <w:noProof w:val="0"/>
        </w:rPr>
        <w:t>Use Case Roles</w:t>
      </w:r>
      <w:bookmarkEnd w:id="2058"/>
      <w:bookmarkEnd w:id="2059"/>
      <w:bookmarkEnd w:id="206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027B16" w:rsidRDefault="00027B16" w:rsidP="00CF5627">
                              <w:pPr>
                                <w:jc w:val="center"/>
                              </w:pPr>
                              <w:bookmarkStart w:id="2061" w:name="OLE_LINK11"/>
                              <w:bookmarkStart w:id="2062" w:name="OLE_LINK12"/>
                              <w:bookmarkStart w:id="2063" w:name="_Hlk497469695"/>
                              <w:bookmarkStart w:id="2064" w:name="OLE_LINK13"/>
                              <w:bookmarkStart w:id="2065" w:name="OLE_LINK14"/>
                              <w:bookmarkStart w:id="2066" w:name="_Hlk497469698"/>
                              <w:r>
                                <w:t>Implantable Device</w:t>
                              </w:r>
                            </w:p>
                            <w:p w14:paraId="70DE4F20" w14:textId="152FF6C6" w:rsidR="00027B16" w:rsidRDefault="00027B16" w:rsidP="00CF5627">
                              <w:pPr>
                                <w:jc w:val="center"/>
                              </w:pPr>
                              <w:r>
                                <w:t xml:space="preserve">– Cardiac </w:t>
                              </w:r>
                              <w:bookmarkStart w:id="2067" w:name="OLE_LINK9"/>
                              <w:bookmarkStart w:id="2068" w:name="OLE_LINK10"/>
                              <w:r>
                                <w:t>–</w:t>
                              </w:r>
                              <w:bookmarkEnd w:id="2067"/>
                              <w:bookmarkEnd w:id="2068"/>
                            </w:p>
                            <w:p w14:paraId="0FF6C004" w14:textId="1B8E65F4" w:rsidR="00027B16" w:rsidRDefault="00027B16" w:rsidP="00CF5627">
                              <w:pPr>
                                <w:jc w:val="center"/>
                              </w:pPr>
                              <w:r>
                                <w:t xml:space="preserve"> Reporter</w:t>
                              </w:r>
                              <w:bookmarkEnd w:id="2061"/>
                              <w:bookmarkEnd w:id="2062"/>
                              <w:bookmarkEnd w:id="2063"/>
                              <w:bookmarkEnd w:id="2064"/>
                              <w:bookmarkEnd w:id="2065"/>
                              <w:bookmarkEnd w:id="2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027B16" w:rsidRDefault="00027B16" w:rsidP="00573FF2">
                              <w:pPr>
                                <w:jc w:val="center"/>
                              </w:pPr>
                              <w:r>
                                <w:t>Implantable Device</w:t>
                              </w:r>
                            </w:p>
                            <w:p w14:paraId="4284D8E0" w14:textId="77777777" w:rsidR="00027B16" w:rsidRDefault="00027B16" w:rsidP="00573FF2">
                              <w:pPr>
                                <w:jc w:val="center"/>
                              </w:pPr>
                              <w:r>
                                <w:t>– Cardiac –</w:t>
                              </w:r>
                            </w:p>
                            <w:p w14:paraId="4C685025" w14:textId="65A69F74" w:rsidR="00027B16" w:rsidRDefault="00027B16"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027B16" w:rsidRDefault="00027B16"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&#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027B16" w:rsidRDefault="00027B16" w:rsidP="00CF5627">
                        <w:pPr>
                          <w:jc w:val="center"/>
                        </w:pPr>
                        <w:bookmarkStart w:id="2069" w:name="OLE_LINK11"/>
                        <w:bookmarkStart w:id="2070" w:name="OLE_LINK12"/>
                        <w:bookmarkStart w:id="2071" w:name="_Hlk497469695"/>
                        <w:bookmarkStart w:id="2072" w:name="OLE_LINK13"/>
                        <w:bookmarkStart w:id="2073" w:name="OLE_LINK14"/>
                        <w:bookmarkStart w:id="2074" w:name="_Hlk497469698"/>
                        <w:r>
                          <w:t>Implantable Device</w:t>
                        </w:r>
                      </w:p>
                      <w:p w14:paraId="70DE4F20" w14:textId="152FF6C6" w:rsidR="00027B16" w:rsidRDefault="00027B16" w:rsidP="00CF5627">
                        <w:pPr>
                          <w:jc w:val="center"/>
                        </w:pPr>
                        <w:r>
                          <w:t xml:space="preserve">– Cardiac </w:t>
                        </w:r>
                        <w:bookmarkStart w:id="2075" w:name="OLE_LINK9"/>
                        <w:bookmarkStart w:id="2076" w:name="OLE_LINK10"/>
                        <w:r>
                          <w:t>–</w:t>
                        </w:r>
                        <w:bookmarkEnd w:id="2075"/>
                        <w:bookmarkEnd w:id="2076"/>
                      </w:p>
                      <w:p w14:paraId="0FF6C004" w14:textId="1B8E65F4" w:rsidR="00027B16" w:rsidRDefault="00027B16" w:rsidP="00CF5627">
                        <w:pPr>
                          <w:jc w:val="center"/>
                        </w:pPr>
                        <w:r>
                          <w:t xml:space="preserve"> Reporter</w:t>
                        </w:r>
                        <w:bookmarkEnd w:id="2069"/>
                        <w:bookmarkEnd w:id="2070"/>
                        <w:bookmarkEnd w:id="2071"/>
                        <w:bookmarkEnd w:id="2072"/>
                        <w:bookmarkEnd w:id="2073"/>
                        <w:bookmarkEnd w:id="207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027B16" w:rsidRDefault="00027B16" w:rsidP="00573FF2">
                        <w:pPr>
                          <w:jc w:val="center"/>
                        </w:pPr>
                        <w:r>
                          <w:t>Implantable Device</w:t>
                        </w:r>
                      </w:p>
                      <w:p w14:paraId="4284D8E0" w14:textId="77777777" w:rsidR="00027B16" w:rsidRDefault="00027B16" w:rsidP="00573FF2">
                        <w:pPr>
                          <w:jc w:val="center"/>
                        </w:pPr>
                        <w:r>
                          <w:t>– Cardiac –</w:t>
                        </w:r>
                      </w:p>
                      <w:p w14:paraId="4C685025" w14:textId="65A69F74" w:rsidR="00027B16" w:rsidRDefault="00027B16"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027B16" w:rsidRDefault="00027B16"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77" w:author="Mary Jungers" w:date="2019-11-13T18:4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350"/>
        <w:gridCol w:w="8000"/>
        <w:tblGridChange w:id="2078">
          <w:tblGrid>
            <w:gridCol w:w="1523"/>
            <w:gridCol w:w="7827"/>
          </w:tblGrid>
        </w:tblGridChange>
      </w:tblGrid>
      <w:tr w:rsidR="005D79DE" w:rsidRPr="00621E63" w14:paraId="5EFD968D" w14:textId="77777777" w:rsidTr="008E1C27">
        <w:tc>
          <w:tcPr>
            <w:tcW w:w="1368" w:type="dxa"/>
            <w:shd w:val="clear" w:color="auto" w:fill="auto"/>
            <w:tcPrChange w:id="2079" w:author="Mary Jungers" w:date="2019-11-13T18:48:00Z">
              <w:tcPr>
                <w:tcW w:w="1368" w:type="dxa"/>
                <w:shd w:val="clear" w:color="auto" w:fill="auto"/>
              </w:tcPr>
            </w:tcPrChange>
          </w:tcPr>
          <w:p w14:paraId="58B7A6C5" w14:textId="77777777" w:rsidR="005D79DE" w:rsidRPr="00621E63" w:rsidRDefault="005D79DE">
            <w:pPr>
              <w:pStyle w:val="BodyText"/>
              <w:rPr>
                <w:bCs/>
                <w:rPrChange w:id="2080" w:author="Mary Jungers" w:date="2019-11-13T18:48:00Z">
                  <w:rPr/>
                </w:rPrChange>
              </w:rPr>
              <w:pPrChange w:id="2081" w:author="Mary Jungers" w:date="2019-11-13T18:48:00Z">
                <w:pPr>
                  <w:pStyle w:val="UnnumberedHeadingIndent"/>
                </w:pPr>
              </w:pPrChange>
            </w:pPr>
            <w:r w:rsidRPr="00621E63">
              <w:rPr>
                <w:b/>
                <w:bCs/>
                <w:rPrChange w:id="2082" w:author="Mary Jungers" w:date="2019-11-13T18:48:00Z">
                  <w:rPr>
                    <w:b w:val="0"/>
                  </w:rPr>
                </w:rPrChange>
              </w:rPr>
              <w:t>Actor</w:t>
            </w:r>
          </w:p>
        </w:tc>
        <w:tc>
          <w:tcPr>
            <w:tcW w:w="8208" w:type="dxa"/>
            <w:shd w:val="clear" w:color="auto" w:fill="auto"/>
            <w:tcPrChange w:id="2083" w:author="Mary Jungers" w:date="2019-11-13T18:48:00Z">
              <w:tcPr>
                <w:tcW w:w="8208" w:type="dxa"/>
                <w:shd w:val="clear" w:color="auto" w:fill="auto"/>
              </w:tcPr>
            </w:tcPrChange>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8E1C27">
        <w:tc>
          <w:tcPr>
            <w:tcW w:w="1368" w:type="dxa"/>
            <w:shd w:val="clear" w:color="auto" w:fill="auto"/>
            <w:tcPrChange w:id="2084" w:author="Mary Jungers" w:date="2019-11-13T18:48:00Z">
              <w:tcPr>
                <w:tcW w:w="1368" w:type="dxa"/>
                <w:shd w:val="clear" w:color="auto" w:fill="auto"/>
              </w:tcPr>
            </w:tcPrChange>
          </w:tcPr>
          <w:p w14:paraId="4185801B" w14:textId="77777777" w:rsidR="005D79DE" w:rsidRPr="00621E63" w:rsidRDefault="005D79DE">
            <w:pPr>
              <w:pStyle w:val="BodyText"/>
              <w:rPr>
                <w:bCs/>
                <w:rPrChange w:id="2085" w:author="Mary Jungers" w:date="2019-11-13T18:48:00Z">
                  <w:rPr/>
                </w:rPrChange>
              </w:rPr>
              <w:pPrChange w:id="2086" w:author="Mary Jungers" w:date="2019-11-13T18:48:00Z">
                <w:pPr>
                  <w:pStyle w:val="UnnumberedHeadingIndent"/>
                </w:pPr>
              </w:pPrChange>
            </w:pPr>
            <w:r w:rsidRPr="00621E63">
              <w:rPr>
                <w:b/>
                <w:bCs/>
                <w:rPrChange w:id="2087" w:author="Mary Jungers" w:date="2019-11-13T18:48:00Z">
                  <w:rPr>
                    <w:b w:val="0"/>
                  </w:rPr>
                </w:rPrChange>
              </w:rPr>
              <w:t>Role</w:t>
            </w:r>
          </w:p>
        </w:tc>
        <w:tc>
          <w:tcPr>
            <w:tcW w:w="8208" w:type="dxa"/>
            <w:shd w:val="clear" w:color="auto" w:fill="auto"/>
            <w:tcPrChange w:id="2088" w:author="Mary Jungers" w:date="2019-11-13T18:48:00Z">
              <w:tcPr>
                <w:tcW w:w="8208" w:type="dxa"/>
                <w:shd w:val="clear" w:color="auto" w:fill="auto"/>
              </w:tcPr>
            </w:tcPrChange>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8E1C27">
        <w:tc>
          <w:tcPr>
            <w:tcW w:w="1368" w:type="dxa"/>
            <w:shd w:val="clear" w:color="auto" w:fill="auto"/>
            <w:tcPrChange w:id="2089" w:author="Mary Jungers" w:date="2019-11-13T18:48:00Z">
              <w:tcPr>
                <w:tcW w:w="1368" w:type="dxa"/>
                <w:shd w:val="clear" w:color="auto" w:fill="auto"/>
              </w:tcPr>
            </w:tcPrChange>
          </w:tcPr>
          <w:p w14:paraId="22928BFA" w14:textId="77777777" w:rsidR="005D79DE" w:rsidRPr="00621E63" w:rsidRDefault="005D79DE">
            <w:pPr>
              <w:pStyle w:val="BodyText"/>
              <w:rPr>
                <w:bCs/>
                <w:rPrChange w:id="2090" w:author="Mary Jungers" w:date="2019-11-13T18:48:00Z">
                  <w:rPr/>
                </w:rPrChange>
              </w:rPr>
              <w:pPrChange w:id="2091" w:author="Mary Jungers" w:date="2019-11-13T18:48:00Z">
                <w:pPr>
                  <w:pStyle w:val="UnnumberedHeadingIndent"/>
                </w:pPr>
              </w:pPrChange>
            </w:pPr>
            <w:r w:rsidRPr="00621E63">
              <w:rPr>
                <w:b/>
                <w:bCs/>
                <w:rPrChange w:id="2092" w:author="Mary Jungers" w:date="2019-11-13T18:48:00Z">
                  <w:rPr>
                    <w:b w:val="0"/>
                  </w:rPr>
                </w:rPrChange>
              </w:rPr>
              <w:t>Actor</w:t>
            </w:r>
          </w:p>
        </w:tc>
        <w:tc>
          <w:tcPr>
            <w:tcW w:w="8208" w:type="dxa"/>
            <w:shd w:val="clear" w:color="auto" w:fill="auto"/>
            <w:tcPrChange w:id="2093" w:author="Mary Jungers" w:date="2019-11-13T18:48:00Z">
              <w:tcPr>
                <w:tcW w:w="8208" w:type="dxa"/>
                <w:shd w:val="clear" w:color="auto" w:fill="auto"/>
              </w:tcPr>
            </w:tcPrChange>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8E1C27">
        <w:tc>
          <w:tcPr>
            <w:tcW w:w="1368" w:type="dxa"/>
            <w:shd w:val="clear" w:color="auto" w:fill="auto"/>
            <w:tcPrChange w:id="2094" w:author="Mary Jungers" w:date="2019-11-13T18:48:00Z">
              <w:tcPr>
                <w:tcW w:w="1368" w:type="dxa"/>
                <w:shd w:val="clear" w:color="auto" w:fill="auto"/>
              </w:tcPr>
            </w:tcPrChange>
          </w:tcPr>
          <w:p w14:paraId="37B43D42" w14:textId="77777777" w:rsidR="005D79DE" w:rsidRPr="00621E63" w:rsidRDefault="005D79DE">
            <w:pPr>
              <w:pStyle w:val="BodyText"/>
              <w:rPr>
                <w:bCs/>
                <w:rPrChange w:id="2095" w:author="Mary Jungers" w:date="2019-11-13T18:48:00Z">
                  <w:rPr/>
                </w:rPrChange>
              </w:rPr>
              <w:pPrChange w:id="2096" w:author="Mary Jungers" w:date="2019-11-13T18:48:00Z">
                <w:pPr>
                  <w:pStyle w:val="UnnumberedHeadingIndent"/>
                </w:pPr>
              </w:pPrChange>
            </w:pPr>
            <w:r w:rsidRPr="00621E63">
              <w:rPr>
                <w:b/>
                <w:bCs/>
                <w:rPrChange w:id="2097" w:author="Mary Jungers" w:date="2019-11-13T18:48:00Z">
                  <w:rPr>
                    <w:b w:val="0"/>
                  </w:rPr>
                </w:rPrChange>
              </w:rPr>
              <w:t>Role</w:t>
            </w:r>
          </w:p>
        </w:tc>
        <w:tc>
          <w:tcPr>
            <w:tcW w:w="8208" w:type="dxa"/>
            <w:shd w:val="clear" w:color="auto" w:fill="auto"/>
            <w:tcPrChange w:id="2098" w:author="Mary Jungers" w:date="2019-11-13T18:48:00Z">
              <w:tcPr>
                <w:tcW w:w="8208" w:type="dxa"/>
                <w:shd w:val="clear" w:color="auto" w:fill="auto"/>
              </w:tcPr>
            </w:tcPrChange>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 xml:space="preserve">ORU message and provides some implementation-specific processing. This may include creation of reports, integration of information into electronic health records, or creation of derived data (trends, analyses, </w:t>
            </w:r>
            <w:r w:rsidRPr="00621E63">
              <w:lastRenderedPageBreak/>
              <w:t>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2099" w:name="_Toc401769350"/>
      <w:bookmarkStart w:id="2100" w:name="_Toc401769833"/>
      <w:bookmarkStart w:id="2101" w:name="_Toc24650476"/>
      <w:r w:rsidRPr="00621E63">
        <w:rPr>
          <w:noProof w:val="0"/>
        </w:rPr>
        <w:t>Referenced Standard</w:t>
      </w:r>
      <w:bookmarkEnd w:id="2099"/>
      <w:bookmarkEnd w:id="2100"/>
      <w:bookmarkEnd w:id="210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 xml:space="preserve">UCUM: Unified Code for Units of Measure, </w:t>
      </w:r>
      <w:proofErr w:type="spellStart"/>
      <w:r w:rsidRPr="00621E63">
        <w:t>Regenstrief</w:t>
      </w:r>
      <w:proofErr w:type="spellEnd"/>
      <w:r w:rsidRPr="00621E63">
        <w:t xml:space="preserve">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77777777" w:rsidR="00B11855" w:rsidRPr="00621E63" w:rsidRDefault="003D003E" w:rsidP="00123C7B">
      <w:pPr>
        <w:pStyle w:val="Heading3"/>
        <w:rPr>
          <w:noProof w:val="0"/>
        </w:rPr>
      </w:pPr>
      <w:bookmarkStart w:id="2102" w:name="_Toc401769351"/>
      <w:bookmarkStart w:id="2103" w:name="_Toc401769834"/>
      <w:bookmarkStart w:id="2104" w:name="_Toc24650477"/>
      <w:r w:rsidRPr="00621E63">
        <w:rPr>
          <w:noProof w:val="0"/>
        </w:rPr>
        <w:t>Interaction Diagram</w:t>
      </w:r>
      <w:bookmarkEnd w:id="2102"/>
      <w:bookmarkEnd w:id="2103"/>
      <w:bookmarkEnd w:id="2104"/>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565256A3" w:rsidR="00B11855" w:rsidRPr="00621E63" w:rsidRDefault="006D613E" w:rsidP="00BE2BFA">
      <w:pPr>
        <w:pStyle w:val="Heading4"/>
        <w:rPr>
          <w:noProof w:val="0"/>
        </w:rPr>
      </w:pPr>
      <w:bookmarkStart w:id="2105" w:name="_Toc401769835"/>
      <w:bookmarkStart w:id="2106" w:name="_Toc24650478"/>
      <w:r w:rsidRPr="00621E63">
        <w:rPr>
          <w:noProof w:val="0"/>
        </w:rPr>
        <w:t>HL7</w:t>
      </w:r>
      <w:r w:rsidR="00995105" w:rsidRPr="00621E63">
        <w:rPr>
          <w:noProof w:val="0"/>
        </w:rPr>
        <w:t xml:space="preserve"> </w:t>
      </w:r>
      <w:r w:rsidR="003D003E" w:rsidRPr="00621E63">
        <w:rPr>
          <w:noProof w:val="0"/>
        </w:rPr>
        <w:t>ORU Observation</w:t>
      </w:r>
      <w:bookmarkEnd w:id="2105"/>
      <w:bookmarkEnd w:id="2106"/>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77777777" w:rsidR="00B11855" w:rsidRPr="00621E63" w:rsidRDefault="003D003E" w:rsidP="00123C7B">
      <w:pPr>
        <w:pStyle w:val="Heading5"/>
        <w:rPr>
          <w:noProof w:val="0"/>
        </w:rPr>
      </w:pPr>
      <w:bookmarkStart w:id="2107" w:name="_Toc401769836"/>
      <w:bookmarkStart w:id="2108" w:name="_Toc24650479"/>
      <w:r w:rsidRPr="00621E63">
        <w:rPr>
          <w:noProof w:val="0"/>
        </w:rPr>
        <w:t>Trigger Events</w:t>
      </w:r>
      <w:bookmarkEnd w:id="2107"/>
      <w:bookmarkEnd w:id="2108"/>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lastRenderedPageBreak/>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7777777" w:rsidR="00B11855" w:rsidRPr="00621E63" w:rsidRDefault="003D003E" w:rsidP="00123C7B">
      <w:pPr>
        <w:pStyle w:val="Heading5"/>
        <w:rPr>
          <w:noProof w:val="0"/>
        </w:rPr>
      </w:pPr>
      <w:bookmarkStart w:id="2109" w:name="_Toc401769837"/>
      <w:bookmarkStart w:id="2110" w:name="_Toc24650480"/>
      <w:r w:rsidRPr="00621E63">
        <w:rPr>
          <w:noProof w:val="0"/>
        </w:rPr>
        <w:t>Message Semantics</w:t>
      </w:r>
      <w:bookmarkEnd w:id="2109"/>
      <w:bookmarkEnd w:id="2110"/>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lastRenderedPageBreak/>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26CC203A" w14:textId="122DFCDE" w:rsidR="00B11855" w:rsidRPr="00621E63" w:rsidDel="00D93F40" w:rsidRDefault="00B11855" w:rsidP="000A5604">
      <w:pPr>
        <w:pStyle w:val="BodyText"/>
        <w:rPr>
          <w:del w:id="2111" w:author="Mary Jungers" w:date="2019-11-14T18:53:00Z"/>
        </w:rPr>
      </w:pPr>
    </w:p>
    <w:p w14:paraId="7FFD1554" w14:textId="77777777" w:rsidR="00B11855" w:rsidRPr="00621E63" w:rsidRDefault="00855E3C" w:rsidP="00123C7B">
      <w:pPr>
        <w:pStyle w:val="Heading6"/>
        <w:numPr>
          <w:ilvl w:val="0"/>
          <w:numId w:val="0"/>
        </w:numPr>
        <w:rPr>
          <w:noProof w:val="0"/>
        </w:rPr>
      </w:pPr>
      <w:bookmarkStart w:id="2112" w:name="_Toc401769838"/>
      <w:bookmarkStart w:id="2113" w:name="_Toc24650481"/>
      <w:r w:rsidRPr="00621E63">
        <w:rPr>
          <w:noProof w:val="0"/>
        </w:rPr>
        <w:t xml:space="preserve">3.9.4.1.2.1 </w:t>
      </w:r>
      <w:r w:rsidR="003D003E" w:rsidRPr="00621E63">
        <w:rPr>
          <w:noProof w:val="0"/>
        </w:rPr>
        <w:t>MSH Segment – Message Header</w:t>
      </w:r>
      <w:bookmarkEnd w:id="2112"/>
      <w:bookmarkEnd w:id="2113"/>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proofErr w:type="spellStart"/>
            <w:r w:rsidRPr="00621E63">
              <w:t>Opt</w:t>
            </w:r>
            <w:proofErr w:type="spellEnd"/>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proofErr w:type="spellStart"/>
            <w:r w:rsidRPr="00621E63">
              <w:t>Tbl</w:t>
            </w:r>
            <w:proofErr w:type="spellEnd"/>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lastRenderedPageBreak/>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2114" w:name="_Toc24650482"/>
      <w:r w:rsidRPr="00621E63">
        <w:rPr>
          <w:noProof w:val="0"/>
        </w:rPr>
        <w:t xml:space="preserve">3.9.4.1.2.2 </w:t>
      </w:r>
      <w:bookmarkStart w:id="2115" w:name="_Toc401769839"/>
      <w:r w:rsidR="003D003E" w:rsidRPr="00621E63">
        <w:rPr>
          <w:noProof w:val="0"/>
        </w:rPr>
        <w:t>PID Segment – Patient Identification</w:t>
      </w:r>
      <w:bookmarkEnd w:id="2114"/>
      <w:bookmarkEnd w:id="2115"/>
    </w:p>
    <w:p w14:paraId="3EEE4DB9" w14:textId="77777777" w:rsidR="00B11855" w:rsidRPr="00621E63" w:rsidRDefault="003D003E" w:rsidP="00CF5627">
      <w:pPr>
        <w:pStyle w:val="TableTitle"/>
      </w:pPr>
      <w:bookmarkStart w:id="2116" w:name="_Hlk497833174"/>
      <w:r w:rsidRPr="00621E63">
        <w:t>Table 3.9.4.1.2.2</w:t>
      </w:r>
      <w:r w:rsidR="005D79DE" w:rsidRPr="00621E63">
        <w:rPr>
          <w:rFonts w:eastAsia="MS Gothic"/>
        </w:rPr>
        <w:t>-</w:t>
      </w:r>
      <w:r w:rsidR="00E86B15" w:rsidRPr="00621E63">
        <w:t>1</w:t>
      </w:r>
      <w:r w:rsidRPr="00621E63">
        <w:t>: PID Segment</w:t>
      </w:r>
      <w:bookmarkEnd w:id="2116"/>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proofErr w:type="spellStart"/>
            <w:r w:rsidRPr="00621E63">
              <w:t>Opt</w:t>
            </w:r>
            <w:proofErr w:type="spellEnd"/>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proofErr w:type="spellStart"/>
            <w:r w:rsidRPr="00621E63">
              <w:t>Tbl</w:t>
            </w:r>
            <w:proofErr w:type="spellEnd"/>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pPr>
        <w:pStyle w:val="BodyText"/>
        <w:keepNext/>
        <w:pPrChange w:id="2117" w:author="Mary Jungers" w:date="2019-11-13T18:49:00Z">
          <w:pPr>
            <w:pStyle w:val="BodyText"/>
          </w:pPr>
        </w:pPrChange>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w:t>
            </w:r>
            <w:proofErr w:type="spellStart"/>
            <w:r w:rsidRPr="00621E63">
              <w:t>model:xxx</w:t>
            </w:r>
            <w:proofErr w:type="spellEnd"/>
            <w:r w:rsidRPr="00621E63">
              <w:t>/</w:t>
            </w:r>
            <w:proofErr w:type="spellStart"/>
            <w:r w:rsidRPr="00621E63">
              <w:t>serial:yyy</w:t>
            </w:r>
            <w:proofErr w:type="spellEnd"/>
            <w:r w:rsidRPr="00621E63">
              <w:t>"</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2118" w:name="_Toc401769840"/>
      <w:bookmarkStart w:id="2119" w:name="_Toc24650483"/>
      <w:r w:rsidRPr="00621E63">
        <w:rPr>
          <w:noProof w:val="0"/>
        </w:rPr>
        <w:t xml:space="preserve">3.9.4.1.2.3 </w:t>
      </w:r>
      <w:r w:rsidR="003D003E" w:rsidRPr="00621E63">
        <w:rPr>
          <w:noProof w:val="0"/>
        </w:rPr>
        <w:t>PV1 Segment – Patient Visit (Optional)</w:t>
      </w:r>
      <w:bookmarkEnd w:id="2118"/>
      <w:bookmarkEnd w:id="2119"/>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proofErr w:type="spellStart"/>
            <w:r w:rsidRPr="00621E63">
              <w:t>Opt</w:t>
            </w:r>
            <w:proofErr w:type="spellEnd"/>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proofErr w:type="spellStart"/>
            <w:r w:rsidRPr="00621E63">
              <w:t>Tbl</w:t>
            </w:r>
            <w:proofErr w:type="spellEnd"/>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proofErr w:type="spellStart"/>
            <w:r w:rsidRPr="00621E63">
              <w:t>Welby</w:t>
            </w:r>
            <w:proofErr w:type="spellEnd"/>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2120" w:name="_Toc401769841"/>
      <w:bookmarkStart w:id="2121" w:name="_Toc24650484"/>
      <w:r w:rsidRPr="00621E63">
        <w:rPr>
          <w:noProof w:val="0"/>
        </w:rPr>
        <w:t xml:space="preserve">3.9.4.1.2.4 </w:t>
      </w:r>
      <w:r w:rsidR="003D003E" w:rsidRPr="00621E63">
        <w:rPr>
          <w:noProof w:val="0"/>
        </w:rPr>
        <w:t>OBR Segment – Observation Request</w:t>
      </w:r>
      <w:bookmarkEnd w:id="2120"/>
      <w:bookmarkEnd w:id="2121"/>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proofErr w:type="spellStart"/>
            <w:r w:rsidRPr="00621E63">
              <w:t>Opt</w:t>
            </w:r>
            <w:proofErr w:type="spellEnd"/>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proofErr w:type="spellStart"/>
            <w:r w:rsidRPr="00621E63">
              <w:t>Tbl</w:t>
            </w:r>
            <w:proofErr w:type="spellEnd"/>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 xml:space="preserve">Results </w:t>
            </w:r>
            <w:proofErr w:type="spellStart"/>
            <w:r w:rsidRPr="00621E63">
              <w:t>Rpt</w:t>
            </w:r>
            <w:proofErr w:type="spellEnd"/>
            <w:r w:rsidRPr="00621E63">
              <w:t xml:space="preserve">/Status </w:t>
            </w:r>
            <w:proofErr w:type="spellStart"/>
            <w:r w:rsidRPr="00621E63">
              <w:t>Chng</w:t>
            </w:r>
            <w:proofErr w:type="spellEnd"/>
            <w:r w:rsidRPr="00621E63">
              <w:t xml:space="preserve">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304A1B0E" w14:textId="77777777" w:rsidR="00DC044A" w:rsidRPr="00621E63" w:rsidRDefault="00DC044A" w:rsidP="00DC044A">
      <w:pPr>
        <w:pStyle w:val="BodyText"/>
      </w:pPr>
    </w:p>
    <w:p w14:paraId="4C9D0FC2" w14:textId="77777777" w:rsidR="00B11855" w:rsidRPr="00621E63" w:rsidRDefault="00855E3C" w:rsidP="00123C7B">
      <w:pPr>
        <w:pStyle w:val="Heading6"/>
        <w:numPr>
          <w:ilvl w:val="0"/>
          <w:numId w:val="0"/>
        </w:numPr>
        <w:rPr>
          <w:noProof w:val="0"/>
        </w:rPr>
      </w:pPr>
      <w:bookmarkStart w:id="2122" w:name="_Toc401769842"/>
      <w:bookmarkStart w:id="2123" w:name="_Toc24650485"/>
      <w:r w:rsidRPr="00621E63">
        <w:rPr>
          <w:noProof w:val="0"/>
        </w:rPr>
        <w:t xml:space="preserve">3.9.4.1.2.5 </w:t>
      </w:r>
      <w:r w:rsidR="003D003E" w:rsidRPr="00621E63">
        <w:rPr>
          <w:noProof w:val="0"/>
        </w:rPr>
        <w:t>OBX Segments – Pulse Generator and Lead Observation Results</w:t>
      </w:r>
      <w:bookmarkEnd w:id="2122"/>
      <w:bookmarkEnd w:id="2123"/>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ins w:id="2124" w:author="Mary Jungers" w:date="2019-11-13T19:31:00Z">
        <w:r w:rsidR="00D04981" w:rsidRPr="00621E63">
          <w:t xml:space="preserve">Section </w:t>
        </w:r>
      </w:ins>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proofErr w:type="spellStart"/>
            <w:r w:rsidRPr="00621E63">
              <w:t>Opt</w:t>
            </w:r>
            <w:proofErr w:type="spellEnd"/>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proofErr w:type="spellStart"/>
            <w:r w:rsidRPr="00621E63">
              <w:t>Tbl</w:t>
            </w:r>
            <w:proofErr w:type="spellEnd"/>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rPr>
          <w:ins w:id="2125" w:author="Mary Jungers" w:date="2019-11-13T18:49:00Z"/>
        </w:rPr>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D025631" w:rsidR="00B11855" w:rsidRPr="00621E63" w:rsidRDefault="003D003E" w:rsidP="0048497C">
            <w:pPr>
              <w:pStyle w:val="TableEntry"/>
            </w:pPr>
            <w:r w:rsidRPr="00621E63">
              <w:t>SN (</w:t>
            </w:r>
            <w:ins w:id="2126" w:author="Mary Jungers" w:date="2019-11-14T10:33:00Z">
              <w:r w:rsidR="005B0C7C">
                <w:t>s</w:t>
              </w:r>
            </w:ins>
            <w:del w:id="2127" w:author="Mary Jungers" w:date="2019-11-14T10:33:00Z">
              <w:r w:rsidRPr="00621E63" w:rsidDel="005B0C7C">
                <w:delText>S</w:delText>
              </w:r>
            </w:del>
            <w:r w:rsidRPr="00621E63">
              <w:t>ee Note)</w:t>
            </w:r>
          </w:p>
        </w:tc>
      </w:tr>
    </w:tbl>
    <w:p w14:paraId="58D3BBDD" w14:textId="5FE23D5C" w:rsidR="00B11855" w:rsidRPr="00621E63" w:rsidRDefault="003D003E" w:rsidP="002F745D">
      <w:pPr>
        <w:pStyle w:val="Note"/>
      </w:pPr>
      <w:del w:id="2128" w:author="Mary Jungers" w:date="2019-11-14T10:33:00Z">
        <w:r w:rsidRPr="00621E63" w:rsidDel="005B0C7C">
          <w:delText>Note:</w:delText>
        </w:r>
        <w:r w:rsidRPr="00621E63" w:rsidDel="005B0C7C">
          <w:tab/>
        </w:r>
      </w:del>
      <w:r w:rsidR="002F745D"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w:t>
      </w:r>
      <w:proofErr w:type="spellStart"/>
      <w:r w:rsidRPr="00621E63">
        <w:t>EnumerationCode</w:t>
      </w:r>
      <w:proofErr w:type="spellEnd"/>
      <w:r w:rsidRPr="00621E63">
        <w:t xml:space="preserv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proofErr w:type="spellStart"/>
            <w:r w:rsidRPr="00621E63">
              <w:t>ExtendedValue</w:t>
            </w:r>
            <w:proofErr w:type="spellEnd"/>
            <w:r w:rsidRPr="00621E63">
              <w:t>?</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2129" w:name="_Toc24650486"/>
      <w:r w:rsidRPr="00621E63">
        <w:rPr>
          <w:noProof w:val="0"/>
        </w:rPr>
        <w:t>3.9.4.1.2.6</w:t>
      </w:r>
      <w:r w:rsidR="00EB6E71" w:rsidRPr="00621E63">
        <w:rPr>
          <w:noProof w:val="0"/>
        </w:rPr>
        <w:t xml:space="preserve"> </w:t>
      </w:r>
      <w:bookmarkStart w:id="2130" w:name="_Toc401769843"/>
      <w:r w:rsidR="003D003E" w:rsidRPr="00621E63">
        <w:rPr>
          <w:noProof w:val="0"/>
        </w:rPr>
        <w:t>IEEE 1073.1.1.3 IDC term mapping to OBX segment</w:t>
      </w:r>
      <w:bookmarkEnd w:id="2129"/>
      <w:bookmarkEnd w:id="2130"/>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2131" w:name="_Toc24650487"/>
      <w:r w:rsidRPr="00621E63">
        <w:rPr>
          <w:noProof w:val="0"/>
        </w:rPr>
        <w:t>3.9.4.1.2.7</w:t>
      </w:r>
      <w:r w:rsidR="00EB6E71" w:rsidRPr="00621E63">
        <w:rPr>
          <w:noProof w:val="0"/>
        </w:rPr>
        <w:t xml:space="preserve"> </w:t>
      </w:r>
      <w:bookmarkStart w:id="2132" w:name="_Toc401769844"/>
      <w:r w:rsidR="003D003E" w:rsidRPr="00621E63">
        <w:rPr>
          <w:noProof w:val="0"/>
        </w:rPr>
        <w:t>OBX Segment with Encapsulated PDF or Reference Pointer to External Report [Optional]</w:t>
      </w:r>
      <w:bookmarkEnd w:id="2131"/>
      <w:bookmarkEnd w:id="2132"/>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proofErr w:type="spellStart"/>
            <w:r w:rsidRPr="00621E63">
              <w:t>Opt</w:t>
            </w:r>
            <w:proofErr w:type="spellEnd"/>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proofErr w:type="spellStart"/>
            <w:r w:rsidRPr="00621E63">
              <w:t>Tbl</w:t>
            </w:r>
            <w:proofErr w:type="spellEnd"/>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w:t>
      </w:r>
      <w:proofErr w:type="spellStart"/>
      <w:r w:rsidRPr="00621E63">
        <w:rPr>
          <w:rStyle w:val="ExampleInline"/>
        </w:rPr>
        <w:t>Report^LN</w:t>
      </w:r>
      <w:proofErr w:type="spellEnd"/>
      <w:r w:rsidRPr="00621E63">
        <w:rPr>
          <w:rStyle w:val="ExampleInline"/>
        </w:rPr>
        <w:t xml:space="preserve">.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2133" w:name="_Toc24650488"/>
      <w:r w:rsidRPr="00621E63">
        <w:rPr>
          <w:noProof w:val="0"/>
        </w:rPr>
        <w:t>3.9.4.1.2.8</w:t>
      </w:r>
      <w:r w:rsidR="00EB6E71" w:rsidRPr="00621E63">
        <w:rPr>
          <w:noProof w:val="0"/>
        </w:rPr>
        <w:t xml:space="preserve"> </w:t>
      </w:r>
      <w:bookmarkStart w:id="2134" w:name="_Toc401769845"/>
      <w:r w:rsidR="003D003E" w:rsidRPr="00621E63">
        <w:rPr>
          <w:noProof w:val="0"/>
        </w:rPr>
        <w:t>NTE Segment – Notes and Comments [Optional]</w:t>
      </w:r>
      <w:bookmarkEnd w:id="2133"/>
      <w:bookmarkEnd w:id="2134"/>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CF5627">
        <w:trPr>
          <w:cantSplit/>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2135" w:name="_Toc24650489"/>
      <w:r w:rsidRPr="00621E63">
        <w:rPr>
          <w:noProof w:val="0"/>
        </w:rPr>
        <w:t>3.9.4.1.3 Expected Actions</w:t>
      </w:r>
      <w:bookmarkEnd w:id="2135"/>
    </w:p>
    <w:p w14:paraId="2AE7BB83" w14:textId="77777777" w:rsidR="00B11855" w:rsidRPr="00621E63" w:rsidRDefault="00855E3C" w:rsidP="00123C7B">
      <w:pPr>
        <w:pStyle w:val="Heading6"/>
        <w:numPr>
          <w:ilvl w:val="0"/>
          <w:numId w:val="0"/>
        </w:numPr>
        <w:rPr>
          <w:noProof w:val="0"/>
        </w:rPr>
      </w:pPr>
      <w:bookmarkStart w:id="2136" w:name="_Toc24650490"/>
      <w:r w:rsidRPr="00621E63">
        <w:rPr>
          <w:noProof w:val="0"/>
        </w:rPr>
        <w:t>3</w:t>
      </w:r>
      <w:r w:rsidR="00A9614E" w:rsidRPr="00621E63">
        <w:rPr>
          <w:noProof w:val="0"/>
        </w:rPr>
        <w:t>.9.4.1.3.1</w:t>
      </w:r>
      <w:r w:rsidR="00EB6E71" w:rsidRPr="00621E63">
        <w:rPr>
          <w:noProof w:val="0"/>
        </w:rPr>
        <w:t xml:space="preserve"> </w:t>
      </w:r>
      <w:bookmarkStart w:id="2137" w:name="_Toc401769847"/>
      <w:r w:rsidR="003D003E" w:rsidRPr="00621E63">
        <w:rPr>
          <w:noProof w:val="0"/>
        </w:rPr>
        <w:t>Implantable Device – Cardiac – Consumer</w:t>
      </w:r>
      <w:bookmarkEnd w:id="2136"/>
      <w:bookmarkEnd w:id="2137"/>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2138" w:name="_Toc401769352"/>
      <w:bookmarkStart w:id="2139" w:name="_Toc401769848"/>
      <w:bookmarkStart w:id="2140" w:name="_Toc24650491"/>
      <w:r w:rsidRPr="00621E63">
        <w:rPr>
          <w:noProof w:val="0"/>
        </w:rPr>
        <w:t>Security Considerations</w:t>
      </w:r>
      <w:bookmarkEnd w:id="2138"/>
      <w:bookmarkEnd w:id="2139"/>
      <w:bookmarkEnd w:id="2140"/>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2141" w:name="_Toc371555173"/>
      <w:bookmarkStart w:id="2142" w:name="_Toc436215465"/>
      <w:bookmarkStart w:id="2143" w:name="_Toc24650492"/>
      <w:bookmarkStart w:id="2144" w:name="_Hlk23879684"/>
      <w:r w:rsidRPr="00621E63">
        <w:rPr>
          <w:noProof w:val="0"/>
        </w:rPr>
        <w:t>3.10 Communicate Infusion Event Data</w:t>
      </w:r>
      <w:bookmarkEnd w:id="2141"/>
      <w:bookmarkEnd w:id="2142"/>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2143"/>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2145" w:name="_Toc371555174"/>
      <w:bookmarkStart w:id="2146" w:name="_Toc436215466"/>
      <w:bookmarkStart w:id="2147" w:name="_Toc24650493"/>
      <w:r w:rsidRPr="00621E63">
        <w:rPr>
          <w:noProof w:val="0"/>
        </w:rPr>
        <w:t>3.10.1 Scope</w:t>
      </w:r>
      <w:bookmarkEnd w:id="2145"/>
      <w:bookmarkEnd w:id="2146"/>
      <w:bookmarkEnd w:id="2147"/>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77777777" w:rsidR="008630D6" w:rsidRPr="00621E63" w:rsidRDefault="008630D6" w:rsidP="008630D6">
      <w:pPr>
        <w:pStyle w:val="Heading3"/>
        <w:numPr>
          <w:ilvl w:val="0"/>
          <w:numId w:val="0"/>
        </w:numPr>
        <w:rPr>
          <w:noProof w:val="0"/>
        </w:rPr>
      </w:pPr>
      <w:bookmarkStart w:id="2148" w:name="_Toc371555175"/>
      <w:bookmarkStart w:id="2149" w:name="_Toc436215467"/>
      <w:bookmarkStart w:id="2150" w:name="_Toc24650494"/>
      <w:r w:rsidRPr="00621E63">
        <w:rPr>
          <w:noProof w:val="0"/>
        </w:rPr>
        <w:t>3.10.2 Use Case Roles</w:t>
      </w:r>
      <w:bookmarkEnd w:id="2148"/>
      <w:bookmarkEnd w:id="2149"/>
      <w:bookmarkEnd w:id="2150"/>
    </w:p>
    <w:p w14:paraId="15465FE8" w14:textId="44D0CC7E" w:rsidR="008630D6" w:rsidRPr="00621E63" w:rsidRDefault="008630D6" w:rsidP="008630D6">
      <w:pPr>
        <w:pStyle w:val="BodyText"/>
        <w:jc w:val="center"/>
      </w:pPr>
      <w:r w:rsidRPr="00621E63">
        <w:rPr>
          <w:noProof/>
        </w:rPr>
        <mc:AlternateContent>
          <mc:Choice Requires="wpc">
            <w:drawing>
              <wp:anchor distT="0" distB="0" distL="114300" distR="114300" simplePos="0" relativeHeight="251877888" behindDoc="0" locked="0" layoutInCell="1" allowOverlap="1" wp14:anchorId="04721D33" wp14:editId="511C46B1">
                <wp:simplePos x="0" y="0"/>
                <wp:positionH relativeFrom="character">
                  <wp:posOffset>0</wp:posOffset>
                </wp:positionH>
                <wp:positionV relativeFrom="line">
                  <wp:posOffset>0</wp:posOffset>
                </wp:positionV>
                <wp:extent cx="4611370" cy="1228725"/>
                <wp:effectExtent l="0" t="127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027B16" w:rsidRDefault="00027B16"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85900" y="80010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027B16" w:rsidRDefault="00027B16" w:rsidP="008630D6">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027B16" w:rsidRDefault="00027B16"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027B16" w:rsidRDefault="00027B16"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027B16" w:rsidRDefault="00027B16"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027B16" w:rsidRDefault="00027B16"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027B16" w:rsidRDefault="00027B16"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0;margin-top:0;width:363.1pt;height:96.75pt;z-index:251877888;mso-position-horizontal-relative:char;mso-position-vertical-relative:line" coordsize="46113,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">
                <v:shape id="_x0000_s1179" type="#_x0000_t75" style="position:absolute;width:46113;height:12287;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027B16" w:rsidRDefault="00027B16"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2" style="position:absolute;left:14859;top:8001;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027B16" w:rsidRDefault="00027B16" w:rsidP="008630D6">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027B16" w:rsidRDefault="00027B16"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5" style="position:absolute;left:2762;top:927;width:1552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027B16" w:rsidRDefault="00027B16"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027B16" w:rsidRDefault="00027B16"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8"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9" style="position:absolute;left:28575;top:927;width:1600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027B16" w:rsidRDefault="00027B16"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027B16" w:rsidRDefault="00027B16"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lastRenderedPageBreak/>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2151" w:name="_Toc371555176"/>
      <w:bookmarkStart w:id="2152" w:name="_Toc436215468"/>
      <w:bookmarkStart w:id="2153" w:name="_Toc24650495"/>
      <w:r w:rsidRPr="00621E63">
        <w:rPr>
          <w:noProof w:val="0"/>
        </w:rPr>
        <w:t>3.10.3 Referenced Standard</w:t>
      </w:r>
      <w:bookmarkEnd w:id="2151"/>
      <w:bookmarkEnd w:id="2152"/>
      <w:bookmarkEnd w:id="2153"/>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6A9F1898" w:rsidR="008630D6" w:rsidRPr="00621E63" w:rsidRDefault="008630D6" w:rsidP="008630D6">
      <w:pPr>
        <w:pStyle w:val="Heading3"/>
        <w:numPr>
          <w:ilvl w:val="0"/>
          <w:numId w:val="0"/>
        </w:numPr>
        <w:rPr>
          <w:noProof w:val="0"/>
        </w:rPr>
      </w:pPr>
      <w:r w:rsidRPr="00621E63">
        <w:rPr>
          <w:noProof w:val="0"/>
        </w:rPr>
        <w:br w:type="page"/>
      </w:r>
      <w:bookmarkStart w:id="2154" w:name="_Toc371555177"/>
      <w:bookmarkStart w:id="2155" w:name="_Toc436215469"/>
      <w:bookmarkStart w:id="2156" w:name="_Toc24650496"/>
      <w:r w:rsidRPr="00621E63">
        <w:rPr>
          <w:noProof w:val="0"/>
        </w:rPr>
        <w:lastRenderedPageBreak/>
        <w:t>3.10.4 Interaction Diagram</w:t>
      </w:r>
      <w:bookmarkEnd w:id="2154"/>
      <w:bookmarkEnd w:id="2155"/>
      <w:bookmarkEnd w:id="2156"/>
    </w:p>
    <w:p w14:paraId="42DCDF17" w14:textId="70606E32" w:rsidR="008630D6" w:rsidRPr="00621E63" w:rsidDel="008E1C27" w:rsidRDefault="008E1C27" w:rsidP="008E1C27">
      <w:pPr>
        <w:pStyle w:val="BodyText"/>
        <w:rPr>
          <w:del w:id="2157" w:author="Mary Jungers" w:date="2019-11-13T18:51:00Z"/>
        </w:rPr>
      </w:pPr>
      <w:bookmarkStart w:id="2158" w:name="_Toc296670674"/>
      <w:bookmarkStart w:id="2159" w:name="_Toc296672954"/>
      <w:bookmarkStart w:id="2160" w:name="_Toc296674778"/>
      <w:bookmarkStart w:id="2161" w:name="_Toc296674823"/>
      <w:bookmarkStart w:id="2162" w:name="_Toc296676117"/>
      <w:bookmarkStart w:id="2163" w:name="_Toc296676171"/>
      <w:bookmarkStart w:id="2164" w:name="_Toc296676336"/>
      <w:bookmarkStart w:id="2165" w:name="_Toc296682354"/>
      <w:bookmarkStart w:id="2166" w:name="_Toc296682546"/>
      <w:bookmarkStart w:id="2167" w:name="_Toc300744903"/>
      <w:bookmarkStart w:id="2168" w:name="_Toc343249555"/>
      <w:bookmarkStart w:id="2169" w:name="_Toc343763944"/>
      <w:bookmarkStart w:id="2170" w:name="_Toc343764025"/>
      <w:bookmarkStart w:id="2171" w:name="_Toc343764431"/>
      <w:bookmarkStart w:id="2172" w:name="_Toc343764507"/>
      <w:bookmarkStart w:id="2173" w:name="_Toc391389152"/>
      <w:bookmarkStart w:id="2174" w:name="_Toc391389214"/>
      <w:bookmarkStart w:id="2175" w:name="_Toc391389517"/>
      <w:bookmarkStart w:id="2176" w:name="_Toc427599800"/>
      <w:bookmarkStart w:id="2177" w:name="_Toc428368389"/>
      <w:bookmarkStart w:id="2178" w:name="_Toc435451613"/>
      <w:bookmarkStart w:id="2179" w:name="_Toc435452938"/>
      <w:bookmarkStart w:id="2180" w:name="_Toc435619339"/>
      <w:bookmarkStart w:id="2181" w:name="_Toc436212039"/>
      <w:bookmarkStart w:id="218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027B16" w:rsidRPr="005D72BF" w:rsidRDefault="00027B16"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027B16" w:rsidRPr="005D72BF" w:rsidRDefault="00027B16"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027B16" w:rsidRPr="005D72BF" w:rsidRDefault="00027B16"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&#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027B16" w:rsidRPr="005D72BF" w:rsidRDefault="00027B16"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6"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7"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8"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9"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027B16" w:rsidRPr="005D72BF" w:rsidRDefault="00027B16"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1"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027B16" w:rsidRPr="005D72BF" w:rsidRDefault="00027B16"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1DF1EEC6" w14:textId="77777777" w:rsidR="008E1C27" w:rsidRPr="00621E63" w:rsidRDefault="008E1C27" w:rsidP="005B0C7C">
      <w:pPr>
        <w:pStyle w:val="BodyText"/>
        <w:rPr>
          <w:ins w:id="2183" w:author="Mary Jungers" w:date="2019-11-13T18:51:00Z"/>
        </w:rPr>
      </w:pPr>
    </w:p>
    <w:p w14:paraId="2E6758DD" w14:textId="60106786" w:rsidR="008630D6" w:rsidRPr="00621E63" w:rsidRDefault="008630D6">
      <w:pPr>
        <w:pStyle w:val="BodyText"/>
        <w:pPrChange w:id="2184" w:author="Mary Jungers" w:date="2019-11-13T18:50:00Z">
          <w:pPr>
            <w:pStyle w:val="Heading4"/>
            <w:numPr>
              <w:ilvl w:val="0"/>
              <w:numId w:val="0"/>
            </w:numPr>
          </w:pPr>
        </w:pPrChange>
      </w:pPr>
    </w:p>
    <w:p w14:paraId="4DC8D227" w14:textId="77777777" w:rsidR="008630D6" w:rsidRPr="00621E63" w:rsidRDefault="008630D6">
      <w:pPr>
        <w:pStyle w:val="BodyText"/>
        <w:pPrChange w:id="2185" w:author="Mary Jungers" w:date="2019-11-13T18:50:00Z">
          <w:pPr>
            <w:pStyle w:val="Heading4"/>
            <w:numPr>
              <w:ilvl w:val="0"/>
              <w:numId w:val="0"/>
            </w:numPr>
          </w:pPr>
        </w:pPrChange>
      </w:pPr>
    </w:p>
    <w:p w14:paraId="2C330107" w14:textId="77777777" w:rsidR="008630D6" w:rsidRPr="00621E63" w:rsidRDefault="008630D6">
      <w:pPr>
        <w:pStyle w:val="BodyText"/>
        <w:pPrChange w:id="2186" w:author="Mary Jungers" w:date="2019-11-13T18:50:00Z">
          <w:pPr>
            <w:pStyle w:val="Heading4"/>
            <w:numPr>
              <w:ilvl w:val="0"/>
              <w:numId w:val="0"/>
            </w:numPr>
          </w:pPr>
        </w:pPrChange>
      </w:pPr>
    </w:p>
    <w:p w14:paraId="3BBB41BC" w14:textId="77777777" w:rsidR="008630D6" w:rsidRPr="00621E63" w:rsidRDefault="008630D6">
      <w:pPr>
        <w:pStyle w:val="BodyText"/>
        <w:pPrChange w:id="2187" w:author="Mary Jungers" w:date="2019-11-13T18:50:00Z">
          <w:pPr>
            <w:pStyle w:val="Heading4"/>
            <w:numPr>
              <w:ilvl w:val="0"/>
              <w:numId w:val="0"/>
            </w:numPr>
          </w:pPr>
        </w:pPrChange>
      </w:pPr>
    </w:p>
    <w:p w14:paraId="19D59B1F" w14:textId="77777777" w:rsidR="008630D6" w:rsidRPr="00621E63" w:rsidRDefault="008630D6">
      <w:pPr>
        <w:pStyle w:val="BodyText"/>
        <w:pPrChange w:id="2188" w:author="Mary Jungers" w:date="2019-11-13T18:50:00Z">
          <w:pPr>
            <w:pStyle w:val="Heading4"/>
            <w:numPr>
              <w:ilvl w:val="0"/>
              <w:numId w:val="0"/>
            </w:numPr>
          </w:pPr>
        </w:pPrChange>
      </w:pPr>
    </w:p>
    <w:p w14:paraId="32ACB53A" w14:textId="77777777" w:rsidR="008630D6" w:rsidRPr="00621E63" w:rsidRDefault="008630D6">
      <w:pPr>
        <w:pStyle w:val="BodyText"/>
        <w:pPrChange w:id="2189" w:author="Mary Jungers" w:date="2019-11-13T18:50:00Z">
          <w:pPr>
            <w:pStyle w:val="Heading4"/>
            <w:numPr>
              <w:ilvl w:val="0"/>
              <w:numId w:val="0"/>
            </w:numPr>
          </w:pPr>
        </w:pPrChange>
      </w:pPr>
    </w:p>
    <w:p w14:paraId="26B1380E" w14:textId="77777777" w:rsidR="008630D6" w:rsidRPr="00621E63" w:rsidRDefault="008630D6">
      <w:pPr>
        <w:pStyle w:val="BodyText"/>
        <w:pPrChange w:id="2190" w:author="Mary Jungers" w:date="2019-11-13T18:50:00Z">
          <w:pPr>
            <w:pStyle w:val="Heading4"/>
            <w:numPr>
              <w:ilvl w:val="0"/>
              <w:numId w:val="0"/>
            </w:numPr>
          </w:pPr>
        </w:pPrChange>
      </w:pPr>
    </w:p>
    <w:p w14:paraId="77C03D96" w14:textId="77777777" w:rsidR="008630D6" w:rsidRPr="00621E63" w:rsidRDefault="008630D6">
      <w:pPr>
        <w:pStyle w:val="BodyText"/>
        <w:pPrChange w:id="2191" w:author="Mary Jungers" w:date="2019-11-13T18:50:00Z">
          <w:pPr>
            <w:pStyle w:val="Heading4"/>
            <w:numPr>
              <w:ilvl w:val="0"/>
              <w:numId w:val="0"/>
            </w:numPr>
          </w:pPr>
        </w:pPrChange>
      </w:pPr>
    </w:p>
    <w:p w14:paraId="25078ECB" w14:textId="77777777" w:rsidR="008630D6" w:rsidRPr="00621E63" w:rsidRDefault="008630D6">
      <w:pPr>
        <w:pStyle w:val="BodyText"/>
        <w:pPrChange w:id="2192" w:author="Mary Jungers" w:date="2019-11-13T18:50:00Z">
          <w:pPr>
            <w:pStyle w:val="Heading4"/>
            <w:numPr>
              <w:ilvl w:val="0"/>
              <w:numId w:val="0"/>
            </w:numPr>
          </w:pPr>
        </w:pPrChange>
      </w:pPr>
    </w:p>
    <w:p w14:paraId="0E7342ED" w14:textId="77777777" w:rsidR="008E1C27" w:rsidRPr="00621E63" w:rsidRDefault="008E1C27">
      <w:pPr>
        <w:pStyle w:val="BodyText"/>
        <w:rPr>
          <w:ins w:id="2193" w:author="Mary Jungers" w:date="2019-11-13T18:51:00Z"/>
        </w:rPr>
        <w:pPrChange w:id="2194" w:author="Mary Jungers" w:date="2019-11-13T18:51:00Z">
          <w:pPr>
            <w:pStyle w:val="Heading4"/>
            <w:numPr>
              <w:ilvl w:val="0"/>
              <w:numId w:val="0"/>
            </w:numPr>
          </w:pPr>
        </w:pPrChange>
      </w:pPr>
      <w:bookmarkStart w:id="2195" w:name="_Toc343764508"/>
      <w:bookmarkStart w:id="2196" w:name="_Toc371555178"/>
      <w:bookmarkStart w:id="2197" w:name="_Toc436215471"/>
    </w:p>
    <w:p w14:paraId="70ABB4FD" w14:textId="77777777" w:rsidR="008E1C27" w:rsidRPr="00621E63" w:rsidRDefault="008E1C27">
      <w:pPr>
        <w:pStyle w:val="BodyText"/>
        <w:rPr>
          <w:ins w:id="2198" w:author="Mary Jungers" w:date="2019-11-13T18:51:00Z"/>
        </w:rPr>
        <w:pPrChange w:id="2199" w:author="Mary Jungers" w:date="2019-11-13T18:51:00Z">
          <w:pPr>
            <w:pStyle w:val="Heading4"/>
            <w:numPr>
              <w:ilvl w:val="0"/>
              <w:numId w:val="0"/>
            </w:numPr>
          </w:pPr>
        </w:pPrChange>
      </w:pPr>
    </w:p>
    <w:p w14:paraId="407C1DF6" w14:textId="77777777" w:rsidR="008E1C27" w:rsidRPr="00621E63" w:rsidRDefault="008E1C27">
      <w:pPr>
        <w:pStyle w:val="BodyText"/>
        <w:rPr>
          <w:ins w:id="2200" w:author="Mary Jungers" w:date="2019-11-13T18:51:00Z"/>
        </w:rPr>
        <w:pPrChange w:id="2201" w:author="Mary Jungers" w:date="2019-11-13T18:51:00Z">
          <w:pPr>
            <w:pStyle w:val="Heading4"/>
            <w:numPr>
              <w:ilvl w:val="0"/>
              <w:numId w:val="0"/>
            </w:numPr>
          </w:pPr>
        </w:pPrChange>
      </w:pPr>
    </w:p>
    <w:p w14:paraId="2DFDB96B" w14:textId="39BDC6B0" w:rsidR="008630D6" w:rsidRPr="00621E63" w:rsidRDefault="008630D6" w:rsidP="008630D6">
      <w:pPr>
        <w:pStyle w:val="Heading4"/>
        <w:numPr>
          <w:ilvl w:val="0"/>
          <w:numId w:val="0"/>
        </w:numPr>
        <w:rPr>
          <w:bCs/>
          <w:noProof w:val="0"/>
        </w:rPr>
      </w:pPr>
      <w:bookmarkStart w:id="2202" w:name="_Toc24650497"/>
      <w:r w:rsidRPr="00621E63">
        <w:rPr>
          <w:bCs/>
          <w:noProof w:val="0"/>
        </w:rPr>
        <w:t>3.10.4.1 Communicate Infusion Event Data</w:t>
      </w:r>
      <w:bookmarkEnd w:id="2195"/>
      <w:bookmarkEnd w:id="2196"/>
      <w:bookmarkEnd w:id="2197"/>
      <w:bookmarkEnd w:id="2202"/>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2203" w:name="_Toc343764509"/>
      <w:bookmarkStart w:id="2204" w:name="_Toc371555179"/>
      <w:bookmarkStart w:id="2205" w:name="_Toc436215472"/>
      <w:bookmarkStart w:id="2206" w:name="_Toc24650498"/>
      <w:r w:rsidRPr="00621E63">
        <w:rPr>
          <w:bCs/>
          <w:noProof w:val="0"/>
        </w:rPr>
        <w:t>3.10.4.1.1 Trigger Events</w:t>
      </w:r>
      <w:bookmarkEnd w:id="2203"/>
      <w:bookmarkEnd w:id="2204"/>
      <w:bookmarkEnd w:id="2205"/>
      <w:bookmarkEnd w:id="2206"/>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2207" w:name="_Toc343764510"/>
      <w:bookmarkStart w:id="2208" w:name="_Toc371555180"/>
      <w:bookmarkStart w:id="2209" w:name="_Toc436215473"/>
      <w:bookmarkStart w:id="2210" w:name="_Toc24650499"/>
      <w:r w:rsidRPr="00621E63">
        <w:rPr>
          <w:bCs/>
          <w:noProof w:val="0"/>
        </w:rPr>
        <w:t>3.10.4.1.2 Message Semantics</w:t>
      </w:r>
      <w:bookmarkEnd w:id="2207"/>
      <w:bookmarkEnd w:id="2208"/>
      <w:bookmarkEnd w:id="2209"/>
      <w:bookmarkEnd w:id="2210"/>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2211" w:name="_Toc343764511"/>
      <w:bookmarkStart w:id="2212" w:name="_Toc371555181"/>
      <w:bookmarkStart w:id="2213" w:name="_Toc436215474"/>
      <w:bookmarkStart w:id="2214" w:name="_Toc24650500"/>
      <w:r w:rsidRPr="00621E63">
        <w:rPr>
          <w:bCs/>
          <w:noProof w:val="0"/>
        </w:rPr>
        <w:t>3.10.4.1.3 Expected Actions</w:t>
      </w:r>
      <w:bookmarkEnd w:id="2211"/>
      <w:bookmarkEnd w:id="2212"/>
      <w:bookmarkEnd w:id="2213"/>
      <w:bookmarkEnd w:id="2214"/>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2144"/>
    <w:p w14:paraId="2B9F37C2" w14:textId="77777777" w:rsidR="008630D6" w:rsidRPr="00621E63" w:rsidRDefault="008630D6" w:rsidP="00C70AE3">
      <w:pPr>
        <w:pStyle w:val="BodyText"/>
      </w:pPr>
    </w:p>
    <w:p w14:paraId="1B415F7A" w14:textId="0DB217A8" w:rsidR="00800492" w:rsidRPr="00621E63" w:rsidRDefault="00800492">
      <w:pPr>
        <w:pStyle w:val="PartTitle"/>
        <w:rPr>
          <w:ins w:id="2215" w:author="Mary Jungers" w:date="2019-11-13T18:55:00Z"/>
        </w:rPr>
        <w:pPrChange w:id="2216" w:author="Mary Jungers" w:date="2019-11-13T18:55:00Z">
          <w:pPr>
            <w:pStyle w:val="AppendixHeading1"/>
            <w:numPr>
              <w:numId w:val="0"/>
            </w:numPr>
          </w:pPr>
        </w:pPrChange>
      </w:pPr>
      <w:bookmarkStart w:id="2217" w:name="_Toc24650501"/>
      <w:bookmarkStart w:id="2218" w:name="_Toc400638436"/>
      <w:bookmarkStart w:id="2219" w:name="_Toc401769849"/>
      <w:ins w:id="2220" w:author="Mary Jungers" w:date="2019-11-13T18:55:00Z">
        <w:r w:rsidRPr="00621E63">
          <w:lastRenderedPageBreak/>
          <w:t>Appendices</w:t>
        </w:r>
        <w:bookmarkEnd w:id="2217"/>
      </w:ins>
    </w:p>
    <w:p w14:paraId="15473530" w14:textId="64DB8A60" w:rsidR="00EB6E71" w:rsidRPr="00621E63" w:rsidRDefault="00800492">
      <w:pPr>
        <w:pStyle w:val="Heading1"/>
        <w:numPr>
          <w:ilvl w:val="0"/>
          <w:numId w:val="0"/>
        </w:numPr>
        <w:rPr>
          <w:noProof w:val="0"/>
        </w:rPr>
        <w:pPrChange w:id="2221" w:author="Mary Jungers" w:date="2019-11-13T18:56:00Z">
          <w:pPr>
            <w:pStyle w:val="AppendixHeading1"/>
          </w:pPr>
        </w:pPrChange>
      </w:pPr>
      <w:bookmarkStart w:id="2222" w:name="_Toc24650502"/>
      <w:ins w:id="2223" w:author="Mary Jungers" w:date="2019-11-13T18:56:00Z">
        <w:r w:rsidRPr="00621E63">
          <w:rPr>
            <w:noProof w:val="0"/>
          </w:rPr>
          <w:lastRenderedPageBreak/>
          <w:t xml:space="preserve">Appendix A </w:t>
        </w:r>
      </w:ins>
      <w:r w:rsidR="00EB6E71" w:rsidRPr="00621E63">
        <w:rPr>
          <w:noProof w:val="0"/>
        </w:rPr>
        <w:t>Mapping ISO/IEEE 11073 Domain Information Model to HL7</w:t>
      </w:r>
      <w:bookmarkEnd w:id="2218"/>
      <w:bookmarkEnd w:id="2219"/>
      <w:bookmarkEnd w:id="222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w:t>
      </w:r>
      <w:proofErr w:type="spellStart"/>
      <w:r w:rsidRPr="00621E63">
        <w:t>Ctach</w:t>
      </w:r>
      <w:proofErr w:type="spellEnd"/>
      <w:r w:rsidRPr="00621E63">
        <w:t>&gt;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pPr>
        <w:pStyle w:val="Heading2"/>
        <w:numPr>
          <w:ilvl w:val="0"/>
          <w:numId w:val="0"/>
        </w:numPr>
        <w:rPr>
          <w:noProof w:val="0"/>
        </w:rPr>
        <w:pPrChange w:id="2224" w:author="Mary Jungers" w:date="2019-11-13T18:56:00Z">
          <w:pPr>
            <w:pStyle w:val="AppendixHeading2"/>
            <w:keepNext/>
          </w:pPr>
        </w:pPrChange>
      </w:pPr>
      <w:bookmarkStart w:id="2225" w:name="_Ref272321238"/>
      <w:bookmarkStart w:id="2226" w:name="_Toc401769850"/>
      <w:bookmarkStart w:id="2227" w:name="_Toc24650503"/>
      <w:ins w:id="2228" w:author="Mary Jungers" w:date="2019-11-13T18:56:00Z">
        <w:r w:rsidRPr="00621E63">
          <w:rPr>
            <w:noProof w:val="0"/>
          </w:rPr>
          <w:lastRenderedPageBreak/>
          <w:t xml:space="preserve">A.1 </w:t>
        </w:r>
      </w:ins>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2225"/>
      <w:bookmarkEnd w:id="2226"/>
      <w:bookmarkEnd w:id="2227"/>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pPr>
        <w:pStyle w:val="Heading1"/>
        <w:numPr>
          <w:ilvl w:val="0"/>
          <w:numId w:val="0"/>
        </w:numPr>
        <w:rPr>
          <w:noProof w:val="0"/>
        </w:rPr>
        <w:pPrChange w:id="2229" w:author="Mary Jungers" w:date="2019-11-13T18:57:00Z">
          <w:pPr>
            <w:pStyle w:val="AppendixHeading1"/>
          </w:pPr>
        </w:pPrChange>
      </w:pPr>
      <w:bookmarkStart w:id="2230" w:name="_Ref400458280"/>
      <w:bookmarkStart w:id="2231" w:name="_Toc401769851"/>
      <w:bookmarkStart w:id="2232" w:name="_Toc24650504"/>
      <w:ins w:id="2233" w:author="Mary Jungers" w:date="2019-11-13T18:57:00Z">
        <w:r w:rsidRPr="00621E63">
          <w:rPr>
            <w:noProof w:val="0"/>
          </w:rPr>
          <w:lastRenderedPageBreak/>
          <w:t xml:space="preserve">Appendix B </w:t>
        </w:r>
      </w:ins>
      <w:r w:rsidR="003D003E" w:rsidRPr="00621E63">
        <w:rPr>
          <w:noProof w:val="0"/>
        </w:rPr>
        <w:t>Common Segment Descriptions</w:t>
      </w:r>
      <w:bookmarkEnd w:id="2230"/>
      <w:bookmarkEnd w:id="2231"/>
      <w:bookmarkEnd w:id="2232"/>
    </w:p>
    <w:p w14:paraId="4ED34AEB" w14:textId="0405DDD3" w:rsidR="00B11855" w:rsidRPr="00621E63" w:rsidRDefault="00800492">
      <w:pPr>
        <w:pStyle w:val="Heading2"/>
        <w:numPr>
          <w:ilvl w:val="0"/>
          <w:numId w:val="0"/>
        </w:numPr>
        <w:rPr>
          <w:noProof w:val="0"/>
        </w:rPr>
        <w:pPrChange w:id="2234" w:author="Mary Jungers" w:date="2019-11-13T18:57:00Z">
          <w:pPr>
            <w:pStyle w:val="AppendixHeading2"/>
          </w:pPr>
        </w:pPrChange>
      </w:pPr>
      <w:bookmarkStart w:id="2235" w:name="_Toc401769852"/>
      <w:bookmarkStart w:id="2236" w:name="_Toc24650505"/>
      <w:ins w:id="2237" w:author="Mary Jungers" w:date="2019-11-13T18:57:00Z">
        <w:r w:rsidRPr="00621E63">
          <w:rPr>
            <w:noProof w:val="0"/>
          </w:rPr>
          <w:t xml:space="preserve">B.1 </w:t>
        </w:r>
      </w:ins>
      <w:r w:rsidR="003D003E" w:rsidRPr="00621E63">
        <w:rPr>
          <w:noProof w:val="0"/>
        </w:rPr>
        <w:t>MSH – Message Header Segment</w:t>
      </w:r>
      <w:bookmarkEnd w:id="2235"/>
      <w:bookmarkEnd w:id="2236"/>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2238"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2238"/>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ins w:id="2239" w:author="Mary Jungers" w:date="2019-11-14T10:33:00Z">
        <w:r w:rsidR="005B0C7C">
          <w:rPr>
            <w:noProof w:val="0"/>
          </w:rPr>
          <w:t xml:space="preserve">Section </w:t>
        </w:r>
      </w:ins>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AA7DF79" w:rsidR="00B11855" w:rsidRPr="00621E63" w:rsidRDefault="003D003E" w:rsidP="00DF61EC">
      <w:pPr>
        <w:pStyle w:val="HL7FieldIndent2"/>
        <w:rPr>
          <w:noProof w:val="0"/>
        </w:rPr>
      </w:pPr>
      <w:r w:rsidRPr="00621E63">
        <w:rPr>
          <w:noProof w:val="0"/>
        </w:rPr>
        <w:t>The IHE PCD</w:t>
      </w:r>
      <w:ins w:id="2240" w:author="Mary Jungers" w:date="2019-11-14T10:43:00Z">
        <w:r w:rsidR="00CB13DC">
          <w:rPr>
            <w:noProof w:val="0"/>
          </w:rPr>
          <w:t xml:space="preserve"> Technical Framework</w:t>
        </w:r>
      </w:ins>
      <w:del w:id="2241" w:author="Mary Jungers" w:date="2019-11-14T10:43:00Z">
        <w:r w:rsidRPr="00621E63" w:rsidDel="00CB13DC">
          <w:rPr>
            <w:noProof w:val="0"/>
          </w:rPr>
          <w:delText xml:space="preserve">-TF </w:delText>
        </w:r>
      </w:del>
      <w:ins w:id="2242" w:author="Mary Jungers" w:date="2019-11-14T10:43:00Z">
        <w:r w:rsidR="00CB13DC">
          <w:rPr>
            <w:noProof w:val="0"/>
          </w:rPr>
          <w:t xml:space="preserve"> </w:t>
        </w:r>
      </w:ins>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20B649BE"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del w:id="2243" w:author="Mary Jungers" w:date="2019-11-14T10:43:00Z">
        <w:r w:rsidRPr="00621E63" w:rsidDel="00CB13DC">
          <w:rPr>
            <w:noProof w:val="0"/>
          </w:rPr>
          <w:delText>-</w:delText>
        </w:r>
      </w:del>
      <w:ins w:id="2244" w:author="Mary Jungers" w:date="2019-11-14T10:43:00Z">
        <w:r w:rsidR="00CB13DC">
          <w:rPr>
            <w:noProof w:val="0"/>
          </w:rPr>
          <w:t xml:space="preserve"> </w:t>
        </w:r>
      </w:ins>
      <w:r w:rsidRPr="00621E63">
        <w:rPr>
          <w:noProof w:val="0"/>
        </w:rPr>
        <w:t>T</w:t>
      </w:r>
      <w:ins w:id="2245" w:author="Mary Jungers" w:date="2019-11-14T10:43:00Z">
        <w:r w:rsidR="00CB13DC">
          <w:rPr>
            <w:noProof w:val="0"/>
          </w:rPr>
          <w:t>echnical Framework</w:t>
        </w:r>
      </w:ins>
      <w:del w:id="2246" w:author="Mary Jungers" w:date="2019-11-14T10:43:00Z">
        <w:r w:rsidRPr="00621E63" w:rsidDel="00CB13DC">
          <w:rPr>
            <w:noProof w:val="0"/>
          </w:rPr>
          <w:delText>F</w:delText>
        </w:r>
      </w:del>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0D6ECF"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0D6ECF" w:rsidRDefault="003D003E" w:rsidP="00F92A87">
            <w:pPr>
              <w:pStyle w:val="TableEntry"/>
              <w:rPr>
                <w:lang w:val="fr-FR"/>
                <w:rPrChange w:id="2247" w:author="John Rhoads" w:date="2019-11-20T17:55:00Z">
                  <w:rPr/>
                </w:rPrChange>
              </w:rPr>
            </w:pPr>
            <w:r w:rsidRPr="000D6ECF">
              <w:rPr>
                <w:lang w:val="fr-FR"/>
                <w:rPrChange w:id="2248" w:author="John Rhoads" w:date="2019-11-20T17:55:00Z">
                  <w:rPr/>
                </w:rPrChange>
              </w:rPr>
              <w:t xml:space="preserve">Implantable </w:t>
            </w:r>
            <w:proofErr w:type="spellStart"/>
            <w:r w:rsidRPr="000D6ECF">
              <w:rPr>
                <w:lang w:val="fr-FR"/>
                <w:rPrChange w:id="2249" w:author="John Rhoads" w:date="2019-11-20T17:55:00Z">
                  <w:rPr/>
                </w:rPrChange>
              </w:rPr>
              <w:t>Device</w:t>
            </w:r>
            <w:proofErr w:type="spellEnd"/>
            <w:r w:rsidRPr="000D6ECF">
              <w:rPr>
                <w:lang w:val="fr-FR"/>
                <w:rPrChange w:id="2250" w:author="John Rhoads" w:date="2019-11-20T17:55:00Z">
                  <w:rPr/>
                </w:rPrChange>
              </w:rPr>
              <w:t xml:space="preserve"> - </w:t>
            </w:r>
            <w:proofErr w:type="spellStart"/>
            <w:r w:rsidRPr="000D6ECF">
              <w:rPr>
                <w:lang w:val="fr-FR"/>
                <w:rPrChange w:id="2251" w:author="John Rhoads" w:date="2019-11-20T17:55:00Z">
                  <w:rPr/>
                </w:rPrChange>
              </w:rPr>
              <w:t>Cardiac</w:t>
            </w:r>
            <w:proofErr w:type="spellEnd"/>
            <w:r w:rsidRPr="000D6ECF">
              <w:rPr>
                <w:lang w:val="fr-FR"/>
                <w:rPrChange w:id="2252" w:author="John Rhoads" w:date="2019-11-20T17:55:00Z">
                  <w:rPr/>
                </w:rPrChange>
              </w:rPr>
              <w:t xml:space="preserve"> </w:t>
            </w:r>
            <w:proofErr w:type="spellStart"/>
            <w:r w:rsidRPr="000D6ECF">
              <w:rPr>
                <w:lang w:val="fr-FR"/>
                <w:rPrChange w:id="2253" w:author="John Rhoads" w:date="2019-11-20T17:55:00Z">
                  <w:rPr/>
                </w:rPrChange>
              </w:rPr>
              <w:t>Communicate</w:t>
            </w:r>
            <w:proofErr w:type="spellEnd"/>
            <w:r w:rsidRPr="000D6ECF">
              <w:rPr>
                <w:lang w:val="fr-FR"/>
                <w:rPrChange w:id="2254" w:author="John Rhoads" w:date="2019-11-20T17:55:00Z">
                  <w:rPr/>
                </w:rPrChange>
              </w:rPr>
              <w:t xml:space="preserve"> IDC Observations </w:t>
            </w:r>
          </w:p>
        </w:tc>
      </w:tr>
      <w:tr w:rsidR="00694D54" w:rsidRPr="000D6ECF"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0D6ECF" w:rsidRDefault="00694D54" w:rsidP="00F92A87">
            <w:pPr>
              <w:pStyle w:val="TableEntry"/>
              <w:rPr>
                <w:lang w:val="fr-FR"/>
                <w:rPrChange w:id="2255" w:author="John Rhoads" w:date="2019-11-20T17:55:00Z">
                  <w:rPr/>
                </w:rPrChange>
              </w:rPr>
            </w:pPr>
            <w:proofErr w:type="spellStart"/>
            <w:r w:rsidRPr="000D6ECF">
              <w:rPr>
                <w:lang w:val="fr-FR"/>
                <w:rPrChange w:id="2256" w:author="John Rhoads" w:date="2019-11-20T17:55:00Z">
                  <w:rPr/>
                </w:rPrChange>
              </w:rPr>
              <w:t>Alert</w:t>
            </w:r>
            <w:proofErr w:type="spellEnd"/>
            <w:r w:rsidRPr="000D6ECF">
              <w:rPr>
                <w:lang w:val="fr-FR"/>
                <w:rPrChange w:id="2257" w:author="John Rhoads" w:date="2019-11-20T17:55:00Z">
                  <w:rPr/>
                </w:rPrChange>
              </w:rPr>
              <w:t xml:space="preserve"> Communication Management PCD-04 Report </w:t>
            </w:r>
            <w:proofErr w:type="spellStart"/>
            <w:r w:rsidRPr="000D6ECF">
              <w:rPr>
                <w:lang w:val="fr-FR"/>
                <w:rPrChange w:id="2258" w:author="John Rhoads" w:date="2019-11-20T17:55:00Z">
                  <w:rPr/>
                </w:rPrChange>
              </w:rPr>
              <w:t>Alert</w:t>
            </w:r>
            <w:proofErr w:type="spellEnd"/>
            <w:r w:rsidRPr="000D6ECF">
              <w:rPr>
                <w:lang w:val="fr-FR"/>
                <w:rPrChange w:id="2259" w:author="John Rhoads" w:date="2019-11-20T17:55:00Z">
                  <w:rPr/>
                </w:rPrChange>
              </w:rPr>
              <w:t xml:space="preserve">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0D6ECF"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0D6ECF" w:rsidRDefault="00694D54" w:rsidP="00F92A87">
            <w:pPr>
              <w:pStyle w:val="TableEntry"/>
              <w:rPr>
                <w:lang w:val="fr-FR"/>
                <w:rPrChange w:id="2260" w:author="John Rhoads" w:date="2019-11-20T17:55:00Z">
                  <w:rPr/>
                </w:rPrChange>
              </w:rPr>
            </w:pPr>
            <w:proofErr w:type="spellStart"/>
            <w:r w:rsidRPr="000D6ECF">
              <w:rPr>
                <w:lang w:val="fr-FR"/>
                <w:rPrChange w:id="2261" w:author="John Rhoads" w:date="2019-11-20T17:55:00Z">
                  <w:rPr/>
                </w:rPrChange>
              </w:rPr>
              <w:t>Alert</w:t>
            </w:r>
            <w:proofErr w:type="spellEnd"/>
            <w:r w:rsidRPr="000D6ECF">
              <w:rPr>
                <w:lang w:val="fr-FR"/>
                <w:rPrChange w:id="2262" w:author="John Rhoads" w:date="2019-11-20T17:55:00Z">
                  <w:rPr/>
                </w:rPrChange>
              </w:rPr>
              <w:t xml:space="preserve"> Communication Management PCD-06 </w:t>
            </w:r>
            <w:proofErr w:type="spellStart"/>
            <w:r w:rsidRPr="000D6ECF">
              <w:rPr>
                <w:lang w:val="fr-FR"/>
                <w:rPrChange w:id="2263" w:author="John Rhoads" w:date="2019-11-20T17:55:00Z">
                  <w:rPr/>
                </w:rPrChange>
              </w:rPr>
              <w:t>Disseminate</w:t>
            </w:r>
            <w:proofErr w:type="spellEnd"/>
            <w:r w:rsidRPr="000D6ECF">
              <w:rPr>
                <w:lang w:val="fr-FR"/>
                <w:rPrChange w:id="2264" w:author="John Rhoads" w:date="2019-11-20T17:55:00Z">
                  <w:rPr/>
                </w:rPrChange>
              </w:rPr>
              <w:t xml:space="preserve"> </w:t>
            </w:r>
            <w:proofErr w:type="spellStart"/>
            <w:r w:rsidRPr="000D6ECF">
              <w:rPr>
                <w:lang w:val="fr-FR"/>
                <w:rPrChange w:id="2265" w:author="John Rhoads" w:date="2019-11-20T17:55:00Z">
                  <w:rPr/>
                </w:rPrChange>
              </w:rPr>
              <w:t>Alert</w:t>
            </w:r>
            <w:proofErr w:type="spellEnd"/>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pPr>
        <w:pStyle w:val="Heading2"/>
        <w:numPr>
          <w:ilvl w:val="0"/>
          <w:numId w:val="0"/>
        </w:numPr>
        <w:rPr>
          <w:noProof w:val="0"/>
        </w:rPr>
        <w:pPrChange w:id="2266" w:author="Mary Jungers" w:date="2019-11-13T18:57:00Z">
          <w:pPr>
            <w:pStyle w:val="AppendixHeading2"/>
          </w:pPr>
        </w:pPrChange>
      </w:pPr>
      <w:bookmarkStart w:id="2267" w:name="_Toc497485609"/>
      <w:bookmarkStart w:id="2268" w:name="_Toc497485946"/>
      <w:bookmarkStart w:id="2269" w:name="_Toc497486173"/>
      <w:bookmarkStart w:id="2270" w:name="_Toc497486450"/>
      <w:bookmarkStart w:id="2271" w:name="_Toc497486677"/>
      <w:bookmarkStart w:id="2272" w:name="_Toc497493546"/>
      <w:bookmarkStart w:id="2273" w:name="_Toc431237252"/>
      <w:bookmarkStart w:id="2274" w:name="_Toc431238418"/>
      <w:bookmarkStart w:id="2275" w:name="_Toc431288154"/>
      <w:bookmarkStart w:id="2276" w:name="_Toc432168148"/>
      <w:bookmarkStart w:id="2277" w:name="_Toc432421269"/>
      <w:bookmarkStart w:id="2278" w:name="_Toc432514945"/>
      <w:bookmarkStart w:id="2279" w:name="_Toc432516220"/>
      <w:bookmarkStart w:id="2280" w:name="_Toc428881932"/>
      <w:bookmarkStart w:id="2281" w:name="_Toc428883215"/>
      <w:bookmarkStart w:id="2282" w:name="_Toc428883418"/>
      <w:bookmarkStart w:id="2283" w:name="_Toc428884932"/>
      <w:bookmarkStart w:id="2284" w:name="_Toc428889167"/>
      <w:bookmarkStart w:id="2285" w:name="_Toc401769854"/>
      <w:bookmarkStart w:id="2286" w:name="_Toc2465050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ins w:id="2287" w:author="Mary Jungers" w:date="2019-11-13T18:57:00Z">
        <w:r w:rsidRPr="00621E63">
          <w:rPr>
            <w:noProof w:val="0"/>
          </w:rPr>
          <w:lastRenderedPageBreak/>
          <w:t xml:space="preserve">B.2 </w:t>
        </w:r>
      </w:ins>
      <w:r w:rsidR="003D003E" w:rsidRPr="00621E63">
        <w:rPr>
          <w:noProof w:val="0"/>
        </w:rPr>
        <w:t>MSA – Message Acknowledgement Segment</w:t>
      </w:r>
      <w:bookmarkEnd w:id="2285"/>
      <w:bookmarkEnd w:id="2286"/>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 xml:space="preserve">Original mode Application </w:t>
            </w:r>
            <w:proofErr w:type="spellStart"/>
            <w:r w:rsidRPr="00621E63">
              <w:t>Acknowledgment:Accept</w:t>
            </w:r>
            <w:proofErr w:type="spellEnd"/>
            <w:r w:rsidRPr="00621E63">
              <w: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 xml:space="preserve">Original mode Application </w:t>
            </w:r>
            <w:proofErr w:type="spellStart"/>
            <w:r w:rsidRPr="00621E63">
              <w:t>Acknowledgment:Reject</w:t>
            </w:r>
            <w:proofErr w:type="spellEnd"/>
            <w:r w:rsidRPr="00621E63">
              <w: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pPr>
        <w:pStyle w:val="Heading2"/>
        <w:numPr>
          <w:ilvl w:val="0"/>
          <w:numId w:val="0"/>
        </w:numPr>
        <w:rPr>
          <w:noProof w:val="0"/>
        </w:rPr>
        <w:pPrChange w:id="2288" w:author="Mary Jungers" w:date="2019-11-13T18:57:00Z">
          <w:pPr>
            <w:pStyle w:val="AppendixHeading2"/>
            <w:keepNext/>
          </w:pPr>
        </w:pPrChange>
      </w:pPr>
      <w:bookmarkStart w:id="2289" w:name="_Toc401769855"/>
      <w:bookmarkStart w:id="2290" w:name="_Toc24650507"/>
      <w:ins w:id="2291" w:author="Mary Jungers" w:date="2019-11-13T18:57:00Z">
        <w:r w:rsidRPr="00621E63">
          <w:rPr>
            <w:noProof w:val="0"/>
          </w:rPr>
          <w:lastRenderedPageBreak/>
          <w:t xml:space="preserve">B.3 </w:t>
        </w:r>
      </w:ins>
      <w:r w:rsidR="003D003E" w:rsidRPr="00621E63">
        <w:rPr>
          <w:noProof w:val="0"/>
        </w:rPr>
        <w:t>ERR – Error Segment</w:t>
      </w:r>
      <w:bookmarkEnd w:id="2289"/>
      <w:bookmarkEnd w:id="2290"/>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Change w:id="2292">
          <w:tblGrid>
            <w:gridCol w:w="450"/>
            <w:gridCol w:w="900"/>
            <w:gridCol w:w="450"/>
            <w:gridCol w:w="3420"/>
            <w:gridCol w:w="450"/>
            <w:gridCol w:w="3510"/>
            <w:gridCol w:w="450"/>
          </w:tblGrid>
        </w:tblGridChange>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w:t>
            </w:r>
            <w:proofErr w:type="spellStart"/>
            <w:r w:rsidRPr="00621E63">
              <w:t>ParameterName</w:t>
            </w:r>
            <w:proofErr w:type="spellEnd"/>
            <w:r w:rsidRPr="00621E63">
              <w:t>) outside of allowable range (</w:t>
            </w:r>
            <w:proofErr w:type="spellStart"/>
            <w:r w:rsidRPr="00621E63">
              <w:t>MinValue</w:t>
            </w:r>
            <w:proofErr w:type="spellEnd"/>
            <w:r w:rsidRPr="00621E63">
              <w:t xml:space="preserve"> to </w:t>
            </w:r>
            <w:proofErr w:type="spellStart"/>
            <w:r w:rsidRPr="00621E63">
              <w:t>MaxValue</w:t>
            </w:r>
            <w:proofErr w:type="spellEnd"/>
            <w:r w:rsidRPr="00621E63">
              <w:t>)</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w:t>
            </w:r>
            <w:proofErr w:type="spellStart"/>
            <w:r w:rsidRPr="00621E63">
              <w:t>ParameterName</w:t>
            </w:r>
            <w:proofErr w:type="spellEnd"/>
            <w:r w:rsidRPr="00621E63">
              <w:t>)</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w:t>
            </w:r>
            <w:proofErr w:type="spellStart"/>
            <w:r w:rsidRPr="00621E63">
              <w:t>hr</w:t>
            </w:r>
            <w:proofErr w:type="spellEnd"/>
            <w:r w:rsidRPr="00621E63">
              <w:t>;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w:t>
            </w:r>
            <w:proofErr w:type="spellStart"/>
            <w:r w:rsidRPr="00621E63">
              <w:t>ParameterName</w:t>
            </w:r>
            <w:proofErr w:type="spellEnd"/>
            <w:r w:rsidRPr="00621E63">
              <w:t>)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 xml:space="preserve">e.g., Give Strength Units (RXG-18) = mg, drug library = </w:t>
            </w:r>
            <w:proofErr w:type="spellStart"/>
            <w:r w:rsidRPr="00621E63">
              <w:t>mEq</w:t>
            </w:r>
            <w:proofErr w:type="spellEnd"/>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5196E486" w:rsidR="000F7B11" w:rsidRPr="00621E63" w:rsidRDefault="000F7B11" w:rsidP="000F7B11">
            <w:pPr>
              <w:pStyle w:val="TableEntry"/>
            </w:pPr>
            <w:del w:id="2293" w:author="Mary Jungers" w:date="2019-11-14T10:25:00Z">
              <w:r w:rsidRPr="00621E63" w:rsidDel="005B0C7C">
                <w:delText xml:space="preserve">e.g. </w:delText>
              </w:r>
            </w:del>
            <w:ins w:id="2294" w:author="Mary Jungers" w:date="2019-11-14T10:25:00Z">
              <w:r w:rsidR="005B0C7C">
                <w:t xml:space="preserve">e.g., </w:t>
              </w:r>
            </w:ins>
            <w:r w:rsidRPr="00621E63">
              <w:t>“mg” instead of “mL”</w:t>
            </w:r>
          </w:p>
        </w:tc>
      </w:tr>
      <w:tr w:rsidR="004D3918" w:rsidRPr="00621E63" w14:paraId="26D150FD"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95"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96"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97"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98"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99"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300"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301"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302"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303"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04"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305"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306"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307"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308"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09"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310"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311"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312"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313"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14"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pPr>
        <w:pStyle w:val="Heading2"/>
        <w:numPr>
          <w:ilvl w:val="0"/>
          <w:numId w:val="0"/>
        </w:numPr>
        <w:rPr>
          <w:noProof w:val="0"/>
        </w:rPr>
        <w:pPrChange w:id="2315" w:author="Mary Jungers" w:date="2019-11-13T18:58:00Z">
          <w:pPr>
            <w:pStyle w:val="AppendixHeading2"/>
          </w:pPr>
        </w:pPrChange>
      </w:pPr>
      <w:bookmarkStart w:id="2316" w:name="_Toc401769856"/>
      <w:bookmarkStart w:id="2317" w:name="_Toc24650508"/>
      <w:ins w:id="2318" w:author="Mary Jungers" w:date="2019-11-13T18:58:00Z">
        <w:r w:rsidRPr="00621E63">
          <w:rPr>
            <w:noProof w:val="0"/>
          </w:rPr>
          <w:t xml:space="preserve">B.4 </w:t>
        </w:r>
      </w:ins>
      <w:r w:rsidR="003D003E" w:rsidRPr="00621E63">
        <w:rPr>
          <w:noProof w:val="0"/>
        </w:rPr>
        <w:t>NTE - Notes and Comment Segment</w:t>
      </w:r>
      <w:bookmarkEnd w:id="2316"/>
      <w:bookmarkEnd w:id="2317"/>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pPr>
        <w:pStyle w:val="Heading2"/>
        <w:numPr>
          <w:ilvl w:val="0"/>
          <w:numId w:val="0"/>
        </w:numPr>
        <w:rPr>
          <w:noProof w:val="0"/>
        </w:rPr>
        <w:pPrChange w:id="2319" w:author="Mary Jungers" w:date="2019-11-13T18:58:00Z">
          <w:pPr>
            <w:pStyle w:val="AppendixHeading2"/>
          </w:pPr>
        </w:pPrChange>
      </w:pPr>
      <w:bookmarkStart w:id="2320" w:name="_Toc401769857"/>
      <w:bookmarkStart w:id="2321" w:name="_Toc24650509"/>
      <w:ins w:id="2322" w:author="Mary Jungers" w:date="2019-11-13T18:58:00Z">
        <w:r w:rsidRPr="00621E63">
          <w:rPr>
            <w:noProof w:val="0"/>
          </w:rPr>
          <w:t xml:space="preserve">B.5 </w:t>
        </w:r>
      </w:ins>
      <w:r w:rsidR="003D003E" w:rsidRPr="00621E63">
        <w:rPr>
          <w:noProof w:val="0"/>
        </w:rPr>
        <w:t>PID - Patient Identification segment</w:t>
      </w:r>
      <w:bookmarkEnd w:id="2320"/>
      <w:bookmarkEnd w:id="2321"/>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1F088A52" w:rsidR="00B11855" w:rsidRPr="00621E63" w:rsidRDefault="003D003E" w:rsidP="0077204B">
      <w:pPr>
        <w:pStyle w:val="HL7FieldIndent2"/>
        <w:rPr>
          <w:noProof w:val="0"/>
        </w:rPr>
      </w:pPr>
      <w:r w:rsidRPr="00621E63">
        <w:rPr>
          <w:noProof w:val="0"/>
        </w:rPr>
        <w:t xml:space="preserve">See </w:t>
      </w:r>
      <w:commentRangeStart w:id="2323"/>
      <w:commentRangeStart w:id="2324"/>
      <w:r w:rsidRPr="00621E63">
        <w:rPr>
          <w:noProof w:val="0"/>
        </w:rPr>
        <w:t>Appendix</w:t>
      </w:r>
      <w:commentRangeEnd w:id="2323"/>
      <w:r w:rsidR="005B0C7C">
        <w:rPr>
          <w:rStyle w:val="CommentReference"/>
          <w:noProof w:val="0"/>
        </w:rPr>
        <w:commentReference w:id="2323"/>
      </w:r>
      <w:commentRangeEnd w:id="2324"/>
      <w:r w:rsidR="00995CD0">
        <w:rPr>
          <w:rStyle w:val="CommentReference"/>
          <w:noProof w:val="0"/>
        </w:rPr>
        <w:commentReference w:id="2324"/>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77777777" w:rsidR="00B11855" w:rsidRPr="00621E63" w:rsidRDefault="003D003E" w:rsidP="0077204B">
      <w:pPr>
        <w:pStyle w:val="HL7FieldIndent2"/>
        <w:rPr>
          <w:noProof w:val="0"/>
        </w:rPr>
      </w:pPr>
      <w:r w:rsidRPr="00621E63">
        <w:rPr>
          <w:noProof w:val="0"/>
        </w:rPr>
        <w:t xml:space="preserve">See </w:t>
      </w:r>
      <w:commentRangeStart w:id="2325"/>
      <w:commentRangeStart w:id="2326"/>
      <w:r w:rsidRPr="00621E63">
        <w:rPr>
          <w:noProof w:val="0"/>
        </w:rPr>
        <w:t>Appendix</w:t>
      </w:r>
      <w:commentRangeEnd w:id="2325"/>
      <w:r w:rsidR="005B0C7C">
        <w:rPr>
          <w:rStyle w:val="CommentReference"/>
          <w:noProof w:val="0"/>
        </w:rPr>
        <w:commentReference w:id="2325"/>
      </w:r>
      <w:commentRangeEnd w:id="2326"/>
      <w:r w:rsidR="00ED075B">
        <w:rPr>
          <w:rStyle w:val="CommentReference"/>
          <w:noProof w:val="0"/>
        </w:rPr>
        <w:commentReference w:id="2326"/>
      </w:r>
      <w:r w:rsidRPr="00621E63">
        <w:rPr>
          <w:noProof w:val="0"/>
        </w:rPr>
        <w:t xml:space="preserve"> 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r>
      <w:proofErr w:type="spellStart"/>
      <w:r w:rsidRPr="00621E63">
        <w:t>Y</w:t>
      </w:r>
      <w:proofErr w:type="spellEnd"/>
      <w:r w:rsidRPr="00621E63">
        <w:t xml:space="preserve">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7777777" w:rsidR="00B11855" w:rsidRPr="00621E63" w:rsidRDefault="003D003E" w:rsidP="0077204B">
      <w:pPr>
        <w:pStyle w:val="HL7FieldIndent2"/>
        <w:rPr>
          <w:noProof w:val="0"/>
        </w:rPr>
      </w:pPr>
      <w:r w:rsidRPr="00621E63">
        <w:rPr>
          <w:noProof w:val="0"/>
        </w:rPr>
        <w:t xml:space="preserve">See </w:t>
      </w:r>
      <w:commentRangeStart w:id="2327"/>
      <w:commentRangeStart w:id="2328"/>
      <w:r w:rsidRPr="00621E63">
        <w:rPr>
          <w:noProof w:val="0"/>
        </w:rPr>
        <w:t>Appendix</w:t>
      </w:r>
      <w:commentRangeEnd w:id="2327"/>
      <w:r w:rsidR="005B0C7C">
        <w:rPr>
          <w:rStyle w:val="CommentReference"/>
          <w:noProof w:val="0"/>
        </w:rPr>
        <w:commentReference w:id="2327"/>
      </w:r>
      <w:commentRangeEnd w:id="2328"/>
      <w:r w:rsidR="00ED075B">
        <w:rPr>
          <w:rStyle w:val="CommentReference"/>
          <w:noProof w:val="0"/>
        </w:rPr>
        <w:commentReference w:id="2328"/>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pPr>
        <w:pStyle w:val="Heading3"/>
        <w:numPr>
          <w:ilvl w:val="0"/>
          <w:numId w:val="0"/>
        </w:numPr>
        <w:rPr>
          <w:noProof w:val="0"/>
        </w:rPr>
        <w:pPrChange w:id="2329" w:author="Mary Jungers" w:date="2019-11-13T18:58:00Z">
          <w:pPr>
            <w:pStyle w:val="AppendixHeading3"/>
          </w:pPr>
        </w:pPrChange>
      </w:pPr>
      <w:bookmarkStart w:id="2330" w:name="_Toc428883222"/>
      <w:bookmarkStart w:id="2331" w:name="_Toc428883425"/>
      <w:bookmarkStart w:id="2332" w:name="_Toc428884939"/>
      <w:bookmarkStart w:id="2333" w:name="_Toc428889174"/>
      <w:bookmarkStart w:id="2334" w:name="_Toc429498849"/>
      <w:bookmarkStart w:id="2335" w:name="_Toc429499740"/>
      <w:bookmarkStart w:id="2336" w:name="_Toc429499971"/>
      <w:bookmarkStart w:id="2337" w:name="_Toc429730287"/>
      <w:bookmarkStart w:id="2338" w:name="_Toc428883223"/>
      <w:bookmarkStart w:id="2339" w:name="_Toc428883426"/>
      <w:bookmarkStart w:id="2340" w:name="_Toc428884940"/>
      <w:bookmarkStart w:id="2341" w:name="_Toc428889175"/>
      <w:bookmarkStart w:id="2342" w:name="_Toc429498850"/>
      <w:bookmarkStart w:id="2343" w:name="_Toc429499741"/>
      <w:bookmarkStart w:id="2344" w:name="_Toc429499972"/>
      <w:bookmarkStart w:id="2345" w:name="_Toc429730288"/>
      <w:bookmarkStart w:id="2346" w:name="_Toc428883224"/>
      <w:bookmarkStart w:id="2347" w:name="_Toc428883427"/>
      <w:bookmarkStart w:id="2348" w:name="_Toc428884941"/>
      <w:bookmarkStart w:id="2349" w:name="_Toc428889176"/>
      <w:bookmarkStart w:id="2350" w:name="_Toc429498851"/>
      <w:bookmarkStart w:id="2351" w:name="_Toc429499742"/>
      <w:bookmarkStart w:id="2352" w:name="_Toc429499973"/>
      <w:bookmarkStart w:id="2353" w:name="_Toc429730289"/>
      <w:bookmarkStart w:id="2354" w:name="_Toc428883225"/>
      <w:bookmarkStart w:id="2355" w:name="_Toc428883428"/>
      <w:bookmarkStart w:id="2356" w:name="_Toc428884942"/>
      <w:bookmarkStart w:id="2357" w:name="_Toc428889177"/>
      <w:bookmarkStart w:id="2358" w:name="_Toc429498852"/>
      <w:bookmarkStart w:id="2359" w:name="_Toc429499743"/>
      <w:bookmarkStart w:id="2360" w:name="_Toc429499974"/>
      <w:bookmarkStart w:id="2361" w:name="_Toc429730290"/>
      <w:bookmarkStart w:id="2362" w:name="_Toc428883226"/>
      <w:bookmarkStart w:id="2363" w:name="_Toc428883429"/>
      <w:bookmarkStart w:id="2364" w:name="_Toc428884943"/>
      <w:bookmarkStart w:id="2365" w:name="_Toc428889178"/>
      <w:bookmarkStart w:id="2366" w:name="_Toc429498853"/>
      <w:bookmarkStart w:id="2367" w:name="_Toc429499744"/>
      <w:bookmarkStart w:id="2368" w:name="_Toc429499975"/>
      <w:bookmarkStart w:id="2369" w:name="_Toc429730291"/>
      <w:bookmarkStart w:id="2370" w:name="_Toc428883227"/>
      <w:bookmarkStart w:id="2371" w:name="_Toc428883430"/>
      <w:bookmarkStart w:id="2372" w:name="_Toc428884944"/>
      <w:bookmarkStart w:id="2373" w:name="_Toc428889179"/>
      <w:bookmarkStart w:id="2374" w:name="_Toc429498854"/>
      <w:bookmarkStart w:id="2375" w:name="_Toc429499745"/>
      <w:bookmarkStart w:id="2376" w:name="_Toc429499976"/>
      <w:bookmarkStart w:id="2377" w:name="_Toc429730292"/>
      <w:bookmarkStart w:id="2378" w:name="_Toc401769858"/>
      <w:bookmarkStart w:id="2379" w:name="_Toc24650510"/>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ins w:id="2380" w:author="Mary Jungers" w:date="2019-11-13T18:58:00Z">
        <w:r w:rsidRPr="00621E63">
          <w:rPr>
            <w:noProof w:val="0"/>
          </w:rPr>
          <w:t xml:space="preserve">B.5.1 </w:t>
        </w:r>
      </w:ins>
      <w:r w:rsidR="003D003E" w:rsidRPr="00621E63">
        <w:rPr>
          <w:noProof w:val="0"/>
        </w:rPr>
        <w:t xml:space="preserve">PID Segment requirements for ACM Transaction </w:t>
      </w:r>
      <w:bookmarkEnd w:id="2378"/>
      <w:r w:rsidR="00647994" w:rsidRPr="00621E63">
        <w:rPr>
          <w:noProof w:val="0"/>
        </w:rPr>
        <w:t>PCD-04</w:t>
      </w:r>
      <w:bookmarkEnd w:id="2379"/>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D7B076E" w14:textId="09A2C11E" w:rsidR="00C156EC" w:rsidRPr="00621E63" w:rsidDel="00D93F40" w:rsidRDefault="00C156EC" w:rsidP="001F5A5C">
      <w:pPr>
        <w:pStyle w:val="BodyText"/>
        <w:rPr>
          <w:del w:id="2381" w:author="Mary Jungers" w:date="2019-11-14T18:54:00Z"/>
        </w:rPr>
      </w:pPr>
    </w:p>
    <w:p w14:paraId="13D8C3CE" w14:textId="77777777" w:rsidR="00B11855" w:rsidRPr="000D6ECF" w:rsidRDefault="003D003E" w:rsidP="00CF5627">
      <w:pPr>
        <w:pStyle w:val="BodyText"/>
        <w:rPr>
          <w:lang w:val="fr-FR"/>
          <w:rPrChange w:id="2382" w:author="John Rhoads" w:date="2019-11-20T17:55:00Z">
            <w:rPr/>
          </w:rPrChange>
        </w:rPr>
      </w:pPr>
      <w:r w:rsidRPr="000D6ECF">
        <w:rPr>
          <w:b/>
          <w:bCs/>
          <w:lang w:val="fr-FR"/>
          <w:rPrChange w:id="2383" w:author="John Rhoads" w:date="2019-11-20T17:55:00Z">
            <w:rPr>
              <w:b/>
              <w:bCs/>
            </w:rPr>
          </w:rPrChange>
        </w:rPr>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proofErr w:type="spellStart"/>
      <w:r w:rsidRPr="00621E63">
        <w:t>Y</w:t>
      </w:r>
      <w:proofErr w:type="spellEnd"/>
      <w:r w:rsidRPr="00621E63">
        <w:t xml:space="preserve">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pPr>
        <w:pStyle w:val="Heading2"/>
        <w:numPr>
          <w:ilvl w:val="0"/>
          <w:numId w:val="0"/>
        </w:numPr>
        <w:rPr>
          <w:noProof w:val="0"/>
        </w:rPr>
        <w:pPrChange w:id="2384" w:author="Mary Jungers" w:date="2019-11-13T18:59:00Z">
          <w:pPr>
            <w:pStyle w:val="AppendixHeading2"/>
          </w:pPr>
        </w:pPrChange>
      </w:pPr>
      <w:bookmarkStart w:id="2385" w:name="_Toc401769859"/>
      <w:bookmarkStart w:id="2386" w:name="_Toc24650511"/>
      <w:ins w:id="2387" w:author="Mary Jungers" w:date="2019-11-13T18:59:00Z">
        <w:r w:rsidRPr="00621E63">
          <w:rPr>
            <w:noProof w:val="0"/>
          </w:rPr>
          <w:t xml:space="preserve">B.6 </w:t>
        </w:r>
      </w:ins>
      <w:r w:rsidR="003D003E" w:rsidRPr="00621E63">
        <w:rPr>
          <w:noProof w:val="0"/>
        </w:rPr>
        <w:t>PV1 - Patient Visit Segment</w:t>
      </w:r>
      <w:bookmarkEnd w:id="2385"/>
      <w:bookmarkEnd w:id="2386"/>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027B16" w:rsidP="006B1888">
            <w:pPr>
              <w:pStyle w:val="TableEntry"/>
            </w:pPr>
            <w:hyperlink r:id="rId61"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pPr>
        <w:pStyle w:val="Heading3"/>
        <w:numPr>
          <w:ilvl w:val="0"/>
          <w:numId w:val="0"/>
        </w:numPr>
        <w:rPr>
          <w:noProof w:val="0"/>
        </w:rPr>
        <w:pPrChange w:id="2388" w:author="Mary Jungers" w:date="2019-11-13T19:11:00Z">
          <w:pPr>
            <w:pStyle w:val="AppendixHeading3"/>
            <w:keepNext/>
          </w:pPr>
        </w:pPrChange>
      </w:pPr>
      <w:bookmarkStart w:id="2389" w:name="_Toc401769860"/>
      <w:bookmarkStart w:id="2390" w:name="_Toc24650512"/>
      <w:ins w:id="2391" w:author="Mary Jungers" w:date="2019-11-13T19:11:00Z">
        <w:r w:rsidRPr="00621E63">
          <w:rPr>
            <w:noProof w:val="0"/>
          </w:rPr>
          <w:t xml:space="preserve">B.6.1 </w:t>
        </w:r>
      </w:ins>
      <w:r w:rsidR="003D003E" w:rsidRPr="00621E63">
        <w:rPr>
          <w:noProof w:val="0"/>
        </w:rPr>
        <w:t xml:space="preserve">PV1 Patient Visit Segment in ACM Transaction </w:t>
      </w:r>
      <w:bookmarkEnd w:id="2389"/>
      <w:r w:rsidR="00647994" w:rsidRPr="00621E63">
        <w:rPr>
          <w:noProof w:val="0"/>
        </w:rPr>
        <w:t>PCD-04</w:t>
      </w:r>
      <w:bookmarkEnd w:id="2390"/>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3E423AF4" w14:textId="77777777"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pPr>
        <w:pStyle w:val="Heading2"/>
        <w:numPr>
          <w:ilvl w:val="0"/>
          <w:numId w:val="0"/>
        </w:numPr>
        <w:rPr>
          <w:noProof w:val="0"/>
        </w:rPr>
        <w:pPrChange w:id="2392" w:author="Mary Jungers" w:date="2019-11-13T18:59:00Z">
          <w:pPr>
            <w:pStyle w:val="AppendixHeading2"/>
          </w:pPr>
        </w:pPrChange>
      </w:pPr>
      <w:bookmarkStart w:id="2393" w:name="_Toc401769861"/>
      <w:bookmarkStart w:id="2394" w:name="_Toc24650513"/>
      <w:ins w:id="2395" w:author="Mary Jungers" w:date="2019-11-13T18:59:00Z">
        <w:r w:rsidRPr="00621E63">
          <w:rPr>
            <w:noProof w:val="0"/>
          </w:rPr>
          <w:t xml:space="preserve">B.7 </w:t>
        </w:r>
      </w:ins>
      <w:r w:rsidR="003D003E" w:rsidRPr="00621E63">
        <w:rPr>
          <w:noProof w:val="0"/>
        </w:rPr>
        <w:t>OBR – Observation Request segment</w:t>
      </w:r>
      <w:bookmarkEnd w:id="2393"/>
      <w:bookmarkEnd w:id="2394"/>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w:t>
      </w:r>
      <w:r w:rsidRPr="00621E63">
        <w:lastRenderedPageBreak/>
        <w:t xml:space="preserve">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pPr>
        <w:pStyle w:val="BodyText"/>
        <w:rPr>
          <w:ins w:id="2396" w:author="Mary Jungers" w:date="2019-11-13T18:59:00Z"/>
        </w:rPr>
        <w:pPrChange w:id="2397" w:author="Mary Jungers" w:date="2019-11-13T19:00:00Z">
          <w:pPr>
            <w:pStyle w:val="HL7Field"/>
          </w:pPr>
        </w:pPrChange>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w:t>
      </w:r>
      <w:r w:rsidRPr="00621E63">
        <w:rPr>
          <w:noProof w:val="0"/>
        </w:rPr>
        <w:lastRenderedPageBreak/>
        <w:t xml:space="preserve">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 xml:space="preserve">For the initial indication message of an alert OBR-29 Parent is required to be </w:t>
      </w:r>
      <w:r w:rsidR="00744F22" w:rsidRPr="00621E63">
        <w:rPr>
          <w:noProof w:val="0"/>
        </w:rPr>
        <w:lastRenderedPageBreak/>
        <w:t>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 xml:space="preserve">266706003^Continuous ECG </w:t>
      </w:r>
      <w:proofErr w:type="spellStart"/>
      <w:r w:rsidRPr="00621E63">
        <w:rPr>
          <w:noProof w:val="0"/>
        </w:rPr>
        <w:t>monitoring^SCT</w:t>
      </w:r>
      <w:proofErr w:type="spellEnd"/>
    </w:p>
    <w:p w14:paraId="219099C9" w14:textId="77777777" w:rsidR="00B11855" w:rsidRPr="00621E63" w:rsidRDefault="003D003E" w:rsidP="00A01166">
      <w:pPr>
        <w:pStyle w:val="ExampleValue"/>
        <w:rPr>
          <w:noProof w:val="0"/>
        </w:rPr>
      </w:pPr>
      <w:r w:rsidRPr="00621E63">
        <w:rPr>
          <w:noProof w:val="0"/>
        </w:rPr>
        <w:t xml:space="preserve">359772000^glucose monitoring at </w:t>
      </w:r>
      <w:proofErr w:type="spellStart"/>
      <w:r w:rsidRPr="00621E63">
        <w:rPr>
          <w:noProof w:val="0"/>
        </w:rPr>
        <w:t>home^SCT</w:t>
      </w:r>
      <w:proofErr w:type="spellEnd"/>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w:t>
      </w:r>
      <w:r w:rsidRPr="00621E63">
        <w:rPr>
          <w:noProof w:val="0"/>
        </w:rPr>
        <w:lastRenderedPageBreak/>
        <w:t xml:space="preserve">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w:t>
      </w:r>
      <w:proofErr w:type="spellStart"/>
      <w:r w:rsidRPr="00621E63">
        <w:rPr>
          <w:noProof w:val="0"/>
        </w:rPr>
        <w:t>effectiveTime</w:t>
      </w:r>
      <w:proofErr w:type="spellEnd"/>
      <w:r w:rsidRPr="00621E63">
        <w:rPr>
          <w:noProof w:val="0"/>
        </w:rPr>
        <w:t>&gt;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w:t>
      </w:r>
      <w:proofErr w:type="spellStart"/>
      <w:r w:rsidRPr="00621E63">
        <w:rPr>
          <w:noProof w:val="0"/>
        </w:rPr>
        <w:t>effectiveTime</w:t>
      </w:r>
      <w:proofErr w:type="spellEnd"/>
      <w:r w:rsidRPr="00621E63">
        <w:rPr>
          <w:noProof w:val="0"/>
        </w:rPr>
        <w:t>&gt;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pPr>
        <w:pStyle w:val="Heading3"/>
        <w:numPr>
          <w:ilvl w:val="0"/>
          <w:numId w:val="0"/>
        </w:numPr>
        <w:rPr>
          <w:noProof w:val="0"/>
        </w:rPr>
        <w:pPrChange w:id="2398" w:author="Mary Jungers" w:date="2019-11-13T19:00:00Z">
          <w:pPr>
            <w:pStyle w:val="AppendixHeading3"/>
          </w:pPr>
        </w:pPrChange>
      </w:pPr>
      <w:bookmarkStart w:id="2399" w:name="_Toc401769862"/>
      <w:bookmarkStart w:id="2400" w:name="_Toc24650514"/>
      <w:ins w:id="2401" w:author="Mary Jungers" w:date="2019-11-13T19:00:00Z">
        <w:r w:rsidRPr="00621E63">
          <w:rPr>
            <w:noProof w:val="0"/>
          </w:rPr>
          <w:t xml:space="preserve">B.7.1 </w:t>
        </w:r>
      </w:ins>
      <w:r w:rsidR="003D003E" w:rsidRPr="00621E63">
        <w:rPr>
          <w:noProof w:val="0"/>
        </w:rPr>
        <w:t xml:space="preserve">OBR Observation Request Segment in ACM Transaction </w:t>
      </w:r>
      <w:r w:rsidR="00425190" w:rsidRPr="00621E63">
        <w:rPr>
          <w:noProof w:val="0"/>
        </w:rPr>
        <w:t>[</w:t>
      </w:r>
      <w:bookmarkEnd w:id="2399"/>
      <w:r w:rsidR="00647994" w:rsidRPr="00621E63">
        <w:rPr>
          <w:noProof w:val="0"/>
        </w:rPr>
        <w:t>PCD-04</w:t>
      </w:r>
      <w:r w:rsidR="00425190" w:rsidRPr="00621E63">
        <w:rPr>
          <w:noProof w:val="0"/>
        </w:rPr>
        <w:t>]</w:t>
      </w:r>
      <w:bookmarkEnd w:id="2400"/>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lastRenderedPageBreak/>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0D6ECF" w:rsidRDefault="003D003E" w:rsidP="00CF5627">
      <w:pPr>
        <w:pStyle w:val="HL7Field"/>
        <w:rPr>
          <w:lang w:val="fr-FR"/>
          <w:rPrChange w:id="2402" w:author="John Rhoads" w:date="2019-11-20T17:55:00Z">
            <w:rPr/>
          </w:rPrChange>
        </w:rPr>
      </w:pPr>
      <w:r w:rsidRPr="000D6ECF">
        <w:rPr>
          <w:lang w:val="fr-FR"/>
          <w:rPrChange w:id="2403" w:author="John Rhoads" w:date="2019-11-20T17:55:00Z">
            <w:rPr/>
          </w:rPrChange>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lastRenderedPageBreak/>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2404" w:name="_Toc24650515"/>
      <w:r w:rsidRPr="00621E63">
        <w:rPr>
          <w:noProof w:val="0"/>
        </w:rPr>
        <w:t xml:space="preserve">B.7.1.1 PRT Participation Information Segment in ACM Transaction </w:t>
      </w:r>
      <w:r w:rsidR="00647994" w:rsidRPr="00621E63">
        <w:rPr>
          <w:noProof w:val="0"/>
        </w:rPr>
        <w:t>[PCD-04]</w:t>
      </w:r>
      <w:bookmarkEnd w:id="2404"/>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0D6ECF" w:rsidRDefault="00A22356" w:rsidP="00CF5627">
      <w:pPr>
        <w:pStyle w:val="TableTitle"/>
        <w:rPr>
          <w:lang w:val="fr-FR"/>
          <w:rPrChange w:id="2405" w:author="John Rhoads" w:date="2019-11-20T17:55:00Z">
            <w:rPr/>
          </w:rPrChange>
        </w:rPr>
      </w:pPr>
      <w:r w:rsidRPr="000D6ECF">
        <w:rPr>
          <w:lang w:val="fr-FR"/>
          <w:rPrChange w:id="2406" w:author="John Rhoads" w:date="2019-11-20T17:55:00Z">
            <w:rPr/>
          </w:rPrChange>
        </w:rPr>
        <w:t>Table B.7.1.1-</w:t>
      </w:r>
      <w:r w:rsidR="00C136DC" w:rsidRPr="000D6ECF">
        <w:rPr>
          <w:lang w:val="fr-FR"/>
          <w:rPrChange w:id="2407" w:author="John Rhoads" w:date="2019-11-20T17:55:00Z">
            <w:rPr/>
          </w:rPrChange>
        </w:rPr>
        <w:t>1</w:t>
      </w:r>
      <w:r w:rsidRPr="000D6ECF">
        <w:rPr>
          <w:lang w:val="fr-FR"/>
          <w:rPrChange w:id="2408" w:author="John Rhoads" w:date="2019-11-20T17:55:00Z">
            <w:rPr/>
          </w:rPrChange>
        </w:rPr>
        <w:t xml:space="preserve">: </w:t>
      </w:r>
      <w:r w:rsidR="006D613E" w:rsidRPr="000D6ECF">
        <w:rPr>
          <w:lang w:val="fr-FR"/>
          <w:rPrChange w:id="2409" w:author="John Rhoads" w:date="2019-11-20T17:55:00Z">
            <w:rPr/>
          </w:rPrChange>
        </w:rPr>
        <w:t>HL7</w:t>
      </w:r>
      <w:r w:rsidR="00995105" w:rsidRPr="000D6ECF">
        <w:rPr>
          <w:lang w:val="fr-FR"/>
          <w:rPrChange w:id="2410" w:author="John Rhoads" w:date="2019-11-20T17:55:00Z">
            <w:rPr/>
          </w:rPrChange>
        </w:rPr>
        <w:t xml:space="preserve"> </w:t>
      </w:r>
      <w:proofErr w:type="spellStart"/>
      <w:r w:rsidRPr="000D6ECF">
        <w:rPr>
          <w:lang w:val="fr-FR"/>
          <w:rPrChange w:id="2411" w:author="John Rhoads" w:date="2019-11-20T17:55:00Z">
            <w:rPr/>
          </w:rPrChange>
        </w:rPr>
        <w:t>Attribute</w:t>
      </w:r>
      <w:proofErr w:type="spellEnd"/>
      <w:r w:rsidRPr="000D6ECF">
        <w:rPr>
          <w:lang w:val="fr-FR"/>
          <w:rPrChange w:id="2412" w:author="John Rhoads" w:date="2019-11-20T17:55:00Z">
            <w:rPr/>
          </w:rPrChange>
        </w:rPr>
        <w:t xml:space="preserv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lastRenderedPageBreak/>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0D6ECF" w:rsidRDefault="00A22356" w:rsidP="00CF5627">
      <w:pPr>
        <w:pStyle w:val="HL7Field"/>
        <w:rPr>
          <w:lang w:val="fr-FR"/>
          <w:rPrChange w:id="2413" w:author="John Rhoads" w:date="2019-11-20T17:55:00Z">
            <w:rPr/>
          </w:rPrChange>
        </w:rPr>
      </w:pPr>
      <w:r w:rsidRPr="000D6ECF">
        <w:rPr>
          <w:lang w:val="fr-FR"/>
          <w:rPrChange w:id="2414" w:author="John Rhoads" w:date="2019-11-20T17:55:00Z">
            <w:rPr/>
          </w:rPrChange>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lastRenderedPageBreak/>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0D6ECF" w:rsidRDefault="00A22356" w:rsidP="00CF5627">
      <w:pPr>
        <w:pStyle w:val="HL7Field"/>
        <w:rPr>
          <w:lang w:val="fr-FR"/>
          <w:rPrChange w:id="2415" w:author="John Rhoads" w:date="2019-11-20T17:55:00Z">
            <w:rPr/>
          </w:rPrChange>
        </w:rPr>
      </w:pPr>
      <w:r w:rsidRPr="000D6ECF">
        <w:rPr>
          <w:lang w:val="fr-FR"/>
          <w:rPrChange w:id="2416" w:author="John Rhoads" w:date="2019-11-20T17:55:00Z">
            <w:rPr/>
          </w:rPrChange>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pPr>
        <w:pStyle w:val="Heading2"/>
        <w:numPr>
          <w:ilvl w:val="0"/>
          <w:numId w:val="0"/>
        </w:numPr>
        <w:rPr>
          <w:noProof w:val="0"/>
        </w:rPr>
        <w:pPrChange w:id="2417" w:author="Mary Jungers" w:date="2019-11-13T19:00:00Z">
          <w:pPr>
            <w:pStyle w:val="AppendixHeading2"/>
          </w:pPr>
        </w:pPrChange>
      </w:pPr>
      <w:bookmarkStart w:id="2418" w:name="_Toc401769866"/>
      <w:bookmarkStart w:id="2419" w:name="_Toc24650516"/>
      <w:ins w:id="2420" w:author="Mary Jungers" w:date="2019-11-13T19:00:00Z">
        <w:r w:rsidRPr="00621E63">
          <w:rPr>
            <w:noProof w:val="0"/>
          </w:rPr>
          <w:t xml:space="preserve">B.8 </w:t>
        </w:r>
      </w:ins>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2418"/>
      <w:bookmarkEnd w:id="2419"/>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lastRenderedPageBreak/>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lastRenderedPageBreak/>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 xml:space="preserve">Identifies the type of device providing the related values. This is required if structured device (and if relevant, </w:t>
      </w:r>
      <w:proofErr w:type="spellStart"/>
      <w:r w:rsidRPr="00621E63">
        <w:rPr>
          <w:noProof w:val="0"/>
        </w:rPr>
        <w:t>subdevice</w:t>
      </w:r>
      <w:proofErr w:type="spellEnd"/>
      <w:r w:rsidRPr="00621E63">
        <w:rPr>
          <w:noProof w:val="0"/>
        </w:rPr>
        <w:t>)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pPr>
        <w:pStyle w:val="Heading3"/>
        <w:numPr>
          <w:ilvl w:val="0"/>
          <w:numId w:val="0"/>
        </w:numPr>
        <w:rPr>
          <w:noProof w:val="0"/>
        </w:rPr>
        <w:pPrChange w:id="2421" w:author="Mary Jungers" w:date="2019-11-13T19:01:00Z">
          <w:pPr>
            <w:pStyle w:val="AppendixHeading3"/>
          </w:pPr>
        </w:pPrChange>
      </w:pPr>
      <w:bookmarkStart w:id="2422" w:name="_Toc24650517"/>
      <w:ins w:id="2423" w:author="Mary Jungers" w:date="2019-11-13T19:01:00Z">
        <w:r w:rsidRPr="00621E63">
          <w:rPr>
            <w:noProof w:val="0"/>
          </w:rPr>
          <w:t xml:space="preserve">B.8.1 </w:t>
        </w:r>
      </w:ins>
      <w:r w:rsidR="00DC78FE" w:rsidRPr="00621E63">
        <w:rPr>
          <w:noProof w:val="0"/>
        </w:rPr>
        <w:t>OBX-4 in a 'flattened' representation of a device</w:t>
      </w:r>
      <w:bookmarkEnd w:id="2422"/>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 xml:space="preserve">is the Medical Device System (MDS), representing the whole device. In the simplest, "flattened", representation of a device, it is the only level that is present. In the flattened representation, no Virtual Medical Devices (VMD) and no channels are </w:t>
      </w:r>
      <w:r w:rsidR="00A80B91" w:rsidRPr="00621E63">
        <w:rPr>
          <w:noProof w:val="0"/>
        </w:rPr>
        <w:lastRenderedPageBreak/>
        <w:t>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pPr>
        <w:pStyle w:val="Heading3"/>
        <w:numPr>
          <w:ilvl w:val="0"/>
          <w:numId w:val="0"/>
        </w:numPr>
        <w:rPr>
          <w:noProof w:val="0"/>
        </w:rPr>
        <w:pPrChange w:id="2424" w:author="Mary Jungers" w:date="2019-11-13T19:01:00Z">
          <w:pPr>
            <w:pStyle w:val="AppendixHeading3"/>
          </w:pPr>
        </w:pPrChange>
      </w:pPr>
      <w:bookmarkStart w:id="2425" w:name="_Toc24650518"/>
      <w:ins w:id="2426" w:author="Mary Jungers" w:date="2019-11-13T19:01:00Z">
        <w:r w:rsidRPr="00621E63">
          <w:rPr>
            <w:noProof w:val="0"/>
          </w:rPr>
          <w:t xml:space="preserve">B.8.2 </w:t>
        </w:r>
      </w:ins>
      <w:r w:rsidR="00DC78FE" w:rsidRPr="00621E63">
        <w:rPr>
          <w:noProof w:val="0"/>
        </w:rPr>
        <w:t>OBX-4 in a hierarchical representation of a device</w:t>
      </w:r>
      <w:bookmarkEnd w:id="2425"/>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pPr>
        <w:pStyle w:val="Heading3"/>
        <w:numPr>
          <w:ilvl w:val="0"/>
          <w:numId w:val="0"/>
        </w:numPr>
        <w:rPr>
          <w:noProof w:val="0"/>
        </w:rPr>
        <w:pPrChange w:id="2427" w:author="Mary Jungers" w:date="2019-11-13T19:01:00Z">
          <w:pPr>
            <w:pStyle w:val="AppendixHeading3"/>
          </w:pPr>
        </w:pPrChange>
      </w:pPr>
      <w:bookmarkStart w:id="2428" w:name="_Toc24650519"/>
      <w:ins w:id="2429" w:author="Mary Jungers" w:date="2019-11-13T19:01:00Z">
        <w:r w:rsidRPr="00621E63">
          <w:rPr>
            <w:noProof w:val="0"/>
          </w:rPr>
          <w:t xml:space="preserve">B.8.3 </w:t>
        </w:r>
      </w:ins>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2428"/>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w:t>
      </w:r>
      <w:proofErr w:type="spellStart"/>
      <w:r w:rsidR="003D003E" w:rsidRPr="00621E63">
        <w:t>subfacet</w:t>
      </w:r>
      <w:proofErr w:type="spellEnd"/>
      <w:r w:rsidR="003D003E" w:rsidRPr="00621E63">
        <w:t xml:space="preserve">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w:t>
      </w:r>
      <w:r w:rsidRPr="00621E63">
        <w:lastRenderedPageBreak/>
        <w:t xml:space="preserve">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w:t>
      </w:r>
      <w:r w:rsidR="00CE6ED0" w:rsidRPr="00621E63">
        <w:lastRenderedPageBreak/>
        <w:t>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pPr>
        <w:pStyle w:val="Heading3"/>
        <w:numPr>
          <w:ilvl w:val="0"/>
          <w:numId w:val="0"/>
        </w:numPr>
        <w:rPr>
          <w:noProof w:val="0"/>
        </w:rPr>
        <w:pPrChange w:id="2430" w:author="Mary Jungers" w:date="2019-11-13T19:01:00Z">
          <w:pPr>
            <w:pStyle w:val="AppendixHeading3"/>
          </w:pPr>
        </w:pPrChange>
      </w:pPr>
      <w:bookmarkStart w:id="2431" w:name="_Toc24650520"/>
      <w:ins w:id="2432" w:author="Mary Jungers" w:date="2019-11-13T19:01:00Z">
        <w:r w:rsidRPr="00621E63">
          <w:rPr>
            <w:noProof w:val="0"/>
          </w:rPr>
          <w:t xml:space="preserve">B.8.4 </w:t>
        </w:r>
      </w:ins>
      <w:r w:rsidR="00A34843" w:rsidRPr="00621E63">
        <w:rPr>
          <w:noProof w:val="0"/>
        </w:rPr>
        <w:t>Dictionary ordering of 'device-related' and 'metric-related' OBX segments</w:t>
      </w:r>
      <w:bookmarkEnd w:id="2431"/>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62"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lastRenderedPageBreak/>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pPr>
        <w:pStyle w:val="Heading3"/>
        <w:numPr>
          <w:ilvl w:val="0"/>
          <w:numId w:val="0"/>
        </w:numPr>
        <w:rPr>
          <w:noProof w:val="0"/>
        </w:rPr>
        <w:pPrChange w:id="2433" w:author="Mary Jungers" w:date="2019-11-13T19:02:00Z">
          <w:pPr>
            <w:pStyle w:val="AppendixHeading3"/>
          </w:pPr>
        </w:pPrChange>
      </w:pPr>
      <w:bookmarkStart w:id="2434" w:name="_Toc401769867"/>
      <w:bookmarkStart w:id="2435" w:name="_Toc24650521"/>
      <w:ins w:id="2436" w:author="Mary Jungers" w:date="2019-11-13T19:02:00Z">
        <w:r w:rsidRPr="00621E63">
          <w:rPr>
            <w:noProof w:val="0"/>
          </w:rPr>
          <w:t xml:space="preserve">B.8.5 </w:t>
        </w:r>
      </w:ins>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2434"/>
      <w:bookmarkEnd w:id="2435"/>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531B26CA"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w:t>
      </w:r>
      <w:del w:id="2437" w:author="Mary Jungers" w:date="2019-11-14T13:59:00Z">
        <w:r w:rsidRPr="00621E63" w:rsidDel="00221B4F">
          <w:delText>,</w:delText>
        </w:r>
      </w:del>
      <w:r w:rsidRPr="00621E63">
        <w:t xml:space="preserve"> that must be conveyed in associated additional OBX segments beyond the first</w:t>
      </w:r>
      <w:r w:rsidR="00CA3A2C" w:rsidRPr="00621E63">
        <w:t xml:space="preserve">. </w:t>
      </w:r>
      <w:r w:rsidRPr="00621E63">
        <w:t xml:space="preserve">They shall be in </w:t>
      </w:r>
      <w:proofErr w:type="spellStart"/>
      <w:r w:rsidRPr="00621E63">
        <w:t>Facet</w:t>
      </w:r>
      <w:proofErr w:type="spellEnd"/>
      <w:r w:rsidRPr="00621E63">
        <w:t xml:space="preserve">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lastRenderedPageBreak/>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proofErr w:type="spellStart"/>
            <w:r w:rsidRPr="00621E63">
              <w:t>tpoint</w:t>
            </w:r>
            <w:proofErr w:type="spellEnd"/>
            <w:r w:rsidRPr="00621E63">
              <w:t xml:space="preserve">, start, </w:t>
            </w:r>
            <w:proofErr w:type="spellStart"/>
            <w:r w:rsidRPr="00621E63">
              <w:t>start_only</w:t>
            </w:r>
            <w:proofErr w:type="spellEnd"/>
            <w:r w:rsidRPr="00621E63">
              <w:t xml:space="preserve">, continue, end, present, update, escalate, inactivate, acknowledged – per ACM/PCD TF CP #126, deescalate, reset, stop, (ACM/PCD TF CP to add </w:t>
            </w:r>
            <w:r w:rsidRPr="00621E63">
              <w:rPr>
                <w:b/>
                <w:i/>
              </w:rPr>
              <w:t>information</w:t>
            </w:r>
            <w:r w:rsidRPr="00621E63">
              <w:t xml:space="preserve"> or maybe </w:t>
            </w:r>
            <w:proofErr w:type="spellStart"/>
            <w:r w:rsidRPr="00621E63">
              <w:rPr>
                <w:b/>
                <w:i/>
              </w:rPr>
              <w:t>no_alert</w:t>
            </w:r>
            <w:proofErr w:type="spellEnd"/>
            <w:r w:rsidRPr="00621E63">
              <w:t xml:space="preserve"> phase indication for signaling of AIS updates not in the presence of active alerts)</w:t>
            </w:r>
          </w:p>
        </w:tc>
      </w:tr>
      <w:tr w:rsidR="00AC7B6C" w:rsidRPr="000D6ECF"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0D6ECF" w:rsidRDefault="00AC7B6C" w:rsidP="00CF5627">
            <w:pPr>
              <w:pStyle w:val="TableEntry"/>
              <w:rPr>
                <w:b/>
                <w:bCs/>
                <w:lang w:val="fr-FR"/>
                <w:rPrChange w:id="2438" w:author="John Rhoads" w:date="2019-11-20T17:56:00Z">
                  <w:rPr>
                    <w:b/>
                    <w:bCs/>
                  </w:rPr>
                </w:rPrChange>
              </w:rPr>
            </w:pPr>
            <w:r w:rsidRPr="000D6ECF">
              <w:rPr>
                <w:b/>
                <w:bCs/>
                <w:lang w:val="fr-FR"/>
                <w:rPrChange w:id="2439" w:author="John Rhoads" w:date="2019-11-20T17:56:00Z">
                  <w:rPr>
                    <w:b/>
                    <w:bCs/>
                  </w:rPr>
                </w:rPrChange>
              </w:rPr>
              <w:t>68480^MDC_ATTR_ALERT_SOURCE^MDC</w:t>
            </w:r>
          </w:p>
        </w:tc>
      </w:tr>
      <w:tr w:rsidR="00AC7B6C" w:rsidRPr="00621E63" w14:paraId="7E0018FF" w14:textId="77777777" w:rsidTr="00CF5627">
        <w:trPr>
          <w:cantSplit/>
        </w:trPr>
        <w:tc>
          <w:tcPr>
            <w:tcW w:w="1709" w:type="dxa"/>
          </w:tcPr>
          <w:p w14:paraId="11D54C28" w14:textId="77777777" w:rsidR="00AC7B6C" w:rsidRPr="000D6ECF" w:rsidRDefault="00AC7B6C" w:rsidP="00CF5627">
            <w:pPr>
              <w:pStyle w:val="TableEntry"/>
              <w:rPr>
                <w:lang w:val="fr-FR"/>
                <w:rPrChange w:id="2440" w:author="John Rhoads" w:date="2019-11-20T17:56:00Z">
                  <w:rPr/>
                </w:rPrChange>
              </w:rPr>
            </w:pPr>
          </w:p>
        </w:tc>
        <w:tc>
          <w:tcPr>
            <w:tcW w:w="1660" w:type="dxa"/>
          </w:tcPr>
          <w:p w14:paraId="3ED760D0" w14:textId="77777777" w:rsidR="00AC7B6C" w:rsidRPr="000D6ECF" w:rsidRDefault="00AC7B6C" w:rsidP="00CF5627">
            <w:pPr>
              <w:pStyle w:val="TableEntry"/>
              <w:rPr>
                <w:lang w:val="fr-FR"/>
                <w:rPrChange w:id="2441" w:author="John Rhoads" w:date="2019-11-20T17:56:00Z">
                  <w:rPr/>
                </w:rPrChange>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3EC42CC9"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del w:id="2442" w:author="Mary Jungers" w:date="2019-11-14T10:27:00Z">
        <w:r w:rsidRPr="00621E63" w:rsidDel="005B0C7C">
          <w:rPr>
            <w:noProof w:val="0"/>
          </w:rPr>
          <w:delText>actor</w:delText>
        </w:r>
      </w:del>
      <w:ins w:id="2443" w:author="Mary Jungers" w:date="2019-11-14T10:27:00Z">
        <w:r w:rsidR="005B0C7C">
          <w:rPr>
            <w:noProof w:val="0"/>
          </w:rPr>
          <w:t>Actor</w:t>
        </w:r>
      </w:ins>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 xml:space="preserve">The Alert Manager </w:t>
      </w:r>
      <w:del w:id="2444" w:author="Mary Jungers" w:date="2019-11-14T10:27:00Z">
        <w:r w:rsidRPr="00621E63" w:rsidDel="005B0C7C">
          <w:rPr>
            <w:noProof w:val="0"/>
          </w:rPr>
          <w:delText xml:space="preserve">actor </w:delText>
        </w:r>
      </w:del>
      <w:r w:rsidRPr="00621E63">
        <w:rPr>
          <w:noProof w:val="0"/>
        </w:rPr>
        <w:t>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 xml:space="preserve">The Alert Manager (AM) shall include a separator character (commonly space) or character sequence (commonly space dash space) between the Alert Manager (AM) synthesized text and the Alert Reporter (AR) </w:t>
      </w:r>
      <w:del w:id="2445" w:author="Mary Jungers" w:date="2019-11-14T10:28:00Z">
        <w:r w:rsidRPr="00621E63" w:rsidDel="005B0C7C">
          <w:rPr>
            <w:noProof w:val="0"/>
          </w:rPr>
          <w:delText xml:space="preserve">actor </w:delText>
        </w:r>
      </w:del>
      <w:r w:rsidRPr="00621E63">
        <w:rPr>
          <w:noProof w:val="0"/>
        </w:rPr>
        <w:t>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3DA9BD39"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 xml:space="preserve">To that end the additional text supplied by the AR </w:t>
      </w:r>
      <w:del w:id="2446" w:author="Mary Jungers" w:date="2019-11-14T10:28:00Z">
        <w:r w:rsidRPr="00621E63" w:rsidDel="005B0C7C">
          <w:rPr>
            <w:noProof w:val="0"/>
          </w:rPr>
          <w:delText xml:space="preserve">actor </w:delText>
        </w:r>
      </w:del>
      <w:r w:rsidRPr="00621E63">
        <w:rPr>
          <w:noProof w:val="0"/>
        </w:rPr>
        <w:t>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0D6ECF" w:rsidRDefault="003D003E" w:rsidP="00CF5627">
      <w:pPr>
        <w:pStyle w:val="FigureTitle"/>
        <w:rPr>
          <w:lang w:val="fr-FR"/>
          <w:rPrChange w:id="2447" w:author="John Rhoads" w:date="2019-11-20T17:56:00Z">
            <w:rPr/>
          </w:rPrChange>
        </w:rPr>
      </w:pPr>
      <w:r w:rsidRPr="000D6ECF">
        <w:rPr>
          <w:lang w:val="fr-FR"/>
          <w:rPrChange w:id="2448" w:author="John Rhoads" w:date="2019-11-20T17:56:00Z">
            <w:rPr/>
          </w:rPrChange>
        </w:rPr>
        <w:t>Figure</w:t>
      </w:r>
      <w:r w:rsidR="00700617" w:rsidRPr="000D6ECF">
        <w:rPr>
          <w:lang w:val="fr-FR"/>
          <w:rPrChange w:id="2449" w:author="John Rhoads" w:date="2019-11-20T17:56:00Z">
            <w:rPr/>
          </w:rPrChange>
        </w:rPr>
        <w:t xml:space="preserve"> </w:t>
      </w:r>
      <w:r w:rsidR="00E86B15" w:rsidRPr="000D6ECF">
        <w:rPr>
          <w:lang w:val="fr-FR"/>
          <w:rPrChange w:id="2450" w:author="John Rhoads" w:date="2019-11-20T17:56:00Z">
            <w:rPr/>
          </w:rPrChange>
        </w:rPr>
        <w:t>B.8</w:t>
      </w:r>
      <w:r w:rsidR="004E547A" w:rsidRPr="000D6ECF">
        <w:rPr>
          <w:lang w:val="fr-FR"/>
          <w:rPrChange w:id="2451" w:author="John Rhoads" w:date="2019-11-20T17:56:00Z">
            <w:rPr/>
          </w:rPrChange>
        </w:rPr>
        <w:t>.5</w:t>
      </w:r>
      <w:r w:rsidR="00E86B15" w:rsidRPr="000D6ECF">
        <w:rPr>
          <w:lang w:val="fr-FR"/>
          <w:rPrChange w:id="2452" w:author="John Rhoads" w:date="2019-11-20T17:56:00Z">
            <w:rPr/>
          </w:rPrChange>
        </w:rPr>
        <w:t>-1</w:t>
      </w:r>
      <w:r w:rsidRPr="000D6ECF">
        <w:rPr>
          <w:lang w:val="fr-FR"/>
          <w:rPrChange w:id="2453" w:author="John Rhoads" w:date="2019-11-20T17:56:00Z">
            <w:rPr/>
          </w:rPrChange>
        </w:rPr>
        <w:t xml:space="preserve">: Event Identification </w:t>
      </w:r>
      <w:proofErr w:type="spellStart"/>
      <w:r w:rsidRPr="000D6ECF">
        <w:rPr>
          <w:lang w:val="fr-FR"/>
          <w:rPrChange w:id="2454" w:author="John Rhoads" w:date="2019-11-20T17:56:00Z">
            <w:rPr/>
          </w:rPrChange>
        </w:rPr>
        <w:t>Facet</w:t>
      </w:r>
      <w:proofErr w:type="spellEnd"/>
      <w:r w:rsidR="00991ED6" w:rsidRPr="000D6ECF">
        <w:rPr>
          <w:lang w:val="fr-FR"/>
          <w:rPrChange w:id="2455" w:author="John Rhoads" w:date="2019-11-20T17:56:00Z">
            <w:rPr/>
          </w:rPrChange>
        </w:rPr>
        <w:t xml:space="preserve"> (</w:t>
      </w:r>
      <w:r w:rsidR="004C60BF" w:rsidRPr="000D6ECF">
        <w:rPr>
          <w:lang w:val="fr-FR"/>
          <w:rPrChange w:id="2456" w:author="John Rhoads" w:date="2019-11-20T17:56:00Z">
            <w:rPr/>
          </w:rPrChange>
        </w:rPr>
        <w:t>Informative</w:t>
      </w:r>
      <w:r w:rsidR="00991ED6" w:rsidRPr="000D6ECF">
        <w:rPr>
          <w:lang w:val="fr-FR"/>
          <w:rPrChange w:id="2457" w:author="John Rhoads" w:date="2019-11-20T17:56:00Z">
            <w:rPr/>
          </w:rPrChange>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 xml:space="preserve">Each occurrence contains one of the following phase indications of the alert from the </w:t>
      </w:r>
      <w:proofErr w:type="spellStart"/>
      <w:r w:rsidRPr="00621E63">
        <w:t>EventCurrentPhase</w:t>
      </w:r>
      <w:proofErr w:type="spellEnd"/>
      <w:r w:rsidRPr="00621E63">
        <w:t xml:space="preserv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proofErr w:type="spellStart"/>
            <w:r w:rsidRPr="00621E63">
              <w:t>tpoint</w:t>
            </w:r>
            <w:proofErr w:type="spellEnd"/>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proofErr w:type="spellStart"/>
            <w:r w:rsidRPr="00621E63">
              <w:t>start_only</w:t>
            </w:r>
            <w:proofErr w:type="spellEnd"/>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w:t>
      </w:r>
      <w:proofErr w:type="spellStart"/>
      <w:r w:rsidRPr="00621E63">
        <w:t>EventCurrentPhase</w:t>
      </w:r>
      <w:proofErr w:type="spellEnd"/>
      <w:r w:rsidRPr="00621E63">
        <w:t xml:space="preserve"> identifies the state transition or state that the current alert message is indicating: a </w:t>
      </w:r>
      <w:proofErr w:type="spellStart"/>
      <w:r w:rsidRPr="00621E63">
        <w:rPr>
          <w:rStyle w:val="StrongEmphasis"/>
        </w:rPr>
        <w:t>tpoint</w:t>
      </w:r>
      <w:proofErr w:type="spellEnd"/>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 xml:space="preserve">A message representing an alert is sent </w:t>
      </w:r>
      <w:proofErr w:type="spellStart"/>
      <w:r w:rsidRPr="00621E63">
        <w:t>aperiodically</w:t>
      </w:r>
      <w:proofErr w:type="spellEnd"/>
      <w:r w:rsidRPr="00621E63">
        <w:t>,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w:t>
      </w:r>
      <w:proofErr w:type="spellStart"/>
      <w:r w:rsidRPr="00621E63">
        <w:t>AlertState</w:t>
      </w:r>
      <w:proofErr w:type="spellEnd"/>
      <w:r w:rsidRPr="00621E63">
        <w:t xml:space="preserv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 xml:space="preserve">The </w:t>
      </w:r>
      <w:proofErr w:type="spellStart"/>
      <w:r w:rsidRPr="00621E63">
        <w:t>AlertInactivationState</w:t>
      </w:r>
      <w:proofErr w:type="spellEnd"/>
      <w:r w:rsidRPr="00621E63">
        <w:t xml:space="preserv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 xml:space="preserve">Correspondence between IEEE 11073-10201 </w:t>
      </w:r>
      <w:proofErr w:type="spellStart"/>
      <w:r w:rsidRPr="00621E63">
        <w:t>MeasurementStatus</w:t>
      </w:r>
      <w:proofErr w:type="spellEnd"/>
      <w:r w:rsidRPr="00621E63">
        <w:t xml:space="preserve">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proofErr w:type="spellStart"/>
            <w:r w:rsidRPr="00621E63">
              <w:t>MeasurementStatus</w:t>
            </w:r>
            <w:proofErr w:type="spellEnd"/>
            <w:r w:rsidRPr="00621E63">
              <w:t xml:space="preserve">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proofErr w:type="spellStart"/>
            <w:r w:rsidRPr="00621E63">
              <w:t>msmt</w:t>
            </w:r>
            <w:proofErr w:type="spellEnd"/>
            <w:r w:rsidRPr="00621E63">
              <w: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proofErr w:type="spellStart"/>
            <w:r w:rsidRPr="00621E63">
              <w:t>msmt</w:t>
            </w:r>
            <w:proofErr w:type="spellEnd"/>
            <w:r w:rsidRPr="00621E63">
              <w: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proofErr w:type="spellStart"/>
            <w:r w:rsidRPr="00621E63">
              <w:t>msmt</w:t>
            </w:r>
            <w:proofErr w:type="spellEnd"/>
            <w:r w:rsidRPr="00621E63">
              <w: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 xml:space="preserve">Further details of missing or invalid data can be given with codes based on </w:t>
      </w:r>
      <w:proofErr w:type="spellStart"/>
      <w:r w:rsidRPr="00621E63">
        <w:t>nullFlavors</w:t>
      </w:r>
      <w:proofErr w:type="spellEnd"/>
      <w:r w:rsidRPr="00621E63">
        <w:t>:</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rPr>
          <w:ins w:id="2458" w:author="Mary Jungers" w:date="2019-11-13T19:02:00Z"/>
        </w:rPr>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xml:space="preserve">: 11073-10201 </w:t>
      </w:r>
      <w:proofErr w:type="spellStart"/>
      <w:r w:rsidRPr="00621E63">
        <w:t>AlertType</w:t>
      </w:r>
      <w:proofErr w:type="spellEnd"/>
      <w:r w:rsidRPr="00621E63">
        <w:t xml:space="preserv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proofErr w:type="spellStart"/>
            <w:r w:rsidRPr="00621E63">
              <w:t>AlertType</w:t>
            </w:r>
            <w:proofErr w:type="spellEnd"/>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w:t>
            </w:r>
            <w:proofErr w:type="spellStart"/>
            <w:r w:rsidRPr="00621E63">
              <w:t>pri</w:t>
            </w:r>
            <w:proofErr w:type="spellEnd"/>
            <w:r w:rsidRPr="00621E63">
              <w:t>-t-al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w:t>
            </w:r>
            <w:proofErr w:type="spellStart"/>
            <w:r w:rsidRPr="00621E63">
              <w:t>pri</w:t>
            </w:r>
            <w:proofErr w:type="spellEnd"/>
            <w:r w:rsidRPr="00621E63">
              <w:t>-t-al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w:t>
            </w:r>
            <w:proofErr w:type="spellStart"/>
            <w:r w:rsidRPr="00621E63">
              <w:t>pri</w:t>
            </w:r>
            <w:proofErr w:type="spellEnd"/>
            <w:r w:rsidRPr="00621E63">
              <w:t>-t-al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w:t>
            </w:r>
            <w:proofErr w:type="spellStart"/>
            <w:r w:rsidRPr="00621E63">
              <w:t>pri</w:t>
            </w:r>
            <w:proofErr w:type="spellEnd"/>
            <w:r w:rsidRPr="00621E63">
              <w:t>-p-al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w:t>
            </w:r>
            <w:proofErr w:type="spellStart"/>
            <w:r w:rsidRPr="00621E63">
              <w:t>pri</w:t>
            </w:r>
            <w:proofErr w:type="spellEnd"/>
            <w:r w:rsidRPr="00621E63">
              <w:t>-p-al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w:t>
            </w:r>
            <w:proofErr w:type="spellStart"/>
            <w:r w:rsidRPr="00621E63">
              <w:t>pri</w:t>
            </w:r>
            <w:proofErr w:type="spellEnd"/>
            <w:r w:rsidRPr="00621E63">
              <w:t>-p-al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pPr>
        <w:pStyle w:val="Heading3"/>
        <w:numPr>
          <w:ilvl w:val="0"/>
          <w:numId w:val="0"/>
        </w:numPr>
        <w:rPr>
          <w:noProof w:val="0"/>
        </w:rPr>
        <w:pPrChange w:id="2459" w:author="Mary Jungers" w:date="2019-11-13T19:02:00Z">
          <w:pPr>
            <w:pStyle w:val="AppendixHeading3"/>
          </w:pPr>
        </w:pPrChange>
      </w:pPr>
      <w:bookmarkStart w:id="2460" w:name="_Toc24650522"/>
      <w:ins w:id="2461" w:author="Mary Jungers" w:date="2019-11-13T19:02:00Z">
        <w:r w:rsidRPr="00621E63">
          <w:rPr>
            <w:noProof w:val="0"/>
          </w:rPr>
          <w:t xml:space="preserve">B.8.6 </w:t>
        </w:r>
      </w:ins>
      <w:r w:rsidR="00596708" w:rsidRPr="00621E63">
        <w:rPr>
          <w:noProof w:val="0"/>
        </w:rPr>
        <w:t>OBX-11 Observation Result Status in Report Alert</w:t>
      </w:r>
      <w:r w:rsidR="00714B20" w:rsidRPr="00621E63">
        <w:rPr>
          <w:noProof w:val="0"/>
        </w:rPr>
        <w:t xml:space="preserve"> [PCD-04]</w:t>
      </w:r>
      <w:bookmarkEnd w:id="2460"/>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 xml:space="preserve">For metric related segments observation methods are in many cases implicit in device related MDC </w:t>
      </w:r>
      <w:proofErr w:type="spellStart"/>
      <w:r w:rsidRPr="00621E63">
        <w:rPr>
          <w:noProof w:val="0"/>
        </w:rPr>
        <w:t>Ref_ID</w:t>
      </w:r>
      <w:proofErr w:type="spellEnd"/>
      <w:r w:rsidRPr="00621E63">
        <w:rPr>
          <w:noProof w:val="0"/>
        </w:rPr>
        <w:t>/codes;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2462" w:name="OLE_LINK15"/>
      <w:bookmarkStart w:id="2463" w:name="OLE_LINK16"/>
      <w:r w:rsidRPr="00621E63">
        <w:rPr>
          <w:noProof w:val="0"/>
        </w:rPr>
        <w:t>IEE</w:t>
      </w:r>
      <w:r w:rsidR="0077420A" w:rsidRPr="00621E63">
        <w:rPr>
          <w:noProof w:val="0"/>
        </w:rPr>
        <w:t>E</w:t>
      </w:r>
      <w:r w:rsidRPr="00621E63">
        <w:rPr>
          <w:noProof w:val="0"/>
        </w:rPr>
        <w:t xml:space="preserve"> 11073 </w:t>
      </w:r>
      <w:proofErr w:type="spellStart"/>
      <w:r w:rsidRPr="00621E63">
        <w:rPr>
          <w:noProof w:val="0"/>
        </w:rPr>
        <w:t>MetricCategory</w:t>
      </w:r>
      <w:bookmarkEnd w:id="2462"/>
      <w:bookmarkEnd w:id="2463"/>
      <w:proofErr w:type="spellEnd"/>
      <w:r w:rsidRPr="00621E63">
        <w:rPr>
          <w:noProof w:val="0"/>
        </w:rPr>
        <w:t>:</w:t>
      </w:r>
    </w:p>
    <w:p w14:paraId="0AB51207" w14:textId="6FD0B8BC" w:rsidR="00B11855" w:rsidRPr="00621E63" w:rsidRDefault="00FE1495" w:rsidP="00CF5627">
      <w:pPr>
        <w:pStyle w:val="TableTitle"/>
      </w:pPr>
      <w:r w:rsidRPr="00621E63">
        <w:t xml:space="preserve">Table B.8.6-2: </w:t>
      </w:r>
      <w:proofErr w:type="spellStart"/>
      <w:r w:rsidR="00C714D3" w:rsidRPr="00621E63">
        <w:t>MetricCategory</w:t>
      </w:r>
      <w:proofErr w:type="spellEnd"/>
      <w:r w:rsidR="00C714D3" w:rsidRPr="00621E63">
        <w:t xml:space="preserve">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proofErr w:type="spellStart"/>
            <w:r w:rsidRPr="00621E63">
              <w:t>MetricCategory</w:t>
            </w:r>
            <w:proofErr w:type="spellEnd"/>
            <w:r w:rsidRPr="00621E63">
              <w:t xml:space="preserve">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proofErr w:type="spellStart"/>
            <w:r w:rsidRPr="00621E63">
              <w:t>mcat-unspec</w:t>
            </w:r>
            <w:proofErr w:type="spellEnd"/>
            <w:r w:rsidRPr="00621E63">
              <w:t>(0),</w:t>
            </w:r>
          </w:p>
        </w:tc>
        <w:tc>
          <w:tcPr>
            <w:tcW w:w="3210" w:type="dxa"/>
            <w:shd w:val="clear" w:color="auto" w:fill="auto"/>
          </w:tcPr>
          <w:p w14:paraId="659D830F" w14:textId="77777777" w:rsidR="00B11855" w:rsidRPr="00621E63" w:rsidRDefault="003D003E" w:rsidP="00506FBD">
            <w:pPr>
              <w:pStyle w:val="TableEntry"/>
            </w:pPr>
            <w:proofErr w:type="spellStart"/>
            <w:r w:rsidRPr="00621E63">
              <w:t>UNSPEC^mcat-unspec^MDC</w:t>
            </w:r>
            <w:proofErr w:type="spellEnd"/>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proofErr w:type="spellStart"/>
            <w:r w:rsidRPr="00621E63">
              <w:t>AMEAS^auto-measurement^MDC</w:t>
            </w:r>
            <w:proofErr w:type="spellEnd"/>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proofErr w:type="spellStart"/>
            <w:r w:rsidRPr="00621E63">
              <w:t>MMEAS^manual-measurement^MDC</w:t>
            </w:r>
            <w:proofErr w:type="spellEnd"/>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proofErr w:type="spellStart"/>
            <w:r w:rsidRPr="00621E63">
              <w:t>ASET^auto-setting^MDC</w:t>
            </w:r>
            <w:proofErr w:type="spellEnd"/>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proofErr w:type="spellStart"/>
            <w:r w:rsidRPr="00621E63">
              <w:t>MSET^manual-setting^MDC</w:t>
            </w:r>
            <w:proofErr w:type="spellEnd"/>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proofErr w:type="spellStart"/>
            <w:r w:rsidRPr="00621E63">
              <w:t>ACALC^auto-calculation^MDC</w:t>
            </w:r>
            <w:proofErr w:type="spellEnd"/>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proofErr w:type="spellStart"/>
            <w:r w:rsidRPr="00621E63">
              <w:t>MCALC^manual-calculation^MDC</w:t>
            </w:r>
            <w:proofErr w:type="spellEnd"/>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pPr>
        <w:pStyle w:val="Heading3"/>
        <w:numPr>
          <w:ilvl w:val="0"/>
          <w:numId w:val="0"/>
        </w:numPr>
        <w:rPr>
          <w:noProof w:val="0"/>
        </w:rPr>
        <w:pPrChange w:id="2464" w:author="Mary Jungers" w:date="2019-11-13T19:03:00Z">
          <w:pPr>
            <w:pStyle w:val="AppendixHeading3"/>
          </w:pPr>
        </w:pPrChange>
      </w:pPr>
      <w:bookmarkStart w:id="2465" w:name="_Toc401769863"/>
      <w:bookmarkStart w:id="2466" w:name="_Ref429943940"/>
      <w:bookmarkStart w:id="2467" w:name="_Ref429943954"/>
      <w:bookmarkStart w:id="2468" w:name="_Ref429944113"/>
      <w:bookmarkStart w:id="2469" w:name="_Ref429944139"/>
      <w:bookmarkStart w:id="2470" w:name="_Ref429944639"/>
      <w:bookmarkStart w:id="2471" w:name="_Ref429944659"/>
      <w:bookmarkStart w:id="2472" w:name="_Toc24650523"/>
      <w:ins w:id="2473" w:author="Mary Jungers" w:date="2019-11-13T19:03:00Z">
        <w:r w:rsidRPr="00621E63">
          <w:rPr>
            <w:noProof w:val="0"/>
          </w:rPr>
          <w:t xml:space="preserve">B.8.7 </w:t>
        </w:r>
      </w:ins>
      <w:r w:rsidR="00A32D52" w:rsidRPr="00621E63">
        <w:rPr>
          <w:noProof w:val="0"/>
        </w:rPr>
        <w:t>Time Stamps and Time Synchronization</w:t>
      </w:r>
      <w:bookmarkEnd w:id="2465"/>
      <w:bookmarkEnd w:id="2466"/>
      <w:bookmarkEnd w:id="2467"/>
      <w:bookmarkEnd w:id="2468"/>
      <w:bookmarkEnd w:id="2469"/>
      <w:bookmarkEnd w:id="2470"/>
      <w:bookmarkEnd w:id="2471"/>
      <w:bookmarkEnd w:id="2472"/>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 xml:space="preserve">MDC_TIME_CAP_STATE  (BITS-16, using </w:t>
            </w:r>
            <w:proofErr w:type="spellStart"/>
            <w:r w:rsidRPr="00621E63">
              <w:rPr>
                <w:rFonts w:ascii="Verdana" w:hAnsi="Verdana"/>
                <w:sz w:val="16"/>
                <w:szCs w:val="16"/>
              </w:rPr>
              <w:t>MdsTimeCapState</w:t>
            </w:r>
            <w:proofErr w:type="spellEnd"/>
            <w:r w:rsidRPr="00621E63">
              <w:rPr>
                <w:rFonts w:ascii="Verdana" w:hAnsi="Verdana"/>
                <w:sz w:val="16"/>
                <w:szCs w:val="16"/>
              </w:rPr>
              <w:t>)</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2474" w:name="_Ref252183207"/>
            <w:r w:rsidRPr="00621E63">
              <w:rPr>
                <w:rStyle w:val="FootnoteReference"/>
                <w:rFonts w:ascii="Verdana" w:hAnsi="Verdana"/>
              </w:rPr>
              <w:footnoteReference w:id="8"/>
            </w:r>
            <w:bookmarkEnd w:id="2474"/>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 xml:space="preserve">hi-res </w:t>
            </w:r>
            <w:proofErr w:type="spellStart"/>
            <w:r w:rsidRPr="00621E63">
              <w:rPr>
                <w:rFonts w:ascii="Verdana" w:hAnsi="Verdana"/>
                <w:b/>
                <w:bCs/>
                <w:sz w:val="16"/>
                <w:szCs w:val="16"/>
              </w:rPr>
              <w:t>rel</w:t>
            </w:r>
            <w:proofErr w:type="spellEnd"/>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 xml:space="preserve">The MDC_ATTR_TIME_REL and MDC_ATTR_TIME_HI_RES (in OBX-3) observations provide traceability between the relative or hi-resolution relative values, reported as an integer value in OBX-5, and the corresponding AHD time reported in OBX-14. The units-of-measure are s or </w:t>
      </w:r>
      <w:proofErr w:type="spellStart"/>
      <w:r w:rsidRPr="00621E63">
        <w:t>ms</w:t>
      </w:r>
      <w:proofErr w:type="spellEnd"/>
      <w:r w:rsidRPr="00621E63">
        <w:t>, expressed as MDC units.</w:t>
      </w:r>
    </w:p>
    <w:p w14:paraId="4D658067" w14:textId="5169DB30" w:rsidR="00A32D52" w:rsidRPr="00621E63" w:rsidRDefault="00D53FC4">
      <w:pPr>
        <w:pStyle w:val="Heading3"/>
        <w:numPr>
          <w:ilvl w:val="0"/>
          <w:numId w:val="0"/>
        </w:numPr>
        <w:rPr>
          <w:noProof w:val="0"/>
        </w:rPr>
        <w:pPrChange w:id="2475" w:author="Mary Jungers" w:date="2019-11-13T19:03:00Z">
          <w:pPr>
            <w:pStyle w:val="AppendixHeading3"/>
          </w:pPr>
        </w:pPrChange>
      </w:pPr>
      <w:bookmarkStart w:id="2476" w:name="_Toc401769864"/>
      <w:bookmarkStart w:id="2477" w:name="_Toc24650524"/>
      <w:ins w:id="2478" w:author="Mary Jungers" w:date="2019-11-13T19:03:00Z">
        <w:r w:rsidRPr="00621E63">
          <w:rPr>
            <w:noProof w:val="0"/>
          </w:rPr>
          <w:t xml:space="preserve">B.8.8 </w:t>
        </w:r>
      </w:ins>
      <w:r w:rsidR="00A32D52" w:rsidRPr="00621E63">
        <w:rPr>
          <w:noProof w:val="0"/>
        </w:rPr>
        <w:t>Device Time Synchronization Capabilities</w:t>
      </w:r>
      <w:bookmarkEnd w:id="2476"/>
      <w:bookmarkEnd w:id="2477"/>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-relative-time(2),</w:t>
            </w:r>
          </w:p>
        </w:tc>
        <w:tc>
          <w:tcPr>
            <w:tcW w:w="4200" w:type="dxa"/>
            <w:shd w:val="clear" w:color="auto" w:fill="auto"/>
          </w:tcPr>
          <w:p w14:paraId="1F69D05A" w14:textId="77777777" w:rsidR="00A32D52" w:rsidRPr="00621E63" w:rsidRDefault="00A32D52" w:rsidP="00A32D52">
            <w:pPr>
              <w:pStyle w:val="TableEntry"/>
            </w:pPr>
            <w:r w:rsidRPr="00621E63">
              <w:t xml:space="preserve">device supports </w:t>
            </w:r>
            <w:proofErr w:type="spellStart"/>
            <w:r w:rsidRPr="00621E63">
              <w:t>RelativeTime</w:t>
            </w:r>
            <w:proofErr w:type="spellEnd"/>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-high-res-relative-time(3),</w:t>
            </w:r>
          </w:p>
        </w:tc>
        <w:tc>
          <w:tcPr>
            <w:tcW w:w="4200" w:type="dxa"/>
            <w:shd w:val="clear" w:color="auto" w:fill="auto"/>
          </w:tcPr>
          <w:p w14:paraId="40464507" w14:textId="77777777" w:rsidR="00A32D52" w:rsidRPr="00621E63" w:rsidRDefault="00A32D52" w:rsidP="00A32D52">
            <w:pPr>
              <w:pStyle w:val="TableEntry"/>
            </w:pPr>
            <w:r w:rsidRPr="00621E63">
              <w:t xml:space="preserve">device supports </w:t>
            </w:r>
            <w:proofErr w:type="spellStart"/>
            <w:r w:rsidRPr="00621E63">
              <w:t>HighResRelativeTime</w:t>
            </w:r>
            <w:proofErr w:type="spellEnd"/>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-sync-abs-time(4),</w:t>
            </w:r>
          </w:p>
        </w:tc>
        <w:tc>
          <w:tcPr>
            <w:tcW w:w="4200" w:type="dxa"/>
            <w:shd w:val="clear" w:color="auto" w:fill="auto"/>
          </w:tcPr>
          <w:p w14:paraId="5F098DD3" w14:textId="77777777" w:rsidR="00A32D52" w:rsidRPr="00621E63" w:rsidRDefault="00A32D52" w:rsidP="00A32D52">
            <w:pPr>
              <w:pStyle w:val="TableEntry"/>
            </w:pPr>
            <w:r w:rsidRPr="00621E63">
              <w:t xml:space="preserve">device syncs </w:t>
            </w:r>
            <w:proofErr w:type="spellStart"/>
            <w:r w:rsidRPr="00621E63">
              <w:t>AbsoluteTime</w:t>
            </w:r>
            <w:proofErr w:type="spellEnd"/>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-sync-</w:t>
            </w:r>
            <w:proofErr w:type="spellStart"/>
            <w:r w:rsidRPr="00621E63">
              <w:t>rel</w:t>
            </w:r>
            <w:proofErr w:type="spellEnd"/>
            <w:r w:rsidRPr="00621E63">
              <w:t>-time(5),</w:t>
            </w:r>
          </w:p>
        </w:tc>
        <w:tc>
          <w:tcPr>
            <w:tcW w:w="4200" w:type="dxa"/>
            <w:shd w:val="clear" w:color="auto" w:fill="auto"/>
          </w:tcPr>
          <w:p w14:paraId="1BA520C5" w14:textId="77777777" w:rsidR="00A32D52" w:rsidRPr="00621E63" w:rsidRDefault="00A32D52" w:rsidP="00A32D52">
            <w:pPr>
              <w:pStyle w:val="TableEntry"/>
            </w:pPr>
            <w:r w:rsidRPr="00621E63">
              <w:t xml:space="preserve">device syncs </w:t>
            </w:r>
            <w:proofErr w:type="spellStart"/>
            <w:r w:rsidRPr="00621E63">
              <w:t>RelativeTime</w:t>
            </w:r>
            <w:proofErr w:type="spellEnd"/>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-sync-hi-res-relative-time(6),</w:t>
            </w:r>
          </w:p>
        </w:tc>
        <w:tc>
          <w:tcPr>
            <w:tcW w:w="4200" w:type="dxa"/>
            <w:shd w:val="clear" w:color="auto" w:fill="auto"/>
          </w:tcPr>
          <w:p w14:paraId="16BE3606" w14:textId="77777777" w:rsidR="00A32D52" w:rsidRPr="00621E63" w:rsidRDefault="00A32D52" w:rsidP="00A32D52">
            <w:pPr>
              <w:pStyle w:val="TableEntry"/>
            </w:pPr>
            <w:r w:rsidRPr="00621E63">
              <w:t xml:space="preserve">device syncs </w:t>
            </w:r>
            <w:proofErr w:type="spellStart"/>
            <w:r w:rsidRPr="00621E63">
              <w:t>HiResRelativeTime</w:t>
            </w:r>
            <w:proofErr w:type="spellEnd"/>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w:t>
            </w:r>
            <w:proofErr w:type="spellStart"/>
            <w:r w:rsidRPr="00621E63">
              <w:t>mds</w:t>
            </w:r>
            <w:proofErr w:type="spellEnd"/>
            <w:r w:rsidRPr="00621E63">
              <w:t>-time-state-abs-time-synced(8),</w:t>
            </w:r>
          </w:p>
        </w:tc>
        <w:tc>
          <w:tcPr>
            <w:tcW w:w="4200" w:type="dxa"/>
            <w:shd w:val="clear" w:color="auto" w:fill="auto"/>
          </w:tcPr>
          <w:p w14:paraId="05FC3D3F" w14:textId="77777777" w:rsidR="00A32D52" w:rsidRPr="00621E63" w:rsidRDefault="00A32D52" w:rsidP="00A32D52">
            <w:pPr>
              <w:pStyle w:val="TableEntry"/>
            </w:pPr>
            <w:proofErr w:type="spellStart"/>
            <w:r w:rsidRPr="00621E63">
              <w:t>AbsoluteTime</w:t>
            </w:r>
            <w:proofErr w:type="spellEnd"/>
            <w:r w:rsidRPr="00621E63">
              <w:t xml:space="preserv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w:t>
            </w:r>
            <w:proofErr w:type="spellStart"/>
            <w:r w:rsidRPr="00621E63">
              <w:t>mds</w:t>
            </w:r>
            <w:proofErr w:type="spellEnd"/>
            <w:r w:rsidRPr="00621E63">
              <w:t>-time-state-</w:t>
            </w:r>
            <w:proofErr w:type="spellStart"/>
            <w:r w:rsidRPr="00621E63">
              <w:t>rel</w:t>
            </w:r>
            <w:proofErr w:type="spellEnd"/>
            <w:r w:rsidRPr="00621E63">
              <w:t>-time-synced(9),</w:t>
            </w:r>
          </w:p>
        </w:tc>
        <w:tc>
          <w:tcPr>
            <w:tcW w:w="4200" w:type="dxa"/>
            <w:shd w:val="clear" w:color="auto" w:fill="auto"/>
          </w:tcPr>
          <w:p w14:paraId="20B0121F" w14:textId="77777777" w:rsidR="00A32D52" w:rsidRPr="00621E63" w:rsidRDefault="00A32D52" w:rsidP="00A32D52">
            <w:pPr>
              <w:pStyle w:val="TableEntry"/>
            </w:pPr>
            <w:proofErr w:type="spellStart"/>
            <w:r w:rsidRPr="00621E63">
              <w:t>RelativeTime</w:t>
            </w:r>
            <w:proofErr w:type="spellEnd"/>
            <w:r w:rsidRPr="00621E63">
              <w:t xml:space="preserv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w:t>
            </w:r>
            <w:proofErr w:type="spellStart"/>
            <w:r w:rsidRPr="00621E63">
              <w:t>mds</w:t>
            </w:r>
            <w:proofErr w:type="spellEnd"/>
            <w:r w:rsidRPr="00621E63">
              <w:t>-time-state-hi-res-relative-time-synced(10),</w:t>
            </w:r>
          </w:p>
        </w:tc>
        <w:tc>
          <w:tcPr>
            <w:tcW w:w="4200" w:type="dxa"/>
            <w:shd w:val="clear" w:color="auto" w:fill="auto"/>
          </w:tcPr>
          <w:p w14:paraId="624CCE50" w14:textId="77777777" w:rsidR="00A32D52" w:rsidRPr="00621E63" w:rsidRDefault="00A32D52" w:rsidP="00A32D52">
            <w:pPr>
              <w:pStyle w:val="TableEntry"/>
            </w:pPr>
            <w:proofErr w:type="spellStart"/>
            <w:r w:rsidRPr="00621E63">
              <w:t>HiResRelativeTime</w:t>
            </w:r>
            <w:proofErr w:type="spellEnd"/>
            <w:r w:rsidRPr="00621E63">
              <w:t xml:space="preserv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mgr</w:t>
            </w:r>
            <w:proofErr w:type="spellEnd"/>
            <w:r w:rsidRPr="00621E63">
              <w:t>-set-time(11)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pPr>
        <w:pStyle w:val="Heading3"/>
        <w:numPr>
          <w:ilvl w:val="0"/>
          <w:numId w:val="0"/>
        </w:numPr>
        <w:rPr>
          <w:noProof w:val="0"/>
        </w:rPr>
        <w:pPrChange w:id="2479" w:author="Mary Jungers" w:date="2019-11-13T19:03:00Z">
          <w:pPr>
            <w:pStyle w:val="AppendixHeading3"/>
          </w:pPr>
        </w:pPrChange>
      </w:pPr>
      <w:bookmarkStart w:id="2480" w:name="_Toc401769865"/>
      <w:bookmarkStart w:id="2481" w:name="_Toc24650525"/>
      <w:ins w:id="2482" w:author="Mary Jungers" w:date="2019-11-13T19:03:00Z">
        <w:r w:rsidRPr="00621E63">
          <w:rPr>
            <w:noProof w:val="0"/>
          </w:rPr>
          <w:t xml:space="preserve">B.8.9 </w:t>
        </w:r>
      </w:ins>
      <w:r w:rsidR="00A32D52" w:rsidRPr="00621E63">
        <w:rPr>
          <w:noProof w:val="0"/>
        </w:rPr>
        <w:t>Device and/or DOR Synchronization Protocol</w:t>
      </w:r>
      <w:bookmarkEnd w:id="2480"/>
      <w:bookmarkEnd w:id="2481"/>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pPr>
        <w:pStyle w:val="Heading2"/>
        <w:numPr>
          <w:ilvl w:val="0"/>
          <w:numId w:val="0"/>
        </w:numPr>
        <w:rPr>
          <w:noProof w:val="0"/>
        </w:rPr>
        <w:pPrChange w:id="2483" w:author="Mary Jungers" w:date="2019-11-13T19:03:00Z">
          <w:pPr>
            <w:pStyle w:val="AppendixHeading2"/>
          </w:pPr>
        </w:pPrChange>
      </w:pPr>
      <w:bookmarkStart w:id="2484" w:name="_Toc401769868"/>
      <w:bookmarkStart w:id="2485" w:name="_Toc24650526"/>
      <w:ins w:id="2486" w:author="Mary Jungers" w:date="2019-11-13T19:03:00Z">
        <w:r w:rsidRPr="00621E63">
          <w:rPr>
            <w:noProof w:val="0"/>
          </w:rPr>
          <w:t xml:space="preserve">B.9 </w:t>
        </w:r>
      </w:ins>
      <w:r w:rsidR="003D003E" w:rsidRPr="00621E63">
        <w:rPr>
          <w:noProof w:val="0"/>
        </w:rPr>
        <w:t>ORC – Common Order Segment</w:t>
      </w:r>
      <w:bookmarkEnd w:id="2484"/>
      <w:bookmarkEnd w:id="2485"/>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pPr>
        <w:pStyle w:val="BodyText"/>
        <w:rPr>
          <w:lang w:eastAsia="zh-CN"/>
        </w:rPr>
        <w:pPrChange w:id="2487" w:author="Mary Jungers" w:date="2019-11-14T10:14:00Z">
          <w:pPr>
            <w:autoSpaceDE w:val="0"/>
            <w:autoSpaceDN w:val="0"/>
            <w:adjustRightInd w:val="0"/>
          </w:pPr>
        </w:pPrChange>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CF5627">
      <w:pPr>
        <w:pStyle w:val="HL7Field"/>
        <w:keepNext w:val="0"/>
      </w:pPr>
      <w:r w:rsidRPr="00621E63">
        <w:t>ORC-17   Entering Organization</w:t>
      </w:r>
    </w:p>
    <w:p w14:paraId="7675EC0F" w14:textId="6F1A27F3" w:rsidR="00B11855" w:rsidRPr="00621E63" w:rsidRDefault="003D003E" w:rsidP="001466DF">
      <w:pPr>
        <w:pStyle w:val="HL7FieldIndent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CF5627">
      <w:pPr>
        <w:pStyle w:val="HL7Field"/>
        <w:keepNext w:val="0"/>
      </w:pPr>
      <w:r w:rsidRPr="00621E63">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lastRenderedPageBreak/>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pPr>
        <w:pStyle w:val="Heading3"/>
        <w:numPr>
          <w:ilvl w:val="0"/>
          <w:numId w:val="0"/>
        </w:numPr>
        <w:rPr>
          <w:noProof w:val="0"/>
        </w:rPr>
        <w:pPrChange w:id="2488" w:author="Mary Jungers" w:date="2019-11-13T19:03:00Z">
          <w:pPr>
            <w:pStyle w:val="AppendixHeading3"/>
          </w:pPr>
        </w:pPrChange>
      </w:pPr>
      <w:bookmarkStart w:id="2489" w:name="_Toc401769869"/>
      <w:bookmarkStart w:id="2490" w:name="_Toc24650527"/>
      <w:ins w:id="2491" w:author="Mary Jungers" w:date="2019-11-13T19:04:00Z">
        <w:r w:rsidRPr="00621E63">
          <w:rPr>
            <w:noProof w:val="0"/>
          </w:rPr>
          <w:t xml:space="preserve">B.9.1 </w:t>
        </w:r>
      </w:ins>
      <w:r w:rsidR="003D003E" w:rsidRPr="00621E63">
        <w:rPr>
          <w:noProof w:val="0"/>
        </w:rPr>
        <w:t xml:space="preserve">ORC Observation Control Segment in ACM Transaction </w:t>
      </w:r>
      <w:bookmarkEnd w:id="2489"/>
      <w:r w:rsidR="00647994" w:rsidRPr="00621E63">
        <w:rPr>
          <w:noProof w:val="0"/>
        </w:rPr>
        <w:t>[PCD-04]</w:t>
      </w:r>
      <w:bookmarkEnd w:id="2490"/>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w:t>
      </w:r>
      <w:r w:rsidRPr="00621E63">
        <w:rPr>
          <w:noProof w:val="0"/>
        </w:rPr>
        <w:lastRenderedPageBreak/>
        <w:t>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pPr>
        <w:pStyle w:val="Heading3"/>
        <w:numPr>
          <w:ilvl w:val="0"/>
          <w:numId w:val="0"/>
        </w:numPr>
        <w:rPr>
          <w:noProof w:val="0"/>
        </w:rPr>
        <w:pPrChange w:id="2492" w:author="Mary Jungers" w:date="2019-11-13T19:04:00Z">
          <w:pPr>
            <w:pStyle w:val="AppendixHeading3"/>
          </w:pPr>
        </w:pPrChange>
      </w:pPr>
      <w:bookmarkStart w:id="2493" w:name="_Toc428889193"/>
      <w:bookmarkStart w:id="2494" w:name="_Toc429498868"/>
      <w:bookmarkStart w:id="2495" w:name="_Toc429499759"/>
      <w:bookmarkStart w:id="2496" w:name="_Toc429499990"/>
      <w:bookmarkStart w:id="2497" w:name="_Toc429730306"/>
      <w:bookmarkStart w:id="2498" w:name="_Toc24650528"/>
      <w:bookmarkStart w:id="2499" w:name="_Toc401769870"/>
      <w:bookmarkStart w:id="2500" w:name="B10_PRT_Participation_Informat"/>
      <w:bookmarkEnd w:id="2493"/>
      <w:bookmarkEnd w:id="2494"/>
      <w:bookmarkEnd w:id="2495"/>
      <w:bookmarkEnd w:id="2496"/>
      <w:bookmarkEnd w:id="2497"/>
      <w:ins w:id="2501" w:author="Mary Jungers" w:date="2019-11-13T19:04:00Z">
        <w:r w:rsidRPr="00621E63">
          <w:rPr>
            <w:noProof w:val="0"/>
          </w:rPr>
          <w:t xml:space="preserve">B.9.2 </w:t>
        </w:r>
      </w:ins>
      <w:r w:rsidR="00995849" w:rsidRPr="00621E63">
        <w:rPr>
          <w:noProof w:val="0"/>
        </w:rPr>
        <w:t>O</w:t>
      </w:r>
      <w:r w:rsidR="00D84706" w:rsidRPr="00621E63">
        <w:rPr>
          <w:noProof w:val="0"/>
        </w:rPr>
        <w:t>RC Observation Control Segment in PIV Application Acknowledgment (RRG^O16^RRG_O16 Pharmacy/Treatment Give Acknowledgement)</w:t>
      </w:r>
      <w:bookmarkEnd w:id="2498"/>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pPr>
        <w:pStyle w:val="Heading2"/>
        <w:numPr>
          <w:ilvl w:val="0"/>
          <w:numId w:val="0"/>
        </w:numPr>
        <w:rPr>
          <w:noProof w:val="0"/>
        </w:rPr>
        <w:pPrChange w:id="2502" w:author="Mary Jungers" w:date="2019-11-13T19:04:00Z">
          <w:pPr>
            <w:pStyle w:val="AppendixHeading2"/>
          </w:pPr>
        </w:pPrChange>
      </w:pPr>
      <w:bookmarkStart w:id="2503" w:name="_Toc428881955"/>
      <w:bookmarkStart w:id="2504" w:name="_Toc428883244"/>
      <w:bookmarkStart w:id="2505" w:name="_Toc428883447"/>
      <w:bookmarkStart w:id="2506" w:name="_Toc428884959"/>
      <w:bookmarkStart w:id="2507" w:name="_Toc428889195"/>
      <w:bookmarkStart w:id="2508" w:name="_Toc429498870"/>
      <w:bookmarkStart w:id="2509" w:name="_Toc429499761"/>
      <w:bookmarkStart w:id="2510" w:name="_Toc429499992"/>
      <w:bookmarkStart w:id="2511" w:name="_Toc429730308"/>
      <w:bookmarkStart w:id="2512" w:name="_Toc428881956"/>
      <w:bookmarkStart w:id="2513" w:name="_Toc428883245"/>
      <w:bookmarkStart w:id="2514" w:name="_Toc428883448"/>
      <w:bookmarkStart w:id="2515" w:name="_Toc428884960"/>
      <w:bookmarkStart w:id="2516" w:name="_Toc428889196"/>
      <w:bookmarkStart w:id="2517" w:name="_Toc429498871"/>
      <w:bookmarkStart w:id="2518" w:name="_Toc429499762"/>
      <w:bookmarkStart w:id="2519" w:name="_Toc429499993"/>
      <w:bookmarkStart w:id="2520" w:name="_Toc429730309"/>
      <w:bookmarkStart w:id="2521" w:name="_Toc428881957"/>
      <w:bookmarkStart w:id="2522" w:name="_Toc428883246"/>
      <w:bookmarkStart w:id="2523" w:name="_Toc428883449"/>
      <w:bookmarkStart w:id="2524" w:name="_Toc428884961"/>
      <w:bookmarkStart w:id="2525" w:name="_Toc428889197"/>
      <w:bookmarkStart w:id="2526" w:name="_Toc429498872"/>
      <w:bookmarkStart w:id="2527" w:name="_Toc429499763"/>
      <w:bookmarkStart w:id="2528" w:name="_Toc429499994"/>
      <w:bookmarkStart w:id="2529" w:name="_Toc429730310"/>
      <w:bookmarkStart w:id="2530" w:name="_Ref429942609"/>
      <w:bookmarkStart w:id="2531" w:name="_Ref429942611"/>
      <w:bookmarkStart w:id="2532" w:name="_Ref429942669"/>
      <w:bookmarkStart w:id="2533" w:name="_Toc24650529"/>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ins w:id="2534" w:author="Mary Jungers" w:date="2019-11-13T19:04:00Z">
        <w:r w:rsidRPr="00621E63">
          <w:rPr>
            <w:noProof w:val="0"/>
          </w:rPr>
          <w:t xml:space="preserve">B.10 </w:t>
        </w:r>
      </w:ins>
      <w:r w:rsidR="00F67594" w:rsidRPr="00621E63">
        <w:rPr>
          <w:noProof w:val="0"/>
        </w:rPr>
        <w:t>PRT Participation Information Segment</w:t>
      </w:r>
      <w:bookmarkEnd w:id="2499"/>
      <w:bookmarkEnd w:id="2530"/>
      <w:bookmarkEnd w:id="2531"/>
      <w:bookmarkEnd w:id="2532"/>
      <w:bookmarkEnd w:id="2533"/>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lastRenderedPageBreak/>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pPr>
        <w:pStyle w:val="Heading3"/>
        <w:numPr>
          <w:ilvl w:val="0"/>
          <w:numId w:val="0"/>
        </w:numPr>
        <w:rPr>
          <w:noProof w:val="0"/>
        </w:rPr>
        <w:pPrChange w:id="2535" w:author="Mary Jungers" w:date="2019-11-13T19:04:00Z">
          <w:pPr>
            <w:pStyle w:val="AppendixHeading3"/>
          </w:pPr>
        </w:pPrChange>
      </w:pPr>
      <w:bookmarkStart w:id="2536" w:name="_Toc24650530"/>
      <w:ins w:id="2537" w:author="Mary Jungers" w:date="2019-11-13T19:04:00Z">
        <w:r w:rsidRPr="00621E63">
          <w:rPr>
            <w:noProof w:val="0"/>
          </w:rPr>
          <w:t xml:space="preserve">B.10.1 </w:t>
        </w:r>
      </w:ins>
      <w:r w:rsidR="00CD5A43" w:rsidRPr="00621E63">
        <w:rPr>
          <w:noProof w:val="0"/>
        </w:rPr>
        <w:t>Current PRT Segment use in ACM Profile transactions</w:t>
      </w:r>
      <w:bookmarkEnd w:id="2536"/>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pPr>
        <w:pStyle w:val="Heading3"/>
        <w:numPr>
          <w:ilvl w:val="0"/>
          <w:numId w:val="0"/>
        </w:numPr>
        <w:rPr>
          <w:noProof w:val="0"/>
        </w:rPr>
        <w:pPrChange w:id="2538" w:author="Mary Jungers" w:date="2019-11-13T19:04:00Z">
          <w:pPr>
            <w:pStyle w:val="AppendixHeading3"/>
          </w:pPr>
        </w:pPrChange>
      </w:pPr>
      <w:bookmarkStart w:id="2539" w:name="_Toc24650531"/>
      <w:ins w:id="2540" w:author="Mary Jungers" w:date="2019-11-13T19:04:00Z">
        <w:r w:rsidRPr="00621E63">
          <w:rPr>
            <w:noProof w:val="0"/>
          </w:rPr>
          <w:t xml:space="preserve">B.10.2 </w:t>
        </w:r>
      </w:ins>
      <w:r w:rsidR="00CD5A43" w:rsidRPr="00621E63">
        <w:rPr>
          <w:noProof w:val="0"/>
        </w:rPr>
        <w:t>Future PRT segment use to support Unique Device Identifiers in the PCD Profiles</w:t>
      </w:r>
      <w:bookmarkEnd w:id="2539"/>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2500"/>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0D6ECF" w:rsidRDefault="003D003E" w:rsidP="00CF5627">
      <w:pPr>
        <w:pStyle w:val="TableTitle"/>
        <w:rPr>
          <w:lang w:val="fr-FR"/>
          <w:rPrChange w:id="2541" w:author="John Rhoads" w:date="2019-11-20T17:56:00Z">
            <w:rPr/>
          </w:rPrChange>
        </w:rPr>
      </w:pPr>
      <w:r w:rsidRPr="000D6ECF">
        <w:rPr>
          <w:lang w:val="fr-FR"/>
          <w:rPrChange w:id="2542" w:author="John Rhoads" w:date="2019-11-20T17:56:00Z">
            <w:rPr/>
          </w:rPrChange>
        </w:rPr>
        <w:lastRenderedPageBreak/>
        <w:t xml:space="preserve">Table </w:t>
      </w:r>
      <w:r w:rsidR="00E86B15" w:rsidRPr="000D6ECF">
        <w:rPr>
          <w:lang w:val="fr-FR"/>
          <w:rPrChange w:id="2543" w:author="John Rhoads" w:date="2019-11-20T17:56:00Z">
            <w:rPr/>
          </w:rPrChange>
        </w:rPr>
        <w:t>B</w:t>
      </w:r>
      <w:r w:rsidR="00506FBD" w:rsidRPr="000D6ECF">
        <w:rPr>
          <w:lang w:val="fr-FR"/>
          <w:rPrChange w:id="2544" w:author="John Rhoads" w:date="2019-11-20T17:56:00Z">
            <w:rPr/>
          </w:rPrChange>
        </w:rPr>
        <w:t>.10</w:t>
      </w:r>
      <w:r w:rsidR="004E547A" w:rsidRPr="000D6ECF">
        <w:rPr>
          <w:lang w:val="fr-FR"/>
          <w:rPrChange w:id="2545" w:author="John Rhoads" w:date="2019-11-20T17:56:00Z">
            <w:rPr/>
          </w:rPrChange>
        </w:rPr>
        <w:t>.2</w:t>
      </w:r>
      <w:r w:rsidR="00E86B15" w:rsidRPr="000D6ECF">
        <w:rPr>
          <w:lang w:val="fr-FR"/>
          <w:rPrChange w:id="2546" w:author="John Rhoads" w:date="2019-11-20T17:56:00Z">
            <w:rPr/>
          </w:rPrChange>
        </w:rPr>
        <w:t>-1</w:t>
      </w:r>
      <w:r w:rsidRPr="000D6ECF">
        <w:rPr>
          <w:lang w:val="fr-FR"/>
          <w:rPrChange w:id="2547" w:author="John Rhoads" w:date="2019-11-20T17:56:00Z">
            <w:rPr/>
          </w:rPrChange>
        </w:rPr>
        <w:t xml:space="preserve">: </w:t>
      </w:r>
      <w:r w:rsidR="006D613E" w:rsidRPr="000D6ECF">
        <w:rPr>
          <w:lang w:val="fr-FR"/>
          <w:rPrChange w:id="2548" w:author="John Rhoads" w:date="2019-11-20T17:56:00Z">
            <w:rPr/>
          </w:rPrChange>
        </w:rPr>
        <w:t>HL7</w:t>
      </w:r>
      <w:r w:rsidR="00995105" w:rsidRPr="000D6ECF">
        <w:rPr>
          <w:lang w:val="fr-FR"/>
          <w:rPrChange w:id="2549" w:author="John Rhoads" w:date="2019-11-20T17:56:00Z">
            <w:rPr/>
          </w:rPrChange>
        </w:rPr>
        <w:t xml:space="preserve"> </w:t>
      </w:r>
      <w:proofErr w:type="spellStart"/>
      <w:r w:rsidRPr="000D6ECF">
        <w:rPr>
          <w:lang w:val="fr-FR"/>
          <w:rPrChange w:id="2550" w:author="John Rhoads" w:date="2019-11-20T17:56:00Z">
            <w:rPr/>
          </w:rPrChange>
        </w:rPr>
        <w:t>Attribute</w:t>
      </w:r>
      <w:proofErr w:type="spellEnd"/>
      <w:r w:rsidRPr="000D6ECF">
        <w:rPr>
          <w:lang w:val="fr-FR"/>
          <w:rPrChange w:id="2551" w:author="John Rhoads" w:date="2019-11-20T17:56:00Z">
            <w:rPr/>
          </w:rPrChange>
        </w:rPr>
        <w:t xml:space="preserv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pPr>
              <w:pStyle w:val="TableEntry"/>
              <w:pPrChange w:id="2552" w:author="Mary Jungers" w:date="2019-11-13T19:06:00Z">
                <w:pPr>
                  <w:pStyle w:val="TableEntry"/>
                  <w:keepNext/>
                  <w:keepLines/>
                  <w:suppressAutoHyphens/>
                </w:pPr>
              </w:pPrChange>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pPr>
              <w:pStyle w:val="TableEntry"/>
              <w:pPrChange w:id="2553" w:author="Mary Jungers" w:date="2019-11-13T19:06:00Z">
                <w:pPr>
                  <w:pStyle w:val="TableEntry"/>
                  <w:keepNext/>
                  <w:keepLines/>
                  <w:suppressAutoHyphens/>
                </w:pPr>
              </w:pPrChange>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027B16" w:rsidP="001371EA">
            <w:pPr>
              <w:pStyle w:val="TableEntry"/>
              <w:keepNext/>
              <w:keepLines/>
              <w:suppressAutoHyphens/>
              <w:rPr>
                <w:rFonts w:cs="TimesNewRomanPSMT"/>
              </w:rPr>
            </w:pPr>
            <w:hyperlink r:id="rId67"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pPr>
              <w:pStyle w:val="TableEntry"/>
              <w:pPrChange w:id="2554" w:author="Mary Jungers" w:date="2019-11-13T19:06:00Z">
                <w:pPr>
                  <w:pStyle w:val="TableEntry"/>
                  <w:keepNext/>
                  <w:keepLines/>
                  <w:suppressAutoHyphens/>
                </w:pPr>
              </w:pPrChange>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pPr>
              <w:pStyle w:val="TableEntry"/>
              <w:pPrChange w:id="2555" w:author="Mary Jungers" w:date="2019-11-13T19:06:00Z">
                <w:pPr>
                  <w:pStyle w:val="TableEntry"/>
                  <w:keepNext/>
                  <w:keepLines/>
                  <w:suppressAutoHyphens/>
                </w:pPr>
              </w:pPrChange>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027B16" w:rsidP="001371EA">
            <w:pPr>
              <w:pStyle w:val="TableEntry"/>
              <w:keepNext/>
              <w:keepLines/>
              <w:suppressAutoHyphens/>
              <w:rPr>
                <w:rStyle w:val="HyperlinkTable"/>
              </w:rPr>
            </w:pPr>
            <w:hyperlink r:id="rId68"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pPr>
              <w:pStyle w:val="TableEntry"/>
              <w:pPrChange w:id="2556" w:author="Mary Jungers" w:date="2019-11-13T19:06:00Z">
                <w:pPr>
                  <w:pStyle w:val="TableEntry"/>
                  <w:keepNext/>
                  <w:keepLines/>
                  <w:suppressAutoHyphens/>
                </w:pPr>
              </w:pPrChange>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pPr>
              <w:pStyle w:val="TableEntry"/>
              <w:pPrChange w:id="2557" w:author="Mary Jungers" w:date="2019-11-13T19:06:00Z">
                <w:pPr>
                  <w:pStyle w:val="TableEntry"/>
                  <w:keepNext/>
                  <w:keepLines/>
                  <w:suppressAutoHyphens/>
                </w:pPr>
              </w:pPrChange>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pPr>
              <w:pStyle w:val="TableEntry"/>
              <w:pPrChange w:id="2558" w:author="Mary Jungers" w:date="2019-11-13T19:06:00Z">
                <w:pPr>
                  <w:pStyle w:val="TableEntry"/>
                  <w:keepNext/>
                  <w:keepLines/>
                  <w:suppressAutoHyphens/>
                </w:pPr>
              </w:pPrChange>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027B16" w:rsidP="001371EA">
            <w:pPr>
              <w:pStyle w:val="TableEntry"/>
              <w:keepNext/>
              <w:keepLines/>
              <w:suppressAutoHyphens/>
              <w:rPr>
                <w:rStyle w:val="HyperlinkTable"/>
              </w:rPr>
            </w:pPr>
            <w:hyperlink r:id="rId69"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pPr>
              <w:pStyle w:val="TableEntry"/>
              <w:pPrChange w:id="2559" w:author="Mary Jungers" w:date="2019-11-13T19:06:00Z">
                <w:pPr>
                  <w:pStyle w:val="TableEntry"/>
                  <w:keepNext/>
                  <w:keepLines/>
                  <w:suppressAutoHyphens/>
                </w:pPr>
              </w:pPrChange>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pPr>
              <w:pStyle w:val="TableEntry"/>
              <w:pPrChange w:id="2560" w:author="Mary Jungers" w:date="2019-11-13T19:06:00Z">
                <w:pPr>
                  <w:pStyle w:val="TableEntry"/>
                  <w:keepNext/>
                  <w:keepLines/>
                  <w:suppressAutoHyphens/>
                </w:pPr>
              </w:pPrChange>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pPr>
              <w:pStyle w:val="TableEntry"/>
              <w:pPrChange w:id="2561" w:author="Mary Jungers" w:date="2019-11-13T19:06:00Z">
                <w:pPr>
                  <w:pStyle w:val="TableEntry"/>
                  <w:keepNext/>
                  <w:keepLines/>
                  <w:suppressAutoHyphens/>
                </w:pPr>
              </w:pPrChange>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pPr>
              <w:pStyle w:val="TableEntry"/>
              <w:pPrChange w:id="2562" w:author="Mary Jungers" w:date="2019-11-13T19:06:00Z">
                <w:pPr>
                  <w:pStyle w:val="TableEntry"/>
                  <w:keepNext/>
                  <w:keepLines/>
                  <w:suppressAutoHyphens/>
                </w:pPr>
              </w:pPrChange>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pPr>
              <w:pStyle w:val="TableEntry"/>
              <w:pPrChange w:id="2563" w:author="Mary Jungers" w:date="2019-11-13T19:06:00Z">
                <w:pPr>
                  <w:pStyle w:val="TableEntry"/>
                  <w:keepNext/>
                  <w:keepLines/>
                  <w:suppressAutoHyphens/>
                </w:pPr>
              </w:pPrChange>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pPr>
              <w:pStyle w:val="TableEntry"/>
              <w:pPrChange w:id="2564" w:author="Mary Jungers" w:date="2019-11-13T19:06:00Z">
                <w:pPr>
                  <w:pStyle w:val="TableEntry"/>
                  <w:keepNext/>
                  <w:keepLines/>
                  <w:suppressAutoHyphens/>
                </w:pPr>
              </w:pPrChange>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pPr>
              <w:pStyle w:val="TableEntry"/>
              <w:pPrChange w:id="2565" w:author="Mary Jungers" w:date="2019-11-13T19:06:00Z">
                <w:pPr>
                  <w:pStyle w:val="TableEntry"/>
                  <w:keepNext/>
                  <w:keepLines/>
                  <w:suppressAutoHyphens/>
                </w:pPr>
              </w:pPrChange>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pPr>
              <w:pStyle w:val="TableEntry"/>
              <w:pPrChange w:id="2566" w:author="Mary Jungers" w:date="2019-11-13T19:06:00Z">
                <w:pPr>
                  <w:pStyle w:val="TableEntry"/>
                  <w:keepNext/>
                  <w:keepLines/>
                  <w:suppressAutoHyphens/>
                </w:pPr>
              </w:pPrChange>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pPr>
              <w:pStyle w:val="TableEntry"/>
              <w:pPrChange w:id="2567" w:author="Mary Jungers" w:date="2019-11-13T19:06:00Z">
                <w:pPr>
                  <w:pStyle w:val="TableEntry"/>
                  <w:keepNext/>
                  <w:keepLines/>
                  <w:suppressAutoHyphens/>
                </w:pPr>
              </w:pPrChange>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pPr>
              <w:pStyle w:val="TableEntry"/>
              <w:pPrChange w:id="2568" w:author="Mary Jungers" w:date="2019-11-13T19:06:00Z">
                <w:pPr>
                  <w:pStyle w:val="TableEntry"/>
                  <w:keepNext/>
                  <w:keepLines/>
                  <w:suppressAutoHyphens/>
                </w:pPr>
              </w:pPrChange>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pPr>
              <w:pStyle w:val="TableEntry"/>
              <w:pPrChange w:id="2569" w:author="Mary Jungers" w:date="2019-11-13T19:06:00Z">
                <w:pPr>
                  <w:pStyle w:val="TableEntry"/>
                  <w:keepNext/>
                  <w:keepLines/>
                  <w:suppressAutoHyphens/>
                </w:pPr>
              </w:pPrChange>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pPr>
              <w:pStyle w:val="TableEntry"/>
              <w:pPrChange w:id="2570" w:author="Mary Jungers" w:date="2019-11-13T19:06:00Z">
                <w:pPr>
                  <w:pStyle w:val="TableEntry"/>
                  <w:keepNext/>
                  <w:keepLines/>
                  <w:suppressAutoHyphens/>
                </w:pPr>
              </w:pPrChange>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pPr>
              <w:pStyle w:val="TableEntry"/>
              <w:pPrChange w:id="2571" w:author="Mary Jungers" w:date="2019-11-13T19:06:00Z">
                <w:pPr>
                  <w:pStyle w:val="TableEntry"/>
                  <w:keepNext/>
                  <w:keepLines/>
                  <w:suppressAutoHyphens/>
                </w:pPr>
              </w:pPrChange>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pPr>
              <w:pStyle w:val="TableEntry"/>
              <w:pPrChange w:id="2572" w:author="Mary Jungers" w:date="2019-11-13T19:06:00Z">
                <w:pPr>
                  <w:pStyle w:val="TableEntry"/>
                  <w:keepNext/>
                  <w:keepLines/>
                  <w:suppressAutoHyphens/>
                </w:pPr>
              </w:pPrChange>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pPr>
        <w:pStyle w:val="BodyText"/>
        <w:pPrChange w:id="2573" w:author="Mary Jungers" w:date="2019-11-13T19:05:00Z">
          <w:pPr>
            <w:pStyle w:val="HL7Field"/>
          </w:pPr>
        </w:pPrChange>
      </w:pPr>
    </w:p>
    <w:p w14:paraId="66EAE3AF" w14:textId="77777777" w:rsidR="00B11855" w:rsidRPr="000D6ECF" w:rsidRDefault="003D003E" w:rsidP="001422D4">
      <w:pPr>
        <w:pStyle w:val="HL7Field"/>
        <w:rPr>
          <w:lang w:val="fr-FR"/>
          <w:rPrChange w:id="2574" w:author="John Rhoads" w:date="2019-11-20T17:56:00Z">
            <w:rPr/>
          </w:rPrChange>
        </w:rPr>
      </w:pPr>
      <w:r w:rsidRPr="000D6ECF">
        <w:rPr>
          <w:lang w:val="fr-FR"/>
          <w:rPrChange w:id="2575" w:author="John Rhoads" w:date="2019-11-20T17:56:00Z">
            <w:rPr/>
          </w:rPrChange>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lastRenderedPageBreak/>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proofErr w:type="spellStart"/>
            <w:r w:rsidRPr="00621E63">
              <w:t>AcceptedPositive</w:t>
            </w:r>
            <w:proofErr w:type="spellEnd"/>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proofErr w:type="spellStart"/>
            <w:r w:rsidRPr="00621E63">
              <w:t>AcceptedNotRelevant</w:t>
            </w:r>
            <w:proofErr w:type="spellEnd"/>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proofErr w:type="spellStart"/>
            <w:r w:rsidRPr="00621E63">
              <w:t>AcceptedFalse</w:t>
            </w:r>
            <w:proofErr w:type="spellEnd"/>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lastRenderedPageBreak/>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proofErr w:type="spellStart"/>
            <w:r w:rsidRPr="00621E63">
              <w:t>CancelledOther</w:t>
            </w:r>
            <w:proofErr w:type="spellEnd"/>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proofErr w:type="spellStart"/>
            <w:r w:rsidRPr="00621E63">
              <w:t>CallbackStart</w:t>
            </w:r>
            <w:proofErr w:type="spellEnd"/>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proofErr w:type="spellStart"/>
            <w:r w:rsidRPr="00621E63">
              <w:t>CallbackEnd</w:t>
            </w:r>
            <w:proofErr w:type="spellEnd"/>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lastRenderedPageBreak/>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t>PRT-5   Participation Person   (XCN)   02382</w:t>
      </w:r>
    </w:p>
    <w:p w14:paraId="0C5F74A4" w14:textId="77777777" w:rsidR="00B11855" w:rsidRPr="00621E63" w:rsidRDefault="003D003E" w:rsidP="00AF7F19">
      <w:pPr>
        <w:pStyle w:val="Components"/>
      </w:pPr>
      <w:r w:rsidRPr="00621E63">
        <w:t xml:space="preserve">Components:&lt;Person Identifier (ST)&gt; ^ &lt;Family Name (FN)&gt; ^ &lt;Given Name (ST)&gt; ^ &lt;Second and Further Given Names or Initials Thereof (ST)&gt; ^ &lt;Suffix (e.g., JR or III) (ST)&gt; ^ &lt;Prefix (e.g., DR) (ST)&gt; ^ &lt;WITHDRAWN Constituent&gt; ^ </w:t>
      </w:r>
      <w:r w:rsidRPr="00621E63">
        <w:lastRenderedPageBreak/>
        <w:t>&lt;DEPRECATED-Source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 xml:space="preserve">Subcomponents for Assigning Jurisdiction (CWE):  &lt;Identifier (ST)&gt; &amp; &lt;Text (ST)&gt; &amp; &lt;Name of Coding System (ID)&gt; &amp; &lt;Alternate Identifier (ST)&gt; &amp; &lt;Alternate Text (ST)&gt; &amp; &lt;Name of Alternate Coding System (ID)&gt; &amp; &lt;Coding System </w:t>
      </w:r>
      <w:r w:rsidRPr="00621E63">
        <w:lastRenderedPageBreak/>
        <w:t>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 xml:space="preserve">This field is included in this segment to support </w:t>
      </w:r>
      <w:r w:rsidRPr="00621E63">
        <w:rPr>
          <w:noProof w:val="0"/>
        </w:rPr>
        <w:lastRenderedPageBreak/>
        <w:t>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w:t>
      </w:r>
      <w:r w:rsidRPr="00621E63">
        <w:lastRenderedPageBreak/>
        <w:t>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w:t>
      </w:r>
      <w:r w:rsidRPr="00621E63">
        <w:lastRenderedPageBreak/>
        <w:t>&lt;Alternate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0D6ECF" w:rsidRDefault="0012698E" w:rsidP="001466DF">
      <w:pPr>
        <w:pStyle w:val="HL7FieldIndent2"/>
        <w:rPr>
          <w:noProof w:val="0"/>
          <w:lang w:val="fr-FR"/>
          <w:rPrChange w:id="2576" w:author="John Rhoads" w:date="2019-11-20T17:56:00Z">
            <w:rPr>
              <w:noProof w:val="0"/>
            </w:rPr>
          </w:rPrChange>
        </w:rPr>
      </w:pPr>
      <w:r w:rsidRPr="000D6ECF">
        <w:rPr>
          <w:noProof w:val="0"/>
          <w:lang w:val="fr-FR"/>
          <w:rPrChange w:id="2577" w:author="John Rhoads" w:date="2019-11-20T17:56:00Z">
            <w:rPr>
              <w:noProof w:val="0"/>
            </w:rPr>
          </w:rPrChange>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0D6ECF" w:rsidRDefault="003D003E" w:rsidP="001422D4">
      <w:pPr>
        <w:pStyle w:val="HL7Field"/>
        <w:rPr>
          <w:lang w:val="fr-FR"/>
          <w:rPrChange w:id="2578" w:author="John Rhoads" w:date="2019-11-20T17:56:00Z">
            <w:rPr/>
          </w:rPrChange>
        </w:rPr>
      </w:pPr>
      <w:r w:rsidRPr="000D6ECF">
        <w:rPr>
          <w:lang w:val="fr-FR"/>
          <w:rPrChange w:id="2579" w:author="John Rhoads" w:date="2019-11-20T17:56:00Z">
            <w:rPr/>
          </w:rPrChange>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0D6ECF" w:rsidRDefault="0012698E" w:rsidP="001422D4">
      <w:pPr>
        <w:pStyle w:val="HL7Field"/>
        <w:rPr>
          <w:lang w:val="fr-FR"/>
          <w:rPrChange w:id="2580" w:author="John Rhoads" w:date="2019-11-20T17:56:00Z">
            <w:rPr/>
          </w:rPrChange>
        </w:rPr>
      </w:pPr>
      <w:r w:rsidRPr="000D6ECF">
        <w:rPr>
          <w:lang w:val="fr-FR"/>
          <w:rPrChange w:id="2581" w:author="John Rhoads" w:date="2019-11-20T17:56:00Z">
            <w:rPr/>
          </w:rPrChange>
        </w:rPr>
        <w:t xml:space="preserve">PRT-16   Participation </w:t>
      </w:r>
      <w:proofErr w:type="spellStart"/>
      <w:r w:rsidRPr="000D6ECF">
        <w:rPr>
          <w:lang w:val="fr-FR"/>
          <w:rPrChange w:id="2582" w:author="John Rhoads" w:date="2019-11-20T17:56:00Z">
            <w:rPr/>
          </w:rPrChange>
        </w:rPr>
        <w:t>Device</w:t>
      </w:r>
      <w:proofErr w:type="spellEnd"/>
      <w:r w:rsidRPr="000D6ECF">
        <w:rPr>
          <w:lang w:val="fr-FR"/>
          <w:rPrChange w:id="2583" w:author="John Rhoads" w:date="2019-11-20T17:56:00Z">
            <w:rPr/>
          </w:rPrChange>
        </w:rPr>
        <w:t xml:space="preserv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77777777" w:rsidR="0012698E" w:rsidRPr="00621E63" w:rsidRDefault="0012698E">
      <w:pPr>
        <w:pStyle w:val="HL7Field"/>
        <w:pPrChange w:id="2584" w:author="John Rhoads" w:date="2019-11-20T18:00:00Z">
          <w:pPr>
            <w:pStyle w:val="HL7FieldIndent2"/>
          </w:pPr>
        </w:pPrChange>
      </w:pPr>
      <w:del w:id="2585" w:author="John Rhoads" w:date="2019-11-20T17:59:00Z">
        <w:r w:rsidRPr="00621E63" w:rsidDel="000D6ECF">
          <w:delText>7.1.1.2</w:delText>
        </w:r>
      </w:del>
      <w:del w:id="2586" w:author="John Rhoads" w:date="2019-11-20T18:00:00Z">
        <w:r w:rsidRPr="00621E63" w:rsidDel="000D6ECF">
          <w:tab/>
        </w:r>
      </w:del>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pPr>
        <w:pStyle w:val="HL7Field"/>
        <w:pPrChange w:id="2587" w:author="Mary Jungers" w:date="2019-11-14T18:56:00Z">
          <w:pPr>
            <w:pStyle w:val="HL7Field"/>
            <w:keepNext w:val="0"/>
          </w:pPr>
        </w:pPrChange>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pPr>
        <w:pStyle w:val="Heading3"/>
        <w:numPr>
          <w:ilvl w:val="0"/>
          <w:numId w:val="0"/>
        </w:numPr>
        <w:rPr>
          <w:noProof w:val="0"/>
        </w:rPr>
        <w:pPrChange w:id="2588" w:author="Mary Jungers" w:date="2019-11-13T19:06:00Z">
          <w:pPr>
            <w:pStyle w:val="AppendixHeading3"/>
          </w:pPr>
        </w:pPrChange>
      </w:pPr>
      <w:bookmarkStart w:id="2589" w:name="_Toc24650532"/>
      <w:ins w:id="2590" w:author="Mary Jungers" w:date="2019-11-13T19:06:00Z">
        <w:r w:rsidRPr="00621E63">
          <w:rPr>
            <w:noProof w:val="0"/>
          </w:rPr>
          <w:t xml:space="preserve">B.10.3 </w:t>
        </w:r>
      </w:ins>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2589"/>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2ACF7923" w:rsidR="00B11855" w:rsidRPr="00621E63" w:rsidRDefault="00D53FC4">
      <w:pPr>
        <w:pStyle w:val="Heading1"/>
        <w:numPr>
          <w:ilvl w:val="0"/>
          <w:numId w:val="0"/>
        </w:numPr>
        <w:rPr>
          <w:noProof w:val="0"/>
        </w:rPr>
        <w:pPrChange w:id="2591" w:author="Mary Jungers" w:date="2019-11-13T19:06:00Z">
          <w:pPr>
            <w:pStyle w:val="AppendixHeading1"/>
          </w:pPr>
        </w:pPrChange>
      </w:pPr>
      <w:bookmarkStart w:id="2592" w:name="_Toc401769871"/>
      <w:bookmarkStart w:id="2593" w:name="_Toc24650533"/>
      <w:ins w:id="2594" w:author="Mary Jungers" w:date="2019-11-13T19:06:00Z">
        <w:r w:rsidRPr="00621E63">
          <w:rPr>
            <w:noProof w:val="0"/>
          </w:rPr>
          <w:lastRenderedPageBreak/>
          <w:t>Appendix C</w:t>
        </w:r>
      </w:ins>
      <w:del w:id="2595" w:author="Mary Jungers" w:date="2019-11-13T19:06:00Z">
        <w:r w:rsidR="003D003E" w:rsidRPr="00621E63" w:rsidDel="00D53FC4">
          <w:rPr>
            <w:noProof w:val="0"/>
          </w:rPr>
          <w:delText>C</w:delText>
        </w:r>
      </w:del>
      <w:ins w:id="2596" w:author="Mary Jungers" w:date="2019-11-13T19:06:00Z">
        <w:r w:rsidRPr="00621E63">
          <w:rPr>
            <w:noProof w:val="0"/>
          </w:rPr>
          <w:t xml:space="preserve"> C</w:t>
        </w:r>
      </w:ins>
      <w:r w:rsidR="003D003E" w:rsidRPr="00621E63">
        <w:rPr>
          <w:noProof w:val="0"/>
        </w:rPr>
        <w:t>ommon Data Types</w:t>
      </w:r>
      <w:bookmarkEnd w:id="2592"/>
      <w:bookmarkEnd w:id="2593"/>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6EBB0B16" w:rsidR="00B11855" w:rsidRPr="00621E63" w:rsidRDefault="003D003E" w:rsidP="00AF7F19">
      <w:pPr>
        <w:pStyle w:val="BodyText"/>
      </w:pPr>
      <w:r w:rsidRPr="00621E63">
        <w:t>The PCD T</w:t>
      </w:r>
      <w:ins w:id="2597" w:author="Mary Jungers" w:date="2019-11-13T19:35:00Z">
        <w:r w:rsidR="00D04981" w:rsidRPr="00621E63">
          <w:t>echnical Framework</w:t>
        </w:r>
      </w:ins>
      <w:del w:id="2598" w:author="Mary Jungers" w:date="2019-11-13T19:35:00Z">
        <w:r w:rsidRPr="00621E63" w:rsidDel="00D04981">
          <w:delText>F</w:delText>
        </w:r>
      </w:del>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pPr>
        <w:pStyle w:val="Heading2"/>
        <w:numPr>
          <w:ilvl w:val="0"/>
          <w:numId w:val="0"/>
        </w:numPr>
        <w:rPr>
          <w:noProof w:val="0"/>
        </w:rPr>
        <w:pPrChange w:id="2599" w:author="Mary Jungers" w:date="2019-11-13T19:07:00Z">
          <w:pPr>
            <w:pStyle w:val="AppendixHeading2"/>
          </w:pPr>
        </w:pPrChange>
      </w:pPr>
      <w:bookmarkStart w:id="2600" w:name="_Toc401769872"/>
      <w:bookmarkStart w:id="2601" w:name="_Toc24650534"/>
      <w:ins w:id="2602" w:author="Mary Jungers" w:date="2019-11-13T19:07:00Z">
        <w:r w:rsidRPr="00621E63">
          <w:rPr>
            <w:noProof w:val="0"/>
          </w:rPr>
          <w:t xml:space="preserve">C.1 </w:t>
        </w:r>
      </w:ins>
      <w:r w:rsidR="003D003E" w:rsidRPr="00621E63">
        <w:rPr>
          <w:noProof w:val="0"/>
        </w:rPr>
        <w:t>CNE Data Type – coded with no exceptions</w:t>
      </w:r>
      <w:bookmarkEnd w:id="2600"/>
      <w:bookmarkEnd w:id="2601"/>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2603" w:name="_Toc401769873"/>
    </w:p>
    <w:p w14:paraId="562979AD" w14:textId="0FC69C2B" w:rsidR="00A91B0D" w:rsidRPr="00621E63" w:rsidRDefault="00D53FC4">
      <w:pPr>
        <w:pStyle w:val="Heading2"/>
        <w:numPr>
          <w:ilvl w:val="0"/>
          <w:numId w:val="0"/>
        </w:numPr>
        <w:rPr>
          <w:noProof w:val="0"/>
        </w:rPr>
        <w:pPrChange w:id="2604" w:author="Mary Jungers" w:date="2019-11-13T19:07:00Z">
          <w:pPr>
            <w:pStyle w:val="AppendixHeading2"/>
          </w:pPr>
        </w:pPrChange>
      </w:pPr>
      <w:bookmarkStart w:id="2605" w:name="_Toc24650535"/>
      <w:ins w:id="2606" w:author="Mary Jungers" w:date="2019-11-13T19:07:00Z">
        <w:r w:rsidRPr="00621E63">
          <w:rPr>
            <w:noProof w:val="0"/>
          </w:rPr>
          <w:t xml:space="preserve">C.2 </w:t>
        </w:r>
      </w:ins>
      <w:r w:rsidR="00A91B0D" w:rsidRPr="00621E63">
        <w:rPr>
          <w:noProof w:val="0"/>
        </w:rPr>
        <w:t>CWE Data Type – coded with exceptions</w:t>
      </w:r>
      <w:bookmarkEnd w:id="2603"/>
      <w:bookmarkEnd w:id="2605"/>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pPr>
        <w:pStyle w:val="Heading2"/>
        <w:numPr>
          <w:ilvl w:val="0"/>
          <w:numId w:val="0"/>
        </w:numPr>
        <w:rPr>
          <w:noProof w:val="0"/>
        </w:rPr>
        <w:pPrChange w:id="2607" w:author="Mary Jungers" w:date="2019-11-13T19:07:00Z">
          <w:pPr>
            <w:pStyle w:val="AppendixHeading2"/>
          </w:pPr>
        </w:pPrChange>
      </w:pPr>
      <w:bookmarkStart w:id="2608" w:name="_Toc401769874"/>
      <w:bookmarkStart w:id="2609" w:name="_Toc24650536"/>
      <w:ins w:id="2610" w:author="Mary Jungers" w:date="2019-11-13T19:07:00Z">
        <w:r w:rsidRPr="00621E63">
          <w:rPr>
            <w:noProof w:val="0"/>
          </w:rPr>
          <w:lastRenderedPageBreak/>
          <w:t xml:space="preserve">C.3 </w:t>
        </w:r>
      </w:ins>
      <w:r w:rsidR="003D003E" w:rsidRPr="00621E63">
        <w:rPr>
          <w:noProof w:val="0"/>
        </w:rPr>
        <w:t>CX Data Type</w:t>
      </w:r>
      <w:bookmarkEnd w:id="2608"/>
      <w:bookmarkEnd w:id="2609"/>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 xml:space="preserve">Example: 12345^^^Saint-John </w:t>
      </w:r>
      <w:proofErr w:type="spellStart"/>
      <w:r w:rsidRPr="00621E63">
        <w:t>Hospital^PI</w:t>
      </w:r>
      <w:proofErr w:type="spellEnd"/>
    </w:p>
    <w:p w14:paraId="2DC3DD3E" w14:textId="04B90DF6" w:rsidR="00B11855" w:rsidRPr="00621E63" w:rsidRDefault="00D53FC4">
      <w:pPr>
        <w:pStyle w:val="Heading2"/>
        <w:numPr>
          <w:ilvl w:val="0"/>
          <w:numId w:val="0"/>
        </w:numPr>
        <w:rPr>
          <w:noProof w:val="0"/>
        </w:rPr>
        <w:pPrChange w:id="2611" w:author="Mary Jungers" w:date="2019-11-13T19:07:00Z">
          <w:pPr>
            <w:pStyle w:val="AppendixHeading2"/>
          </w:pPr>
        </w:pPrChange>
      </w:pPr>
      <w:bookmarkStart w:id="2612" w:name="_Toc401769875"/>
      <w:bookmarkStart w:id="2613" w:name="_Toc24650537"/>
      <w:ins w:id="2614" w:author="Mary Jungers" w:date="2019-11-13T19:07:00Z">
        <w:r w:rsidRPr="00621E63">
          <w:rPr>
            <w:noProof w:val="0"/>
          </w:rPr>
          <w:t xml:space="preserve">C.4 </w:t>
        </w:r>
      </w:ins>
      <w:r w:rsidR="003D003E" w:rsidRPr="00621E63">
        <w:rPr>
          <w:noProof w:val="0"/>
        </w:rPr>
        <w:t>DTM – date/time</w:t>
      </w:r>
      <w:bookmarkEnd w:id="2612"/>
      <w:bookmarkEnd w:id="2613"/>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960B91D" w14:textId="4356499A" w:rsidR="0043596B" w:rsidRPr="00621E63" w:rsidDel="00D53FC4" w:rsidRDefault="0043596B" w:rsidP="0043596B">
      <w:pPr>
        <w:pStyle w:val="BodyText"/>
        <w:rPr>
          <w:del w:id="2615" w:author="Mary Jungers" w:date="2019-11-13T19:07:00Z"/>
        </w:rPr>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1F9E07DF" w14:textId="77777777" w:rsidR="0043596B" w:rsidRPr="00621E63" w:rsidRDefault="0043596B" w:rsidP="002B53BA">
      <w:pPr>
        <w:pStyle w:val="BodyText"/>
      </w:pPr>
    </w:p>
    <w:p w14:paraId="5D1ACA76" w14:textId="7EB3E87D" w:rsidR="00B11855" w:rsidRPr="00621E63" w:rsidRDefault="00D53FC4">
      <w:pPr>
        <w:pStyle w:val="Heading2"/>
        <w:numPr>
          <w:ilvl w:val="0"/>
          <w:numId w:val="0"/>
        </w:numPr>
        <w:rPr>
          <w:noProof w:val="0"/>
        </w:rPr>
        <w:pPrChange w:id="2616" w:author="Mary Jungers" w:date="2019-11-13T19:07:00Z">
          <w:pPr>
            <w:pStyle w:val="AppendixHeading2"/>
          </w:pPr>
        </w:pPrChange>
      </w:pPr>
      <w:bookmarkStart w:id="2617" w:name="_Toc401769876"/>
      <w:bookmarkStart w:id="2618" w:name="_Toc24650538"/>
      <w:ins w:id="2619" w:author="Mary Jungers" w:date="2019-11-13T19:07:00Z">
        <w:r w:rsidRPr="00621E63">
          <w:rPr>
            <w:noProof w:val="0"/>
          </w:rPr>
          <w:lastRenderedPageBreak/>
          <w:t xml:space="preserve">C.5 </w:t>
        </w:r>
      </w:ins>
      <w:r w:rsidR="00852E72" w:rsidRPr="00621E63">
        <w:rPr>
          <w:noProof w:val="0"/>
        </w:rPr>
        <w:t>Entity Identifier (EI) Data Type</w:t>
      </w:r>
      <w:bookmarkEnd w:id="2617"/>
      <w:bookmarkEnd w:id="2618"/>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w:t>
      </w:r>
      <w:proofErr w:type="spellStart"/>
      <w:r w:rsidRPr="00621E63">
        <w:t>company_id</w:t>
      </w:r>
      <w:proofErr w:type="spellEnd"/>
      <w:r w:rsidRPr="00621E63">
        <w:t xml:space="preserve"> value assigned by the IEEE Registration Authority, and a 40-bit extension identifier assigned by the organization having that </w:t>
      </w:r>
      <w:proofErr w:type="spellStart"/>
      <w:r w:rsidRPr="00621E63">
        <w:t>company_id</w:t>
      </w:r>
      <w:proofErr w:type="spellEnd"/>
      <w:r w:rsidRPr="00621E63">
        <w:t xml:space="preserve">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w:t>
      </w:r>
      <w:proofErr w:type="spellStart"/>
      <w:r w:rsidRPr="00621E63">
        <w:t>urn:oid</w:t>
      </w:r>
      <w:proofErr w:type="spellEnd"/>
      <w:r w:rsidRPr="00621E63">
        <w:t>:”).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pPr>
        <w:pStyle w:val="Heading2"/>
        <w:numPr>
          <w:ilvl w:val="0"/>
          <w:numId w:val="0"/>
        </w:numPr>
        <w:rPr>
          <w:noProof w:val="0"/>
        </w:rPr>
        <w:pPrChange w:id="2620" w:author="Mary Jungers" w:date="2019-11-13T19:07:00Z">
          <w:pPr>
            <w:pStyle w:val="AppendixHeading2"/>
          </w:pPr>
        </w:pPrChange>
      </w:pPr>
      <w:bookmarkStart w:id="2621" w:name="_Toc401769877"/>
      <w:bookmarkStart w:id="2622" w:name="_Toc24650539"/>
      <w:ins w:id="2623" w:author="Mary Jungers" w:date="2019-11-13T19:07:00Z">
        <w:r w:rsidRPr="00621E63">
          <w:rPr>
            <w:noProof w:val="0"/>
          </w:rPr>
          <w:t xml:space="preserve">C.6 </w:t>
        </w:r>
      </w:ins>
      <w:r w:rsidR="003D003E" w:rsidRPr="00621E63">
        <w:rPr>
          <w:noProof w:val="0"/>
        </w:rPr>
        <w:t>Hierarchic Designator (HD) Data Type</w:t>
      </w:r>
      <w:bookmarkEnd w:id="2621"/>
      <w:bookmarkEnd w:id="2622"/>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pPr>
        <w:pStyle w:val="Heading2"/>
        <w:numPr>
          <w:ilvl w:val="0"/>
          <w:numId w:val="0"/>
        </w:numPr>
        <w:rPr>
          <w:noProof w:val="0"/>
        </w:rPr>
        <w:pPrChange w:id="2624" w:author="Mary Jungers" w:date="2019-11-13T19:07:00Z">
          <w:pPr>
            <w:pStyle w:val="AppendixHeading2"/>
          </w:pPr>
        </w:pPrChange>
      </w:pPr>
      <w:bookmarkStart w:id="2625" w:name="_Toc401769878"/>
      <w:bookmarkStart w:id="2626" w:name="_Toc24650540"/>
      <w:ins w:id="2627" w:author="Mary Jungers" w:date="2019-11-13T19:07:00Z">
        <w:r w:rsidRPr="00621E63">
          <w:rPr>
            <w:noProof w:val="0"/>
          </w:rPr>
          <w:t xml:space="preserve">C.7 </w:t>
        </w:r>
      </w:ins>
      <w:r w:rsidR="003D003E" w:rsidRPr="00621E63">
        <w:rPr>
          <w:noProof w:val="0"/>
        </w:rPr>
        <w:t>PL Data Type</w:t>
      </w:r>
      <w:bookmarkEnd w:id="2625"/>
      <w:bookmarkEnd w:id="2626"/>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pPr>
        <w:pStyle w:val="Heading2"/>
        <w:numPr>
          <w:ilvl w:val="0"/>
          <w:numId w:val="0"/>
        </w:numPr>
        <w:rPr>
          <w:noProof w:val="0"/>
        </w:rPr>
        <w:pPrChange w:id="2628" w:author="Mary Jungers" w:date="2019-11-13T19:08:00Z">
          <w:pPr>
            <w:pStyle w:val="AppendixHeading2"/>
          </w:pPr>
        </w:pPrChange>
      </w:pPr>
      <w:bookmarkStart w:id="2629" w:name="_Toc401769879"/>
      <w:bookmarkStart w:id="2630" w:name="_Toc24650541"/>
      <w:ins w:id="2631" w:author="Mary Jungers" w:date="2019-11-13T19:08:00Z">
        <w:r w:rsidRPr="00621E63">
          <w:rPr>
            <w:noProof w:val="0"/>
          </w:rPr>
          <w:t xml:space="preserve">C.8 </w:t>
        </w:r>
      </w:ins>
      <w:r w:rsidR="003D003E" w:rsidRPr="00621E63">
        <w:rPr>
          <w:noProof w:val="0"/>
        </w:rPr>
        <w:t>XPN Data Type</w:t>
      </w:r>
      <w:bookmarkEnd w:id="2629"/>
      <w:bookmarkEnd w:id="2630"/>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pPr>
        <w:pStyle w:val="Heading2"/>
        <w:numPr>
          <w:ilvl w:val="0"/>
          <w:numId w:val="0"/>
        </w:numPr>
        <w:rPr>
          <w:noProof w:val="0"/>
        </w:rPr>
        <w:pPrChange w:id="2632" w:author="Mary Jungers" w:date="2019-11-13T19:08:00Z">
          <w:pPr>
            <w:pStyle w:val="AppendixHeading2"/>
            <w:keepNext/>
          </w:pPr>
        </w:pPrChange>
      </w:pPr>
      <w:bookmarkStart w:id="2633" w:name="_Toc401769880"/>
      <w:bookmarkStart w:id="2634" w:name="_Toc24650542"/>
      <w:ins w:id="2635" w:author="Mary Jungers" w:date="2019-11-13T19:08:00Z">
        <w:r w:rsidRPr="00621E63">
          <w:rPr>
            <w:noProof w:val="0"/>
          </w:rPr>
          <w:lastRenderedPageBreak/>
          <w:t xml:space="preserve">C.9 </w:t>
        </w:r>
      </w:ins>
      <w:r w:rsidR="003D003E" w:rsidRPr="00621E63">
        <w:rPr>
          <w:noProof w:val="0"/>
        </w:rPr>
        <w:t>XTN Data Type</w:t>
      </w:r>
      <w:bookmarkEnd w:id="2633"/>
      <w:bookmarkEnd w:id="263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pPr>
        <w:pStyle w:val="Heading1"/>
        <w:numPr>
          <w:ilvl w:val="0"/>
          <w:numId w:val="0"/>
        </w:numPr>
        <w:rPr>
          <w:bCs/>
          <w:noProof w:val="0"/>
        </w:rPr>
        <w:pPrChange w:id="2636" w:author="Mary Jungers" w:date="2019-11-13T19:08:00Z">
          <w:pPr>
            <w:pStyle w:val="AppendixHeading1"/>
          </w:pPr>
        </w:pPrChange>
      </w:pPr>
      <w:bookmarkStart w:id="2637" w:name="_Toc401769881"/>
      <w:bookmarkStart w:id="2638" w:name="_Toc24650543"/>
      <w:ins w:id="2639" w:author="Mary Jungers" w:date="2019-11-13T19:08:00Z">
        <w:r w:rsidRPr="00621E63">
          <w:rPr>
            <w:noProof w:val="0"/>
          </w:rPr>
          <w:lastRenderedPageBreak/>
          <w:t xml:space="preserve">Appendix D </w:t>
        </w:r>
      </w:ins>
      <w:r w:rsidR="003D003E" w:rsidRPr="00621E63">
        <w:rPr>
          <w:noProof w:val="0"/>
        </w:rPr>
        <w:t>Reserved</w:t>
      </w:r>
      <w:bookmarkStart w:id="2640" w:name="_Toc401769882"/>
      <w:bookmarkEnd w:id="2637"/>
      <w:bookmarkEnd w:id="2638"/>
    </w:p>
    <w:p w14:paraId="4ACFFE38" w14:textId="03432CEB" w:rsidR="00B11855" w:rsidRPr="00621E63" w:rsidRDefault="00D53FC4">
      <w:pPr>
        <w:pStyle w:val="Heading1"/>
        <w:numPr>
          <w:ilvl w:val="0"/>
          <w:numId w:val="0"/>
        </w:numPr>
        <w:rPr>
          <w:noProof w:val="0"/>
        </w:rPr>
        <w:pPrChange w:id="2641" w:author="Mary Jungers" w:date="2019-11-13T19:08:00Z">
          <w:pPr>
            <w:pStyle w:val="AppendixHeading1"/>
          </w:pPr>
        </w:pPrChange>
      </w:pPr>
      <w:bookmarkStart w:id="2642" w:name="_Toc24650544"/>
      <w:ins w:id="2643" w:author="Mary Jungers" w:date="2019-11-13T19:08:00Z">
        <w:r w:rsidRPr="00621E63">
          <w:rPr>
            <w:noProof w:val="0"/>
          </w:rPr>
          <w:lastRenderedPageBreak/>
          <w:t xml:space="preserve">Appendix E </w:t>
        </w:r>
      </w:ins>
      <w:r w:rsidR="003D003E" w:rsidRPr="00621E63">
        <w:rPr>
          <w:noProof w:val="0"/>
        </w:rPr>
        <w:t>Examples of messages</w:t>
      </w:r>
      <w:bookmarkEnd w:id="2640"/>
      <w:bookmarkEnd w:id="2642"/>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pPr>
        <w:pStyle w:val="Heading2"/>
        <w:numPr>
          <w:ilvl w:val="0"/>
          <w:numId w:val="0"/>
        </w:numPr>
        <w:rPr>
          <w:noProof w:val="0"/>
        </w:rPr>
        <w:pPrChange w:id="2644" w:author="Mary Jungers" w:date="2019-11-13T19:09:00Z">
          <w:pPr>
            <w:pStyle w:val="AppendixHeading2"/>
          </w:pPr>
        </w:pPrChange>
      </w:pPr>
      <w:bookmarkStart w:id="2645" w:name="_Toc401769883"/>
      <w:bookmarkStart w:id="2646" w:name="_Toc24650545"/>
      <w:ins w:id="2647" w:author="Mary Jungers" w:date="2019-11-13T19:09:00Z">
        <w:r w:rsidRPr="00621E63">
          <w:rPr>
            <w:noProof w:val="0"/>
          </w:rPr>
          <w:t xml:space="preserve">E.1 </w:t>
        </w:r>
      </w:ins>
      <w:r w:rsidR="003D003E" w:rsidRPr="00621E63">
        <w:rPr>
          <w:noProof w:val="0"/>
        </w:rPr>
        <w:t>PCD-01 Case C1: Communicate periodic data to Clinical Information System (CIS)</w:t>
      </w:r>
      <w:bookmarkEnd w:id="2645"/>
      <w:bookmarkEnd w:id="2646"/>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pPr>
        <w:pStyle w:val="Heading3"/>
        <w:numPr>
          <w:ilvl w:val="0"/>
          <w:numId w:val="0"/>
        </w:numPr>
        <w:rPr>
          <w:noProof w:val="0"/>
        </w:rPr>
        <w:pPrChange w:id="2648" w:author="Mary Jungers" w:date="2019-11-13T19:09:00Z">
          <w:pPr>
            <w:pStyle w:val="AppendixHeading3"/>
          </w:pPr>
        </w:pPrChange>
      </w:pPr>
      <w:bookmarkStart w:id="2649" w:name="_Toc401769884"/>
      <w:bookmarkStart w:id="2650" w:name="_Toc24650546"/>
      <w:ins w:id="2651" w:author="Mary Jungers" w:date="2019-11-13T19:09:00Z">
        <w:r w:rsidRPr="00621E63">
          <w:rPr>
            <w:noProof w:val="0"/>
          </w:rPr>
          <w:t xml:space="preserve">E.1.1 </w:t>
        </w:r>
      </w:ins>
      <w:r w:rsidR="003D003E" w:rsidRPr="00621E63">
        <w:rPr>
          <w:noProof w:val="0"/>
        </w:rPr>
        <w:t>Example of PCD-01 Observation Report (Physiological Monitor)</w:t>
      </w:r>
      <w:bookmarkEnd w:id="2649"/>
      <w:bookmarkEnd w:id="2650"/>
    </w:p>
    <w:p w14:paraId="4A48195A" w14:textId="467A7D3F" w:rsidR="00B11855" w:rsidRDefault="003D003E" w:rsidP="002E782A">
      <w:pPr>
        <w:pStyle w:val="BodyText"/>
        <w:rPr>
          <w:ins w:id="2652" w:author="Mary Jungers" w:date="2019-11-14T18:56:00Z"/>
        </w:rPr>
      </w:pPr>
      <w:r w:rsidRPr="00621E63">
        <w:t>An observation result from a physiological monitor.</w:t>
      </w:r>
    </w:p>
    <w:p w14:paraId="6423B3CC" w14:textId="0DDFA16A" w:rsidR="00D93F40" w:rsidRDefault="00D93F40" w:rsidP="002E782A">
      <w:pPr>
        <w:pStyle w:val="BodyText"/>
        <w:rPr>
          <w:ins w:id="2653" w:author="Mary Jungers" w:date="2019-11-14T18:56:00Z"/>
        </w:rPr>
      </w:pPr>
    </w:p>
    <w:p w14:paraId="574013CF" w14:textId="6FBEF41F" w:rsidR="00D93F40" w:rsidRDefault="00D93F40" w:rsidP="002E782A">
      <w:pPr>
        <w:pStyle w:val="BodyText"/>
        <w:rPr>
          <w:ins w:id="2654" w:author="Mary Jungers" w:date="2019-11-14T18:56:00Z"/>
        </w:rPr>
      </w:pPr>
    </w:p>
    <w:p w14:paraId="0BA82F05" w14:textId="4BF73F6D" w:rsidR="00D93F40" w:rsidRDefault="00D93F40" w:rsidP="002E782A">
      <w:pPr>
        <w:pStyle w:val="BodyText"/>
        <w:rPr>
          <w:ins w:id="2655" w:author="Mary Jungers" w:date="2019-11-14T18:56:00Z"/>
        </w:rPr>
      </w:pPr>
    </w:p>
    <w:p w14:paraId="67492790" w14:textId="223942C2" w:rsidR="00D93F40" w:rsidRDefault="00D93F40" w:rsidP="002E782A">
      <w:pPr>
        <w:pStyle w:val="BodyText"/>
        <w:rPr>
          <w:ins w:id="2656" w:author="Mary Jungers" w:date="2019-11-14T18:56:00Z"/>
        </w:rPr>
      </w:pPr>
    </w:p>
    <w:p w14:paraId="09C2D396" w14:textId="1A656BDB" w:rsidR="00D93F40" w:rsidRDefault="00D93F40" w:rsidP="002E782A">
      <w:pPr>
        <w:pStyle w:val="BodyText"/>
        <w:rPr>
          <w:ins w:id="2657" w:author="Mary Jungers" w:date="2019-11-14T18:56:00Z"/>
        </w:rPr>
      </w:pPr>
    </w:p>
    <w:p w14:paraId="3FE77D23" w14:textId="7DDA8760" w:rsidR="00D93F40" w:rsidRDefault="00D93F40" w:rsidP="002E782A">
      <w:pPr>
        <w:pStyle w:val="BodyText"/>
        <w:rPr>
          <w:ins w:id="2658" w:author="Mary Jungers" w:date="2019-11-14T18:56:00Z"/>
        </w:rPr>
      </w:pPr>
    </w:p>
    <w:p w14:paraId="43886589" w14:textId="2CFF0E58" w:rsidR="00D93F40" w:rsidRDefault="00D93F40" w:rsidP="002E782A">
      <w:pPr>
        <w:pStyle w:val="BodyText"/>
        <w:rPr>
          <w:ins w:id="2659" w:author="Mary Jungers" w:date="2019-11-14T18:56:00Z"/>
        </w:rPr>
      </w:pPr>
    </w:p>
    <w:p w14:paraId="4FD60EF3" w14:textId="2D28DAC0" w:rsidR="00D93F40" w:rsidRDefault="00D93F40" w:rsidP="002E782A">
      <w:pPr>
        <w:pStyle w:val="BodyText"/>
        <w:rPr>
          <w:ins w:id="2660" w:author="Mary Jungers" w:date="2019-11-14T18:56:00Z"/>
        </w:rPr>
      </w:pPr>
    </w:p>
    <w:p w14:paraId="135CBEA3" w14:textId="613D123F" w:rsidR="00D93F40" w:rsidRDefault="00D93F40" w:rsidP="002E782A">
      <w:pPr>
        <w:pStyle w:val="BodyText"/>
        <w:rPr>
          <w:ins w:id="2661" w:author="Mary Jungers" w:date="2019-11-14T18:56:00Z"/>
        </w:rPr>
      </w:pPr>
    </w:p>
    <w:p w14:paraId="7EF1E189" w14:textId="08672E95" w:rsidR="00D93F40" w:rsidRDefault="00D93F40" w:rsidP="002E782A">
      <w:pPr>
        <w:pStyle w:val="BodyText"/>
        <w:rPr>
          <w:ins w:id="2662" w:author="Mary Jungers" w:date="2019-11-14T18:56:00Z"/>
        </w:rPr>
      </w:pPr>
    </w:p>
    <w:p w14:paraId="7972B296" w14:textId="501AE6FB" w:rsidR="00D93F40" w:rsidRDefault="00D93F40" w:rsidP="002E782A">
      <w:pPr>
        <w:pStyle w:val="BodyText"/>
        <w:rPr>
          <w:ins w:id="2663" w:author="Mary Jungers" w:date="2019-11-14T18:56:00Z"/>
        </w:rPr>
      </w:pPr>
    </w:p>
    <w:p w14:paraId="331C0BEB" w14:textId="0D37740C" w:rsidR="00D93F40" w:rsidRDefault="00D93F40" w:rsidP="002E782A">
      <w:pPr>
        <w:pStyle w:val="BodyText"/>
        <w:rPr>
          <w:ins w:id="2664" w:author="Mary Jungers" w:date="2019-11-14T18:56:00Z"/>
        </w:rPr>
      </w:pPr>
    </w:p>
    <w:p w14:paraId="236B95D3" w14:textId="648E1E90" w:rsidR="00D93F40" w:rsidRDefault="00D93F40" w:rsidP="002E782A">
      <w:pPr>
        <w:pStyle w:val="BodyText"/>
        <w:rPr>
          <w:ins w:id="2665" w:author="Mary Jungers" w:date="2019-11-14T18:56:00Z"/>
        </w:rPr>
      </w:pPr>
    </w:p>
    <w:p w14:paraId="3B375D4B" w14:textId="4EB0F01D" w:rsidR="00D93F40" w:rsidRDefault="00D93F40" w:rsidP="002E782A">
      <w:pPr>
        <w:pStyle w:val="BodyText"/>
        <w:rPr>
          <w:ins w:id="2666" w:author="Mary Jungers" w:date="2019-11-14T18:56:00Z"/>
        </w:rPr>
      </w:pPr>
    </w:p>
    <w:p w14:paraId="74F86C7D" w14:textId="77777777" w:rsidR="00D93F40" w:rsidRPr="00621E63" w:rsidRDefault="00D93F40"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2667"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w:t>
      </w:r>
      <w:proofErr w:type="spellStart"/>
      <w:r w:rsidRPr="00621E63">
        <w:rPr>
          <w:noProof w:val="0"/>
        </w:rPr>
        <w:t>Hon^Albert</w:t>
      </w:r>
      <w:proofErr w:type="spellEnd"/>
      <w:r w:rsidRPr="00621E63">
        <w:rPr>
          <w:noProof w:val="0"/>
        </w:rPr>
        <w: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pPr>
        <w:pStyle w:val="Heading3"/>
        <w:numPr>
          <w:ilvl w:val="0"/>
          <w:numId w:val="0"/>
        </w:numPr>
        <w:rPr>
          <w:noProof w:val="0"/>
        </w:rPr>
        <w:pPrChange w:id="2668" w:author="Mary Jungers" w:date="2019-11-13T19:09:00Z">
          <w:pPr>
            <w:pStyle w:val="AppendixHeading3"/>
          </w:pPr>
        </w:pPrChange>
      </w:pPr>
      <w:bookmarkStart w:id="2669" w:name="_Toc24650547"/>
      <w:ins w:id="2670" w:author="Mary Jungers" w:date="2019-11-13T19:09:00Z">
        <w:r w:rsidRPr="00621E63">
          <w:rPr>
            <w:noProof w:val="0"/>
          </w:rPr>
          <w:t xml:space="preserve">E.1.2 </w:t>
        </w:r>
      </w:ins>
      <w:r w:rsidR="003D003E" w:rsidRPr="00621E63">
        <w:rPr>
          <w:noProof w:val="0"/>
        </w:rPr>
        <w:t>Example of PCD-01 Episodic Observation Report</w:t>
      </w:r>
      <w:bookmarkEnd w:id="2667"/>
      <w:bookmarkEnd w:id="2669"/>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rPr>
          <w:ins w:id="2671" w:author="Mary Jungers" w:date="2019-11-14T18:56:00Z"/>
        </w:rPr>
      </w:pPr>
    </w:p>
    <w:p w14:paraId="0EB7A8BE" w14:textId="3F7ACB2C" w:rsidR="00D93F40" w:rsidRDefault="00D93F40" w:rsidP="00C10546">
      <w:pPr>
        <w:pStyle w:val="BodyText"/>
        <w:rPr>
          <w:ins w:id="2672" w:author="Mary Jungers" w:date="2019-11-14T18:56:00Z"/>
        </w:rPr>
      </w:pPr>
    </w:p>
    <w:p w14:paraId="64D136E4" w14:textId="7DA647C3" w:rsidR="00D93F40" w:rsidRDefault="00D93F40" w:rsidP="00C10546">
      <w:pPr>
        <w:pStyle w:val="BodyText"/>
        <w:rPr>
          <w:ins w:id="2673" w:author="Mary Jungers" w:date="2019-11-14T18:56:00Z"/>
        </w:rPr>
      </w:pPr>
    </w:p>
    <w:p w14:paraId="6F1C096F" w14:textId="3E6DCB87" w:rsidR="00D93F40" w:rsidRDefault="00D93F40" w:rsidP="00C10546">
      <w:pPr>
        <w:pStyle w:val="BodyText"/>
        <w:rPr>
          <w:ins w:id="2674" w:author="Mary Jungers" w:date="2019-11-14T18:56:00Z"/>
        </w:rPr>
      </w:pPr>
    </w:p>
    <w:p w14:paraId="1525BEE8" w14:textId="6EBDE780" w:rsidR="00D93F40" w:rsidRDefault="00D93F40" w:rsidP="00C10546">
      <w:pPr>
        <w:pStyle w:val="BodyText"/>
        <w:rPr>
          <w:ins w:id="2675" w:author="Mary Jungers" w:date="2019-11-14T18:56:00Z"/>
        </w:rPr>
      </w:pPr>
    </w:p>
    <w:p w14:paraId="06670E04" w14:textId="1659E27C" w:rsidR="00D93F40" w:rsidRDefault="00D93F40" w:rsidP="00C10546">
      <w:pPr>
        <w:pStyle w:val="BodyText"/>
        <w:rPr>
          <w:ins w:id="2676" w:author="Mary Jungers" w:date="2019-11-14T18:56:00Z"/>
        </w:rPr>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 xml:space="preserve">OBR|1|080019FFFE3ED02D20110602045842^ACME_Gateway^080019FFFE3ED02D^EUI-64|080019FFFE3ED02D20110602045842^ACME_Gateway^080019FFFE3ED02D^EUI-64|182777000^monitoring of </w:t>
      </w:r>
      <w:proofErr w:type="spellStart"/>
      <w:r w:rsidRPr="00621E63">
        <w:rPr>
          <w:noProof w:val="0"/>
        </w:rPr>
        <w:t>patient^SCT</w:t>
      </w:r>
      <w:proofErr w:type="spellEnd"/>
      <w:r w:rsidRPr="00621E63">
        <w:rPr>
          <w:noProof w:val="0"/>
        </w:rPr>
        <w: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pPr>
        <w:pStyle w:val="Heading2"/>
        <w:numPr>
          <w:ilvl w:val="0"/>
          <w:numId w:val="0"/>
        </w:numPr>
        <w:rPr>
          <w:noProof w:val="0"/>
        </w:rPr>
        <w:pPrChange w:id="2677" w:author="Mary Jungers" w:date="2019-11-13T19:09:00Z">
          <w:pPr>
            <w:pStyle w:val="AppendixHeading2"/>
          </w:pPr>
        </w:pPrChange>
      </w:pPr>
      <w:bookmarkStart w:id="2678" w:name="_Toc401769886"/>
      <w:bookmarkStart w:id="2679" w:name="_Toc24650548"/>
      <w:ins w:id="2680" w:author="Mary Jungers" w:date="2019-11-13T19:09:00Z">
        <w:r w:rsidRPr="00621E63">
          <w:rPr>
            <w:noProof w:val="0"/>
          </w:rPr>
          <w:t xml:space="preserve">E.2 </w:t>
        </w:r>
      </w:ins>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2678"/>
      <w:bookmarkEnd w:id="2679"/>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pPr>
        <w:pStyle w:val="Heading3"/>
        <w:numPr>
          <w:ilvl w:val="0"/>
          <w:numId w:val="0"/>
        </w:numPr>
        <w:rPr>
          <w:noProof w:val="0"/>
        </w:rPr>
        <w:pPrChange w:id="2681" w:author="Mary Jungers" w:date="2019-11-13T19:09:00Z">
          <w:pPr>
            <w:pStyle w:val="AppendixHeading3"/>
          </w:pPr>
        </w:pPrChange>
      </w:pPr>
      <w:bookmarkStart w:id="2682" w:name="_Toc497485653"/>
      <w:bookmarkStart w:id="2683" w:name="_Toc497485990"/>
      <w:bookmarkStart w:id="2684" w:name="_Toc497486217"/>
      <w:bookmarkStart w:id="2685" w:name="_Toc497486494"/>
      <w:bookmarkStart w:id="2686" w:name="_Toc497486721"/>
      <w:bookmarkStart w:id="2687" w:name="_Toc497493590"/>
      <w:bookmarkStart w:id="2688" w:name="_Toc401769887"/>
      <w:bookmarkStart w:id="2689" w:name="_Toc24650549"/>
      <w:bookmarkEnd w:id="2682"/>
      <w:bookmarkEnd w:id="2683"/>
      <w:bookmarkEnd w:id="2684"/>
      <w:bookmarkEnd w:id="2685"/>
      <w:bookmarkEnd w:id="2686"/>
      <w:bookmarkEnd w:id="2687"/>
      <w:ins w:id="2690" w:author="Mary Jungers" w:date="2019-11-13T19:09:00Z">
        <w:r w:rsidRPr="00621E63">
          <w:rPr>
            <w:noProof w:val="0"/>
          </w:rPr>
          <w:t xml:space="preserve">E.2.1 </w:t>
        </w:r>
      </w:ins>
      <w:r w:rsidR="003D003E" w:rsidRPr="00621E63">
        <w:rPr>
          <w:noProof w:val="0"/>
        </w:rPr>
        <w:t>Storyboard</w:t>
      </w:r>
      <w:bookmarkEnd w:id="2688"/>
      <w:bookmarkEnd w:id="268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0D6ECF" w:rsidRDefault="003D003E" w:rsidP="00A92110">
            <w:pPr>
              <w:pStyle w:val="TableEntry"/>
              <w:rPr>
                <w:lang w:val="fr-FR"/>
                <w:rPrChange w:id="2691" w:author="John Rhoads" w:date="2019-11-20T17:56:00Z">
                  <w:rPr/>
                </w:rPrChange>
              </w:rPr>
            </w:pPr>
            <w:r w:rsidRPr="000D6ECF">
              <w:rPr>
                <w:lang w:val="fr-FR"/>
                <w:rPrChange w:id="2692" w:author="John Rhoads" w:date="2019-11-20T17:56:00Z">
                  <w:rPr/>
                </w:rPrChange>
              </w:rPr>
              <w:t xml:space="preserve">Concentration: 400 mg / 250 </w:t>
            </w:r>
            <w:proofErr w:type="spellStart"/>
            <w:r w:rsidRPr="000D6ECF">
              <w:rPr>
                <w:lang w:val="fr-FR"/>
                <w:rPrChange w:id="2693" w:author="John Rhoads" w:date="2019-11-20T17:56:00Z">
                  <w:rPr/>
                </w:rPrChange>
              </w:rPr>
              <w:t>mL</w:t>
            </w:r>
            <w:proofErr w:type="spellEnd"/>
          </w:p>
          <w:p w14:paraId="5B6E38B8" w14:textId="77777777" w:rsidR="00B11855" w:rsidRPr="000D6ECF" w:rsidRDefault="003D003E" w:rsidP="00A92110">
            <w:pPr>
              <w:pStyle w:val="TableEntry"/>
              <w:rPr>
                <w:lang w:val="fr-FR"/>
                <w:rPrChange w:id="2694" w:author="John Rhoads" w:date="2019-11-20T17:56:00Z">
                  <w:rPr/>
                </w:rPrChange>
              </w:rPr>
            </w:pPr>
            <w:r w:rsidRPr="000D6ECF">
              <w:rPr>
                <w:lang w:val="fr-FR"/>
                <w:rPrChange w:id="2695" w:author="John Rhoads" w:date="2019-11-20T17:56:00Z">
                  <w:rPr/>
                </w:rPrChange>
              </w:rPr>
              <w:t xml:space="preserve">Dose: 10 </w:t>
            </w:r>
            <w:proofErr w:type="spellStart"/>
            <w:r w:rsidRPr="000D6ECF">
              <w:rPr>
                <w:lang w:val="fr-FR"/>
                <w:rPrChange w:id="2696" w:author="John Rhoads" w:date="2019-11-20T17:56:00Z">
                  <w:rPr/>
                </w:rPrChange>
              </w:rPr>
              <w:t>mcg</w:t>
            </w:r>
            <w:proofErr w:type="spellEnd"/>
            <w:r w:rsidRPr="000D6ECF">
              <w:rPr>
                <w:lang w:val="fr-FR"/>
                <w:rPrChange w:id="2697" w:author="John Rhoads" w:date="2019-11-20T17:56:00Z">
                  <w:rPr/>
                </w:rPrChange>
              </w:rPr>
              <w:t>/kg/min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w:t>
            </w:r>
            <w:proofErr w:type="spellStart"/>
            <w:r w:rsidRPr="00621E63">
              <w:t>hr</w:t>
            </w:r>
            <w:proofErr w:type="spellEnd"/>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rPr>
          <w:ins w:id="2698" w:author="Mary Jungers" w:date="2019-11-14T18:56:00Z"/>
        </w:rPr>
      </w:pPr>
    </w:p>
    <w:p w14:paraId="3947754D" w14:textId="51FB91E9" w:rsidR="00D93F40" w:rsidRDefault="00D93F40" w:rsidP="00EE391A">
      <w:pPr>
        <w:pStyle w:val="BodyText"/>
        <w:rPr>
          <w:ins w:id="2699" w:author="Mary Jungers" w:date="2019-11-14T18:56:00Z"/>
        </w:rPr>
      </w:pPr>
    </w:p>
    <w:p w14:paraId="3B19765B" w14:textId="476B2FC0" w:rsidR="00D93F40" w:rsidRDefault="00D93F40" w:rsidP="00EE391A">
      <w:pPr>
        <w:pStyle w:val="BodyText"/>
        <w:rPr>
          <w:ins w:id="2700" w:author="Mary Jungers" w:date="2019-11-14T18:56:00Z"/>
        </w:rPr>
      </w:pPr>
    </w:p>
    <w:p w14:paraId="7613AB65" w14:textId="77777777" w:rsidR="00D93F40" w:rsidRPr="00621E63" w:rsidRDefault="00D93F40" w:rsidP="00EE391A">
      <w:pPr>
        <w:pStyle w:val="BodyText"/>
      </w:pPr>
    </w:p>
    <w:p w14:paraId="7BD814A1" w14:textId="36A5B5CF" w:rsidR="009C4A84" w:rsidRPr="00621E63" w:rsidRDefault="00D53FC4">
      <w:pPr>
        <w:pStyle w:val="Heading3"/>
        <w:numPr>
          <w:ilvl w:val="0"/>
          <w:numId w:val="0"/>
        </w:numPr>
        <w:rPr>
          <w:noProof w:val="0"/>
        </w:rPr>
        <w:pPrChange w:id="2701" w:author="Mary Jungers" w:date="2019-11-13T19:10:00Z">
          <w:pPr>
            <w:pStyle w:val="AppendixHeading3"/>
          </w:pPr>
        </w:pPrChange>
      </w:pPr>
      <w:bookmarkStart w:id="2702" w:name="_Toc401769888"/>
      <w:bookmarkStart w:id="2703" w:name="_Toc24650550"/>
      <w:ins w:id="2704" w:author="Mary Jungers" w:date="2019-11-13T19:10:00Z">
        <w:r w:rsidRPr="00621E63">
          <w:rPr>
            <w:noProof w:val="0"/>
          </w:rPr>
          <w:lastRenderedPageBreak/>
          <w:t xml:space="preserve">E.2.2 </w:t>
        </w:r>
      </w:ins>
      <w:r w:rsidR="003D003E" w:rsidRPr="00621E63">
        <w:rPr>
          <w:noProof w:val="0"/>
        </w:rPr>
        <w:t>Interaction Diagram</w:t>
      </w:r>
      <w:bookmarkEnd w:id="2702"/>
      <w:bookmarkEnd w:id="2703"/>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pPr>
        <w:pStyle w:val="Heading3"/>
        <w:numPr>
          <w:ilvl w:val="0"/>
          <w:numId w:val="0"/>
        </w:numPr>
        <w:rPr>
          <w:noProof w:val="0"/>
        </w:rPr>
        <w:pPrChange w:id="2705" w:author="Mary Jungers" w:date="2019-11-13T19:10:00Z">
          <w:pPr>
            <w:pStyle w:val="AppendixHeading3"/>
          </w:pPr>
        </w:pPrChange>
      </w:pPr>
      <w:bookmarkStart w:id="2706" w:name="_Toc24650551"/>
      <w:ins w:id="2707" w:author="Mary Jungers" w:date="2019-11-13T19:10:00Z">
        <w:r w:rsidRPr="00621E63">
          <w:rPr>
            <w:noProof w:val="0"/>
          </w:rPr>
          <w:lastRenderedPageBreak/>
          <w:t xml:space="preserve">E.2.3 </w:t>
        </w:r>
      </w:ins>
      <w:r w:rsidR="009F4303" w:rsidRPr="00621E63">
        <w:rPr>
          <w:noProof w:val="0"/>
        </w:rPr>
        <w:t>Messages</w:t>
      </w:r>
      <w:bookmarkEnd w:id="2706"/>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w:t>
            </w:r>
            <w:proofErr w:type="spellStart"/>
            <w:r w:rsidRPr="00621E63">
              <w:rPr>
                <w:noProof w:val="0"/>
              </w:rPr>
              <w:t>Doe^John</w:t>
            </w:r>
            <w:proofErr w:type="spellEnd"/>
            <w:r w:rsidRPr="00621E63">
              <w:rPr>
                <w:noProof w:val="0"/>
              </w:rPr>
              <w:t>^^^^^L||19660101000000-0600|M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w:t>
      </w:r>
      <w:proofErr w:type="spellStart"/>
      <w:r w:rsidRPr="00621E63">
        <w:t>hr</w:t>
      </w:r>
      <w:proofErr w:type="spellEnd"/>
      <w:r w:rsidRPr="00621E63">
        <w:t>,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w:t>
            </w:r>
            <w:proofErr w:type="spellStart"/>
            <w:r w:rsidRPr="00621E63">
              <w:rPr>
                <w:noProof w:val="0"/>
              </w:rPr>
              <w:t>Doe^John</w:t>
            </w:r>
            <w:proofErr w:type="spellEnd"/>
            <w:r w:rsidRPr="00621E63">
              <w:rPr>
                <w:noProof w:val="0"/>
              </w:rPr>
              <w:t>^^^^^L||19660101000000-0600|M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pPr>
        <w:pStyle w:val="Heading2"/>
        <w:numPr>
          <w:ilvl w:val="0"/>
          <w:numId w:val="0"/>
        </w:numPr>
        <w:rPr>
          <w:noProof w:val="0"/>
        </w:rPr>
        <w:pPrChange w:id="2708" w:author="Mary Jungers" w:date="2019-11-13T19:10:00Z">
          <w:pPr>
            <w:pStyle w:val="AppendixHeading2"/>
          </w:pPr>
        </w:pPrChange>
      </w:pPr>
      <w:bookmarkStart w:id="2709" w:name="_Toc401769891"/>
      <w:bookmarkStart w:id="2710" w:name="_Toc24650552"/>
      <w:ins w:id="2711" w:author="Mary Jungers" w:date="2019-11-13T19:10:00Z">
        <w:r w:rsidRPr="00621E63">
          <w:rPr>
            <w:noProof w:val="0"/>
          </w:rPr>
          <w:t xml:space="preserve">E.3 </w:t>
        </w:r>
      </w:ins>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2709"/>
      <w:bookmarkEnd w:id="2710"/>
    </w:p>
    <w:p w14:paraId="53A57009" w14:textId="0E20325E" w:rsidR="00B11855" w:rsidRPr="00621E63" w:rsidRDefault="00D53FC4">
      <w:pPr>
        <w:pStyle w:val="Heading3"/>
        <w:numPr>
          <w:ilvl w:val="0"/>
          <w:numId w:val="0"/>
        </w:numPr>
        <w:rPr>
          <w:noProof w:val="0"/>
        </w:rPr>
        <w:pPrChange w:id="2712" w:author="Mary Jungers" w:date="2019-11-13T19:10:00Z">
          <w:pPr>
            <w:pStyle w:val="AppendixHeading3"/>
          </w:pPr>
        </w:pPrChange>
      </w:pPr>
      <w:bookmarkStart w:id="2713" w:name="_Toc401769892"/>
      <w:bookmarkStart w:id="2714" w:name="_Toc24650553"/>
      <w:ins w:id="2715" w:author="Mary Jungers" w:date="2019-11-13T19:10:00Z">
        <w:r w:rsidRPr="00621E63">
          <w:rPr>
            <w:noProof w:val="0"/>
          </w:rPr>
          <w:t xml:space="preserve">E.3.1 </w:t>
        </w:r>
      </w:ins>
      <w:r w:rsidR="003D003E" w:rsidRPr="00621E63">
        <w:rPr>
          <w:noProof w:val="0"/>
        </w:rPr>
        <w:t>Alert - Numeric Limit Alarm</w:t>
      </w:r>
      <w:bookmarkEnd w:id="2713"/>
      <w:bookmarkEnd w:id="2714"/>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w:t>
            </w:r>
            <w:proofErr w:type="spellStart"/>
            <w:r w:rsidRPr="00621E63">
              <w:rPr>
                <w:rFonts w:eastAsia="MS Gothic"/>
                <w:noProof w:val="0"/>
              </w:rPr>
              <w:t>Hospital^PI</w:t>
            </w:r>
            <w:proofErr w:type="spellEnd"/>
            <w:r w:rsidRPr="00621E63">
              <w:rPr>
                <w:rFonts w:eastAsia="MS Gothic"/>
                <w:noProof w:val="0"/>
              </w:rPr>
              <w:t>||</w:t>
            </w:r>
            <w:proofErr w:type="spellStart"/>
            <w:r w:rsidRPr="00621E63">
              <w:rPr>
                <w:rFonts w:eastAsia="MS Gothic"/>
                <w:noProof w:val="0"/>
              </w:rPr>
              <w:t>Hon^Albert</w:t>
            </w:r>
            <w:proofErr w:type="spellEnd"/>
            <w:r w:rsidRPr="00621E63">
              <w:rPr>
                <w:rFonts w:eastAsia="MS Gothic"/>
                <w:noProof w:val="0"/>
              </w:rPr>
              <w: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pPr>
        <w:pStyle w:val="Heading3"/>
        <w:numPr>
          <w:ilvl w:val="0"/>
          <w:numId w:val="0"/>
        </w:numPr>
        <w:rPr>
          <w:noProof w:val="0"/>
        </w:rPr>
        <w:pPrChange w:id="2716" w:author="Mary Jungers" w:date="2019-11-13T19:12:00Z">
          <w:pPr>
            <w:pStyle w:val="AppendixHeading3"/>
            <w:keepNext/>
          </w:pPr>
        </w:pPrChange>
      </w:pPr>
      <w:bookmarkStart w:id="2717" w:name="_Toc401769893"/>
      <w:bookmarkStart w:id="2718" w:name="_Toc24650554"/>
      <w:ins w:id="2719" w:author="Mary Jungers" w:date="2019-11-13T19:12:00Z">
        <w:r w:rsidRPr="00621E63">
          <w:rPr>
            <w:noProof w:val="0"/>
          </w:rPr>
          <w:lastRenderedPageBreak/>
          <w:t xml:space="preserve">E.3.2 </w:t>
        </w:r>
      </w:ins>
      <w:r w:rsidR="003D003E" w:rsidRPr="00621E63">
        <w:rPr>
          <w:noProof w:val="0"/>
        </w:rPr>
        <w:t>Alert - Qualitative (non-numeric) Alarm</w:t>
      </w:r>
      <w:bookmarkEnd w:id="2717"/>
      <w:bookmarkEnd w:id="2718"/>
    </w:p>
    <w:p w14:paraId="7E81EF11" w14:textId="77777777" w:rsidR="00B11855" w:rsidRPr="00621E63" w:rsidRDefault="003D003E" w:rsidP="002E3ED0">
      <w:pPr>
        <w:pStyle w:val="ExampleValue"/>
        <w:keepNext/>
        <w:rPr>
          <w:noProof w:val="0"/>
        </w:rPr>
      </w:pPr>
      <w:bookmarkStart w:id="2720" w:name="OLE_LINK1"/>
      <w:bookmarkStart w:id="2721" w:name="OLE_LINK2"/>
      <w:r w:rsidRPr="00621E63">
        <w:rPr>
          <w:noProof w:val="0"/>
        </w:rPr>
        <w:t>Infusion Pump, Fluid Line Occlusion, Technical Alarm Indication Start</w:t>
      </w:r>
    </w:p>
    <w:p w14:paraId="59BD561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2" w:author="John Rhoads" w:date="2019-11-20T17:56:00Z">
            <w:rPr>
              <w:noProof w:val="0"/>
            </w:rPr>
          </w:rPrChange>
        </w:rPr>
      </w:pPr>
      <w:r w:rsidRPr="000D6ECF">
        <w:rPr>
          <w:noProof w:val="0"/>
          <w:lang w:val="fr-FR"/>
          <w:rPrChange w:id="2723" w:author="John Rhoads" w:date="2019-11-20T17:56:00Z">
            <w:rPr>
              <w:noProof w:val="0"/>
            </w:rPr>
          </w:rPrChange>
        </w:rPr>
        <w:t>MSH|^~\&amp;|PAT_DEVICE_BBRAUN^0012211839000001^EUI-</w:t>
      </w:r>
    </w:p>
    <w:p w14:paraId="4F9C6E05"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4" w:author="John Rhoads" w:date="2019-11-20T17:56:00Z">
            <w:rPr>
              <w:noProof w:val="0"/>
            </w:rPr>
          </w:rPrChange>
        </w:rPr>
      </w:pPr>
      <w:r w:rsidRPr="000D6ECF">
        <w:rPr>
          <w:noProof w:val="0"/>
          <w:lang w:val="fr-FR"/>
          <w:rPrChange w:id="2725" w:author="John Rhoads" w:date="2019-11-20T17:56:00Z">
            <w:rPr>
              <w:noProof w:val="0"/>
            </w:rPr>
          </w:rPrChange>
        </w:rPr>
        <w:t>64|BBRAUN|AM_Philips_IEM^</w:t>
      </w:r>
      <w:r w:rsidR="00153B19" w:rsidRPr="000D6ECF">
        <w:rPr>
          <w:noProof w:val="0"/>
          <w:lang w:val="fr-FR"/>
          <w:rPrChange w:id="2726" w:author="John Rhoads" w:date="2019-11-20T17:56:00Z">
            <w:rPr>
              <w:noProof w:val="0"/>
            </w:rPr>
          </w:rPrChange>
        </w:rPr>
        <w:t xml:space="preserve"> 00095CFFFE741952 </w:t>
      </w:r>
      <w:r w:rsidRPr="000D6ECF">
        <w:rPr>
          <w:noProof w:val="0"/>
          <w:lang w:val="fr-FR"/>
          <w:rPrChange w:id="2727" w:author="John Rhoads" w:date="2019-11-20T17:56:00Z">
            <w:rPr>
              <w:noProof w:val="0"/>
            </w:rPr>
          </w:rPrChange>
        </w:rPr>
        <w:t>^EUI-64|Philips|20120109175417-</w:t>
      </w:r>
    </w:p>
    <w:p w14:paraId="3F35A27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8" w:author="John Rhoads" w:date="2019-11-20T17:56:00Z">
            <w:rPr>
              <w:noProof w:val="0"/>
            </w:rPr>
          </w:rPrChange>
        </w:rPr>
      </w:pPr>
      <w:r w:rsidRPr="000D6ECF">
        <w:rPr>
          <w:noProof w:val="0"/>
          <w:lang w:val="fr-FR"/>
          <w:rPrChange w:id="2729" w:author="John Rhoads" w:date="2019-11-20T17:56:00Z">
            <w:rPr>
              <w:noProof w:val="0"/>
            </w:rPr>
          </w:rPrChange>
        </w:rPr>
        <w:t>0600||ORU^R40^ORU_R40|6346172845752460251|P|2.6|||AL|NE||ASCII|EN^English^ISO639||</w:t>
      </w:r>
    </w:p>
    <w:p w14:paraId="07A6713F" w14:textId="1E0A754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0" w:author="John Rhoads" w:date="2019-11-20T17:56:00Z">
            <w:rPr>
              <w:noProof w:val="0"/>
            </w:rPr>
          </w:rPrChange>
        </w:rPr>
      </w:pPr>
      <w:r w:rsidRPr="000D6ECF">
        <w:rPr>
          <w:noProof w:val="0"/>
          <w:lang w:val="fr-FR"/>
          <w:rPrChange w:id="2731" w:author="John Rhoads" w:date="2019-11-20T17:56:00Z">
            <w:rPr>
              <w:noProof w:val="0"/>
            </w:rPr>
          </w:rPrChange>
        </w:rPr>
        <w:t>IHE_PCD_ACM_001^IHE PCD^</w:t>
      </w:r>
      <w:r w:rsidR="00A975EB" w:rsidRPr="000D6ECF">
        <w:rPr>
          <w:noProof w:val="0"/>
          <w:lang w:val="fr-FR"/>
          <w:rPrChange w:id="2732" w:author="John Rhoads" w:date="2019-11-20T17:56:00Z">
            <w:rPr>
              <w:noProof w:val="0"/>
            </w:rPr>
          </w:rPrChange>
        </w:rPr>
        <w:t>1.3.6.1.4.1.19376.1.6.4.4.1</w:t>
      </w:r>
      <w:r w:rsidRPr="000D6ECF">
        <w:rPr>
          <w:noProof w:val="0"/>
          <w:lang w:val="fr-FR"/>
          <w:rPrChange w:id="2733" w:author="John Rhoads" w:date="2019-11-20T17:56:00Z">
            <w:rPr>
              <w:noProof w:val="0"/>
            </w:rPr>
          </w:rPrChange>
        </w:rPr>
        <w:t>^ISO</w:t>
      </w:r>
    </w:p>
    <w:p w14:paraId="17533257"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4" w:author="John Rhoads" w:date="2019-11-20T17:56:00Z">
            <w:rPr>
              <w:noProof w:val="0"/>
            </w:rPr>
          </w:rPrChange>
        </w:rPr>
      </w:pPr>
      <w:r w:rsidRPr="000D6ECF">
        <w:rPr>
          <w:noProof w:val="0"/>
          <w:lang w:val="fr-FR"/>
          <w:rPrChange w:id="2735" w:author="John Rhoads" w:date="2019-11-20T17:56:00Z">
            <w:rPr>
              <w:noProof w:val="0"/>
            </w:rPr>
          </w:rPrChange>
        </w:rPr>
        <w:t>PID|||HO2009003^^^AA1^PI||Hon^Amy^^^^^L|Coburn^^^^^^L|19610301000000-0600|F</w:t>
      </w:r>
    </w:p>
    <w:p w14:paraId="6DBEECC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6" w:author="John Rhoads" w:date="2019-11-20T17:56:00Z">
            <w:rPr>
              <w:noProof w:val="0"/>
            </w:rPr>
          </w:rPrChange>
        </w:rPr>
      </w:pPr>
      <w:r w:rsidRPr="000D6ECF">
        <w:rPr>
          <w:noProof w:val="0"/>
          <w:lang w:val="fr-FR"/>
          <w:rPrChange w:id="2737" w:author="John Rhoads" w:date="2019-11-20T17:56:00Z">
            <w:rPr>
              <w:noProof w:val="0"/>
            </w:rPr>
          </w:rPrChange>
        </w:rPr>
        <w:t>PV1||I|HO 3 West ICU^10^1</w:t>
      </w:r>
    </w:p>
    <w:p w14:paraId="508E5879"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8" w:author="John Rhoads" w:date="2019-11-20T17:56:00Z">
            <w:rPr>
              <w:noProof w:val="0"/>
            </w:rPr>
          </w:rPrChange>
        </w:rPr>
      </w:pPr>
      <w:r w:rsidRPr="000D6ECF">
        <w:rPr>
          <w:noProof w:val="0"/>
          <w:lang w:val="fr-FR"/>
          <w:rPrChange w:id="2739" w:author="John Rhoads" w:date="2019-11-20T17:56:00Z">
            <w:rPr>
              <w:noProof w:val="0"/>
            </w:rPr>
          </w:rPrChange>
        </w:rPr>
        <w:t>OBR|1|634617284575713662^PAT_DEVICE_BBRAUN^0012211839000001^EUI-</w:t>
      </w:r>
    </w:p>
    <w:p w14:paraId="7FE4ED33"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0" w:author="John Rhoads" w:date="2019-11-20T17:56:00Z">
            <w:rPr>
              <w:noProof w:val="0"/>
            </w:rPr>
          </w:rPrChange>
        </w:rPr>
      </w:pPr>
      <w:r w:rsidRPr="000D6ECF">
        <w:rPr>
          <w:noProof w:val="0"/>
          <w:lang w:val="fr-FR"/>
          <w:rPrChange w:id="2741" w:author="John Rhoads" w:date="2019-11-20T17:56:00Z">
            <w:rPr>
              <w:noProof w:val="0"/>
            </w:rPr>
          </w:rPrChange>
        </w:rPr>
        <w:t>64|P6013_4^PAT_DEVICE_BBRAUN^0012211839000001^EUI-</w:t>
      </w:r>
    </w:p>
    <w:p w14:paraId="0C6CB62A"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2" w:author="John Rhoads" w:date="2019-11-20T17:56:00Z">
            <w:rPr>
              <w:noProof w:val="0"/>
            </w:rPr>
          </w:rPrChange>
        </w:rPr>
      </w:pPr>
      <w:r w:rsidRPr="000D6ECF">
        <w:rPr>
          <w:noProof w:val="0"/>
          <w:lang w:val="fr-FR"/>
          <w:rPrChange w:id="2743" w:author="John Rhoads" w:date="2019-11-20T17:56:00Z">
            <w:rPr>
              <w:noProof w:val="0"/>
            </w:rPr>
          </w:rPrChange>
        </w:rPr>
        <w:t>64|196616^MDC_EVT_ALARM^MDC|||20120109175417-0600</w:t>
      </w:r>
    </w:p>
    <w:p w14:paraId="41952DD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4" w:author="John Rhoads" w:date="2019-11-20T17:56:00Z">
            <w:rPr>
              <w:noProof w:val="0"/>
            </w:rPr>
          </w:rPrChange>
        </w:rPr>
      </w:pPr>
      <w:r w:rsidRPr="000D6ECF">
        <w:rPr>
          <w:noProof w:val="0"/>
          <w:lang w:val="fr-FR"/>
          <w:rPrChange w:id="2745" w:author="John Rhoads" w:date="2019-11-20T17:56:00Z">
            <w:rPr>
              <w:noProof w:val="0"/>
            </w:rPr>
          </w:rPrChange>
        </w:rPr>
        <w:t>||||||||||||||||||||||^E0001_27&amp;PAT_DEVICE_BBRAUN&amp;0012211839000001&amp;EUI-64</w:t>
      </w:r>
    </w:p>
    <w:p w14:paraId="130B8C7C"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6" w:author="John Rhoads" w:date="2019-11-20T17:56:00Z">
            <w:rPr>
              <w:noProof w:val="0"/>
            </w:rPr>
          </w:rPrChange>
        </w:rPr>
      </w:pPr>
      <w:r w:rsidRPr="000D6ECF">
        <w:rPr>
          <w:noProof w:val="0"/>
          <w:lang w:val="fr-FR"/>
          <w:rPrChange w:id="2747" w:author="John Rhoads" w:date="2019-11-20T17:56:00Z">
            <w:rPr>
              <w:noProof w:val="0"/>
            </w:rPr>
          </w:rPrChange>
        </w:rPr>
        <w:t>OBX|1|CWE|196616^MDC_EVT_ALARM^MDC|1.0.0.0.1|196940^MDC_EVT_FLUID_LINE_OCCL^MDC^^^^^^O</w:t>
      </w:r>
    </w:p>
    <w:p w14:paraId="3D19378E"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8" w:author="John Rhoads" w:date="2019-11-20T17:56:00Z">
            <w:rPr>
              <w:noProof w:val="0"/>
            </w:rPr>
          </w:rPrChange>
        </w:rPr>
      </w:pPr>
      <w:proofErr w:type="spellStart"/>
      <w:r w:rsidRPr="000D6ECF">
        <w:rPr>
          <w:noProof w:val="0"/>
          <w:lang w:val="fr-FR"/>
          <w:rPrChange w:id="2749" w:author="John Rhoads" w:date="2019-11-20T17:56:00Z">
            <w:rPr>
              <w:noProof w:val="0"/>
            </w:rPr>
          </w:rPrChange>
        </w:rPr>
        <w:t>cclusion</w:t>
      </w:r>
      <w:proofErr w:type="spellEnd"/>
      <w:r w:rsidRPr="000D6ECF">
        <w:rPr>
          <w:noProof w:val="0"/>
          <w:lang w:val="fr-FR"/>
          <w:rPrChange w:id="2750" w:author="John Rhoads" w:date="2019-11-20T17:56:00Z">
            <w:rPr>
              <w:noProof w:val="0"/>
            </w:rPr>
          </w:rPrChange>
        </w:rPr>
        <w:t>|||ST|||F|||||||P6013^^0012210000000000^EUI-64</w:t>
      </w:r>
    </w:p>
    <w:p w14:paraId="0B751982" w14:textId="12429BF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51" w:author="John Rhoads" w:date="2019-11-20T17:56:00Z">
            <w:rPr>
              <w:noProof w:val="0"/>
            </w:rPr>
          </w:rPrChange>
        </w:rPr>
      </w:pPr>
      <w:r w:rsidRPr="000D6ECF">
        <w:rPr>
          <w:noProof w:val="0"/>
          <w:lang w:val="fr-FR"/>
          <w:rPrChange w:id="2752" w:author="John Rhoads" w:date="2019-11-20T17:56:00Z">
            <w:rPr>
              <w:noProof w:val="0"/>
            </w:rPr>
          </w:rPrChange>
        </w:rPr>
        <w:t>OBX|2|CWE|</w:t>
      </w:r>
      <w:r w:rsidR="00BA5119" w:rsidRPr="000D6ECF">
        <w:rPr>
          <w:noProof w:val="0"/>
          <w:lang w:val="fr-FR"/>
          <w:rPrChange w:id="2753" w:author="John Rhoads" w:date="2019-11-20T17:56:00Z">
            <w:rPr>
              <w:noProof w:val="0"/>
            </w:rPr>
          </w:rPrChange>
        </w:rPr>
        <w:t>68480</w:t>
      </w:r>
      <w:r w:rsidRPr="000D6ECF">
        <w:rPr>
          <w:noProof w:val="0"/>
          <w:lang w:val="fr-FR"/>
          <w:rPrChange w:id="2754" w:author="John Rhoads" w:date="2019-11-20T17:56:00Z">
            <w:rPr>
              <w:noProof w:val="0"/>
            </w:rPr>
          </w:rPrChange>
        </w:rPr>
        <w:t>^MDC_ATTR_ALERT_SOURCE^MDC|1.0.0.0.2|</w:t>
      </w:r>
    </w:p>
    <w:p w14:paraId="2660385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55" w:author="John Rhoads" w:date="2019-11-20T17:56:00Z">
            <w:rPr>
              <w:noProof w:val="0"/>
            </w:rPr>
          </w:rPrChange>
        </w:rPr>
      </w:pPr>
      <w:r w:rsidRPr="000D6ECF">
        <w:rPr>
          <w:noProof w:val="0"/>
          <w:lang w:val="fr-FR"/>
          <w:rPrChange w:id="2756" w:author="John Rhoads" w:date="2019-11-20T17:56:00Z">
            <w:rPr>
              <w:noProof w:val="0"/>
            </w:rPr>
          </w:rPrChange>
        </w:rPr>
        <w:t>69985^MDC_DEV_PUMP_INFUS_MDS^MDC||||||F|||20120109175417-0600</w:t>
      </w:r>
    </w:p>
    <w:p w14:paraId="545D35B8" w14:textId="2066CEF1"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57" w:author="John Rhoads" w:date="2019-11-20T17:56:00Z">
            <w:rPr>
              <w:noProof w:val="0"/>
            </w:rPr>
          </w:rPrChange>
        </w:rPr>
      </w:pPr>
      <w:r w:rsidRPr="000D6ECF">
        <w:rPr>
          <w:noProof w:val="0"/>
          <w:lang w:val="fr-FR"/>
          <w:rPrChange w:id="2758" w:author="John Rhoads" w:date="2019-11-20T17:56:00Z">
            <w:rPr>
              <w:noProof w:val="0"/>
            </w:rPr>
          </w:rPrChange>
        </w:rPr>
        <w:t>OBX|3|ST|</w:t>
      </w:r>
      <w:r w:rsidR="00DD1A0C" w:rsidRPr="000D6ECF">
        <w:rPr>
          <w:noProof w:val="0"/>
          <w:lang w:val="fr-FR"/>
          <w:rPrChange w:id="2759" w:author="John Rhoads" w:date="2019-11-20T17:56:00Z">
            <w:rPr>
              <w:noProof w:val="0"/>
            </w:rPr>
          </w:rPrChange>
        </w:rPr>
        <w:t>68481</w:t>
      </w:r>
      <w:r w:rsidRPr="000D6ECF">
        <w:rPr>
          <w:noProof w:val="0"/>
          <w:lang w:val="fr-FR"/>
          <w:rPrChange w:id="2760" w:author="John Rhoads" w:date="2019-11-20T17:56:00Z">
            <w:rPr>
              <w:noProof w:val="0"/>
            </w:rPr>
          </w:rPrChange>
        </w:rPr>
        <w:t>^MDC_ATTR_EVENT_PHASE^MDC|1.0.0.0.3|start||||||F</w:t>
      </w:r>
    </w:p>
    <w:p w14:paraId="16E2B9D3" w14:textId="231DB6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61" w:author="John Rhoads" w:date="2019-11-20T17:56:00Z">
            <w:rPr>
              <w:noProof w:val="0"/>
            </w:rPr>
          </w:rPrChange>
        </w:rPr>
      </w:pPr>
      <w:r w:rsidRPr="000D6ECF">
        <w:rPr>
          <w:noProof w:val="0"/>
          <w:lang w:val="fr-FR"/>
          <w:rPrChange w:id="2762" w:author="John Rhoads" w:date="2019-11-20T17:56:00Z">
            <w:rPr>
              <w:noProof w:val="0"/>
            </w:rPr>
          </w:rPrChange>
        </w:rPr>
        <w:t>OBX|4|ST|</w:t>
      </w:r>
      <w:r w:rsidR="004B004B" w:rsidRPr="000D6ECF">
        <w:rPr>
          <w:noProof w:val="0"/>
          <w:lang w:val="fr-FR"/>
          <w:rPrChange w:id="2763" w:author="John Rhoads" w:date="2019-11-20T17:56:00Z">
            <w:rPr>
              <w:noProof w:val="0"/>
            </w:rPr>
          </w:rPrChange>
        </w:rPr>
        <w:t>68482</w:t>
      </w:r>
      <w:r w:rsidRPr="000D6ECF">
        <w:rPr>
          <w:noProof w:val="0"/>
          <w:lang w:val="fr-FR"/>
          <w:rPrChange w:id="2764" w:author="John Rhoads" w:date="2019-11-20T17:56:00Z">
            <w:rPr>
              <w:noProof w:val="0"/>
            </w:rPr>
          </w:rPrChange>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0D6ECF"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Change w:id="2765" w:author="John Rhoads" w:date="2019-11-20T17:56:00Z">
            <w:rPr>
              <w:noProof w:val="0"/>
            </w:rPr>
          </w:rPrChange>
        </w:rPr>
      </w:pPr>
      <w:r w:rsidRPr="000D6ECF">
        <w:rPr>
          <w:noProof w:val="0"/>
          <w:lang w:val="fr-FR"/>
          <w:rPrChange w:id="2766" w:author="John Rhoads" w:date="2019-11-20T17:56:00Z">
            <w:rPr>
              <w:noProof w:val="0"/>
            </w:rPr>
          </w:rPrChange>
        </w:rPr>
        <w:t>MSH|^~\&amp;|PAT_DEVICE_BBRAUN^0012211839000001^EUI-</w:t>
      </w:r>
    </w:p>
    <w:p w14:paraId="51715A9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7" w:author="John Rhoads" w:date="2019-11-20T17:56:00Z">
            <w:rPr>
              <w:noProof w:val="0"/>
            </w:rPr>
          </w:rPrChange>
        </w:rPr>
      </w:pPr>
      <w:r w:rsidRPr="000D6ECF">
        <w:rPr>
          <w:noProof w:val="0"/>
          <w:lang w:val="fr-FR"/>
          <w:rPrChange w:id="2768" w:author="John Rhoads" w:date="2019-11-20T17:56:00Z">
            <w:rPr>
              <w:noProof w:val="0"/>
            </w:rPr>
          </w:rPrChange>
        </w:rPr>
        <w:t>64|BBRAUN|AM_Philips_IEM^</w:t>
      </w:r>
      <w:r w:rsidR="00153B19" w:rsidRPr="000D6ECF">
        <w:rPr>
          <w:noProof w:val="0"/>
          <w:lang w:val="fr-FR"/>
          <w:rPrChange w:id="2769" w:author="John Rhoads" w:date="2019-11-20T17:56:00Z">
            <w:rPr>
              <w:noProof w:val="0"/>
            </w:rPr>
          </w:rPrChange>
        </w:rPr>
        <w:t>00095CFFFE741952</w:t>
      </w:r>
      <w:r w:rsidRPr="000D6ECF">
        <w:rPr>
          <w:noProof w:val="0"/>
          <w:lang w:val="fr-FR"/>
          <w:rPrChange w:id="2770" w:author="John Rhoads" w:date="2019-11-20T17:56:00Z">
            <w:rPr>
              <w:noProof w:val="0"/>
            </w:rPr>
          </w:rPrChange>
        </w:rPr>
        <w:t>^EUI-64|Philips|20120109175426-</w:t>
      </w:r>
    </w:p>
    <w:p w14:paraId="04AD9B25"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1" w:author="John Rhoads" w:date="2019-11-20T17:56:00Z">
            <w:rPr>
              <w:noProof w:val="0"/>
            </w:rPr>
          </w:rPrChange>
        </w:rPr>
      </w:pPr>
      <w:r w:rsidRPr="000D6ECF">
        <w:rPr>
          <w:noProof w:val="0"/>
          <w:lang w:val="fr-FR"/>
          <w:rPrChange w:id="2772" w:author="John Rhoads" w:date="2019-11-20T17:56:00Z">
            <w:rPr>
              <w:noProof w:val="0"/>
            </w:rPr>
          </w:rPrChange>
        </w:rPr>
        <w:t>0600||ORU^R40^ORU_R40|6346172846620706282|P|2.6|||AL|NE||ASCII|EN^English^ISO639||</w:t>
      </w:r>
    </w:p>
    <w:p w14:paraId="13257BB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3" w:author="John Rhoads" w:date="2019-11-20T17:56:00Z">
            <w:rPr>
              <w:noProof w:val="0"/>
            </w:rPr>
          </w:rPrChange>
        </w:rPr>
      </w:pPr>
      <w:r w:rsidRPr="000D6ECF">
        <w:rPr>
          <w:noProof w:val="0"/>
          <w:lang w:val="fr-FR"/>
          <w:rPrChange w:id="2774" w:author="John Rhoads" w:date="2019-11-20T17:56:00Z">
            <w:rPr>
              <w:noProof w:val="0"/>
            </w:rPr>
          </w:rPrChange>
        </w:rPr>
        <w:t>IHE_PCD_ACM_001^IHE PCD^1.3.6.1.4.1.19376.1.6.1.4.1^ISO</w:t>
      </w:r>
    </w:p>
    <w:p w14:paraId="2007C179"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5" w:author="John Rhoads" w:date="2019-11-20T17:56:00Z">
            <w:rPr>
              <w:noProof w:val="0"/>
            </w:rPr>
          </w:rPrChange>
        </w:rPr>
      </w:pPr>
      <w:r w:rsidRPr="000D6ECF">
        <w:rPr>
          <w:noProof w:val="0"/>
          <w:lang w:val="fr-FR"/>
          <w:rPrChange w:id="2776" w:author="John Rhoads" w:date="2019-11-20T17:56:00Z">
            <w:rPr>
              <w:noProof w:val="0"/>
            </w:rPr>
          </w:rPrChange>
        </w:rPr>
        <w:t>PID|||HO2009003^^^AA1^PI||Hon^Amy^^^^^L|Coburn^^^^^^L|19610301000000-</w:t>
      </w:r>
    </w:p>
    <w:p w14:paraId="6495F5F4"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7" w:author="John Rhoads" w:date="2019-11-20T17:56:00Z">
            <w:rPr>
              <w:noProof w:val="0"/>
            </w:rPr>
          </w:rPrChange>
        </w:rPr>
      </w:pPr>
      <w:r w:rsidRPr="000D6ECF">
        <w:rPr>
          <w:noProof w:val="0"/>
          <w:lang w:val="fr-FR"/>
          <w:rPrChange w:id="2778" w:author="John Rhoads" w:date="2019-11-20T17:56:00Z">
            <w:rPr>
              <w:noProof w:val="0"/>
            </w:rPr>
          </w:rPrChange>
        </w:rPr>
        <w:t>0600|F</w:t>
      </w:r>
    </w:p>
    <w:p w14:paraId="680977E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9" w:author="John Rhoads" w:date="2019-11-20T17:56:00Z">
            <w:rPr>
              <w:noProof w:val="0"/>
            </w:rPr>
          </w:rPrChange>
        </w:rPr>
      </w:pPr>
      <w:r w:rsidRPr="000D6ECF">
        <w:rPr>
          <w:noProof w:val="0"/>
          <w:lang w:val="fr-FR"/>
          <w:rPrChange w:id="2780" w:author="John Rhoads" w:date="2019-11-20T17:56:00Z">
            <w:rPr>
              <w:noProof w:val="0"/>
            </w:rPr>
          </w:rPrChange>
        </w:rPr>
        <w:t>PV1||I|HO 3 West ICU^10^1</w:t>
      </w:r>
    </w:p>
    <w:p w14:paraId="4E4A49E3"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1" w:author="John Rhoads" w:date="2019-11-20T17:56:00Z">
            <w:rPr>
              <w:noProof w:val="0"/>
            </w:rPr>
          </w:rPrChange>
        </w:rPr>
      </w:pPr>
      <w:r w:rsidRPr="000D6ECF">
        <w:rPr>
          <w:noProof w:val="0"/>
          <w:lang w:val="fr-FR"/>
          <w:rPrChange w:id="2782" w:author="John Rhoads" w:date="2019-11-20T17:56:00Z">
            <w:rPr>
              <w:noProof w:val="0"/>
            </w:rPr>
          </w:rPrChange>
        </w:rPr>
        <w:t>OBR|1|634617284662070628^PAT_DEVICE_BBRAUN^0012211839000001^EUI-</w:t>
      </w:r>
    </w:p>
    <w:p w14:paraId="1301694D"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3" w:author="John Rhoads" w:date="2019-11-20T17:56:00Z">
            <w:rPr>
              <w:noProof w:val="0"/>
            </w:rPr>
          </w:rPrChange>
        </w:rPr>
      </w:pPr>
      <w:r w:rsidRPr="000D6ECF">
        <w:rPr>
          <w:noProof w:val="0"/>
          <w:lang w:val="fr-FR"/>
          <w:rPrChange w:id="2784" w:author="John Rhoads" w:date="2019-11-20T17:56:00Z">
            <w:rPr>
              <w:noProof w:val="0"/>
            </w:rPr>
          </w:rPrChange>
        </w:rPr>
        <w:t>64|P6013_4^PAT_DEVICE_BBRAUN^0012211839000001^EUI-</w:t>
      </w:r>
    </w:p>
    <w:p w14:paraId="38316EA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5" w:author="John Rhoads" w:date="2019-11-20T17:56:00Z">
            <w:rPr>
              <w:noProof w:val="0"/>
            </w:rPr>
          </w:rPrChange>
        </w:rPr>
      </w:pPr>
      <w:r w:rsidRPr="000D6ECF">
        <w:rPr>
          <w:noProof w:val="0"/>
          <w:lang w:val="fr-FR"/>
          <w:rPrChange w:id="2786" w:author="John Rhoads" w:date="2019-11-20T17:56:00Z">
            <w:rPr>
              <w:noProof w:val="0"/>
            </w:rPr>
          </w:rPrChange>
        </w:rPr>
        <w:t>64|196616^MDC_EVT_ALARM^MDC|||20120109175426-</w:t>
      </w:r>
    </w:p>
    <w:p w14:paraId="5B6F325E"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7" w:author="John Rhoads" w:date="2019-11-20T17:56:00Z">
            <w:rPr>
              <w:noProof w:val="0"/>
            </w:rPr>
          </w:rPrChange>
        </w:rPr>
      </w:pPr>
      <w:r w:rsidRPr="000D6ECF">
        <w:rPr>
          <w:noProof w:val="0"/>
          <w:lang w:val="fr-FR"/>
          <w:rPrChange w:id="2788" w:author="John Rhoads" w:date="2019-11-20T17:56:00Z">
            <w:rPr>
              <w:noProof w:val="0"/>
            </w:rPr>
          </w:rPrChange>
        </w:rPr>
        <w:t>0600||||||||||||||||||||||^E0001_27&amp;PAT_DEVICE_BBRAUN&amp;0012211839000001&amp;EUI-64</w:t>
      </w:r>
    </w:p>
    <w:p w14:paraId="53EC2C58"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9" w:author="John Rhoads" w:date="2019-11-20T17:56:00Z">
            <w:rPr>
              <w:noProof w:val="0"/>
            </w:rPr>
          </w:rPrChange>
        </w:rPr>
      </w:pPr>
      <w:r w:rsidRPr="000D6ECF">
        <w:rPr>
          <w:noProof w:val="0"/>
          <w:lang w:val="fr-FR"/>
          <w:rPrChange w:id="2790" w:author="John Rhoads" w:date="2019-11-20T17:56:00Z">
            <w:rPr>
              <w:noProof w:val="0"/>
            </w:rPr>
          </w:rPrChange>
        </w:rPr>
        <w:t>OBX|1|CWE|196616^MDC_EVT_ALARM^MDC|1.0.0.0.1|196940^MDC_EVT_FLUID_LINE_OCCL^MDC^^^^^^O</w:t>
      </w:r>
    </w:p>
    <w:p w14:paraId="266E10E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1" w:author="John Rhoads" w:date="2019-11-20T17:56:00Z">
            <w:rPr>
              <w:noProof w:val="0"/>
            </w:rPr>
          </w:rPrChange>
        </w:rPr>
      </w:pPr>
      <w:proofErr w:type="spellStart"/>
      <w:r w:rsidRPr="000D6ECF">
        <w:rPr>
          <w:noProof w:val="0"/>
          <w:lang w:val="fr-FR"/>
          <w:rPrChange w:id="2792" w:author="John Rhoads" w:date="2019-11-20T17:56:00Z">
            <w:rPr>
              <w:noProof w:val="0"/>
            </w:rPr>
          </w:rPrChange>
        </w:rPr>
        <w:t>cclusion</w:t>
      </w:r>
      <w:proofErr w:type="spellEnd"/>
      <w:r w:rsidRPr="000D6ECF">
        <w:rPr>
          <w:noProof w:val="0"/>
          <w:lang w:val="fr-FR"/>
          <w:rPrChange w:id="2793" w:author="John Rhoads" w:date="2019-11-20T17:56:00Z">
            <w:rPr>
              <w:noProof w:val="0"/>
            </w:rPr>
          </w:rPrChange>
        </w:rPr>
        <w:t>|||ST|||F|||||||P6013^^0012210000000000^EUI-64</w:t>
      </w:r>
    </w:p>
    <w:p w14:paraId="678B14BB" w14:textId="4A4F11D9"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4" w:author="John Rhoads" w:date="2019-11-20T17:56:00Z">
            <w:rPr>
              <w:noProof w:val="0"/>
            </w:rPr>
          </w:rPrChange>
        </w:rPr>
      </w:pPr>
      <w:r w:rsidRPr="000D6ECF">
        <w:rPr>
          <w:noProof w:val="0"/>
          <w:lang w:val="fr-FR"/>
          <w:rPrChange w:id="2795" w:author="John Rhoads" w:date="2019-11-20T17:56:00Z">
            <w:rPr>
              <w:noProof w:val="0"/>
            </w:rPr>
          </w:rPrChange>
        </w:rPr>
        <w:t>OBX|2|CWE|</w:t>
      </w:r>
      <w:r w:rsidR="00BA5119" w:rsidRPr="000D6ECF">
        <w:rPr>
          <w:noProof w:val="0"/>
          <w:lang w:val="fr-FR"/>
          <w:rPrChange w:id="2796" w:author="John Rhoads" w:date="2019-11-20T17:56:00Z">
            <w:rPr>
              <w:noProof w:val="0"/>
            </w:rPr>
          </w:rPrChange>
        </w:rPr>
        <w:t>68480</w:t>
      </w:r>
      <w:r w:rsidRPr="000D6ECF">
        <w:rPr>
          <w:noProof w:val="0"/>
          <w:lang w:val="fr-FR"/>
          <w:rPrChange w:id="2797" w:author="John Rhoads" w:date="2019-11-20T17:56:00Z">
            <w:rPr>
              <w:noProof w:val="0"/>
            </w:rPr>
          </w:rPrChange>
        </w:rPr>
        <w:t>^MDC_ATTR_ALERT_SOURCE^MDC|1.0.0.0.2|69985^MDC_DEV_PUMP_INFUS_MDS^MDC||||||F|||20120109175426-0600</w:t>
      </w:r>
    </w:p>
    <w:p w14:paraId="0029BA1F" w14:textId="6222B36D" w:rsidR="00DD1A0C" w:rsidRPr="000D6ECF" w:rsidRDefault="00DD1A0C" w:rsidP="00CF5627">
      <w:pPr>
        <w:pStyle w:val="BodyText"/>
        <w:rPr>
          <w:lang w:val="fr-FR" w:bidi="hi-IN"/>
          <w:rPrChange w:id="2798" w:author="John Rhoads" w:date="2019-11-20T17:56:00Z">
            <w:rPr>
              <w:lang w:bidi="hi-IN"/>
            </w:rPr>
          </w:rPrChange>
        </w:rPr>
      </w:pPr>
    </w:p>
    <w:p w14:paraId="5DA72738" w14:textId="1B8ACA6E" w:rsidR="006014EE" w:rsidRPr="000D6ECF"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9" w:author="John Rhoads" w:date="2019-11-20T17:56:00Z">
            <w:rPr>
              <w:noProof w:val="0"/>
            </w:rPr>
          </w:rPrChange>
        </w:rPr>
      </w:pPr>
      <w:r w:rsidRPr="000D6ECF">
        <w:rPr>
          <w:noProof w:val="0"/>
          <w:lang w:val="fr-FR"/>
          <w:rPrChange w:id="2800" w:author="John Rhoads" w:date="2019-11-20T17:56:00Z">
            <w:rPr>
              <w:noProof w:val="0"/>
            </w:rPr>
          </w:rPrChange>
        </w:rPr>
        <w:t>OBX|3|ST|</w:t>
      </w:r>
      <w:r w:rsidR="00DD1A0C" w:rsidRPr="000D6ECF">
        <w:rPr>
          <w:noProof w:val="0"/>
          <w:lang w:val="fr-FR"/>
          <w:rPrChange w:id="2801" w:author="John Rhoads" w:date="2019-11-20T17:56:00Z">
            <w:rPr>
              <w:noProof w:val="0"/>
            </w:rPr>
          </w:rPrChange>
        </w:rPr>
        <w:t>68481</w:t>
      </w:r>
      <w:r w:rsidR="006014EE" w:rsidRPr="000D6ECF">
        <w:rPr>
          <w:noProof w:val="0"/>
          <w:lang w:val="fr-FR"/>
          <w:rPrChange w:id="2802" w:author="John Rhoads" w:date="2019-11-20T17:56:00Z">
            <w:rPr>
              <w:noProof w:val="0"/>
            </w:rPr>
          </w:rPrChange>
        </w:rPr>
        <w:t>^MDC_ATTR_EVENT_PHASE^MDC|1.0.0.0.3|end||||||F</w:t>
      </w:r>
    </w:p>
    <w:p w14:paraId="70986EA6" w14:textId="36849136"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803" w:author="John Rhoads" w:date="2019-11-20T17:56:00Z">
            <w:rPr>
              <w:noProof w:val="0"/>
            </w:rPr>
          </w:rPrChange>
        </w:rPr>
      </w:pPr>
      <w:r w:rsidRPr="000D6ECF">
        <w:rPr>
          <w:noProof w:val="0"/>
          <w:lang w:val="fr-FR"/>
          <w:rPrChange w:id="2804" w:author="John Rhoads" w:date="2019-11-20T17:56:00Z">
            <w:rPr>
              <w:noProof w:val="0"/>
            </w:rPr>
          </w:rPrChange>
        </w:rPr>
        <w:t>OBX|4|ST|</w:t>
      </w:r>
      <w:r w:rsidR="004B004B" w:rsidRPr="000D6ECF">
        <w:rPr>
          <w:noProof w:val="0"/>
          <w:lang w:val="fr-FR"/>
          <w:rPrChange w:id="2805" w:author="John Rhoads" w:date="2019-11-20T17:56:00Z">
            <w:rPr>
              <w:noProof w:val="0"/>
            </w:rPr>
          </w:rPrChange>
        </w:rPr>
        <w:t>68482</w:t>
      </w:r>
      <w:r w:rsidRPr="000D6ECF">
        <w:rPr>
          <w:noProof w:val="0"/>
          <w:lang w:val="fr-FR"/>
          <w:rPrChange w:id="2806" w:author="John Rhoads" w:date="2019-11-20T17:56:00Z">
            <w:rPr>
              <w:noProof w:val="0"/>
            </w:rPr>
          </w:rPrChange>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rPr>
          <w:ins w:id="2807" w:author="Mary Jungers" w:date="2019-11-14T18:56:00Z"/>
        </w:rPr>
      </w:pPr>
    </w:p>
    <w:p w14:paraId="2CD346C7" w14:textId="1668A8DC" w:rsidR="00D93F40" w:rsidRDefault="00D93F40" w:rsidP="00CF5627">
      <w:pPr>
        <w:pStyle w:val="BodyText"/>
        <w:rPr>
          <w:ins w:id="2808" w:author="Mary Jungers" w:date="2019-11-14T18:56:00Z"/>
        </w:rPr>
      </w:pPr>
    </w:p>
    <w:p w14:paraId="4822BEB6" w14:textId="3AF71841" w:rsidR="00D93F40" w:rsidRDefault="00D93F40" w:rsidP="00CF5627">
      <w:pPr>
        <w:pStyle w:val="BodyText"/>
        <w:rPr>
          <w:ins w:id="2809" w:author="Mary Jungers" w:date="2019-11-14T18:56:00Z"/>
        </w:rPr>
      </w:pPr>
    </w:p>
    <w:p w14:paraId="346A5AB1" w14:textId="44FDA7C2" w:rsidR="00D93F40" w:rsidRDefault="00D93F40" w:rsidP="00CF5627">
      <w:pPr>
        <w:pStyle w:val="BodyText"/>
        <w:rPr>
          <w:ins w:id="2810" w:author="Mary Jungers" w:date="2019-11-14T18:56:00Z"/>
        </w:rPr>
      </w:pPr>
    </w:p>
    <w:p w14:paraId="521984F5" w14:textId="54D95675" w:rsidR="00D93F40" w:rsidRDefault="00D93F40" w:rsidP="00CF5627">
      <w:pPr>
        <w:pStyle w:val="BodyText"/>
        <w:rPr>
          <w:ins w:id="2811" w:author="Mary Jungers" w:date="2019-11-14T18:56:00Z"/>
        </w:rPr>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30D207C" w:rsidR="00B11855" w:rsidRPr="00621E63" w:rsidRDefault="00813541">
      <w:pPr>
        <w:pStyle w:val="Heading1"/>
        <w:numPr>
          <w:ilvl w:val="0"/>
          <w:numId w:val="0"/>
        </w:numPr>
        <w:rPr>
          <w:noProof w:val="0"/>
        </w:rPr>
        <w:pPrChange w:id="2812" w:author="Mary Jungers" w:date="2019-11-13T19:12:00Z">
          <w:pPr>
            <w:pStyle w:val="AppendixHeading1"/>
          </w:pPr>
        </w:pPrChange>
      </w:pPr>
      <w:bookmarkStart w:id="2813" w:name="_Toc401769894"/>
      <w:bookmarkEnd w:id="2720"/>
      <w:bookmarkEnd w:id="2721"/>
      <w:del w:id="2814" w:author="Mary Jungers" w:date="2019-11-13T19:12:00Z">
        <w:r w:rsidRPr="00621E63" w:rsidDel="00564BEB">
          <w:rPr>
            <w:noProof w:val="0"/>
          </w:rPr>
          <w:lastRenderedPageBreak/>
          <w:delText>–</w:delText>
        </w:r>
      </w:del>
      <w:bookmarkStart w:id="2815" w:name="_Toc24650555"/>
      <w:ins w:id="2816" w:author="Mary Jungers" w:date="2019-11-13T19:12:00Z">
        <w:r w:rsidR="00564BEB" w:rsidRPr="00621E63">
          <w:rPr>
            <w:noProof w:val="0"/>
          </w:rPr>
          <w:t xml:space="preserve">Appendix F </w:t>
        </w:r>
      </w:ins>
      <w:del w:id="2817" w:author="Mary Jungers" w:date="2019-11-13T19:12:00Z">
        <w:r w:rsidRPr="00621E63" w:rsidDel="00564BEB">
          <w:rPr>
            <w:noProof w:val="0"/>
          </w:rPr>
          <w:delText xml:space="preserve"> </w:delText>
        </w:r>
      </w:del>
      <w:r w:rsidR="006D613E" w:rsidRPr="00621E63">
        <w:rPr>
          <w:noProof w:val="0"/>
        </w:rPr>
        <w:t>HL7</w:t>
      </w:r>
      <w:r w:rsidR="00995105" w:rsidRPr="00621E63">
        <w:rPr>
          <w:noProof w:val="0"/>
        </w:rPr>
        <w:t xml:space="preserve"> </w:t>
      </w:r>
      <w:r w:rsidR="003D003E" w:rsidRPr="00621E63">
        <w:rPr>
          <w:noProof w:val="0"/>
        </w:rPr>
        <w:t>Message Profiling Convention</w:t>
      </w:r>
      <w:bookmarkEnd w:id="2813"/>
      <w:bookmarkEnd w:id="2815"/>
    </w:p>
    <w:p w14:paraId="6DCBED32" w14:textId="77777777" w:rsidR="00B9381B" w:rsidRPr="00621E63" w:rsidRDefault="00B9381B" w:rsidP="000E02A5">
      <w:pPr>
        <w:pStyle w:val="BodyText"/>
      </w:pPr>
      <w:r w:rsidRPr="00621E63">
        <w:t xml:space="preserve">For the material formerly in this Appendix, readers should refer to </w:t>
      </w:r>
      <w:hyperlink r:id="rId73" w:history="1">
        <w:r w:rsidRPr="00621E63">
          <w:rPr>
            <w:rStyle w:val="Hyperlink"/>
          </w:rPr>
          <w:t>IHE Technical Frameworks General Introduction Appendix E</w:t>
        </w:r>
      </w:hyperlink>
      <w:r w:rsidRPr="00621E63">
        <w:t>.</w:t>
      </w:r>
    </w:p>
    <w:p w14:paraId="435780AA" w14:textId="1278B62A" w:rsidR="00B11855" w:rsidRPr="00621E63" w:rsidRDefault="00CE1CA8">
      <w:pPr>
        <w:pStyle w:val="Heading1"/>
        <w:numPr>
          <w:ilvl w:val="0"/>
          <w:numId w:val="0"/>
        </w:numPr>
        <w:rPr>
          <w:noProof w:val="0"/>
        </w:rPr>
        <w:pPrChange w:id="2818" w:author="Mary Jungers" w:date="2019-11-13T19:13:00Z">
          <w:pPr>
            <w:pStyle w:val="AppendixHeading1"/>
          </w:pPr>
        </w:pPrChange>
      </w:pPr>
      <w:bookmarkStart w:id="2819" w:name="_Toc401769895"/>
      <w:bookmarkStart w:id="2820" w:name="_Toc24650556"/>
      <w:ins w:id="2821" w:author="Mary Jungers" w:date="2019-11-13T19:13:00Z">
        <w:r w:rsidRPr="00621E63">
          <w:rPr>
            <w:noProof w:val="0"/>
          </w:rPr>
          <w:lastRenderedPageBreak/>
          <w:t xml:space="preserve">Appendix G </w:t>
        </w:r>
      </w:ins>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2819"/>
      <w:bookmarkEnd w:id="2820"/>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4"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pPr>
        <w:pStyle w:val="Heading2"/>
        <w:numPr>
          <w:ilvl w:val="0"/>
          <w:numId w:val="0"/>
        </w:numPr>
        <w:rPr>
          <w:noProof w:val="0"/>
        </w:rPr>
        <w:pPrChange w:id="2822" w:author="Mary Jungers" w:date="2019-11-13T19:13:00Z">
          <w:pPr>
            <w:pStyle w:val="AppendixHeading2"/>
          </w:pPr>
        </w:pPrChange>
      </w:pPr>
      <w:bookmarkStart w:id="2823" w:name="_Toc401769896"/>
      <w:bookmarkStart w:id="2824" w:name="_Toc24650557"/>
      <w:ins w:id="2825" w:author="Mary Jungers" w:date="2019-11-13T19:13:00Z">
        <w:r w:rsidRPr="00621E63">
          <w:rPr>
            <w:noProof w:val="0"/>
          </w:rPr>
          <w:t xml:space="preserve">G.1 </w:t>
        </w:r>
      </w:ins>
      <w:r w:rsidR="003D003E" w:rsidRPr="00621E63">
        <w:rPr>
          <w:noProof w:val="0"/>
        </w:rPr>
        <w:t>Acknowledgment Modes</w:t>
      </w:r>
      <w:bookmarkEnd w:id="2823"/>
      <w:bookmarkEnd w:id="2824"/>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pPr>
        <w:pStyle w:val="Heading2"/>
        <w:numPr>
          <w:ilvl w:val="0"/>
          <w:numId w:val="0"/>
        </w:numPr>
        <w:rPr>
          <w:noProof w:val="0"/>
        </w:rPr>
        <w:pPrChange w:id="2826" w:author="Mary Jungers" w:date="2019-11-13T19:13:00Z">
          <w:pPr>
            <w:pStyle w:val="AppendixHeading2"/>
          </w:pPr>
        </w:pPrChange>
      </w:pPr>
      <w:bookmarkStart w:id="2827" w:name="_Toc401769897"/>
      <w:bookmarkStart w:id="2828" w:name="_Toc24650558"/>
      <w:ins w:id="2829" w:author="Mary Jungers" w:date="2019-11-13T19:13:00Z">
        <w:r w:rsidRPr="00621E63">
          <w:rPr>
            <w:noProof w:val="0"/>
          </w:rPr>
          <w:t xml:space="preserve">G.2 </w:t>
        </w:r>
      </w:ins>
      <w:r w:rsidR="003D003E" w:rsidRPr="00621E63">
        <w:rPr>
          <w:noProof w:val="0"/>
        </w:rPr>
        <w:t>Use of OSI Object Identifier (OID)</w:t>
      </w:r>
      <w:bookmarkEnd w:id="2827"/>
      <w:bookmarkEnd w:id="2828"/>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w:t>
      </w:r>
      <w:proofErr w:type="spellStart"/>
      <w:r w:rsidRPr="00621E63">
        <w:t>uncentralized</w:t>
      </w:r>
      <w:proofErr w:type="spellEnd"/>
      <w:r w:rsidRPr="00621E63">
        <w:t xml:space="preserve"> process (using an algorithm that can run on any computer that is extremely unlikely to ever generate the same ID twice), OIDs are generated by a hierarchical network of entities each of which is the ultimate authority for its own part of the tree. See </w:t>
      </w:r>
      <w:r w:rsidR="008E1C27" w:rsidRPr="00621E63">
        <w:fldChar w:fldCharType="begin"/>
      </w:r>
      <w:r w:rsidR="008E1C27" w:rsidRPr="00621E63">
        <w:instrText xml:space="preserve"> HYPERLINK "http://ihe.net/uploadedFiles/Documents/ITI/IHE_ITI_TF_Vol2x.pdf" </w:instrText>
      </w:r>
      <w:r w:rsidR="008E1C27" w:rsidRPr="00621E63">
        <w:fldChar w:fldCharType="separate"/>
      </w:r>
      <w:r w:rsidRPr="00621E63">
        <w:rPr>
          <w:rStyle w:val="Hyperlink"/>
        </w:rPr>
        <w:t>ITI TF</w:t>
      </w:r>
      <w:ins w:id="2830" w:author="Mary Jungers" w:date="2019-11-14T10:37:00Z">
        <w:r w:rsidR="005B0C7C">
          <w:rPr>
            <w:rStyle w:val="Hyperlink"/>
          </w:rPr>
          <w:t>-</w:t>
        </w:r>
      </w:ins>
      <w:r w:rsidRPr="00621E63">
        <w:rPr>
          <w:rStyle w:val="Hyperlink"/>
        </w:rPr>
        <w:t>2x</w:t>
      </w:r>
      <w:r w:rsidR="008E1C27" w:rsidRPr="00621E63">
        <w:rPr>
          <w:rStyle w:val="Hyperlink"/>
        </w:rPr>
        <w:fldChar w:fldCharType="end"/>
      </w:r>
      <w:ins w:id="2831" w:author="Mary Jungers" w:date="2019-11-14T10:37:00Z">
        <w:r w:rsidR="005B0C7C">
          <w:rPr>
            <w:rStyle w:val="Hyperlink"/>
          </w:rPr>
          <w:t>:</w:t>
        </w:r>
      </w:ins>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pPr>
        <w:pStyle w:val="Heading1"/>
        <w:numPr>
          <w:ilvl w:val="0"/>
          <w:numId w:val="0"/>
        </w:numPr>
        <w:rPr>
          <w:noProof w:val="0"/>
        </w:rPr>
        <w:pPrChange w:id="2832" w:author="Mary Jungers" w:date="2019-11-13T19:13:00Z">
          <w:pPr>
            <w:pStyle w:val="AppendixHeading1"/>
          </w:pPr>
        </w:pPrChange>
      </w:pPr>
      <w:bookmarkStart w:id="2833" w:name="_Toc401769898"/>
      <w:bookmarkStart w:id="2834" w:name="_Toc24650559"/>
      <w:ins w:id="2835" w:author="Mary Jungers" w:date="2019-11-13T19:13:00Z">
        <w:r w:rsidRPr="00621E63">
          <w:rPr>
            <w:noProof w:val="0"/>
          </w:rPr>
          <w:lastRenderedPageBreak/>
          <w:t>Appendix H</w:t>
        </w:r>
      </w:ins>
      <w:ins w:id="2836" w:author="Mary Jungers" w:date="2019-11-13T19:14:00Z">
        <w:r w:rsidRPr="00621E63">
          <w:rPr>
            <w:noProof w:val="0"/>
          </w:rPr>
          <w:t xml:space="preserve"> </w:t>
        </w:r>
      </w:ins>
      <w:r w:rsidR="00813541" w:rsidRPr="00621E63">
        <w:rPr>
          <w:noProof w:val="0"/>
        </w:rPr>
        <w:t xml:space="preserve">– </w:t>
      </w:r>
      <w:r w:rsidR="003D003E" w:rsidRPr="00621E63">
        <w:rPr>
          <w:noProof w:val="0"/>
        </w:rPr>
        <w:t>IHE Integration Statements</w:t>
      </w:r>
      <w:bookmarkEnd w:id="2833"/>
      <w:bookmarkEnd w:id="2834"/>
    </w:p>
    <w:p w14:paraId="51FDFF1D" w14:textId="77777777" w:rsidR="00B9381B" w:rsidRPr="00621E63" w:rsidRDefault="00B9381B" w:rsidP="00B617F4">
      <w:pPr>
        <w:pStyle w:val="BodyText"/>
      </w:pPr>
      <w:r w:rsidRPr="00621E63">
        <w:t xml:space="preserve">For material formerly in this Appendix, readers should now refer to </w:t>
      </w:r>
      <w:hyperlink r:id="rId75" w:history="1">
        <w:r w:rsidRPr="00621E63">
          <w:rPr>
            <w:rStyle w:val="Hyperlink"/>
          </w:rPr>
          <w:t>IHE Technical Frameworks General Introduction Appendix F</w:t>
        </w:r>
      </w:hyperlink>
      <w:r w:rsidRPr="00621E63">
        <w:t>.</w:t>
      </w:r>
    </w:p>
    <w:p w14:paraId="1830D620" w14:textId="5D2B1351" w:rsidR="00B11855" w:rsidRPr="00621E63" w:rsidRDefault="00CE1CA8">
      <w:pPr>
        <w:pStyle w:val="Heading1"/>
        <w:numPr>
          <w:ilvl w:val="0"/>
          <w:numId w:val="0"/>
        </w:numPr>
        <w:rPr>
          <w:noProof w:val="0"/>
        </w:rPr>
        <w:pPrChange w:id="2837" w:author="Mary Jungers" w:date="2019-11-13T19:14:00Z">
          <w:pPr>
            <w:pStyle w:val="AppendixHeading1"/>
          </w:pPr>
        </w:pPrChange>
      </w:pPr>
      <w:bookmarkStart w:id="2838" w:name="_Toc401769899"/>
      <w:bookmarkStart w:id="2839" w:name="_Toc24650560"/>
      <w:ins w:id="2840" w:author="Mary Jungers" w:date="2019-11-13T19:14:00Z">
        <w:r w:rsidRPr="00621E63">
          <w:rPr>
            <w:noProof w:val="0"/>
          </w:rPr>
          <w:lastRenderedPageBreak/>
          <w:t xml:space="preserve">Appendix I </w:t>
        </w:r>
      </w:ins>
      <w:r w:rsidR="00813541" w:rsidRPr="00621E63">
        <w:rPr>
          <w:noProof w:val="0"/>
        </w:rPr>
        <w:t xml:space="preserve">– </w:t>
      </w:r>
      <w:r w:rsidR="003D003E" w:rsidRPr="00621E63">
        <w:rPr>
          <w:noProof w:val="0"/>
        </w:rPr>
        <w:t>Message Transport using MLLP</w:t>
      </w:r>
      <w:bookmarkEnd w:id="2838"/>
      <w:bookmarkEnd w:id="2839"/>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6"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pPr>
        <w:pStyle w:val="Heading1"/>
        <w:numPr>
          <w:ilvl w:val="0"/>
          <w:numId w:val="0"/>
        </w:numPr>
        <w:rPr>
          <w:noProof w:val="0"/>
        </w:rPr>
        <w:pPrChange w:id="2841" w:author="Mary Jungers" w:date="2019-11-13T19:14:00Z">
          <w:pPr>
            <w:pStyle w:val="AppendixHeading1"/>
          </w:pPr>
        </w:pPrChange>
      </w:pPr>
      <w:bookmarkStart w:id="2842" w:name="_Toc401769900"/>
      <w:bookmarkStart w:id="2843" w:name="_Toc24650561"/>
      <w:ins w:id="2844" w:author="Mary Jungers" w:date="2019-11-13T19:14:00Z">
        <w:r w:rsidRPr="00621E63">
          <w:rPr>
            <w:noProof w:val="0"/>
          </w:rPr>
          <w:lastRenderedPageBreak/>
          <w:t xml:space="preserve">Appendix J </w:t>
        </w:r>
      </w:ins>
      <w:r w:rsidR="00813541" w:rsidRPr="00621E63">
        <w:rPr>
          <w:noProof w:val="0"/>
        </w:rPr>
        <w:t xml:space="preserve">– </w:t>
      </w:r>
      <w:r w:rsidR="003D003E" w:rsidRPr="00621E63">
        <w:rPr>
          <w:noProof w:val="0"/>
        </w:rPr>
        <w:t>Message Transport using WS*</w:t>
      </w:r>
      <w:bookmarkEnd w:id="2842"/>
      <w:bookmarkEnd w:id="2843"/>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7"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pPr>
        <w:pStyle w:val="Heading2"/>
        <w:numPr>
          <w:ilvl w:val="0"/>
          <w:numId w:val="0"/>
        </w:numPr>
        <w:rPr>
          <w:noProof w:val="0"/>
        </w:rPr>
        <w:pPrChange w:id="2845" w:author="Mary Jungers" w:date="2019-11-13T19:14:00Z">
          <w:pPr>
            <w:pStyle w:val="AppendixHeading2"/>
          </w:pPr>
        </w:pPrChange>
      </w:pPr>
      <w:bookmarkStart w:id="2846" w:name="_Toc401769901"/>
      <w:bookmarkStart w:id="2847" w:name="_Toc24650562"/>
      <w:ins w:id="2848" w:author="Mary Jungers" w:date="2019-11-13T19:14:00Z">
        <w:r w:rsidRPr="00621E63">
          <w:rPr>
            <w:noProof w:val="0"/>
          </w:rPr>
          <w:t xml:space="preserve">J.1 </w:t>
        </w:r>
      </w:ins>
      <w:r w:rsidR="003D003E" w:rsidRPr="00621E63">
        <w:rPr>
          <w:noProof w:val="0"/>
        </w:rPr>
        <w:t>Sample WSDL file and schema</w:t>
      </w:r>
      <w:bookmarkEnd w:id="2846"/>
      <w:bookmarkEnd w:id="2847"/>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w:t>
      </w:r>
      <w:proofErr w:type="spellStart"/>
      <w:r w:rsidRPr="00621E63">
        <w:t>DeviceObservationConsumer.wsdl</w:t>
      </w:r>
      <w:proofErr w:type="spellEnd"/>
      <w:r w:rsidRPr="00621E63">
        <w:t>»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proofErr w:type="spellStart"/>
            <w:r w:rsidRPr="00621E63">
              <w:t>DeviceObservationConsumer.wsdl</w:t>
            </w:r>
            <w:proofErr w:type="spellEnd"/>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t>
            </w:r>
            <w:proofErr w:type="spellStart"/>
            <w:r w:rsidRPr="00621E63">
              <w:rPr>
                <w:noProof w:val="0"/>
              </w:rPr>
              <w:t>wsdl:definitions</w:t>
            </w:r>
            <w:proofErr w:type="spellEnd"/>
            <w:r w:rsidRPr="00621E63">
              <w:rPr>
                <w:noProof w:val="0"/>
              </w:rPr>
              <w:t xml:space="preserve"> name="</w:t>
            </w:r>
            <w:proofErr w:type="spellStart"/>
            <w:r w:rsidRPr="00621E63">
              <w:rPr>
                <w:noProof w:val="0"/>
              </w:rPr>
              <w:t>DeviceObservationConsumer</w:t>
            </w:r>
            <w:proofErr w:type="spellEnd"/>
            <w:r w:rsidRPr="00621E63">
              <w:rPr>
                <w:noProof w:val="0"/>
              </w:rPr>
              <w:t>"</w:t>
            </w:r>
          </w:p>
          <w:p w14:paraId="6F77300C" w14:textId="77777777" w:rsidR="00B11855" w:rsidRPr="00621E63" w:rsidRDefault="003D003E" w:rsidP="00254205">
            <w:pPr>
              <w:pStyle w:val="TableXML"/>
              <w:rPr>
                <w:noProof w:val="0"/>
              </w:rPr>
            </w:pPr>
            <w:r w:rsidRPr="00621E63">
              <w:rPr>
                <w:noProof w:val="0"/>
              </w:rPr>
              <w:tab/>
            </w:r>
            <w:proofErr w:type="spellStart"/>
            <w:r w:rsidRPr="00621E63">
              <w:rPr>
                <w:noProof w:val="0"/>
              </w:rPr>
              <w:t>targetNamespace</w:t>
            </w:r>
            <w:proofErr w:type="spellEnd"/>
            <w:r w:rsidRPr="00621E63">
              <w:rPr>
                <w:noProof w:val="0"/>
              </w:rPr>
              <w:t>="urn:ihe:pcd:dec:2010"</w:t>
            </w:r>
          </w:p>
          <w:p w14:paraId="4A7B415B" w14:textId="77777777" w:rsidR="00B11855" w:rsidRPr="00621E63" w:rsidRDefault="003D003E" w:rsidP="00254205">
            <w:pPr>
              <w:pStyle w:val="TableXML"/>
              <w:rPr>
                <w:noProof w:val="0"/>
              </w:rPr>
            </w:pPr>
            <w:r w:rsidRPr="00621E63">
              <w:rPr>
                <w:noProof w:val="0"/>
              </w:rPr>
              <w:tab/>
              <w:t>xmlns:soap12="http://schemas.xmlsoap.org/</w:t>
            </w:r>
            <w:proofErr w:type="spellStart"/>
            <w:r w:rsidRPr="00621E63">
              <w:rPr>
                <w:noProof w:val="0"/>
              </w:rPr>
              <w:t>wsdl</w:t>
            </w:r>
            <w:proofErr w:type="spellEnd"/>
            <w:r w:rsidRPr="00621E63">
              <w:rPr>
                <w:noProof w:val="0"/>
              </w:rPr>
              <w:t>/soap12/"</w:t>
            </w:r>
          </w:p>
          <w:p w14:paraId="758729C8" w14:textId="77777777" w:rsidR="00B11855" w:rsidRPr="00621E63" w:rsidRDefault="003D003E" w:rsidP="00254205">
            <w:pPr>
              <w:pStyle w:val="TableXML"/>
              <w:rPr>
                <w:noProof w:val="0"/>
              </w:rPr>
            </w:pPr>
            <w:r w:rsidRPr="00621E63">
              <w:rPr>
                <w:noProof w:val="0"/>
              </w:rPr>
              <w:tab/>
            </w:r>
            <w:proofErr w:type="spellStart"/>
            <w:r w:rsidRPr="00621E63">
              <w:rPr>
                <w:noProof w:val="0"/>
              </w:rPr>
              <w:t>xmlns:wsdl</w:t>
            </w:r>
            <w:proofErr w:type="spellEnd"/>
            <w:r w:rsidRPr="00621E63">
              <w:rPr>
                <w:noProof w:val="0"/>
              </w:rPr>
              <w:t>="http://schemas.xmlsoap.org/</w:t>
            </w:r>
            <w:proofErr w:type="spellStart"/>
            <w:r w:rsidRPr="00621E63">
              <w:rPr>
                <w:noProof w:val="0"/>
              </w:rPr>
              <w:t>wsdl</w:t>
            </w:r>
            <w:proofErr w:type="spellEnd"/>
            <w:r w:rsidRPr="00621E63">
              <w:rPr>
                <w:noProof w:val="0"/>
              </w:rPr>
              <w:t>/"</w:t>
            </w:r>
          </w:p>
          <w:p w14:paraId="5D5AC2CF" w14:textId="77777777" w:rsidR="00B11855" w:rsidRPr="00621E63" w:rsidRDefault="003D003E" w:rsidP="00254205">
            <w:pPr>
              <w:pStyle w:val="TableXML"/>
              <w:rPr>
                <w:noProof w:val="0"/>
              </w:rPr>
            </w:pPr>
            <w:r w:rsidRPr="00621E63">
              <w:rPr>
                <w:noProof w:val="0"/>
              </w:rPr>
              <w:tab/>
            </w:r>
            <w:proofErr w:type="spellStart"/>
            <w:r w:rsidRPr="00621E63">
              <w:rPr>
                <w:noProof w:val="0"/>
              </w:rPr>
              <w:t>xmlns:xsd</w:t>
            </w:r>
            <w:proofErr w:type="spellEnd"/>
            <w:r w:rsidRPr="00621E63">
              <w:rPr>
                <w:noProof w:val="0"/>
              </w:rPr>
              <w:t xml:space="preserve">="http://www.w3.org/2001/XMLSchema"  </w:t>
            </w:r>
          </w:p>
          <w:p w14:paraId="7DF0616D" w14:textId="77777777" w:rsidR="00B11855" w:rsidRPr="00621E63" w:rsidRDefault="003D003E" w:rsidP="00254205">
            <w:pPr>
              <w:pStyle w:val="TableXML"/>
              <w:rPr>
                <w:noProof w:val="0"/>
              </w:rPr>
            </w:pPr>
            <w:r w:rsidRPr="00621E63">
              <w:rPr>
                <w:noProof w:val="0"/>
              </w:rPr>
              <w:tab/>
            </w:r>
            <w:proofErr w:type="spellStart"/>
            <w:r w:rsidRPr="00621E63">
              <w:rPr>
                <w:noProof w:val="0"/>
              </w:rPr>
              <w:t>xmlns:wsaw</w:t>
            </w:r>
            <w:proofErr w:type="spellEnd"/>
            <w:r w:rsidRPr="00621E63">
              <w:rPr>
                <w:noProof w:val="0"/>
              </w:rPr>
              <w:t>="http://www.w3.org/2006/05/addressing/wsdl"</w:t>
            </w:r>
          </w:p>
          <w:p w14:paraId="09D697D3" w14:textId="77777777" w:rsidR="00B11855" w:rsidRPr="00621E63" w:rsidRDefault="003D003E" w:rsidP="00254205">
            <w:pPr>
              <w:pStyle w:val="TableXML"/>
              <w:rPr>
                <w:noProof w:val="0"/>
              </w:rPr>
            </w:pPr>
            <w:r w:rsidRPr="00621E63">
              <w:rPr>
                <w:noProof w:val="0"/>
              </w:rPr>
              <w:tab/>
            </w:r>
            <w:proofErr w:type="spellStart"/>
            <w:r w:rsidRPr="00621E63">
              <w:rPr>
                <w:noProof w:val="0"/>
              </w:rPr>
              <w:t>xmlns:tns</w:t>
            </w:r>
            <w:proofErr w:type="spellEnd"/>
            <w:r w:rsidRPr="00621E63">
              <w:rPr>
                <w:noProof w:val="0"/>
              </w:rPr>
              <w:t>="urn:ihe:pcd:dec:2010"&gt;</w:t>
            </w:r>
          </w:p>
          <w:p w14:paraId="088B2BA2"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wsdl:types</w:t>
            </w:r>
            <w:proofErr w:type="spellEnd"/>
            <w:r w:rsidRPr="00621E63">
              <w:rPr>
                <w:noProof w:val="0"/>
              </w:rPr>
              <w:t>&gt;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xsd:schema</w:t>
            </w:r>
            <w:proofErr w:type="spellEnd"/>
            <w:r w:rsidRPr="00621E63">
              <w:rPr>
                <w:noProof w:val="0"/>
              </w:rPr>
              <w:t>&gt;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xsd:import</w:t>
            </w:r>
            <w:proofErr w:type="spellEnd"/>
            <w:r w:rsidRPr="00621E63">
              <w:rPr>
                <w:noProof w:val="0"/>
              </w:rPr>
              <w:t xml:space="preserve"> namespace="urn:ihe:pcd:dec:2010" </w:t>
            </w:r>
            <w:proofErr w:type="spellStart"/>
            <w:r w:rsidRPr="00621E63">
              <w:rPr>
                <w:noProof w:val="0"/>
              </w:rPr>
              <w:t>schemaLocation</w:t>
            </w:r>
            <w:proofErr w:type="spellEnd"/>
            <w:r w:rsidRPr="00621E63">
              <w:rPr>
                <w:noProof w:val="0"/>
              </w:rPr>
              <w:t>="DeviceObservationConsumer.xsd"/&gt;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xsd:schema</w:t>
            </w:r>
            <w:proofErr w:type="spellEnd"/>
            <w:r w:rsidRPr="00621E63">
              <w:rPr>
                <w:noProof w:val="0"/>
              </w:rPr>
              <w:t>&gt;</w:t>
            </w:r>
          </w:p>
          <w:p w14:paraId="612B9A42"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wsdl:types</w:t>
            </w:r>
            <w:proofErr w:type="spellEnd"/>
            <w:r w:rsidRPr="00621E63">
              <w:rPr>
                <w:noProof w:val="0"/>
              </w:rPr>
              <w:t>&gt;</w:t>
            </w:r>
          </w:p>
          <w:p w14:paraId="60C9BE6D"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wsdl:message</w:t>
            </w:r>
            <w:proofErr w:type="spellEnd"/>
            <w:r w:rsidRPr="00621E63">
              <w:rPr>
                <w:noProof w:val="0"/>
              </w:rPr>
              <w:t xml:space="preserve"> name="</w:t>
            </w:r>
            <w:proofErr w:type="spellStart"/>
            <w:r w:rsidRPr="00621E63">
              <w:rPr>
                <w:noProof w:val="0"/>
              </w:rPr>
              <w:t>CommunicatePCDData_Message</w:t>
            </w:r>
            <w:proofErr w:type="spellEnd"/>
            <w:r w:rsidRPr="00621E63">
              <w:rPr>
                <w:noProof w:val="0"/>
              </w:rPr>
              <w:t>"&gt;</w:t>
            </w:r>
          </w:p>
          <w:p w14:paraId="369B3D61" w14:textId="77777777" w:rsidR="00B11855" w:rsidRPr="000D6ECF" w:rsidRDefault="003D003E" w:rsidP="00254205">
            <w:pPr>
              <w:pStyle w:val="TableXML"/>
              <w:rPr>
                <w:noProof w:val="0"/>
                <w:lang w:val="fr-FR"/>
                <w:rPrChange w:id="2849" w:author="John Rhoads" w:date="2019-11-20T17:56:00Z">
                  <w:rPr>
                    <w:noProof w:val="0"/>
                  </w:rPr>
                </w:rPrChange>
              </w:rPr>
            </w:pPr>
            <w:r w:rsidRPr="00621E63">
              <w:rPr>
                <w:noProof w:val="0"/>
              </w:rPr>
              <w:tab/>
            </w:r>
            <w:r w:rsidRPr="00621E63">
              <w:rPr>
                <w:noProof w:val="0"/>
              </w:rPr>
              <w:tab/>
            </w:r>
            <w:r w:rsidRPr="000D6ECF">
              <w:rPr>
                <w:noProof w:val="0"/>
                <w:lang w:val="fr-FR"/>
                <w:rPrChange w:id="2850" w:author="John Rhoads" w:date="2019-11-20T17:56:00Z">
                  <w:rPr>
                    <w:noProof w:val="0"/>
                  </w:rPr>
                </w:rPrChange>
              </w:rPr>
              <w:t>&lt;</w:t>
            </w:r>
            <w:proofErr w:type="spellStart"/>
            <w:r w:rsidRPr="000D6ECF">
              <w:rPr>
                <w:noProof w:val="0"/>
                <w:lang w:val="fr-FR"/>
                <w:rPrChange w:id="2851" w:author="John Rhoads" w:date="2019-11-20T17:56:00Z">
                  <w:rPr>
                    <w:noProof w:val="0"/>
                  </w:rPr>
                </w:rPrChange>
              </w:rPr>
              <w:t>wsdl:documentation</w:t>
            </w:r>
            <w:proofErr w:type="spellEnd"/>
            <w:r w:rsidRPr="000D6ECF">
              <w:rPr>
                <w:noProof w:val="0"/>
                <w:lang w:val="fr-FR"/>
                <w:rPrChange w:id="2852" w:author="John Rhoads" w:date="2019-11-20T17:56:00Z">
                  <w:rPr>
                    <w:noProof w:val="0"/>
                  </w:rPr>
                </w:rPrChange>
              </w:rPr>
              <w:t>&gt;</w:t>
            </w:r>
            <w:proofErr w:type="spellStart"/>
            <w:r w:rsidRPr="000D6ECF">
              <w:rPr>
                <w:noProof w:val="0"/>
                <w:lang w:val="fr-FR"/>
                <w:rPrChange w:id="2853" w:author="John Rhoads" w:date="2019-11-20T17:56:00Z">
                  <w:rPr>
                    <w:noProof w:val="0"/>
                  </w:rPr>
                </w:rPrChange>
              </w:rPr>
              <w:t>Communicate</w:t>
            </w:r>
            <w:proofErr w:type="spellEnd"/>
            <w:r w:rsidRPr="000D6ECF">
              <w:rPr>
                <w:noProof w:val="0"/>
                <w:lang w:val="fr-FR"/>
                <w:rPrChange w:id="2854" w:author="John Rhoads" w:date="2019-11-20T17:56:00Z">
                  <w:rPr>
                    <w:noProof w:val="0"/>
                  </w:rPr>
                </w:rPrChange>
              </w:rPr>
              <w:t xml:space="preserve"> PCD Data&lt;/</w:t>
            </w:r>
            <w:proofErr w:type="spellStart"/>
            <w:r w:rsidRPr="000D6ECF">
              <w:rPr>
                <w:noProof w:val="0"/>
                <w:lang w:val="fr-FR"/>
                <w:rPrChange w:id="2855" w:author="John Rhoads" w:date="2019-11-20T17:56:00Z">
                  <w:rPr>
                    <w:noProof w:val="0"/>
                  </w:rPr>
                </w:rPrChange>
              </w:rPr>
              <w:t>wsdl:documentation</w:t>
            </w:r>
            <w:proofErr w:type="spellEnd"/>
            <w:r w:rsidRPr="000D6ECF">
              <w:rPr>
                <w:noProof w:val="0"/>
                <w:lang w:val="fr-FR"/>
                <w:rPrChange w:id="2856" w:author="John Rhoads" w:date="2019-11-20T17:56:00Z">
                  <w:rPr>
                    <w:noProof w:val="0"/>
                  </w:rPr>
                </w:rPrChange>
              </w:rPr>
              <w:t>&gt;</w:t>
            </w:r>
          </w:p>
          <w:p w14:paraId="7C8E8DA6" w14:textId="77777777" w:rsidR="00B11855" w:rsidRPr="00621E63" w:rsidRDefault="003D003E" w:rsidP="00254205">
            <w:pPr>
              <w:pStyle w:val="TableXML"/>
              <w:rPr>
                <w:noProof w:val="0"/>
              </w:rPr>
            </w:pPr>
            <w:r w:rsidRPr="000D6ECF">
              <w:rPr>
                <w:noProof w:val="0"/>
                <w:lang w:val="fr-FR"/>
                <w:rPrChange w:id="2857" w:author="John Rhoads" w:date="2019-11-20T17:56:00Z">
                  <w:rPr>
                    <w:noProof w:val="0"/>
                  </w:rPr>
                </w:rPrChange>
              </w:rPr>
              <w:tab/>
            </w:r>
            <w:r w:rsidRPr="000D6ECF">
              <w:rPr>
                <w:noProof w:val="0"/>
                <w:lang w:val="fr-FR"/>
                <w:rPrChange w:id="2858" w:author="John Rhoads" w:date="2019-11-20T17:56:00Z">
                  <w:rPr>
                    <w:noProof w:val="0"/>
                  </w:rPr>
                </w:rPrChange>
              </w:rPr>
              <w:tab/>
            </w:r>
            <w:r w:rsidRPr="00621E63">
              <w:rPr>
                <w:noProof w:val="0"/>
              </w:rPr>
              <w:t>&lt;</w:t>
            </w:r>
            <w:proofErr w:type="spellStart"/>
            <w:r w:rsidRPr="00621E63">
              <w:rPr>
                <w:noProof w:val="0"/>
              </w:rPr>
              <w:t>wsdl:part</w:t>
            </w:r>
            <w:proofErr w:type="spellEnd"/>
            <w:r w:rsidRPr="00621E63">
              <w:rPr>
                <w:noProof w:val="0"/>
              </w:rPr>
              <w:t xml:space="preserve"> name="body" element="</w:t>
            </w:r>
            <w:proofErr w:type="spellStart"/>
            <w:r w:rsidRPr="00621E63">
              <w:rPr>
                <w:noProof w:val="0"/>
              </w:rPr>
              <w:t>tns:CommunicatePCDData</w:t>
            </w:r>
            <w:proofErr w:type="spellEnd"/>
            <w:r w:rsidRPr="00621E63">
              <w:rPr>
                <w:noProof w:val="0"/>
              </w:rPr>
              <w:t>"/&gt;</w:t>
            </w:r>
          </w:p>
          <w:p w14:paraId="03DD0A3A"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wsdl:message</w:t>
            </w:r>
            <w:proofErr w:type="spellEnd"/>
            <w:r w:rsidRPr="00621E63">
              <w:rPr>
                <w:noProof w:val="0"/>
              </w:rPr>
              <w:t>&gt;</w:t>
            </w:r>
          </w:p>
          <w:p w14:paraId="51DDFC5B"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wsdl:message</w:t>
            </w:r>
            <w:proofErr w:type="spellEnd"/>
            <w:r w:rsidRPr="00621E63">
              <w:rPr>
                <w:noProof w:val="0"/>
              </w:rPr>
              <w:t xml:space="preserve"> name="</w:t>
            </w:r>
            <w:proofErr w:type="spellStart"/>
            <w:r w:rsidRPr="00621E63">
              <w:rPr>
                <w:noProof w:val="0"/>
              </w:rPr>
              <w:t>CommunicatePCDDataResponse_Message</w:t>
            </w:r>
            <w:proofErr w:type="spellEnd"/>
            <w:r w:rsidRPr="00621E63">
              <w:rPr>
                <w:noProof w:val="0"/>
              </w:rPr>
              <w:t>"&gt;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wsdl:documentation</w:t>
            </w:r>
            <w:proofErr w:type="spellEnd"/>
            <w:r w:rsidRPr="00621E63">
              <w:rPr>
                <w:noProof w:val="0"/>
              </w:rPr>
              <w:t>&gt;Communicate PCD Data Response&lt;/</w:t>
            </w:r>
            <w:proofErr w:type="spellStart"/>
            <w:r w:rsidRPr="00621E63">
              <w:rPr>
                <w:noProof w:val="0"/>
              </w:rPr>
              <w:t>wsdl:documentation</w:t>
            </w:r>
            <w:proofErr w:type="spellEnd"/>
            <w:r w:rsidRPr="00621E63">
              <w:rPr>
                <w:noProof w:val="0"/>
              </w:rPr>
              <w:t>&gt;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wsdl:part</w:t>
            </w:r>
            <w:proofErr w:type="spellEnd"/>
            <w:r w:rsidRPr="00621E63">
              <w:rPr>
                <w:noProof w:val="0"/>
              </w:rPr>
              <w:t xml:space="preserve"> name="body" element="</w:t>
            </w:r>
            <w:proofErr w:type="spellStart"/>
            <w:r w:rsidRPr="00621E63">
              <w:rPr>
                <w:noProof w:val="0"/>
              </w:rPr>
              <w:t>tns:CommunicatePCDDataResponse</w:t>
            </w:r>
            <w:proofErr w:type="spellEnd"/>
            <w:r w:rsidRPr="00621E63">
              <w:rPr>
                <w:noProof w:val="0"/>
              </w:rPr>
              <w:t>"/&gt;</w:t>
            </w:r>
          </w:p>
          <w:p w14:paraId="197A20C3"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wsdl:message</w:t>
            </w:r>
            <w:proofErr w:type="spellEnd"/>
            <w:r w:rsidRPr="00621E63">
              <w:rPr>
                <w:noProof w:val="0"/>
              </w:rPr>
              <w:t>&gt;</w:t>
            </w:r>
          </w:p>
          <w:p w14:paraId="7D4790CF"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wsdl:portType</w:t>
            </w:r>
            <w:proofErr w:type="spellEnd"/>
            <w:r w:rsidRPr="00621E63">
              <w:rPr>
                <w:noProof w:val="0"/>
              </w:rPr>
              <w:t xml:space="preserve"> name="</w:t>
            </w:r>
            <w:proofErr w:type="spellStart"/>
            <w:r w:rsidRPr="00621E63">
              <w:rPr>
                <w:noProof w:val="0"/>
              </w:rPr>
              <w:t>DeviceObservationConsumer_PortType</w:t>
            </w:r>
            <w:proofErr w:type="spellEnd"/>
            <w:r w:rsidRPr="00621E63">
              <w:rPr>
                <w:noProof w:val="0"/>
              </w:rPr>
              <w:t>"&gt;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wsdl:operation</w:t>
            </w:r>
            <w:proofErr w:type="spellEnd"/>
            <w:r w:rsidRPr="00621E63">
              <w:rPr>
                <w:noProof w:val="0"/>
              </w:rPr>
              <w:t xml:space="preserve"> name="</w:t>
            </w:r>
            <w:proofErr w:type="spellStart"/>
            <w:r w:rsidRPr="00621E63">
              <w:rPr>
                <w:noProof w:val="0"/>
              </w:rPr>
              <w:t>CommunicatePCDData</w:t>
            </w:r>
            <w:proofErr w:type="spellEnd"/>
            <w:r w:rsidRPr="00621E63">
              <w:rPr>
                <w:noProof w:val="0"/>
              </w:rPr>
              <w:t>"&gt;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wsdl:input</w:t>
            </w:r>
            <w:proofErr w:type="spellEnd"/>
            <w:r w:rsidRPr="00621E63">
              <w:rPr>
                <w:noProof w:val="0"/>
              </w:rPr>
              <w:t xml:space="preserve"> message="</w:t>
            </w:r>
            <w:proofErr w:type="spellStart"/>
            <w:r w:rsidRPr="00621E63">
              <w:rPr>
                <w:noProof w:val="0"/>
              </w:rPr>
              <w:t>tns:CommunicatePCDData_Message</w:t>
            </w:r>
            <w:proofErr w:type="spellEnd"/>
            <w:r w:rsidRPr="00621E63">
              <w:rPr>
                <w:noProof w:val="0"/>
              </w:rPr>
              <w:t xml:space="preserve">" </w:t>
            </w:r>
            <w:proofErr w:type="spellStart"/>
            <w:r w:rsidRPr="00621E63">
              <w:rPr>
                <w:noProof w:val="0"/>
              </w:rPr>
              <w:t>wsaw:Action</w:t>
            </w:r>
            <w:proofErr w:type="spellEnd"/>
            <w:r w:rsidRPr="00621E63">
              <w:rPr>
                <w:noProof w:val="0"/>
              </w:rPr>
              <w:t>="urn:ihe:pcd:2010:CommunicatePCDData"/&gt;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wsdl:output</w:t>
            </w:r>
            <w:proofErr w:type="spellEnd"/>
            <w:r w:rsidRPr="00621E63">
              <w:rPr>
                <w:noProof w:val="0"/>
              </w:rPr>
              <w:t xml:space="preserve"> message="</w:t>
            </w:r>
            <w:proofErr w:type="spellStart"/>
            <w:r w:rsidRPr="00621E63">
              <w:rPr>
                <w:noProof w:val="0"/>
              </w:rPr>
              <w:t>tns:CommunicatePCDDataResponse_Message</w:t>
            </w:r>
            <w:proofErr w:type="spellEnd"/>
            <w:r w:rsidRPr="00621E63">
              <w:rPr>
                <w:noProof w:val="0"/>
              </w:rPr>
              <w:t xml:space="preserve">" </w:t>
            </w:r>
            <w:proofErr w:type="spellStart"/>
            <w:r w:rsidRPr="00621E63">
              <w:rPr>
                <w:noProof w:val="0"/>
              </w:rPr>
              <w:t>wsaw:Action</w:t>
            </w:r>
            <w:proofErr w:type="spellEnd"/>
            <w:r w:rsidRPr="00621E63">
              <w:rPr>
                <w:noProof w:val="0"/>
              </w:rPr>
              <w:t>="urn:ihe:pcd:2010:CommunicatePCDDataResponse"/&gt;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t>
            </w:r>
            <w:proofErr w:type="spellStart"/>
            <w:r w:rsidRPr="00621E63">
              <w:rPr>
                <w:noProof w:val="0"/>
              </w:rPr>
              <w:t>wsdl:operation</w:t>
            </w:r>
            <w:proofErr w:type="spellEnd"/>
            <w:r w:rsidRPr="00621E63">
              <w:rPr>
                <w:noProof w:val="0"/>
              </w:rPr>
              <w:t>&gt;</w:t>
            </w:r>
          </w:p>
          <w:p w14:paraId="5242A6C9"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wsdl:portType</w:t>
            </w:r>
            <w:proofErr w:type="spellEnd"/>
            <w:r w:rsidRPr="00621E63">
              <w:rPr>
                <w:noProof w:val="0"/>
              </w:rPr>
              <w:t>&gt;</w:t>
            </w:r>
          </w:p>
          <w:p w14:paraId="62054429"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wsdl:binding</w:t>
            </w:r>
            <w:proofErr w:type="spellEnd"/>
            <w:r w:rsidRPr="00621E63">
              <w:rPr>
                <w:noProof w:val="0"/>
              </w:rPr>
              <w:t xml:space="preserve"> name="DeviceObservationConsumer_Binding_Soap12" type="</w:t>
            </w:r>
            <w:proofErr w:type="spellStart"/>
            <w:r w:rsidRPr="00621E63">
              <w:rPr>
                <w:noProof w:val="0"/>
              </w:rPr>
              <w:t>tns:DeviceObservationConsumer_PortType</w:t>
            </w:r>
            <w:proofErr w:type="spellEnd"/>
            <w:r w:rsidRPr="00621E63">
              <w:rPr>
                <w:noProof w:val="0"/>
              </w:rPr>
              <w:t>"&gt;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wsaw:UsingAddressing</w:t>
            </w:r>
            <w:proofErr w:type="spellEnd"/>
            <w:r w:rsidRPr="00621E63">
              <w:rPr>
                <w:noProof w:val="0"/>
              </w:rPr>
              <w:t xml:space="preserve"> </w:t>
            </w:r>
            <w:proofErr w:type="spellStart"/>
            <w:r w:rsidRPr="00621E63">
              <w:rPr>
                <w:noProof w:val="0"/>
              </w:rPr>
              <w:t>wsdl:required</w:t>
            </w:r>
            <w:proofErr w:type="spellEnd"/>
            <w:r w:rsidRPr="00621E63">
              <w:rPr>
                <w:noProof w:val="0"/>
              </w:rPr>
              <w:t>="true"/&gt;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wsdl:operation</w:t>
            </w:r>
            <w:proofErr w:type="spellEnd"/>
            <w:r w:rsidRPr="00621E63">
              <w:rPr>
                <w:noProof w:val="0"/>
              </w:rPr>
              <w:t xml:space="preserve"> name="</w:t>
            </w:r>
            <w:proofErr w:type="spellStart"/>
            <w:r w:rsidRPr="00621E63">
              <w:rPr>
                <w:noProof w:val="0"/>
              </w:rPr>
              <w:t>CommunicatePCDData</w:t>
            </w:r>
            <w:proofErr w:type="spellEnd"/>
            <w:r w:rsidRPr="00621E63">
              <w:rPr>
                <w:noProof w:val="0"/>
              </w:rPr>
              <w:t>"&gt;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 xml:space="preserve">&lt;soap12:operation </w:t>
            </w:r>
            <w:proofErr w:type="spellStart"/>
            <w:r w:rsidRPr="00621E63">
              <w:rPr>
                <w:noProof w:val="0"/>
              </w:rPr>
              <w:t>soapAction</w:t>
            </w:r>
            <w:proofErr w:type="spellEnd"/>
            <w:r w:rsidRPr="00621E63">
              <w:rPr>
                <w:noProof w:val="0"/>
              </w:rPr>
              <w:t xml:space="preserve">="urn:ihe:pcd:2010:CommunicatePCDData" </w:t>
            </w:r>
            <w:proofErr w:type="spellStart"/>
            <w:r w:rsidRPr="00621E63">
              <w:rPr>
                <w:noProof w:val="0"/>
              </w:rPr>
              <w:t>soapActionRequired</w:t>
            </w:r>
            <w:proofErr w:type="spellEnd"/>
            <w:r w:rsidRPr="00621E63">
              <w:rPr>
                <w:noProof w:val="0"/>
              </w:rPr>
              <w:t>=""/&gt;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wsdl:input</w:t>
            </w:r>
            <w:proofErr w:type="spellEnd"/>
            <w:r w:rsidRPr="00621E63">
              <w:rPr>
                <w:noProof w:val="0"/>
              </w:rPr>
              <w: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wsdl:input</w:t>
            </w:r>
            <w:proofErr w:type="spellEnd"/>
            <w:r w:rsidRPr="00621E63">
              <w:rPr>
                <w:noProof w:val="0"/>
              </w:rPr>
              <w: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wsdl:output</w:t>
            </w:r>
            <w:proofErr w:type="spellEnd"/>
            <w:r w:rsidRPr="00621E63">
              <w:rPr>
                <w:noProof w:val="0"/>
              </w:rPr>
              <w: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wsdl:output</w:t>
            </w:r>
            <w:proofErr w:type="spellEnd"/>
            <w:r w:rsidRPr="00621E63">
              <w:rPr>
                <w:noProof w:val="0"/>
              </w:rPr>
              <w: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wsdl:operation</w:t>
            </w:r>
            <w:proofErr w:type="spellEnd"/>
            <w:r w:rsidRPr="00621E63">
              <w:rPr>
                <w:noProof w:val="0"/>
              </w:rPr>
              <w:t>&gt;</w:t>
            </w:r>
          </w:p>
          <w:p w14:paraId="000FC04C"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wsdl:binding</w:t>
            </w:r>
            <w:proofErr w:type="spellEnd"/>
            <w:r w:rsidRPr="00621E63">
              <w:rPr>
                <w:noProof w:val="0"/>
              </w:rPr>
              <w:t>&gt;</w:t>
            </w:r>
          </w:p>
          <w:p w14:paraId="7750C433"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wsdl:service</w:t>
            </w:r>
            <w:proofErr w:type="spellEnd"/>
            <w:r w:rsidRPr="00621E63">
              <w:rPr>
                <w:noProof w:val="0"/>
              </w:rPr>
              <w:t xml:space="preserve"> name="</w:t>
            </w:r>
            <w:proofErr w:type="spellStart"/>
            <w:r w:rsidRPr="00621E63">
              <w:rPr>
                <w:noProof w:val="0"/>
              </w:rPr>
              <w:t>DeviceObservationConsumer_Service</w:t>
            </w:r>
            <w:proofErr w:type="spellEnd"/>
            <w:r w:rsidRPr="00621E63">
              <w:rPr>
                <w:noProof w:val="0"/>
              </w:rPr>
              <w:t>"&gt;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wsdl:port</w:t>
            </w:r>
            <w:proofErr w:type="spellEnd"/>
            <w:r w:rsidRPr="00621E63">
              <w:rPr>
                <w:noProof w:val="0"/>
              </w:rPr>
              <w:t xml:space="preserve">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wsdl:port</w:t>
            </w:r>
            <w:proofErr w:type="spellEnd"/>
            <w:r w:rsidRPr="00621E63">
              <w:rPr>
                <w:noProof w:val="0"/>
              </w:rPr>
              <w:t>&gt;</w:t>
            </w:r>
          </w:p>
          <w:p w14:paraId="49E8BC6D" w14:textId="77777777" w:rsidR="00B11855" w:rsidRPr="00621E63" w:rsidRDefault="003D003E" w:rsidP="00254205">
            <w:pPr>
              <w:pStyle w:val="TableXML"/>
              <w:rPr>
                <w:noProof w:val="0"/>
              </w:rPr>
            </w:pPr>
            <w:r w:rsidRPr="00621E63">
              <w:rPr>
                <w:noProof w:val="0"/>
              </w:rPr>
              <w:tab/>
              <w:t>&lt;/</w:t>
            </w:r>
            <w:proofErr w:type="spellStart"/>
            <w:r w:rsidRPr="00621E63">
              <w:rPr>
                <w:noProof w:val="0"/>
              </w:rPr>
              <w:t>wsdl:service</w:t>
            </w:r>
            <w:proofErr w:type="spellEnd"/>
            <w:r w:rsidRPr="00621E63">
              <w:rPr>
                <w:noProof w:val="0"/>
              </w:rPr>
              <w:t>&gt;</w:t>
            </w:r>
          </w:p>
          <w:p w14:paraId="00916F27" w14:textId="77777777" w:rsidR="00B11855" w:rsidRPr="00621E63" w:rsidRDefault="003D003E" w:rsidP="00254205">
            <w:pPr>
              <w:pStyle w:val="TableXML"/>
              <w:rPr>
                <w:noProof w:val="0"/>
                <w:sz w:val="20"/>
              </w:rPr>
            </w:pPr>
            <w:r w:rsidRPr="00621E63">
              <w:rPr>
                <w:noProof w:val="0"/>
              </w:rPr>
              <w:t>&lt;/</w:t>
            </w:r>
            <w:proofErr w:type="spellStart"/>
            <w:r w:rsidRPr="00621E63">
              <w:rPr>
                <w:noProof w:val="0"/>
              </w:rPr>
              <w:t>wsdl:definitions</w:t>
            </w:r>
            <w:proofErr w:type="spellEnd"/>
            <w:r w:rsidRPr="00621E63">
              <w:rPr>
                <w:noProof w:val="0"/>
              </w:rPr>
              <w:t>&gt;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Note: the element &lt;</w:t>
      </w:r>
      <w:proofErr w:type="spellStart"/>
      <w:r w:rsidRPr="00621E63">
        <w:t>wsaw:UsingAddressing</w:t>
      </w:r>
      <w:proofErr w:type="spellEnd"/>
      <w:r w:rsidRPr="00621E63">
        <w:t xml:space="preserve"> </w:t>
      </w:r>
      <w:proofErr w:type="spellStart"/>
      <w:r w:rsidRPr="00621E63">
        <w:t>wsdl:required</w:t>
      </w:r>
      <w:proofErr w:type="spellEnd"/>
      <w:r w:rsidRPr="00621E63">
        <w:t xml:space="preserve">="true"/&gt; is required for strict conformance to </w:t>
      </w:r>
      <w:hyperlink r:id="rId78"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 xml:space="preserve">&lt;schema </w:t>
            </w:r>
            <w:proofErr w:type="spellStart"/>
            <w:r w:rsidRPr="00621E63">
              <w:t>xmlns</w:t>
            </w:r>
            <w:proofErr w:type="spellEnd"/>
            <w:r w:rsidRPr="00621E63">
              <w:t xml:space="preserve">="http://www.w3.org/2001/XMLSchema" </w:t>
            </w:r>
            <w:proofErr w:type="spellStart"/>
            <w:r w:rsidRPr="00621E63">
              <w:t>xmlns:tns</w:t>
            </w:r>
            <w:proofErr w:type="spellEnd"/>
            <w:r w:rsidRPr="00621E63">
              <w:t xml:space="preserve">="urn:ihe:pcd:dec:2010" </w:t>
            </w:r>
            <w:proofErr w:type="spellStart"/>
            <w:r w:rsidRPr="00621E63">
              <w:t>targetNamespace</w:t>
            </w:r>
            <w:proofErr w:type="spellEnd"/>
            <w:r w:rsidRPr="00621E63">
              <w:t>="urn:ihe:pcd:dec:2010"&gt;</w:t>
            </w:r>
          </w:p>
          <w:p w14:paraId="3EDCD3E6" w14:textId="77777777" w:rsidR="00B11855" w:rsidRPr="00621E63" w:rsidRDefault="003D003E" w:rsidP="007822F8">
            <w:pPr>
              <w:pStyle w:val="TableEntry"/>
            </w:pPr>
            <w:r w:rsidRPr="00621E63">
              <w:tab/>
              <w:t>&lt;element name="</w:t>
            </w:r>
            <w:proofErr w:type="spellStart"/>
            <w:r w:rsidRPr="00621E63">
              <w:t>CommunicatePCDData</w:t>
            </w:r>
            <w:proofErr w:type="spellEnd"/>
            <w:r w:rsidRPr="00621E63">
              <w:t>" type="</w:t>
            </w:r>
            <w:proofErr w:type="spellStart"/>
            <w:r w:rsidRPr="00621E63">
              <w:t>tns:UnsolicitedObservationResult</w:t>
            </w:r>
            <w:proofErr w:type="spellEnd"/>
            <w:r w:rsidRPr="00621E63">
              <w:t>"/&gt;</w:t>
            </w:r>
          </w:p>
          <w:p w14:paraId="38B9F9E5" w14:textId="77777777" w:rsidR="00B11855" w:rsidRPr="00621E63" w:rsidRDefault="003D003E" w:rsidP="007822F8">
            <w:pPr>
              <w:pStyle w:val="TableEntry"/>
            </w:pPr>
            <w:r w:rsidRPr="00621E63">
              <w:tab/>
              <w:t>&lt;element name="</w:t>
            </w:r>
            <w:proofErr w:type="spellStart"/>
            <w:r w:rsidRPr="00621E63">
              <w:t>CommunicatePCDDataResponse</w:t>
            </w:r>
            <w:proofErr w:type="spellEnd"/>
            <w:r w:rsidRPr="00621E63">
              <w:t>" type="</w:t>
            </w:r>
            <w:proofErr w:type="spellStart"/>
            <w:r w:rsidRPr="00621E63">
              <w:t>tns:GeneralAckowledgement</w:t>
            </w:r>
            <w:proofErr w:type="spellEnd"/>
            <w:r w:rsidRPr="00621E63">
              <w:t>"/&gt;</w:t>
            </w:r>
          </w:p>
          <w:p w14:paraId="51B489C7" w14:textId="77777777" w:rsidR="00B11855" w:rsidRPr="00621E63" w:rsidRDefault="003D003E" w:rsidP="007822F8">
            <w:pPr>
              <w:pStyle w:val="TableEntry"/>
            </w:pPr>
            <w:r w:rsidRPr="00621E63">
              <w:tab/>
              <w:t>&lt;</w:t>
            </w:r>
            <w:proofErr w:type="spellStart"/>
            <w:r w:rsidRPr="00621E63">
              <w:t>simpleType</w:t>
            </w:r>
            <w:proofErr w:type="spellEnd"/>
            <w:r w:rsidRPr="00621E63">
              <w:t xml:space="preserve"> name="</w:t>
            </w:r>
            <w:proofErr w:type="spellStart"/>
            <w:r w:rsidRPr="00621E63">
              <w:t>UnsolicitedObservationResult</w:t>
            </w:r>
            <w:proofErr w:type="spellEnd"/>
            <w:r w:rsidRPr="00621E63">
              <w: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w:t>
            </w:r>
            <w:proofErr w:type="spellStart"/>
            <w:r w:rsidRPr="00621E63">
              <w:t>simpleType</w:t>
            </w:r>
            <w:proofErr w:type="spellEnd"/>
            <w:r w:rsidRPr="00621E63">
              <w:t>&gt;</w:t>
            </w:r>
          </w:p>
          <w:p w14:paraId="7EC98F88" w14:textId="77777777" w:rsidR="00B11855" w:rsidRPr="00621E63" w:rsidRDefault="003D003E" w:rsidP="007822F8">
            <w:pPr>
              <w:pStyle w:val="TableEntry"/>
            </w:pPr>
            <w:r w:rsidRPr="00621E63">
              <w:tab/>
              <w:t>&lt;</w:t>
            </w:r>
            <w:proofErr w:type="spellStart"/>
            <w:r w:rsidRPr="00621E63">
              <w:t>simpleType</w:t>
            </w:r>
            <w:proofErr w:type="spellEnd"/>
            <w:r w:rsidRPr="00621E63">
              <w:t xml:space="preserve"> name="</w:t>
            </w:r>
            <w:proofErr w:type="spellStart"/>
            <w:r w:rsidRPr="00621E63">
              <w:t>GeneralAckowledgement</w:t>
            </w:r>
            <w:proofErr w:type="spellEnd"/>
            <w:r w:rsidRPr="00621E63">
              <w: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w:t>
            </w:r>
            <w:proofErr w:type="spellStart"/>
            <w:r w:rsidRPr="00621E63">
              <w:t>simpleType</w:t>
            </w:r>
            <w:proofErr w:type="spellEnd"/>
            <w:r w:rsidRPr="00621E63">
              <w:t>&gt;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pPr>
        <w:pStyle w:val="Heading2"/>
        <w:numPr>
          <w:ilvl w:val="0"/>
          <w:numId w:val="0"/>
        </w:numPr>
        <w:rPr>
          <w:noProof w:val="0"/>
        </w:rPr>
        <w:pPrChange w:id="2859" w:author="Mary Jungers" w:date="2019-11-13T19:14:00Z">
          <w:pPr>
            <w:pStyle w:val="AppendixHeading2"/>
          </w:pPr>
        </w:pPrChange>
      </w:pPr>
      <w:bookmarkStart w:id="2860" w:name="_Toc431232329"/>
      <w:bookmarkStart w:id="2861" w:name="_Toc431237309"/>
      <w:bookmarkStart w:id="2862" w:name="_Toc431238476"/>
      <w:bookmarkStart w:id="2863" w:name="_Toc431288212"/>
      <w:bookmarkStart w:id="2864" w:name="_Toc432168206"/>
      <w:bookmarkStart w:id="2865" w:name="_Toc432421327"/>
      <w:bookmarkStart w:id="2866" w:name="_Toc432515003"/>
      <w:bookmarkStart w:id="2867" w:name="_Toc432516278"/>
      <w:bookmarkStart w:id="2868" w:name="_Toc401769902"/>
      <w:bookmarkStart w:id="2869" w:name="_Toc24650563"/>
      <w:bookmarkEnd w:id="2860"/>
      <w:bookmarkEnd w:id="2861"/>
      <w:bookmarkEnd w:id="2862"/>
      <w:bookmarkEnd w:id="2863"/>
      <w:bookmarkEnd w:id="2864"/>
      <w:bookmarkEnd w:id="2865"/>
      <w:bookmarkEnd w:id="2866"/>
      <w:bookmarkEnd w:id="2867"/>
      <w:ins w:id="2870" w:author="Mary Jungers" w:date="2019-11-13T19:14:00Z">
        <w:r w:rsidRPr="00621E63">
          <w:rPr>
            <w:noProof w:val="0"/>
          </w:rPr>
          <w:lastRenderedPageBreak/>
          <w:t xml:space="preserve">J.2 </w:t>
        </w:r>
      </w:ins>
      <w:r w:rsidR="003D003E" w:rsidRPr="00621E63">
        <w:rPr>
          <w:noProof w:val="0"/>
        </w:rPr>
        <w:t>Sample PCD-01 message and response</w:t>
      </w:r>
      <w:bookmarkEnd w:id="2868"/>
      <w:bookmarkEnd w:id="2869"/>
    </w:p>
    <w:p w14:paraId="5FE7A680" w14:textId="77777777" w:rsidR="00B11855" w:rsidRPr="00621E63" w:rsidRDefault="003D003E" w:rsidP="00B86F03">
      <w:pPr>
        <w:pStyle w:val="BodyText"/>
      </w:pPr>
      <w:r w:rsidRPr="00621E63">
        <w:t xml:space="preserve">In addition to the WSDL-related rules found in Appendix V of the </w:t>
      </w:r>
      <w:hyperlink r:id="rId79"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0"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w:t>
      </w:r>
      <w:proofErr w:type="spellStart"/>
      <w:r w:rsidRPr="00621E63">
        <w:t>cr</w:t>
      </w:r>
      <w:proofErr w:type="spellEnd"/>
      <w:r w:rsidRPr="00621E63">
        <w:t>&gt;",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1"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w:t>
            </w:r>
            <w:proofErr w:type="spellStart"/>
            <w:r w:rsidRPr="00621E63">
              <w:rPr>
                <w:noProof w:val="0"/>
              </w:rPr>
              <w:t>soapenv:Envelope</w:t>
            </w:r>
            <w:proofErr w:type="spellEnd"/>
            <w:r w:rsidRPr="00621E63">
              <w:rPr>
                <w:noProof w:val="0"/>
              </w:rPr>
              <w:t xml:space="preserve"> </w:t>
            </w:r>
            <w:proofErr w:type="spellStart"/>
            <w:r w:rsidRPr="00621E63">
              <w:rPr>
                <w:noProof w:val="0"/>
              </w:rPr>
              <w:t>xmlns:soapenv</w:t>
            </w:r>
            <w:proofErr w:type="spellEnd"/>
            <w:r w:rsidRPr="00621E63">
              <w:rPr>
                <w:noProof w:val="0"/>
              </w:rPr>
              <w:t>="http://www.w3.org/2003/05/soap-envelope"&gt;</w:t>
            </w:r>
          </w:p>
          <w:p w14:paraId="61EEE909"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soapenv:Header</w:t>
            </w:r>
            <w:proofErr w:type="spellEnd"/>
            <w:r w:rsidRPr="00621E63">
              <w:rPr>
                <w:noProof w:val="0"/>
              </w:rPr>
              <w:t xml:space="preserve"> </w:t>
            </w:r>
            <w:proofErr w:type="spellStart"/>
            <w:r w:rsidRPr="00621E63">
              <w:rPr>
                <w:noProof w:val="0"/>
              </w:rPr>
              <w:t>xmlns:wsa</w:t>
            </w:r>
            <w:proofErr w:type="spellEnd"/>
            <w:r w:rsidRPr="00621E63">
              <w:rPr>
                <w:noProof w:val="0"/>
              </w:rPr>
              <w:t>="http://www.w3.org/2005/08/addressing"&gt;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wsa:To</w:t>
            </w:r>
            <w:proofErr w:type="spellEnd"/>
            <w:r w:rsidRPr="00621E63">
              <w:rPr>
                <w:noProof w:val="0"/>
              </w:rPr>
              <w:t xml:space="preserve"> </w:t>
            </w:r>
            <w:proofErr w:type="spellStart"/>
            <w:r w:rsidRPr="00621E63">
              <w:rPr>
                <w:noProof w:val="0"/>
              </w:rPr>
              <w:t>soapenv:mustUnderstand</w:t>
            </w:r>
            <w:proofErr w:type="spellEnd"/>
            <w:r w:rsidRPr="00621E63">
              <w:rPr>
                <w:noProof w:val="0"/>
              </w:rPr>
              <w:t>="true"&gt;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wsa:To</w:t>
            </w:r>
            <w:proofErr w:type="spellEnd"/>
            <w:r w:rsidRPr="00621E63">
              <w:rPr>
                <w:noProof w:val="0"/>
              </w:rPr>
              <w:t>&gt;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wsa:From</w:t>
            </w:r>
            <w:proofErr w:type="spellEnd"/>
            <w:r w:rsidRPr="00621E63">
              <w:rPr>
                <w:noProof w:val="0"/>
              </w:rPr>
              <w:t xml:space="preserve"> </w:t>
            </w:r>
            <w:proofErr w:type="spellStart"/>
            <w:r w:rsidRPr="00621E63">
              <w:rPr>
                <w:noProof w:val="0"/>
              </w:rPr>
              <w:t>soapenv:mustUnderstand</w:t>
            </w:r>
            <w:proofErr w:type="spellEnd"/>
            <w:r w:rsidRPr="00621E63">
              <w:rPr>
                <w:noProof w:val="0"/>
              </w:rPr>
              <w:t>="true"&gt;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t>
            </w:r>
            <w:proofErr w:type="spellStart"/>
            <w:r w:rsidRPr="00621E63">
              <w:rPr>
                <w:noProof w:val="0"/>
              </w:rPr>
              <w:t>wsa:Address</w:t>
            </w:r>
            <w:proofErr w:type="spellEnd"/>
            <w:r w:rsidRPr="00621E63">
              <w:rPr>
                <w:noProof w:val="0"/>
              </w:rPr>
              <w:t>&gt;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t>
            </w:r>
            <w:proofErr w:type="spellStart"/>
            <w:r w:rsidRPr="00621E63">
              <w:rPr>
                <w:noProof w:val="0"/>
              </w:rPr>
              <w:t>wsa:Address</w:t>
            </w:r>
            <w:proofErr w:type="spellEnd"/>
            <w:r w:rsidRPr="00621E63">
              <w:rPr>
                <w:noProof w:val="0"/>
              </w:rPr>
              <w:t>&gt;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wsa:From</w:t>
            </w:r>
            <w:proofErr w:type="spellEnd"/>
            <w:r w:rsidRPr="00621E63">
              <w:rPr>
                <w:noProof w:val="0"/>
              </w:rPr>
              <w:t>&gt;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wsa:MessageID</w:t>
            </w:r>
            <w:proofErr w:type="spellEnd"/>
            <w:r w:rsidRPr="00621E63">
              <w:rPr>
                <w:noProof w:val="0"/>
              </w:rPr>
              <w:t xml:space="preserve"> </w:t>
            </w:r>
            <w:proofErr w:type="spellStart"/>
            <w:r w:rsidRPr="00621E63">
              <w:rPr>
                <w:noProof w:val="0"/>
              </w:rPr>
              <w:t>soapenv:mustUnderstand</w:t>
            </w:r>
            <w:proofErr w:type="spellEnd"/>
            <w:r w:rsidRPr="00621E63">
              <w:rPr>
                <w:noProof w:val="0"/>
              </w:rPr>
              <w:t>="true"&gt;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t>
            </w:r>
            <w:proofErr w:type="spellStart"/>
            <w:r w:rsidRPr="00621E63">
              <w:rPr>
                <w:noProof w:val="0"/>
              </w:rPr>
              <w:t>wsa:MessageID</w:t>
            </w:r>
            <w:proofErr w:type="spellEnd"/>
            <w:r w:rsidRPr="00621E63">
              <w:rPr>
                <w:noProof w:val="0"/>
              </w:rPr>
              <w:t>&gt;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wsa:Action</w:t>
            </w:r>
            <w:proofErr w:type="spellEnd"/>
            <w:r w:rsidRPr="00621E63">
              <w:rPr>
                <w:noProof w:val="0"/>
              </w:rPr>
              <w:t xml:space="preserve"> </w:t>
            </w:r>
            <w:proofErr w:type="spellStart"/>
            <w:r w:rsidRPr="00621E63">
              <w:rPr>
                <w:noProof w:val="0"/>
              </w:rPr>
              <w:t>soapenv:mustUnderstand</w:t>
            </w:r>
            <w:proofErr w:type="spellEnd"/>
            <w:r w:rsidRPr="00621E63">
              <w:rPr>
                <w:noProof w:val="0"/>
              </w:rPr>
              <w:t>="true"&gt;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t>
            </w:r>
            <w:proofErr w:type="spellStart"/>
            <w:r w:rsidRPr="00621E63">
              <w:rPr>
                <w:noProof w:val="0"/>
              </w:rPr>
              <w:t>wsa:Action</w:t>
            </w:r>
            <w:proofErr w:type="spellEnd"/>
            <w:r w:rsidRPr="00621E63">
              <w:rPr>
                <w:noProof w:val="0"/>
              </w:rPr>
              <w:t>&gt;</w:t>
            </w:r>
          </w:p>
          <w:p w14:paraId="78F4DEDF"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soapenv:Header</w:t>
            </w:r>
            <w:proofErr w:type="spellEnd"/>
            <w:r w:rsidRPr="00621E63">
              <w:rPr>
                <w:noProof w:val="0"/>
              </w:rPr>
              <w:t>&gt;</w:t>
            </w:r>
          </w:p>
          <w:p w14:paraId="65170706"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soapenv:Body</w:t>
            </w:r>
            <w:proofErr w:type="spellEnd"/>
            <w:r w:rsidRPr="00621E63">
              <w:rPr>
                <w:noProof w:val="0"/>
              </w:rPr>
              <w:t>&gt;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CommunicatePCDData</w:t>
            </w:r>
            <w:proofErr w:type="spellEnd"/>
            <w:r w:rsidRPr="00621E63">
              <w:rPr>
                <w:noProof w:val="0"/>
              </w:rPr>
              <w:t xml:space="preserve"> </w:t>
            </w:r>
            <w:proofErr w:type="spellStart"/>
            <w:r w:rsidRPr="00621E63">
              <w:rPr>
                <w:noProof w:val="0"/>
              </w:rPr>
              <w:t>xmlns</w:t>
            </w:r>
            <w:proofErr w:type="spellEnd"/>
            <w:r w:rsidRPr="00621E63">
              <w:rPr>
                <w:noProof w:val="0"/>
              </w:rPr>
              <w:t>="urn:ihe:pcd:dec:2010"&gt;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w:t>
            </w:r>
            <w:proofErr w:type="spellStart"/>
            <w:r w:rsidRPr="00621E63">
              <w:rPr>
                <w:noProof w:val="0"/>
              </w:rPr>
              <w:t>xD</w:t>
            </w:r>
            <w:proofErr w:type="spellEnd"/>
            <w:r w:rsidRPr="00621E63">
              <w:rPr>
                <w:noProof w:val="0"/>
              </w:rPr>
              <w:t>;</w:t>
            </w:r>
          </w:p>
          <w:p w14:paraId="472457FD" w14:textId="77777777" w:rsidR="00B11855" w:rsidRPr="00621E63" w:rsidRDefault="003D003E" w:rsidP="00B07DBC">
            <w:pPr>
              <w:pStyle w:val="TableXML"/>
              <w:rPr>
                <w:noProof w:val="0"/>
              </w:rPr>
            </w:pPr>
            <w:r w:rsidRPr="00621E63">
              <w:rPr>
                <w:noProof w:val="0"/>
              </w:rPr>
              <w:t xml:space="preserve">PID|||789567^^^Imaginary </w:t>
            </w:r>
            <w:proofErr w:type="spellStart"/>
            <w:r w:rsidRPr="00621E63">
              <w:rPr>
                <w:noProof w:val="0"/>
              </w:rPr>
              <w:t>Hospital^PI</w:t>
            </w:r>
            <w:proofErr w:type="spellEnd"/>
            <w:r w:rsidRPr="00621E63">
              <w:rPr>
                <w:noProof w:val="0"/>
              </w:rPr>
              <w:t>||</w:t>
            </w:r>
            <w:proofErr w:type="spellStart"/>
            <w:r w:rsidRPr="00621E63">
              <w:rPr>
                <w:noProof w:val="0"/>
              </w:rPr>
              <w:t>Doe^John^Joseph</w:t>
            </w:r>
            <w:proofErr w:type="spellEnd"/>
            <w:r w:rsidRPr="00621E63">
              <w:rPr>
                <w:noProof w:val="0"/>
              </w:rPr>
              <w:t>^^^^L^A|||M&amp;#</w:t>
            </w:r>
            <w:proofErr w:type="spellStart"/>
            <w:r w:rsidRPr="00621E63">
              <w:rPr>
                <w:noProof w:val="0"/>
              </w:rPr>
              <w:t>xD</w:t>
            </w:r>
            <w:proofErr w:type="spellEnd"/>
            <w:r w:rsidRPr="00621E63">
              <w:rPr>
                <w:noProof w:val="0"/>
              </w:rPr>
              <w:t>;</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CommunicatePCDData</w:t>
            </w:r>
            <w:proofErr w:type="spellEnd"/>
            <w:r w:rsidRPr="00621E63">
              <w:rPr>
                <w:noProof w:val="0"/>
              </w:rPr>
              <w:t>&gt;</w:t>
            </w:r>
          </w:p>
          <w:p w14:paraId="180C6B5D"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soapenv:Body</w:t>
            </w:r>
            <w:proofErr w:type="spellEnd"/>
            <w:r w:rsidRPr="00621E63">
              <w:rPr>
                <w:noProof w:val="0"/>
              </w:rPr>
              <w:t>&gt;</w:t>
            </w:r>
          </w:p>
          <w:p w14:paraId="2F7F8B68" w14:textId="77777777" w:rsidR="00B11855" w:rsidRPr="00621E63" w:rsidRDefault="003D003E" w:rsidP="00B07DBC">
            <w:pPr>
              <w:pStyle w:val="TableXML"/>
              <w:rPr>
                <w:noProof w:val="0"/>
                <w:sz w:val="20"/>
              </w:rPr>
            </w:pPr>
            <w:r w:rsidRPr="00621E63">
              <w:rPr>
                <w:noProof w:val="0"/>
              </w:rPr>
              <w:t>&lt;/</w:t>
            </w:r>
            <w:proofErr w:type="spellStart"/>
            <w:r w:rsidRPr="00621E63">
              <w:rPr>
                <w:noProof w:val="0"/>
              </w:rPr>
              <w:t>soapenv:Envelope</w:t>
            </w:r>
            <w:proofErr w:type="spellEnd"/>
            <w:r w:rsidRPr="00621E63">
              <w:rPr>
                <w:noProof w:val="0"/>
              </w:rPr>
              <w:t>&gt;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w:t>
            </w:r>
            <w:proofErr w:type="spellStart"/>
            <w:r w:rsidRPr="00621E63">
              <w:rPr>
                <w:noProof w:val="0"/>
              </w:rPr>
              <w:t>soapenv:Envelope</w:t>
            </w:r>
            <w:proofErr w:type="spellEnd"/>
            <w:r w:rsidRPr="00621E63">
              <w:rPr>
                <w:noProof w:val="0"/>
              </w:rPr>
              <w:t xml:space="preserve"> </w:t>
            </w:r>
            <w:proofErr w:type="spellStart"/>
            <w:r w:rsidRPr="00621E63">
              <w:rPr>
                <w:noProof w:val="0"/>
              </w:rPr>
              <w:t>xmlns:soapenv</w:t>
            </w:r>
            <w:proofErr w:type="spellEnd"/>
            <w:r w:rsidRPr="00621E63">
              <w:rPr>
                <w:noProof w:val="0"/>
              </w:rPr>
              <w:t>="http://www.w3.org/2003/05/soap-envelope"&gt;</w:t>
            </w:r>
          </w:p>
          <w:p w14:paraId="6F150215"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soapenv:Header</w:t>
            </w:r>
            <w:proofErr w:type="spellEnd"/>
            <w:r w:rsidRPr="00621E63">
              <w:rPr>
                <w:noProof w:val="0"/>
              </w:rPr>
              <w:t xml:space="preserve"> </w:t>
            </w:r>
            <w:proofErr w:type="spellStart"/>
            <w:r w:rsidRPr="00621E63">
              <w:rPr>
                <w:noProof w:val="0"/>
              </w:rPr>
              <w:t>xmlns:wsa</w:t>
            </w:r>
            <w:proofErr w:type="spellEnd"/>
            <w:r w:rsidRPr="00621E63">
              <w:rPr>
                <w:noProof w:val="0"/>
              </w:rPr>
              <w:t>="http://www.w3.org/2005/08/addressing"&gt;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wsa:Action</w:t>
            </w:r>
            <w:proofErr w:type="spellEnd"/>
            <w:r w:rsidRPr="00621E63">
              <w:rPr>
                <w:noProof w:val="0"/>
              </w:rPr>
              <w:t>&gt;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wsa:Action</w:t>
            </w:r>
            <w:proofErr w:type="spellEnd"/>
            <w:r w:rsidRPr="00621E63">
              <w:rPr>
                <w:noProof w:val="0"/>
              </w:rPr>
              <w:t>&gt;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wsa:RelatesTo</w:t>
            </w:r>
            <w:proofErr w:type="spellEnd"/>
            <w:r w:rsidRPr="00621E63">
              <w:rPr>
                <w:noProof w:val="0"/>
              </w:rPr>
              <w:t>&gt;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wsa:RelatesTo</w:t>
            </w:r>
            <w:proofErr w:type="spellEnd"/>
            <w:r w:rsidRPr="00621E63">
              <w:rPr>
                <w:noProof w:val="0"/>
              </w:rPr>
              <w:t>&gt;</w:t>
            </w:r>
          </w:p>
          <w:p w14:paraId="6CD8F4D8"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soapenv:Header</w:t>
            </w:r>
            <w:proofErr w:type="spellEnd"/>
            <w:r w:rsidRPr="00621E63">
              <w:rPr>
                <w:noProof w:val="0"/>
              </w:rPr>
              <w:t>&gt;</w:t>
            </w:r>
          </w:p>
          <w:p w14:paraId="5A35E9F2"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soapenv:Body</w:t>
            </w:r>
            <w:proofErr w:type="spellEnd"/>
            <w:r w:rsidRPr="00621E63">
              <w:rPr>
                <w:noProof w:val="0"/>
              </w:rPr>
              <w:t>&gt;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CommunicatePCDDataResponse</w:t>
            </w:r>
            <w:proofErr w:type="spellEnd"/>
            <w:r w:rsidRPr="00621E63">
              <w:rPr>
                <w:noProof w:val="0"/>
              </w:rPr>
              <w:t xml:space="preserve"> </w:t>
            </w:r>
            <w:proofErr w:type="spellStart"/>
            <w:r w:rsidRPr="00621E63">
              <w:rPr>
                <w:noProof w:val="0"/>
              </w:rPr>
              <w:t>xmlns</w:t>
            </w:r>
            <w:proofErr w:type="spellEnd"/>
            <w:r w:rsidRPr="00621E63">
              <w:rPr>
                <w:noProof w:val="0"/>
              </w:rPr>
              <w:t>="urn:ihe:pcd:dec:2010"&gt;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w:t>
            </w:r>
            <w:proofErr w:type="spellStart"/>
            <w:r w:rsidRPr="00621E63">
              <w:rPr>
                <w:noProof w:val="0"/>
              </w:rPr>
              <w:t>xD</w:t>
            </w:r>
            <w:proofErr w:type="spellEnd"/>
            <w:r w:rsidRPr="00621E63">
              <w:rPr>
                <w:noProof w:val="0"/>
              </w:rPr>
              <w:t>;</w:t>
            </w:r>
          </w:p>
          <w:p w14:paraId="362E3F9A" w14:textId="77777777" w:rsidR="00B11855" w:rsidRPr="00621E63" w:rsidRDefault="003D003E" w:rsidP="00B07DBC">
            <w:pPr>
              <w:pStyle w:val="TableXML"/>
              <w:rPr>
                <w:noProof w:val="0"/>
              </w:rPr>
            </w:pPr>
            <w:r w:rsidRPr="00621E63">
              <w:rPr>
                <w:noProof w:val="0"/>
              </w:rPr>
              <w:t>&lt;/</w:t>
            </w:r>
            <w:proofErr w:type="spellStart"/>
            <w:r w:rsidRPr="00621E63">
              <w:rPr>
                <w:noProof w:val="0"/>
              </w:rPr>
              <w:t>CommunicatePCDDataResponse</w:t>
            </w:r>
            <w:proofErr w:type="spellEnd"/>
            <w:r w:rsidRPr="00621E63">
              <w:rPr>
                <w:noProof w:val="0"/>
              </w:rPr>
              <w:t>&gt;</w:t>
            </w:r>
          </w:p>
          <w:p w14:paraId="274AC566" w14:textId="77777777" w:rsidR="00B11855" w:rsidRPr="00621E63" w:rsidRDefault="003D003E" w:rsidP="00B07DBC">
            <w:pPr>
              <w:pStyle w:val="TableXML"/>
              <w:rPr>
                <w:noProof w:val="0"/>
              </w:rPr>
            </w:pPr>
            <w:r w:rsidRPr="00621E63">
              <w:rPr>
                <w:noProof w:val="0"/>
              </w:rPr>
              <w:tab/>
              <w:t>&lt;/</w:t>
            </w:r>
            <w:proofErr w:type="spellStart"/>
            <w:r w:rsidRPr="00621E63">
              <w:rPr>
                <w:noProof w:val="0"/>
              </w:rPr>
              <w:t>soapenv:Body</w:t>
            </w:r>
            <w:proofErr w:type="spellEnd"/>
            <w:r w:rsidRPr="00621E63">
              <w:rPr>
                <w:noProof w:val="0"/>
              </w:rPr>
              <w:t>&gt;</w:t>
            </w:r>
          </w:p>
          <w:p w14:paraId="7A839458" w14:textId="77777777" w:rsidR="00B11855" w:rsidRPr="00621E63" w:rsidRDefault="003D003E" w:rsidP="00B07DBC">
            <w:pPr>
              <w:pStyle w:val="TableXML"/>
              <w:rPr>
                <w:noProof w:val="0"/>
              </w:rPr>
            </w:pPr>
            <w:r w:rsidRPr="00621E63">
              <w:rPr>
                <w:noProof w:val="0"/>
              </w:rPr>
              <w:t>&lt;/</w:t>
            </w:r>
            <w:proofErr w:type="spellStart"/>
            <w:r w:rsidRPr="00621E63">
              <w:rPr>
                <w:noProof w:val="0"/>
              </w:rPr>
              <w:t>soapenv:Envelope</w:t>
            </w:r>
            <w:proofErr w:type="spellEnd"/>
            <w:r w:rsidRPr="00621E63">
              <w:rPr>
                <w:noProof w:val="0"/>
              </w:rPr>
              <w:t>&gt;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pPr>
        <w:pStyle w:val="Heading1"/>
        <w:numPr>
          <w:ilvl w:val="0"/>
          <w:numId w:val="0"/>
        </w:numPr>
        <w:rPr>
          <w:noProof w:val="0"/>
        </w:rPr>
        <w:pPrChange w:id="2871" w:author="Mary Jungers" w:date="2019-11-13T19:14:00Z">
          <w:pPr>
            <w:pStyle w:val="AppendixHeading1"/>
          </w:pPr>
        </w:pPrChange>
      </w:pPr>
      <w:bookmarkStart w:id="2872" w:name="_Toc401769903"/>
      <w:bookmarkStart w:id="2873" w:name="_Toc24650564"/>
      <w:ins w:id="2874" w:author="Mary Jungers" w:date="2019-11-13T19:14:00Z">
        <w:r w:rsidRPr="00621E63">
          <w:rPr>
            <w:noProof w:val="0"/>
          </w:rPr>
          <w:lastRenderedPageBreak/>
          <w:t>Appendix K</w:t>
        </w:r>
      </w:ins>
      <w:ins w:id="2875" w:author="Mary Jungers" w:date="2019-11-13T19:15:00Z">
        <w:r w:rsidRPr="00621E63">
          <w:rPr>
            <w:noProof w:val="0"/>
          </w:rPr>
          <w:t xml:space="preserve"> </w:t>
        </w:r>
      </w:ins>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2872"/>
      <w:bookmarkEnd w:id="2873"/>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pPr>
        <w:pStyle w:val="Heading2"/>
        <w:numPr>
          <w:ilvl w:val="0"/>
          <w:numId w:val="0"/>
        </w:numPr>
        <w:rPr>
          <w:noProof w:val="0"/>
        </w:rPr>
        <w:pPrChange w:id="2876" w:author="Mary Jungers" w:date="2019-11-13T19:15:00Z">
          <w:pPr>
            <w:pStyle w:val="AppendixHeading2"/>
          </w:pPr>
        </w:pPrChange>
      </w:pPr>
      <w:bookmarkStart w:id="2877" w:name="_Toc401769904"/>
      <w:bookmarkStart w:id="2878" w:name="_Toc24650565"/>
      <w:ins w:id="2879" w:author="Mary Jungers" w:date="2019-11-13T19:15:00Z">
        <w:r w:rsidRPr="00621E63">
          <w:rPr>
            <w:noProof w:val="0"/>
          </w:rPr>
          <w:t xml:space="preserve">K.1 </w:t>
        </w:r>
      </w:ins>
      <w:r w:rsidR="003D003E" w:rsidRPr="00621E63">
        <w:rPr>
          <w:noProof w:val="0"/>
        </w:rPr>
        <w:t>Abbreviations and definitions</w:t>
      </w:r>
      <w:bookmarkEnd w:id="2877"/>
      <w:bookmarkEnd w:id="2878"/>
    </w:p>
    <w:p w14:paraId="02607C7A" w14:textId="77777777" w:rsidR="00B11855" w:rsidRPr="00621E63" w:rsidRDefault="003D003E" w:rsidP="0012636E">
      <w:pPr>
        <w:pStyle w:val="BodyText"/>
      </w:pPr>
      <w:r w:rsidRPr="00621E63">
        <w:rPr>
          <w:rStyle w:val="Strong"/>
        </w:rPr>
        <w:t>HTTP</w:t>
      </w:r>
      <w:r w:rsidRPr="00621E63">
        <w:t xml:space="preserve"> – </w:t>
      </w:r>
      <w:proofErr w:type="spellStart"/>
      <w:r w:rsidRPr="00621E63">
        <w:t>HyperText</w:t>
      </w:r>
      <w:proofErr w:type="spellEnd"/>
      <w:r w:rsidRPr="00621E63">
        <w:t xml:space="preserve">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w:t>
      </w:r>
      <w:proofErr w:type="spellStart"/>
      <w:r w:rsidRPr="00621E63">
        <w:t>eXtensible</w:t>
      </w:r>
      <w:proofErr w:type="spellEnd"/>
      <w:r w:rsidRPr="00621E63">
        <w:t xml:space="preserv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pPr>
        <w:pStyle w:val="Heading2"/>
        <w:numPr>
          <w:ilvl w:val="0"/>
          <w:numId w:val="0"/>
        </w:numPr>
        <w:rPr>
          <w:noProof w:val="0"/>
        </w:rPr>
        <w:pPrChange w:id="2880" w:author="Mary Jungers" w:date="2019-11-13T19:15:00Z">
          <w:pPr>
            <w:pStyle w:val="AppendixHeading2"/>
          </w:pPr>
        </w:pPrChange>
      </w:pPr>
      <w:bookmarkStart w:id="2881" w:name="_Toc401769905"/>
      <w:bookmarkStart w:id="2882" w:name="_Toc24650566"/>
      <w:ins w:id="2883" w:author="Mary Jungers" w:date="2019-11-13T19:15:00Z">
        <w:r w:rsidRPr="00621E63">
          <w:rPr>
            <w:noProof w:val="0"/>
          </w:rPr>
          <w:t xml:space="preserve">K.2 </w:t>
        </w:r>
      </w:ins>
      <w:r w:rsidR="003D003E" w:rsidRPr="00621E63">
        <w:rPr>
          <w:noProof w:val="0"/>
        </w:rPr>
        <w:t>Pre-Configuration</w:t>
      </w:r>
      <w:bookmarkEnd w:id="2881"/>
      <w:bookmarkEnd w:id="2882"/>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 xml:space="preserve">The WCTP </w:t>
      </w:r>
      <w:proofErr w:type="spellStart"/>
      <w:r w:rsidRPr="00621E63">
        <w:t>PollerID</w:t>
      </w:r>
      <w:proofErr w:type="spellEnd"/>
      <w:r w:rsidRPr="00621E63">
        <w:t xml:space="preserve">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 xml:space="preserve">The URI values for the WCTP </w:t>
      </w:r>
      <w:proofErr w:type="spellStart"/>
      <w:r w:rsidRPr="00621E63">
        <w:t>senderID</w:t>
      </w:r>
      <w:proofErr w:type="spellEnd"/>
      <w:r w:rsidRPr="00621E63">
        <w:t xml:space="preserve"> and </w:t>
      </w:r>
      <w:proofErr w:type="spellStart"/>
      <w:r w:rsidRPr="00621E63">
        <w:t>sendResponseToID</w:t>
      </w:r>
      <w:proofErr w:type="spellEnd"/>
      <w:r w:rsidRPr="00621E63">
        <w:t xml:space="preserve"> are assumed to be resolved through pre-configuration.</w:t>
      </w:r>
    </w:p>
    <w:p w14:paraId="54B25DBA" w14:textId="168657EA" w:rsidR="00B11855" w:rsidRPr="00621E63" w:rsidRDefault="00CE1CA8">
      <w:pPr>
        <w:pStyle w:val="Heading2"/>
        <w:numPr>
          <w:ilvl w:val="0"/>
          <w:numId w:val="0"/>
        </w:numPr>
        <w:rPr>
          <w:noProof w:val="0"/>
        </w:rPr>
        <w:pPrChange w:id="2884" w:author="Mary Jungers" w:date="2019-11-13T19:15:00Z">
          <w:pPr>
            <w:pStyle w:val="AppendixHeading2"/>
          </w:pPr>
        </w:pPrChange>
      </w:pPr>
      <w:bookmarkStart w:id="2885" w:name="_Toc401769906"/>
      <w:bookmarkStart w:id="2886" w:name="_Toc24650567"/>
      <w:ins w:id="2887" w:author="Mary Jungers" w:date="2019-11-13T19:15:00Z">
        <w:r w:rsidRPr="00621E63">
          <w:rPr>
            <w:noProof w:val="0"/>
          </w:rPr>
          <w:t xml:space="preserve">K.3 </w:t>
        </w:r>
      </w:ins>
      <w:r w:rsidR="003D003E" w:rsidRPr="00621E63">
        <w:rPr>
          <w:noProof w:val="0"/>
        </w:rPr>
        <w:t>Endpoint Device Addressing</w:t>
      </w:r>
      <w:bookmarkEnd w:id="2885"/>
      <w:bookmarkEnd w:id="2886"/>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pPr>
        <w:pStyle w:val="Heading2"/>
        <w:numPr>
          <w:ilvl w:val="0"/>
          <w:numId w:val="0"/>
        </w:numPr>
        <w:rPr>
          <w:noProof w:val="0"/>
        </w:rPr>
        <w:pPrChange w:id="2888" w:author="Mary Jungers" w:date="2019-11-13T19:15:00Z">
          <w:pPr>
            <w:pStyle w:val="AppendixHeading2"/>
          </w:pPr>
        </w:pPrChange>
      </w:pPr>
      <w:bookmarkStart w:id="2889" w:name="_Toc401769907"/>
      <w:bookmarkStart w:id="2890" w:name="_Toc24650568"/>
      <w:ins w:id="2891" w:author="Mary Jungers" w:date="2019-11-13T19:15:00Z">
        <w:r w:rsidRPr="00621E63">
          <w:rPr>
            <w:noProof w:val="0"/>
          </w:rPr>
          <w:t xml:space="preserve">K.4 </w:t>
        </w:r>
      </w:ins>
      <w:r w:rsidR="003D003E" w:rsidRPr="00621E63">
        <w:rPr>
          <w:noProof w:val="0"/>
        </w:rPr>
        <w:t>Polling Versus Push Responses</w:t>
      </w:r>
      <w:bookmarkEnd w:id="2889"/>
      <w:bookmarkEnd w:id="2890"/>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pPr>
        <w:pStyle w:val="Heading2"/>
        <w:numPr>
          <w:ilvl w:val="0"/>
          <w:numId w:val="0"/>
        </w:numPr>
        <w:rPr>
          <w:noProof w:val="0"/>
        </w:rPr>
        <w:pPrChange w:id="2892" w:author="Mary Jungers" w:date="2019-11-13T19:15:00Z">
          <w:pPr>
            <w:pStyle w:val="AppendixHeading2"/>
          </w:pPr>
        </w:pPrChange>
      </w:pPr>
      <w:bookmarkStart w:id="2893" w:name="_Toc401769908"/>
      <w:bookmarkStart w:id="2894" w:name="_Toc24650569"/>
      <w:ins w:id="2895" w:author="Mary Jungers" w:date="2019-11-13T19:15:00Z">
        <w:r w:rsidRPr="00621E63">
          <w:rPr>
            <w:noProof w:val="0"/>
          </w:rPr>
          <w:t xml:space="preserve">K.5 </w:t>
        </w:r>
      </w:ins>
      <w:r w:rsidR="003D003E" w:rsidRPr="00621E63">
        <w:rPr>
          <w:noProof w:val="0"/>
        </w:rPr>
        <w:t>Constraints</w:t>
      </w:r>
      <w:bookmarkEnd w:id="2893"/>
      <w:bookmarkEnd w:id="2894"/>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w:t>
      </w:r>
      <w:proofErr w:type="spellStart"/>
      <w:r w:rsidRPr="00621E63">
        <w:t>messageID</w:t>
      </w:r>
      <w:proofErr w:type="spellEnd"/>
      <w:r w:rsidRPr="00621E63">
        <w:t xml:space="preserve">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 xml:space="preserve">The WCTP </w:t>
      </w:r>
      <w:proofErr w:type="spellStart"/>
      <w:r w:rsidRPr="00621E63">
        <w:t>notifyWhen</w:t>
      </w:r>
      <w:proofErr w:type="spellEnd"/>
      <w:r w:rsidRPr="00621E63">
        <w:t xml:space="preserve"> element should indicate </w:t>
      </w:r>
      <w:proofErr w:type="spellStart"/>
      <w:r w:rsidRPr="00621E63">
        <w:t>notifyWhenDelivered</w:t>
      </w:r>
      <w:proofErr w:type="spellEnd"/>
      <w:r w:rsidRPr="00621E63">
        <w:t xml:space="preserve">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pPr>
        <w:pStyle w:val="Heading2"/>
        <w:numPr>
          <w:ilvl w:val="0"/>
          <w:numId w:val="0"/>
        </w:numPr>
        <w:rPr>
          <w:noProof w:val="0"/>
        </w:rPr>
        <w:pPrChange w:id="2896" w:author="Mary Jungers" w:date="2019-11-13T19:15:00Z">
          <w:pPr>
            <w:pStyle w:val="AppendixHeading2"/>
          </w:pPr>
        </w:pPrChange>
      </w:pPr>
      <w:bookmarkStart w:id="2897" w:name="_Toc401769909"/>
      <w:bookmarkStart w:id="2898" w:name="_Toc24650570"/>
      <w:ins w:id="2899" w:author="Mary Jungers" w:date="2019-11-13T19:15:00Z">
        <w:r w:rsidRPr="00621E63">
          <w:rPr>
            <w:noProof w:val="0"/>
          </w:rPr>
          <w:t xml:space="preserve">K.6 </w:t>
        </w:r>
      </w:ins>
      <w:r w:rsidR="003D003E" w:rsidRPr="00621E63">
        <w:rPr>
          <w:noProof w:val="0"/>
        </w:rPr>
        <w:t>Transactions</w:t>
      </w:r>
      <w:bookmarkEnd w:id="2897"/>
      <w:bookmarkEnd w:id="2898"/>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proofErr w:type="spellStart"/>
            <w:r w:rsidRPr="00621E63">
              <w:t>wctp-ClientQuery</w:t>
            </w:r>
            <w:proofErr w:type="spellEnd"/>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proofErr w:type="spellStart"/>
            <w:r w:rsidRPr="00621E63">
              <w:t>wctp-LookupSubscriber</w:t>
            </w:r>
            <w:proofErr w:type="spellEnd"/>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proofErr w:type="spellStart"/>
            <w:r w:rsidRPr="00621E63">
              <w:t>wctp-LookupResponse</w:t>
            </w:r>
            <w:proofErr w:type="spellEnd"/>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proofErr w:type="spellStart"/>
            <w:r w:rsidRPr="00621E63">
              <w:t>wctp-DeviceLocation</w:t>
            </w:r>
            <w:proofErr w:type="spellEnd"/>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proofErr w:type="spellStart"/>
            <w:r w:rsidRPr="00621E63">
              <w:t>wctp-DeviceLocationResponse</w:t>
            </w:r>
            <w:proofErr w:type="spellEnd"/>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proofErr w:type="spellStart"/>
            <w:r w:rsidRPr="00621E63">
              <w:t>wctp-MessageReply</w:t>
            </w:r>
            <w:proofErr w:type="spellEnd"/>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proofErr w:type="spellStart"/>
            <w:r w:rsidRPr="00621E63">
              <w:t>wctp-PollForMessages</w:t>
            </w:r>
            <w:proofErr w:type="spellEnd"/>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proofErr w:type="spellStart"/>
            <w:r w:rsidRPr="00621E63">
              <w:t>wctp-ReturnToSvc</w:t>
            </w:r>
            <w:proofErr w:type="spellEnd"/>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proofErr w:type="spellStart"/>
            <w:r w:rsidRPr="00621E63">
              <w:t>wctp-SendMsgMulti</w:t>
            </w:r>
            <w:proofErr w:type="spellEnd"/>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proofErr w:type="spellStart"/>
            <w:r w:rsidRPr="00621E63">
              <w:t>wctp-StatusInfo</w:t>
            </w:r>
            <w:proofErr w:type="spellEnd"/>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proofErr w:type="spellStart"/>
            <w:r w:rsidRPr="00621E63">
              <w:t>wctp-SubmitClientMessage</w:t>
            </w:r>
            <w:proofErr w:type="spellEnd"/>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proofErr w:type="spellStart"/>
            <w:r w:rsidRPr="00621E63">
              <w:t>wctp-SubmitRequest</w:t>
            </w:r>
            <w:proofErr w:type="spellEnd"/>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proofErr w:type="spellStart"/>
            <w:r w:rsidRPr="00621E63">
              <w:t>wctp-VersionQuery</w:t>
            </w:r>
            <w:proofErr w:type="spellEnd"/>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pPr>
        <w:pStyle w:val="Heading2"/>
        <w:numPr>
          <w:ilvl w:val="0"/>
          <w:numId w:val="0"/>
        </w:numPr>
        <w:rPr>
          <w:noProof w:val="0"/>
        </w:rPr>
        <w:pPrChange w:id="2900" w:author="Mary Jungers" w:date="2019-11-13T19:15:00Z">
          <w:pPr>
            <w:pStyle w:val="AppendixHeading2"/>
            <w:keepNext/>
          </w:pPr>
        </w:pPrChange>
      </w:pPr>
      <w:bookmarkStart w:id="2901" w:name="_Toc401769910"/>
      <w:bookmarkStart w:id="2902" w:name="_Toc24650571"/>
      <w:ins w:id="2903" w:author="Mary Jungers" w:date="2019-11-13T19:15:00Z">
        <w:r w:rsidRPr="00621E63">
          <w:rPr>
            <w:noProof w:val="0"/>
          </w:rPr>
          <w:t xml:space="preserve">K.7 </w:t>
        </w:r>
      </w:ins>
      <w:r w:rsidR="003D003E" w:rsidRPr="00621E63">
        <w:rPr>
          <w:noProof w:val="0"/>
        </w:rPr>
        <w:t>WCTP XML Element Common Data Items</w:t>
      </w:r>
      <w:bookmarkEnd w:id="2901"/>
      <w:bookmarkEnd w:id="2902"/>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xml:space="preserve">) is: </w:t>
      </w:r>
      <w:proofErr w:type="spellStart"/>
      <w:r w:rsidRPr="00621E63">
        <w:t>yyyy-mm-ddThh:mm:ss.ttt</w:t>
      </w:r>
      <w:proofErr w:type="spellEnd"/>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proofErr w:type="spellStart"/>
      <w:r w:rsidRPr="00621E63">
        <w:rPr>
          <w:rStyle w:val="Strong"/>
        </w:rPr>
        <w:t>hh</w:t>
      </w:r>
      <w:proofErr w:type="spellEnd"/>
      <w:r w:rsidRPr="00621E63">
        <w:rPr>
          <w:rStyle w:val="Strong"/>
        </w:rPr>
        <w:t xml:space="preserve">) </w:t>
      </w:r>
      <w:r w:rsidRPr="00621E63">
        <w:t xml:space="preserve">in 24-hour format, and </w:t>
      </w:r>
      <w:r w:rsidRPr="00621E63">
        <w:rPr>
          <w:rStyle w:val="Strong"/>
        </w:rPr>
        <w:t>.</w:t>
      </w:r>
      <w:proofErr w:type="spellStart"/>
      <w:r w:rsidRPr="00621E63">
        <w:rPr>
          <w:rStyle w:val="Strong"/>
        </w:rPr>
        <w:t>ttt</w:t>
      </w:r>
      <w:proofErr w:type="spellEnd"/>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t>
      </w:r>
      <w:proofErr w:type="spellStart"/>
      <w:r w:rsidRPr="00621E63">
        <w:t>wctp</w:t>
      </w:r>
      <w:proofErr w:type="spellEnd"/>
      <w:r w:rsidRPr="00621E63">
        <w:t xml:space="preserve">-Notification.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 xml:space="preserve">Send Choice </w:t>
      </w:r>
      <w:proofErr w:type="spellStart"/>
      <w:r w:rsidRPr="00621E63">
        <w:rPr>
          <w:b/>
          <w:color w:val="FF0000"/>
        </w:rPr>
        <w:t>n</w:t>
      </w:r>
      <w:proofErr w:type="spellEnd"/>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proofErr w:type="spellStart"/>
      <w:r w:rsidRPr="00621E63">
        <w:rPr>
          <w:b/>
        </w:rPr>
        <w:t>actionURI</w:t>
      </w:r>
      <w:proofErr w:type="spellEnd"/>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proofErr w:type="spellStart"/>
      <w:r w:rsidRPr="00621E63">
        <w:rPr>
          <w:b/>
        </w:rPr>
        <w:t>actionURIPurpose</w:t>
      </w:r>
      <w:proofErr w:type="spellEnd"/>
      <w:r w:rsidRPr="00621E63">
        <w:t xml:space="preserve"> is the optional URI description field which provides additional descriptions of what the </w:t>
      </w:r>
      <w:proofErr w:type="spellStart"/>
      <w:r w:rsidRPr="00621E63">
        <w:t>actionURI</w:t>
      </w:r>
      <w:proofErr w:type="spellEnd"/>
      <w:r w:rsidRPr="00621E63">
        <w:t xml:space="preserve"> is to be used for. The element is required if an </w:t>
      </w:r>
      <w:proofErr w:type="spellStart"/>
      <w:r w:rsidRPr="00621E63">
        <w:t>actionURI</w:t>
      </w:r>
      <w:proofErr w:type="spellEnd"/>
      <w:r w:rsidRPr="00621E63">
        <w:t xml:space="preserve">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 xml:space="preserve">There can be multiple </w:t>
      </w:r>
      <w:proofErr w:type="spellStart"/>
      <w:r w:rsidRPr="00621E63">
        <w:t>wctp-IHEPCDACMParticipant</w:t>
      </w:r>
      <w:proofErr w:type="spellEnd"/>
      <w:r w:rsidRPr="00621E63">
        <w:t xml:space="preserve">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2904" w:name="OLE_LINK17"/>
      <w:bookmarkStart w:id="2905" w:name="OLE_LINK27"/>
      <w:bookmarkStart w:id="2906" w:name="OLE_LINK28"/>
      <w:bookmarkStart w:id="2907" w:name="OLE_LINK29"/>
      <w:bookmarkStart w:id="2908" w:name="OLE_LINK30"/>
      <w:bookmarkStart w:id="2909" w:name="OLE_LINK31"/>
      <w:bookmarkStart w:id="2910" w:name="OLE_LINK32"/>
      <w:bookmarkStart w:id="2911" w:name="OLE_LINK33"/>
      <w:bookmarkStart w:id="2912" w:name="OLE_LINK34"/>
      <w:bookmarkStart w:id="2913" w:name="OLE_LINK35"/>
      <w:bookmarkStart w:id="2914" w:name="OLE_LINK36"/>
      <w:bookmarkStart w:id="2915" w:name="OLE_LINK37"/>
      <w:r w:rsidRPr="00621E63">
        <w:t xml:space="preserve">Report Alert </w:t>
      </w:r>
      <w:r w:rsidR="00647994" w:rsidRPr="00621E63">
        <w:t>[PCD-04]</w:t>
      </w:r>
      <w:bookmarkEnd w:id="2904"/>
      <w:bookmarkEnd w:id="2905"/>
      <w:bookmarkEnd w:id="2906"/>
      <w:bookmarkEnd w:id="2907"/>
      <w:bookmarkEnd w:id="2908"/>
      <w:bookmarkEnd w:id="2909"/>
      <w:bookmarkEnd w:id="2910"/>
      <w:bookmarkEnd w:id="2911"/>
      <w:bookmarkEnd w:id="2912"/>
      <w:bookmarkEnd w:id="2913"/>
      <w:bookmarkEnd w:id="2914"/>
      <w:bookmarkEnd w:id="2915"/>
      <w:r w:rsidR="00647994" w:rsidRPr="00621E63">
        <w:t xml:space="preserve"> </w:t>
      </w:r>
      <w:r w:rsidRPr="00621E63">
        <w:t>transaction, but it is in the format of a WCTP conformant timestamp (</w:t>
      </w:r>
      <w:proofErr w:type="spellStart"/>
      <w:r w:rsidRPr="00621E63">
        <w:t>yyyy-mm-ddThh:mm:ss.tt</w:t>
      </w:r>
      <w:proofErr w:type="spellEnd"/>
      <w:r w:rsidRPr="00621E63">
        <w: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9C83AC"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ins w:id="2916" w:author="Mary Jungers" w:date="2019-11-13T19:37:00Z">
        <w:r w:rsidR="00D04981" w:rsidRPr="00621E63">
          <w:t>.</w:t>
        </w:r>
      </w:ins>
      <w:del w:id="2917" w:author="Mary Jungers" w:date="2019-11-13T19:37:00Z">
        <w:r w:rsidRPr="00621E63" w:rsidDel="00D04981">
          <w:delText xml:space="preserve"> in </w:delText>
        </w:r>
      </w:del>
      <w:del w:id="2918" w:author="Mary Jungers" w:date="2019-11-13T19:36:00Z">
        <w:r w:rsidRPr="00621E63" w:rsidDel="00D04981">
          <w:delText xml:space="preserve">the IHE </w:delText>
        </w:r>
      </w:del>
      <w:del w:id="2919" w:author="Mary Jungers" w:date="2019-11-13T19:37:00Z">
        <w:r w:rsidRPr="00621E63" w:rsidDel="00D04981">
          <w:delText>PCD TF</w:delText>
        </w:r>
      </w:del>
      <w:del w:id="2920" w:author="Mary Jungers" w:date="2019-11-13T19:36:00Z">
        <w:r w:rsidRPr="00621E63" w:rsidDel="00D04981">
          <w:delText xml:space="preserve"> Volume 2</w:delText>
        </w:r>
      </w:del>
      <w:del w:id="2921" w:author="Mary Jungers" w:date="2019-11-13T19:37:00Z">
        <w:r w:rsidRPr="00621E63" w:rsidDel="00D04981">
          <w:delText>.</w:delText>
        </w:r>
      </w:del>
    </w:p>
    <w:p w14:paraId="1F0CE39D" w14:textId="63B4162A"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22" w:author="Mary Jungers" w:date="2019-11-13T19:37:00Z">
        <w:r w:rsidRPr="00621E63" w:rsidDel="00D04981">
          <w:delText xml:space="preserve"> in the IHE PCD TF Volume 2.</w:delText>
        </w:r>
      </w:del>
      <w:ins w:id="2923" w:author="Mary Jungers" w:date="2019-11-13T19:37:00Z">
        <w:r w:rsidR="00D04981" w:rsidRPr="00621E63">
          <w:t>.</w:t>
        </w:r>
      </w:ins>
    </w:p>
    <w:p w14:paraId="4C84C7FD" w14:textId="50A2A774"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w:t>
      </w:r>
      <w:proofErr w:type="spellStart"/>
      <w:r w:rsidRPr="00621E63">
        <w:t>deescalation</w:t>
      </w:r>
      <w:proofErr w:type="spellEnd"/>
      <w:r w:rsidR="009424A7" w:rsidRPr="00621E63">
        <w:t xml:space="preserve">. </w:t>
      </w:r>
      <w:r w:rsidRPr="00621E63">
        <w:t>For more information, see Table B.8.5-1</w:t>
      </w:r>
      <w:del w:id="2924" w:author="Mary Jungers" w:date="2019-11-13T19:37:00Z">
        <w:r w:rsidRPr="00621E63" w:rsidDel="00D04981">
          <w:delText xml:space="preserve"> in the IHE PCD TF Volume 2</w:delText>
        </w:r>
      </w:del>
      <w:r w:rsidR="009424A7" w:rsidRPr="00621E63">
        <w:t xml:space="preserve">. </w:t>
      </w:r>
    </w:p>
    <w:p w14:paraId="1CF91977" w14:textId="630CC011"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25" w:author="Mary Jungers" w:date="2019-11-13T19:37:00Z">
        <w:r w:rsidRPr="00621E63" w:rsidDel="00D04981">
          <w:delText xml:space="preserve"> in the IHE PCD TF Volume 2</w:delText>
        </w:r>
      </w:del>
      <w:r w:rsidRPr="00621E63">
        <w:t>.</w:t>
      </w:r>
    </w:p>
    <w:p w14:paraId="1B52BAEE" w14:textId="43AB6582"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26" w:author="Mary Jungers" w:date="2019-11-13T19:37:00Z">
        <w:r w:rsidRPr="00621E63" w:rsidDel="00D04981">
          <w:delText xml:space="preserve"> in the IHE PCD TF Volume 2</w:delText>
        </w:r>
      </w:del>
      <w:r w:rsidRPr="00621E63">
        <w:t>.</w:t>
      </w:r>
    </w:p>
    <w:p w14:paraId="4FDA07FD" w14:textId="6F21FF82"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27" w:author="Mary Jungers" w:date="2019-11-13T19:37:00Z">
        <w:r w:rsidRPr="00621E63" w:rsidDel="00D04981">
          <w:delText xml:space="preserve"> in t</w:delText>
        </w:r>
      </w:del>
      <w:del w:id="2928" w:author="Mary Jungers" w:date="2019-11-13T19:38:00Z">
        <w:r w:rsidRPr="00621E63" w:rsidDel="00D04981">
          <w:delText>he IHE PCD TF Volume 2</w:delText>
        </w:r>
      </w:del>
      <w:r w:rsidRPr="00621E63">
        <w:t>.</w:t>
      </w:r>
    </w:p>
    <w:p w14:paraId="5E8F4E4A" w14:textId="40CB9879"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29" w:author="Mary Jungers" w:date="2019-11-13T19:38:00Z">
        <w:r w:rsidRPr="00621E63" w:rsidDel="00D04981">
          <w:delText xml:space="preserve"> in the IHE PCD TF Volume 2</w:delText>
        </w:r>
      </w:del>
      <w:r w:rsidRPr="00621E63">
        <w:t>.</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930" w:author="Mary Jungers" w:date="2019-11-14T18:57:00Z">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790"/>
        <w:gridCol w:w="5887"/>
        <w:tblGridChange w:id="2931">
          <w:tblGrid>
            <w:gridCol w:w="2790"/>
            <w:gridCol w:w="5887"/>
          </w:tblGrid>
        </w:tblGridChange>
      </w:tblGrid>
      <w:tr w:rsidR="00E64CD9" w:rsidRPr="00621E63" w14:paraId="2C45B717" w14:textId="77777777" w:rsidTr="00D93F40">
        <w:trPr>
          <w:cantSplit/>
          <w:tblHeader/>
          <w:trPrChange w:id="2932" w:author="Mary Jungers" w:date="2019-11-14T18:57:00Z">
            <w:trPr>
              <w:cantSplit/>
            </w:trPr>
          </w:trPrChange>
        </w:trPr>
        <w:tc>
          <w:tcPr>
            <w:tcW w:w="2790" w:type="dxa"/>
            <w:shd w:val="clear" w:color="auto" w:fill="D0CECE"/>
            <w:hideMark/>
            <w:tcPrChange w:id="2933" w:author="Mary Jungers" w:date="2019-11-14T18:57:00Z">
              <w:tcPr>
                <w:tcW w:w="2790"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Change w:id="2934" w:author="Mary Jungers" w:date="2019-11-14T18:57:00Z">
              <w:tcPr>
                <w:tcW w:w="5887"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D93F40">
        <w:trPr>
          <w:cantSplit/>
          <w:trPrChange w:id="2935" w:author="Mary Jungers" w:date="2019-11-14T18:57:00Z">
            <w:trPr>
              <w:cantSplit/>
            </w:trPr>
          </w:trPrChange>
        </w:trPr>
        <w:tc>
          <w:tcPr>
            <w:tcW w:w="2790" w:type="dxa"/>
            <w:hideMark/>
            <w:tcPrChange w:id="293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98DA794" w14:textId="77777777" w:rsidR="00E64CD9" w:rsidRPr="00621E63" w:rsidRDefault="00E64CD9" w:rsidP="00CF5627">
            <w:pPr>
              <w:pStyle w:val="TableEntry"/>
            </w:pPr>
            <w:r w:rsidRPr="00621E63">
              <w:t>Alert timestamp</w:t>
            </w:r>
          </w:p>
        </w:tc>
        <w:tc>
          <w:tcPr>
            <w:tcW w:w="5887" w:type="dxa"/>
            <w:hideMark/>
            <w:tcPrChange w:id="293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D93F40">
        <w:trPr>
          <w:cantSplit/>
          <w:trPrChange w:id="2938" w:author="Mary Jungers" w:date="2019-11-14T18:57:00Z">
            <w:trPr>
              <w:cantSplit/>
            </w:trPr>
          </w:trPrChange>
        </w:trPr>
        <w:tc>
          <w:tcPr>
            <w:tcW w:w="2790" w:type="dxa"/>
            <w:hideMark/>
            <w:tcPrChange w:id="293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14FCBC7" w14:textId="77777777" w:rsidR="00E64CD9" w:rsidRPr="00621E63" w:rsidRDefault="00E64CD9" w:rsidP="00CF5627">
            <w:pPr>
              <w:pStyle w:val="TableEntry"/>
            </w:pPr>
            <w:r w:rsidRPr="00621E63">
              <w:t>Filler order number</w:t>
            </w:r>
          </w:p>
        </w:tc>
        <w:tc>
          <w:tcPr>
            <w:tcW w:w="5887" w:type="dxa"/>
            <w:hideMark/>
            <w:tcPrChange w:id="294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D495AF3" w14:textId="77777777" w:rsidR="00E64CD9" w:rsidRPr="00621E63" w:rsidRDefault="00E64CD9" w:rsidP="00CF5627">
            <w:pPr>
              <w:pStyle w:val="TableEntry"/>
            </w:pPr>
            <w:r w:rsidRPr="00621E63">
              <w:t>OBR-3</w:t>
            </w:r>
          </w:p>
        </w:tc>
      </w:tr>
      <w:tr w:rsidR="00E64CD9" w:rsidRPr="00621E63" w14:paraId="40E9BBC1" w14:textId="77777777" w:rsidTr="00D93F40">
        <w:trPr>
          <w:cantSplit/>
          <w:trPrChange w:id="2941" w:author="Mary Jungers" w:date="2019-11-14T18:57:00Z">
            <w:trPr>
              <w:cantSplit/>
            </w:trPr>
          </w:trPrChange>
        </w:trPr>
        <w:tc>
          <w:tcPr>
            <w:tcW w:w="2790" w:type="dxa"/>
            <w:hideMark/>
            <w:tcPrChange w:id="294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5866C30" w14:textId="77777777" w:rsidR="00E64CD9" w:rsidRPr="00621E63" w:rsidRDefault="00E64CD9" w:rsidP="00CF5627">
            <w:pPr>
              <w:pStyle w:val="TableEntry"/>
            </w:pPr>
            <w:r w:rsidRPr="00621E63">
              <w:t>Parent filler order number</w:t>
            </w:r>
          </w:p>
        </w:tc>
        <w:tc>
          <w:tcPr>
            <w:tcW w:w="5887" w:type="dxa"/>
            <w:hideMark/>
            <w:tcPrChange w:id="294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0F13779" w14:textId="77777777" w:rsidR="00E64CD9" w:rsidRPr="00621E63" w:rsidRDefault="00E64CD9" w:rsidP="00CF5627">
            <w:pPr>
              <w:pStyle w:val="TableEntry"/>
            </w:pPr>
            <w:r w:rsidRPr="00621E63">
              <w:t>OBR-29</w:t>
            </w:r>
          </w:p>
        </w:tc>
      </w:tr>
      <w:tr w:rsidR="00E64CD9" w:rsidRPr="00621E63" w14:paraId="38835A05" w14:textId="77777777" w:rsidTr="00D93F40">
        <w:trPr>
          <w:cantSplit/>
          <w:trPrChange w:id="2944" w:author="Mary Jungers" w:date="2019-11-14T18:57:00Z">
            <w:trPr>
              <w:cantSplit/>
            </w:trPr>
          </w:trPrChange>
        </w:trPr>
        <w:tc>
          <w:tcPr>
            <w:tcW w:w="2790" w:type="dxa"/>
            <w:hideMark/>
            <w:tcPrChange w:id="294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61D4A7B0" w14:textId="77777777" w:rsidR="00E64CD9" w:rsidRPr="00621E63" w:rsidRDefault="00E64CD9" w:rsidP="00CF5627">
            <w:pPr>
              <w:pStyle w:val="TableEntry"/>
            </w:pPr>
            <w:r w:rsidRPr="00621E63">
              <w:t>Value</w:t>
            </w:r>
          </w:p>
        </w:tc>
        <w:tc>
          <w:tcPr>
            <w:tcW w:w="5887" w:type="dxa"/>
            <w:hideMark/>
            <w:tcPrChange w:id="294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D93F40">
        <w:trPr>
          <w:cantSplit/>
          <w:trPrChange w:id="2947" w:author="Mary Jungers" w:date="2019-11-14T18:57:00Z">
            <w:trPr>
              <w:cantSplit/>
            </w:trPr>
          </w:trPrChange>
        </w:trPr>
        <w:tc>
          <w:tcPr>
            <w:tcW w:w="2790" w:type="dxa"/>
            <w:hideMark/>
            <w:tcPrChange w:id="294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22139C0" w14:textId="77777777" w:rsidR="00E64CD9" w:rsidRPr="00621E63" w:rsidRDefault="00E64CD9" w:rsidP="00CF5627">
            <w:pPr>
              <w:pStyle w:val="TableEntry"/>
            </w:pPr>
            <w:r w:rsidRPr="00621E63">
              <w:t>Units</w:t>
            </w:r>
          </w:p>
        </w:tc>
        <w:tc>
          <w:tcPr>
            <w:tcW w:w="5887" w:type="dxa"/>
            <w:hideMark/>
            <w:tcPrChange w:id="294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D93F40">
        <w:trPr>
          <w:cantSplit/>
          <w:trPrChange w:id="2950" w:author="Mary Jungers" w:date="2019-11-14T18:57:00Z">
            <w:trPr>
              <w:cantSplit/>
            </w:trPr>
          </w:trPrChange>
        </w:trPr>
        <w:tc>
          <w:tcPr>
            <w:tcW w:w="2790" w:type="dxa"/>
            <w:hideMark/>
            <w:tcPrChange w:id="295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B28156C" w14:textId="77777777" w:rsidR="00E64CD9" w:rsidRPr="00621E63" w:rsidRDefault="00E64CD9" w:rsidP="00CF5627">
            <w:pPr>
              <w:pStyle w:val="TableEntry"/>
            </w:pPr>
            <w:r w:rsidRPr="00621E63">
              <w:t>Reference range</w:t>
            </w:r>
          </w:p>
        </w:tc>
        <w:tc>
          <w:tcPr>
            <w:tcW w:w="5887" w:type="dxa"/>
            <w:hideMark/>
            <w:tcPrChange w:id="295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D93F40">
        <w:trPr>
          <w:cantSplit/>
          <w:trPrChange w:id="2953" w:author="Mary Jungers" w:date="2019-11-14T18:57:00Z">
            <w:trPr>
              <w:cantSplit/>
            </w:trPr>
          </w:trPrChange>
        </w:trPr>
        <w:tc>
          <w:tcPr>
            <w:tcW w:w="2790" w:type="dxa"/>
            <w:hideMark/>
            <w:tcPrChange w:id="295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42BAF0A1" w14:textId="77777777" w:rsidR="00E64CD9" w:rsidRPr="00621E63" w:rsidRDefault="00E64CD9" w:rsidP="00CF5627">
            <w:pPr>
              <w:pStyle w:val="TableEntry"/>
            </w:pPr>
            <w:r w:rsidRPr="00621E63">
              <w:t>Abnormality type</w:t>
            </w:r>
          </w:p>
        </w:tc>
        <w:tc>
          <w:tcPr>
            <w:tcW w:w="5887" w:type="dxa"/>
            <w:hideMark/>
            <w:tcPrChange w:id="295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D93F40">
        <w:trPr>
          <w:cantSplit/>
          <w:trPrChange w:id="2956" w:author="Mary Jungers" w:date="2019-11-14T18:57:00Z">
            <w:trPr>
              <w:cantSplit/>
            </w:trPr>
          </w:trPrChange>
        </w:trPr>
        <w:tc>
          <w:tcPr>
            <w:tcW w:w="2790" w:type="dxa"/>
            <w:hideMark/>
            <w:tcPrChange w:id="295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532BCBA" w14:textId="77777777" w:rsidR="00E64CD9" w:rsidRPr="00621E63" w:rsidRDefault="00E64CD9" w:rsidP="00CF5627">
            <w:pPr>
              <w:pStyle w:val="TableEntry"/>
            </w:pPr>
            <w:r w:rsidRPr="00621E63">
              <w:t>Event identification</w:t>
            </w:r>
          </w:p>
        </w:tc>
        <w:tc>
          <w:tcPr>
            <w:tcW w:w="5887" w:type="dxa"/>
            <w:hideMark/>
            <w:tcPrChange w:id="295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D93F40">
        <w:trPr>
          <w:cantSplit/>
          <w:trPrChange w:id="2959" w:author="Mary Jungers" w:date="2019-11-14T18:57:00Z">
            <w:trPr>
              <w:cantSplit/>
            </w:trPr>
          </w:trPrChange>
        </w:trPr>
        <w:tc>
          <w:tcPr>
            <w:tcW w:w="2790" w:type="dxa"/>
            <w:hideMark/>
            <w:tcPrChange w:id="296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0C42A29" w14:textId="77777777" w:rsidR="00E64CD9" w:rsidRPr="00621E63" w:rsidRDefault="00E64CD9" w:rsidP="00CF5627">
            <w:pPr>
              <w:pStyle w:val="TableEntry"/>
            </w:pPr>
            <w:r w:rsidRPr="00621E63">
              <w:t>Source identification</w:t>
            </w:r>
          </w:p>
        </w:tc>
        <w:tc>
          <w:tcPr>
            <w:tcW w:w="5887" w:type="dxa"/>
            <w:hideMark/>
            <w:tcPrChange w:id="296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D93F40">
        <w:trPr>
          <w:cantSplit/>
          <w:trPrChange w:id="2962" w:author="Mary Jungers" w:date="2019-11-14T18:57:00Z">
            <w:trPr>
              <w:cantSplit/>
            </w:trPr>
          </w:trPrChange>
        </w:trPr>
        <w:tc>
          <w:tcPr>
            <w:tcW w:w="2790" w:type="dxa"/>
            <w:hideMark/>
            <w:tcPrChange w:id="296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D8F9F00" w14:textId="77777777" w:rsidR="00E64CD9" w:rsidRPr="00621E63" w:rsidRDefault="00E64CD9" w:rsidP="00CF5627">
            <w:pPr>
              <w:pStyle w:val="TableEntry"/>
            </w:pPr>
            <w:r w:rsidRPr="00621E63">
              <w:t>Event phase</w:t>
            </w:r>
          </w:p>
        </w:tc>
        <w:tc>
          <w:tcPr>
            <w:tcW w:w="5887" w:type="dxa"/>
            <w:hideMark/>
            <w:tcPrChange w:id="296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D93F40">
        <w:trPr>
          <w:cantSplit/>
          <w:trPrChange w:id="2965" w:author="Mary Jungers" w:date="2019-11-14T18:57:00Z">
            <w:trPr>
              <w:cantSplit/>
            </w:trPr>
          </w:trPrChange>
        </w:trPr>
        <w:tc>
          <w:tcPr>
            <w:tcW w:w="2790" w:type="dxa"/>
            <w:hideMark/>
            <w:tcPrChange w:id="296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20E399A" w14:textId="77777777" w:rsidR="00E64CD9" w:rsidRPr="00621E63" w:rsidRDefault="00E64CD9" w:rsidP="00CF5627">
            <w:pPr>
              <w:pStyle w:val="TableEntry"/>
            </w:pPr>
            <w:r w:rsidRPr="00621E63">
              <w:t>Alert state</w:t>
            </w:r>
          </w:p>
        </w:tc>
        <w:tc>
          <w:tcPr>
            <w:tcW w:w="5887" w:type="dxa"/>
            <w:hideMark/>
            <w:tcPrChange w:id="296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D93F40">
        <w:trPr>
          <w:cantSplit/>
          <w:trPrChange w:id="2968" w:author="Mary Jungers" w:date="2019-11-14T18:57:00Z">
            <w:trPr>
              <w:cantSplit/>
            </w:trPr>
          </w:trPrChange>
        </w:trPr>
        <w:tc>
          <w:tcPr>
            <w:tcW w:w="2790" w:type="dxa"/>
            <w:hideMark/>
            <w:tcPrChange w:id="296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D3D8D55" w14:textId="77777777" w:rsidR="00E64CD9" w:rsidRPr="00621E63" w:rsidRDefault="00E64CD9" w:rsidP="00CF5627">
            <w:pPr>
              <w:pStyle w:val="TableEntry"/>
            </w:pPr>
            <w:r w:rsidRPr="00621E63">
              <w:t>Inactivation state</w:t>
            </w:r>
          </w:p>
        </w:tc>
        <w:tc>
          <w:tcPr>
            <w:tcW w:w="5887" w:type="dxa"/>
            <w:hideMark/>
            <w:tcPrChange w:id="297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D93F40">
        <w:trPr>
          <w:cantSplit/>
          <w:trPrChange w:id="2971" w:author="Mary Jungers" w:date="2019-11-14T18:57:00Z">
            <w:trPr>
              <w:cantSplit/>
            </w:trPr>
          </w:trPrChange>
        </w:trPr>
        <w:tc>
          <w:tcPr>
            <w:tcW w:w="2790" w:type="dxa"/>
            <w:hideMark/>
            <w:tcPrChange w:id="297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892597D" w14:textId="77777777" w:rsidR="00E64CD9" w:rsidRPr="00621E63" w:rsidRDefault="00E64CD9" w:rsidP="00CF5627">
            <w:pPr>
              <w:pStyle w:val="TableEntry"/>
            </w:pPr>
            <w:r w:rsidRPr="00621E63">
              <w:t>Alarm priority</w:t>
            </w:r>
          </w:p>
        </w:tc>
        <w:tc>
          <w:tcPr>
            <w:tcW w:w="5887" w:type="dxa"/>
            <w:hideMark/>
            <w:tcPrChange w:id="297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D93F40">
        <w:trPr>
          <w:cantSplit/>
          <w:trPrChange w:id="2974" w:author="Mary Jungers" w:date="2019-11-14T18:57:00Z">
            <w:trPr>
              <w:cantSplit/>
            </w:trPr>
          </w:trPrChange>
        </w:trPr>
        <w:tc>
          <w:tcPr>
            <w:tcW w:w="2790" w:type="dxa"/>
            <w:hideMark/>
            <w:tcPrChange w:id="297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E11CAC2" w14:textId="77777777" w:rsidR="00E64CD9" w:rsidRPr="00621E63" w:rsidRDefault="00E64CD9" w:rsidP="00CF5627">
            <w:pPr>
              <w:pStyle w:val="TableEntry"/>
            </w:pPr>
            <w:r w:rsidRPr="00621E63">
              <w:t>Alert type</w:t>
            </w:r>
          </w:p>
        </w:tc>
        <w:tc>
          <w:tcPr>
            <w:tcW w:w="5887" w:type="dxa"/>
            <w:hideMark/>
            <w:tcPrChange w:id="297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D93F40">
        <w:trPr>
          <w:cantSplit/>
          <w:trPrChange w:id="2977" w:author="Mary Jungers" w:date="2019-11-14T18:57:00Z">
            <w:trPr>
              <w:cantSplit/>
            </w:trPr>
          </w:trPrChange>
        </w:trPr>
        <w:tc>
          <w:tcPr>
            <w:tcW w:w="2790" w:type="dxa"/>
            <w:hideMark/>
            <w:tcPrChange w:id="297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4F7EA06" w14:textId="77777777" w:rsidR="00E64CD9" w:rsidRPr="00621E63" w:rsidRDefault="00E64CD9" w:rsidP="00CF5627">
            <w:pPr>
              <w:pStyle w:val="TableEntry"/>
            </w:pPr>
            <w:r w:rsidRPr="00621E63">
              <w:t>Location – Point of Care</w:t>
            </w:r>
          </w:p>
        </w:tc>
        <w:tc>
          <w:tcPr>
            <w:tcW w:w="5887" w:type="dxa"/>
            <w:hideMark/>
            <w:tcPrChange w:id="297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5D99511" w14:textId="77777777" w:rsidR="00E64CD9" w:rsidRPr="00621E63" w:rsidRDefault="00E64CD9" w:rsidP="00CF5627">
            <w:pPr>
              <w:pStyle w:val="TableEntry"/>
            </w:pPr>
            <w:r w:rsidRPr="00621E63">
              <w:t xml:space="preserve">PV1-3.1 maps to a </w:t>
            </w:r>
            <w:proofErr w:type="spellStart"/>
            <w:r w:rsidRPr="00621E63">
              <w:t>wctp-IHEPCDACMLocation</w:t>
            </w:r>
            <w:proofErr w:type="spellEnd"/>
            <w:r w:rsidRPr="00621E63">
              <w:t xml:space="preserve"> element with a type attribute of “HU” as defined in the FHIR </w:t>
            </w:r>
            <w:proofErr w:type="spellStart"/>
            <w:r w:rsidRPr="00621E63">
              <w:t>ServiceDeliveryLocationRoleType</w:t>
            </w:r>
            <w:proofErr w:type="spellEnd"/>
            <w:r w:rsidRPr="00621E63">
              <w:t>.</w:t>
            </w:r>
          </w:p>
        </w:tc>
      </w:tr>
      <w:tr w:rsidR="00E64CD9" w:rsidRPr="00621E63" w14:paraId="3652F262" w14:textId="77777777" w:rsidTr="00D93F40">
        <w:trPr>
          <w:cantSplit/>
          <w:trPrChange w:id="2980" w:author="Mary Jungers" w:date="2019-11-14T18:57:00Z">
            <w:trPr>
              <w:cantSplit/>
            </w:trPr>
          </w:trPrChange>
        </w:trPr>
        <w:tc>
          <w:tcPr>
            <w:tcW w:w="2790" w:type="dxa"/>
            <w:hideMark/>
            <w:tcPrChange w:id="298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7BE6568" w14:textId="77777777" w:rsidR="00E64CD9" w:rsidRPr="00621E63" w:rsidRDefault="00E64CD9" w:rsidP="00CF5627">
            <w:pPr>
              <w:pStyle w:val="TableEntry"/>
            </w:pPr>
            <w:r w:rsidRPr="00621E63">
              <w:t>Location – Room</w:t>
            </w:r>
          </w:p>
        </w:tc>
        <w:tc>
          <w:tcPr>
            <w:tcW w:w="5887" w:type="dxa"/>
            <w:hideMark/>
            <w:tcPrChange w:id="298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E44F409" w14:textId="77777777" w:rsidR="00E64CD9" w:rsidRPr="00621E63" w:rsidRDefault="00E64CD9" w:rsidP="00CF5627">
            <w:pPr>
              <w:pStyle w:val="TableEntry"/>
            </w:pPr>
            <w:r w:rsidRPr="00621E63">
              <w:t xml:space="preserve">PV1-3.2 maps to a </w:t>
            </w:r>
            <w:proofErr w:type="spellStart"/>
            <w:r w:rsidRPr="00621E63">
              <w:t>wctp-IHEPCDACMLocation</w:t>
            </w:r>
            <w:proofErr w:type="spellEnd"/>
            <w:r w:rsidRPr="00621E63">
              <w:t xml:space="preserve"> element with a physical type attribute of “</w:t>
            </w:r>
            <w:proofErr w:type="spellStart"/>
            <w:r w:rsidRPr="00621E63">
              <w:t>ro</w:t>
            </w:r>
            <w:proofErr w:type="spellEnd"/>
            <w:r w:rsidRPr="00621E63">
              <w:t>” as defined in the FHIR Location Physical Type value set.</w:t>
            </w:r>
          </w:p>
        </w:tc>
      </w:tr>
      <w:tr w:rsidR="00E64CD9" w:rsidRPr="00621E63" w14:paraId="58B5C2D8" w14:textId="77777777" w:rsidTr="00D93F40">
        <w:trPr>
          <w:cantSplit/>
          <w:trPrChange w:id="2983" w:author="Mary Jungers" w:date="2019-11-14T18:57:00Z">
            <w:trPr>
              <w:cantSplit/>
            </w:trPr>
          </w:trPrChange>
        </w:trPr>
        <w:tc>
          <w:tcPr>
            <w:tcW w:w="2790" w:type="dxa"/>
            <w:hideMark/>
            <w:tcPrChange w:id="298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7296FD9" w14:textId="77777777" w:rsidR="00E64CD9" w:rsidRPr="00621E63" w:rsidRDefault="00E64CD9" w:rsidP="00CF5627">
            <w:pPr>
              <w:pStyle w:val="TableEntry"/>
            </w:pPr>
            <w:r w:rsidRPr="00621E63">
              <w:lastRenderedPageBreak/>
              <w:t>Location – Bed</w:t>
            </w:r>
          </w:p>
        </w:tc>
        <w:tc>
          <w:tcPr>
            <w:tcW w:w="5887" w:type="dxa"/>
            <w:hideMark/>
            <w:tcPrChange w:id="298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BB48DED" w14:textId="77777777" w:rsidR="00E64CD9" w:rsidRPr="00621E63" w:rsidRDefault="00E64CD9" w:rsidP="00CF5627">
            <w:pPr>
              <w:pStyle w:val="TableEntry"/>
            </w:pPr>
            <w:r w:rsidRPr="00621E63">
              <w:t xml:space="preserve">PV1-3.3 maps to a </w:t>
            </w:r>
            <w:proofErr w:type="spellStart"/>
            <w:r w:rsidRPr="00621E63">
              <w:t>wctp-IHEPCDACMLocation</w:t>
            </w:r>
            <w:proofErr w:type="spellEnd"/>
            <w:r w:rsidRPr="00621E63">
              <w:t xml:space="preserve"> element with a physical type attribute of “bd” as defined in the FHIR Location Physical Type value set.</w:t>
            </w:r>
          </w:p>
        </w:tc>
      </w:tr>
    </w:tbl>
    <w:p w14:paraId="0B4F78BE" w14:textId="77777777" w:rsidR="00D04981" w:rsidRPr="00621E63" w:rsidRDefault="00D04981" w:rsidP="00AE6681">
      <w:pPr>
        <w:pStyle w:val="BodyText"/>
        <w:rPr>
          <w:ins w:id="2986" w:author="Mary Jungers" w:date="2019-11-13T19:38:00Z"/>
        </w:rPr>
      </w:pPr>
    </w:p>
    <w:p w14:paraId="2EBF1B91" w14:textId="25AA24B8" w:rsidR="00166EF7" w:rsidRPr="00621E63" w:rsidRDefault="00166EF7" w:rsidP="00AE6681">
      <w:pPr>
        <w:pStyle w:val="BodyText"/>
      </w:pPr>
      <w:r w:rsidRPr="00621E63">
        <w:t xml:space="preserve">The update action is the action that an ACM AC should take for a previous </w:t>
      </w:r>
      <w:proofErr w:type="spellStart"/>
      <w:r w:rsidRPr="00621E63">
        <w:t>wctp-SubmitRequest</w:t>
      </w:r>
      <w:proofErr w:type="spellEnd"/>
      <w:r w:rsidRPr="00621E63">
        <w:t xml:space="preserve">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pPr>
        <w:pStyle w:val="Heading2"/>
        <w:numPr>
          <w:ilvl w:val="0"/>
          <w:numId w:val="0"/>
        </w:numPr>
        <w:rPr>
          <w:noProof w:val="0"/>
        </w:rPr>
        <w:pPrChange w:id="2987" w:author="Mary Jungers" w:date="2019-11-13T19:16:00Z">
          <w:pPr>
            <w:pStyle w:val="AppendixHeading2"/>
          </w:pPr>
        </w:pPrChange>
      </w:pPr>
      <w:bookmarkStart w:id="2988" w:name="_Toc401769911"/>
      <w:bookmarkStart w:id="2989" w:name="_Toc24650572"/>
      <w:ins w:id="2990" w:author="Mary Jungers" w:date="2019-11-13T19:16:00Z">
        <w:r w:rsidRPr="00621E63">
          <w:rPr>
            <w:noProof w:val="0"/>
          </w:rPr>
          <w:t xml:space="preserve">K.8 </w:t>
        </w:r>
      </w:ins>
      <w:r w:rsidR="003D003E" w:rsidRPr="00621E63">
        <w:rPr>
          <w:noProof w:val="0"/>
        </w:rPr>
        <w:t>WCTP client–server messages and responses</w:t>
      </w:r>
      <w:bookmarkEnd w:id="2988"/>
      <w:bookmarkEnd w:id="2989"/>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pPr>
        <w:pStyle w:val="Heading3"/>
        <w:numPr>
          <w:ilvl w:val="0"/>
          <w:numId w:val="0"/>
        </w:numPr>
        <w:rPr>
          <w:noProof w:val="0"/>
        </w:rPr>
        <w:pPrChange w:id="2991" w:author="Mary Jungers" w:date="2019-11-13T19:16:00Z">
          <w:pPr>
            <w:pStyle w:val="AppendixHeading3"/>
          </w:pPr>
        </w:pPrChange>
      </w:pPr>
      <w:bookmarkStart w:id="2992" w:name="_Toc401769912"/>
      <w:bookmarkStart w:id="2993" w:name="_Toc24650573"/>
      <w:ins w:id="2994" w:author="Mary Jungers" w:date="2019-11-13T19:16:00Z">
        <w:r w:rsidRPr="00621E63">
          <w:rPr>
            <w:noProof w:val="0"/>
          </w:rPr>
          <w:t xml:space="preserve">K.8.1 </w:t>
        </w:r>
      </w:ins>
      <w:r w:rsidR="003D003E" w:rsidRPr="00621E63">
        <w:rPr>
          <w:noProof w:val="0"/>
        </w:rPr>
        <w:t xml:space="preserve">Administrative </w:t>
      </w:r>
      <w:r w:rsidR="00B71DAC" w:rsidRPr="00621E63">
        <w:rPr>
          <w:noProof w:val="0"/>
        </w:rPr>
        <w:t>–</w:t>
      </w:r>
      <w:r w:rsidR="003D003E" w:rsidRPr="00621E63">
        <w:rPr>
          <w:noProof w:val="0"/>
        </w:rPr>
        <w:t xml:space="preserve"> </w:t>
      </w:r>
      <w:proofErr w:type="spellStart"/>
      <w:r w:rsidR="003D003E" w:rsidRPr="00621E63">
        <w:rPr>
          <w:noProof w:val="0"/>
        </w:rPr>
        <w:t>wctp-VersionQuery</w:t>
      </w:r>
      <w:bookmarkEnd w:id="2992"/>
      <w:bookmarkEnd w:id="2993"/>
      <w:proofErr w:type="spellEnd"/>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xml:space="preserve">, supports Multiple Choice Response (MCR) pairs on </w:t>
      </w:r>
      <w:proofErr w:type="spellStart"/>
      <w:r w:rsidRPr="00621E63">
        <w:t>SubmitRequest</w:t>
      </w:r>
      <w:proofErr w:type="spellEnd"/>
      <w:r w:rsidRPr="00621E63">
        <w:t xml:space="preserve">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wctp-VersionQuery</w:t>
      </w:r>
      <w:proofErr w:type="spellEnd"/>
      <w:r w:rsidRPr="00621E63">
        <w:rPr>
          <w:noProof w:val="0"/>
        </w:rPr>
        <w:t xml:space="preserve"> inquirer="</w:t>
      </w:r>
      <w:r w:rsidRPr="00621E63">
        <w:rPr>
          <w:noProof w:val="0"/>
          <w:color w:val="FF0000"/>
        </w:rPr>
        <w:t>push response URI</w:t>
      </w:r>
      <w:r w:rsidRPr="00621E63">
        <w:rPr>
          <w:noProof w:val="0"/>
        </w:rPr>
        <w:t xml:space="preserve">" </w:t>
      </w:r>
      <w:proofErr w:type="spellStart"/>
      <w:r w:rsidRPr="00621E63">
        <w:rPr>
          <w:noProof w:val="0"/>
        </w:rPr>
        <w:t>listDTDs</w:t>
      </w:r>
      <w:proofErr w:type="spellEnd"/>
      <w:r w:rsidRPr="00621E63">
        <w:rPr>
          <w:noProof w:val="0"/>
        </w:rPr>
        <w:t>="yes"/&gt;</w:t>
      </w:r>
    </w:p>
    <w:p w14:paraId="00AB2413"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7B0674B3" w14:textId="214F6AC5" w:rsidR="00B11855" w:rsidRPr="00621E63" w:rsidRDefault="00CE1CA8">
      <w:pPr>
        <w:pStyle w:val="Heading3"/>
        <w:numPr>
          <w:ilvl w:val="0"/>
          <w:numId w:val="0"/>
        </w:numPr>
        <w:rPr>
          <w:noProof w:val="0"/>
        </w:rPr>
        <w:pPrChange w:id="2995" w:author="Mary Jungers" w:date="2019-11-13T19:16:00Z">
          <w:pPr>
            <w:pStyle w:val="AppendixHeading3"/>
          </w:pPr>
        </w:pPrChange>
      </w:pPr>
      <w:bookmarkStart w:id="2996" w:name="_Toc497485679"/>
      <w:bookmarkStart w:id="2997" w:name="_Toc497486016"/>
      <w:bookmarkStart w:id="2998" w:name="_Toc497486243"/>
      <w:bookmarkStart w:id="2999" w:name="_Toc497486520"/>
      <w:bookmarkStart w:id="3000" w:name="_Toc497486747"/>
      <w:bookmarkStart w:id="3001" w:name="_Toc497493616"/>
      <w:bookmarkStart w:id="3002" w:name="_Toc401769913"/>
      <w:bookmarkStart w:id="3003" w:name="_Toc24650574"/>
      <w:bookmarkEnd w:id="2996"/>
      <w:bookmarkEnd w:id="2997"/>
      <w:bookmarkEnd w:id="2998"/>
      <w:bookmarkEnd w:id="2999"/>
      <w:bookmarkEnd w:id="3000"/>
      <w:bookmarkEnd w:id="3001"/>
      <w:ins w:id="3004" w:author="Mary Jungers" w:date="2019-11-13T19:16:00Z">
        <w:r w:rsidRPr="00621E63">
          <w:rPr>
            <w:noProof w:val="0"/>
          </w:rPr>
          <w:t xml:space="preserve">K.8.2 </w:t>
        </w:r>
      </w:ins>
      <w:r w:rsidR="003D003E" w:rsidRPr="00621E63">
        <w:rPr>
          <w:noProof w:val="0"/>
        </w:rPr>
        <w:t xml:space="preserve">Administrative </w:t>
      </w:r>
      <w:r w:rsidR="00B71DAC" w:rsidRPr="00621E63">
        <w:rPr>
          <w:noProof w:val="0"/>
        </w:rPr>
        <w:t>–</w:t>
      </w:r>
      <w:r w:rsidR="003D003E" w:rsidRPr="00621E63">
        <w:rPr>
          <w:noProof w:val="0"/>
        </w:rPr>
        <w:t xml:space="preserve"> </w:t>
      </w:r>
      <w:proofErr w:type="spellStart"/>
      <w:r w:rsidR="003D003E" w:rsidRPr="00621E63">
        <w:rPr>
          <w:noProof w:val="0"/>
        </w:rPr>
        <w:t>wctp-VersionResponse</w:t>
      </w:r>
      <w:bookmarkEnd w:id="3002"/>
      <w:bookmarkEnd w:id="3003"/>
      <w:proofErr w:type="spellEnd"/>
    </w:p>
    <w:p w14:paraId="41B7FC40" w14:textId="77777777" w:rsidR="00B11855" w:rsidRPr="00621E63" w:rsidRDefault="003D003E" w:rsidP="00B07DBC">
      <w:pPr>
        <w:pStyle w:val="BodyText"/>
      </w:pPr>
      <w:r w:rsidRPr="00621E63">
        <w:t xml:space="preserve">This message is used when </w:t>
      </w:r>
      <w:proofErr w:type="spellStart"/>
      <w:r w:rsidRPr="00621E63">
        <w:rPr>
          <w:rStyle w:val="Strong"/>
        </w:rPr>
        <w:t>VersionQuery</w:t>
      </w:r>
      <w:proofErr w:type="spellEnd"/>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 xml:space="preserve">” </w:t>
      </w:r>
      <w:proofErr w:type="spellStart"/>
      <w:r w:rsidRPr="00621E63">
        <w:rPr>
          <w:noProof w:val="0"/>
        </w:rPr>
        <w:t>wctpToken</w:t>
      </w:r>
      <w:proofErr w:type="spellEnd"/>
      <w:r w:rsidRPr="00621E63">
        <w:rPr>
          <w:noProof w:val="0"/>
        </w:rPr>
        <w:t>="11AA"&gt;</w:t>
      </w:r>
    </w:p>
    <w:p w14:paraId="535A5C18"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4C8BED2B"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-Failure </w:t>
      </w:r>
      <w:proofErr w:type="spellStart"/>
      <w:r w:rsidRPr="00621E63">
        <w:rPr>
          <w:noProof w:val="0"/>
        </w:rPr>
        <w:t>errorCode</w:t>
      </w:r>
      <w:proofErr w:type="spellEnd"/>
      <w:r w:rsidRPr="00621E63">
        <w:rPr>
          <w:noProof w:val="0"/>
        </w:rPr>
        <w:t xml:space="preserve">="300" </w:t>
      </w:r>
      <w:proofErr w:type="spellStart"/>
      <w:r w:rsidRPr="00621E63">
        <w:rPr>
          <w:noProof w:val="0"/>
        </w:rPr>
        <w:t>errorText</w:t>
      </w:r>
      <w:proofErr w:type="spellEnd"/>
      <w:r w:rsidRPr="00621E63">
        <w:rPr>
          <w:noProof w:val="0"/>
        </w:rPr>
        <w:t>="Operation not supported."&gt;</w:t>
      </w:r>
    </w:p>
    <w:p w14:paraId="2F166C67"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-Failure&gt;</w:t>
      </w:r>
    </w:p>
    <w:p w14:paraId="0A4986D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41C663EF"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3005" w:name="_Toc401769914"/>
    </w:p>
    <w:p w14:paraId="2C60FA26" w14:textId="758FA6D1" w:rsidR="009F4303" w:rsidRPr="00621E63" w:rsidRDefault="00CE1CA8">
      <w:pPr>
        <w:pStyle w:val="Heading3"/>
        <w:numPr>
          <w:ilvl w:val="0"/>
          <w:numId w:val="0"/>
        </w:numPr>
        <w:rPr>
          <w:noProof w:val="0"/>
        </w:rPr>
        <w:pPrChange w:id="3006" w:author="Mary Jungers" w:date="2019-11-13T19:16:00Z">
          <w:pPr>
            <w:pStyle w:val="AppendixHeading3"/>
          </w:pPr>
        </w:pPrChange>
      </w:pPr>
      <w:bookmarkStart w:id="3007" w:name="_Toc24650575"/>
      <w:ins w:id="3008" w:author="Mary Jungers" w:date="2019-11-13T19:16:00Z">
        <w:r w:rsidRPr="00621E63">
          <w:rPr>
            <w:noProof w:val="0"/>
          </w:rPr>
          <w:t xml:space="preserve">K.8.3 </w:t>
        </w:r>
      </w:ins>
      <w:r w:rsidR="009F4303" w:rsidRPr="00621E63">
        <w:rPr>
          <w:noProof w:val="0"/>
        </w:rPr>
        <w:t xml:space="preserve">Administrative </w:t>
      </w:r>
      <w:bookmarkStart w:id="3009" w:name="OLE_LINK18"/>
      <w:bookmarkStart w:id="3010" w:name="OLE_LINK19"/>
      <w:bookmarkStart w:id="3011" w:name="OLE_LINK20"/>
      <w:bookmarkStart w:id="3012" w:name="OLE_LINK21"/>
      <w:bookmarkStart w:id="3013" w:name="OLE_LINK22"/>
      <w:bookmarkStart w:id="3014" w:name="OLE_LINK23"/>
      <w:r w:rsidR="009F4303" w:rsidRPr="00621E63">
        <w:rPr>
          <w:noProof w:val="0"/>
        </w:rPr>
        <w:t>–</w:t>
      </w:r>
      <w:bookmarkEnd w:id="3009"/>
      <w:bookmarkEnd w:id="3010"/>
      <w:bookmarkEnd w:id="3011"/>
      <w:bookmarkEnd w:id="3012"/>
      <w:bookmarkEnd w:id="3013"/>
      <w:bookmarkEnd w:id="3014"/>
      <w:r w:rsidR="009F4303" w:rsidRPr="00621E63">
        <w:rPr>
          <w:noProof w:val="0"/>
        </w:rPr>
        <w:t xml:space="preserve"> </w:t>
      </w:r>
      <w:proofErr w:type="spellStart"/>
      <w:r w:rsidR="009F4303" w:rsidRPr="00621E63">
        <w:rPr>
          <w:noProof w:val="0"/>
        </w:rPr>
        <w:t>wctp-VersionResponse</w:t>
      </w:r>
      <w:bookmarkEnd w:id="3007"/>
      <w:proofErr w:type="spellEnd"/>
    </w:p>
    <w:bookmarkEnd w:id="3005"/>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wctp-VersionResponse</w:t>
      </w:r>
      <w:proofErr w:type="spellEnd"/>
      <w:r w:rsidRPr="00621E63">
        <w:rPr>
          <w:noProof w:val="0"/>
        </w:rPr>
        <w:t xml:space="preserv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xml:space="preserve">" </w:t>
      </w:r>
      <w:proofErr w:type="spellStart"/>
      <w:r w:rsidRPr="00621E63">
        <w:rPr>
          <w:noProof w:val="0"/>
        </w:rPr>
        <w:t>dateTimeOfRsp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dateTimeOfReq</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invalidAfter</w:t>
      </w:r>
      <w:proofErr w:type="spellEnd"/>
      <w:r w:rsidRPr="00621E63">
        <w:rPr>
          <w:noProof w:val="0"/>
        </w:rPr>
        <w:t>="</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wctp-ContactInfo</w:t>
      </w:r>
      <w:proofErr w:type="spellEnd"/>
      <w:r w:rsidRPr="00621E63">
        <w:rPr>
          <w:noProof w:val="0"/>
        </w:rPr>
        <w:t xml:space="preserve">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wctp-DTDSupport</w:t>
      </w:r>
      <w:proofErr w:type="spellEnd"/>
      <w:r w:rsidRPr="00621E63">
        <w:rPr>
          <w:noProof w:val="0"/>
        </w:rPr>
        <w:t xml:space="preserve"> </w:t>
      </w:r>
      <w:proofErr w:type="spellStart"/>
      <w:r w:rsidRPr="00621E63">
        <w:rPr>
          <w:noProof w:val="0"/>
        </w:rPr>
        <w:t>supportType</w:t>
      </w:r>
      <w:proofErr w:type="spellEnd"/>
      <w:r w:rsidRPr="00621E63">
        <w:rPr>
          <w:noProof w:val="0"/>
        </w:rPr>
        <w:t xml:space="preserve">="Supported" </w:t>
      </w:r>
      <w:proofErr w:type="spellStart"/>
      <w:r w:rsidRPr="00621E63">
        <w:rPr>
          <w:noProof w:val="0"/>
        </w:rPr>
        <w:t>dtdName</w:t>
      </w:r>
      <w:proofErr w:type="spellEnd"/>
      <w:r w:rsidRPr="00621E63">
        <w:rPr>
          <w:noProof w:val="0"/>
        </w:rPr>
        <w:t>=“</w:t>
      </w:r>
      <w:r w:rsidRPr="00621E63">
        <w:rPr>
          <w:noProof w:val="0"/>
          <w:color w:val="FF0000"/>
        </w:rPr>
        <w:t>WCTP version</w:t>
      </w:r>
      <w:r w:rsidRPr="00621E63">
        <w:rPr>
          <w:noProof w:val="0"/>
        </w:rPr>
        <w:t xml:space="preserve">” </w:t>
      </w:r>
      <w:proofErr w:type="spellStart"/>
      <w:r w:rsidRPr="00621E63">
        <w:rPr>
          <w:noProof w:val="0"/>
        </w:rPr>
        <w:t>verToken</w:t>
      </w:r>
      <w:proofErr w:type="spellEnd"/>
      <w:r w:rsidRPr="00621E63">
        <w:rPr>
          <w:noProof w:val="0"/>
        </w:rPr>
        <w:t>="11AA" /&gt;</w:t>
      </w:r>
    </w:p>
    <w:p w14:paraId="59431B6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wctp-VersionResponse</w:t>
      </w:r>
      <w:proofErr w:type="spellEnd"/>
      <w:r w:rsidRPr="00621E63">
        <w:rPr>
          <w:noProof w:val="0"/>
        </w:rPr>
        <w:t>&gt;</w:t>
      </w:r>
    </w:p>
    <w:p w14:paraId="7E7EA0D1"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w:t>
      </w:r>
      <w:proofErr w:type="spellStart"/>
      <w:r w:rsidRPr="00621E63">
        <w:t>dtdName</w:t>
      </w:r>
      <w:proofErr w:type="spellEnd"/>
      <w:r w:rsidRPr="00621E63">
        <w:t xml:space="preserve"> of "wctp-dtd-v1r3" indicates support for ACM </w:t>
      </w:r>
      <w:r w:rsidR="00CA3A2C" w:rsidRPr="00621E63">
        <w:t>Profile</w:t>
      </w:r>
      <w:r w:rsidRPr="00621E63">
        <w:t xml:space="preserve"> conformant WCTP version 1.3 which indicates support for Multiple Choice Response (MCR) pairs on WCTP </w:t>
      </w:r>
      <w:proofErr w:type="spellStart"/>
      <w:r w:rsidRPr="00621E63">
        <w:t>SubmitRequest</w:t>
      </w:r>
      <w:proofErr w:type="spellEnd"/>
      <w:r w:rsidRPr="00621E63">
        <w:t xml:space="preserve"> messages. MCR pairs are used to populate soft keys on wireless device operator interfaces and so that the reply value can be vendor specific and still be presented in a vendor agnostic manner. A response of </w:t>
      </w:r>
      <w:proofErr w:type="spellStart"/>
      <w:r w:rsidRPr="00621E63">
        <w:t>dtdName</w:t>
      </w:r>
      <w:proofErr w:type="spellEnd"/>
      <w:r w:rsidRPr="00621E63">
        <w:t xml:space="preserve"> of "wctp-dtd-v1r2" indicates support for WCTP 1.2 which supports non-paired MCR.</w:t>
      </w:r>
    </w:p>
    <w:p w14:paraId="26D6E1AE" w14:textId="663BDD6F" w:rsidR="00B11855" w:rsidRPr="00621E63" w:rsidRDefault="00CE1CA8">
      <w:pPr>
        <w:pStyle w:val="Heading3"/>
        <w:numPr>
          <w:ilvl w:val="0"/>
          <w:numId w:val="0"/>
        </w:numPr>
        <w:rPr>
          <w:noProof w:val="0"/>
        </w:rPr>
        <w:pPrChange w:id="3015" w:author="Mary Jungers" w:date="2019-11-13T19:16:00Z">
          <w:pPr>
            <w:pStyle w:val="AppendixHeading3"/>
          </w:pPr>
        </w:pPrChange>
      </w:pPr>
      <w:bookmarkStart w:id="3016" w:name="_Toc401769916"/>
      <w:bookmarkStart w:id="3017" w:name="_Toc24650576"/>
      <w:ins w:id="3018" w:author="Mary Jungers" w:date="2019-11-13T19:16:00Z">
        <w:r w:rsidRPr="00621E63">
          <w:rPr>
            <w:noProof w:val="0"/>
          </w:rPr>
          <w:t xml:space="preserve">K.8.4 </w:t>
        </w:r>
      </w:ins>
      <w:r w:rsidR="003D003E" w:rsidRPr="00621E63">
        <w:rPr>
          <w:noProof w:val="0"/>
        </w:rPr>
        <w:t xml:space="preserve">IHE PCD-06  </w:t>
      </w:r>
      <w:r w:rsidR="00B71DAC" w:rsidRPr="00621E63">
        <w:rPr>
          <w:noProof w:val="0"/>
        </w:rPr>
        <w:t>–</w:t>
      </w:r>
      <w:r w:rsidR="003D003E" w:rsidRPr="00621E63">
        <w:rPr>
          <w:noProof w:val="0"/>
        </w:rPr>
        <w:t xml:space="preserve"> </w:t>
      </w:r>
      <w:proofErr w:type="spellStart"/>
      <w:r w:rsidR="003D003E" w:rsidRPr="00621E63">
        <w:rPr>
          <w:noProof w:val="0"/>
        </w:rPr>
        <w:t>wctp-SubmitRequest</w:t>
      </w:r>
      <w:proofErr w:type="spellEnd"/>
      <w:r w:rsidR="003D003E" w:rsidRPr="00621E63">
        <w:rPr>
          <w:noProof w:val="0"/>
        </w:rPr>
        <w:t xml:space="preserve"> – no MCR</w:t>
      </w:r>
      <w:bookmarkEnd w:id="3016"/>
      <w:bookmarkEnd w:id="3017"/>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6242B01E"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 xml:space="preserve"> </w:t>
      </w:r>
      <w:proofErr w:type="spellStart"/>
      <w:r w:rsidRPr="00621E63">
        <w:rPr>
          <w:noProof w:val="0"/>
        </w:rPr>
        <w:t>submitTimestamp</w:t>
      </w:r>
      <w:proofErr w:type="spellEnd"/>
      <w:r w:rsidRPr="00621E63">
        <w:rPr>
          <w:noProof w:val="0"/>
        </w:rPr>
        <w:t>="</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xml:space="preserve">" </w:t>
      </w:r>
      <w:proofErr w:type="spellStart"/>
      <w:r w:rsidRPr="00621E63">
        <w:rPr>
          <w:noProof w:val="0"/>
        </w:rPr>
        <w:t>allowResponse</w:t>
      </w:r>
      <w:proofErr w:type="spellEnd"/>
      <w:r w:rsidRPr="00621E63">
        <w:rPr>
          <w:noProof w:val="0"/>
        </w:rPr>
        <w:t xml:space="preserve">="true" </w:t>
      </w:r>
      <w:proofErr w:type="spellStart"/>
      <w:r w:rsidRPr="00621E63">
        <w:rPr>
          <w:noProof w:val="0"/>
        </w:rPr>
        <w:t>deliveryPriority</w:t>
      </w:r>
      <w:proofErr w:type="spellEnd"/>
      <w:r w:rsidRPr="00621E63">
        <w:rPr>
          <w:noProof w:val="0"/>
        </w:rPr>
        <w:t>="</w:t>
      </w:r>
      <w:r w:rsidRPr="00621E63">
        <w:rPr>
          <w:noProof w:val="0"/>
          <w:color w:val="FF0000"/>
        </w:rPr>
        <w:t>priority</w:t>
      </w:r>
      <w:r w:rsidRPr="00621E63">
        <w:rPr>
          <w:noProof w:val="0"/>
        </w:rPr>
        <w:t xml:space="preserve">" </w:t>
      </w:r>
      <w:proofErr w:type="spellStart"/>
      <w:r w:rsidRPr="00621E63">
        <w:rPr>
          <w:noProof w:val="0"/>
        </w:rPr>
        <w:t>notifyWhenDelivered</w:t>
      </w:r>
      <w:proofErr w:type="spellEnd"/>
      <w:r w:rsidRPr="00621E63">
        <w:rPr>
          <w:noProof w:val="0"/>
        </w:rPr>
        <w:t>="true" preformatted="true"/&gt;</w:t>
      </w:r>
    </w:p>
    <w:p w14:paraId="54008290"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&gt;</w:t>
      </w:r>
    </w:p>
    <w:p w14:paraId="681D113F"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3E2B9AF1"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-Alphanumeric&gt;</w:t>
      </w:r>
      <w:r w:rsidRPr="00621E63">
        <w:rPr>
          <w:noProof w:val="0"/>
          <w:color w:val="FF0000"/>
        </w:rPr>
        <w:t>notification text</w:t>
      </w:r>
      <w:r w:rsidRPr="00621E63">
        <w:rPr>
          <w:noProof w:val="0"/>
        </w:rPr>
        <w:t>&lt;/</w:t>
      </w:r>
      <w:proofErr w:type="spellStart"/>
      <w:r w:rsidRPr="00621E63">
        <w:rPr>
          <w:noProof w:val="0"/>
        </w:rPr>
        <w:t>wctp</w:t>
      </w:r>
      <w:proofErr w:type="spellEnd"/>
      <w:r w:rsidRPr="00621E63">
        <w:rPr>
          <w:noProof w:val="0"/>
        </w:rPr>
        <w:t>-Alphanumeric&gt;</w:t>
      </w:r>
    </w:p>
    <w:p w14:paraId="29E3EF7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28664887"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76F92188"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5DB13A4D" w14:textId="429419B5" w:rsidR="00B11855" w:rsidRPr="00621E63" w:rsidRDefault="00CE1CA8">
      <w:pPr>
        <w:pStyle w:val="Heading3"/>
        <w:numPr>
          <w:ilvl w:val="0"/>
          <w:numId w:val="0"/>
        </w:numPr>
        <w:rPr>
          <w:noProof w:val="0"/>
        </w:rPr>
        <w:pPrChange w:id="3019" w:author="Mary Jungers" w:date="2019-11-13T19:16:00Z">
          <w:pPr>
            <w:pStyle w:val="AppendixHeading3"/>
            <w:keepNext/>
          </w:pPr>
        </w:pPrChange>
      </w:pPr>
      <w:bookmarkStart w:id="3020" w:name="_Toc497485683"/>
      <w:bookmarkStart w:id="3021" w:name="_Toc497486020"/>
      <w:bookmarkStart w:id="3022" w:name="_Toc497486247"/>
      <w:bookmarkStart w:id="3023" w:name="_Toc497486524"/>
      <w:bookmarkStart w:id="3024" w:name="_Toc497486751"/>
      <w:bookmarkStart w:id="3025" w:name="_Toc497493620"/>
      <w:bookmarkStart w:id="3026" w:name="_Toc401769917"/>
      <w:bookmarkStart w:id="3027" w:name="_Toc24650577"/>
      <w:bookmarkEnd w:id="3020"/>
      <w:bookmarkEnd w:id="3021"/>
      <w:bookmarkEnd w:id="3022"/>
      <w:bookmarkEnd w:id="3023"/>
      <w:bookmarkEnd w:id="3024"/>
      <w:bookmarkEnd w:id="3025"/>
      <w:ins w:id="3028" w:author="Mary Jungers" w:date="2019-11-13T19:16:00Z">
        <w:r w:rsidRPr="00621E63">
          <w:rPr>
            <w:noProof w:val="0"/>
          </w:rPr>
          <w:lastRenderedPageBreak/>
          <w:t xml:space="preserve">K.8.5 </w:t>
        </w:r>
      </w:ins>
      <w:r w:rsidR="003D003E" w:rsidRPr="00621E63">
        <w:rPr>
          <w:noProof w:val="0"/>
        </w:rPr>
        <w:t xml:space="preserve">IHE PCD-06  </w:t>
      </w:r>
      <w:r w:rsidR="00B71DAC" w:rsidRPr="00621E63">
        <w:rPr>
          <w:noProof w:val="0"/>
        </w:rPr>
        <w:t>–</w:t>
      </w:r>
      <w:r w:rsidR="003D003E" w:rsidRPr="00621E63">
        <w:rPr>
          <w:noProof w:val="0"/>
        </w:rPr>
        <w:t xml:space="preserve"> </w:t>
      </w:r>
      <w:proofErr w:type="spellStart"/>
      <w:r w:rsidR="003D003E" w:rsidRPr="00621E63">
        <w:rPr>
          <w:noProof w:val="0"/>
        </w:rPr>
        <w:t>wctp-SubmitRequest</w:t>
      </w:r>
      <w:proofErr w:type="spellEnd"/>
      <w:r w:rsidR="003D003E" w:rsidRPr="00621E63">
        <w:rPr>
          <w:noProof w:val="0"/>
        </w:rPr>
        <w:t xml:space="preserve"> – Unpaired MCR</w:t>
      </w:r>
      <w:bookmarkEnd w:id="3026"/>
      <w:bookmarkEnd w:id="3027"/>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0C7B39CC"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 xml:space="preserve"> </w:t>
      </w:r>
      <w:proofErr w:type="spellStart"/>
      <w:r w:rsidRPr="00621E63">
        <w:rPr>
          <w:noProof w:val="0"/>
        </w:rPr>
        <w:t>submitTimestamp</w:t>
      </w:r>
      <w:proofErr w:type="spellEnd"/>
      <w:r w:rsidRPr="00621E63">
        <w:rPr>
          <w:noProof w:val="0"/>
        </w:rPr>
        <w:t>="</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xml:space="preserve">" </w:t>
      </w:r>
      <w:proofErr w:type="spellStart"/>
      <w:r w:rsidRPr="00621E63">
        <w:rPr>
          <w:noProof w:val="0"/>
        </w:rPr>
        <w:t>allowResponse</w:t>
      </w:r>
      <w:proofErr w:type="spellEnd"/>
      <w:r w:rsidRPr="00621E63">
        <w:rPr>
          <w:noProof w:val="0"/>
        </w:rPr>
        <w:t xml:space="preserve">="true" </w:t>
      </w:r>
      <w:proofErr w:type="spellStart"/>
      <w:r w:rsidRPr="00621E63">
        <w:rPr>
          <w:noProof w:val="0"/>
        </w:rPr>
        <w:t>deliveryPriority</w:t>
      </w:r>
      <w:proofErr w:type="spellEnd"/>
      <w:r w:rsidRPr="00621E63">
        <w:rPr>
          <w:noProof w:val="0"/>
        </w:rPr>
        <w:t>="</w:t>
      </w:r>
      <w:r w:rsidRPr="00621E63">
        <w:rPr>
          <w:noProof w:val="0"/>
          <w:color w:val="FF0000"/>
        </w:rPr>
        <w:t>priority</w:t>
      </w:r>
      <w:r w:rsidRPr="00621E63">
        <w:rPr>
          <w:noProof w:val="0"/>
        </w:rPr>
        <w:t xml:space="preserve">" </w:t>
      </w:r>
      <w:proofErr w:type="spellStart"/>
      <w:r w:rsidRPr="00621E63">
        <w:rPr>
          <w:noProof w:val="0"/>
        </w:rPr>
        <w:t>notifyWhenDelivered</w:t>
      </w:r>
      <w:proofErr w:type="spellEnd"/>
      <w:r w:rsidRPr="00621E63">
        <w:rPr>
          <w:noProof w:val="0"/>
        </w:rPr>
        <w:t xml:space="preserve">="true" preformatted="true" </w:t>
      </w:r>
      <w:proofErr w:type="spellStart"/>
      <w:r w:rsidRPr="00621E63">
        <w:rPr>
          <w:noProof w:val="0"/>
        </w:rPr>
        <w:t>notifyWhenRead</w:t>
      </w:r>
      <w:proofErr w:type="spellEnd"/>
      <w:r w:rsidRPr="00621E63">
        <w:rPr>
          <w:noProof w:val="0"/>
        </w:rPr>
        <w:t>="true"/&gt;</w:t>
      </w:r>
    </w:p>
    <w:p w14:paraId="4A44A0C7"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&gt;</w:t>
      </w:r>
    </w:p>
    <w:p w14:paraId="2935E4DC"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1399A697"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08989A18"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wctp-MessageText</w:t>
      </w:r>
      <w:proofErr w:type="spellEnd"/>
      <w:r w:rsidRPr="00621E63">
        <w:rPr>
          <w:noProof w:val="0"/>
        </w:rPr>
        <w:t>&gt;</w:t>
      </w:r>
      <w:r w:rsidRPr="00621E63">
        <w:rPr>
          <w:noProof w:val="0"/>
          <w:color w:val="FF0000"/>
        </w:rPr>
        <w:t>notification text</w:t>
      </w:r>
      <w:r w:rsidRPr="00621E63">
        <w:rPr>
          <w:noProof w:val="0"/>
        </w:rPr>
        <w:t>&lt;/</w:t>
      </w:r>
      <w:proofErr w:type="spellStart"/>
      <w:r w:rsidRPr="00621E63">
        <w:rPr>
          <w:noProof w:val="0"/>
        </w:rPr>
        <w:t>wctp-MessageText</w:t>
      </w:r>
      <w:proofErr w:type="spellEnd"/>
      <w:r w:rsidRPr="00621E63">
        <w:rPr>
          <w:noProof w:val="0"/>
        </w:rPr>
        <w:t>&gt;</w:t>
      </w:r>
    </w:p>
    <w:p w14:paraId="615C36C6"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-Choice&gt;Accept&lt;/</w:t>
      </w:r>
      <w:proofErr w:type="spellStart"/>
      <w:r w:rsidRPr="00621E63">
        <w:rPr>
          <w:noProof w:val="0"/>
        </w:rPr>
        <w:t>wctp</w:t>
      </w:r>
      <w:proofErr w:type="spellEnd"/>
      <w:r w:rsidRPr="00621E63">
        <w:rPr>
          <w:noProof w:val="0"/>
        </w:rPr>
        <w:t>-Choice&gt;</w:t>
      </w:r>
    </w:p>
    <w:p w14:paraId="29AE42A4"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-Choice&gt;Reject&lt;/</w:t>
      </w:r>
      <w:proofErr w:type="spellStart"/>
      <w:r w:rsidRPr="00621E63">
        <w:rPr>
          <w:noProof w:val="0"/>
        </w:rPr>
        <w:t>wctp</w:t>
      </w:r>
      <w:proofErr w:type="spellEnd"/>
      <w:r w:rsidRPr="00621E63">
        <w:rPr>
          <w:noProof w:val="0"/>
        </w:rPr>
        <w:t>-Choice&gt;</w:t>
      </w:r>
    </w:p>
    <w:p w14:paraId="7958DC2F" w14:textId="0DD649C3" w:rsidR="004A2E9B" w:rsidRPr="00621E63" w:rsidRDefault="004A2E9B"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-Choice </w:t>
      </w:r>
      <w:proofErr w:type="spellStart"/>
      <w:r w:rsidRPr="00621E63">
        <w:rPr>
          <w:noProof w:val="0"/>
        </w:rPr>
        <w:t>actionURI</w:t>
      </w:r>
      <w:proofErr w:type="spellEnd"/>
      <w:r w:rsidRPr="00621E63">
        <w:rPr>
          <w:noProof w:val="0"/>
        </w:rPr>
        <w:t>="</w:t>
      </w:r>
      <w:proofErr w:type="spellStart"/>
      <w:r w:rsidRPr="00621E63">
        <w:rPr>
          <w:noProof w:val="0"/>
        </w:rPr>
        <w:t>uriPrefix</w:t>
      </w:r>
      <w:proofErr w:type="spellEnd"/>
      <w:r w:rsidRPr="00621E63">
        <w:rPr>
          <w:noProof w:val="0"/>
        </w:rPr>
        <w:t>://</w:t>
      </w:r>
      <w:proofErr w:type="spellStart"/>
      <w:r w:rsidRPr="00621E63">
        <w:rPr>
          <w:noProof w:val="0"/>
        </w:rPr>
        <w:t>action?id</w:t>
      </w:r>
      <w:proofErr w:type="spellEnd"/>
      <w:r w:rsidRPr="00621E63">
        <w:rPr>
          <w:noProof w:val="0"/>
        </w:rPr>
        <w:t xml:space="preserve">=123" </w:t>
      </w:r>
      <w:proofErr w:type="spellStart"/>
      <w:r w:rsidRPr="00621E63">
        <w:rPr>
          <w:noProof w:val="0"/>
        </w:rPr>
        <w:t>actionURIPurpose</w:t>
      </w:r>
      <w:proofErr w:type="spellEnd"/>
      <w:r w:rsidRPr="00621E63">
        <w:rPr>
          <w:noProof w:val="0"/>
        </w:rPr>
        <w:t>=”purpose” &gt;Accept&lt;/</w:t>
      </w:r>
      <w:proofErr w:type="spellStart"/>
      <w:r w:rsidRPr="00621E63">
        <w:rPr>
          <w:noProof w:val="0"/>
        </w:rPr>
        <w:t>wctp</w:t>
      </w:r>
      <w:proofErr w:type="spellEnd"/>
      <w:r w:rsidRPr="00621E63">
        <w:rPr>
          <w:noProof w:val="0"/>
        </w:rPr>
        <w:t>-Choice&gt;</w:t>
      </w:r>
    </w:p>
    <w:p w14:paraId="1D3F58F5"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22447E81"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38B5E9FD"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35DE618F" w14:textId="77777777" w:rsidR="00B11855" w:rsidRPr="00621E63" w:rsidRDefault="003D003E" w:rsidP="00B07DBC">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t>
      </w:r>
      <w:proofErr w:type="spellStart"/>
      <w:r w:rsidRPr="00621E63">
        <w:t>wctp</w:t>
      </w:r>
      <w:proofErr w:type="spellEnd"/>
      <w:r w:rsidRPr="00621E63">
        <w:t xml:space="preserve">-Choice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t>
      </w:r>
      <w:proofErr w:type="spellStart"/>
      <w:r w:rsidRPr="00621E63">
        <w:t>wctp</w:t>
      </w:r>
      <w:proofErr w:type="spellEnd"/>
      <w:r w:rsidRPr="00621E63">
        <w:t xml:space="preserve">-Choice with the optional </w:t>
      </w:r>
      <w:proofErr w:type="spellStart"/>
      <w:r w:rsidRPr="00621E63">
        <w:t>actionURI</w:t>
      </w:r>
      <w:proofErr w:type="spellEnd"/>
      <w:r w:rsidRPr="00621E63">
        <w:t xml:space="preserve">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pPr>
        <w:pStyle w:val="Heading3"/>
        <w:numPr>
          <w:ilvl w:val="0"/>
          <w:numId w:val="0"/>
        </w:numPr>
        <w:rPr>
          <w:noProof w:val="0"/>
        </w:rPr>
        <w:pPrChange w:id="3029" w:author="Mary Jungers" w:date="2019-11-13T19:16:00Z">
          <w:pPr>
            <w:pStyle w:val="AppendixHeading3"/>
          </w:pPr>
        </w:pPrChange>
      </w:pPr>
      <w:bookmarkStart w:id="3030" w:name="_Toc401769918"/>
      <w:bookmarkStart w:id="3031" w:name="_Toc24650578"/>
      <w:ins w:id="3032" w:author="Mary Jungers" w:date="2019-11-13T19:16:00Z">
        <w:r w:rsidRPr="00621E63">
          <w:rPr>
            <w:noProof w:val="0"/>
          </w:rPr>
          <w:t>K.8.</w:t>
        </w:r>
      </w:ins>
      <w:ins w:id="3033" w:author="Mary Jungers" w:date="2019-11-13T19:17:00Z">
        <w:r w:rsidRPr="00621E63">
          <w:rPr>
            <w:noProof w:val="0"/>
          </w:rPr>
          <w:t xml:space="preserve">6 </w:t>
        </w:r>
      </w:ins>
      <w:r w:rsidR="003D003E" w:rsidRPr="00621E63">
        <w:rPr>
          <w:noProof w:val="0"/>
        </w:rPr>
        <w:t>IHE PCD-06</w:t>
      </w:r>
      <w:bookmarkStart w:id="3034" w:name="OLE_LINK24"/>
      <w:bookmarkStart w:id="3035" w:name="OLE_LINK25"/>
      <w:bookmarkStart w:id="3036" w:name="OLE_LINK26"/>
      <w:r w:rsidR="003D003E" w:rsidRPr="00621E63">
        <w:rPr>
          <w:noProof w:val="0"/>
        </w:rPr>
        <w:t xml:space="preserve"> </w:t>
      </w:r>
      <w:r w:rsidR="00B71DAC" w:rsidRPr="00621E63">
        <w:rPr>
          <w:noProof w:val="0"/>
        </w:rPr>
        <w:t>–</w:t>
      </w:r>
      <w:r w:rsidR="003D003E" w:rsidRPr="00621E63">
        <w:rPr>
          <w:noProof w:val="0"/>
        </w:rPr>
        <w:t xml:space="preserve"> </w:t>
      </w:r>
      <w:bookmarkEnd w:id="3034"/>
      <w:bookmarkEnd w:id="3035"/>
      <w:bookmarkEnd w:id="3036"/>
      <w:proofErr w:type="spellStart"/>
      <w:r w:rsidR="003D003E" w:rsidRPr="00621E63">
        <w:rPr>
          <w:noProof w:val="0"/>
        </w:rPr>
        <w:t>wctp-SubmitRequest</w:t>
      </w:r>
      <w:proofErr w:type="spellEnd"/>
      <w:r w:rsidR="003D003E" w:rsidRPr="00621E63">
        <w:rPr>
          <w:noProof w:val="0"/>
        </w:rPr>
        <w:t xml:space="preserve"> – Paired MCR</w:t>
      </w:r>
      <w:bookmarkEnd w:id="3030"/>
      <w:bookmarkEnd w:id="3031"/>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5109212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 xml:space="preserve"> </w:t>
      </w:r>
      <w:proofErr w:type="spellStart"/>
      <w:r w:rsidRPr="00621E63">
        <w:rPr>
          <w:noProof w:val="0"/>
        </w:rPr>
        <w:t>submitTimestamp</w:t>
      </w:r>
      <w:proofErr w:type="spellEnd"/>
      <w:r w:rsidRPr="00621E63">
        <w:rPr>
          <w:noProof w:val="0"/>
        </w:rPr>
        <w:t>="</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lastRenderedPageBreak/>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xml:space="preserve">" </w:t>
      </w:r>
      <w:proofErr w:type="spellStart"/>
      <w:r w:rsidRPr="00621E63">
        <w:rPr>
          <w:noProof w:val="0"/>
        </w:rPr>
        <w:t>allowResponse</w:t>
      </w:r>
      <w:proofErr w:type="spellEnd"/>
      <w:r w:rsidRPr="00621E63">
        <w:rPr>
          <w:noProof w:val="0"/>
        </w:rPr>
        <w:t xml:space="preserve">="true" </w:t>
      </w:r>
      <w:proofErr w:type="spellStart"/>
      <w:r w:rsidRPr="00621E63">
        <w:rPr>
          <w:noProof w:val="0"/>
        </w:rPr>
        <w:t>deliveryPriority</w:t>
      </w:r>
      <w:proofErr w:type="spellEnd"/>
      <w:r w:rsidRPr="00621E63">
        <w:rPr>
          <w:noProof w:val="0"/>
        </w:rPr>
        <w:t>="</w:t>
      </w:r>
      <w:r w:rsidRPr="00621E63">
        <w:rPr>
          <w:noProof w:val="0"/>
          <w:color w:val="FF0000"/>
        </w:rPr>
        <w:t>priority</w:t>
      </w:r>
      <w:r w:rsidRPr="00621E63">
        <w:rPr>
          <w:noProof w:val="0"/>
        </w:rPr>
        <w:t xml:space="preserve">" </w:t>
      </w:r>
      <w:proofErr w:type="spellStart"/>
      <w:r w:rsidRPr="00621E63">
        <w:rPr>
          <w:noProof w:val="0"/>
        </w:rPr>
        <w:t>notifyWhenDelivered</w:t>
      </w:r>
      <w:proofErr w:type="spellEnd"/>
      <w:r w:rsidRPr="00621E63">
        <w:rPr>
          <w:noProof w:val="0"/>
        </w:rPr>
        <w:t xml:space="preserve">="true" preformatted="true" </w:t>
      </w:r>
      <w:proofErr w:type="spellStart"/>
      <w:r w:rsidRPr="00621E63">
        <w:rPr>
          <w:noProof w:val="0"/>
        </w:rPr>
        <w:t>notifyWhenRead</w:t>
      </w:r>
      <w:proofErr w:type="spellEnd"/>
      <w:r w:rsidRPr="00621E63">
        <w:rPr>
          <w:noProof w:val="0"/>
        </w:rPr>
        <w:t>="true"/&gt;</w:t>
      </w:r>
    </w:p>
    <w:p w14:paraId="21DDE527"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&gt;</w:t>
      </w:r>
    </w:p>
    <w:p w14:paraId="7920B15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763FEB0F"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0D298EEC"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wctp-MessageText</w:t>
      </w:r>
      <w:proofErr w:type="spellEnd"/>
      <w:r w:rsidRPr="00621E63">
        <w:rPr>
          <w:noProof w:val="0"/>
        </w:rPr>
        <w:t>&gt;</w:t>
      </w:r>
      <w:r w:rsidRPr="00621E63">
        <w:rPr>
          <w:noProof w:val="0"/>
          <w:color w:val="FF0000"/>
        </w:rPr>
        <w:t>notification text</w:t>
      </w:r>
      <w:r w:rsidRPr="00621E63">
        <w:rPr>
          <w:noProof w:val="0"/>
        </w:rPr>
        <w:t>&lt;/</w:t>
      </w:r>
      <w:proofErr w:type="spellStart"/>
      <w:r w:rsidRPr="00621E63">
        <w:rPr>
          <w:noProof w:val="0"/>
        </w:rPr>
        <w:t>wctp-MessageText</w:t>
      </w:r>
      <w:proofErr w:type="spellEnd"/>
      <w:r w:rsidRPr="00621E63">
        <w:rPr>
          <w:noProof w:val="0"/>
        </w:rPr>
        <w:t>&gt;</w:t>
      </w:r>
    </w:p>
    <w:p w14:paraId="0E5C999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117C6BD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&gt;</w:t>
      </w:r>
      <w:r w:rsidRPr="00621E63">
        <w:rPr>
          <w:noProof w:val="0"/>
          <w:color w:val="FF0000"/>
        </w:rPr>
        <w:t>Send Choice 1</w:t>
      </w:r>
      <w:r w:rsidRPr="00621E63">
        <w:rPr>
          <w:noProof w:val="0"/>
        </w:rPr>
        <w:t>&lt;/</w:t>
      </w:r>
      <w:proofErr w:type="spellStart"/>
      <w:r w:rsidRPr="00621E63">
        <w:rPr>
          <w:noProof w:val="0"/>
        </w:rPr>
        <w:t>wctp-SendChoice</w:t>
      </w:r>
      <w:proofErr w:type="spellEnd"/>
      <w:r w:rsidRPr="00621E63">
        <w:rPr>
          <w:noProof w:val="0"/>
        </w:rPr>
        <w:t>&gt;</w:t>
      </w:r>
    </w:p>
    <w:p w14:paraId="6D416C2B"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wctp-ReplyChoice</w:t>
      </w:r>
      <w:proofErr w:type="spellEnd"/>
      <w:r w:rsidRPr="00621E63">
        <w:rPr>
          <w:noProof w:val="0"/>
        </w:rPr>
        <w:t>&gt;</w:t>
      </w:r>
      <w:r w:rsidRPr="00621E63">
        <w:rPr>
          <w:noProof w:val="0"/>
          <w:color w:val="FF0000"/>
        </w:rPr>
        <w:t>Reply Choice 1</w:t>
      </w:r>
      <w:r w:rsidRPr="00621E63">
        <w:rPr>
          <w:noProof w:val="0"/>
        </w:rPr>
        <w:t>&lt;/</w:t>
      </w:r>
      <w:proofErr w:type="spellStart"/>
      <w:r w:rsidRPr="00621E63">
        <w:rPr>
          <w:noProof w:val="0"/>
        </w:rPr>
        <w:t>wctp-ReplyChoice</w:t>
      </w:r>
      <w:proofErr w:type="spellEnd"/>
      <w:r w:rsidRPr="00621E63">
        <w:rPr>
          <w:noProof w:val="0"/>
        </w:rPr>
        <w:t>&gt;</w:t>
      </w:r>
    </w:p>
    <w:p w14:paraId="01DFAAC1"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7CA66EC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17F498C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&gt;</w:t>
      </w:r>
      <w:r w:rsidRPr="00621E63">
        <w:rPr>
          <w:noProof w:val="0"/>
          <w:color w:val="FF0000"/>
        </w:rPr>
        <w:t xml:space="preserve"> Send Choice 2</w:t>
      </w:r>
      <w:r w:rsidRPr="00621E63">
        <w:rPr>
          <w:noProof w:val="0"/>
        </w:rPr>
        <w:t>&lt;/</w:t>
      </w:r>
      <w:proofErr w:type="spellStart"/>
      <w:r w:rsidRPr="00621E63">
        <w:rPr>
          <w:noProof w:val="0"/>
        </w:rPr>
        <w:t>wctp-SendChoice</w:t>
      </w:r>
      <w:proofErr w:type="spellEnd"/>
      <w:r w:rsidRPr="00621E63">
        <w:rPr>
          <w:noProof w:val="0"/>
        </w:rPr>
        <w:t>&gt;</w:t>
      </w:r>
    </w:p>
    <w:p w14:paraId="1D958B4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wctp-ReplyChoice</w:t>
      </w:r>
      <w:proofErr w:type="spellEnd"/>
      <w:r w:rsidRPr="00621E63">
        <w:rPr>
          <w:noProof w:val="0"/>
          <w:color w:val="FF0000"/>
        </w:rPr>
        <w:t xml:space="preserve"> Reply Choice 2</w:t>
      </w:r>
      <w:r w:rsidRPr="00621E63">
        <w:rPr>
          <w:noProof w:val="0"/>
        </w:rPr>
        <w:t>&lt;/</w:t>
      </w:r>
      <w:proofErr w:type="spellStart"/>
      <w:r w:rsidRPr="00621E63">
        <w:rPr>
          <w:noProof w:val="0"/>
        </w:rPr>
        <w:t>wctp-ReplyChoice</w:t>
      </w:r>
      <w:proofErr w:type="spellEnd"/>
      <w:r w:rsidRPr="00621E63">
        <w:rPr>
          <w:noProof w:val="0"/>
        </w:rPr>
        <w:t>&gt;</w:t>
      </w:r>
    </w:p>
    <w:p w14:paraId="0D0C9768"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3719333E"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5CCFAFC8"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&gt;</w:t>
      </w:r>
      <w:r w:rsidRPr="00621E63">
        <w:rPr>
          <w:noProof w:val="0"/>
          <w:color w:val="FF0000"/>
        </w:rPr>
        <w:t xml:space="preserve"> Send Choice 3</w:t>
      </w:r>
      <w:r w:rsidRPr="00621E63">
        <w:rPr>
          <w:noProof w:val="0"/>
        </w:rPr>
        <w:t>&lt;/</w:t>
      </w:r>
      <w:proofErr w:type="spellStart"/>
      <w:r w:rsidRPr="00621E63">
        <w:rPr>
          <w:noProof w:val="0"/>
        </w:rPr>
        <w:t>wctp-SendChoice</w:t>
      </w:r>
      <w:proofErr w:type="spellEnd"/>
      <w:r w:rsidRPr="00621E63">
        <w:rPr>
          <w:noProof w:val="0"/>
        </w:rPr>
        <w:t>&gt;</w:t>
      </w:r>
    </w:p>
    <w:p w14:paraId="269778D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wctp-ReplyChoice</w:t>
      </w:r>
      <w:proofErr w:type="spellEnd"/>
      <w:r w:rsidRPr="00621E63">
        <w:rPr>
          <w:noProof w:val="0"/>
        </w:rPr>
        <w:t>&gt;</w:t>
      </w:r>
      <w:r w:rsidRPr="00621E63">
        <w:rPr>
          <w:noProof w:val="0"/>
          <w:color w:val="FF0000"/>
        </w:rPr>
        <w:t xml:space="preserve"> Reply Choice 3</w:t>
      </w:r>
      <w:r w:rsidRPr="00621E63">
        <w:rPr>
          <w:noProof w:val="0"/>
        </w:rPr>
        <w:t>&lt;/</w:t>
      </w:r>
      <w:proofErr w:type="spellStart"/>
      <w:r w:rsidRPr="00621E63">
        <w:rPr>
          <w:noProof w:val="0"/>
        </w:rPr>
        <w:t>wctp-ReplyChoice</w:t>
      </w:r>
      <w:proofErr w:type="spellEnd"/>
      <w:r w:rsidRPr="00621E63">
        <w:rPr>
          <w:noProof w:val="0"/>
        </w:rPr>
        <w:t>&gt;</w:t>
      </w:r>
    </w:p>
    <w:p w14:paraId="1C032972"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00E95183" w14:textId="5A46A263" w:rsidR="00430811" w:rsidRPr="00621E63" w:rsidRDefault="00430811"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 xml:space="preserve"> </w:t>
      </w:r>
      <w:proofErr w:type="spellStart"/>
      <w:r w:rsidRPr="00621E63">
        <w:rPr>
          <w:noProof w:val="0"/>
        </w:rPr>
        <w:t>actionURI</w:t>
      </w:r>
      <w:proofErr w:type="spellEnd"/>
      <w:r w:rsidRPr="00621E63">
        <w:rPr>
          <w:noProof w:val="0"/>
        </w:rPr>
        <w:t>="</w:t>
      </w:r>
      <w:proofErr w:type="spellStart"/>
      <w:r w:rsidRPr="00621E63">
        <w:rPr>
          <w:noProof w:val="0"/>
        </w:rPr>
        <w:t>uriPrefix</w:t>
      </w:r>
      <w:proofErr w:type="spellEnd"/>
      <w:r w:rsidRPr="00621E63">
        <w:rPr>
          <w:noProof w:val="0"/>
        </w:rPr>
        <w:t>://</w:t>
      </w:r>
      <w:proofErr w:type="spellStart"/>
      <w:r w:rsidRPr="00621E63">
        <w:rPr>
          <w:noProof w:val="0"/>
        </w:rPr>
        <w:t>action?id</w:t>
      </w:r>
      <w:proofErr w:type="spellEnd"/>
      <w:r w:rsidRPr="00621E63">
        <w:rPr>
          <w:noProof w:val="0"/>
        </w:rPr>
        <w:t xml:space="preserve">=123" </w:t>
      </w:r>
      <w:proofErr w:type="spellStart"/>
      <w:r w:rsidRPr="00621E63">
        <w:rPr>
          <w:noProof w:val="0"/>
        </w:rPr>
        <w:t>actionURIPurpose</w:t>
      </w:r>
      <w:proofErr w:type="spellEnd"/>
      <w:r w:rsidRPr="00621E63">
        <w:rPr>
          <w:noProof w:val="0"/>
        </w:rPr>
        <w:t>=”purpose” &gt;Send Choice 1&lt;/</w:t>
      </w:r>
      <w:proofErr w:type="spellStart"/>
      <w:r w:rsidRPr="00621E63">
        <w:rPr>
          <w:noProof w:val="0"/>
        </w:rPr>
        <w:t>wctp-SendChoice</w:t>
      </w:r>
      <w:proofErr w:type="spellEnd"/>
      <w:r w:rsidRPr="00621E63">
        <w:rPr>
          <w:noProof w:val="0"/>
        </w:rPr>
        <w:t>&gt;</w:t>
      </w:r>
    </w:p>
    <w:p w14:paraId="4059B861"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4D03436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113D519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786F9D70"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t>
      </w:r>
      <w:proofErr w:type="spellStart"/>
      <w:r w:rsidRPr="00621E63">
        <w:t>wctp-SendChoice</w:t>
      </w:r>
      <w:proofErr w:type="spellEnd"/>
      <w:r w:rsidRPr="00621E63">
        <w:t xml:space="preserve"> elements. Once selected the correlated reply value sent to the WCTP client (the ACM </w:t>
      </w:r>
      <w:r w:rsidR="009E2B46" w:rsidRPr="00621E63">
        <w:t>Alert Manager</w:t>
      </w:r>
      <w:r w:rsidRPr="00621E63">
        <w:t xml:space="preserve">) is in the </w:t>
      </w:r>
      <w:proofErr w:type="spellStart"/>
      <w:r w:rsidRPr="00621E63">
        <w:t>wctp-ReplyChoice</w:t>
      </w:r>
      <w:proofErr w:type="spellEnd"/>
      <w:r w:rsidRPr="00621E63">
        <w:t xml:space="preserve"> element.</w:t>
      </w:r>
    </w:p>
    <w:p w14:paraId="069129BD" w14:textId="500BC741" w:rsidR="00430811" w:rsidRPr="00621E63" w:rsidRDefault="00430811" w:rsidP="00AF07D0">
      <w:pPr>
        <w:pStyle w:val="BodyText"/>
      </w:pPr>
      <w:r w:rsidRPr="00621E63">
        <w:t xml:space="preserve">Selecting the </w:t>
      </w:r>
      <w:proofErr w:type="spellStart"/>
      <w:r w:rsidRPr="00621E63">
        <w:t>wctp-SendChoice</w:t>
      </w:r>
      <w:proofErr w:type="spellEnd"/>
      <w:r w:rsidRPr="00621E63">
        <w:t xml:space="preserve"> with the optional </w:t>
      </w:r>
      <w:proofErr w:type="spellStart"/>
      <w:r w:rsidRPr="00621E63">
        <w:t>actionURI</w:t>
      </w:r>
      <w:proofErr w:type="spellEnd"/>
      <w:r w:rsidRPr="00621E63">
        <w:t xml:space="preserve">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pPr>
        <w:pStyle w:val="Heading3"/>
        <w:numPr>
          <w:ilvl w:val="0"/>
          <w:numId w:val="0"/>
        </w:numPr>
        <w:rPr>
          <w:noProof w:val="0"/>
        </w:rPr>
        <w:pPrChange w:id="3037" w:author="Mary Jungers" w:date="2019-11-13T19:17:00Z">
          <w:pPr>
            <w:pStyle w:val="AppendixHeading3"/>
          </w:pPr>
        </w:pPrChange>
      </w:pPr>
      <w:bookmarkStart w:id="3038" w:name="_Toc401769919"/>
      <w:bookmarkStart w:id="3039" w:name="_Toc24650579"/>
      <w:ins w:id="3040" w:author="Mary Jungers" w:date="2019-11-13T19:17:00Z">
        <w:r w:rsidRPr="00621E63">
          <w:rPr>
            <w:noProof w:val="0"/>
          </w:rPr>
          <w:t xml:space="preserve">K.8.7 </w:t>
        </w:r>
      </w:ins>
      <w:r w:rsidR="003D003E" w:rsidRPr="00621E63">
        <w:rPr>
          <w:noProof w:val="0"/>
        </w:rPr>
        <w:t>IHE PCD-06</w:t>
      </w:r>
      <w:r w:rsidR="00B71DAC" w:rsidRPr="00621E63">
        <w:rPr>
          <w:noProof w:val="0"/>
        </w:rPr>
        <w:t xml:space="preserve"> – </w:t>
      </w:r>
      <w:proofErr w:type="spellStart"/>
      <w:r w:rsidR="003D003E" w:rsidRPr="00621E63">
        <w:rPr>
          <w:noProof w:val="0"/>
        </w:rPr>
        <w:t>wctp-SubmitRequest</w:t>
      </w:r>
      <w:proofErr w:type="spellEnd"/>
      <w:r w:rsidR="003D003E" w:rsidRPr="00621E63">
        <w:rPr>
          <w:noProof w:val="0"/>
        </w:rPr>
        <w:t xml:space="preserve"> – Call Back Phone Number</w:t>
      </w:r>
      <w:bookmarkEnd w:id="3038"/>
      <w:bookmarkEnd w:id="3039"/>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t>
      </w:r>
      <w:proofErr w:type="spellStart"/>
      <w:r w:rsidRPr="00621E63">
        <w:t>wctp-SubmitRequest</w:t>
      </w:r>
      <w:proofErr w:type="spellEnd"/>
      <w:r w:rsidRPr="00621E63">
        <w:t xml:space="preserve">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t>
      </w:r>
      <w:proofErr w:type="spellStart"/>
      <w:r w:rsidRPr="00621E63">
        <w:t>wctp-SubmitRequest</w:t>
      </w:r>
      <w:proofErr w:type="spellEnd"/>
      <w:r w:rsidRPr="00621E63">
        <w:t xml:space="preserve">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t>
      </w:r>
      <w:proofErr w:type="spellStart"/>
      <w:r w:rsidRPr="00621E63">
        <w:t>wctp-SubmitRequest</w:t>
      </w:r>
      <w:proofErr w:type="spellEnd"/>
      <w:r w:rsidRPr="00621E63">
        <w:t xml:space="preserve"> messages the WCTP 1.3r1 interface specification supports a choice of one of </w:t>
      </w:r>
      <w:proofErr w:type="spellStart"/>
      <w:r w:rsidRPr="00621E63">
        <w:t>wctp</w:t>
      </w:r>
      <w:proofErr w:type="spellEnd"/>
      <w:r w:rsidRPr="00621E63">
        <w:t xml:space="preserve">-Alphanumeric (simple text with no MCR), </w:t>
      </w:r>
      <w:proofErr w:type="spellStart"/>
      <w:r w:rsidRPr="00621E63">
        <w:t>wctp-TransparentData</w:t>
      </w:r>
      <w:proofErr w:type="spellEnd"/>
      <w:r w:rsidRPr="00621E63">
        <w:t xml:space="preserve"> (binary encoded data), or </w:t>
      </w:r>
      <w:proofErr w:type="spellStart"/>
      <w:r w:rsidRPr="00621E63">
        <w:t>wctp</w:t>
      </w:r>
      <w:proofErr w:type="spellEnd"/>
      <w:r w:rsidRPr="00621E63">
        <w:t xml:space="preserve">-MCR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t>
      </w:r>
      <w:proofErr w:type="spellStart"/>
      <w:r w:rsidRPr="00621E63">
        <w:t>wctp</w:t>
      </w:r>
      <w:proofErr w:type="spellEnd"/>
      <w:r w:rsidRPr="00621E63">
        <w:t xml:space="preserve">-MCR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 xml:space="preserve">Telephony call back functionality can also be implemented via the </w:t>
      </w:r>
      <w:proofErr w:type="spellStart"/>
      <w:r w:rsidRPr="00621E63">
        <w:t>actionURI</w:t>
      </w:r>
      <w:proofErr w:type="spellEnd"/>
      <w:r w:rsidRPr="00621E63">
        <w:t xml:space="preserve">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t>
      </w:r>
      <w:proofErr w:type="spellStart"/>
      <w:r w:rsidRPr="00621E63">
        <w:rPr>
          <w:noProof w:val="0"/>
        </w:rPr>
        <w:t>wctp-IHEPCDDialback</w:t>
      </w:r>
      <w:proofErr w:type="spellEnd"/>
      <w:r w:rsidRPr="00621E63">
        <w:rPr>
          <w:noProof w:val="0"/>
        </w:rPr>
        <w:t xml:space="preserve"> String=”</w:t>
      </w:r>
      <w:r w:rsidRPr="00621E63">
        <w:rPr>
          <w:noProof w:val="0"/>
          <w:color w:val="FF0000"/>
        </w:rPr>
        <w:t>telephony dial string</w:t>
      </w:r>
      <w:r w:rsidRPr="00621E63">
        <w:rPr>
          <w:noProof w:val="0"/>
        </w:rPr>
        <w:t>” /&gt;</w:t>
      </w:r>
    </w:p>
    <w:p w14:paraId="31C64D0D" w14:textId="0B062B07" w:rsidR="00B11855" w:rsidRPr="00621E63" w:rsidRDefault="00CE1CA8">
      <w:pPr>
        <w:pStyle w:val="Heading3"/>
        <w:numPr>
          <w:ilvl w:val="0"/>
          <w:numId w:val="0"/>
        </w:numPr>
        <w:rPr>
          <w:noProof w:val="0"/>
        </w:rPr>
        <w:pPrChange w:id="3041" w:author="Mary Jungers" w:date="2019-11-13T19:17:00Z">
          <w:pPr>
            <w:pStyle w:val="AppendixHeading3"/>
          </w:pPr>
        </w:pPrChange>
      </w:pPr>
      <w:bookmarkStart w:id="3042" w:name="_Toc497485687"/>
      <w:bookmarkStart w:id="3043" w:name="_Toc497486024"/>
      <w:bookmarkStart w:id="3044" w:name="_Toc497486251"/>
      <w:bookmarkStart w:id="3045" w:name="_Toc497486528"/>
      <w:bookmarkStart w:id="3046" w:name="_Toc497486755"/>
      <w:bookmarkStart w:id="3047" w:name="_Toc497493624"/>
      <w:bookmarkStart w:id="3048" w:name="_Toc401769920"/>
      <w:bookmarkStart w:id="3049" w:name="_Toc24650580"/>
      <w:bookmarkEnd w:id="3042"/>
      <w:bookmarkEnd w:id="3043"/>
      <w:bookmarkEnd w:id="3044"/>
      <w:bookmarkEnd w:id="3045"/>
      <w:bookmarkEnd w:id="3046"/>
      <w:bookmarkEnd w:id="3047"/>
      <w:ins w:id="3050" w:author="Mary Jungers" w:date="2019-11-13T19:17:00Z">
        <w:r w:rsidRPr="00621E63">
          <w:rPr>
            <w:noProof w:val="0"/>
          </w:rPr>
          <w:t xml:space="preserve">K.8.8 </w:t>
        </w:r>
      </w:ins>
      <w:r w:rsidR="003D003E" w:rsidRPr="00621E63">
        <w:rPr>
          <w:noProof w:val="0"/>
        </w:rPr>
        <w:t xml:space="preserve">IHE PCD-07 </w:t>
      </w:r>
      <w:r w:rsidR="00B71DAC" w:rsidRPr="00621E63">
        <w:rPr>
          <w:noProof w:val="0"/>
        </w:rPr>
        <w:t>–</w:t>
      </w:r>
      <w:r w:rsidR="003D003E" w:rsidRPr="00621E63">
        <w:rPr>
          <w:noProof w:val="0"/>
        </w:rPr>
        <w:t xml:space="preserve"> Synchronous response to </w:t>
      </w:r>
      <w:proofErr w:type="spellStart"/>
      <w:r w:rsidR="003D003E" w:rsidRPr="00621E63">
        <w:rPr>
          <w:noProof w:val="0"/>
        </w:rPr>
        <w:t>wctp-SubmitRequest</w:t>
      </w:r>
      <w:proofErr w:type="spellEnd"/>
      <w:r w:rsidR="003D003E" w:rsidRPr="00621E63">
        <w:rPr>
          <w:noProof w:val="0"/>
        </w:rPr>
        <w:t xml:space="preserve"> – Received by communications status update</w:t>
      </w:r>
      <w:bookmarkEnd w:id="3048"/>
      <w:bookmarkEnd w:id="3049"/>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 xml:space="preserve">” </w:t>
      </w:r>
      <w:proofErr w:type="spellStart"/>
      <w:r w:rsidRPr="00621E63">
        <w:rPr>
          <w:noProof w:val="0"/>
        </w:rPr>
        <w:t>wctpToken</w:t>
      </w:r>
      <w:proofErr w:type="spellEnd"/>
      <w:r w:rsidRPr="00621E63">
        <w:rPr>
          <w:noProof w:val="0"/>
        </w:rPr>
        <w:t>="11AA"&gt;</w:t>
      </w:r>
    </w:p>
    <w:p w14:paraId="4FBA71DD"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3EAF1DDA" w14:textId="77777777" w:rsidR="00B11855" w:rsidRPr="00621E63" w:rsidRDefault="003D003E" w:rsidP="00AF07D0">
      <w:pPr>
        <w:pStyle w:val="TableXML"/>
        <w:rPr>
          <w:noProof w:val="0"/>
        </w:rPr>
      </w:pPr>
      <w:r w:rsidRPr="00621E63">
        <w:rPr>
          <w:noProof w:val="0"/>
        </w:rPr>
        <w:lastRenderedPageBreak/>
        <w:t xml:space="preserve">        &lt;</w:t>
      </w:r>
      <w:proofErr w:type="spellStart"/>
      <w:r w:rsidRPr="00621E63">
        <w:rPr>
          <w:noProof w:val="0"/>
        </w:rPr>
        <w:t>wctp</w:t>
      </w:r>
      <w:proofErr w:type="spellEnd"/>
      <w:r w:rsidRPr="00621E63">
        <w:rPr>
          <w:noProof w:val="0"/>
        </w:rPr>
        <w:t xml:space="preserve">-Success </w:t>
      </w:r>
      <w:proofErr w:type="spellStart"/>
      <w:r w:rsidRPr="00621E63">
        <w:rPr>
          <w:noProof w:val="0"/>
        </w:rPr>
        <w:t>successCode</w:t>
      </w:r>
      <w:proofErr w:type="spellEnd"/>
      <w:r w:rsidRPr="00621E63">
        <w:rPr>
          <w:noProof w:val="0"/>
        </w:rPr>
        <w:t xml:space="preserve">="200" </w:t>
      </w:r>
      <w:proofErr w:type="spellStart"/>
      <w:r w:rsidRPr="00621E63">
        <w:rPr>
          <w:noProof w:val="0"/>
        </w:rPr>
        <w:t>successText</w:t>
      </w:r>
      <w:proofErr w:type="spellEnd"/>
      <w:r w:rsidRPr="00621E63">
        <w:rPr>
          <w:noProof w:val="0"/>
        </w:rPr>
        <w:t>="Accepted"&gt;</w:t>
      </w:r>
      <w:r w:rsidRPr="00621E63">
        <w:rPr>
          <w:noProof w:val="0"/>
          <w:color w:val="FF0000"/>
        </w:rPr>
        <w:t>comment</w:t>
      </w:r>
      <w:r w:rsidRPr="00621E63">
        <w:rPr>
          <w:noProof w:val="0"/>
        </w:rPr>
        <w:t>&lt;/</w:t>
      </w:r>
      <w:proofErr w:type="spellStart"/>
      <w:r w:rsidRPr="00621E63">
        <w:rPr>
          <w:noProof w:val="0"/>
        </w:rPr>
        <w:t>wctp</w:t>
      </w:r>
      <w:proofErr w:type="spellEnd"/>
      <w:r w:rsidRPr="00621E63">
        <w:rPr>
          <w:noProof w:val="0"/>
        </w:rPr>
        <w:t>-Success&gt;</w:t>
      </w:r>
    </w:p>
    <w:p w14:paraId="5F19039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5DACB2EB"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 xml:space="preserve">” </w:t>
      </w:r>
      <w:proofErr w:type="spellStart"/>
      <w:r w:rsidRPr="00621E63">
        <w:rPr>
          <w:noProof w:val="0"/>
        </w:rPr>
        <w:t>wctpToken</w:t>
      </w:r>
      <w:proofErr w:type="spellEnd"/>
      <w:r w:rsidRPr="00621E63">
        <w:rPr>
          <w:noProof w:val="0"/>
        </w:rPr>
        <w:t>="11AA"&gt;</w:t>
      </w:r>
    </w:p>
    <w:p w14:paraId="1E546A4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277D60DC"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-Failure </w:t>
      </w:r>
      <w:proofErr w:type="spellStart"/>
      <w:r w:rsidRPr="00621E63">
        <w:rPr>
          <w:noProof w:val="0"/>
        </w:rPr>
        <w:t>errorCode</w:t>
      </w:r>
      <w:proofErr w:type="spellEnd"/>
      <w:r w:rsidRPr="00621E63">
        <w:rPr>
          <w:noProof w:val="0"/>
        </w:rPr>
        <w:t xml:space="preserve">="500" </w:t>
      </w:r>
      <w:proofErr w:type="spellStart"/>
      <w:r w:rsidRPr="00621E63">
        <w:rPr>
          <w:noProof w:val="0"/>
        </w:rPr>
        <w:t>errorText</w:t>
      </w:r>
      <w:proofErr w:type="spellEnd"/>
      <w:r w:rsidRPr="00621E63">
        <w:rPr>
          <w:noProof w:val="0"/>
        </w:rPr>
        <w:t>="Timeout"&gt;</w:t>
      </w:r>
      <w:r w:rsidRPr="00621E63">
        <w:rPr>
          <w:noProof w:val="0"/>
          <w:color w:val="FF0000"/>
        </w:rPr>
        <w:t>comment</w:t>
      </w:r>
      <w:r w:rsidRPr="00621E63">
        <w:rPr>
          <w:noProof w:val="0"/>
        </w:rPr>
        <w:t>&lt;/</w:t>
      </w:r>
      <w:proofErr w:type="spellStart"/>
      <w:r w:rsidRPr="00621E63">
        <w:rPr>
          <w:noProof w:val="0"/>
        </w:rPr>
        <w:t>wctp</w:t>
      </w:r>
      <w:proofErr w:type="spellEnd"/>
      <w:r w:rsidRPr="00621E63">
        <w:rPr>
          <w:noProof w:val="0"/>
        </w:rPr>
        <w:t>-Failure&gt;</w:t>
      </w:r>
    </w:p>
    <w:p w14:paraId="0FF9AD91"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78845EC0"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 xml:space="preserve">Refer to the WCTP interface specification for all possible values for </w:t>
      </w:r>
      <w:proofErr w:type="spellStart"/>
      <w:r w:rsidRPr="00621E63">
        <w:t>successCode</w:t>
      </w:r>
      <w:proofErr w:type="spellEnd"/>
      <w:r w:rsidRPr="00621E63">
        <w:t xml:space="preserve"> and </w:t>
      </w:r>
      <w:proofErr w:type="spellStart"/>
      <w:r w:rsidRPr="00621E63">
        <w:t>successText</w:t>
      </w:r>
      <w:proofErr w:type="spellEnd"/>
      <w:r w:rsidRPr="00621E63">
        <w:t xml:space="preserve"> as well as </w:t>
      </w:r>
      <w:proofErr w:type="spellStart"/>
      <w:r w:rsidRPr="00621E63">
        <w:t>errorCode</w:t>
      </w:r>
      <w:proofErr w:type="spellEnd"/>
      <w:r w:rsidRPr="00621E63">
        <w:t xml:space="preserve"> and </w:t>
      </w:r>
      <w:proofErr w:type="spellStart"/>
      <w:r w:rsidRPr="00621E63">
        <w:t>errorText</w:t>
      </w:r>
      <w:proofErr w:type="spellEnd"/>
      <w:r w:rsidRPr="00621E63">
        <w:t>.</w:t>
      </w:r>
    </w:p>
    <w:p w14:paraId="1067A71B" w14:textId="737EE53A" w:rsidR="00B11855" w:rsidRPr="00621E63" w:rsidRDefault="00CE1CA8">
      <w:pPr>
        <w:pStyle w:val="Heading3"/>
        <w:numPr>
          <w:ilvl w:val="0"/>
          <w:numId w:val="0"/>
        </w:numPr>
        <w:rPr>
          <w:noProof w:val="0"/>
        </w:rPr>
        <w:pPrChange w:id="3051" w:author="Mary Jungers" w:date="2019-11-13T19:17:00Z">
          <w:pPr>
            <w:pStyle w:val="AppendixHeading3"/>
          </w:pPr>
        </w:pPrChange>
      </w:pPr>
      <w:bookmarkStart w:id="3052" w:name="_Toc401769921"/>
      <w:bookmarkStart w:id="3053" w:name="_Toc24650581"/>
      <w:ins w:id="3054" w:author="Mary Jungers" w:date="2019-11-13T19:17:00Z">
        <w:r w:rsidRPr="00621E63">
          <w:rPr>
            <w:noProof w:val="0"/>
          </w:rPr>
          <w:t xml:space="preserve">K.8.9 </w:t>
        </w:r>
      </w:ins>
      <w:proofErr w:type="spellStart"/>
      <w:r w:rsidR="003D003E" w:rsidRPr="00621E63">
        <w:rPr>
          <w:noProof w:val="0"/>
        </w:rPr>
        <w:t>wctp-PollForMessages</w:t>
      </w:r>
      <w:proofErr w:type="spellEnd"/>
      <w:r w:rsidR="003D003E" w:rsidRPr="00621E63">
        <w:rPr>
          <w:noProof w:val="0"/>
        </w:rPr>
        <w:t xml:space="preserve"> – general poll (for Pre-Connectathon/Virtual Connectathon testing)</w:t>
      </w:r>
      <w:bookmarkEnd w:id="3052"/>
      <w:bookmarkEnd w:id="3053"/>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wctp-PollForMessages</w:t>
      </w:r>
      <w:proofErr w:type="spellEnd"/>
      <w:r w:rsidRPr="00621E63">
        <w:rPr>
          <w:noProof w:val="0"/>
        </w:rPr>
        <w:t xml:space="preserve"> </w:t>
      </w:r>
      <w:proofErr w:type="spellStart"/>
      <w:r w:rsidRPr="00621E63">
        <w:rPr>
          <w:noProof w:val="0"/>
        </w:rPr>
        <w:t>pollerID</w:t>
      </w:r>
      <w:proofErr w:type="spellEnd"/>
      <w:r w:rsidRPr="00621E63">
        <w:rPr>
          <w:noProof w:val="0"/>
        </w:rPr>
        <w:t>="</w:t>
      </w:r>
      <w:proofErr w:type="spellStart"/>
      <w:r w:rsidRPr="00621E63">
        <w:rPr>
          <w:noProof w:val="0"/>
          <w:color w:val="FF0000"/>
        </w:rPr>
        <w:t>poller</w:t>
      </w:r>
      <w:proofErr w:type="spellEnd"/>
      <w:r w:rsidRPr="00621E63">
        <w:rPr>
          <w:noProof w:val="0"/>
          <w:color w:val="FF0000"/>
        </w:rPr>
        <w:t xml:space="preserve">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 xml:space="preserve">" </w:t>
      </w:r>
      <w:proofErr w:type="spellStart"/>
      <w:r w:rsidRPr="00621E63">
        <w:rPr>
          <w:noProof w:val="0"/>
        </w:rPr>
        <w:t>maxMessagesInBatch</w:t>
      </w:r>
      <w:proofErr w:type="spellEnd"/>
      <w:r w:rsidRPr="00621E63">
        <w:rPr>
          <w:noProof w:val="0"/>
        </w:rPr>
        <w:t>="</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A4623A2" w14:textId="03A2ED76" w:rsidR="00B11855" w:rsidRPr="00621E63" w:rsidRDefault="00CE1CA8">
      <w:pPr>
        <w:pStyle w:val="Heading3"/>
        <w:numPr>
          <w:ilvl w:val="0"/>
          <w:numId w:val="0"/>
        </w:numPr>
        <w:rPr>
          <w:noProof w:val="0"/>
        </w:rPr>
        <w:pPrChange w:id="3055" w:author="Mary Jungers" w:date="2019-11-13T19:17:00Z">
          <w:pPr>
            <w:pStyle w:val="AppendixHeading3"/>
          </w:pPr>
        </w:pPrChange>
      </w:pPr>
      <w:bookmarkStart w:id="3056" w:name="_Toc497485690"/>
      <w:bookmarkStart w:id="3057" w:name="_Toc497486027"/>
      <w:bookmarkStart w:id="3058" w:name="_Toc497486254"/>
      <w:bookmarkStart w:id="3059" w:name="_Toc497486531"/>
      <w:bookmarkStart w:id="3060" w:name="_Toc497486758"/>
      <w:bookmarkStart w:id="3061" w:name="_Toc497493627"/>
      <w:bookmarkStart w:id="3062" w:name="_Toc401769922"/>
      <w:bookmarkStart w:id="3063" w:name="_Toc24650582"/>
      <w:bookmarkEnd w:id="3056"/>
      <w:bookmarkEnd w:id="3057"/>
      <w:bookmarkEnd w:id="3058"/>
      <w:bookmarkEnd w:id="3059"/>
      <w:bookmarkEnd w:id="3060"/>
      <w:bookmarkEnd w:id="3061"/>
      <w:ins w:id="3064" w:author="Mary Jungers" w:date="2019-11-13T19:17:00Z">
        <w:r w:rsidRPr="00621E63">
          <w:rPr>
            <w:noProof w:val="0"/>
          </w:rPr>
          <w:t xml:space="preserve">K.8.10 </w:t>
        </w:r>
      </w:ins>
      <w:proofErr w:type="spellStart"/>
      <w:r w:rsidR="003D003E" w:rsidRPr="00621E63">
        <w:rPr>
          <w:noProof w:val="0"/>
        </w:rPr>
        <w:t>wctp-PollResponse</w:t>
      </w:r>
      <w:proofErr w:type="spellEnd"/>
      <w:r w:rsidR="003D003E" w:rsidRPr="00621E63">
        <w:rPr>
          <w:noProof w:val="0"/>
        </w:rPr>
        <w:t xml:space="preserve"> – general poll (for Pre-Connectathon/Virtual Connectathon testing)</w:t>
      </w:r>
      <w:bookmarkEnd w:id="3062"/>
      <w:bookmarkEnd w:id="3063"/>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lastRenderedPageBreak/>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="1.0"&gt;</w:t>
      </w:r>
    </w:p>
    <w:p w14:paraId="234CD227"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 xml:space="preserve"> </w:t>
      </w:r>
      <w:proofErr w:type="spellStart"/>
      <w:r w:rsidRPr="00621E63">
        <w:rPr>
          <w:noProof w:val="0"/>
        </w:rPr>
        <w:t>minNextPollInterval</w:t>
      </w:r>
      <w:proofErr w:type="spellEnd"/>
      <w:r w:rsidRPr="00621E63">
        <w:rPr>
          <w:noProof w:val="0"/>
        </w:rPr>
        <w:t>=“</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wctp-NoMessages</w:t>
      </w:r>
      <w:proofErr w:type="spellEnd"/>
      <w:r w:rsidRPr="00621E63">
        <w:rPr>
          <w:noProof w:val="0"/>
        </w:rPr>
        <w:t>/&gt;</w:t>
      </w:r>
    </w:p>
    <w:p w14:paraId="530C10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&gt;</w:t>
      </w:r>
    </w:p>
    <w:p w14:paraId="10F4CC06"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33C1F283" w14:textId="7B68DE31" w:rsidR="00B11855" w:rsidRPr="00621E63" w:rsidRDefault="00CE1CA8">
      <w:pPr>
        <w:pStyle w:val="Heading3"/>
        <w:numPr>
          <w:ilvl w:val="0"/>
          <w:numId w:val="0"/>
        </w:numPr>
        <w:rPr>
          <w:noProof w:val="0"/>
        </w:rPr>
        <w:pPrChange w:id="3065" w:author="Mary Jungers" w:date="2019-11-13T19:18:00Z">
          <w:pPr>
            <w:pStyle w:val="AppendixHeading3"/>
          </w:pPr>
        </w:pPrChange>
      </w:pPr>
      <w:bookmarkStart w:id="3066" w:name="_Toc497485692"/>
      <w:bookmarkStart w:id="3067" w:name="_Toc497486029"/>
      <w:bookmarkStart w:id="3068" w:name="_Toc497486256"/>
      <w:bookmarkStart w:id="3069" w:name="_Toc497486533"/>
      <w:bookmarkStart w:id="3070" w:name="_Toc497486760"/>
      <w:bookmarkStart w:id="3071" w:name="_Toc497493629"/>
      <w:bookmarkStart w:id="3072" w:name="_Toc401769923"/>
      <w:bookmarkStart w:id="3073" w:name="_Toc24650583"/>
      <w:bookmarkEnd w:id="3066"/>
      <w:bookmarkEnd w:id="3067"/>
      <w:bookmarkEnd w:id="3068"/>
      <w:bookmarkEnd w:id="3069"/>
      <w:bookmarkEnd w:id="3070"/>
      <w:bookmarkEnd w:id="3071"/>
      <w:ins w:id="3074" w:author="Mary Jungers" w:date="2019-11-13T19:18:00Z">
        <w:r w:rsidRPr="00621E63">
          <w:rPr>
            <w:noProof w:val="0"/>
          </w:rPr>
          <w:t xml:space="preserve">K.8.11 </w:t>
        </w:r>
      </w:ins>
      <w:proofErr w:type="spellStart"/>
      <w:r w:rsidR="003D003E" w:rsidRPr="00621E63">
        <w:rPr>
          <w:noProof w:val="0"/>
        </w:rPr>
        <w:t>wctp-PollResponse</w:t>
      </w:r>
      <w:proofErr w:type="spellEnd"/>
      <w:r w:rsidR="003D003E" w:rsidRPr="00621E63">
        <w:rPr>
          <w:noProof w:val="0"/>
        </w:rPr>
        <w:t xml:space="preserve"> message status update (for Pre-Connectathon/Virtual Connectathon testing)</w:t>
      </w:r>
      <w:bookmarkEnd w:id="3072"/>
      <w:bookmarkEnd w:id="3073"/>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="1.0"&gt;</w:t>
      </w:r>
    </w:p>
    <w:p w14:paraId="0ACBD259"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 xml:space="preserve"> </w:t>
      </w:r>
      <w:proofErr w:type="spellStart"/>
      <w:r w:rsidRPr="00621E63">
        <w:rPr>
          <w:noProof w:val="0"/>
        </w:rPr>
        <w:t>minNextPollInterval</w:t>
      </w:r>
      <w:proofErr w:type="spellEnd"/>
      <w:r w:rsidRPr="00621E63">
        <w:rPr>
          <w:noProof w:val="0"/>
        </w:rPr>
        <w:t>=“</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-Message </w:t>
      </w:r>
      <w:proofErr w:type="spellStart"/>
      <w:r w:rsidRPr="00621E63">
        <w:rPr>
          <w:noProof w:val="0"/>
        </w:rPr>
        <w:t>sequenceNo</w:t>
      </w:r>
      <w:proofErr w:type="spellEnd"/>
      <w:r w:rsidRPr="00621E63">
        <w:rPr>
          <w:noProof w:val="0"/>
        </w:rPr>
        <w:t>="</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7A0CBB5E"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responseToMessageID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3585BF00"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18849EC7"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-Message&gt;</w:t>
      </w:r>
    </w:p>
    <w:p w14:paraId="32CBED58"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&gt;</w:t>
      </w:r>
    </w:p>
    <w:p w14:paraId="545D1386"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78FC52B4" w14:textId="5D3CF51B" w:rsidR="00B11855" w:rsidRPr="00621E63" w:rsidRDefault="00CE1CA8">
      <w:pPr>
        <w:pStyle w:val="Heading3"/>
        <w:numPr>
          <w:ilvl w:val="0"/>
          <w:numId w:val="0"/>
        </w:numPr>
        <w:rPr>
          <w:noProof w:val="0"/>
        </w:rPr>
        <w:pPrChange w:id="3075" w:author="Mary Jungers" w:date="2019-11-13T19:18:00Z">
          <w:pPr>
            <w:pStyle w:val="AppendixHeading3"/>
          </w:pPr>
        </w:pPrChange>
      </w:pPr>
      <w:bookmarkStart w:id="3076" w:name="_Toc497485694"/>
      <w:bookmarkStart w:id="3077" w:name="_Toc497486031"/>
      <w:bookmarkStart w:id="3078" w:name="_Toc497486258"/>
      <w:bookmarkStart w:id="3079" w:name="_Toc497486535"/>
      <w:bookmarkStart w:id="3080" w:name="_Toc497486762"/>
      <w:bookmarkStart w:id="3081" w:name="_Toc497493631"/>
      <w:bookmarkStart w:id="3082" w:name="_Toc401769924"/>
      <w:bookmarkStart w:id="3083" w:name="_Toc24650584"/>
      <w:bookmarkEnd w:id="3076"/>
      <w:bookmarkEnd w:id="3077"/>
      <w:bookmarkEnd w:id="3078"/>
      <w:bookmarkEnd w:id="3079"/>
      <w:bookmarkEnd w:id="3080"/>
      <w:bookmarkEnd w:id="3081"/>
      <w:ins w:id="3084" w:author="Mary Jungers" w:date="2019-11-13T19:18:00Z">
        <w:r w:rsidRPr="00621E63">
          <w:rPr>
            <w:noProof w:val="0"/>
          </w:rPr>
          <w:t xml:space="preserve">K.8.12 </w:t>
        </w:r>
      </w:ins>
      <w:proofErr w:type="spellStart"/>
      <w:r w:rsidR="003D003E" w:rsidRPr="00621E63">
        <w:rPr>
          <w:noProof w:val="0"/>
        </w:rPr>
        <w:t>wctp-PollResponse</w:t>
      </w:r>
      <w:proofErr w:type="spellEnd"/>
      <w:r w:rsidR="003D003E" w:rsidRPr="00621E63">
        <w:rPr>
          <w:noProof w:val="0"/>
        </w:rPr>
        <w:t xml:space="preserve"> message status update acknowledgement (for Pre-Connectathon/Virtual Connectathon testing)</w:t>
      </w:r>
      <w:bookmarkEnd w:id="3082"/>
      <w:bookmarkEnd w:id="3083"/>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wctp-PollForMessages</w:t>
      </w:r>
      <w:proofErr w:type="spellEnd"/>
      <w:r w:rsidRPr="00621E63">
        <w:rPr>
          <w:noProof w:val="0"/>
        </w:rPr>
        <w:t xml:space="preserve"> </w:t>
      </w:r>
      <w:proofErr w:type="spellStart"/>
      <w:r w:rsidRPr="00621E63">
        <w:rPr>
          <w:noProof w:val="0"/>
        </w:rPr>
        <w:t>pollerID</w:t>
      </w:r>
      <w:proofErr w:type="spellEnd"/>
      <w:r w:rsidRPr="00621E63">
        <w:rPr>
          <w:noProof w:val="0"/>
        </w:rPr>
        <w:t>="</w:t>
      </w:r>
      <w:proofErr w:type="spellStart"/>
      <w:r w:rsidRPr="00621E63">
        <w:rPr>
          <w:noProof w:val="0"/>
          <w:color w:val="FF0000"/>
        </w:rPr>
        <w:t>poller</w:t>
      </w:r>
      <w:proofErr w:type="spellEnd"/>
      <w:r w:rsidRPr="00621E63">
        <w:rPr>
          <w:noProof w:val="0"/>
          <w:color w:val="FF0000"/>
        </w:rPr>
        <w:t xml:space="preserve">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 xml:space="preserve">" </w:t>
      </w:r>
      <w:proofErr w:type="spellStart"/>
      <w:r w:rsidRPr="00621E63">
        <w:rPr>
          <w:noProof w:val="0"/>
        </w:rPr>
        <w:t>maxMessagesInBatch</w:t>
      </w:r>
      <w:proofErr w:type="spellEnd"/>
      <w:r w:rsidRPr="00621E63">
        <w:rPr>
          <w:noProof w:val="0"/>
        </w:rPr>
        <w:t>="</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wctp-MessageReceived</w:t>
      </w:r>
      <w:proofErr w:type="spellEnd"/>
      <w:r w:rsidRPr="00621E63">
        <w:rPr>
          <w:noProof w:val="0"/>
        </w:rPr>
        <w:t xml:space="preserve"> </w:t>
      </w:r>
      <w:proofErr w:type="spellStart"/>
      <w:r w:rsidRPr="00621E63">
        <w:rPr>
          <w:noProof w:val="0"/>
        </w:rPr>
        <w:t>sequenceNo</w:t>
      </w:r>
      <w:proofErr w:type="spellEnd"/>
      <w:r w:rsidRPr="00621E63">
        <w:rPr>
          <w:noProof w:val="0"/>
        </w:rPr>
        <w:t>="</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-Success </w:t>
      </w:r>
      <w:proofErr w:type="spellStart"/>
      <w:r w:rsidRPr="00621E63">
        <w:rPr>
          <w:noProof w:val="0"/>
        </w:rPr>
        <w:t>successCode</w:t>
      </w:r>
      <w:proofErr w:type="spellEnd"/>
      <w:r w:rsidRPr="00621E63">
        <w:rPr>
          <w:noProof w:val="0"/>
        </w:rPr>
        <w:t xml:space="preserve">="200" </w:t>
      </w:r>
      <w:proofErr w:type="spellStart"/>
      <w:r w:rsidRPr="00621E63">
        <w:rPr>
          <w:noProof w:val="0"/>
        </w:rPr>
        <w:t>successText</w:t>
      </w:r>
      <w:proofErr w:type="spellEnd"/>
      <w:r w:rsidRPr="00621E63">
        <w:rPr>
          <w:noProof w:val="0"/>
        </w:rPr>
        <w:t>="Message accepted"&gt;</w:t>
      </w:r>
      <w:r w:rsidRPr="00621E63">
        <w:rPr>
          <w:noProof w:val="0"/>
          <w:color w:val="FF0000"/>
        </w:rPr>
        <w:t>comment</w:t>
      </w:r>
      <w:r w:rsidRPr="00621E63">
        <w:rPr>
          <w:noProof w:val="0"/>
        </w:rPr>
        <w:t>&lt;/</w:t>
      </w:r>
      <w:proofErr w:type="spellStart"/>
      <w:r w:rsidRPr="00621E63">
        <w:rPr>
          <w:noProof w:val="0"/>
        </w:rPr>
        <w:t>wctp</w:t>
      </w:r>
      <w:proofErr w:type="spellEnd"/>
      <w:r w:rsidRPr="00621E63">
        <w:rPr>
          <w:noProof w:val="0"/>
        </w:rPr>
        <w:t>-Success&gt;</w:t>
      </w:r>
    </w:p>
    <w:p w14:paraId="4859B7D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wctp-MessageReceived</w:t>
      </w:r>
      <w:proofErr w:type="spellEnd"/>
      <w:r w:rsidRPr="00621E63">
        <w:rPr>
          <w:noProof w:val="0"/>
        </w:rPr>
        <w:t>&gt;</w:t>
      </w:r>
    </w:p>
    <w:p w14:paraId="34EDE987"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wctp-PollForMessages</w:t>
      </w:r>
      <w:proofErr w:type="spellEnd"/>
      <w:r w:rsidRPr="00621E63">
        <w:rPr>
          <w:noProof w:val="0"/>
        </w:rPr>
        <w:t>&gt;</w:t>
      </w:r>
    </w:p>
    <w:p w14:paraId="2624ABA6"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2741C218" w14:textId="5D416C86" w:rsidR="00B11855" w:rsidRPr="00621E63" w:rsidRDefault="00CE1CA8">
      <w:pPr>
        <w:pStyle w:val="Heading3"/>
        <w:numPr>
          <w:ilvl w:val="0"/>
          <w:numId w:val="0"/>
        </w:numPr>
        <w:rPr>
          <w:noProof w:val="0"/>
        </w:rPr>
        <w:pPrChange w:id="3085" w:author="Mary Jungers" w:date="2019-11-13T19:18:00Z">
          <w:pPr>
            <w:pStyle w:val="AppendixHeading3"/>
          </w:pPr>
        </w:pPrChange>
      </w:pPr>
      <w:bookmarkStart w:id="3086" w:name="_Toc497485696"/>
      <w:bookmarkStart w:id="3087" w:name="_Toc497486033"/>
      <w:bookmarkStart w:id="3088" w:name="_Toc497486260"/>
      <w:bookmarkStart w:id="3089" w:name="_Toc497486537"/>
      <w:bookmarkStart w:id="3090" w:name="_Toc497486764"/>
      <w:bookmarkStart w:id="3091" w:name="_Toc497493633"/>
      <w:bookmarkStart w:id="3092" w:name="_Toc401769925"/>
      <w:bookmarkStart w:id="3093" w:name="_Toc24650585"/>
      <w:bookmarkEnd w:id="3086"/>
      <w:bookmarkEnd w:id="3087"/>
      <w:bookmarkEnd w:id="3088"/>
      <w:bookmarkEnd w:id="3089"/>
      <w:bookmarkEnd w:id="3090"/>
      <w:bookmarkEnd w:id="3091"/>
      <w:ins w:id="3094" w:author="Mary Jungers" w:date="2019-11-13T19:18:00Z">
        <w:r w:rsidRPr="00621E63">
          <w:rPr>
            <w:noProof w:val="0"/>
          </w:rPr>
          <w:lastRenderedPageBreak/>
          <w:t xml:space="preserve">K.8.13 </w:t>
        </w:r>
      </w:ins>
      <w:proofErr w:type="spellStart"/>
      <w:r w:rsidR="003D003E" w:rsidRPr="00621E63">
        <w:rPr>
          <w:noProof w:val="0"/>
        </w:rPr>
        <w:t>wctp-PollResponse</w:t>
      </w:r>
      <w:proofErr w:type="spellEnd"/>
      <w:r w:rsidR="003D003E" w:rsidRPr="00621E63">
        <w:rPr>
          <w:noProof w:val="0"/>
        </w:rPr>
        <w:t xml:space="preserve"> (message reply, not in response to an MCR based </w:t>
      </w:r>
      <w:proofErr w:type="spellStart"/>
      <w:r w:rsidR="003D003E" w:rsidRPr="00621E63">
        <w:rPr>
          <w:noProof w:val="0"/>
        </w:rPr>
        <w:t>wctp-SubmitRequest</w:t>
      </w:r>
      <w:proofErr w:type="spellEnd"/>
      <w:r w:rsidR="003D003E" w:rsidRPr="00621E63">
        <w:rPr>
          <w:noProof w:val="0"/>
        </w:rPr>
        <w:t>) (for Pre-Connectathon/Virtual Connectathon testing)</w:t>
      </w:r>
      <w:bookmarkEnd w:id="3092"/>
      <w:bookmarkEnd w:id="3093"/>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="1.0"&gt;</w:t>
      </w:r>
    </w:p>
    <w:p w14:paraId="0D7431F9"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 xml:space="preserve"> </w:t>
      </w:r>
      <w:proofErr w:type="spellStart"/>
      <w:r w:rsidRPr="00621E63">
        <w:rPr>
          <w:noProof w:val="0"/>
        </w:rPr>
        <w:t>minNextPollInterval</w:t>
      </w:r>
      <w:proofErr w:type="spellEnd"/>
      <w:r w:rsidRPr="00621E63">
        <w:rPr>
          <w:noProof w:val="0"/>
        </w:rPr>
        <w:t>=“</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-Message </w:t>
      </w:r>
      <w:proofErr w:type="spellStart"/>
      <w:r w:rsidRPr="00621E63">
        <w:rPr>
          <w:noProof w:val="0"/>
        </w:rPr>
        <w:t>sequenceNo</w:t>
      </w:r>
      <w:proofErr w:type="spellEnd"/>
      <w:r w:rsidRPr="00621E63">
        <w:rPr>
          <w:noProof w:val="0"/>
        </w:rPr>
        <w:t>="</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&gt;</w:t>
      </w:r>
    </w:p>
    <w:p w14:paraId="377F85B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responseToMessageID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4FA97CBC"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34230B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-Alphanumeric&gt;</w:t>
      </w:r>
      <w:r w:rsidRPr="00621E63">
        <w:rPr>
          <w:noProof w:val="0"/>
          <w:color w:val="FF0000"/>
        </w:rPr>
        <w:t>response text</w:t>
      </w:r>
      <w:r w:rsidRPr="00621E63">
        <w:rPr>
          <w:noProof w:val="0"/>
        </w:rPr>
        <w:t>&lt;/</w:t>
      </w:r>
      <w:proofErr w:type="spellStart"/>
      <w:r w:rsidRPr="00621E63">
        <w:rPr>
          <w:noProof w:val="0"/>
        </w:rPr>
        <w:t>wctp</w:t>
      </w:r>
      <w:proofErr w:type="spellEnd"/>
      <w:r w:rsidRPr="00621E63">
        <w:rPr>
          <w:noProof w:val="0"/>
        </w:rPr>
        <w:t>-Alphanumeric&gt;</w:t>
      </w:r>
    </w:p>
    <w:p w14:paraId="3F8FE4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0E50B65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&gt;</w:t>
      </w:r>
    </w:p>
    <w:p w14:paraId="496F3DA8"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-Message&gt;</w:t>
      </w:r>
    </w:p>
    <w:p w14:paraId="4B9D360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&gt;</w:t>
      </w:r>
    </w:p>
    <w:p w14:paraId="692E0514"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4E41396" w14:textId="767AEB4E" w:rsidR="00B11855" w:rsidRPr="00621E63" w:rsidRDefault="00CE1CA8">
      <w:pPr>
        <w:pStyle w:val="Heading3"/>
        <w:numPr>
          <w:ilvl w:val="0"/>
          <w:numId w:val="0"/>
        </w:numPr>
        <w:rPr>
          <w:noProof w:val="0"/>
        </w:rPr>
        <w:pPrChange w:id="3095" w:author="Mary Jungers" w:date="2019-11-13T19:18:00Z">
          <w:pPr>
            <w:pStyle w:val="AppendixHeading3"/>
          </w:pPr>
        </w:pPrChange>
      </w:pPr>
      <w:bookmarkStart w:id="3096" w:name="_Toc497485698"/>
      <w:bookmarkStart w:id="3097" w:name="_Toc497486035"/>
      <w:bookmarkStart w:id="3098" w:name="_Toc497486262"/>
      <w:bookmarkStart w:id="3099" w:name="_Toc497486539"/>
      <w:bookmarkStart w:id="3100" w:name="_Toc497486766"/>
      <w:bookmarkStart w:id="3101" w:name="_Toc497493635"/>
      <w:bookmarkStart w:id="3102" w:name="_Toc401769926"/>
      <w:bookmarkStart w:id="3103" w:name="_Toc24650586"/>
      <w:bookmarkEnd w:id="3096"/>
      <w:bookmarkEnd w:id="3097"/>
      <w:bookmarkEnd w:id="3098"/>
      <w:bookmarkEnd w:id="3099"/>
      <w:bookmarkEnd w:id="3100"/>
      <w:bookmarkEnd w:id="3101"/>
      <w:ins w:id="3104" w:author="Mary Jungers" w:date="2019-11-13T19:18:00Z">
        <w:r w:rsidRPr="00621E63">
          <w:rPr>
            <w:noProof w:val="0"/>
          </w:rPr>
          <w:t xml:space="preserve">K.8.14 </w:t>
        </w:r>
      </w:ins>
      <w:r w:rsidR="003D003E" w:rsidRPr="00621E63">
        <w:rPr>
          <w:noProof w:val="0"/>
        </w:rPr>
        <w:t>IHE PCD-07 asynchronous status update (DELIVERED - delivery confirmation)</w:t>
      </w:r>
      <w:bookmarkEnd w:id="3102"/>
      <w:bookmarkEnd w:id="3103"/>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78671CCD"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respondingToTimestamp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onBehalfOfRecipientID</w:t>
      </w:r>
      <w:proofErr w:type="spellEnd"/>
      <w:r w:rsidRPr="00621E63">
        <w:rPr>
          <w:noProof w:val="0"/>
        </w:rPr>
        <w:t>="</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authorizationCode</w:t>
      </w:r>
      <w:proofErr w:type="spellEnd"/>
      <w:r w:rsidRPr="00621E63">
        <w:rPr>
          <w:noProof w:val="0"/>
        </w:rPr>
        <w:t>="" /&gt;</w:t>
      </w:r>
    </w:p>
    <w:p w14:paraId="7E84E6AA"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4B920ABB"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2A14B8FA"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2BFE931" w14:textId="15C3A8F7" w:rsidR="00B11855" w:rsidRPr="00621E63" w:rsidRDefault="00CE1CA8">
      <w:pPr>
        <w:pStyle w:val="Heading3"/>
        <w:numPr>
          <w:ilvl w:val="0"/>
          <w:numId w:val="0"/>
        </w:numPr>
        <w:rPr>
          <w:noProof w:val="0"/>
        </w:rPr>
        <w:pPrChange w:id="3105" w:author="Mary Jungers" w:date="2019-11-13T19:18:00Z">
          <w:pPr>
            <w:pStyle w:val="AppendixHeading3"/>
          </w:pPr>
        </w:pPrChange>
      </w:pPr>
      <w:bookmarkStart w:id="3106" w:name="_Toc497485700"/>
      <w:bookmarkStart w:id="3107" w:name="_Toc497486037"/>
      <w:bookmarkStart w:id="3108" w:name="_Toc497486264"/>
      <w:bookmarkStart w:id="3109" w:name="_Toc497486541"/>
      <w:bookmarkStart w:id="3110" w:name="_Toc497486768"/>
      <w:bookmarkStart w:id="3111" w:name="_Toc497493637"/>
      <w:bookmarkStart w:id="3112" w:name="_Toc401769927"/>
      <w:bookmarkStart w:id="3113" w:name="_Toc24650587"/>
      <w:bookmarkEnd w:id="3106"/>
      <w:bookmarkEnd w:id="3107"/>
      <w:bookmarkEnd w:id="3108"/>
      <w:bookmarkEnd w:id="3109"/>
      <w:bookmarkEnd w:id="3110"/>
      <w:bookmarkEnd w:id="3111"/>
      <w:ins w:id="3114" w:author="Mary Jungers" w:date="2019-11-13T19:18:00Z">
        <w:r w:rsidRPr="00621E63">
          <w:rPr>
            <w:noProof w:val="0"/>
          </w:rPr>
          <w:t xml:space="preserve">K.8.14 </w:t>
        </w:r>
      </w:ins>
      <w:r w:rsidR="003D003E" w:rsidRPr="00621E63">
        <w:rPr>
          <w:noProof w:val="0"/>
        </w:rPr>
        <w:t>IHE PCD-07 asynchronous status update (READ - read receipt)</w:t>
      </w:r>
      <w:bookmarkEnd w:id="3112"/>
      <w:bookmarkEnd w:id="3113"/>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1ABFDCA6"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respondingToTimestamp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onBehalfOfRecipientID</w:t>
      </w:r>
      <w:proofErr w:type="spellEnd"/>
      <w:r w:rsidRPr="00621E63">
        <w:rPr>
          <w:noProof w:val="0"/>
        </w:rPr>
        <w:t>="</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lastRenderedPageBreak/>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authorizationCode</w:t>
      </w:r>
      <w:proofErr w:type="spellEnd"/>
      <w:r w:rsidRPr="00621E63">
        <w:rPr>
          <w:noProof w:val="0"/>
        </w:rPr>
        <w:t>="" /&gt;</w:t>
      </w:r>
    </w:p>
    <w:p w14:paraId="091E4439"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692C049D"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6EDD27E0"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4F94E4FE" w14:textId="2B55FB14" w:rsidR="00B11855" w:rsidRPr="00621E63" w:rsidRDefault="00CE1CA8">
      <w:pPr>
        <w:pStyle w:val="Heading3"/>
        <w:numPr>
          <w:ilvl w:val="0"/>
          <w:numId w:val="0"/>
        </w:numPr>
        <w:rPr>
          <w:noProof w:val="0"/>
        </w:rPr>
        <w:pPrChange w:id="3115" w:author="Mary Jungers" w:date="2019-11-13T19:18:00Z">
          <w:pPr>
            <w:pStyle w:val="AppendixHeading3"/>
          </w:pPr>
        </w:pPrChange>
      </w:pPr>
      <w:bookmarkStart w:id="3116" w:name="_Toc497485702"/>
      <w:bookmarkStart w:id="3117" w:name="_Toc497486039"/>
      <w:bookmarkStart w:id="3118" w:name="_Toc497486266"/>
      <w:bookmarkStart w:id="3119" w:name="_Toc497486543"/>
      <w:bookmarkStart w:id="3120" w:name="_Toc497486770"/>
      <w:bookmarkStart w:id="3121" w:name="_Toc497493639"/>
      <w:bookmarkStart w:id="3122" w:name="_Toc401769928"/>
      <w:bookmarkStart w:id="3123" w:name="_Toc24650588"/>
      <w:bookmarkEnd w:id="3116"/>
      <w:bookmarkEnd w:id="3117"/>
      <w:bookmarkEnd w:id="3118"/>
      <w:bookmarkEnd w:id="3119"/>
      <w:bookmarkEnd w:id="3120"/>
      <w:bookmarkEnd w:id="3121"/>
      <w:ins w:id="3124" w:author="Mary Jungers" w:date="2019-11-13T19:18:00Z">
        <w:r w:rsidRPr="00621E63">
          <w:rPr>
            <w:noProof w:val="0"/>
          </w:rPr>
          <w:t>K.</w:t>
        </w:r>
      </w:ins>
      <w:ins w:id="3125" w:author="Mary Jungers" w:date="2019-11-13T19:19:00Z">
        <w:r w:rsidRPr="00621E63">
          <w:rPr>
            <w:noProof w:val="0"/>
          </w:rPr>
          <w:t xml:space="preserve">8.15 </w:t>
        </w:r>
      </w:ins>
      <w:r w:rsidR="003D003E" w:rsidRPr="00621E63">
        <w:rPr>
          <w:noProof w:val="0"/>
        </w:rPr>
        <w:t>IHE PCD-07 asynchronous reply message with MCR</w:t>
      </w:r>
      <w:bookmarkEnd w:id="3122"/>
      <w:r w:rsidR="0021200B" w:rsidRPr="00621E63">
        <w:rPr>
          <w:noProof w:val="0"/>
        </w:rPr>
        <w:t xml:space="preserve"> and URI response</w:t>
      </w:r>
      <w:bookmarkEnd w:id="3123"/>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 xml:space="preserve"> </w:t>
      </w:r>
      <w:proofErr w:type="spellStart"/>
      <w:r w:rsidRPr="00621E63">
        <w:rPr>
          <w:noProof w:val="0"/>
        </w:rPr>
        <w:t>MCRMessageReply</w:t>
      </w:r>
      <w:proofErr w:type="spellEnd"/>
      <w:r w:rsidRPr="00621E63">
        <w:rPr>
          <w:noProof w:val="0"/>
        </w:rPr>
        <w:t>="true"&gt;</w:t>
      </w:r>
    </w:p>
    <w:p w14:paraId="28A7806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responseToMessageID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respondingToTimestamp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onBehalfOfRecipientID</w:t>
      </w:r>
      <w:proofErr w:type="spellEnd"/>
      <w:r w:rsidRPr="00621E63">
        <w:rPr>
          <w:noProof w:val="0"/>
        </w:rPr>
        <w:t>="</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miscInfo</w:t>
      </w:r>
      <w:proofErr w:type="spellEnd"/>
      <w:r w:rsidRPr="00621E63">
        <w:rPr>
          <w:noProof w:val="0"/>
        </w:rPr>
        <w:t>="" /&gt;</w:t>
      </w:r>
    </w:p>
    <w:p w14:paraId="28626A8B"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0BC8581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-Alphanumeric </w:t>
      </w:r>
      <w:proofErr w:type="spellStart"/>
      <w:r w:rsidRPr="00621E63">
        <w:rPr>
          <w:noProof w:val="0"/>
        </w:rPr>
        <w:t>actionURIPurpose</w:t>
      </w:r>
      <w:proofErr w:type="spellEnd"/>
      <w:r w:rsidRPr="00621E63">
        <w:rPr>
          <w:noProof w:val="0"/>
        </w:rPr>
        <w:t>=”</w:t>
      </w:r>
      <w:r w:rsidRPr="00621E63">
        <w:rPr>
          <w:noProof w:val="0"/>
          <w:color w:val="FF0000"/>
        </w:rPr>
        <w:t>purpose</w:t>
      </w:r>
      <w:r w:rsidRPr="00621E63">
        <w:rPr>
          <w:noProof w:val="0"/>
        </w:rPr>
        <w:t>”&gt;</w:t>
      </w:r>
      <w:r w:rsidRPr="00621E63">
        <w:rPr>
          <w:noProof w:val="0"/>
          <w:color w:val="FF0000"/>
        </w:rPr>
        <w:t>response text</w:t>
      </w:r>
      <w:r w:rsidRPr="00621E63">
        <w:rPr>
          <w:noProof w:val="0"/>
        </w:rPr>
        <w:t>&lt;/</w:t>
      </w:r>
      <w:proofErr w:type="spellStart"/>
      <w:r w:rsidRPr="00621E63">
        <w:rPr>
          <w:noProof w:val="0"/>
        </w:rPr>
        <w:t>wctp</w:t>
      </w:r>
      <w:proofErr w:type="spellEnd"/>
      <w:r w:rsidRPr="00621E63">
        <w:rPr>
          <w:noProof w:val="0"/>
        </w:rPr>
        <w:t>-Alphanumeric&gt;</w:t>
      </w:r>
    </w:p>
    <w:p w14:paraId="4F7E7160"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40D03DE0"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&gt;</w:t>
      </w:r>
    </w:p>
    <w:p w14:paraId="0FE29797"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20912424" w14:textId="39900128" w:rsidR="005B313C" w:rsidRPr="00621E63" w:rsidRDefault="00CE1CA8">
      <w:pPr>
        <w:pStyle w:val="Heading3"/>
        <w:numPr>
          <w:ilvl w:val="0"/>
          <w:numId w:val="0"/>
        </w:numPr>
        <w:rPr>
          <w:noProof w:val="0"/>
        </w:rPr>
        <w:pPrChange w:id="3126" w:author="Mary Jungers" w:date="2019-11-13T19:19:00Z">
          <w:pPr>
            <w:pStyle w:val="AppendixHeading3"/>
          </w:pPr>
        </w:pPrChange>
      </w:pPr>
      <w:bookmarkStart w:id="3127" w:name="_Toc497485704"/>
      <w:bookmarkStart w:id="3128" w:name="_Toc497486041"/>
      <w:bookmarkStart w:id="3129" w:name="_Toc497486268"/>
      <w:bookmarkStart w:id="3130" w:name="_Toc497486545"/>
      <w:bookmarkStart w:id="3131" w:name="_Toc497486772"/>
      <w:bookmarkStart w:id="3132" w:name="_Toc497493641"/>
      <w:bookmarkStart w:id="3133" w:name="_Toc24650589"/>
      <w:bookmarkEnd w:id="3127"/>
      <w:bookmarkEnd w:id="3128"/>
      <w:bookmarkEnd w:id="3129"/>
      <w:bookmarkEnd w:id="3130"/>
      <w:bookmarkEnd w:id="3131"/>
      <w:bookmarkEnd w:id="3132"/>
      <w:ins w:id="3134" w:author="Mary Jungers" w:date="2019-11-13T19:19:00Z">
        <w:r w:rsidRPr="00621E63">
          <w:rPr>
            <w:noProof w:val="0"/>
          </w:rPr>
          <w:t xml:space="preserve">K.8. 16 </w:t>
        </w:r>
      </w:ins>
      <w:r w:rsidR="005B313C" w:rsidRPr="00621E63">
        <w:rPr>
          <w:noProof w:val="0"/>
        </w:rPr>
        <w:t xml:space="preserve">IHE PCD specific WCTP extensions to PCD-06 </w:t>
      </w:r>
      <w:proofErr w:type="spellStart"/>
      <w:r w:rsidR="005B313C" w:rsidRPr="00621E63">
        <w:rPr>
          <w:noProof w:val="0"/>
        </w:rPr>
        <w:t>wctp-SubmitRequest</w:t>
      </w:r>
      <w:proofErr w:type="spellEnd"/>
      <w:r w:rsidR="005B313C" w:rsidRPr="00621E63">
        <w:rPr>
          <w:noProof w:val="0"/>
        </w:rPr>
        <w:t xml:space="preserve"> for WCM attachments</w:t>
      </w:r>
      <w:bookmarkEnd w:id="3133"/>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w:t>
      </w:r>
      <w:r w:rsidRPr="00621E63">
        <w:lastRenderedPageBreak/>
        <w:t xml:space="preserve">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t>
      </w:r>
      <w:proofErr w:type="spellStart"/>
      <w:r w:rsidRPr="00621E63">
        <w:t>wctp-SubmitRequest</w:t>
      </w:r>
      <w:proofErr w:type="spellEnd"/>
      <w:r w:rsidRPr="00621E63">
        <w:t xml:space="preserve">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 xml:space="preserve">On </w:t>
      </w:r>
      <w:proofErr w:type="spellStart"/>
      <w:r w:rsidRPr="00621E63">
        <w:t>wctp-SubmitRequest</w:t>
      </w:r>
      <w:proofErr w:type="spellEnd"/>
      <w:r w:rsidRPr="00621E63">
        <w:t xml:space="preserve"> messages the WCTP 1.3r1 interface specification supports a choice of one of </w:t>
      </w:r>
      <w:proofErr w:type="spellStart"/>
      <w:r w:rsidRPr="00621E63">
        <w:t>wctp</w:t>
      </w:r>
      <w:proofErr w:type="spellEnd"/>
      <w:r w:rsidRPr="00621E63">
        <w:t xml:space="preserve">-Alphanumeric (simple text with no MCR), </w:t>
      </w:r>
      <w:proofErr w:type="spellStart"/>
      <w:r w:rsidRPr="00621E63">
        <w:t>wctp-TransparentData</w:t>
      </w:r>
      <w:proofErr w:type="spellEnd"/>
      <w:r w:rsidRPr="00621E63">
        <w:t xml:space="preserve"> (binary encoded data), or </w:t>
      </w:r>
      <w:proofErr w:type="spellStart"/>
      <w:r w:rsidRPr="00621E63">
        <w:t>wctp</w:t>
      </w:r>
      <w:proofErr w:type="spellEnd"/>
      <w:r w:rsidRPr="00621E63">
        <w:t>-MCR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t>
      </w:r>
      <w:proofErr w:type="spellStart"/>
      <w:r w:rsidRPr="00621E63">
        <w:t>wctp</w:t>
      </w:r>
      <w:proofErr w:type="spellEnd"/>
      <w:r w:rsidRPr="00621E63">
        <w:t>-MCR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 xml:space="preserve">&lt;wctp-IHEPCD04 </w:t>
      </w:r>
      <w:proofErr w:type="spellStart"/>
      <w:r w:rsidRPr="00621E63">
        <w:t>xmlns</w:t>
      </w:r>
      <w:proofErr w:type="spellEnd"/>
      <w:r w:rsidRPr="00621E63">
        <w:t>=”urn:ihe:pcd:acm:2015"&gt;</w:t>
      </w:r>
    </w:p>
    <w:p w14:paraId="65446092" w14:textId="77777777" w:rsidR="005B313C" w:rsidRPr="000D6ECF" w:rsidRDefault="005B313C" w:rsidP="00CF5627">
      <w:pPr>
        <w:pStyle w:val="BodyText"/>
        <w:rPr>
          <w:lang w:val="de-DE"/>
          <w:rPrChange w:id="3135" w:author="John Rhoads" w:date="2019-11-20T17:56:00Z">
            <w:rPr/>
          </w:rPrChange>
        </w:rPr>
      </w:pPr>
      <w:r w:rsidRPr="00621E63">
        <w:tab/>
      </w:r>
      <w:r w:rsidRPr="00621E63">
        <w:tab/>
      </w:r>
      <w:r w:rsidRPr="000D6ECF">
        <w:rPr>
          <w:lang w:val="de-DE"/>
          <w:rPrChange w:id="3136" w:author="John Rhoads" w:date="2019-11-20T17:56:00Z">
            <w:rPr/>
          </w:rPrChange>
        </w:rPr>
        <w:t>IHE PCD-04 HL7 message</w:t>
      </w:r>
    </w:p>
    <w:p w14:paraId="0B39A200" w14:textId="77777777" w:rsidR="005B313C" w:rsidRPr="000D6ECF" w:rsidRDefault="005B313C" w:rsidP="005B313C">
      <w:pPr>
        <w:pStyle w:val="BodyText"/>
        <w:rPr>
          <w:lang w:val="de-DE"/>
          <w:rPrChange w:id="3137" w:author="John Rhoads" w:date="2019-11-20T17:56:00Z">
            <w:rPr/>
          </w:rPrChange>
        </w:rPr>
      </w:pPr>
      <w:r w:rsidRPr="000D6ECF">
        <w:rPr>
          <w:lang w:val="de-DE"/>
          <w:rPrChange w:id="3138" w:author="John Rhoads" w:date="2019-11-20T17:56:00Z">
            <w:rPr/>
          </w:rPrChange>
        </w:rPr>
        <w:tab/>
        <w:t>&lt;/wctp-IHEPCD04&gt;</w:t>
      </w:r>
    </w:p>
    <w:p w14:paraId="3D088F20" w14:textId="77777777" w:rsidR="005B313C" w:rsidRPr="000D6ECF" w:rsidRDefault="005B313C" w:rsidP="005B313C">
      <w:pPr>
        <w:pStyle w:val="BodyText"/>
        <w:rPr>
          <w:lang w:val="de-DE"/>
          <w:rPrChange w:id="3139" w:author="John Rhoads" w:date="2019-11-20T17:56:00Z">
            <w:rPr/>
          </w:rPrChange>
        </w:rPr>
      </w:pPr>
    </w:p>
    <w:p w14:paraId="0C679027" w14:textId="77777777" w:rsidR="005B313C" w:rsidRPr="000D6ECF" w:rsidRDefault="005B313C" w:rsidP="005B313C">
      <w:pPr>
        <w:pStyle w:val="BodyText"/>
        <w:rPr>
          <w:lang w:val="de-DE"/>
          <w:rPrChange w:id="3140" w:author="John Rhoads" w:date="2019-11-20T17:56:00Z">
            <w:rPr/>
          </w:rPrChange>
        </w:rPr>
      </w:pPr>
      <w:r w:rsidRPr="000D6ECF">
        <w:rPr>
          <w:lang w:val="de-DE"/>
          <w:rPrChange w:id="3141" w:author="John Rhoads" w:date="2019-11-20T17:56:00Z">
            <w:rPr/>
          </w:rPrChange>
        </w:rPr>
        <w:tab/>
        <w:t>&lt;wctp-IHEPCDWCMImages&gt;</w:t>
      </w:r>
    </w:p>
    <w:p w14:paraId="7C11CD41" w14:textId="77777777" w:rsidR="005B313C" w:rsidRPr="000D6ECF" w:rsidRDefault="005B313C" w:rsidP="005B313C">
      <w:pPr>
        <w:pStyle w:val="BodyText"/>
        <w:rPr>
          <w:lang w:val="de-DE"/>
          <w:rPrChange w:id="3142" w:author="John Rhoads" w:date="2019-11-20T17:56:00Z">
            <w:rPr/>
          </w:rPrChange>
        </w:rPr>
      </w:pPr>
      <w:r w:rsidRPr="000D6ECF">
        <w:rPr>
          <w:lang w:val="de-DE"/>
          <w:rPrChange w:id="3143" w:author="John Rhoads" w:date="2019-11-20T17:56:00Z">
            <w:rPr/>
          </w:rPrChange>
        </w:rPr>
        <w:tab/>
      </w:r>
      <w:r w:rsidRPr="000D6ECF">
        <w:rPr>
          <w:lang w:val="de-DE"/>
          <w:rPrChange w:id="3144" w:author="John Rhoads" w:date="2019-11-20T17:56:00Z">
            <w:rPr/>
          </w:rPrChange>
        </w:rPr>
        <w:tab/>
        <w:t>&lt;wctp-IHEWCMImage Format=”graphics format” Encoding=”base64”&gt;</w:t>
      </w:r>
    </w:p>
    <w:p w14:paraId="51FC3371" w14:textId="77777777" w:rsidR="005B313C" w:rsidRPr="000D6ECF" w:rsidRDefault="005B313C" w:rsidP="005B313C">
      <w:pPr>
        <w:pStyle w:val="BodyText"/>
        <w:rPr>
          <w:lang w:val="de-DE"/>
          <w:rPrChange w:id="3145" w:author="John Rhoads" w:date="2019-11-20T17:56:00Z">
            <w:rPr/>
          </w:rPrChange>
        </w:rPr>
      </w:pPr>
      <w:r w:rsidRPr="000D6ECF">
        <w:rPr>
          <w:lang w:val="de-DE"/>
          <w:rPrChange w:id="3146" w:author="John Rhoads" w:date="2019-11-20T17:56:00Z">
            <w:rPr/>
          </w:rPrChange>
        </w:rPr>
        <w:tab/>
      </w:r>
      <w:r w:rsidRPr="000D6ECF">
        <w:rPr>
          <w:lang w:val="de-DE"/>
          <w:rPrChange w:id="3147" w:author="John Rhoads" w:date="2019-11-20T17:56:00Z">
            <w:rPr/>
          </w:rPrChange>
        </w:rPr>
        <w:tab/>
      </w:r>
      <w:r w:rsidRPr="000D6ECF">
        <w:rPr>
          <w:lang w:val="de-DE"/>
          <w:rPrChange w:id="3148" w:author="John Rhoads" w:date="2019-11-20T17:56:00Z">
            <w:rPr/>
          </w:rPrChange>
        </w:rPr>
        <w:tab/>
        <w:t>graphical image</w:t>
      </w:r>
    </w:p>
    <w:p w14:paraId="534E6791" w14:textId="77777777" w:rsidR="005B313C" w:rsidRPr="000D6ECF" w:rsidRDefault="005B313C" w:rsidP="00CF5627">
      <w:pPr>
        <w:pStyle w:val="BodyText"/>
        <w:rPr>
          <w:lang w:val="de-DE"/>
          <w:rPrChange w:id="3149" w:author="John Rhoads" w:date="2019-11-20T17:56:00Z">
            <w:rPr/>
          </w:rPrChange>
        </w:rPr>
      </w:pPr>
      <w:r w:rsidRPr="000D6ECF">
        <w:rPr>
          <w:lang w:val="de-DE"/>
          <w:rPrChange w:id="3150" w:author="John Rhoads" w:date="2019-11-20T17:56:00Z">
            <w:rPr/>
          </w:rPrChange>
        </w:rPr>
        <w:tab/>
      </w:r>
      <w:r w:rsidRPr="000D6ECF">
        <w:rPr>
          <w:lang w:val="de-DE"/>
          <w:rPrChange w:id="3151" w:author="John Rhoads" w:date="2019-11-20T17:56:00Z">
            <w:rPr/>
          </w:rPrChange>
        </w:rPr>
        <w:tab/>
        <w:t>&lt;/wctp-IHEWCMImage&gt;</w:t>
      </w:r>
    </w:p>
    <w:p w14:paraId="01E806A3" w14:textId="77777777" w:rsidR="005B313C" w:rsidRPr="000D6ECF" w:rsidRDefault="005B313C" w:rsidP="005B313C">
      <w:pPr>
        <w:pStyle w:val="BodyText"/>
        <w:rPr>
          <w:lang w:val="de-DE"/>
          <w:rPrChange w:id="3152" w:author="John Rhoads" w:date="2019-11-20T17:56:00Z">
            <w:rPr/>
          </w:rPrChange>
        </w:rPr>
      </w:pPr>
      <w:r w:rsidRPr="000D6ECF">
        <w:rPr>
          <w:lang w:val="de-DE"/>
          <w:rPrChange w:id="3153" w:author="John Rhoads" w:date="2019-11-20T17:56:00Z">
            <w:rPr/>
          </w:rPrChange>
        </w:rPr>
        <w:tab/>
        <w:t>&lt;/wctp-IHEPCDWCMImages &gt;</w:t>
      </w:r>
    </w:p>
    <w:p w14:paraId="3D535057" w14:textId="77777777" w:rsidR="005B313C" w:rsidRPr="000D6ECF" w:rsidRDefault="005B313C" w:rsidP="005B313C">
      <w:pPr>
        <w:pStyle w:val="BodyText"/>
        <w:rPr>
          <w:lang w:val="de-DE"/>
          <w:rPrChange w:id="3154" w:author="John Rhoads" w:date="2019-11-20T17:56:00Z">
            <w:rPr/>
          </w:rPrChang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t>
      </w:r>
      <w:proofErr w:type="spellStart"/>
      <w:r w:rsidRPr="00621E63">
        <w:t>wctp-IHEWCMImage</w:t>
      </w:r>
      <w:proofErr w:type="spellEnd"/>
      <w:r w:rsidRPr="00621E63">
        <w:t xml:space="preserv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lastRenderedPageBreak/>
        <w:t xml:space="preserve">If the ACM </w:t>
      </w:r>
      <w:r w:rsidR="00916BBE" w:rsidRPr="00621E63">
        <w:t>Alert Communicator</w:t>
      </w:r>
      <w:r w:rsidRPr="00621E63">
        <w:t xml:space="preserve"> does not respond to the </w:t>
      </w:r>
      <w:proofErr w:type="spellStart"/>
      <w:r w:rsidRPr="00621E63">
        <w:t>wctp-VersionQuery</w:t>
      </w:r>
      <w:proofErr w:type="spellEnd"/>
      <w:r w:rsidRPr="00621E63">
        <w:t xml:space="preserve">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pPr>
        <w:pStyle w:val="Heading3"/>
        <w:numPr>
          <w:ilvl w:val="0"/>
          <w:numId w:val="0"/>
        </w:numPr>
        <w:rPr>
          <w:noProof w:val="0"/>
        </w:rPr>
        <w:pPrChange w:id="3155" w:author="Mary Jungers" w:date="2019-11-13T19:19:00Z">
          <w:pPr>
            <w:pStyle w:val="AppendixHeading3"/>
          </w:pPr>
        </w:pPrChange>
      </w:pPr>
      <w:bookmarkStart w:id="3156" w:name="_Toc24650590"/>
      <w:ins w:id="3157" w:author="Mary Jungers" w:date="2019-11-13T19:19:00Z">
        <w:r w:rsidRPr="00621E63">
          <w:rPr>
            <w:noProof w:val="0"/>
          </w:rPr>
          <w:t xml:space="preserve">K.8.17 </w:t>
        </w:r>
      </w:ins>
      <w:r w:rsidR="00E64CD9" w:rsidRPr="00621E63">
        <w:rPr>
          <w:noProof w:val="0"/>
        </w:rPr>
        <w:t xml:space="preserve">IHE PCD specific WCTP extensions to </w:t>
      </w:r>
      <w:proofErr w:type="spellStart"/>
      <w:r w:rsidR="00E64CD9" w:rsidRPr="00621E63">
        <w:rPr>
          <w:noProof w:val="0"/>
        </w:rPr>
        <w:t>wctp-SubmitRequest</w:t>
      </w:r>
      <w:proofErr w:type="spellEnd"/>
      <w:r w:rsidR="00E64CD9" w:rsidRPr="00621E63">
        <w:rPr>
          <w:noProof w:val="0"/>
        </w:rPr>
        <w:t xml:space="preserve"> for alert information</w:t>
      </w:r>
      <w:bookmarkEnd w:id="3156"/>
    </w:p>
    <w:p w14:paraId="418EB48C" w14:textId="77777777" w:rsidR="00E64CD9" w:rsidRPr="00621E63" w:rsidRDefault="00E64CD9" w:rsidP="00E64CD9">
      <w:pPr>
        <w:pStyle w:val="BodyText"/>
      </w:pPr>
      <w:r w:rsidRPr="00621E63">
        <w:t xml:space="preserve">The following ACM Profile proprietary extensions to the </w:t>
      </w:r>
      <w:proofErr w:type="spellStart"/>
      <w:r w:rsidRPr="00621E63">
        <w:t>wctp-SubmitRequest</w:t>
      </w:r>
      <w:proofErr w:type="spellEnd"/>
      <w:r w:rsidRPr="00621E63">
        <w:t xml:space="preserve">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 xml:space="preserve">This version shall presume at a minimum WCTP version 1.3r1 capabilities, with primary emphasis on the ability of the WCTP server (ACM AC) to support paired MCR if sent in a </w:t>
      </w:r>
      <w:proofErr w:type="spellStart"/>
      <w:r w:rsidRPr="00621E63">
        <w:t>wctp-SubmitRequest</w:t>
      </w:r>
      <w:proofErr w:type="spellEnd"/>
      <w:r w:rsidRPr="00621E63">
        <w:t xml:space="preserve">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 xml:space="preserve">On </w:t>
      </w:r>
      <w:proofErr w:type="spellStart"/>
      <w:r w:rsidRPr="00621E63">
        <w:t>wctp-SubmitRequest</w:t>
      </w:r>
      <w:proofErr w:type="spellEnd"/>
      <w:r w:rsidRPr="00621E63">
        <w:t xml:space="preserve"> messages the WCTP 1.3r1 interface specification supports a choice of one of </w:t>
      </w:r>
      <w:proofErr w:type="spellStart"/>
      <w:r w:rsidRPr="00621E63">
        <w:t>wctp</w:t>
      </w:r>
      <w:proofErr w:type="spellEnd"/>
      <w:r w:rsidRPr="00621E63">
        <w:t xml:space="preserve">-Alphanumeric (simple text with no MCR), </w:t>
      </w:r>
      <w:proofErr w:type="spellStart"/>
      <w:r w:rsidRPr="00621E63">
        <w:t>wctp-TransparentData</w:t>
      </w:r>
      <w:proofErr w:type="spellEnd"/>
      <w:r w:rsidRPr="00621E63">
        <w:t xml:space="preserve"> (binary encoded data), or </w:t>
      </w:r>
      <w:proofErr w:type="spellStart"/>
      <w:r w:rsidRPr="00621E63">
        <w:t>wctp</w:t>
      </w:r>
      <w:proofErr w:type="spellEnd"/>
      <w:r w:rsidRPr="00621E63">
        <w:t>-MCR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t>
      </w:r>
      <w:proofErr w:type="spellStart"/>
      <w:r w:rsidRPr="00621E63">
        <w:t>wctp</w:t>
      </w:r>
      <w:proofErr w:type="spellEnd"/>
      <w:r w:rsidRPr="00621E63">
        <w:t>-MCR element tree has been selected as the extension point for additional XML elements.</w:t>
      </w:r>
    </w:p>
    <w:p w14:paraId="57968D1B" w14:textId="77777777" w:rsidR="00E64CD9" w:rsidRPr="00621E63" w:rsidRDefault="00E64CD9" w:rsidP="00E64CD9">
      <w:pPr>
        <w:pStyle w:val="BodyText"/>
      </w:pPr>
      <w:r w:rsidRPr="00621E63">
        <w:t>&lt;</w:t>
      </w:r>
      <w:proofErr w:type="spellStart"/>
      <w:r w:rsidRPr="00621E63">
        <w:t>wctp</w:t>
      </w:r>
      <w:proofErr w:type="spellEnd"/>
      <w:r w:rsidRPr="00621E63">
        <w:t>-IHEPCDACM&gt;</w:t>
      </w:r>
    </w:p>
    <w:p w14:paraId="45B02072" w14:textId="77777777" w:rsidR="00E64CD9" w:rsidRPr="00621E63" w:rsidRDefault="00E64CD9" w:rsidP="00E64CD9">
      <w:pPr>
        <w:pStyle w:val="BodyText"/>
      </w:pPr>
      <w:r w:rsidRPr="00621E63">
        <w:t>&lt;</w:t>
      </w:r>
      <w:proofErr w:type="spellStart"/>
      <w:r w:rsidRPr="00621E63">
        <w:t>wctp-IHEPCDACMParticipants</w:t>
      </w:r>
      <w:proofErr w:type="spellEnd"/>
      <w:r w:rsidRPr="00621E63">
        <w:t>&gt;</w:t>
      </w:r>
    </w:p>
    <w:p w14:paraId="10D994E0" w14:textId="77777777" w:rsidR="00E64CD9" w:rsidRPr="00621E63" w:rsidRDefault="00E64CD9" w:rsidP="00E64CD9">
      <w:pPr>
        <w:pStyle w:val="BodyText"/>
      </w:pPr>
      <w:r w:rsidRPr="00621E63">
        <w:tab/>
        <w:t>&lt;</w:t>
      </w:r>
      <w:proofErr w:type="spellStart"/>
      <w:r w:rsidRPr="00621E63">
        <w:t>wctp-IHEPCDACMParticipant</w:t>
      </w:r>
      <w:proofErr w:type="spellEnd"/>
    </w:p>
    <w:p w14:paraId="06311897" w14:textId="77777777" w:rsidR="00E64CD9" w:rsidRPr="000D6ECF" w:rsidRDefault="00E64CD9" w:rsidP="00E64CD9">
      <w:pPr>
        <w:pStyle w:val="BodyText"/>
        <w:rPr>
          <w:lang w:val="fr-FR"/>
          <w:rPrChange w:id="3158" w:author="John Rhoads" w:date="2019-11-20T17:56:00Z">
            <w:rPr/>
          </w:rPrChange>
        </w:rPr>
      </w:pPr>
      <w:proofErr w:type="spellStart"/>
      <w:r w:rsidRPr="000D6ECF">
        <w:rPr>
          <w:lang w:val="fr-FR"/>
          <w:rPrChange w:id="3159" w:author="John Rhoads" w:date="2019-11-20T17:56:00Z">
            <w:rPr/>
          </w:rPrChange>
        </w:rPr>
        <w:t>participantID</w:t>
      </w:r>
      <w:proofErr w:type="spellEnd"/>
      <w:r w:rsidRPr="000D6ECF">
        <w:rPr>
          <w:lang w:val="fr-FR"/>
          <w:rPrChange w:id="3160" w:author="John Rhoads" w:date="2019-11-20T17:56:00Z">
            <w:rPr/>
          </w:rPrChange>
        </w:rPr>
        <w:t>=“</w:t>
      </w:r>
      <w:proofErr w:type="spellStart"/>
      <w:r w:rsidRPr="000D6ECF">
        <w:rPr>
          <w:lang w:val="fr-FR"/>
          <w:rPrChange w:id="3161" w:author="John Rhoads" w:date="2019-11-20T17:56:00Z">
            <w:rPr/>
          </w:rPrChange>
        </w:rPr>
        <w:t>participantID</w:t>
      </w:r>
      <w:proofErr w:type="spellEnd"/>
      <w:r w:rsidRPr="000D6ECF">
        <w:rPr>
          <w:lang w:val="fr-FR"/>
          <w:rPrChange w:id="3162" w:author="John Rhoads" w:date="2019-11-20T17:56:00Z">
            <w:rPr/>
          </w:rPrChange>
        </w:rPr>
        <w:t>”</w:t>
      </w:r>
    </w:p>
    <w:p w14:paraId="248909B6" w14:textId="77777777" w:rsidR="00E64CD9" w:rsidRPr="000D6ECF" w:rsidRDefault="00E64CD9" w:rsidP="00E64CD9">
      <w:pPr>
        <w:pStyle w:val="BodyText"/>
        <w:rPr>
          <w:lang w:val="fr-FR"/>
          <w:rPrChange w:id="3163" w:author="John Rhoads" w:date="2019-11-20T17:56:00Z">
            <w:rPr/>
          </w:rPrChange>
        </w:rPr>
      </w:pPr>
      <w:proofErr w:type="spellStart"/>
      <w:r w:rsidRPr="000D6ECF">
        <w:rPr>
          <w:lang w:val="fr-FR"/>
          <w:rPrChange w:id="3164" w:author="John Rhoads" w:date="2019-11-20T17:56:00Z">
            <w:rPr/>
          </w:rPrChange>
        </w:rPr>
        <w:t>name</w:t>
      </w:r>
      <w:proofErr w:type="spellEnd"/>
      <w:r w:rsidRPr="000D6ECF">
        <w:rPr>
          <w:lang w:val="fr-FR"/>
          <w:rPrChange w:id="3165" w:author="John Rhoads" w:date="2019-11-20T17:56:00Z">
            <w:rPr/>
          </w:rPrChange>
        </w:rPr>
        <w:t>=“</w:t>
      </w:r>
      <w:proofErr w:type="spellStart"/>
      <w:r w:rsidRPr="000D6ECF">
        <w:rPr>
          <w:lang w:val="fr-FR"/>
          <w:rPrChange w:id="3166" w:author="John Rhoads" w:date="2019-11-20T17:56:00Z">
            <w:rPr/>
          </w:rPrChange>
        </w:rPr>
        <w:t>participantName</w:t>
      </w:r>
      <w:proofErr w:type="spellEnd"/>
      <w:r w:rsidRPr="000D6ECF">
        <w:rPr>
          <w:lang w:val="fr-FR"/>
          <w:rPrChange w:id="3167" w:author="John Rhoads" w:date="2019-11-20T17:56:00Z">
            <w:rPr/>
          </w:rPrChange>
        </w:rPr>
        <w:t>”</w:t>
      </w:r>
    </w:p>
    <w:p w14:paraId="38464F14" w14:textId="77777777" w:rsidR="00E64CD9" w:rsidRPr="000D6ECF" w:rsidRDefault="00E64CD9" w:rsidP="00E64CD9">
      <w:pPr>
        <w:pStyle w:val="BodyText"/>
        <w:rPr>
          <w:lang w:val="fr-FR"/>
          <w:rPrChange w:id="3168" w:author="John Rhoads" w:date="2019-11-20T17:56:00Z">
            <w:rPr/>
          </w:rPrChange>
        </w:rPr>
      </w:pPr>
      <w:r w:rsidRPr="000D6ECF">
        <w:rPr>
          <w:lang w:val="fr-FR"/>
          <w:rPrChange w:id="3169" w:author="John Rhoads" w:date="2019-11-20T17:56:00Z">
            <w:rPr/>
          </w:rPrChange>
        </w:rPr>
        <w:t>classification=“</w:t>
      </w:r>
      <w:proofErr w:type="spellStart"/>
      <w:r w:rsidRPr="000D6ECF">
        <w:rPr>
          <w:lang w:val="fr-FR"/>
          <w:rPrChange w:id="3170" w:author="John Rhoads" w:date="2019-11-20T17:56:00Z">
            <w:rPr/>
          </w:rPrChange>
        </w:rPr>
        <w:t>participantClassification</w:t>
      </w:r>
      <w:proofErr w:type="spellEnd"/>
      <w:r w:rsidRPr="000D6ECF">
        <w:rPr>
          <w:lang w:val="fr-FR"/>
          <w:rPrChange w:id="3171" w:author="John Rhoads" w:date="2019-11-20T17:56:00Z">
            <w:rPr/>
          </w:rPrChange>
        </w:rPr>
        <w:t>” /&gt;</w:t>
      </w:r>
    </w:p>
    <w:p w14:paraId="7C54826F" w14:textId="77777777" w:rsidR="00E64CD9" w:rsidRPr="000D6ECF" w:rsidRDefault="00E64CD9" w:rsidP="00E64CD9">
      <w:pPr>
        <w:pStyle w:val="BodyText"/>
        <w:rPr>
          <w:lang w:val="fr-FR"/>
          <w:rPrChange w:id="3172" w:author="John Rhoads" w:date="2019-11-20T17:56:00Z">
            <w:rPr/>
          </w:rPrChange>
        </w:rPr>
      </w:pPr>
      <w:r w:rsidRPr="000D6ECF">
        <w:rPr>
          <w:lang w:val="fr-FR"/>
          <w:rPrChange w:id="3173" w:author="John Rhoads" w:date="2019-11-20T17:56:00Z">
            <w:rPr/>
          </w:rPrChange>
        </w:rPr>
        <w:t>&lt;/</w:t>
      </w:r>
      <w:proofErr w:type="spellStart"/>
      <w:r w:rsidRPr="000D6ECF">
        <w:rPr>
          <w:lang w:val="fr-FR"/>
          <w:rPrChange w:id="3174" w:author="John Rhoads" w:date="2019-11-20T17:56:00Z">
            <w:rPr/>
          </w:rPrChange>
        </w:rPr>
        <w:t>wctp-IHEPCDACMParticipants</w:t>
      </w:r>
      <w:proofErr w:type="spellEnd"/>
      <w:r w:rsidRPr="000D6ECF">
        <w:rPr>
          <w:lang w:val="fr-FR"/>
          <w:rPrChange w:id="3175" w:author="John Rhoads" w:date="2019-11-20T17:56:00Z">
            <w:rPr/>
          </w:rPrChange>
        </w:rPr>
        <w:t>&gt;</w:t>
      </w:r>
    </w:p>
    <w:p w14:paraId="511CEA2A" w14:textId="77777777" w:rsidR="00E64CD9" w:rsidRPr="000D6ECF" w:rsidRDefault="00E64CD9" w:rsidP="00E64CD9">
      <w:pPr>
        <w:pStyle w:val="BodyText"/>
        <w:rPr>
          <w:lang w:val="fr-FR"/>
          <w:rPrChange w:id="3176" w:author="John Rhoads" w:date="2019-11-20T17:56:00Z">
            <w:rPr/>
          </w:rPrChange>
        </w:rPr>
      </w:pPr>
      <w:r w:rsidRPr="000D6ECF">
        <w:rPr>
          <w:lang w:val="fr-FR"/>
          <w:rPrChange w:id="3177" w:author="John Rhoads" w:date="2019-11-20T17:56:00Z">
            <w:rPr/>
          </w:rPrChange>
        </w:rPr>
        <w:t>&lt;</w:t>
      </w:r>
      <w:proofErr w:type="spellStart"/>
      <w:r w:rsidRPr="000D6ECF">
        <w:rPr>
          <w:lang w:val="fr-FR"/>
          <w:rPrChange w:id="3178" w:author="John Rhoads" w:date="2019-11-20T17:56:00Z">
            <w:rPr/>
          </w:rPrChange>
        </w:rPr>
        <w:t>wctp-IHEPCDACMLocations</w:t>
      </w:r>
      <w:proofErr w:type="spellEnd"/>
      <w:r w:rsidRPr="000D6ECF">
        <w:rPr>
          <w:lang w:val="fr-FR"/>
          <w:rPrChange w:id="3179" w:author="John Rhoads" w:date="2019-11-20T17:56:00Z">
            <w:rPr/>
          </w:rPrChange>
        </w:rPr>
        <w:t>&gt;</w:t>
      </w:r>
    </w:p>
    <w:p w14:paraId="5D502140" w14:textId="77777777" w:rsidR="00E64CD9" w:rsidRPr="000D6ECF" w:rsidRDefault="00E64CD9" w:rsidP="00E64CD9">
      <w:pPr>
        <w:pStyle w:val="BodyText"/>
        <w:rPr>
          <w:lang w:val="fr-FR"/>
          <w:rPrChange w:id="3180" w:author="John Rhoads" w:date="2019-11-20T17:56:00Z">
            <w:rPr/>
          </w:rPrChange>
        </w:rPr>
      </w:pPr>
      <w:r w:rsidRPr="000D6ECF">
        <w:rPr>
          <w:lang w:val="fr-FR"/>
          <w:rPrChange w:id="3181" w:author="John Rhoads" w:date="2019-11-20T17:56:00Z">
            <w:rPr/>
          </w:rPrChange>
        </w:rPr>
        <w:tab/>
        <w:t>&lt;</w:t>
      </w:r>
      <w:proofErr w:type="spellStart"/>
      <w:r w:rsidRPr="000D6ECF">
        <w:rPr>
          <w:lang w:val="fr-FR"/>
          <w:rPrChange w:id="3182" w:author="John Rhoads" w:date="2019-11-20T17:56:00Z">
            <w:rPr/>
          </w:rPrChange>
        </w:rPr>
        <w:t>wctp-IHEPCDACMLocation</w:t>
      </w:r>
      <w:proofErr w:type="spellEnd"/>
    </w:p>
    <w:p w14:paraId="661885D7" w14:textId="77777777" w:rsidR="00E64CD9" w:rsidRPr="000D6ECF" w:rsidRDefault="00E64CD9" w:rsidP="00E64CD9">
      <w:pPr>
        <w:pStyle w:val="BodyText"/>
        <w:rPr>
          <w:lang w:val="fr-FR"/>
          <w:rPrChange w:id="3183" w:author="John Rhoads" w:date="2019-11-20T17:56:00Z">
            <w:rPr/>
          </w:rPrChange>
        </w:rPr>
      </w:pPr>
      <w:r w:rsidRPr="000D6ECF">
        <w:rPr>
          <w:lang w:val="fr-FR"/>
          <w:rPrChange w:id="3184" w:author="John Rhoads" w:date="2019-11-20T17:56:00Z">
            <w:rPr/>
          </w:rPrChange>
        </w:rPr>
        <w:lastRenderedPageBreak/>
        <w:tab/>
      </w:r>
      <w:r w:rsidRPr="000D6ECF">
        <w:rPr>
          <w:lang w:val="fr-FR"/>
          <w:rPrChange w:id="3185" w:author="John Rhoads" w:date="2019-11-20T17:56:00Z">
            <w:rPr/>
          </w:rPrChange>
        </w:rPr>
        <w:tab/>
        <w:t>identifier=“identifier”</w:t>
      </w:r>
    </w:p>
    <w:p w14:paraId="55D37108" w14:textId="77777777" w:rsidR="00E64CD9" w:rsidRPr="000D6ECF" w:rsidRDefault="00E64CD9" w:rsidP="00E64CD9">
      <w:pPr>
        <w:pStyle w:val="BodyText"/>
        <w:rPr>
          <w:lang w:val="fr-FR"/>
          <w:rPrChange w:id="3186" w:author="John Rhoads" w:date="2019-11-20T17:56:00Z">
            <w:rPr/>
          </w:rPrChange>
        </w:rPr>
      </w:pPr>
      <w:r w:rsidRPr="000D6ECF">
        <w:rPr>
          <w:lang w:val="fr-FR"/>
          <w:rPrChange w:id="3187" w:author="John Rhoads" w:date="2019-11-20T17:56:00Z">
            <w:rPr/>
          </w:rPrChange>
        </w:rPr>
        <w:tab/>
      </w:r>
      <w:r w:rsidRPr="000D6ECF">
        <w:rPr>
          <w:lang w:val="fr-FR"/>
          <w:rPrChange w:id="3188" w:author="John Rhoads" w:date="2019-11-20T17:56:00Z">
            <w:rPr/>
          </w:rPrChange>
        </w:rPr>
        <w:tab/>
        <w:t>description=“description”</w:t>
      </w:r>
    </w:p>
    <w:p w14:paraId="2BA41746" w14:textId="77777777" w:rsidR="00E64CD9" w:rsidRPr="000D6ECF" w:rsidRDefault="00E64CD9" w:rsidP="00E64CD9">
      <w:pPr>
        <w:pStyle w:val="BodyText"/>
        <w:rPr>
          <w:lang w:val="fr-FR"/>
          <w:rPrChange w:id="3189" w:author="John Rhoads" w:date="2019-11-20T17:56:00Z">
            <w:rPr/>
          </w:rPrChange>
        </w:rPr>
      </w:pPr>
      <w:r w:rsidRPr="000D6ECF">
        <w:rPr>
          <w:lang w:val="fr-FR"/>
          <w:rPrChange w:id="3190" w:author="John Rhoads" w:date="2019-11-20T17:56:00Z">
            <w:rPr/>
          </w:rPrChange>
        </w:rPr>
        <w:tab/>
      </w:r>
      <w:r w:rsidRPr="000D6ECF">
        <w:rPr>
          <w:lang w:val="fr-FR"/>
          <w:rPrChange w:id="3191" w:author="John Rhoads" w:date="2019-11-20T17:56:00Z">
            <w:rPr/>
          </w:rPrChange>
        </w:rPr>
        <w:tab/>
        <w:t>type=“type”</w:t>
      </w:r>
    </w:p>
    <w:p w14:paraId="511DAA53" w14:textId="77777777" w:rsidR="00E64CD9" w:rsidRPr="00621E63" w:rsidRDefault="00E64CD9" w:rsidP="00E64CD9">
      <w:pPr>
        <w:pStyle w:val="BodyText"/>
      </w:pPr>
      <w:r w:rsidRPr="000D6ECF">
        <w:rPr>
          <w:lang w:val="fr-FR"/>
          <w:rPrChange w:id="3192" w:author="John Rhoads" w:date="2019-11-20T17:56:00Z">
            <w:rPr/>
          </w:rPrChange>
        </w:rPr>
        <w:tab/>
      </w:r>
      <w:r w:rsidRPr="000D6ECF">
        <w:rPr>
          <w:lang w:val="fr-FR"/>
          <w:rPrChange w:id="3193" w:author="John Rhoads" w:date="2019-11-20T17:56:00Z">
            <w:rPr/>
          </w:rPrChange>
        </w:rPr>
        <w:tab/>
      </w:r>
      <w:proofErr w:type="spellStart"/>
      <w:r w:rsidRPr="00621E63">
        <w:t>physicalType</w:t>
      </w:r>
      <w:proofErr w:type="spellEnd"/>
      <w:r w:rsidRPr="00621E63">
        <w:t>=“</w:t>
      </w:r>
      <w:proofErr w:type="spellStart"/>
      <w:r w:rsidRPr="00621E63">
        <w:t>physicalType</w:t>
      </w:r>
      <w:proofErr w:type="spellEnd"/>
      <w:r w:rsidRPr="00621E63">
        <w:t>” /&gt;</w:t>
      </w:r>
    </w:p>
    <w:p w14:paraId="7A1C2072" w14:textId="77777777" w:rsidR="00E64CD9" w:rsidRPr="00621E63" w:rsidRDefault="00E64CD9" w:rsidP="00E64CD9">
      <w:pPr>
        <w:pStyle w:val="BodyText"/>
      </w:pPr>
      <w:r w:rsidRPr="00621E63">
        <w:t>&lt;/</w:t>
      </w:r>
      <w:proofErr w:type="spellStart"/>
      <w:r w:rsidRPr="00621E63">
        <w:t>wctp-IHEPCDACMLocations</w:t>
      </w:r>
      <w:proofErr w:type="spellEnd"/>
      <w:r w:rsidRPr="00621E63">
        <w:t>&gt;</w:t>
      </w:r>
    </w:p>
    <w:p w14:paraId="24159DA4" w14:textId="77777777" w:rsidR="00E64CD9" w:rsidRPr="00621E63" w:rsidRDefault="00E64CD9" w:rsidP="00E64CD9">
      <w:pPr>
        <w:pStyle w:val="BodyText"/>
      </w:pPr>
      <w:r w:rsidRPr="00621E63">
        <w:t>&lt;</w:t>
      </w:r>
      <w:proofErr w:type="spellStart"/>
      <w:r w:rsidRPr="00621E63">
        <w:t>wctp-IHEPCDACMResponder</w:t>
      </w:r>
      <w:proofErr w:type="spellEnd"/>
    </w:p>
    <w:p w14:paraId="6C4D6987" w14:textId="77777777" w:rsidR="00E64CD9" w:rsidRPr="00621E63" w:rsidRDefault="00E64CD9" w:rsidP="00E64CD9">
      <w:pPr>
        <w:pStyle w:val="BodyText"/>
      </w:pPr>
      <w:r w:rsidRPr="00621E63">
        <w:tab/>
      </w:r>
      <w:proofErr w:type="spellStart"/>
      <w:r w:rsidRPr="00621E63">
        <w:t>responderID</w:t>
      </w:r>
      <w:proofErr w:type="spellEnd"/>
      <w:r w:rsidRPr="00621E63">
        <w:t>=“</w:t>
      </w:r>
      <w:proofErr w:type="spellStart"/>
      <w:r w:rsidRPr="00621E63">
        <w:t>responderID</w:t>
      </w:r>
      <w:proofErr w:type="spellEnd"/>
      <w:r w:rsidRPr="00621E63">
        <w:t>” /&gt;</w:t>
      </w:r>
    </w:p>
    <w:p w14:paraId="70D64EC9" w14:textId="77777777" w:rsidR="00E64CD9" w:rsidRPr="00621E63" w:rsidRDefault="00E64CD9" w:rsidP="00E64CD9">
      <w:pPr>
        <w:pStyle w:val="BodyText"/>
      </w:pPr>
      <w:r w:rsidRPr="00621E63">
        <w:t>&lt;</w:t>
      </w:r>
      <w:proofErr w:type="spellStart"/>
      <w:r w:rsidRPr="00621E63">
        <w:t>wctp-IHEPCDACMObservation</w:t>
      </w:r>
      <w:proofErr w:type="spellEnd"/>
    </w:p>
    <w:p w14:paraId="689960B0" w14:textId="77777777" w:rsidR="00E64CD9" w:rsidRPr="00621E63" w:rsidRDefault="00E64CD9" w:rsidP="00E64CD9">
      <w:pPr>
        <w:pStyle w:val="BodyText"/>
      </w:pPr>
      <w:r w:rsidRPr="00621E63">
        <w:tab/>
      </w:r>
      <w:proofErr w:type="spellStart"/>
      <w:r w:rsidRPr="00621E63">
        <w:t>alertTimestamp</w:t>
      </w:r>
      <w:proofErr w:type="spellEnd"/>
      <w:r w:rsidRPr="00621E63">
        <w:t>=“</w:t>
      </w:r>
      <w:proofErr w:type="spellStart"/>
      <w:r w:rsidRPr="00621E63">
        <w:t>alertTimestamp</w:t>
      </w:r>
      <w:proofErr w:type="spellEnd"/>
      <w:r w:rsidRPr="00621E63">
        <w:t>”</w:t>
      </w:r>
    </w:p>
    <w:p w14:paraId="5F1F40E3" w14:textId="77777777" w:rsidR="00E64CD9" w:rsidRPr="00621E63" w:rsidRDefault="00E64CD9" w:rsidP="00E64CD9">
      <w:pPr>
        <w:pStyle w:val="BodyText"/>
      </w:pPr>
      <w:r w:rsidRPr="00621E63">
        <w:tab/>
      </w:r>
      <w:proofErr w:type="spellStart"/>
      <w:r w:rsidRPr="00621E63">
        <w:t>fillerOrderNumber</w:t>
      </w:r>
      <w:proofErr w:type="spellEnd"/>
      <w:r w:rsidRPr="00621E63">
        <w:t>=“</w:t>
      </w:r>
      <w:proofErr w:type="spellStart"/>
      <w:r w:rsidRPr="00621E63">
        <w:t>fillerOrderNumber</w:t>
      </w:r>
      <w:proofErr w:type="spellEnd"/>
      <w:r w:rsidRPr="00621E63">
        <w:t>”</w:t>
      </w:r>
    </w:p>
    <w:p w14:paraId="4D093575" w14:textId="77777777" w:rsidR="00E64CD9" w:rsidRPr="00621E63" w:rsidRDefault="00E64CD9" w:rsidP="00E64CD9">
      <w:pPr>
        <w:pStyle w:val="BodyText"/>
      </w:pPr>
      <w:r w:rsidRPr="00621E63">
        <w:tab/>
      </w:r>
      <w:proofErr w:type="spellStart"/>
      <w:r w:rsidRPr="00621E63">
        <w:t>parentFillerOrderNumber</w:t>
      </w:r>
      <w:proofErr w:type="spellEnd"/>
      <w:r w:rsidRPr="00621E63">
        <w:t>=“</w:t>
      </w:r>
      <w:proofErr w:type="spellStart"/>
      <w:r w:rsidRPr="00621E63">
        <w:t>parentFillerOrderNumber</w:t>
      </w:r>
      <w:proofErr w:type="spellEnd"/>
      <w:r w:rsidRPr="00621E63">
        <w:t>”</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proofErr w:type="spellStart"/>
      <w:r w:rsidRPr="00621E63">
        <w:t>referenceRange</w:t>
      </w:r>
      <w:proofErr w:type="spellEnd"/>
      <w:r w:rsidRPr="00621E63">
        <w:t>=“</w:t>
      </w:r>
      <w:proofErr w:type="spellStart"/>
      <w:r w:rsidRPr="00621E63">
        <w:t>referenceRange</w:t>
      </w:r>
      <w:proofErr w:type="spellEnd"/>
      <w:r w:rsidRPr="00621E63">
        <w:t>”</w:t>
      </w:r>
    </w:p>
    <w:p w14:paraId="70DB6365" w14:textId="77777777" w:rsidR="00E64CD9" w:rsidRPr="00621E63" w:rsidRDefault="00E64CD9" w:rsidP="00E64CD9">
      <w:pPr>
        <w:pStyle w:val="BodyText"/>
      </w:pPr>
      <w:proofErr w:type="spellStart"/>
      <w:r w:rsidRPr="00621E63">
        <w:t>abnormalityType</w:t>
      </w:r>
      <w:proofErr w:type="spellEnd"/>
      <w:r w:rsidRPr="00621E63">
        <w:t>=“</w:t>
      </w:r>
      <w:proofErr w:type="spellStart"/>
      <w:r w:rsidRPr="00621E63">
        <w:t>abnormalityType</w:t>
      </w:r>
      <w:proofErr w:type="spellEnd"/>
      <w:r w:rsidRPr="00621E63">
        <w:t>”</w:t>
      </w:r>
    </w:p>
    <w:p w14:paraId="2B810D4F" w14:textId="77777777" w:rsidR="00E64CD9" w:rsidRPr="00621E63" w:rsidRDefault="00E64CD9" w:rsidP="00E64CD9">
      <w:pPr>
        <w:pStyle w:val="BodyText"/>
      </w:pPr>
      <w:proofErr w:type="spellStart"/>
      <w:r w:rsidRPr="00621E63">
        <w:t>eventIdentification</w:t>
      </w:r>
      <w:proofErr w:type="spellEnd"/>
      <w:r w:rsidRPr="00621E63">
        <w:t>=“</w:t>
      </w:r>
      <w:proofErr w:type="spellStart"/>
      <w:r w:rsidRPr="00621E63">
        <w:t>eventIdentification</w:t>
      </w:r>
      <w:proofErr w:type="spellEnd"/>
      <w:r w:rsidRPr="00621E63">
        <w:t>”</w:t>
      </w:r>
    </w:p>
    <w:p w14:paraId="10E84DAB" w14:textId="77777777" w:rsidR="00E64CD9" w:rsidRPr="00621E63" w:rsidRDefault="00E64CD9" w:rsidP="00E64CD9">
      <w:pPr>
        <w:pStyle w:val="BodyText"/>
      </w:pPr>
      <w:proofErr w:type="spellStart"/>
      <w:r w:rsidRPr="00621E63">
        <w:t>sourceIdentification</w:t>
      </w:r>
      <w:proofErr w:type="spellEnd"/>
      <w:r w:rsidRPr="00621E63">
        <w:t>=“</w:t>
      </w:r>
      <w:proofErr w:type="spellStart"/>
      <w:r w:rsidRPr="00621E63">
        <w:t>sourceIdentification</w:t>
      </w:r>
      <w:proofErr w:type="spellEnd"/>
      <w:r w:rsidRPr="00621E63">
        <w:t>”</w:t>
      </w:r>
    </w:p>
    <w:p w14:paraId="3AF854EA" w14:textId="77777777" w:rsidR="00E64CD9" w:rsidRPr="00621E63" w:rsidRDefault="00E64CD9" w:rsidP="00E64CD9">
      <w:pPr>
        <w:pStyle w:val="BodyText"/>
      </w:pPr>
      <w:proofErr w:type="spellStart"/>
      <w:r w:rsidRPr="00621E63">
        <w:t>eventPhase</w:t>
      </w:r>
      <w:proofErr w:type="spellEnd"/>
      <w:r w:rsidRPr="00621E63">
        <w:t>=“</w:t>
      </w:r>
      <w:proofErr w:type="spellStart"/>
      <w:r w:rsidRPr="00621E63">
        <w:t>eventPhase</w:t>
      </w:r>
      <w:proofErr w:type="spellEnd"/>
      <w:r w:rsidRPr="00621E63">
        <w:t>”</w:t>
      </w:r>
    </w:p>
    <w:p w14:paraId="63DE6CE6" w14:textId="77777777" w:rsidR="00E64CD9" w:rsidRPr="00621E63" w:rsidRDefault="00E64CD9" w:rsidP="00E64CD9">
      <w:pPr>
        <w:pStyle w:val="BodyText"/>
      </w:pPr>
      <w:proofErr w:type="spellStart"/>
      <w:r w:rsidRPr="00621E63">
        <w:t>alertState</w:t>
      </w:r>
      <w:proofErr w:type="spellEnd"/>
      <w:r w:rsidRPr="00621E63">
        <w:t>=“</w:t>
      </w:r>
      <w:proofErr w:type="spellStart"/>
      <w:r w:rsidRPr="00621E63">
        <w:t>alertState</w:t>
      </w:r>
      <w:proofErr w:type="spellEnd"/>
      <w:r w:rsidRPr="00621E63">
        <w:t>”</w:t>
      </w:r>
    </w:p>
    <w:p w14:paraId="67048FDD" w14:textId="77777777" w:rsidR="00E64CD9" w:rsidRPr="00621E63" w:rsidRDefault="00E64CD9" w:rsidP="00E64CD9">
      <w:pPr>
        <w:pStyle w:val="BodyText"/>
      </w:pPr>
      <w:proofErr w:type="spellStart"/>
      <w:r w:rsidRPr="00621E63">
        <w:t>inactivationState</w:t>
      </w:r>
      <w:proofErr w:type="spellEnd"/>
      <w:r w:rsidRPr="00621E63">
        <w:t>=“</w:t>
      </w:r>
      <w:proofErr w:type="spellStart"/>
      <w:r w:rsidRPr="00621E63">
        <w:t>inactivationState</w:t>
      </w:r>
      <w:proofErr w:type="spellEnd"/>
      <w:r w:rsidRPr="00621E63">
        <w:t>”</w:t>
      </w:r>
    </w:p>
    <w:p w14:paraId="35100919" w14:textId="77777777" w:rsidR="00E64CD9" w:rsidRPr="00621E63" w:rsidRDefault="00E64CD9" w:rsidP="00E64CD9">
      <w:pPr>
        <w:pStyle w:val="BodyText"/>
      </w:pPr>
      <w:proofErr w:type="spellStart"/>
      <w:r w:rsidRPr="00621E63">
        <w:t>alarmPriority</w:t>
      </w:r>
      <w:proofErr w:type="spellEnd"/>
      <w:r w:rsidRPr="00621E63">
        <w:t>=“</w:t>
      </w:r>
      <w:proofErr w:type="spellStart"/>
      <w:r w:rsidRPr="00621E63">
        <w:t>alarmPriority</w:t>
      </w:r>
      <w:proofErr w:type="spellEnd"/>
      <w:r w:rsidRPr="00621E63">
        <w:t>”</w:t>
      </w:r>
    </w:p>
    <w:p w14:paraId="4339C891" w14:textId="77777777" w:rsidR="00E64CD9" w:rsidRPr="00621E63" w:rsidRDefault="00E64CD9" w:rsidP="00E64CD9">
      <w:pPr>
        <w:pStyle w:val="BodyText"/>
      </w:pPr>
      <w:proofErr w:type="spellStart"/>
      <w:r w:rsidRPr="00621E63">
        <w:t>alertType</w:t>
      </w:r>
      <w:proofErr w:type="spellEnd"/>
      <w:r w:rsidRPr="00621E63">
        <w:t>=“</w:t>
      </w:r>
      <w:proofErr w:type="spellStart"/>
      <w:r w:rsidRPr="00621E63">
        <w:t>alertType</w:t>
      </w:r>
      <w:proofErr w:type="spellEnd"/>
      <w:r w:rsidRPr="00621E63">
        <w:t>” /&gt;</w:t>
      </w:r>
    </w:p>
    <w:p w14:paraId="2D05CD7B" w14:textId="46269D45" w:rsidR="00812AEC" w:rsidRPr="00621E63" w:rsidRDefault="00812AEC" w:rsidP="00E64CD9">
      <w:pPr>
        <w:pStyle w:val="BodyText"/>
      </w:pPr>
      <w:r w:rsidRPr="00621E63">
        <w:t>&lt;</w:t>
      </w:r>
      <w:proofErr w:type="spellStart"/>
      <w:r w:rsidRPr="00621E63">
        <w:t>wctp-IHEPCDACMPresentation</w:t>
      </w:r>
      <w:proofErr w:type="spellEnd"/>
      <w:r w:rsidRPr="00621E63">
        <w:t xml:space="preserve"> </w:t>
      </w:r>
      <w:proofErr w:type="spellStart"/>
      <w:r w:rsidRPr="00621E63">
        <w:t>presentationID</w:t>
      </w:r>
      <w:proofErr w:type="spellEnd"/>
      <w:r w:rsidRPr="00621E63">
        <w:t>=“</w:t>
      </w:r>
      <w:proofErr w:type="spellStart"/>
      <w:r w:rsidRPr="00621E63">
        <w:t>presentationID</w:t>
      </w:r>
      <w:proofErr w:type="spellEnd"/>
      <w:r w:rsidRPr="00621E63">
        <w:t>” /&gt;</w:t>
      </w:r>
    </w:p>
    <w:p w14:paraId="1AD03D44" w14:textId="77777777" w:rsidR="00E64CD9" w:rsidRPr="00621E63" w:rsidRDefault="00E64CD9" w:rsidP="00E64CD9">
      <w:pPr>
        <w:pStyle w:val="BodyText"/>
      </w:pPr>
      <w:r w:rsidRPr="00621E63">
        <w:t>&lt;/</w:t>
      </w:r>
      <w:proofErr w:type="spellStart"/>
      <w:r w:rsidRPr="00621E63">
        <w:t>wctp</w:t>
      </w:r>
      <w:proofErr w:type="spellEnd"/>
      <w:r w:rsidRPr="00621E63">
        <w:t>-IHEPCDACM&gt;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lastRenderedPageBreak/>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 xml:space="preserve">If the ACM AC does not respond to the </w:t>
      </w:r>
      <w:proofErr w:type="spellStart"/>
      <w:r w:rsidRPr="00621E63">
        <w:t>wctp-VersionQuery</w:t>
      </w:r>
      <w:proofErr w:type="spellEnd"/>
      <w:r w:rsidRPr="00621E63">
        <w:t xml:space="preserve"> with the supportive DTD response indicating value then the AM shall not send these extensions to the AC.</w:t>
      </w:r>
    </w:p>
    <w:p w14:paraId="603D8CDB" w14:textId="0D96B8BA" w:rsidR="00E64CD9" w:rsidRPr="00621E63" w:rsidRDefault="00CE1CA8">
      <w:pPr>
        <w:pStyle w:val="Heading3"/>
        <w:numPr>
          <w:ilvl w:val="0"/>
          <w:numId w:val="0"/>
        </w:numPr>
        <w:rPr>
          <w:noProof w:val="0"/>
        </w:rPr>
        <w:pPrChange w:id="3194" w:author="Mary Jungers" w:date="2019-11-13T19:19:00Z">
          <w:pPr>
            <w:pStyle w:val="AppendixHeading3"/>
          </w:pPr>
        </w:pPrChange>
      </w:pPr>
      <w:bookmarkStart w:id="3195" w:name="_Toc24650591"/>
      <w:ins w:id="3196" w:author="Mary Jungers" w:date="2019-11-13T19:19:00Z">
        <w:r w:rsidRPr="00621E63">
          <w:rPr>
            <w:noProof w:val="0"/>
          </w:rPr>
          <w:t xml:space="preserve">K.8.18 </w:t>
        </w:r>
      </w:ins>
      <w:r w:rsidR="00E64CD9" w:rsidRPr="00621E63">
        <w:rPr>
          <w:noProof w:val="0"/>
        </w:rPr>
        <w:t>IHE PCD specific WCTP extensions to PCD-07 transactions for alerts</w:t>
      </w:r>
      <w:bookmarkEnd w:id="3195"/>
    </w:p>
    <w:p w14:paraId="5018D0D8" w14:textId="77777777" w:rsidR="00E64CD9" w:rsidRPr="00621E63" w:rsidRDefault="00E64CD9" w:rsidP="00E64CD9">
      <w:pPr>
        <w:pStyle w:val="BodyText"/>
      </w:pPr>
      <w:r w:rsidRPr="00621E63">
        <w:t xml:space="preserve">The following ACM Profile proprietary extensions to </w:t>
      </w:r>
      <w:proofErr w:type="spellStart"/>
      <w:r w:rsidRPr="00621E63">
        <w:t>wctp-StatusInfo</w:t>
      </w:r>
      <w:proofErr w:type="spellEnd"/>
      <w:r w:rsidRPr="00621E63">
        <w:t xml:space="preserve"> and </w:t>
      </w:r>
      <w:proofErr w:type="spellStart"/>
      <w:r w:rsidRPr="00621E63">
        <w:t>wctp-MessageReply</w:t>
      </w:r>
      <w:proofErr w:type="spellEnd"/>
      <w:r w:rsidRPr="00621E63">
        <w:t xml:space="preserve">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 xml:space="preserve">The </w:t>
      </w:r>
      <w:proofErr w:type="spellStart"/>
      <w:r w:rsidRPr="00621E63">
        <w:t>wctp-StatusInfo</w:t>
      </w:r>
      <w:proofErr w:type="spellEnd"/>
      <w:r w:rsidRPr="00621E63">
        <w:t xml:space="preserve"> and </w:t>
      </w:r>
      <w:proofErr w:type="spellStart"/>
      <w:r w:rsidRPr="00621E63">
        <w:t>wctp-MessageReply</w:t>
      </w:r>
      <w:proofErr w:type="spellEnd"/>
      <w:r w:rsidRPr="00621E63">
        <w:t xml:space="preserve"> element trees have been selected as the extension point for additional XML elements.</w:t>
      </w:r>
    </w:p>
    <w:p w14:paraId="4E801E07" w14:textId="77777777" w:rsidR="00E64CD9" w:rsidRPr="00621E63" w:rsidRDefault="00E64CD9" w:rsidP="00E64CD9">
      <w:pPr>
        <w:pStyle w:val="BodyText"/>
      </w:pPr>
      <w:r w:rsidRPr="00621E63">
        <w:tab/>
        <w:t>&lt;</w:t>
      </w:r>
      <w:proofErr w:type="spellStart"/>
      <w:r w:rsidRPr="00621E63">
        <w:t>wctp</w:t>
      </w:r>
      <w:proofErr w:type="spellEnd"/>
      <w:r w:rsidRPr="00621E63">
        <w:t>-IHEPCDACM&gt;</w:t>
      </w:r>
    </w:p>
    <w:p w14:paraId="240CD646" w14:textId="77777777" w:rsidR="00E64CD9" w:rsidRPr="00621E63" w:rsidRDefault="00E64CD9" w:rsidP="00E64CD9">
      <w:pPr>
        <w:pStyle w:val="BodyText"/>
      </w:pPr>
      <w:r w:rsidRPr="00621E63">
        <w:tab/>
      </w:r>
      <w:r w:rsidRPr="00621E63">
        <w:tab/>
        <w:t>&lt;</w:t>
      </w:r>
      <w:proofErr w:type="spellStart"/>
      <w:r w:rsidRPr="00621E63">
        <w:t>wctp-IHEPCDACMResponder</w:t>
      </w:r>
      <w:proofErr w:type="spellEnd"/>
    </w:p>
    <w:p w14:paraId="1B850C34" w14:textId="77777777" w:rsidR="00E64CD9" w:rsidRPr="00621E63" w:rsidRDefault="00E64CD9" w:rsidP="00E64CD9">
      <w:pPr>
        <w:pStyle w:val="BodyText"/>
      </w:pPr>
      <w:proofErr w:type="spellStart"/>
      <w:r w:rsidRPr="00621E63">
        <w:t>onBehalfOfResponderID</w:t>
      </w:r>
      <w:proofErr w:type="spellEnd"/>
      <w:r w:rsidRPr="00621E63">
        <w:t>=“</w:t>
      </w:r>
      <w:proofErr w:type="spellStart"/>
      <w:r w:rsidRPr="00621E63">
        <w:t>responderID</w:t>
      </w:r>
      <w:proofErr w:type="spellEnd"/>
      <w:r w:rsidRPr="00621E63">
        <w:t>” /&gt;</w:t>
      </w:r>
    </w:p>
    <w:p w14:paraId="5A31F963" w14:textId="77777777" w:rsidR="00E64CD9" w:rsidRPr="00621E63" w:rsidRDefault="00E64CD9" w:rsidP="00E64CD9">
      <w:pPr>
        <w:pStyle w:val="BodyText"/>
      </w:pPr>
      <w:r w:rsidRPr="00621E63">
        <w:tab/>
        <w:t>&lt;/</w:t>
      </w:r>
      <w:proofErr w:type="spellStart"/>
      <w:r w:rsidRPr="00621E63">
        <w:t>wctp</w:t>
      </w:r>
      <w:proofErr w:type="spellEnd"/>
      <w:r w:rsidRPr="00621E63">
        <w:t>-IHEPCDACM&gt;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 xml:space="preserve">If the ACM AC does not respond to the </w:t>
      </w:r>
      <w:proofErr w:type="spellStart"/>
      <w:r w:rsidRPr="00621E63">
        <w:t>wctp-VersionQuery</w:t>
      </w:r>
      <w:proofErr w:type="spellEnd"/>
      <w:r w:rsidRPr="00621E63">
        <w:t xml:space="preserve"> with the supportive DTD response indicating value then the AC shall not send these extensions to the AM.</w:t>
      </w:r>
    </w:p>
    <w:p w14:paraId="678AE22E" w14:textId="0D67AD2B" w:rsidR="00166EF7" w:rsidRPr="00621E63" w:rsidRDefault="00CE1CA8">
      <w:pPr>
        <w:pStyle w:val="Heading3"/>
        <w:numPr>
          <w:ilvl w:val="0"/>
          <w:numId w:val="0"/>
        </w:numPr>
        <w:rPr>
          <w:noProof w:val="0"/>
        </w:rPr>
        <w:pPrChange w:id="3197" w:author="Mary Jungers" w:date="2019-11-13T19:19:00Z">
          <w:pPr>
            <w:pStyle w:val="AppendixHeading3"/>
          </w:pPr>
        </w:pPrChange>
      </w:pPr>
      <w:bookmarkStart w:id="3198" w:name="_Toc24650592"/>
      <w:ins w:id="3199" w:author="Mary Jungers" w:date="2019-11-13T19:19:00Z">
        <w:r w:rsidRPr="00621E63">
          <w:rPr>
            <w:noProof w:val="0"/>
          </w:rPr>
          <w:lastRenderedPageBreak/>
          <w:t xml:space="preserve">K.8.19 </w:t>
        </w:r>
      </w:ins>
      <w:r w:rsidR="00166EF7" w:rsidRPr="00621E63">
        <w:rPr>
          <w:noProof w:val="0"/>
        </w:rPr>
        <w:t xml:space="preserve">IHE PCD-06 </w:t>
      </w:r>
      <w:proofErr w:type="spellStart"/>
      <w:r w:rsidR="00166EF7" w:rsidRPr="00621E63">
        <w:rPr>
          <w:noProof w:val="0"/>
        </w:rPr>
        <w:t>wctp-</w:t>
      </w:r>
      <w:r w:rsidR="00AC7B6C" w:rsidRPr="00621E63">
        <w:rPr>
          <w:noProof w:val="0"/>
        </w:rPr>
        <w:t>IHEPCDSubmitRequestUpdate</w:t>
      </w:r>
      <w:bookmarkEnd w:id="3198"/>
      <w:proofErr w:type="spellEnd"/>
    </w:p>
    <w:p w14:paraId="585962A5" w14:textId="77777777" w:rsidR="00AC7B6C" w:rsidRPr="00621E63" w:rsidRDefault="00AC7B6C" w:rsidP="00AC7B6C">
      <w:pPr>
        <w:pStyle w:val="BodyText"/>
      </w:pPr>
      <w:r w:rsidRPr="00621E63">
        <w:t xml:space="preserve">The following ACM Profile proprietary message type, </w:t>
      </w:r>
      <w:proofErr w:type="spellStart"/>
      <w:r w:rsidRPr="00621E63">
        <w:t>wctp-IHEPCDSubmitRequestUpdate</w:t>
      </w:r>
      <w:proofErr w:type="spellEnd"/>
      <w:r w:rsidRPr="00621E63">
        <w:t xml:space="preserve">, is used by the ACM AM to update prior PCD-06 </w:t>
      </w:r>
      <w:proofErr w:type="spellStart"/>
      <w:r w:rsidRPr="00621E63">
        <w:t>wctp-SubmitRequest</w:t>
      </w:r>
      <w:proofErr w:type="spellEnd"/>
      <w:r w:rsidRPr="00621E63">
        <w:t xml:space="preserve"> messages on the ACM AC.</w:t>
      </w:r>
    </w:p>
    <w:p w14:paraId="782A4382" w14:textId="7B0BC2E5" w:rsidR="00AC7B6C" w:rsidRPr="00621E63" w:rsidRDefault="00AC7B6C" w:rsidP="00AC7B6C">
      <w:pPr>
        <w:pStyle w:val="BodyText"/>
      </w:pPr>
      <w:r w:rsidRPr="00621E63">
        <w:t xml:space="preserve">The WCTP 1.3r1 interface specification that is the basis for ACM AM – AC communication does not support the ability for an AM to send the AC updates to previous </w:t>
      </w:r>
      <w:proofErr w:type="spellStart"/>
      <w:r w:rsidRPr="00621E63">
        <w:t>wctp-SubmitRequest</w:t>
      </w:r>
      <w:proofErr w:type="spellEnd"/>
      <w:r w:rsidRPr="00621E63">
        <w:t xml:space="preserve">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t>
      </w:r>
      <w:proofErr w:type="spellStart"/>
      <w:r w:rsidRPr="00621E63">
        <w:t>wctp-SubmitRequest</w:t>
      </w:r>
      <w:proofErr w:type="spellEnd"/>
      <w:r w:rsidRPr="00621E63">
        <w:t xml:space="preserve">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 xml:space="preserve">This update functionality will be encapsulated in a new element under </w:t>
      </w:r>
      <w:proofErr w:type="spellStart"/>
      <w:r w:rsidRPr="00621E63">
        <w:t>wctp</w:t>
      </w:r>
      <w:proofErr w:type="spellEnd"/>
      <w:r w:rsidRPr="00621E63">
        <w:t>-Operation.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 xml:space="preserve">&lt;!DOCTYPE </w:t>
      </w:r>
      <w:proofErr w:type="spellStart"/>
      <w:r w:rsidRPr="00621E63">
        <w:t>wctp</w:t>
      </w:r>
      <w:proofErr w:type="spellEnd"/>
      <w:r w:rsidRPr="00621E63">
        <w:t>-Operation SYSTEM “WCTP DTD”&gt;</w:t>
      </w:r>
    </w:p>
    <w:p w14:paraId="7FCF021A" w14:textId="77777777" w:rsidR="00AC7B6C" w:rsidRPr="00621E63" w:rsidRDefault="00AC7B6C" w:rsidP="00AC7B6C">
      <w:pPr>
        <w:pStyle w:val="BodyText"/>
      </w:pPr>
      <w:r w:rsidRPr="00621E63">
        <w:tab/>
        <w:t>&lt;</w:t>
      </w:r>
      <w:proofErr w:type="spellStart"/>
      <w:r w:rsidRPr="00621E63">
        <w:t>wctp</w:t>
      </w:r>
      <w:proofErr w:type="spellEnd"/>
      <w:r w:rsidRPr="00621E63">
        <w:t xml:space="preserve">-Operation </w:t>
      </w:r>
      <w:proofErr w:type="spellStart"/>
      <w:r w:rsidRPr="00621E63">
        <w:t>wctpVersion</w:t>
      </w:r>
      <w:proofErr w:type="spellEnd"/>
      <w:r w:rsidRPr="00621E63">
        <w:t>=“WCTP version”&gt;</w:t>
      </w:r>
    </w:p>
    <w:p w14:paraId="43908D71" w14:textId="77777777" w:rsidR="00AC7B6C" w:rsidRPr="00621E63" w:rsidRDefault="00AC7B6C" w:rsidP="00AC7B6C">
      <w:pPr>
        <w:pStyle w:val="BodyText"/>
      </w:pPr>
      <w:r w:rsidRPr="00621E63">
        <w:tab/>
      </w:r>
      <w:r w:rsidRPr="00621E63">
        <w:tab/>
        <w:t>&lt;</w:t>
      </w:r>
      <w:proofErr w:type="spellStart"/>
      <w:r w:rsidRPr="00621E63">
        <w:t>wctp-IHEPCDSubmitRequestUpdate</w:t>
      </w:r>
      <w:proofErr w:type="spellEnd"/>
      <w:r w:rsidRPr="00621E63">
        <w:t>&gt;</w:t>
      </w:r>
    </w:p>
    <w:p w14:paraId="1B8EF468" w14:textId="77777777" w:rsidR="00AC7B6C" w:rsidRPr="00621E63" w:rsidRDefault="00AC7B6C" w:rsidP="00AC7B6C">
      <w:pPr>
        <w:pStyle w:val="BodyText"/>
      </w:pPr>
      <w:r w:rsidRPr="00621E63">
        <w:tab/>
      </w:r>
      <w:r w:rsidRPr="00621E63">
        <w:tab/>
      </w:r>
      <w:r w:rsidRPr="00621E63">
        <w:tab/>
        <w:t>&lt;</w:t>
      </w:r>
      <w:proofErr w:type="spellStart"/>
      <w:r w:rsidRPr="00621E63">
        <w:t>wctp-SubmitHeader</w:t>
      </w:r>
      <w:proofErr w:type="spellEnd"/>
      <w:r w:rsidRPr="00621E63">
        <w:t xml:space="preserve"> </w:t>
      </w:r>
      <w:proofErr w:type="spellStart"/>
      <w:r w:rsidRPr="00621E63">
        <w:t>submitTimestamp</w:t>
      </w:r>
      <w:proofErr w:type="spellEnd"/>
      <w:r w:rsidRPr="00621E63">
        <w:t>=“timestamp”&gt;</w:t>
      </w:r>
    </w:p>
    <w:p w14:paraId="5642F0C7" w14:textId="77777777" w:rsidR="00AC7B6C" w:rsidRPr="00621E63" w:rsidRDefault="00AC7B6C" w:rsidP="00AC7B6C">
      <w:pPr>
        <w:pStyle w:val="BodyText"/>
      </w:pPr>
      <w:r w:rsidRPr="00621E63">
        <w:tab/>
      </w:r>
      <w:r w:rsidRPr="00621E63">
        <w:tab/>
      </w:r>
      <w:r w:rsidRPr="00621E63">
        <w:tab/>
      </w:r>
      <w:r w:rsidRPr="00621E63">
        <w:tab/>
        <w:t>&lt;</w:t>
      </w:r>
      <w:proofErr w:type="spellStart"/>
      <w:r w:rsidRPr="00621E63">
        <w:t>wctp</w:t>
      </w:r>
      <w:proofErr w:type="spellEnd"/>
      <w:r w:rsidRPr="00621E63">
        <w:t>-Originator</w:t>
      </w:r>
    </w:p>
    <w:p w14:paraId="611BE892" w14:textId="77777777" w:rsidR="00AC7B6C" w:rsidRPr="00621E63" w:rsidRDefault="00AC7B6C" w:rsidP="00AC7B6C">
      <w:pPr>
        <w:pStyle w:val="BodyText"/>
      </w:pPr>
      <w:proofErr w:type="spellStart"/>
      <w:r w:rsidRPr="00621E63">
        <w:t>senderID</w:t>
      </w:r>
      <w:proofErr w:type="spellEnd"/>
      <w:r w:rsidRPr="00621E63">
        <w:t>=“sender ID”</w:t>
      </w:r>
    </w:p>
    <w:p w14:paraId="06B6008F" w14:textId="77777777" w:rsidR="00AC7B6C" w:rsidRPr="00621E63" w:rsidRDefault="00AC7B6C" w:rsidP="00AC7B6C">
      <w:pPr>
        <w:pStyle w:val="BodyText"/>
      </w:pPr>
      <w:proofErr w:type="spellStart"/>
      <w:r w:rsidRPr="00621E63">
        <w:t>securityCode</w:t>
      </w:r>
      <w:proofErr w:type="spellEnd"/>
      <w:r w:rsidRPr="00621E63">
        <w:t>=“security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t>
      </w:r>
      <w:proofErr w:type="spellStart"/>
      <w:r w:rsidRPr="00621E63">
        <w:t>wctp-MessageControl</w:t>
      </w:r>
      <w:proofErr w:type="spellEnd"/>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messageID</w:t>
      </w:r>
      <w:proofErr w:type="spellEnd"/>
      <w:r w:rsidRPr="00621E63">
        <w:t>=“message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transactionID</w:t>
      </w:r>
      <w:proofErr w:type="spellEnd"/>
      <w:r w:rsidRPr="00621E63">
        <w:t>=“transaction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allowResponse</w:t>
      </w:r>
      <w:proofErr w:type="spellEnd"/>
      <w:r w:rsidRPr="00621E63">
        <w:t>=“true”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deliveryPriority</w:t>
      </w:r>
      <w:proofErr w:type="spellEnd"/>
      <w:r w:rsidRPr="00621E63">
        <w:t>=“priority”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notifyWhenDelivered</w:t>
      </w:r>
      <w:proofErr w:type="spellEnd"/>
      <w:r w:rsidRPr="00621E63">
        <w:t>=“false”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notifyWhenRead</w:t>
      </w:r>
      <w:proofErr w:type="spellEnd"/>
      <w:r w:rsidRPr="00621E63">
        <w:t>=“false”/&gt;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t>
      </w:r>
      <w:proofErr w:type="spellStart"/>
      <w:r w:rsidRPr="00621E63">
        <w:t>wctp</w:t>
      </w:r>
      <w:proofErr w:type="spellEnd"/>
      <w:r w:rsidRPr="00621E63">
        <w:t xml:space="preserve">-Recipient </w:t>
      </w:r>
      <w:proofErr w:type="spellStart"/>
      <w:r w:rsidRPr="00621E63">
        <w:t>recipientID</w:t>
      </w:r>
      <w:proofErr w:type="spellEnd"/>
      <w:r w:rsidRPr="00621E63">
        <w:t>=“recipient PIN”/&gt;</w:t>
      </w:r>
    </w:p>
    <w:p w14:paraId="3609FC3F" w14:textId="77777777" w:rsidR="00AC7B6C" w:rsidRPr="00621E63" w:rsidRDefault="00AC7B6C" w:rsidP="00AC7B6C">
      <w:pPr>
        <w:pStyle w:val="BodyText"/>
      </w:pPr>
      <w:r w:rsidRPr="00621E63">
        <w:t>&lt;/</w:t>
      </w:r>
      <w:proofErr w:type="spellStart"/>
      <w:r w:rsidRPr="00621E63">
        <w:t>wctp-SubmitHeader</w:t>
      </w:r>
      <w:proofErr w:type="spellEnd"/>
      <w:r w:rsidRPr="00621E63">
        <w:t>&gt;</w:t>
      </w:r>
    </w:p>
    <w:p w14:paraId="381ED4B4" w14:textId="77777777" w:rsidR="00AC7B6C" w:rsidRPr="00621E63" w:rsidRDefault="00AC7B6C" w:rsidP="00AC7B6C">
      <w:pPr>
        <w:pStyle w:val="BodyText"/>
      </w:pPr>
      <w:r w:rsidRPr="00621E63">
        <w:t>&lt;</w:t>
      </w:r>
      <w:proofErr w:type="spellStart"/>
      <w:r w:rsidRPr="00621E63">
        <w:t>wctp</w:t>
      </w:r>
      <w:proofErr w:type="spellEnd"/>
      <w:r w:rsidRPr="00621E63">
        <w:t>-Payload&gt;</w:t>
      </w:r>
    </w:p>
    <w:p w14:paraId="11D2D2BD" w14:textId="77777777" w:rsidR="00AC7B6C" w:rsidRPr="00621E63" w:rsidRDefault="00AC7B6C" w:rsidP="00AC7B6C">
      <w:pPr>
        <w:pStyle w:val="BodyText"/>
      </w:pPr>
      <w:r w:rsidRPr="00621E63">
        <w:tab/>
        <w:t>&lt;</w:t>
      </w:r>
      <w:proofErr w:type="spellStart"/>
      <w:r w:rsidRPr="00621E63">
        <w:t>wctp-IHEPCDUpdate</w:t>
      </w:r>
      <w:proofErr w:type="spellEnd"/>
      <w:r w:rsidRPr="00621E63">
        <w:t>&gt;</w:t>
      </w:r>
    </w:p>
    <w:p w14:paraId="5FEB4BDD" w14:textId="77777777" w:rsidR="00AC7B6C" w:rsidRPr="00621E63" w:rsidRDefault="00AC7B6C" w:rsidP="00AC7B6C">
      <w:pPr>
        <w:pStyle w:val="BodyText"/>
      </w:pPr>
      <w:r w:rsidRPr="00621E63">
        <w:lastRenderedPageBreak/>
        <w:tab/>
      </w:r>
      <w:r w:rsidRPr="00621E63">
        <w:tab/>
        <w:t>&lt;</w:t>
      </w:r>
      <w:proofErr w:type="spellStart"/>
      <w:r w:rsidRPr="00621E63">
        <w:t>wctp-IHEPCDMessageToUpdate</w:t>
      </w:r>
      <w:proofErr w:type="spellEnd"/>
    </w:p>
    <w:p w14:paraId="60CA47C2" w14:textId="77777777" w:rsidR="00AC7B6C" w:rsidRPr="00621E63" w:rsidRDefault="00AC7B6C" w:rsidP="00AC7B6C">
      <w:pPr>
        <w:pStyle w:val="BodyText"/>
      </w:pPr>
      <w:r w:rsidRPr="00621E63">
        <w:tab/>
      </w:r>
      <w:r w:rsidRPr="00621E63">
        <w:tab/>
      </w:r>
      <w:r w:rsidRPr="00621E63">
        <w:tab/>
      </w:r>
      <w:proofErr w:type="spellStart"/>
      <w:r w:rsidRPr="00621E63">
        <w:t>messageToUpdate</w:t>
      </w:r>
      <w:proofErr w:type="spellEnd"/>
      <w:r w:rsidRPr="00621E63">
        <w:t>=“message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t>
      </w:r>
      <w:proofErr w:type="spellStart"/>
      <w:r w:rsidRPr="00621E63">
        <w:t>wctp-IHEPCDUpdateAction</w:t>
      </w:r>
      <w:proofErr w:type="spellEnd"/>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t>
      </w:r>
      <w:proofErr w:type="spellStart"/>
      <w:r w:rsidRPr="00621E63">
        <w:t>wctp-IHEPCDACMResponder</w:t>
      </w:r>
      <w:proofErr w:type="spellEnd"/>
    </w:p>
    <w:p w14:paraId="3513F3BE" w14:textId="77777777" w:rsidR="00AC7B6C" w:rsidRPr="00621E63" w:rsidRDefault="00AC7B6C" w:rsidP="00AC7B6C">
      <w:pPr>
        <w:pStyle w:val="BodyText"/>
      </w:pPr>
      <w:proofErr w:type="spellStart"/>
      <w:r w:rsidRPr="00621E63">
        <w:t>responderID</w:t>
      </w:r>
      <w:proofErr w:type="spellEnd"/>
      <w:r w:rsidRPr="00621E63">
        <w:t>=“</w:t>
      </w:r>
      <w:proofErr w:type="spellStart"/>
      <w:r w:rsidRPr="00621E63">
        <w:t>responderID</w:t>
      </w:r>
      <w:proofErr w:type="spellEnd"/>
      <w:r w:rsidRPr="00621E63">
        <w:t>”/&gt;</w:t>
      </w:r>
    </w:p>
    <w:p w14:paraId="597A8E5B" w14:textId="77777777" w:rsidR="00AC7B6C" w:rsidRPr="00621E63" w:rsidRDefault="00AC7B6C" w:rsidP="00AC7B6C">
      <w:pPr>
        <w:pStyle w:val="BodyText"/>
      </w:pPr>
      <w:r w:rsidRPr="00621E63">
        <w:tab/>
        <w:t>&lt;/</w:t>
      </w:r>
      <w:proofErr w:type="spellStart"/>
      <w:r w:rsidRPr="00621E63">
        <w:t>wctp-IHEPCDUpdate</w:t>
      </w:r>
      <w:proofErr w:type="spellEnd"/>
      <w:r w:rsidRPr="00621E63">
        <w:t>&gt;</w:t>
      </w:r>
    </w:p>
    <w:p w14:paraId="4DB431CE" w14:textId="77777777" w:rsidR="00AC7B6C" w:rsidRPr="00621E63" w:rsidRDefault="00AC7B6C" w:rsidP="00AC7B6C">
      <w:pPr>
        <w:pStyle w:val="BodyText"/>
      </w:pPr>
      <w:r w:rsidRPr="00621E63">
        <w:t>&lt;/</w:t>
      </w:r>
      <w:proofErr w:type="spellStart"/>
      <w:r w:rsidRPr="00621E63">
        <w:t>wctp</w:t>
      </w:r>
      <w:proofErr w:type="spellEnd"/>
      <w:r w:rsidRPr="00621E63">
        <w:t>-Payload&gt;</w:t>
      </w:r>
    </w:p>
    <w:p w14:paraId="14E78DEC" w14:textId="77777777" w:rsidR="00AC7B6C" w:rsidRPr="00621E63" w:rsidRDefault="00AC7B6C" w:rsidP="00AC7B6C">
      <w:pPr>
        <w:pStyle w:val="BodyText"/>
      </w:pPr>
      <w:r w:rsidRPr="00621E63">
        <w:tab/>
      </w:r>
      <w:r w:rsidRPr="00621E63">
        <w:tab/>
        <w:t>&lt;/</w:t>
      </w:r>
      <w:proofErr w:type="spellStart"/>
      <w:r w:rsidRPr="00621E63">
        <w:t>wctp-IHEPCDSubmitRequestUpdate</w:t>
      </w:r>
      <w:proofErr w:type="spellEnd"/>
      <w:r w:rsidRPr="00621E63">
        <w:t>&gt;</w:t>
      </w:r>
    </w:p>
    <w:p w14:paraId="123C414C" w14:textId="77777777" w:rsidR="00AC7B6C" w:rsidRPr="00621E63" w:rsidRDefault="00AC7B6C" w:rsidP="00AC7B6C">
      <w:pPr>
        <w:pStyle w:val="BodyText"/>
      </w:pPr>
      <w:r w:rsidRPr="00621E63">
        <w:tab/>
        <w:t>&lt;/</w:t>
      </w:r>
      <w:proofErr w:type="spellStart"/>
      <w:r w:rsidRPr="00621E63">
        <w:t>wctp</w:t>
      </w:r>
      <w:proofErr w:type="spellEnd"/>
      <w:r w:rsidRPr="00621E63">
        <w:t>-Operation&gt;</w:t>
      </w:r>
    </w:p>
    <w:p w14:paraId="2CA1BAAE" w14:textId="5F55D1AF" w:rsidR="00AC7B6C" w:rsidRPr="00621E63" w:rsidRDefault="00AC7B6C" w:rsidP="00AC7B6C">
      <w:pPr>
        <w:pStyle w:val="BodyText"/>
      </w:pPr>
      <w:r w:rsidRPr="00621E63">
        <w:t xml:space="preserve">This extension is optional and can be used by the AM to send updates about prior PCD-06 </w:t>
      </w:r>
      <w:proofErr w:type="spellStart"/>
      <w:r w:rsidRPr="00621E63">
        <w:t>SubmitRequest</w:t>
      </w:r>
      <w:proofErr w:type="spellEnd"/>
      <w:r w:rsidRPr="00621E63">
        <w:t xml:space="preserve"> messages to the AC</w:t>
      </w:r>
      <w:r w:rsidR="009424A7" w:rsidRPr="00621E63">
        <w:t xml:space="preserve">. </w:t>
      </w:r>
      <w:r w:rsidRPr="00621E63">
        <w:t xml:space="preserve">The elements </w:t>
      </w:r>
      <w:proofErr w:type="spellStart"/>
      <w:r w:rsidRPr="00621E63">
        <w:t>wctp-IHEPCDMessageToUpdate</w:t>
      </w:r>
      <w:proofErr w:type="spellEnd"/>
      <w:r w:rsidRPr="00621E63">
        <w:t xml:space="preserve"> and </w:t>
      </w:r>
      <w:proofErr w:type="spellStart"/>
      <w:r w:rsidRPr="00621E63">
        <w:t>wctp-IHEPCDUpdateAction</w:t>
      </w:r>
      <w:proofErr w:type="spellEnd"/>
      <w:r w:rsidRPr="00621E63">
        <w:t xml:space="preserve"> are required if this message type is used.</w:t>
      </w:r>
    </w:p>
    <w:p w14:paraId="53837648" w14:textId="6AB789B4" w:rsidR="00AC7B6C" w:rsidRPr="00621E63" w:rsidRDefault="00AC7B6C" w:rsidP="00AC7B6C">
      <w:pPr>
        <w:pStyle w:val="BodyText"/>
      </w:pPr>
      <w:r w:rsidRPr="00621E63">
        <w:t xml:space="preserve">Each </w:t>
      </w:r>
      <w:proofErr w:type="spellStart"/>
      <w:r w:rsidRPr="00621E63">
        <w:t>wctp-IHEPCDSubmitRequestUpdate</w:t>
      </w:r>
      <w:proofErr w:type="spellEnd"/>
      <w:r w:rsidRPr="00621E63">
        <w:t xml:space="preserve"> message contains a unique message ID that is different from the ID of the message that it intends to update. The previous </w:t>
      </w:r>
      <w:proofErr w:type="spellStart"/>
      <w:r w:rsidRPr="00621E63">
        <w:t>wctp-SubmitRequest</w:t>
      </w:r>
      <w:proofErr w:type="spellEnd"/>
      <w:r w:rsidRPr="00621E63">
        <w:t xml:space="preserve"> message is identified by its message ID, located in the </w:t>
      </w:r>
      <w:proofErr w:type="spellStart"/>
      <w:r w:rsidRPr="00621E63">
        <w:t>wctp-IHEPCDMessageToUpdate</w:t>
      </w:r>
      <w:proofErr w:type="spellEnd"/>
      <w:r w:rsidRPr="00621E63">
        <w:t xml:space="preserve"> element</w:t>
      </w:r>
      <w:r w:rsidR="009424A7" w:rsidRPr="00621E63">
        <w:t xml:space="preserve">. </w:t>
      </w:r>
      <w:r w:rsidRPr="00621E63">
        <w:t xml:space="preserve">Each </w:t>
      </w:r>
      <w:proofErr w:type="spellStart"/>
      <w:r w:rsidRPr="00621E63">
        <w:t>wctp-IHEPCDSubmitRequestUpdate</w:t>
      </w:r>
      <w:proofErr w:type="spellEnd"/>
      <w:r w:rsidRPr="00621E63">
        <w:t xml:space="preserve"> message updates one previous </w:t>
      </w:r>
      <w:proofErr w:type="spellStart"/>
      <w:r w:rsidRPr="00621E63">
        <w:t>wctp-SubmitRequest</w:t>
      </w:r>
      <w:proofErr w:type="spellEnd"/>
      <w:r w:rsidRPr="00621E63">
        <w:t xml:space="preserve"> message.</w:t>
      </w:r>
    </w:p>
    <w:p w14:paraId="755D9686" w14:textId="64C84DF7" w:rsidR="00AC7B6C" w:rsidRPr="00621E63" w:rsidRDefault="00AC7B6C" w:rsidP="00AC7B6C">
      <w:pPr>
        <w:pStyle w:val="BodyText"/>
      </w:pPr>
      <w:r w:rsidRPr="00621E63">
        <w:t xml:space="preserve">The kind of action that must be done by the ACM AC is specified by the value in the </w:t>
      </w:r>
      <w:proofErr w:type="spellStart"/>
      <w:r w:rsidRPr="00621E63">
        <w:t>wctp-IHEPCDUpdateAction</w:t>
      </w:r>
      <w:proofErr w:type="spellEnd"/>
      <w:r w:rsidRPr="00621E63">
        <w:t xml:space="preserve">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 xml:space="preserve">If the ACM AC does not respond to the </w:t>
      </w:r>
      <w:proofErr w:type="spellStart"/>
      <w:r w:rsidRPr="00621E63">
        <w:t>wctp-VersionQuery</w:t>
      </w:r>
      <w:proofErr w:type="spellEnd"/>
      <w:r w:rsidRPr="00621E63">
        <w:t xml:space="preserve"> with the supportive DTD response indicating value then the AM shall not send this message type to the AC.</w:t>
      </w:r>
    </w:p>
    <w:p w14:paraId="0BEE5EE3" w14:textId="14BD5C44" w:rsidR="00A32FC1" w:rsidRPr="00621E63" w:rsidRDefault="00CE1CA8">
      <w:pPr>
        <w:pStyle w:val="Heading1"/>
        <w:numPr>
          <w:ilvl w:val="0"/>
          <w:numId w:val="0"/>
        </w:numPr>
        <w:rPr>
          <w:noProof w:val="0"/>
        </w:rPr>
        <w:pPrChange w:id="3200" w:author="Mary Jungers" w:date="2019-11-13T19:20:00Z">
          <w:pPr>
            <w:pStyle w:val="AppendixHeading1"/>
          </w:pPr>
        </w:pPrChange>
      </w:pPr>
      <w:bookmarkStart w:id="3201" w:name="_Toc24650593"/>
      <w:ins w:id="3202" w:author="Mary Jungers" w:date="2019-11-13T19:20:00Z">
        <w:r w:rsidRPr="00621E63">
          <w:rPr>
            <w:noProof w:val="0"/>
          </w:rPr>
          <w:lastRenderedPageBreak/>
          <w:t xml:space="preserve">Appendix L </w:t>
        </w:r>
      </w:ins>
      <w:r w:rsidR="00A32FC1" w:rsidRPr="00621E63">
        <w:rPr>
          <w:noProof w:val="0"/>
        </w:rPr>
        <w:t>- Alert (Alarm) Fatigue</w:t>
      </w:r>
      <w:bookmarkEnd w:id="3201"/>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080B9CA7" w14:textId="490B603E" w:rsidR="00A32FC1" w:rsidRPr="00621E63" w:rsidDel="00CE1CA8" w:rsidRDefault="00A32FC1" w:rsidP="00A32FC1">
      <w:pPr>
        <w:pStyle w:val="BodyText"/>
        <w:rPr>
          <w:del w:id="3203" w:author="Mary Jungers" w:date="2019-11-13T19:23:00Z"/>
        </w:rPr>
      </w:pPr>
      <w:r w:rsidRPr="00621E63">
        <w:t xml:space="preserve">Alert Source devices and gateways as ACM Alert Reporter (AR) actors can utilize the ACM Report Alert (PCD-04) transaction that it sends to the Alert Manager (AM) </w:t>
      </w:r>
      <w:del w:id="3204" w:author="Mary Jungers" w:date="2019-11-14T10:28:00Z">
        <w:r w:rsidRPr="00621E63" w:rsidDel="005B0C7C">
          <w:delText xml:space="preserve">actor </w:delText>
        </w:r>
      </w:del>
      <w:r w:rsidRPr="00621E63">
        <w:t>as a means of reducing alert audio in care units and across hospitals</w:t>
      </w:r>
      <w:r w:rsidR="00621E63">
        <w:t xml:space="preserve">. </w:t>
      </w:r>
      <w:r w:rsidRPr="00621E63">
        <w:t xml:space="preserve">The AR </w:t>
      </w:r>
      <w:del w:id="3205" w:author="Mary Jungers" w:date="2019-11-14T10:28:00Z">
        <w:r w:rsidRPr="00621E63" w:rsidDel="005B0C7C">
          <w:delText xml:space="preserve">actor </w:delText>
        </w:r>
      </w:del>
      <w:r w:rsidRPr="00621E63">
        <w:t xml:space="preserve">can maintain awareness of AR-AM </w:t>
      </w:r>
      <w:commentRangeStart w:id="3206"/>
      <w:r w:rsidRPr="00621E63">
        <w:t>infrast</w:t>
      </w:r>
      <w:ins w:id="3207" w:author="John Rhoads" w:date="2019-11-20T17:56:00Z">
        <w:r w:rsidR="000D6ECF">
          <w:t>r</w:t>
        </w:r>
      </w:ins>
      <w:r w:rsidRPr="00621E63">
        <w:t>u</w:t>
      </w:r>
      <w:ins w:id="3208" w:author="John Rhoads" w:date="2019-11-20T17:56:00Z">
        <w:r w:rsidR="000D6ECF">
          <w:t>ctu</w:t>
        </w:r>
      </w:ins>
      <w:r w:rsidRPr="00621E63">
        <w:t>re</w:t>
      </w:r>
      <w:commentRangeEnd w:id="3206"/>
      <w:r w:rsidR="00221B4F">
        <w:rPr>
          <w:rStyle w:val="CommentReference"/>
        </w:rPr>
        <w:commentReference w:id="3206"/>
      </w:r>
      <w:r w:rsidRPr="00621E63">
        <w:t xml:space="preserve"> usability by sending short duration periodic PCD-04 messages with minimal content which the AM </w:t>
      </w:r>
      <w:del w:id="3209" w:author="Mary Jungers" w:date="2019-11-14T10:28:00Z">
        <w:r w:rsidRPr="00621E63" w:rsidDel="005B0C7C">
          <w:delText xml:space="preserve">actor </w:delText>
        </w:r>
      </w:del>
      <w:r w:rsidRPr="00621E63">
        <w:t>can minimally process and acknowledge as successfully received back to the AR</w:t>
      </w:r>
      <w:del w:id="3210" w:author="Mary Jungers" w:date="2019-11-14T10:29:00Z">
        <w:r w:rsidRPr="00621E63" w:rsidDel="005B0C7C">
          <w:delText xml:space="preserve"> actor</w:delText>
        </w:r>
      </w:del>
      <w:r w:rsidR="00621E63">
        <w:t xml:space="preserve">. </w:t>
      </w:r>
      <w:r w:rsidRPr="00621E63">
        <w:t>This forms an Alert Reporter to Alert Manager application level keep-alive mechanism</w:t>
      </w:r>
      <w:r w:rsidR="00621E63">
        <w:t xml:space="preserve">. </w:t>
      </w:r>
      <w:r w:rsidRPr="00621E63">
        <w:t xml:space="preserve">This provides the AR </w:t>
      </w:r>
      <w:del w:id="3211" w:author="Mary Jungers" w:date="2019-11-14T10:29:00Z">
        <w:r w:rsidRPr="00621E63" w:rsidDel="005B0C7C">
          <w:delText xml:space="preserve">actor </w:delText>
        </w:r>
      </w:del>
      <w:r w:rsidRPr="00621E63">
        <w:t xml:space="preserve">with a degree of confidence that the AM </w:t>
      </w:r>
      <w:del w:id="3212" w:author="Mary Jungers" w:date="2019-11-14T10:29:00Z">
        <w:r w:rsidRPr="00621E63" w:rsidDel="005B0C7C">
          <w:delText xml:space="preserve">actor </w:delText>
        </w:r>
      </w:del>
      <w:r w:rsidRPr="00621E63">
        <w:t>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ins w:id="3213" w:author="John Rhoads" w:date="2019-11-20T17:54:00Z">
        <w:r w:rsidR="000D6ECF">
          <w:t xml:space="preserve"> </w:t>
        </w:r>
      </w:ins>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4085623F" w14:textId="77777777" w:rsidR="00A32FC1" w:rsidRPr="00621E63" w:rsidRDefault="00A32FC1" w:rsidP="00A32FC1">
      <w:pPr>
        <w:pStyle w:val="BodyText"/>
      </w:pPr>
    </w:p>
    <w:p w14:paraId="5816F1D6" w14:textId="1A948478"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 xml:space="preserve">When the AM </w:t>
      </w:r>
      <w:del w:id="3214" w:author="Mary Jungers" w:date="2019-11-14T10:29:00Z">
        <w:r w:rsidRPr="00621E63" w:rsidDel="005B0C7C">
          <w:delText xml:space="preserve">actor </w:delText>
        </w:r>
      </w:del>
      <w:r w:rsidRPr="00621E63">
        <w:t xml:space="preserve">sends the Disseminate Alert (PCD-06) transaction to the Alert Communicator (AC) </w:t>
      </w:r>
      <w:del w:id="3215" w:author="Mary Jungers" w:date="2019-11-14T10:29:00Z">
        <w:r w:rsidRPr="00621E63" w:rsidDel="005B0C7C">
          <w:delText xml:space="preserve">actor </w:delText>
        </w:r>
      </w:del>
      <w:r w:rsidRPr="00621E63">
        <w:t xml:space="preserve">there is a short turnaround acknowledgement by the AC </w:t>
      </w:r>
      <w:del w:id="3216" w:author="Mary Jungers" w:date="2019-11-14T10:29:00Z">
        <w:r w:rsidRPr="00621E63" w:rsidDel="005B0C7C">
          <w:delText xml:space="preserve">actor </w:delText>
        </w:r>
      </w:del>
      <w:r w:rsidRPr="00621E63">
        <w:t xml:space="preserve">back to the AM </w:t>
      </w:r>
      <w:del w:id="3217" w:author="Mary Jungers" w:date="2019-11-14T10:29:00Z">
        <w:r w:rsidRPr="00621E63" w:rsidDel="005B0C7C">
          <w:delText xml:space="preserve">actor </w:delText>
        </w:r>
      </w:del>
      <w:r w:rsidRPr="00621E63">
        <w:t>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ins w:id="3218" w:author="John Rhoads" w:date="2019-11-20T17:55:00Z">
        <w:r w:rsidR="000D6ECF">
          <w:t xml:space="preserve"> </w:t>
        </w:r>
      </w:ins>
      <w:proofErr w:type="spellStart"/>
      <w:ins w:id="3219" w:author="John Rhoads" w:date="2019-11-20T17:56:00Z">
        <w:r w:rsidR="000D6ECF">
          <w:t>infra</w:t>
        </w:r>
      </w:ins>
      <w:r w:rsidRPr="00621E63">
        <w:t>off</w:t>
      </w:r>
      <w:proofErr w:type="spellEnd"/>
      <w:r w:rsidRPr="00621E63">
        <w:t xml:space="preserve"> can be further extended if the AC implementation includes support for delivery confirmation, read receipt, and operator accept/reject </w:t>
      </w:r>
      <w:del w:id="3220" w:author="Mary Jungers" w:date="2019-11-14T18:47:00Z">
        <w:r w:rsidRPr="00621E63" w:rsidDel="006F5240">
          <w:delText>signalling</w:delText>
        </w:r>
      </w:del>
      <w:ins w:id="3221" w:author="Mary Jungers" w:date="2019-11-14T18:47:00Z">
        <w:r w:rsidR="006F5240" w:rsidRPr="00621E63">
          <w:t>signaling</w:t>
        </w:r>
      </w:ins>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370583A2"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w:t>
      </w:r>
      <w:del w:id="3222" w:author="Mary Jungers" w:date="2019-11-14T10:29:00Z">
        <w:r w:rsidRPr="00621E63" w:rsidDel="005B0C7C">
          <w:delText xml:space="preserve">actor </w:delText>
        </w:r>
      </w:del>
      <w:r w:rsidRPr="00621E63">
        <w:t xml:space="preserve">additionally implements a Location Observation Consumer (LOC) </w:t>
      </w:r>
      <w:del w:id="3223" w:author="Mary Jungers" w:date="2019-11-14T10:29:00Z">
        <w:r w:rsidRPr="00621E63" w:rsidDel="005B0C7C">
          <w:delText xml:space="preserve">actor </w:delText>
        </w:r>
      </w:del>
      <w:r w:rsidRPr="00621E63">
        <w:t xml:space="preserve">then when location observations are reported for staff and equipment the AM </w:t>
      </w:r>
      <w:del w:id="3224" w:author="Mary Jungers" w:date="2019-11-14T10:29:00Z">
        <w:r w:rsidRPr="00621E63" w:rsidDel="005B0C7C">
          <w:lastRenderedPageBreak/>
          <w:delText xml:space="preserve">actor </w:delText>
        </w:r>
      </w:del>
      <w:r w:rsidRPr="00621E63">
        <w:t>becomes aware of them</w:t>
      </w:r>
      <w:r w:rsidR="00621E63">
        <w:t xml:space="preserve">. </w:t>
      </w:r>
      <w:r w:rsidRPr="00621E63">
        <w:t xml:space="preserve">As alert dissemination destinations (clinicians) move out of and into range of known wireless communication attenuation zones the AM </w:t>
      </w:r>
      <w:del w:id="3225" w:author="Mary Jungers" w:date="2019-11-14T10:29:00Z">
        <w:r w:rsidRPr="00621E63" w:rsidDel="005B0C7C">
          <w:delText>actor</w:delText>
        </w:r>
      </w:del>
      <w:del w:id="3226" w:author="Mary Jungers" w:date="2019-11-14T10:30:00Z">
        <w:r w:rsidRPr="00621E63" w:rsidDel="005B0C7C">
          <w:delText xml:space="preserve"> </w:delText>
        </w:r>
      </w:del>
      <w:r w:rsidRPr="00621E63">
        <w:t>could automatically adjust alert dissemination destinations.</w:t>
      </w:r>
      <w:ins w:id="3227" w:author="Mary Jungers" w:date="2019-11-14T18:47:00Z">
        <w:r w:rsidR="006F5240">
          <w:t xml:space="preserve"> </w:t>
        </w:r>
      </w:ins>
      <w:r w:rsidRPr="00621E63">
        <w:t>Through the above deployment efforts</w:t>
      </w:r>
      <w:ins w:id="3228" w:author="Mary Jungers" w:date="2019-11-14T18:47:00Z">
        <w:r w:rsidR="006F5240">
          <w:t>,</w:t>
        </w:r>
      </w:ins>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14C98DC1" w:rsidR="00A32FC1" w:rsidRPr="00621E63" w:rsidRDefault="00A32FC1">
      <w:pPr>
        <w:pStyle w:val="ListNumber2"/>
        <w:numPr>
          <w:ilvl w:val="0"/>
          <w:numId w:val="39"/>
        </w:numPr>
        <w:pPrChange w:id="3229" w:author="Mary Jungers" w:date="2019-11-13T19:24:00Z">
          <w:pPr>
            <w:pStyle w:val="BodyText"/>
          </w:pPr>
        </w:pPrChange>
      </w:pPr>
      <w:del w:id="3230" w:author="Mary Jungers" w:date="2019-11-13T19:23:00Z">
        <w:r w:rsidRPr="00621E63" w:rsidDel="00D04981">
          <w:delText xml:space="preserve">1. </w:delText>
        </w:r>
      </w:del>
      <w:del w:id="3231" w:author="Mary Jungers" w:date="2019-11-13T19:24:00Z">
        <w:r w:rsidRPr="00621E63" w:rsidDel="00D04981">
          <w:tab/>
        </w:r>
      </w:del>
      <w:r w:rsidRPr="00621E63">
        <w:t>The Alert Source always controls its own local alarm audio state, pause, end or extension of a pause.</w:t>
      </w:r>
    </w:p>
    <w:p w14:paraId="2D3F3121" w14:textId="4E37F3E9" w:rsidR="00A32FC1" w:rsidRPr="00621E63" w:rsidRDefault="00A32FC1">
      <w:pPr>
        <w:pStyle w:val="ListNumber2"/>
        <w:pPrChange w:id="3232" w:author="Mary Jungers" w:date="2019-11-13T19:23:00Z">
          <w:pPr>
            <w:pStyle w:val="BodyText"/>
          </w:pPr>
        </w:pPrChange>
      </w:pPr>
      <w:del w:id="3233" w:author="Mary Jungers" w:date="2019-11-13T19:24:00Z">
        <w:r w:rsidRPr="00621E63" w:rsidDel="00D04981">
          <w:delText>2.</w:delText>
        </w:r>
        <w:r w:rsidRPr="00621E63" w:rsidDel="00D04981">
          <w:tab/>
        </w:r>
      </w:del>
      <w:r w:rsidRPr="00621E63">
        <w:t xml:space="preserve">The Alert Source and the Alert Reporter (AR) </w:t>
      </w:r>
      <w:del w:id="3234" w:author="Mary Jungers" w:date="2019-11-14T10:30:00Z">
        <w:r w:rsidRPr="00621E63" w:rsidDel="005B0C7C">
          <w:delText xml:space="preserve">actor </w:delText>
        </w:r>
      </w:del>
      <w:r w:rsidRPr="00621E63">
        <w:t>can use the available context and received triggers to make decisions regarding the audio state.</w:t>
      </w:r>
    </w:p>
    <w:p w14:paraId="6C4C8232" w14:textId="3E2D7402" w:rsidR="00A32FC1" w:rsidRPr="00621E63" w:rsidRDefault="00A32FC1">
      <w:pPr>
        <w:pStyle w:val="ListNumber2"/>
        <w:pPrChange w:id="3235" w:author="Mary Jungers" w:date="2019-11-13T19:23:00Z">
          <w:pPr>
            <w:pStyle w:val="BodyText"/>
          </w:pPr>
        </w:pPrChange>
      </w:pPr>
      <w:del w:id="3236" w:author="Mary Jungers" w:date="2019-11-13T19:24:00Z">
        <w:r w:rsidRPr="00621E63" w:rsidDel="00D04981">
          <w:delText>3.</w:delText>
        </w:r>
        <w:r w:rsidRPr="00621E63" w:rsidDel="00D04981">
          <w:tab/>
        </w:r>
      </w:del>
      <w:r w:rsidRPr="00621E63">
        <w:t>In this scenario a local alarm is not cleared by a remote actor.</w:t>
      </w:r>
    </w:p>
    <w:p w14:paraId="4E2BB5BE" w14:textId="5367C2FF" w:rsidR="00A32FC1" w:rsidRPr="00621E63" w:rsidRDefault="00A32FC1">
      <w:pPr>
        <w:pStyle w:val="ListNumber2"/>
        <w:pPrChange w:id="3237" w:author="Mary Jungers" w:date="2019-11-13T19:23:00Z">
          <w:pPr>
            <w:pStyle w:val="BodyText"/>
          </w:pPr>
        </w:pPrChange>
      </w:pPr>
      <w:del w:id="3238" w:author="Mary Jungers" w:date="2019-11-13T19:24:00Z">
        <w:r w:rsidRPr="00621E63" w:rsidDel="00D04981">
          <w:delText xml:space="preserve">4.   </w:delText>
        </w:r>
      </w:del>
      <w:r w:rsidRPr="00621E63">
        <w:t>Only local resolution of the alerting condition can locally clear the alert.</w:t>
      </w:r>
    </w:p>
    <w:p w14:paraId="03F18939" w14:textId="259C988A" w:rsidR="00A32FC1" w:rsidRPr="00621E63" w:rsidRDefault="00A32FC1">
      <w:pPr>
        <w:pStyle w:val="ListNumber2"/>
        <w:pPrChange w:id="3239" w:author="Mary Jungers" w:date="2019-11-13T19:23:00Z">
          <w:pPr>
            <w:pStyle w:val="BodyText"/>
          </w:pPr>
        </w:pPrChange>
      </w:pPr>
      <w:del w:id="3240" w:author="Mary Jungers" w:date="2019-11-13T19:24:00Z">
        <w:r w:rsidRPr="00621E63" w:rsidDel="00D04981">
          <w:delText xml:space="preserve">5.   </w:delText>
        </w:r>
      </w:del>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pPr>
        <w:pStyle w:val="Heading1"/>
        <w:numPr>
          <w:ilvl w:val="0"/>
          <w:numId w:val="0"/>
        </w:numPr>
        <w:rPr>
          <w:noProof w:val="0"/>
        </w:rPr>
        <w:pPrChange w:id="3241" w:author="Mary Jungers" w:date="2019-11-13T19:20:00Z">
          <w:pPr>
            <w:pStyle w:val="AppendixHeading1"/>
          </w:pPr>
        </w:pPrChange>
      </w:pPr>
      <w:bookmarkStart w:id="3242" w:name="_Toc371555182"/>
      <w:bookmarkStart w:id="3243" w:name="_Toc436215475"/>
      <w:bookmarkStart w:id="3244" w:name="_Toc24650594"/>
      <w:bookmarkStart w:id="3245" w:name="_Toc401769353"/>
      <w:bookmarkStart w:id="3246" w:name="_Toc401769929"/>
      <w:ins w:id="3247" w:author="Mary Jungers" w:date="2019-11-13T19:20:00Z">
        <w:r w:rsidRPr="00621E63">
          <w:rPr>
            <w:noProof w:val="0"/>
          </w:rPr>
          <w:lastRenderedPageBreak/>
          <w:t xml:space="preserve">Appendix M </w:t>
        </w:r>
      </w:ins>
      <w:r w:rsidR="008630D6" w:rsidRPr="00621E63">
        <w:rPr>
          <w:noProof w:val="0"/>
        </w:rPr>
        <w:t>Infusion Pump Events</w:t>
      </w:r>
      <w:bookmarkEnd w:id="3242"/>
      <w:bookmarkEnd w:id="3243"/>
      <w:bookmarkEnd w:id="3244"/>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pPr>
        <w:pStyle w:val="Heading2"/>
        <w:numPr>
          <w:ilvl w:val="0"/>
          <w:numId w:val="0"/>
        </w:numPr>
        <w:rPr>
          <w:noProof w:val="0"/>
        </w:rPr>
        <w:pPrChange w:id="3248" w:author="Mary Jungers" w:date="2019-11-13T19:20:00Z">
          <w:pPr>
            <w:pStyle w:val="AppendixHeading2"/>
          </w:pPr>
        </w:pPrChange>
      </w:pPr>
      <w:bookmarkStart w:id="3249" w:name="_Toc371555183"/>
      <w:bookmarkStart w:id="3250" w:name="_Toc436215476"/>
      <w:bookmarkStart w:id="3251" w:name="_Toc24650595"/>
      <w:ins w:id="3252" w:author="Mary Jungers" w:date="2019-11-13T19:20:00Z">
        <w:r w:rsidRPr="00621E63">
          <w:rPr>
            <w:noProof w:val="0"/>
          </w:rPr>
          <w:t>M</w:t>
        </w:r>
      </w:ins>
      <w:ins w:id="3253" w:author="Mary Jungers" w:date="2019-11-13T19:21:00Z">
        <w:r w:rsidRPr="00621E63">
          <w:rPr>
            <w:noProof w:val="0"/>
          </w:rPr>
          <w:t xml:space="preserve">.1 </w:t>
        </w:r>
      </w:ins>
      <w:r w:rsidR="008630D6" w:rsidRPr="00621E63">
        <w:rPr>
          <w:noProof w:val="0"/>
        </w:rPr>
        <w:t>Basic Infusion Events</w:t>
      </w:r>
      <w:bookmarkEnd w:id="3249"/>
      <w:bookmarkEnd w:id="3250"/>
      <w:bookmarkEnd w:id="3251"/>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06AC1DB8" w:rsidR="008630D6" w:rsidRPr="00621E63" w:rsidRDefault="008630D6" w:rsidP="008630D6">
      <w:pPr>
        <w:pStyle w:val="FigureTitle"/>
      </w:pPr>
      <w:bookmarkStart w:id="3254" w:name="_Toc296670681"/>
      <w:bookmarkEnd w:id="3254"/>
      <w:r w:rsidRPr="00621E63">
        <w:t xml:space="preserve">Figure </w:t>
      </w:r>
      <w:ins w:id="3255" w:author="Mary Jungers" w:date="2019-11-13T19:21:00Z">
        <w:r w:rsidR="00CE1CA8" w:rsidRPr="00621E63">
          <w:t>M</w:t>
        </w:r>
      </w:ins>
      <w:del w:id="3256" w:author="Mary Jungers" w:date="2019-11-13T19:21:00Z">
        <w:r w:rsidRPr="00621E63" w:rsidDel="00CE1CA8">
          <w:delText>X</w:delText>
        </w:r>
      </w:del>
      <w:r w:rsidRPr="00621E63">
        <w:t>.1-1: Infusion with a Rate Change</w:t>
      </w:r>
    </w:p>
    <w:p w14:paraId="0933EAB7" w14:textId="77777777" w:rsidR="008630D6" w:rsidRPr="00621E63" w:rsidRDefault="008630D6" w:rsidP="008630D6">
      <w:pPr>
        <w:pStyle w:val="BodyText"/>
      </w:pPr>
      <w:bookmarkStart w:id="3257" w:name="_Toc296676124"/>
      <w:bookmarkStart w:id="3258" w:name="_Toc296676178"/>
      <w:bookmarkStart w:id="3259" w:name="_Toc296676343"/>
      <w:bookmarkStart w:id="3260" w:name="_Toc296682361"/>
      <w:bookmarkStart w:id="3261" w:name="_Toc296682553"/>
      <w:bookmarkStart w:id="3262" w:name="_Toc371555184"/>
      <w:bookmarkEnd w:id="3257"/>
      <w:bookmarkEnd w:id="3258"/>
      <w:bookmarkEnd w:id="3259"/>
      <w:bookmarkEnd w:id="3260"/>
      <w:bookmarkEnd w:id="3261"/>
    </w:p>
    <w:p w14:paraId="27C0184B" w14:textId="0A4FD16E" w:rsidR="008630D6" w:rsidRPr="00621E63" w:rsidRDefault="00CE1CA8">
      <w:pPr>
        <w:pStyle w:val="Heading3"/>
        <w:numPr>
          <w:ilvl w:val="0"/>
          <w:numId w:val="0"/>
        </w:numPr>
        <w:rPr>
          <w:noProof w:val="0"/>
        </w:rPr>
        <w:pPrChange w:id="3263" w:author="Mary Jungers" w:date="2019-11-13T19:21:00Z">
          <w:pPr>
            <w:pStyle w:val="AppendixHeading3"/>
          </w:pPr>
        </w:pPrChange>
      </w:pPr>
      <w:bookmarkStart w:id="3264" w:name="_Toc436215477"/>
      <w:bookmarkStart w:id="3265" w:name="_Toc24650596"/>
      <w:ins w:id="3266" w:author="Mary Jungers" w:date="2019-11-13T19:21:00Z">
        <w:r w:rsidRPr="00621E63">
          <w:rPr>
            <w:noProof w:val="0"/>
          </w:rPr>
          <w:lastRenderedPageBreak/>
          <w:t xml:space="preserve">M.1.1 </w:t>
        </w:r>
      </w:ins>
      <w:r w:rsidR="008630D6" w:rsidRPr="00621E63">
        <w:rPr>
          <w:noProof w:val="0"/>
        </w:rPr>
        <w:t>Event Message – PCD-10 Communicate Infusion Event Data</w:t>
      </w:r>
      <w:bookmarkEnd w:id="3262"/>
      <w:bookmarkEnd w:id="3264"/>
      <w:bookmarkEnd w:id="3265"/>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rPr>
          <w:ins w:id="3267" w:author="Mary Jungers" w:date="2019-11-13T19:27:00Z"/>
        </w:rPr>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pPr>
        <w:pStyle w:val="Heading3"/>
        <w:numPr>
          <w:ilvl w:val="0"/>
          <w:numId w:val="0"/>
        </w:numPr>
        <w:pPrChange w:id="3268" w:author="Mary Jungers" w:date="2019-11-13T19:28:00Z">
          <w:pPr>
            <w:pStyle w:val="BodyText"/>
          </w:pPr>
        </w:pPrChange>
      </w:pPr>
      <w:bookmarkStart w:id="3269" w:name="_Toc24650597"/>
      <w:ins w:id="3270" w:author="Mary Jungers" w:date="2019-11-13T19:27:00Z">
        <w:r w:rsidRPr="00621E63">
          <w:rPr>
            <w:noProof w:val="0"/>
          </w:rPr>
          <w:t xml:space="preserve">M.1.2 Infusion Pump </w:t>
        </w:r>
      </w:ins>
      <w:ins w:id="3271" w:author="Mary Jungers" w:date="2019-11-13T19:28:00Z">
        <w:r w:rsidRPr="00621E63">
          <w:rPr>
            <w:noProof w:val="0"/>
          </w:rPr>
          <w:t>Events</w:t>
        </w:r>
      </w:ins>
      <w:bookmarkEnd w:id="3269"/>
    </w:p>
    <w:p w14:paraId="112C79C4" w14:textId="3007D53E" w:rsidR="008630D6" w:rsidRPr="00621E63" w:rsidDel="00CE1CA8" w:rsidRDefault="008630D6">
      <w:pPr>
        <w:pStyle w:val="BodyText"/>
        <w:rPr>
          <w:del w:id="3272" w:author="Mary Jungers" w:date="2019-11-13T19:20:00Z"/>
        </w:rPr>
      </w:pPr>
    </w:p>
    <w:p w14:paraId="7247FF22" w14:textId="20D790DA" w:rsidR="008630D6" w:rsidRPr="00621E63" w:rsidDel="00CE1CA8" w:rsidRDefault="008630D6">
      <w:pPr>
        <w:pStyle w:val="BodyText"/>
        <w:rPr>
          <w:del w:id="3273" w:author="Mary Jungers" w:date="2019-11-13T19:20:00Z"/>
        </w:rPr>
      </w:pPr>
    </w:p>
    <w:p w14:paraId="4F13BEA0" w14:textId="60A6E3FD" w:rsidR="008630D6" w:rsidRPr="00621E63" w:rsidDel="00D04981" w:rsidRDefault="008630D6">
      <w:pPr>
        <w:pStyle w:val="BodyText"/>
        <w:rPr>
          <w:del w:id="3274" w:author="Mary Jungers" w:date="2019-11-13T19:28:00Z"/>
        </w:rPr>
        <w:pPrChange w:id="3275" w:author="Mary Jungers" w:date="2019-11-13T19:28:00Z">
          <w:pPr>
            <w:pStyle w:val="AppendixHeading3"/>
          </w:pPr>
        </w:pPrChange>
      </w:pPr>
      <w:bookmarkStart w:id="3276" w:name="_Toc371555185"/>
      <w:bookmarkStart w:id="3277" w:name="_Toc436215478"/>
      <w:del w:id="3278" w:author="Mary Jungers" w:date="2019-11-13T19:28:00Z">
        <w:r w:rsidRPr="00621E63" w:rsidDel="00D04981">
          <w:delText>Infusion Pump Events</w:delText>
        </w:r>
        <w:bookmarkEnd w:id="3276"/>
        <w:bookmarkEnd w:id="3277"/>
      </w:del>
    </w:p>
    <w:p w14:paraId="4384E2F5" w14:textId="58C681D1" w:rsidR="008630D6" w:rsidRPr="00621E63" w:rsidDel="00CE1CA8" w:rsidRDefault="008630D6" w:rsidP="008630D6">
      <w:pPr>
        <w:pStyle w:val="BodyText"/>
        <w:rPr>
          <w:del w:id="3279" w:author="Mary Jungers" w:date="2019-11-13T19:21:00Z"/>
        </w:rPr>
      </w:pPr>
    </w:p>
    <w:p w14:paraId="5C039AE2" w14:textId="7D8505DF" w:rsidR="008630D6" w:rsidRPr="00621E63" w:rsidRDefault="008630D6" w:rsidP="008630D6">
      <w:pPr>
        <w:pStyle w:val="TableTitle"/>
      </w:pPr>
      <w:bookmarkStart w:id="3280" w:name="_Toc300744911"/>
      <w:bookmarkStart w:id="3281" w:name="_Toc296676126"/>
      <w:bookmarkStart w:id="3282" w:name="_Toc296676180"/>
      <w:bookmarkStart w:id="3283" w:name="_Toc296676345"/>
      <w:bookmarkStart w:id="3284" w:name="_Toc296682363"/>
      <w:bookmarkStart w:id="3285" w:name="_Toc296676127"/>
      <w:bookmarkStart w:id="3286" w:name="_Toc296676181"/>
      <w:bookmarkStart w:id="3287" w:name="_Toc296676346"/>
      <w:bookmarkStart w:id="3288" w:name="_Toc296682364"/>
      <w:bookmarkEnd w:id="3280"/>
      <w:bookmarkEnd w:id="3281"/>
      <w:bookmarkEnd w:id="3282"/>
      <w:bookmarkEnd w:id="3283"/>
      <w:bookmarkEnd w:id="3284"/>
      <w:bookmarkEnd w:id="3285"/>
      <w:bookmarkEnd w:id="3286"/>
      <w:bookmarkEnd w:id="3287"/>
      <w:bookmarkEnd w:id="3288"/>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220B7F3C" w:rsidR="008630D6" w:rsidRPr="00621E63" w:rsidRDefault="00CE1CA8">
      <w:pPr>
        <w:pStyle w:val="Heading4"/>
        <w:numPr>
          <w:ilvl w:val="0"/>
          <w:numId w:val="0"/>
        </w:numPr>
        <w:rPr>
          <w:noProof w:val="0"/>
        </w:rPr>
        <w:pPrChange w:id="3289" w:author="Mary Jungers" w:date="2019-11-13T19:21:00Z">
          <w:pPr>
            <w:pStyle w:val="AppendixHeading4"/>
          </w:pPr>
        </w:pPrChange>
      </w:pPr>
      <w:bookmarkStart w:id="3290" w:name="_Toc371555186"/>
      <w:bookmarkStart w:id="3291" w:name="_Toc436215479"/>
      <w:bookmarkStart w:id="3292" w:name="_Toc24650598"/>
      <w:ins w:id="3293" w:author="Mary Jungers" w:date="2019-11-13T19:21:00Z">
        <w:r w:rsidRPr="00621E63">
          <w:rPr>
            <w:noProof w:val="0"/>
          </w:rPr>
          <w:t>M</w:t>
        </w:r>
      </w:ins>
      <w:del w:id="3294" w:author="Mary Jungers" w:date="2019-11-13T19:21:00Z">
        <w:r w:rsidR="008630D6" w:rsidRPr="00621E63" w:rsidDel="00CE1CA8">
          <w:rPr>
            <w:noProof w:val="0"/>
          </w:rPr>
          <w:delText>L</w:delText>
        </w:r>
      </w:del>
      <w:r w:rsidR="008630D6" w:rsidRPr="00621E63">
        <w:rPr>
          <w:noProof w:val="0"/>
        </w:rPr>
        <w:t>.1.2.1 Infusion Event Parameters</w:t>
      </w:r>
      <w:bookmarkEnd w:id="3290"/>
      <w:bookmarkEnd w:id="3291"/>
      <w:bookmarkEnd w:id="3292"/>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3" w:history="1">
        <w:r w:rsidRPr="00621E63">
          <w:rPr>
            <w:rStyle w:val="Hyperlink"/>
          </w:rPr>
          <w:t>http://wiki.ihe.net/index.php?title=Category:PCD_Reference_Pages</w:t>
        </w:r>
      </w:hyperlink>
      <w:r w:rsidRPr="00621E63">
        <w:t>).</w:t>
      </w:r>
    </w:p>
    <w:p w14:paraId="71FE253B" w14:textId="730ED445" w:rsidR="008630D6" w:rsidRPr="00621E63" w:rsidDel="00CE1CA8" w:rsidRDefault="008630D6" w:rsidP="008630D6">
      <w:pPr>
        <w:pStyle w:val="BodyText"/>
        <w:rPr>
          <w:del w:id="3295" w:author="Mary Jungers" w:date="2019-11-13T19:22:00Z"/>
        </w:rPr>
      </w:pPr>
    </w:p>
    <w:p w14:paraId="3DE73AD0" w14:textId="5DC6E70E" w:rsidR="008630D6" w:rsidRPr="00621E63" w:rsidDel="00CE1CA8" w:rsidRDefault="008630D6" w:rsidP="008630D6">
      <w:pPr>
        <w:pStyle w:val="BodyText"/>
        <w:rPr>
          <w:del w:id="3296" w:author="Mary Jungers" w:date="2019-11-13T19:22:00Z"/>
        </w:rPr>
      </w:pPr>
      <w:r w:rsidRPr="00621E63">
        <w:t xml:space="preserve">The names of the infusion pump event parameters that are used in subsequent tables correspond to MDC codes as shown in Table </w:t>
      </w:r>
      <w:ins w:id="3297" w:author="Mary Jungers" w:date="2019-11-14T10:05:00Z">
        <w:r w:rsidR="004C200E" w:rsidRPr="00621E63">
          <w:t>M</w:t>
        </w:r>
      </w:ins>
      <w:del w:id="3298" w:author="Mary Jungers" w:date="2019-11-14T10:05:00Z">
        <w:r w:rsidRPr="00621E63" w:rsidDel="004C200E">
          <w:delText>X</w:delText>
        </w:r>
      </w:del>
      <w:r w:rsidRPr="00621E63">
        <w:t>.1.2.1-1 below:</w:t>
      </w:r>
    </w:p>
    <w:p w14:paraId="6AC80EDB" w14:textId="77777777" w:rsidR="008630D6" w:rsidRPr="00621E63" w:rsidRDefault="008630D6" w:rsidP="008630D6">
      <w:pPr>
        <w:pStyle w:val="BodyText"/>
      </w:pP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r w:rsidR="00027B16" w:rsidRPr="00621E63" w14:paraId="629BED75" w14:textId="77777777" w:rsidTr="00670CCB">
        <w:trPr>
          <w:jc w:val="center"/>
          <w:ins w:id="3299" w:author="John Rhoads [2]" w:date="2019-11-24T20:40:00Z"/>
        </w:trPr>
        <w:tc>
          <w:tcPr>
            <w:tcW w:w="3708" w:type="dxa"/>
            <w:tcBorders>
              <w:top w:val="single" w:sz="4" w:space="0" w:color="auto"/>
              <w:left w:val="single" w:sz="4" w:space="0" w:color="auto"/>
              <w:bottom w:val="single" w:sz="4" w:space="0" w:color="auto"/>
              <w:right w:val="single" w:sz="4" w:space="0" w:color="auto"/>
            </w:tcBorders>
          </w:tcPr>
          <w:p w14:paraId="53580FC4" w14:textId="51FAD5B7" w:rsidR="00027B16" w:rsidRPr="00621E63" w:rsidRDefault="00027B16" w:rsidP="00027B16">
            <w:pPr>
              <w:pStyle w:val="TableEntry"/>
              <w:rPr>
                <w:ins w:id="3300" w:author="John Rhoads [2]" w:date="2019-11-24T20:40:00Z"/>
              </w:rPr>
            </w:pPr>
            <w:ins w:id="3301" w:author="John Rhoads [2]" w:date="2019-11-24T20:41:00Z">
              <w:r>
                <w:rPr>
                  <w:color w:val="000000"/>
                  <w:szCs w:val="18"/>
                  <w:lang w:val="fr-FR" w:eastAsia="zh-CN"/>
                </w:rPr>
                <w:t>TCI Mode</w:t>
              </w:r>
            </w:ins>
          </w:p>
        </w:tc>
        <w:tc>
          <w:tcPr>
            <w:tcW w:w="4590" w:type="dxa"/>
            <w:tcBorders>
              <w:top w:val="single" w:sz="4" w:space="0" w:color="auto"/>
              <w:left w:val="single" w:sz="4" w:space="0" w:color="auto"/>
              <w:bottom w:val="single" w:sz="4" w:space="0" w:color="auto"/>
              <w:right w:val="single" w:sz="4" w:space="0" w:color="auto"/>
            </w:tcBorders>
          </w:tcPr>
          <w:p w14:paraId="7461AFA3" w14:textId="5FF01F92" w:rsidR="00027B16" w:rsidRPr="00027B16" w:rsidRDefault="00027B16" w:rsidP="00027B16">
            <w:pPr>
              <w:pStyle w:val="TableEntry"/>
              <w:rPr>
                <w:ins w:id="3302" w:author="John Rhoads [2]" w:date="2019-11-24T20:40:00Z"/>
                <w:rPrChange w:id="3303" w:author="John Rhoads [2]" w:date="2019-11-24T20:41:00Z">
                  <w:rPr>
                    <w:ins w:id="3304" w:author="John Rhoads [2]" w:date="2019-11-24T20:40:00Z"/>
                  </w:rPr>
                </w:rPrChange>
              </w:rPr>
            </w:pPr>
            <w:ins w:id="3305" w:author="John Rhoads [2]" w:date="2019-11-24T20:41:00Z">
              <w:r w:rsidRPr="00027B16">
                <w:rPr>
                  <w:color w:val="000000"/>
                  <w:szCs w:val="18"/>
                  <w:lang w:eastAsia="zh-CN"/>
                  <w:rPrChange w:id="3306" w:author="John Rhoads [2]" w:date="2019-11-24T20:41:00Z">
                    <w:rPr>
                      <w:b/>
                      <w:bCs/>
                      <w:color w:val="000000"/>
                      <w:szCs w:val="18"/>
                      <w:lang w:eastAsia="zh-CN"/>
                    </w:rPr>
                  </w:rPrChange>
                </w:rPr>
                <w:t>MDC_PUMP_TCI_MODE</w:t>
              </w:r>
            </w:ins>
          </w:p>
        </w:tc>
      </w:tr>
      <w:tr w:rsidR="00027B16" w:rsidRPr="00621E63" w14:paraId="1076CD84" w14:textId="77777777" w:rsidTr="00670CCB">
        <w:trPr>
          <w:jc w:val="center"/>
          <w:ins w:id="3307" w:author="John Rhoads [2]" w:date="2019-11-24T20:41:00Z"/>
        </w:trPr>
        <w:tc>
          <w:tcPr>
            <w:tcW w:w="3708" w:type="dxa"/>
            <w:tcBorders>
              <w:top w:val="single" w:sz="4" w:space="0" w:color="auto"/>
              <w:left w:val="single" w:sz="4" w:space="0" w:color="auto"/>
              <w:bottom w:val="single" w:sz="4" w:space="0" w:color="auto"/>
              <w:right w:val="single" w:sz="4" w:space="0" w:color="auto"/>
            </w:tcBorders>
          </w:tcPr>
          <w:p w14:paraId="70800680" w14:textId="3E0A0F14" w:rsidR="00027B16" w:rsidRDefault="00027B16" w:rsidP="00027B16">
            <w:pPr>
              <w:pStyle w:val="TableEntry"/>
              <w:rPr>
                <w:ins w:id="3308" w:author="John Rhoads [2]" w:date="2019-11-24T20:41:00Z"/>
                <w:color w:val="000000"/>
                <w:szCs w:val="18"/>
                <w:lang w:val="fr-FR" w:eastAsia="zh-CN"/>
              </w:rPr>
            </w:pPr>
            <w:ins w:id="3309" w:author="John Rhoads [2]" w:date="2019-11-24T20:42:00Z">
              <w:r>
                <w:rPr>
                  <w:color w:val="000000"/>
                  <w:szCs w:val="18"/>
                  <w:lang w:val="fr-FR" w:eastAsia="zh-CN"/>
                </w:rPr>
                <w:t xml:space="preserve">TCI Model </w:t>
              </w:r>
              <w:proofErr w:type="spellStart"/>
              <w:r>
                <w:rPr>
                  <w:color w:val="000000"/>
                  <w:szCs w:val="18"/>
                  <w:lang w:val="fr-FR" w:eastAsia="zh-CN"/>
                </w:rPr>
                <w:t>used</w:t>
              </w:r>
            </w:ins>
            <w:proofErr w:type="spellEnd"/>
          </w:p>
        </w:tc>
        <w:tc>
          <w:tcPr>
            <w:tcW w:w="4590" w:type="dxa"/>
            <w:tcBorders>
              <w:top w:val="single" w:sz="4" w:space="0" w:color="auto"/>
              <w:left w:val="single" w:sz="4" w:space="0" w:color="auto"/>
              <w:bottom w:val="single" w:sz="4" w:space="0" w:color="auto"/>
              <w:right w:val="single" w:sz="4" w:space="0" w:color="auto"/>
            </w:tcBorders>
          </w:tcPr>
          <w:p w14:paraId="7A866252" w14:textId="7D70545D" w:rsidR="00027B16" w:rsidRPr="00027B16" w:rsidRDefault="00027B16" w:rsidP="00027B16">
            <w:pPr>
              <w:pStyle w:val="TableEntry"/>
              <w:rPr>
                <w:ins w:id="3310" w:author="John Rhoads [2]" w:date="2019-11-24T20:41:00Z"/>
                <w:color w:val="000000"/>
                <w:szCs w:val="18"/>
                <w:lang w:eastAsia="zh-CN"/>
                <w:rPrChange w:id="3311" w:author="John Rhoads [2]" w:date="2019-11-24T20:42:00Z">
                  <w:rPr>
                    <w:ins w:id="3312" w:author="John Rhoads [2]" w:date="2019-11-24T20:41:00Z"/>
                    <w:color w:val="000000"/>
                    <w:szCs w:val="18"/>
                    <w:lang w:eastAsia="zh-CN"/>
                  </w:rPr>
                </w:rPrChange>
              </w:rPr>
            </w:pPr>
            <w:ins w:id="3313" w:author="John Rhoads [2]" w:date="2019-11-24T20:42:00Z">
              <w:r w:rsidRPr="00027B16">
                <w:rPr>
                  <w:color w:val="000000"/>
                  <w:szCs w:val="18"/>
                  <w:lang w:eastAsia="zh-CN"/>
                  <w:rPrChange w:id="3314" w:author="John Rhoads [2]" w:date="2019-11-24T20:42:00Z">
                    <w:rPr>
                      <w:b/>
                      <w:bCs/>
                      <w:color w:val="000000"/>
                      <w:szCs w:val="18"/>
                      <w:lang w:eastAsia="zh-CN"/>
                    </w:rPr>
                  </w:rPrChange>
                </w:rPr>
                <w:t>MDC_PUMP_TCI_MODEL</w:t>
              </w:r>
            </w:ins>
          </w:p>
        </w:tc>
      </w:tr>
      <w:tr w:rsidR="00027B16" w:rsidRPr="00621E63" w14:paraId="4DCEFE0D" w14:textId="77777777" w:rsidTr="00670CCB">
        <w:trPr>
          <w:jc w:val="center"/>
          <w:ins w:id="3315" w:author="John Rhoads [2]" w:date="2019-11-24T20:42:00Z"/>
        </w:trPr>
        <w:tc>
          <w:tcPr>
            <w:tcW w:w="3708" w:type="dxa"/>
            <w:tcBorders>
              <w:top w:val="single" w:sz="4" w:space="0" w:color="auto"/>
              <w:left w:val="single" w:sz="4" w:space="0" w:color="auto"/>
              <w:bottom w:val="single" w:sz="4" w:space="0" w:color="auto"/>
              <w:right w:val="single" w:sz="4" w:space="0" w:color="auto"/>
            </w:tcBorders>
          </w:tcPr>
          <w:p w14:paraId="597142D9" w14:textId="415C7F02" w:rsidR="00027B16" w:rsidRDefault="00027B16" w:rsidP="00027B16">
            <w:pPr>
              <w:pStyle w:val="TableEntry"/>
              <w:rPr>
                <w:ins w:id="3316" w:author="John Rhoads [2]" w:date="2019-11-24T20:42:00Z"/>
                <w:color w:val="000000"/>
                <w:szCs w:val="18"/>
                <w:lang w:val="fr-FR" w:eastAsia="zh-CN"/>
              </w:rPr>
            </w:pPr>
            <w:ins w:id="3317" w:author="John Rhoads [2]" w:date="2019-11-24T20:43:00Z">
              <w:r>
                <w:rPr>
                  <w:color w:val="000000"/>
                  <w:szCs w:val="18"/>
                  <w:lang w:val="fr-FR" w:eastAsia="zh-CN"/>
                </w:rPr>
                <w:t>TCI Target Concentration</w:t>
              </w:r>
            </w:ins>
          </w:p>
        </w:tc>
        <w:tc>
          <w:tcPr>
            <w:tcW w:w="4590" w:type="dxa"/>
            <w:tcBorders>
              <w:top w:val="single" w:sz="4" w:space="0" w:color="auto"/>
              <w:left w:val="single" w:sz="4" w:space="0" w:color="auto"/>
              <w:bottom w:val="single" w:sz="4" w:space="0" w:color="auto"/>
              <w:right w:val="single" w:sz="4" w:space="0" w:color="auto"/>
            </w:tcBorders>
          </w:tcPr>
          <w:p w14:paraId="691E6329" w14:textId="4C3A6795" w:rsidR="00027B16" w:rsidRPr="00027B16" w:rsidRDefault="00027B16" w:rsidP="00027B16">
            <w:pPr>
              <w:pStyle w:val="TableEntry"/>
              <w:rPr>
                <w:ins w:id="3318" w:author="John Rhoads [2]" w:date="2019-11-24T20:42:00Z"/>
                <w:color w:val="000000"/>
                <w:szCs w:val="18"/>
                <w:lang w:eastAsia="zh-CN"/>
                <w:rPrChange w:id="3319" w:author="John Rhoads [2]" w:date="2019-11-24T20:43:00Z">
                  <w:rPr>
                    <w:ins w:id="3320" w:author="John Rhoads [2]" w:date="2019-11-24T20:42:00Z"/>
                    <w:color w:val="000000"/>
                    <w:szCs w:val="18"/>
                    <w:lang w:eastAsia="zh-CN"/>
                  </w:rPr>
                </w:rPrChange>
              </w:rPr>
            </w:pPr>
            <w:ins w:id="3321" w:author="John Rhoads [2]" w:date="2019-11-24T20:43:00Z">
              <w:r w:rsidRPr="00027B16">
                <w:rPr>
                  <w:color w:val="000000"/>
                  <w:szCs w:val="18"/>
                  <w:lang w:eastAsia="zh-CN"/>
                  <w:rPrChange w:id="3322" w:author="John Rhoads [2]" w:date="2019-11-24T20:43:00Z">
                    <w:rPr>
                      <w:b/>
                      <w:bCs/>
                      <w:color w:val="000000"/>
                      <w:szCs w:val="18"/>
                      <w:lang w:eastAsia="zh-CN"/>
                    </w:rPr>
                  </w:rPrChange>
                </w:rPr>
                <w:t>MDC_CONC_TCI_TARGET</w:t>
              </w:r>
            </w:ins>
          </w:p>
        </w:tc>
      </w:tr>
      <w:tr w:rsidR="00027B16" w:rsidRPr="00621E63" w14:paraId="19FE3ED3" w14:textId="77777777" w:rsidTr="00670CCB">
        <w:trPr>
          <w:jc w:val="center"/>
          <w:ins w:id="3323" w:author="John Rhoads [2]" w:date="2019-11-24T20:43:00Z"/>
        </w:trPr>
        <w:tc>
          <w:tcPr>
            <w:tcW w:w="3708" w:type="dxa"/>
            <w:tcBorders>
              <w:top w:val="single" w:sz="4" w:space="0" w:color="auto"/>
              <w:left w:val="single" w:sz="4" w:space="0" w:color="auto"/>
              <w:bottom w:val="single" w:sz="4" w:space="0" w:color="auto"/>
              <w:right w:val="single" w:sz="4" w:space="0" w:color="auto"/>
            </w:tcBorders>
          </w:tcPr>
          <w:p w14:paraId="4D61F4E5" w14:textId="4FB5081B" w:rsidR="00027B16" w:rsidRDefault="00027B16" w:rsidP="00027B16">
            <w:pPr>
              <w:pStyle w:val="TableEntry"/>
              <w:rPr>
                <w:ins w:id="3324" w:author="John Rhoads [2]" w:date="2019-11-24T20:43:00Z"/>
                <w:color w:val="000000"/>
                <w:szCs w:val="18"/>
                <w:lang w:val="fr-FR" w:eastAsia="zh-CN"/>
              </w:rPr>
            </w:pPr>
            <w:ins w:id="3325" w:author="John Rhoads [2]" w:date="2019-11-24T20:43:00Z">
              <w:r>
                <w:rPr>
                  <w:color w:val="000000"/>
                  <w:szCs w:val="18"/>
                  <w:lang w:val="fr-FR" w:eastAsia="zh-CN"/>
                </w:rPr>
                <w:t xml:space="preserve">TCI </w:t>
              </w:r>
              <w:proofErr w:type="spellStart"/>
              <w:r>
                <w:rPr>
                  <w:color w:val="000000"/>
                  <w:szCs w:val="18"/>
                  <w:lang w:val="fr-FR" w:eastAsia="zh-CN"/>
                </w:rPr>
                <w:t>current</w:t>
              </w:r>
              <w:proofErr w:type="spellEnd"/>
              <w:r>
                <w:rPr>
                  <w:color w:val="000000"/>
                  <w:szCs w:val="18"/>
                  <w:lang w:val="fr-FR" w:eastAsia="zh-CN"/>
                </w:rPr>
                <w:t xml:space="preserve"> Plasma concentration</w:t>
              </w:r>
            </w:ins>
          </w:p>
        </w:tc>
        <w:tc>
          <w:tcPr>
            <w:tcW w:w="4590" w:type="dxa"/>
            <w:tcBorders>
              <w:top w:val="single" w:sz="4" w:space="0" w:color="auto"/>
              <w:left w:val="single" w:sz="4" w:space="0" w:color="auto"/>
              <w:bottom w:val="single" w:sz="4" w:space="0" w:color="auto"/>
              <w:right w:val="single" w:sz="4" w:space="0" w:color="auto"/>
            </w:tcBorders>
          </w:tcPr>
          <w:p w14:paraId="41FCCAD6" w14:textId="6A1A0184" w:rsidR="00027B16" w:rsidRPr="00027B16" w:rsidRDefault="00027B16" w:rsidP="00027B16">
            <w:pPr>
              <w:pStyle w:val="TableEntry"/>
              <w:rPr>
                <w:ins w:id="3326" w:author="John Rhoads [2]" w:date="2019-11-24T20:43:00Z"/>
                <w:color w:val="000000"/>
                <w:szCs w:val="18"/>
                <w:lang w:eastAsia="zh-CN"/>
                <w:rPrChange w:id="3327" w:author="John Rhoads [2]" w:date="2019-11-24T20:44:00Z">
                  <w:rPr>
                    <w:ins w:id="3328" w:author="John Rhoads [2]" w:date="2019-11-24T20:43:00Z"/>
                    <w:color w:val="000000"/>
                    <w:szCs w:val="18"/>
                    <w:lang w:eastAsia="zh-CN"/>
                  </w:rPr>
                </w:rPrChange>
              </w:rPr>
            </w:pPr>
            <w:ins w:id="3329" w:author="John Rhoads [2]" w:date="2019-11-24T20:44:00Z">
              <w:r w:rsidRPr="00027B16">
                <w:rPr>
                  <w:color w:val="000000"/>
                  <w:szCs w:val="18"/>
                  <w:lang w:val="fr-FR" w:eastAsia="zh-CN"/>
                  <w:rPrChange w:id="3330" w:author="John Rhoads [2]" w:date="2019-11-24T20:44:00Z">
                    <w:rPr>
                      <w:b/>
                      <w:bCs/>
                      <w:color w:val="000000"/>
                      <w:szCs w:val="18"/>
                      <w:lang w:val="fr-FR" w:eastAsia="zh-CN"/>
                    </w:rPr>
                  </w:rPrChange>
                </w:rPr>
                <w:t>MDC_CONC_TCI_CURRENT_PLASMA</w:t>
              </w:r>
            </w:ins>
          </w:p>
        </w:tc>
      </w:tr>
      <w:tr w:rsidR="00027B16" w:rsidRPr="00621E63" w14:paraId="6AF24E9B" w14:textId="77777777" w:rsidTr="00670CCB">
        <w:trPr>
          <w:jc w:val="center"/>
          <w:ins w:id="3331" w:author="John Rhoads [2]" w:date="2019-11-24T20:44:00Z"/>
        </w:trPr>
        <w:tc>
          <w:tcPr>
            <w:tcW w:w="3708" w:type="dxa"/>
            <w:tcBorders>
              <w:top w:val="single" w:sz="4" w:space="0" w:color="auto"/>
              <w:left w:val="single" w:sz="4" w:space="0" w:color="auto"/>
              <w:bottom w:val="single" w:sz="4" w:space="0" w:color="auto"/>
              <w:right w:val="single" w:sz="4" w:space="0" w:color="auto"/>
            </w:tcBorders>
          </w:tcPr>
          <w:p w14:paraId="09A5918A" w14:textId="06B92FED" w:rsidR="00027B16" w:rsidRDefault="00027B16" w:rsidP="00027B16">
            <w:pPr>
              <w:pStyle w:val="TableEntry"/>
              <w:rPr>
                <w:ins w:id="3332" w:author="John Rhoads [2]" w:date="2019-11-24T20:44:00Z"/>
                <w:color w:val="000000"/>
                <w:szCs w:val="18"/>
                <w:lang w:val="fr-FR" w:eastAsia="zh-CN"/>
              </w:rPr>
            </w:pPr>
            <w:ins w:id="3333" w:author="John Rhoads [2]" w:date="2019-11-24T20:44:00Z">
              <w:r>
                <w:rPr>
                  <w:color w:val="000000"/>
                  <w:szCs w:val="18"/>
                  <w:lang w:val="fr-FR" w:eastAsia="zh-CN"/>
                </w:rPr>
                <w:t xml:space="preserve">TCI </w:t>
              </w:r>
              <w:proofErr w:type="spellStart"/>
              <w:r>
                <w:rPr>
                  <w:color w:val="000000"/>
                  <w:szCs w:val="18"/>
                  <w:lang w:val="fr-FR" w:eastAsia="zh-CN"/>
                </w:rPr>
                <w:t>current</w:t>
              </w:r>
              <w:proofErr w:type="spellEnd"/>
              <w:r>
                <w:rPr>
                  <w:color w:val="000000"/>
                  <w:szCs w:val="18"/>
                  <w:lang w:val="fr-FR" w:eastAsia="zh-CN"/>
                </w:rPr>
                <w:t xml:space="preserve"> </w:t>
              </w:r>
              <w:proofErr w:type="spellStart"/>
              <w:r>
                <w:rPr>
                  <w:color w:val="000000"/>
                  <w:szCs w:val="18"/>
                  <w:lang w:val="fr-FR" w:eastAsia="zh-CN"/>
                </w:rPr>
                <w:t>Effect</w:t>
              </w:r>
              <w:proofErr w:type="spellEnd"/>
              <w:r>
                <w:rPr>
                  <w:color w:val="000000"/>
                  <w:szCs w:val="18"/>
                  <w:lang w:val="fr-FR" w:eastAsia="zh-CN"/>
                </w:rPr>
                <w:t xml:space="preserve"> concentration</w:t>
              </w:r>
            </w:ins>
          </w:p>
        </w:tc>
        <w:tc>
          <w:tcPr>
            <w:tcW w:w="4590" w:type="dxa"/>
            <w:tcBorders>
              <w:top w:val="single" w:sz="4" w:space="0" w:color="auto"/>
              <w:left w:val="single" w:sz="4" w:space="0" w:color="auto"/>
              <w:bottom w:val="single" w:sz="4" w:space="0" w:color="auto"/>
              <w:right w:val="single" w:sz="4" w:space="0" w:color="auto"/>
            </w:tcBorders>
          </w:tcPr>
          <w:p w14:paraId="2FCD1D85" w14:textId="5666CAB8" w:rsidR="00027B16" w:rsidRPr="00027B16" w:rsidRDefault="00027B16" w:rsidP="00027B16">
            <w:pPr>
              <w:pStyle w:val="TableEntry"/>
              <w:rPr>
                <w:ins w:id="3334" w:author="John Rhoads [2]" w:date="2019-11-24T20:44:00Z"/>
                <w:color w:val="000000"/>
                <w:szCs w:val="18"/>
                <w:lang w:val="fr-FR" w:eastAsia="zh-CN"/>
                <w:rPrChange w:id="3335" w:author="John Rhoads [2]" w:date="2019-11-24T20:45:00Z">
                  <w:rPr>
                    <w:ins w:id="3336" w:author="John Rhoads [2]" w:date="2019-11-24T20:44:00Z"/>
                    <w:color w:val="000000"/>
                    <w:szCs w:val="18"/>
                    <w:lang w:val="fr-FR" w:eastAsia="zh-CN"/>
                  </w:rPr>
                </w:rPrChange>
              </w:rPr>
            </w:pPr>
            <w:ins w:id="3337" w:author="John Rhoads [2]" w:date="2019-11-24T20:44:00Z">
              <w:r w:rsidRPr="00027B16">
                <w:rPr>
                  <w:color w:val="000000"/>
                  <w:szCs w:val="18"/>
                  <w:lang w:val="fr-FR" w:eastAsia="zh-CN"/>
                  <w:rPrChange w:id="3338" w:author="John Rhoads [2]" w:date="2019-11-24T20:45:00Z">
                    <w:rPr>
                      <w:b/>
                      <w:bCs/>
                      <w:color w:val="000000"/>
                      <w:szCs w:val="18"/>
                      <w:lang w:val="fr-FR" w:eastAsia="zh-CN"/>
                    </w:rPr>
                  </w:rPrChange>
                </w:rPr>
                <w:t>MDC_CONC_TCI_CURRENT_EFFECT</w:t>
              </w:r>
            </w:ins>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298CEECF" w14:textId="207B6FFA" w:rsidR="008630D6" w:rsidRPr="00621E63" w:rsidDel="00CE1CA8" w:rsidRDefault="008630D6">
      <w:pPr>
        <w:pStyle w:val="BodyText"/>
        <w:rPr>
          <w:del w:id="3339" w:author="Mary Jungers" w:date="2019-11-13T19:22:00Z"/>
        </w:rPr>
        <w:pPrChange w:id="3340" w:author="Mary Jungers" w:date="2019-11-13T19:20:00Z">
          <w:pPr>
            <w:pStyle w:val="TableTitle"/>
          </w:pPr>
        </w:pPrChange>
      </w:pP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341" w:author="Mary Jungers" w:date="2019-11-14T18:58:00Z">
          <w:tblPr>
            <w:tblW w:w="438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PrChange>
      </w:tblPr>
      <w:tblGrid>
        <w:gridCol w:w="1866"/>
        <w:gridCol w:w="6325"/>
        <w:tblGridChange w:id="3342">
          <w:tblGrid>
            <w:gridCol w:w="5"/>
            <w:gridCol w:w="1861"/>
            <w:gridCol w:w="3"/>
            <w:gridCol w:w="6318"/>
            <w:gridCol w:w="4"/>
          </w:tblGrid>
        </w:tblGridChange>
      </w:tblGrid>
      <w:tr w:rsidR="008630D6" w:rsidRPr="00621E63" w14:paraId="21E9E225" w14:textId="77777777" w:rsidTr="00D93F40">
        <w:trPr>
          <w:cantSplit/>
          <w:trHeight w:val="315"/>
          <w:tblHeader/>
          <w:jc w:val="center"/>
          <w:trPrChange w:id="3343" w:author="Mary Jungers" w:date="2019-11-14T18:58:00Z">
            <w:trPr>
              <w:gridBefore w:val="1"/>
              <w:gridAfter w:val="0"/>
              <w:cantSplit/>
              <w:trHeight w:val="315"/>
              <w:tblHeader/>
              <w:jc w:val="center"/>
            </w:trPr>
          </w:trPrChange>
        </w:trPr>
        <w:tc>
          <w:tcPr>
            <w:tcW w:w="1139" w:type="pct"/>
            <w:shd w:val="clear" w:color="auto" w:fill="D9D9D9"/>
            <w:vAlign w:val="center"/>
            <w:tcPrChange w:id="3344" w:author="Mary Jungers" w:date="2019-11-14T18:58:00Z">
              <w:tcPr>
                <w:tcW w:w="1139" w:type="pct"/>
                <w:gridSpan w:val="2"/>
                <w:shd w:val="clear" w:color="auto" w:fill="D9D9D9"/>
                <w:vAlign w:val="center"/>
              </w:tcPr>
            </w:tcPrChange>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Change w:id="3345" w:author="Mary Jungers" w:date="2019-11-14T18:58:00Z">
              <w:tcPr>
                <w:tcW w:w="3861" w:type="pct"/>
                <w:shd w:val="clear" w:color="auto" w:fill="D9D9D9"/>
                <w:vAlign w:val="center"/>
              </w:tcPr>
            </w:tcPrChange>
          </w:tcPr>
          <w:p w14:paraId="1BC9A5C9" w14:textId="77777777" w:rsidR="008630D6" w:rsidRPr="00621E63" w:rsidRDefault="008630D6" w:rsidP="00670CCB">
            <w:pPr>
              <w:pStyle w:val="TableEntryHeader"/>
            </w:pPr>
            <w:r w:rsidRPr="00621E63">
              <w:t>NOTES</w:t>
            </w:r>
          </w:p>
        </w:tc>
      </w:tr>
      <w:tr w:rsidR="008630D6" w:rsidRPr="00621E63" w14:paraId="10F3FBE0" w14:textId="77777777" w:rsidTr="00D93F40">
        <w:trPr>
          <w:cantSplit/>
          <w:trHeight w:val="315"/>
          <w:jc w:val="center"/>
          <w:trPrChange w:id="3346" w:author="Mary Jungers" w:date="2019-11-14T18:58:00Z">
            <w:trPr>
              <w:gridBefore w:val="1"/>
              <w:gridAfter w:val="0"/>
              <w:cantSplit/>
              <w:trHeight w:val="315"/>
              <w:jc w:val="center"/>
            </w:trPr>
          </w:trPrChange>
        </w:trPr>
        <w:tc>
          <w:tcPr>
            <w:tcW w:w="5000" w:type="pct"/>
            <w:gridSpan w:val="2"/>
            <w:shd w:val="clear" w:color="auto" w:fill="auto"/>
            <w:vAlign w:val="center"/>
            <w:tcPrChange w:id="3347" w:author="Mary Jungers" w:date="2019-11-14T18:58:00Z">
              <w:tcPr>
                <w:tcW w:w="5000" w:type="pct"/>
                <w:gridSpan w:val="3"/>
                <w:shd w:val="clear" w:color="auto" w:fill="auto"/>
                <w:vAlign w:val="center"/>
              </w:tcPr>
            </w:tcPrChange>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D93F40">
        <w:trPr>
          <w:cantSplit/>
          <w:trHeight w:val="315"/>
          <w:jc w:val="center"/>
          <w:trPrChange w:id="3348" w:author="Mary Jungers" w:date="2019-11-14T18:58:00Z">
            <w:trPr>
              <w:gridBefore w:val="1"/>
              <w:gridAfter w:val="0"/>
              <w:cantSplit/>
              <w:trHeight w:val="315"/>
              <w:jc w:val="center"/>
            </w:trPr>
          </w:trPrChange>
        </w:trPr>
        <w:tc>
          <w:tcPr>
            <w:tcW w:w="1139" w:type="pct"/>
            <w:shd w:val="clear" w:color="auto" w:fill="auto"/>
            <w:vAlign w:val="center"/>
            <w:tcPrChange w:id="3349" w:author="Mary Jungers" w:date="2019-11-14T18:58:00Z">
              <w:tcPr>
                <w:tcW w:w="1139" w:type="pct"/>
                <w:gridSpan w:val="2"/>
                <w:shd w:val="clear" w:color="auto" w:fill="auto"/>
                <w:vAlign w:val="center"/>
              </w:tcPr>
            </w:tcPrChange>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Change w:id="3350" w:author="Mary Jungers" w:date="2019-11-14T18:58:00Z">
              <w:tcPr>
                <w:tcW w:w="3861" w:type="pct"/>
                <w:shd w:val="clear" w:color="auto" w:fill="auto"/>
                <w:vAlign w:val="center"/>
              </w:tcPr>
            </w:tcPrChange>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D93F40">
        <w:trPr>
          <w:cantSplit/>
          <w:trHeight w:val="315"/>
          <w:jc w:val="center"/>
          <w:trPrChange w:id="3351" w:author="Mary Jungers" w:date="2019-11-14T18:58:00Z">
            <w:trPr>
              <w:gridBefore w:val="1"/>
              <w:gridAfter w:val="0"/>
              <w:cantSplit/>
              <w:trHeight w:val="315"/>
              <w:jc w:val="center"/>
            </w:trPr>
          </w:trPrChange>
        </w:trPr>
        <w:tc>
          <w:tcPr>
            <w:tcW w:w="1139" w:type="pct"/>
            <w:shd w:val="clear" w:color="auto" w:fill="auto"/>
            <w:vAlign w:val="center"/>
            <w:tcPrChange w:id="3352" w:author="Mary Jungers" w:date="2019-11-14T18:58:00Z">
              <w:tcPr>
                <w:tcW w:w="1139" w:type="pct"/>
                <w:gridSpan w:val="2"/>
                <w:shd w:val="clear" w:color="auto" w:fill="auto"/>
                <w:vAlign w:val="center"/>
              </w:tcPr>
            </w:tcPrChange>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Change w:id="3353" w:author="Mary Jungers" w:date="2019-11-14T18:58:00Z">
              <w:tcPr>
                <w:tcW w:w="3861" w:type="pct"/>
                <w:shd w:val="clear" w:color="auto" w:fill="auto"/>
                <w:vAlign w:val="center"/>
              </w:tcPr>
            </w:tcPrChange>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D93F40">
        <w:trPr>
          <w:cantSplit/>
          <w:trHeight w:val="315"/>
          <w:jc w:val="center"/>
          <w:trPrChange w:id="3354" w:author="Mary Jungers" w:date="2019-11-14T18:58:00Z">
            <w:trPr>
              <w:gridBefore w:val="1"/>
              <w:gridAfter w:val="0"/>
              <w:cantSplit/>
              <w:trHeight w:val="315"/>
              <w:jc w:val="center"/>
            </w:trPr>
          </w:trPrChange>
        </w:trPr>
        <w:tc>
          <w:tcPr>
            <w:tcW w:w="1139" w:type="pct"/>
            <w:shd w:val="clear" w:color="auto" w:fill="auto"/>
            <w:vAlign w:val="center"/>
            <w:tcPrChange w:id="3355" w:author="Mary Jungers" w:date="2019-11-14T18:58:00Z">
              <w:tcPr>
                <w:tcW w:w="1139" w:type="pct"/>
                <w:gridSpan w:val="2"/>
                <w:shd w:val="clear" w:color="auto" w:fill="auto"/>
                <w:vAlign w:val="center"/>
              </w:tcPr>
            </w:tcPrChange>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Change w:id="3356" w:author="Mary Jungers" w:date="2019-11-14T18:58:00Z">
              <w:tcPr>
                <w:tcW w:w="3861" w:type="pct"/>
                <w:shd w:val="clear" w:color="auto" w:fill="auto"/>
                <w:vAlign w:val="center"/>
              </w:tcPr>
            </w:tcPrChange>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D93F40">
        <w:trPr>
          <w:cantSplit/>
          <w:trHeight w:val="315"/>
          <w:jc w:val="center"/>
          <w:trPrChange w:id="3357" w:author="Mary Jungers" w:date="2019-11-14T18:58:00Z">
            <w:trPr>
              <w:gridBefore w:val="1"/>
              <w:gridAfter w:val="0"/>
              <w:cantSplit/>
              <w:trHeight w:val="315"/>
              <w:jc w:val="center"/>
            </w:trPr>
          </w:trPrChange>
        </w:trPr>
        <w:tc>
          <w:tcPr>
            <w:tcW w:w="5000" w:type="pct"/>
            <w:gridSpan w:val="2"/>
            <w:shd w:val="clear" w:color="auto" w:fill="auto"/>
            <w:vAlign w:val="center"/>
            <w:tcPrChange w:id="3358" w:author="Mary Jungers" w:date="2019-11-14T18:58:00Z">
              <w:tcPr>
                <w:tcW w:w="5000" w:type="pct"/>
                <w:gridSpan w:val="3"/>
                <w:shd w:val="clear" w:color="auto" w:fill="auto"/>
                <w:vAlign w:val="center"/>
              </w:tcPr>
            </w:tcPrChange>
          </w:tcPr>
          <w:p w14:paraId="01202303" w14:textId="77777777" w:rsidR="008630D6" w:rsidRPr="00621E63" w:rsidRDefault="008630D6" w:rsidP="00670CCB">
            <w:pPr>
              <w:pStyle w:val="TableEntry"/>
              <w:rPr>
                <w:b/>
              </w:rPr>
            </w:pPr>
            <w:r w:rsidRPr="00621E63">
              <w:rPr>
                <w:b/>
              </w:rPr>
              <w:t>Active Source Parameters:</w:t>
            </w:r>
          </w:p>
        </w:tc>
      </w:tr>
      <w:tr w:rsidR="008630D6" w:rsidRPr="00621E63" w14:paraId="534CBA48" w14:textId="77777777" w:rsidTr="00D93F40">
        <w:trPr>
          <w:cantSplit/>
          <w:trHeight w:val="315"/>
          <w:jc w:val="center"/>
          <w:trPrChange w:id="3359" w:author="Mary Jungers" w:date="2019-11-14T18:58:00Z">
            <w:trPr>
              <w:gridBefore w:val="1"/>
              <w:gridAfter w:val="0"/>
              <w:cantSplit/>
              <w:trHeight w:val="315"/>
              <w:jc w:val="center"/>
            </w:trPr>
          </w:trPrChange>
        </w:trPr>
        <w:tc>
          <w:tcPr>
            <w:tcW w:w="1139" w:type="pct"/>
            <w:shd w:val="clear" w:color="auto" w:fill="auto"/>
            <w:vAlign w:val="center"/>
            <w:tcPrChange w:id="3360" w:author="Mary Jungers" w:date="2019-11-14T18:58:00Z">
              <w:tcPr>
                <w:tcW w:w="1139" w:type="pct"/>
                <w:gridSpan w:val="2"/>
                <w:shd w:val="clear" w:color="auto" w:fill="auto"/>
                <w:vAlign w:val="center"/>
              </w:tcPr>
            </w:tcPrChange>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Change w:id="3361" w:author="Mary Jungers" w:date="2019-11-14T18:58:00Z">
              <w:tcPr>
                <w:tcW w:w="3861" w:type="pct"/>
                <w:shd w:val="clear" w:color="auto" w:fill="auto"/>
                <w:vAlign w:val="center"/>
              </w:tcPr>
            </w:tcPrChange>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D93F40">
        <w:trPr>
          <w:cantSplit/>
          <w:trHeight w:val="315"/>
          <w:jc w:val="center"/>
          <w:trPrChange w:id="3362" w:author="Mary Jungers" w:date="2019-11-14T18:58:00Z">
            <w:trPr>
              <w:gridBefore w:val="1"/>
              <w:gridAfter w:val="0"/>
              <w:cantSplit/>
              <w:trHeight w:val="315"/>
              <w:jc w:val="center"/>
            </w:trPr>
          </w:trPrChange>
        </w:trPr>
        <w:tc>
          <w:tcPr>
            <w:tcW w:w="1139" w:type="pct"/>
            <w:shd w:val="clear" w:color="auto" w:fill="auto"/>
            <w:vAlign w:val="center"/>
            <w:tcPrChange w:id="3363" w:author="Mary Jungers" w:date="2019-11-14T18:58:00Z">
              <w:tcPr>
                <w:tcW w:w="1139" w:type="pct"/>
                <w:gridSpan w:val="2"/>
                <w:shd w:val="clear" w:color="auto" w:fill="auto"/>
                <w:vAlign w:val="center"/>
              </w:tcPr>
            </w:tcPrChange>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Change w:id="3364" w:author="Mary Jungers" w:date="2019-11-14T18:58:00Z">
              <w:tcPr>
                <w:tcW w:w="3861" w:type="pct"/>
                <w:shd w:val="clear" w:color="auto" w:fill="auto"/>
                <w:vAlign w:val="center"/>
              </w:tcPr>
            </w:tcPrChange>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D93F40">
        <w:trPr>
          <w:cantSplit/>
          <w:trHeight w:val="315"/>
          <w:jc w:val="center"/>
          <w:trPrChange w:id="3365" w:author="Mary Jungers" w:date="2019-11-14T18:58:00Z">
            <w:trPr>
              <w:gridBefore w:val="1"/>
              <w:gridAfter w:val="0"/>
              <w:cantSplit/>
              <w:trHeight w:val="315"/>
              <w:jc w:val="center"/>
            </w:trPr>
          </w:trPrChange>
        </w:trPr>
        <w:tc>
          <w:tcPr>
            <w:tcW w:w="1139" w:type="pct"/>
            <w:shd w:val="clear" w:color="auto" w:fill="auto"/>
            <w:vAlign w:val="center"/>
            <w:tcPrChange w:id="3366" w:author="Mary Jungers" w:date="2019-11-14T18:58:00Z">
              <w:tcPr>
                <w:tcW w:w="1139" w:type="pct"/>
                <w:gridSpan w:val="2"/>
                <w:shd w:val="clear" w:color="auto" w:fill="auto"/>
                <w:vAlign w:val="center"/>
              </w:tcPr>
            </w:tcPrChange>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Change w:id="3367" w:author="Mary Jungers" w:date="2019-11-14T18:58:00Z">
              <w:tcPr>
                <w:tcW w:w="3861" w:type="pct"/>
                <w:shd w:val="clear" w:color="auto" w:fill="auto"/>
                <w:vAlign w:val="center"/>
              </w:tcPr>
            </w:tcPrChange>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D93F40">
        <w:trPr>
          <w:cantSplit/>
          <w:trHeight w:val="315"/>
          <w:jc w:val="center"/>
          <w:trPrChange w:id="3368" w:author="Mary Jungers" w:date="2019-11-14T18:58:00Z">
            <w:trPr>
              <w:gridBefore w:val="1"/>
              <w:gridAfter w:val="0"/>
              <w:cantSplit/>
              <w:trHeight w:val="315"/>
              <w:jc w:val="center"/>
            </w:trPr>
          </w:trPrChange>
        </w:trPr>
        <w:tc>
          <w:tcPr>
            <w:tcW w:w="1139" w:type="pct"/>
            <w:shd w:val="clear" w:color="auto" w:fill="auto"/>
            <w:vAlign w:val="center"/>
            <w:tcPrChange w:id="3369" w:author="Mary Jungers" w:date="2019-11-14T18:58:00Z">
              <w:tcPr>
                <w:tcW w:w="1139" w:type="pct"/>
                <w:gridSpan w:val="2"/>
                <w:shd w:val="clear" w:color="auto" w:fill="auto"/>
                <w:vAlign w:val="center"/>
              </w:tcPr>
            </w:tcPrChange>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Change w:id="3370" w:author="Mary Jungers" w:date="2019-11-14T18:58:00Z">
              <w:tcPr>
                <w:tcW w:w="3861" w:type="pct"/>
                <w:shd w:val="clear" w:color="auto" w:fill="auto"/>
                <w:vAlign w:val="center"/>
              </w:tcPr>
            </w:tcPrChange>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D93F40">
        <w:trPr>
          <w:cantSplit/>
          <w:trHeight w:val="315"/>
          <w:jc w:val="center"/>
          <w:trPrChange w:id="3371" w:author="Mary Jungers" w:date="2019-11-14T18:58:00Z">
            <w:trPr>
              <w:gridBefore w:val="1"/>
              <w:gridAfter w:val="0"/>
              <w:cantSplit/>
              <w:trHeight w:val="315"/>
              <w:jc w:val="center"/>
            </w:trPr>
          </w:trPrChange>
        </w:trPr>
        <w:tc>
          <w:tcPr>
            <w:tcW w:w="1139" w:type="pct"/>
            <w:shd w:val="clear" w:color="auto" w:fill="auto"/>
            <w:vAlign w:val="center"/>
            <w:tcPrChange w:id="3372" w:author="Mary Jungers" w:date="2019-11-14T18:58:00Z">
              <w:tcPr>
                <w:tcW w:w="1139" w:type="pct"/>
                <w:gridSpan w:val="2"/>
                <w:shd w:val="clear" w:color="auto" w:fill="auto"/>
                <w:vAlign w:val="center"/>
              </w:tcPr>
            </w:tcPrChange>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Change w:id="3373" w:author="Mary Jungers" w:date="2019-11-14T18:58:00Z">
              <w:tcPr>
                <w:tcW w:w="3861" w:type="pct"/>
                <w:shd w:val="clear" w:color="auto" w:fill="auto"/>
                <w:vAlign w:val="center"/>
              </w:tcPr>
            </w:tcPrChange>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D93F40">
        <w:trPr>
          <w:cantSplit/>
          <w:trHeight w:val="315"/>
          <w:jc w:val="center"/>
          <w:trPrChange w:id="3374" w:author="Mary Jungers" w:date="2019-11-14T18:58:00Z">
            <w:trPr>
              <w:gridBefore w:val="1"/>
              <w:gridAfter w:val="0"/>
              <w:cantSplit/>
              <w:trHeight w:val="315"/>
              <w:jc w:val="center"/>
            </w:trPr>
          </w:trPrChange>
        </w:trPr>
        <w:tc>
          <w:tcPr>
            <w:tcW w:w="1139" w:type="pct"/>
            <w:shd w:val="clear" w:color="auto" w:fill="auto"/>
            <w:vAlign w:val="center"/>
            <w:tcPrChange w:id="3375" w:author="Mary Jungers" w:date="2019-11-14T18:58:00Z">
              <w:tcPr>
                <w:tcW w:w="1139" w:type="pct"/>
                <w:gridSpan w:val="2"/>
                <w:shd w:val="clear" w:color="auto" w:fill="auto"/>
                <w:vAlign w:val="center"/>
              </w:tcPr>
            </w:tcPrChange>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Change w:id="3376" w:author="Mary Jungers" w:date="2019-11-14T18:58:00Z">
              <w:tcPr>
                <w:tcW w:w="3861" w:type="pct"/>
                <w:shd w:val="clear" w:color="auto" w:fill="auto"/>
                <w:vAlign w:val="center"/>
              </w:tcPr>
            </w:tcPrChange>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r w:rsidR="00027B16" w:rsidRPr="00621E63" w:rsidDel="003C6471" w14:paraId="231E7513" w14:textId="77777777" w:rsidTr="00D93F40">
        <w:trPr>
          <w:cantSplit/>
          <w:trHeight w:val="315"/>
          <w:jc w:val="center"/>
          <w:ins w:id="3377" w:author="John Rhoads [2]" w:date="2019-11-24T20:45:00Z"/>
        </w:trPr>
        <w:tc>
          <w:tcPr>
            <w:tcW w:w="1139" w:type="pct"/>
            <w:shd w:val="clear" w:color="auto" w:fill="auto"/>
            <w:vAlign w:val="center"/>
          </w:tcPr>
          <w:p w14:paraId="522BA8BB" w14:textId="092F85CB" w:rsidR="00027B16" w:rsidRPr="00621E63" w:rsidRDefault="00027B16" w:rsidP="00670CCB">
            <w:pPr>
              <w:pStyle w:val="TableEntry"/>
              <w:rPr>
                <w:ins w:id="3378" w:author="John Rhoads [2]" w:date="2019-11-24T20:45:00Z"/>
              </w:rPr>
            </w:pPr>
            <w:ins w:id="3379" w:author="John Rhoads [2]" w:date="2019-11-24T20:45:00Z">
              <w:r>
                <w:rPr>
                  <w:color w:val="000000"/>
                  <w:szCs w:val="18"/>
                  <w:lang w:val="fr-FR" w:eastAsia="zh-CN"/>
                </w:rPr>
                <w:t>TCI Mode</w:t>
              </w:r>
            </w:ins>
          </w:p>
        </w:tc>
        <w:tc>
          <w:tcPr>
            <w:tcW w:w="3861" w:type="pct"/>
            <w:shd w:val="clear" w:color="auto" w:fill="auto"/>
            <w:vAlign w:val="center"/>
          </w:tcPr>
          <w:p w14:paraId="72CF2D3B" w14:textId="77777777" w:rsidR="00027B16" w:rsidRDefault="00027B16" w:rsidP="00027B16">
            <w:pPr>
              <w:autoSpaceDE w:val="0"/>
              <w:rPr>
                <w:ins w:id="3380" w:author="John Rhoads [2]" w:date="2019-11-24T20:46:00Z"/>
              </w:rPr>
            </w:pPr>
            <w:ins w:id="3381" w:author="John Rhoads [2]" w:date="2019-11-24T20:46:00Z">
              <w:r>
                <w:rPr>
                  <w:color w:val="000000"/>
                  <w:sz w:val="18"/>
                  <w:szCs w:val="18"/>
                  <w:lang w:eastAsia="zh-CN"/>
                </w:rPr>
                <w:t>Optional</w:t>
              </w:r>
            </w:ins>
          </w:p>
          <w:p w14:paraId="6FF4F316" w14:textId="11072972" w:rsidR="00027B16" w:rsidRPr="00621E63" w:rsidRDefault="00027B16" w:rsidP="00027B16">
            <w:pPr>
              <w:pStyle w:val="TableEntry"/>
              <w:rPr>
                <w:ins w:id="3382" w:author="John Rhoads [2]" w:date="2019-11-24T20:45:00Z"/>
              </w:rPr>
            </w:pPr>
            <w:ins w:id="3383" w:author="John Rhoads [2]" w:date="2019-11-24T20:46:00Z">
              <w:r>
                <w:rPr>
                  <w:color w:val="000000"/>
                  <w:szCs w:val="18"/>
                  <w:lang w:eastAsia="zh-CN"/>
                </w:rPr>
                <w:t>See ENUM  _MDC_PUMP_TCI_MODE below</w:t>
              </w:r>
            </w:ins>
          </w:p>
        </w:tc>
      </w:tr>
      <w:tr w:rsidR="00027B16" w:rsidRPr="00621E63" w:rsidDel="003C6471" w14:paraId="5339AB68" w14:textId="77777777" w:rsidTr="00D93F40">
        <w:trPr>
          <w:cantSplit/>
          <w:trHeight w:val="315"/>
          <w:jc w:val="center"/>
          <w:ins w:id="3384" w:author="John Rhoads [2]" w:date="2019-11-24T20:46:00Z"/>
        </w:trPr>
        <w:tc>
          <w:tcPr>
            <w:tcW w:w="1139" w:type="pct"/>
            <w:shd w:val="clear" w:color="auto" w:fill="auto"/>
            <w:vAlign w:val="center"/>
          </w:tcPr>
          <w:p w14:paraId="1EA41E28" w14:textId="243A001A" w:rsidR="00027B16" w:rsidRDefault="00027B16" w:rsidP="00670CCB">
            <w:pPr>
              <w:pStyle w:val="TableEntry"/>
              <w:rPr>
                <w:ins w:id="3385" w:author="John Rhoads [2]" w:date="2019-11-24T20:46:00Z"/>
                <w:color w:val="000000"/>
                <w:szCs w:val="18"/>
                <w:lang w:val="fr-FR" w:eastAsia="zh-CN"/>
              </w:rPr>
            </w:pPr>
            <w:ins w:id="3386" w:author="John Rhoads [2]" w:date="2019-11-24T20:46:00Z">
              <w:r>
                <w:rPr>
                  <w:color w:val="000000"/>
                  <w:szCs w:val="18"/>
                  <w:lang w:val="fr-FR" w:eastAsia="zh-CN"/>
                </w:rPr>
                <w:t xml:space="preserve">TCI Model </w:t>
              </w:r>
              <w:proofErr w:type="spellStart"/>
              <w:r>
                <w:rPr>
                  <w:color w:val="000000"/>
                  <w:szCs w:val="18"/>
                  <w:lang w:val="fr-FR" w:eastAsia="zh-CN"/>
                </w:rPr>
                <w:t>used</w:t>
              </w:r>
              <w:proofErr w:type="spellEnd"/>
            </w:ins>
          </w:p>
        </w:tc>
        <w:tc>
          <w:tcPr>
            <w:tcW w:w="3861" w:type="pct"/>
            <w:shd w:val="clear" w:color="auto" w:fill="auto"/>
            <w:vAlign w:val="center"/>
          </w:tcPr>
          <w:p w14:paraId="48774478" w14:textId="77777777" w:rsidR="00027B16" w:rsidRDefault="00027B16" w:rsidP="00027B16">
            <w:pPr>
              <w:tabs>
                <w:tab w:val="left" w:pos="1440"/>
              </w:tabs>
              <w:autoSpaceDE w:val="0"/>
              <w:rPr>
                <w:ins w:id="3387" w:author="John Rhoads [2]" w:date="2019-11-24T20:46:00Z"/>
              </w:rPr>
            </w:pPr>
            <w:ins w:id="3388" w:author="John Rhoads [2]" w:date="2019-11-24T20:46:00Z">
              <w:r>
                <w:rPr>
                  <w:color w:val="000000"/>
                  <w:sz w:val="18"/>
                  <w:szCs w:val="18"/>
                  <w:lang w:eastAsia="zh-CN"/>
                </w:rPr>
                <w:t>Required if MDC_PUMP_TCI_MODE is present and different from pump-</w:t>
              </w:r>
              <w:proofErr w:type="spellStart"/>
              <w:r>
                <w:rPr>
                  <w:color w:val="000000"/>
                  <w:sz w:val="18"/>
                  <w:szCs w:val="18"/>
                  <w:lang w:eastAsia="zh-CN"/>
                </w:rPr>
                <w:t>tci</w:t>
              </w:r>
              <w:proofErr w:type="spellEnd"/>
              <w:r>
                <w:rPr>
                  <w:color w:val="000000"/>
                  <w:sz w:val="18"/>
                  <w:szCs w:val="18"/>
                  <w:lang w:eastAsia="zh-CN"/>
                </w:rPr>
                <w:t>-none</w:t>
              </w:r>
            </w:ins>
          </w:p>
          <w:p w14:paraId="19259E61" w14:textId="228A8F5B" w:rsidR="00027B16" w:rsidRDefault="00027B16" w:rsidP="00027B16">
            <w:pPr>
              <w:autoSpaceDE w:val="0"/>
              <w:rPr>
                <w:ins w:id="3389" w:author="John Rhoads [2]" w:date="2019-11-24T20:46:00Z"/>
                <w:color w:val="000000"/>
                <w:sz w:val="18"/>
                <w:szCs w:val="18"/>
                <w:lang w:eastAsia="zh-CN"/>
              </w:rPr>
            </w:pPr>
            <w:ins w:id="3390" w:author="John Rhoads [2]" w:date="2019-11-24T20:46:00Z">
              <w:r>
                <w:rPr>
                  <w:color w:val="000000"/>
                  <w:sz w:val="18"/>
                  <w:szCs w:val="18"/>
                  <w:lang w:eastAsia="zh-CN"/>
                </w:rPr>
                <w:t>Free String</w:t>
              </w:r>
            </w:ins>
          </w:p>
        </w:tc>
      </w:tr>
      <w:tr w:rsidR="00027B16" w:rsidRPr="00621E63" w:rsidDel="003C6471" w14:paraId="1852FFD3" w14:textId="77777777" w:rsidTr="00D93F40">
        <w:trPr>
          <w:cantSplit/>
          <w:trHeight w:val="315"/>
          <w:jc w:val="center"/>
          <w:ins w:id="3391" w:author="John Rhoads [2]" w:date="2019-11-24T20:47:00Z"/>
        </w:trPr>
        <w:tc>
          <w:tcPr>
            <w:tcW w:w="1139" w:type="pct"/>
            <w:shd w:val="clear" w:color="auto" w:fill="auto"/>
            <w:vAlign w:val="center"/>
          </w:tcPr>
          <w:p w14:paraId="3F87C898" w14:textId="4597FF08" w:rsidR="00027B16" w:rsidRDefault="00027B16" w:rsidP="00670CCB">
            <w:pPr>
              <w:pStyle w:val="TableEntry"/>
              <w:rPr>
                <w:ins w:id="3392" w:author="John Rhoads [2]" w:date="2019-11-24T20:47:00Z"/>
                <w:color w:val="000000"/>
                <w:szCs w:val="18"/>
                <w:lang w:val="fr-FR" w:eastAsia="zh-CN"/>
              </w:rPr>
            </w:pPr>
            <w:ins w:id="3393" w:author="John Rhoads [2]" w:date="2019-11-24T20:47:00Z">
              <w:r>
                <w:rPr>
                  <w:color w:val="000000"/>
                  <w:szCs w:val="18"/>
                  <w:lang w:val="fr-FR" w:eastAsia="zh-CN"/>
                </w:rPr>
                <w:t>TCI Target Concentration</w:t>
              </w:r>
            </w:ins>
          </w:p>
        </w:tc>
        <w:tc>
          <w:tcPr>
            <w:tcW w:w="3861" w:type="pct"/>
            <w:shd w:val="clear" w:color="auto" w:fill="auto"/>
            <w:vAlign w:val="center"/>
          </w:tcPr>
          <w:p w14:paraId="447D1D51" w14:textId="77777777" w:rsidR="00027B16" w:rsidRDefault="00027B16" w:rsidP="00027B16">
            <w:pPr>
              <w:autoSpaceDE w:val="0"/>
              <w:rPr>
                <w:ins w:id="3394" w:author="John Rhoads [2]" w:date="2019-11-24T20:47:00Z"/>
              </w:rPr>
            </w:pPr>
            <w:ins w:id="3395" w:author="John Rhoads [2]" w:date="2019-11-24T20:47:00Z">
              <w:r>
                <w:rPr>
                  <w:color w:val="000000"/>
                  <w:sz w:val="18"/>
                  <w:szCs w:val="18"/>
                  <w:lang w:eastAsia="zh-CN"/>
                </w:rPr>
                <w:t>Same definition as MDC_CONC_DRUG</w:t>
              </w:r>
            </w:ins>
          </w:p>
          <w:p w14:paraId="57274370" w14:textId="0EDA7688" w:rsidR="00027B16" w:rsidRDefault="00027B16" w:rsidP="00027B16">
            <w:pPr>
              <w:tabs>
                <w:tab w:val="left" w:pos="1440"/>
              </w:tabs>
              <w:autoSpaceDE w:val="0"/>
              <w:rPr>
                <w:ins w:id="3396" w:author="John Rhoads [2]" w:date="2019-11-24T20:47:00Z"/>
                <w:color w:val="000000"/>
                <w:sz w:val="18"/>
                <w:szCs w:val="18"/>
                <w:lang w:eastAsia="zh-CN"/>
              </w:rPr>
            </w:pPr>
            <w:ins w:id="3397" w:author="John Rhoads [2]" w:date="2019-11-24T20:47:00Z">
              <w:r>
                <w:rPr>
                  <w:color w:val="000000"/>
                  <w:sz w:val="18"/>
                  <w:szCs w:val="18"/>
                  <w:lang w:eastAsia="zh-CN"/>
                </w:rPr>
                <w:t>Required if MDC_PUMP_TCI_MODE is present and different from pump-</w:t>
              </w:r>
              <w:proofErr w:type="spellStart"/>
              <w:r>
                <w:rPr>
                  <w:color w:val="000000"/>
                  <w:sz w:val="18"/>
                  <w:szCs w:val="18"/>
                  <w:lang w:eastAsia="zh-CN"/>
                </w:rPr>
                <w:t>tci</w:t>
              </w:r>
              <w:proofErr w:type="spellEnd"/>
              <w:r>
                <w:rPr>
                  <w:color w:val="000000"/>
                  <w:sz w:val="18"/>
                  <w:szCs w:val="18"/>
                  <w:lang w:eastAsia="zh-CN"/>
                </w:rPr>
                <w:t>-none and pump-</w:t>
              </w:r>
              <w:proofErr w:type="spellStart"/>
              <w:r>
                <w:rPr>
                  <w:color w:val="000000"/>
                  <w:sz w:val="18"/>
                  <w:szCs w:val="18"/>
                  <w:lang w:eastAsia="zh-CN"/>
                </w:rPr>
                <w:t>tci</w:t>
              </w:r>
              <w:proofErr w:type="spellEnd"/>
              <w:r>
                <w:rPr>
                  <w:color w:val="000000"/>
                  <w:sz w:val="18"/>
                  <w:szCs w:val="18"/>
                  <w:lang w:eastAsia="zh-CN"/>
                </w:rPr>
                <w:t>-user</w:t>
              </w:r>
            </w:ins>
          </w:p>
        </w:tc>
      </w:tr>
      <w:tr w:rsidR="00027B16" w:rsidRPr="00621E63" w:rsidDel="003C6471" w14:paraId="3AFA7CA3" w14:textId="77777777" w:rsidTr="00D93F40">
        <w:trPr>
          <w:cantSplit/>
          <w:trHeight w:val="315"/>
          <w:jc w:val="center"/>
          <w:ins w:id="3398" w:author="John Rhoads [2]" w:date="2019-11-24T20:48:00Z"/>
        </w:trPr>
        <w:tc>
          <w:tcPr>
            <w:tcW w:w="1139" w:type="pct"/>
            <w:shd w:val="clear" w:color="auto" w:fill="auto"/>
            <w:vAlign w:val="center"/>
          </w:tcPr>
          <w:p w14:paraId="2543CBE5" w14:textId="63DFA276" w:rsidR="00027B16" w:rsidRDefault="00027B16" w:rsidP="00670CCB">
            <w:pPr>
              <w:pStyle w:val="TableEntry"/>
              <w:rPr>
                <w:ins w:id="3399" w:author="John Rhoads [2]" w:date="2019-11-24T20:48:00Z"/>
                <w:color w:val="000000"/>
                <w:szCs w:val="18"/>
                <w:lang w:val="fr-FR" w:eastAsia="zh-CN"/>
              </w:rPr>
            </w:pPr>
            <w:ins w:id="3400" w:author="John Rhoads [2]" w:date="2019-11-24T20:48:00Z">
              <w:r>
                <w:rPr>
                  <w:color w:val="000000"/>
                  <w:szCs w:val="18"/>
                  <w:lang w:val="fr-FR" w:eastAsia="zh-CN"/>
                </w:rPr>
                <w:t xml:space="preserve">TCI </w:t>
              </w:r>
              <w:proofErr w:type="spellStart"/>
              <w:r>
                <w:rPr>
                  <w:color w:val="000000"/>
                  <w:szCs w:val="18"/>
                  <w:lang w:val="fr-FR" w:eastAsia="zh-CN"/>
                </w:rPr>
                <w:t>current</w:t>
              </w:r>
              <w:proofErr w:type="spellEnd"/>
              <w:r>
                <w:rPr>
                  <w:color w:val="000000"/>
                  <w:szCs w:val="18"/>
                  <w:lang w:val="fr-FR" w:eastAsia="zh-CN"/>
                </w:rPr>
                <w:t xml:space="preserve"> Plasma concentration</w:t>
              </w:r>
            </w:ins>
          </w:p>
        </w:tc>
        <w:tc>
          <w:tcPr>
            <w:tcW w:w="3861" w:type="pct"/>
            <w:shd w:val="clear" w:color="auto" w:fill="auto"/>
            <w:vAlign w:val="center"/>
          </w:tcPr>
          <w:p w14:paraId="05DBFF60" w14:textId="77777777" w:rsidR="00027B16" w:rsidRDefault="00027B16" w:rsidP="00027B16">
            <w:pPr>
              <w:tabs>
                <w:tab w:val="left" w:pos="1440"/>
              </w:tabs>
              <w:autoSpaceDE w:val="0"/>
              <w:rPr>
                <w:ins w:id="3401" w:author="John Rhoads [2]" w:date="2019-11-24T20:48:00Z"/>
              </w:rPr>
            </w:pPr>
            <w:ins w:id="3402" w:author="John Rhoads [2]" w:date="2019-11-24T20:48:00Z">
              <w:r>
                <w:rPr>
                  <w:color w:val="000000"/>
                  <w:sz w:val="18"/>
                  <w:szCs w:val="18"/>
                  <w:lang w:eastAsia="zh-CN"/>
                </w:rPr>
                <w:t>Same definition as MDC_CONC_DRUG</w:t>
              </w:r>
            </w:ins>
          </w:p>
          <w:p w14:paraId="34F1CAB6" w14:textId="7416DD37" w:rsidR="00027B16" w:rsidRDefault="00027B16" w:rsidP="00027B16">
            <w:pPr>
              <w:autoSpaceDE w:val="0"/>
              <w:rPr>
                <w:ins w:id="3403" w:author="John Rhoads [2]" w:date="2019-11-24T20:48:00Z"/>
                <w:color w:val="000000"/>
                <w:sz w:val="18"/>
                <w:szCs w:val="18"/>
                <w:lang w:eastAsia="zh-CN"/>
              </w:rPr>
            </w:pPr>
            <w:ins w:id="3404" w:author="John Rhoads [2]" w:date="2019-11-24T20:48:00Z">
              <w:r>
                <w:rPr>
                  <w:color w:val="000000"/>
                  <w:sz w:val="18"/>
                  <w:szCs w:val="18"/>
                  <w:lang w:eastAsia="zh-CN"/>
                </w:rPr>
                <w:t>Required if MDC_PUMP_TCI_MODE is present and is different from pump-</w:t>
              </w:r>
              <w:proofErr w:type="spellStart"/>
              <w:r>
                <w:rPr>
                  <w:color w:val="000000"/>
                  <w:sz w:val="18"/>
                  <w:szCs w:val="18"/>
                  <w:lang w:eastAsia="zh-CN"/>
                </w:rPr>
                <w:t>tci</w:t>
              </w:r>
              <w:proofErr w:type="spellEnd"/>
              <w:r>
                <w:rPr>
                  <w:color w:val="000000"/>
                  <w:sz w:val="18"/>
                  <w:szCs w:val="18"/>
                  <w:lang w:eastAsia="zh-CN"/>
                </w:rPr>
                <w:t>-non</w:t>
              </w:r>
            </w:ins>
            <w:ins w:id="3405" w:author="John Rhoads [2]" w:date="2019-11-24T20:49:00Z">
              <w:r>
                <w:rPr>
                  <w:color w:val="000000"/>
                  <w:sz w:val="18"/>
                  <w:szCs w:val="18"/>
                  <w:lang w:eastAsia="zh-CN"/>
                </w:rPr>
                <w:t>e</w:t>
              </w:r>
            </w:ins>
          </w:p>
        </w:tc>
      </w:tr>
      <w:tr w:rsidR="00027B16" w:rsidRPr="00621E63" w:rsidDel="003C6471" w14:paraId="0BB57C14" w14:textId="77777777" w:rsidTr="00D93F40">
        <w:trPr>
          <w:cantSplit/>
          <w:trHeight w:val="315"/>
          <w:jc w:val="center"/>
          <w:ins w:id="3406" w:author="John Rhoads [2]" w:date="2019-11-24T20:49:00Z"/>
        </w:trPr>
        <w:tc>
          <w:tcPr>
            <w:tcW w:w="1139" w:type="pct"/>
            <w:shd w:val="clear" w:color="auto" w:fill="auto"/>
            <w:vAlign w:val="center"/>
          </w:tcPr>
          <w:p w14:paraId="58813EF6" w14:textId="130E1540" w:rsidR="00027B16" w:rsidRDefault="00027B16" w:rsidP="00670CCB">
            <w:pPr>
              <w:pStyle w:val="TableEntry"/>
              <w:rPr>
                <w:ins w:id="3407" w:author="John Rhoads [2]" w:date="2019-11-24T20:49:00Z"/>
                <w:color w:val="000000"/>
                <w:szCs w:val="18"/>
                <w:lang w:val="fr-FR" w:eastAsia="zh-CN"/>
              </w:rPr>
            </w:pPr>
            <w:ins w:id="3408" w:author="John Rhoads [2]" w:date="2019-11-24T20:49:00Z">
              <w:r>
                <w:rPr>
                  <w:color w:val="000000"/>
                  <w:szCs w:val="18"/>
                  <w:lang w:val="fr-FR" w:eastAsia="zh-CN"/>
                </w:rPr>
                <w:t xml:space="preserve">TCI </w:t>
              </w:r>
              <w:proofErr w:type="spellStart"/>
              <w:r>
                <w:rPr>
                  <w:color w:val="000000"/>
                  <w:szCs w:val="18"/>
                  <w:lang w:val="fr-FR" w:eastAsia="zh-CN"/>
                </w:rPr>
                <w:t>current</w:t>
              </w:r>
              <w:proofErr w:type="spellEnd"/>
              <w:r>
                <w:rPr>
                  <w:color w:val="000000"/>
                  <w:szCs w:val="18"/>
                  <w:lang w:val="fr-FR" w:eastAsia="zh-CN"/>
                </w:rPr>
                <w:t xml:space="preserve"> </w:t>
              </w:r>
              <w:proofErr w:type="spellStart"/>
              <w:r>
                <w:rPr>
                  <w:color w:val="000000"/>
                  <w:szCs w:val="18"/>
                  <w:lang w:val="fr-FR" w:eastAsia="zh-CN"/>
                </w:rPr>
                <w:t>Effect</w:t>
              </w:r>
              <w:proofErr w:type="spellEnd"/>
              <w:r>
                <w:rPr>
                  <w:color w:val="000000"/>
                  <w:szCs w:val="18"/>
                  <w:lang w:val="fr-FR" w:eastAsia="zh-CN"/>
                </w:rPr>
                <w:t xml:space="preserve"> concentration</w:t>
              </w:r>
            </w:ins>
          </w:p>
        </w:tc>
        <w:tc>
          <w:tcPr>
            <w:tcW w:w="3861" w:type="pct"/>
            <w:shd w:val="clear" w:color="auto" w:fill="auto"/>
            <w:vAlign w:val="center"/>
          </w:tcPr>
          <w:p w14:paraId="1E4A1FBC" w14:textId="77777777" w:rsidR="00027B16" w:rsidRDefault="00027B16" w:rsidP="00027B16">
            <w:pPr>
              <w:tabs>
                <w:tab w:val="left" w:pos="1440"/>
              </w:tabs>
              <w:autoSpaceDE w:val="0"/>
              <w:rPr>
                <w:ins w:id="3409" w:author="John Rhoads [2]" w:date="2019-11-24T20:49:00Z"/>
              </w:rPr>
            </w:pPr>
            <w:ins w:id="3410" w:author="John Rhoads [2]" w:date="2019-11-24T20:49:00Z">
              <w:r>
                <w:rPr>
                  <w:color w:val="000000"/>
                  <w:sz w:val="18"/>
                  <w:szCs w:val="18"/>
                  <w:lang w:eastAsia="zh-CN"/>
                </w:rPr>
                <w:t>Same definition as MDC_CONC_DRUG</w:t>
              </w:r>
            </w:ins>
          </w:p>
          <w:p w14:paraId="715958ED" w14:textId="1CB03D60" w:rsidR="00027B16" w:rsidRDefault="00027B16" w:rsidP="00027B16">
            <w:pPr>
              <w:tabs>
                <w:tab w:val="left" w:pos="1440"/>
              </w:tabs>
              <w:autoSpaceDE w:val="0"/>
              <w:rPr>
                <w:ins w:id="3411" w:author="John Rhoads [2]" w:date="2019-11-24T20:49:00Z"/>
                <w:color w:val="000000"/>
                <w:sz w:val="18"/>
                <w:szCs w:val="18"/>
                <w:lang w:eastAsia="zh-CN"/>
              </w:rPr>
            </w:pPr>
            <w:ins w:id="3412" w:author="John Rhoads [2]" w:date="2019-11-24T20:49:00Z">
              <w:r>
                <w:rPr>
                  <w:color w:val="000000"/>
                  <w:sz w:val="18"/>
                  <w:szCs w:val="18"/>
                  <w:lang w:eastAsia="zh-CN"/>
                </w:rPr>
                <w:t>Required if MDC_PUMP_TCI_MODE is present and is different from pump-</w:t>
              </w:r>
              <w:proofErr w:type="spellStart"/>
              <w:r>
                <w:rPr>
                  <w:color w:val="000000"/>
                  <w:sz w:val="18"/>
                  <w:szCs w:val="18"/>
                  <w:lang w:eastAsia="zh-CN"/>
                </w:rPr>
                <w:t>tci</w:t>
              </w:r>
              <w:proofErr w:type="spellEnd"/>
              <w:r>
                <w:rPr>
                  <w:color w:val="000000"/>
                  <w:sz w:val="18"/>
                  <w:szCs w:val="18"/>
                  <w:lang w:eastAsia="zh-CN"/>
                </w:rPr>
                <w:t>-none</w:t>
              </w:r>
            </w:ins>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588F0B48" w14:textId="77777777" w:rsidR="00935DA7" w:rsidRDefault="00935DA7" w:rsidP="00935DA7">
      <w:pPr>
        <w:autoSpaceDE w:val="0"/>
        <w:rPr>
          <w:ins w:id="3413" w:author="John Rhoads [2]" w:date="2019-11-24T20:50:00Z"/>
          <w:color w:val="000000"/>
          <w:sz w:val="18"/>
          <w:szCs w:val="18"/>
          <w:lang w:eastAsia="zh-CN"/>
        </w:rPr>
      </w:pPr>
    </w:p>
    <w:p w14:paraId="733BBD42" w14:textId="07C9820E" w:rsidR="00935DA7" w:rsidRDefault="00935DA7" w:rsidP="00935DA7">
      <w:pPr>
        <w:autoSpaceDE w:val="0"/>
        <w:rPr>
          <w:ins w:id="3414" w:author="John Rhoads [2]" w:date="2019-11-24T20:50:00Z"/>
        </w:rPr>
      </w:pPr>
      <w:proofErr w:type="spellStart"/>
      <w:ins w:id="3415" w:author="John Rhoads [2]" w:date="2019-11-24T20:50:00Z">
        <w:r>
          <w:rPr>
            <w:color w:val="000000"/>
            <w:sz w:val="18"/>
            <w:szCs w:val="18"/>
            <w:lang w:eastAsia="zh-CN"/>
          </w:rPr>
          <w:t>Enum</w:t>
        </w:r>
        <w:proofErr w:type="spellEnd"/>
        <w:r>
          <w:rPr>
            <w:color w:val="000000"/>
            <w:sz w:val="18"/>
            <w:szCs w:val="18"/>
            <w:lang w:eastAsia="zh-CN"/>
          </w:rPr>
          <w:t xml:space="preserve"> for TCI Mode: ENUM  MDC_PUMP_TCI_MODE </w:t>
        </w:r>
      </w:ins>
    </w:p>
    <w:p w14:paraId="55D87ECB" w14:textId="77777777" w:rsidR="00935DA7" w:rsidRDefault="00935DA7" w:rsidP="00935DA7">
      <w:pPr>
        <w:numPr>
          <w:ilvl w:val="1"/>
          <w:numId w:val="26"/>
        </w:numPr>
        <w:tabs>
          <w:tab w:val="clear" w:pos="0"/>
          <w:tab w:val="left" w:pos="178"/>
          <w:tab w:val="left" w:pos="350"/>
          <w:tab w:val="num" w:pos="1440"/>
        </w:tabs>
        <w:suppressAutoHyphens/>
        <w:autoSpaceDE w:val="0"/>
        <w:ind w:left="178" w:firstLine="0"/>
        <w:jc w:val="both"/>
        <w:rPr>
          <w:ins w:id="3416" w:author="John Rhoads [2]" w:date="2019-11-24T20:50:00Z"/>
        </w:rPr>
      </w:pPr>
      <w:ins w:id="3417" w:author="John Rhoads [2]" w:date="2019-11-24T20:50:00Z">
        <w:r>
          <w:rPr>
            <w:b/>
            <w:color w:val="000000"/>
            <w:sz w:val="18"/>
            <w:szCs w:val="18"/>
            <w:lang w:eastAsia="zh-CN"/>
          </w:rPr>
          <w:t>pump-</w:t>
        </w:r>
        <w:proofErr w:type="spellStart"/>
        <w:r>
          <w:rPr>
            <w:b/>
            <w:color w:val="000000"/>
            <w:sz w:val="18"/>
            <w:szCs w:val="18"/>
            <w:lang w:eastAsia="zh-CN"/>
          </w:rPr>
          <w:t>tci</w:t>
        </w:r>
        <w:proofErr w:type="spellEnd"/>
        <w:r>
          <w:rPr>
            <w:b/>
            <w:color w:val="000000"/>
            <w:sz w:val="18"/>
            <w:szCs w:val="18"/>
            <w:lang w:eastAsia="zh-CN"/>
          </w:rPr>
          <w:t>-none</w:t>
        </w:r>
        <w:r>
          <w:rPr>
            <w:color w:val="000000"/>
            <w:sz w:val="18"/>
            <w:szCs w:val="18"/>
            <w:lang w:eastAsia="zh-CN"/>
          </w:rPr>
          <w:t>:</w:t>
        </w:r>
        <w:r>
          <w:rPr>
            <w:color w:val="000000"/>
            <w:sz w:val="18"/>
            <w:szCs w:val="18"/>
            <w:lang w:eastAsia="zh-CN"/>
          </w:rPr>
          <w:tab/>
        </w:r>
        <w:r>
          <w:rPr>
            <w:color w:val="000000"/>
            <w:sz w:val="18"/>
            <w:szCs w:val="18"/>
            <w:lang w:eastAsia="zh-CN"/>
          </w:rPr>
          <w:tab/>
          <w:t>pump not in TCI mode (OBX is optional in that case)</w:t>
        </w:r>
      </w:ins>
    </w:p>
    <w:p w14:paraId="6D850849" w14:textId="77777777" w:rsidR="00935DA7" w:rsidRDefault="00935DA7" w:rsidP="00935DA7">
      <w:pPr>
        <w:numPr>
          <w:ilvl w:val="1"/>
          <w:numId w:val="26"/>
        </w:numPr>
        <w:tabs>
          <w:tab w:val="clear" w:pos="0"/>
          <w:tab w:val="left" w:pos="350"/>
          <w:tab w:val="num" w:pos="1440"/>
        </w:tabs>
        <w:suppressAutoHyphens/>
        <w:autoSpaceDE w:val="0"/>
        <w:ind w:left="178" w:firstLine="0"/>
        <w:rPr>
          <w:ins w:id="3418" w:author="John Rhoads [2]" w:date="2019-11-24T20:50:00Z"/>
        </w:rPr>
      </w:pPr>
      <w:ins w:id="3419" w:author="John Rhoads [2]" w:date="2019-11-24T20:50:00Z">
        <w:r>
          <w:rPr>
            <w:b/>
            <w:color w:val="000000"/>
            <w:sz w:val="18"/>
            <w:szCs w:val="18"/>
            <w:lang w:eastAsia="zh-CN"/>
          </w:rPr>
          <w:t>pump-</w:t>
        </w:r>
        <w:proofErr w:type="spellStart"/>
        <w:r>
          <w:rPr>
            <w:b/>
            <w:color w:val="000000"/>
            <w:sz w:val="18"/>
            <w:szCs w:val="18"/>
            <w:lang w:eastAsia="zh-CN"/>
          </w:rPr>
          <w:t>tci</w:t>
        </w:r>
        <w:proofErr w:type="spellEnd"/>
        <w:r>
          <w:rPr>
            <w:b/>
            <w:color w:val="000000"/>
            <w:sz w:val="18"/>
            <w:szCs w:val="18"/>
            <w:lang w:eastAsia="zh-CN"/>
          </w:rPr>
          <w:t>-target-plasma</w:t>
        </w:r>
        <w:r>
          <w:rPr>
            <w:color w:val="000000"/>
            <w:sz w:val="18"/>
            <w:szCs w:val="18"/>
            <w:lang w:eastAsia="zh-CN"/>
          </w:rPr>
          <w:t xml:space="preserve">: </w:t>
        </w:r>
        <w:r>
          <w:rPr>
            <w:color w:val="000000"/>
            <w:sz w:val="18"/>
            <w:szCs w:val="18"/>
            <w:lang w:eastAsia="zh-CN"/>
          </w:rPr>
          <w:tab/>
          <w:t>pump in TCI plasma target mode</w:t>
        </w:r>
      </w:ins>
    </w:p>
    <w:p w14:paraId="239BD0DB" w14:textId="77777777" w:rsidR="00935DA7" w:rsidRDefault="00935DA7" w:rsidP="00935DA7">
      <w:pPr>
        <w:numPr>
          <w:ilvl w:val="1"/>
          <w:numId w:val="26"/>
        </w:numPr>
        <w:tabs>
          <w:tab w:val="clear" w:pos="0"/>
          <w:tab w:val="left" w:pos="350"/>
          <w:tab w:val="num" w:pos="1440"/>
        </w:tabs>
        <w:suppressAutoHyphens/>
        <w:autoSpaceDE w:val="0"/>
        <w:ind w:left="178" w:firstLine="0"/>
        <w:jc w:val="both"/>
        <w:rPr>
          <w:ins w:id="3420" w:author="John Rhoads [2]" w:date="2019-11-24T20:50:00Z"/>
        </w:rPr>
      </w:pPr>
      <w:ins w:id="3421" w:author="John Rhoads [2]" w:date="2019-11-24T20:50:00Z">
        <w:r>
          <w:rPr>
            <w:b/>
            <w:color w:val="000000"/>
            <w:sz w:val="18"/>
            <w:szCs w:val="18"/>
            <w:lang w:eastAsia="zh-CN"/>
          </w:rPr>
          <w:t>pump-</w:t>
        </w:r>
        <w:proofErr w:type="spellStart"/>
        <w:r>
          <w:rPr>
            <w:b/>
            <w:color w:val="000000"/>
            <w:sz w:val="18"/>
            <w:szCs w:val="18"/>
            <w:lang w:eastAsia="zh-CN"/>
          </w:rPr>
          <w:t>tci</w:t>
        </w:r>
        <w:proofErr w:type="spellEnd"/>
        <w:r>
          <w:rPr>
            <w:b/>
            <w:color w:val="000000"/>
            <w:sz w:val="18"/>
            <w:szCs w:val="18"/>
            <w:lang w:eastAsia="zh-CN"/>
          </w:rPr>
          <w:t>-target-effect</w:t>
        </w:r>
        <w:r>
          <w:rPr>
            <w:color w:val="000000"/>
            <w:sz w:val="18"/>
            <w:szCs w:val="18"/>
            <w:lang w:eastAsia="zh-CN"/>
          </w:rPr>
          <w:t>:</w:t>
        </w:r>
        <w:r>
          <w:rPr>
            <w:color w:val="000000"/>
            <w:sz w:val="18"/>
            <w:szCs w:val="18"/>
            <w:lang w:eastAsia="zh-CN"/>
          </w:rPr>
          <w:tab/>
        </w:r>
        <w:r>
          <w:rPr>
            <w:color w:val="000000"/>
            <w:sz w:val="18"/>
            <w:szCs w:val="18"/>
            <w:lang w:eastAsia="zh-CN"/>
          </w:rPr>
          <w:tab/>
          <w:t>pump in TCI effect target mode</w:t>
        </w:r>
      </w:ins>
    </w:p>
    <w:p w14:paraId="2BA8309C" w14:textId="77777777" w:rsidR="00935DA7" w:rsidRDefault="00935DA7" w:rsidP="00935DA7">
      <w:pPr>
        <w:numPr>
          <w:ilvl w:val="1"/>
          <w:numId w:val="26"/>
        </w:numPr>
        <w:tabs>
          <w:tab w:val="clear" w:pos="0"/>
          <w:tab w:val="left" w:pos="350"/>
          <w:tab w:val="num" w:pos="1440"/>
        </w:tabs>
        <w:suppressAutoHyphens/>
        <w:autoSpaceDE w:val="0"/>
        <w:ind w:left="178" w:firstLine="0"/>
        <w:jc w:val="both"/>
        <w:rPr>
          <w:ins w:id="3422" w:author="John Rhoads [2]" w:date="2019-11-24T20:50:00Z"/>
        </w:rPr>
      </w:pPr>
      <w:ins w:id="3423" w:author="John Rhoads [2]" w:date="2019-11-24T20:50:00Z">
        <w:r>
          <w:rPr>
            <w:b/>
            <w:color w:val="000000"/>
            <w:sz w:val="18"/>
            <w:szCs w:val="18"/>
            <w:lang w:eastAsia="zh-CN"/>
          </w:rPr>
          <w:t>pump-</w:t>
        </w:r>
        <w:proofErr w:type="spellStart"/>
        <w:r>
          <w:rPr>
            <w:b/>
            <w:color w:val="000000"/>
            <w:sz w:val="18"/>
            <w:szCs w:val="18"/>
            <w:lang w:eastAsia="zh-CN"/>
          </w:rPr>
          <w:t>tci</w:t>
        </w:r>
        <w:proofErr w:type="spellEnd"/>
        <w:r>
          <w:rPr>
            <w:b/>
            <w:color w:val="000000"/>
            <w:sz w:val="18"/>
            <w:szCs w:val="18"/>
            <w:lang w:eastAsia="zh-CN"/>
          </w:rPr>
          <w:t>-user</w:t>
        </w:r>
        <w:r>
          <w:rPr>
            <w:color w:val="000000"/>
            <w:sz w:val="18"/>
            <w:szCs w:val="18"/>
            <w:lang w:eastAsia="zh-CN"/>
          </w:rPr>
          <w:t>:</w:t>
        </w:r>
        <w:r>
          <w:rPr>
            <w:color w:val="000000"/>
            <w:sz w:val="18"/>
            <w:szCs w:val="18"/>
            <w:lang w:eastAsia="zh-CN"/>
          </w:rPr>
          <w:tab/>
        </w:r>
        <w:r>
          <w:rPr>
            <w:color w:val="000000"/>
            <w:sz w:val="18"/>
            <w:szCs w:val="18"/>
            <w:lang w:eastAsia="zh-CN"/>
          </w:rPr>
          <w:tab/>
          <w:t>pump in TCI no target mode</w:t>
        </w:r>
      </w:ins>
    </w:p>
    <w:p w14:paraId="2ABF6278" w14:textId="77777777" w:rsidR="008630D6" w:rsidRPr="00621E63" w:rsidRDefault="008630D6" w:rsidP="008630D6">
      <w:pPr>
        <w:pStyle w:val="BodyText"/>
      </w:pPr>
    </w:p>
    <w:p w14:paraId="0B31543D" w14:textId="3E8E73C1" w:rsidR="008630D6" w:rsidRPr="00621E63" w:rsidDel="00CE1CA8" w:rsidRDefault="008630D6" w:rsidP="008630D6">
      <w:pPr>
        <w:pStyle w:val="BodyText"/>
        <w:rPr>
          <w:del w:id="3424" w:author="Mary Jungers" w:date="2019-11-13T19:22:00Z"/>
        </w:rPr>
      </w:pPr>
      <w:r w:rsidRPr="00621E63">
        <w:t>The following table outlines the parameters that are sent with the Communication Status Change event.</w:t>
      </w:r>
    </w:p>
    <w:p w14:paraId="7E7955F0" w14:textId="77777777" w:rsidR="008630D6" w:rsidRPr="00621E63" w:rsidRDefault="008630D6" w:rsidP="008630D6">
      <w:pPr>
        <w:pStyle w:val="BodyText"/>
      </w:pPr>
    </w:p>
    <w:p w14:paraId="0FE2D7B8" w14:textId="011409FC" w:rsidR="008630D6" w:rsidRPr="00621E63" w:rsidRDefault="008630D6" w:rsidP="008630D6">
      <w:pPr>
        <w:pStyle w:val="TableTitle"/>
      </w:pPr>
      <w:r w:rsidRPr="00621E63">
        <w:lastRenderedPageBreak/>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2B1A4FA8" w:rsidR="008630D6" w:rsidRPr="00621E63" w:rsidRDefault="008630D6" w:rsidP="008630D6">
      <w:pPr>
        <w:pStyle w:val="BodyText"/>
      </w:pPr>
      <w:r w:rsidRPr="00621E63">
        <w:t xml:space="preserve">Table </w:t>
      </w:r>
      <w:ins w:id="3425" w:author="Mary Jungers" w:date="2019-11-13T19:22:00Z">
        <w:r w:rsidR="00CE1CA8" w:rsidRPr="00621E63">
          <w:t>M</w:t>
        </w:r>
      </w:ins>
      <w:del w:id="3426" w:author="Mary Jungers" w:date="2019-11-13T19:22:00Z">
        <w:r w:rsidRPr="00621E63" w:rsidDel="00CE1CA8">
          <w:delText>L</w:delText>
        </w:r>
      </w:del>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w:t>
      </w:r>
      <w:proofErr w:type="spellStart"/>
      <w:r w:rsidRPr="00621E63">
        <w:t>pca</w:t>
      </w:r>
      <w:proofErr w:type="spellEnd"/>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lastRenderedPageBreak/>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6403BE7A" w14:textId="33F4D13D" w:rsidR="008630D6" w:rsidRPr="00621E63" w:rsidDel="00CE1CA8" w:rsidRDefault="008630D6">
      <w:pPr>
        <w:pStyle w:val="BodyText"/>
        <w:rPr>
          <w:del w:id="3427" w:author="Mary Jungers" w:date="2019-11-13T19:23:00Z"/>
        </w:rPr>
        <w:pPrChange w:id="3428" w:author="Mary Jungers" w:date="2019-11-13T19:22:00Z">
          <w:pPr>
            <w:pStyle w:val="TableTitle"/>
          </w:pPr>
        </w:pPrChange>
      </w:pPr>
    </w:p>
    <w:p w14:paraId="7EAF2BFA" w14:textId="520BE946" w:rsidR="008630D6" w:rsidRPr="00621E63" w:rsidRDefault="008630D6" w:rsidP="008630D6">
      <w:pPr>
        <w:pStyle w:val="TableTitle"/>
      </w:pPr>
      <w:del w:id="3429" w:author="Mary Jungers" w:date="2019-11-13T19:23:00Z">
        <w:r w:rsidRPr="00621E63" w:rsidDel="00CE1CA8">
          <w:br w:type="page"/>
        </w:r>
      </w:del>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w:t>
            </w:r>
            <w:proofErr w:type="spellStart"/>
            <w:r w:rsidRPr="00621E63">
              <w:t>kvo</w:t>
            </w:r>
            <w:proofErr w:type="spellEnd"/>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3430"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3430"/>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pPr>
              <w:pStyle w:val="TableEntry"/>
              <w:pPrChange w:id="3431" w:author="Mary Jungers" w:date="2019-11-14T10:09:00Z">
                <w:pPr/>
              </w:pPrChange>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63CA84C4" w:rsidR="008630D6" w:rsidRPr="00621E63" w:rsidRDefault="008630D6" w:rsidP="00670CCB">
            <w:pPr>
              <w:pStyle w:val="TableEntry"/>
            </w:pPr>
            <w:r w:rsidRPr="00621E63">
              <w:rPr>
                <w:color w:val="0000FF"/>
              </w:rPr>
              <w:t>Dose Rate</w:t>
            </w:r>
            <w:r w:rsidRPr="00621E63">
              <w:t>= loading dose</w:t>
            </w:r>
            <w:del w:id="3432" w:author="Mary Jungers" w:date="2019-11-14T18:48:00Z">
              <w:r w:rsidRPr="00621E63" w:rsidDel="006F5240">
                <w:delText xml:space="preserve"> dose</w:delText>
              </w:r>
            </w:del>
            <w:r w:rsidRPr="00621E63">
              <w:t xml:space="preserv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5770C042" w:rsidR="008630D6" w:rsidRPr="00621E63" w:rsidRDefault="008630D6" w:rsidP="00670CCB">
            <w:pPr>
              <w:pStyle w:val="TableEntry"/>
            </w:pPr>
            <w:r w:rsidRPr="00621E63">
              <w:rPr>
                <w:color w:val="0000FF"/>
              </w:rPr>
              <w:t>Dose Rate</w:t>
            </w:r>
            <w:r w:rsidRPr="00621E63">
              <w:t>= loading dose</w:t>
            </w:r>
            <w:del w:id="3433" w:author="Mary Jungers" w:date="2019-11-14T18:48:00Z">
              <w:r w:rsidRPr="00621E63" w:rsidDel="006F5240">
                <w:delText xml:space="preserve"> dose</w:delText>
              </w:r>
            </w:del>
            <w:r w:rsidRPr="00621E63">
              <w:t xml:space="preserv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 xml:space="preserve">based </w:t>
            </w:r>
            <w:proofErr w:type="spellStart"/>
            <w:r w:rsidRPr="00621E63">
              <w:t>upon</w:t>
            </w:r>
            <w:r w:rsidRPr="00621E63">
              <w:rPr>
                <w:u w:val="single"/>
              </w:rPr>
              <w:t>Pump</w:t>
            </w:r>
            <w:proofErr w:type="spellEnd"/>
            <w:r w:rsidRPr="00621E63">
              <w:rPr>
                <w:u w:val="single"/>
              </w:rPr>
              <w:t xml:space="preserve">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0432FA67" w:rsidR="008630D6" w:rsidRDefault="008630D6" w:rsidP="00670CCB">
            <w:pPr>
              <w:pStyle w:val="TableEntry"/>
              <w:rPr>
                <w:ins w:id="3434" w:author="John Rhoads [2]" w:date="2019-11-24T21:22:00Z"/>
              </w:rPr>
            </w:pPr>
            <w:r w:rsidRPr="00621E63">
              <w:t>(NOTE:  events associated with the start of the library-based infusion and the completion of the non- library-based  infusion are not shown)</w:t>
            </w:r>
          </w:p>
          <w:p w14:paraId="32BCEDDA" w14:textId="14FD9306" w:rsidR="004F466E" w:rsidRDefault="004F466E" w:rsidP="00670CCB">
            <w:pPr>
              <w:pStyle w:val="TableEntry"/>
              <w:rPr>
                <w:ins w:id="3435" w:author="John Rhoads [2]" w:date="2019-11-24T21:22:00Z"/>
              </w:rPr>
            </w:pPr>
          </w:p>
          <w:p w14:paraId="5EFE03F3" w14:textId="51EA7903" w:rsidR="004F466E" w:rsidRDefault="004F466E" w:rsidP="00670CCB">
            <w:pPr>
              <w:pStyle w:val="TableEntry"/>
              <w:rPr>
                <w:ins w:id="3436" w:author="John Rhoads [2]" w:date="2019-11-24T21:22:00Z"/>
              </w:rPr>
            </w:pPr>
          </w:p>
          <w:p w14:paraId="2B314BF9" w14:textId="1D3C47CE" w:rsidR="004F466E" w:rsidRDefault="004F466E" w:rsidP="00670CCB">
            <w:pPr>
              <w:pStyle w:val="TableEntry"/>
              <w:rPr>
                <w:ins w:id="3437" w:author="John Rhoads [2]" w:date="2019-11-24T21:22:00Z"/>
              </w:rPr>
            </w:pPr>
          </w:p>
          <w:p w14:paraId="2C9B7417" w14:textId="62C1706B" w:rsidR="004F466E" w:rsidRDefault="004F466E" w:rsidP="00670CCB">
            <w:pPr>
              <w:pStyle w:val="TableEntry"/>
              <w:rPr>
                <w:ins w:id="3438" w:author="John Rhoads [2]" w:date="2019-11-24T21:22:00Z"/>
              </w:rPr>
            </w:pPr>
          </w:p>
          <w:p w14:paraId="32029F73" w14:textId="29ABCBCE" w:rsidR="004F466E" w:rsidRDefault="004F466E" w:rsidP="00670CCB">
            <w:pPr>
              <w:pStyle w:val="TableEntry"/>
              <w:rPr>
                <w:ins w:id="3439" w:author="John Rhoads [2]" w:date="2019-11-24T21:22:00Z"/>
              </w:rPr>
            </w:pPr>
          </w:p>
          <w:p w14:paraId="3EB66D2F" w14:textId="77878B9F" w:rsidR="004F466E" w:rsidRDefault="004F466E" w:rsidP="00670CCB">
            <w:pPr>
              <w:pStyle w:val="TableEntry"/>
              <w:rPr>
                <w:ins w:id="3440" w:author="John Rhoads [2]" w:date="2019-11-24T21:22:00Z"/>
              </w:rPr>
            </w:pPr>
          </w:p>
          <w:p w14:paraId="26045404" w14:textId="0F17DDAC" w:rsidR="004F466E" w:rsidRDefault="004F466E" w:rsidP="00670CCB">
            <w:pPr>
              <w:pStyle w:val="TableEntry"/>
              <w:rPr>
                <w:ins w:id="3441" w:author="John Rhoads [2]" w:date="2019-11-24T21:22:00Z"/>
              </w:rPr>
            </w:pPr>
          </w:p>
          <w:p w14:paraId="219FB626" w14:textId="071B9F28" w:rsidR="004F466E" w:rsidRDefault="004F466E" w:rsidP="00670CCB">
            <w:pPr>
              <w:pStyle w:val="TableEntry"/>
              <w:rPr>
                <w:ins w:id="3442" w:author="John Rhoads [2]" w:date="2019-11-24T21:22:00Z"/>
              </w:rPr>
            </w:pPr>
          </w:p>
          <w:p w14:paraId="49B582B8" w14:textId="5364A7BB" w:rsidR="004F466E" w:rsidRDefault="004F466E" w:rsidP="00670CCB">
            <w:pPr>
              <w:pStyle w:val="TableEntry"/>
              <w:rPr>
                <w:ins w:id="3443" w:author="John Rhoads [2]" w:date="2019-11-24T21:22:00Z"/>
              </w:rPr>
            </w:pPr>
          </w:p>
          <w:p w14:paraId="5783976F" w14:textId="6E5569BE" w:rsidR="004F466E" w:rsidRDefault="004F466E" w:rsidP="00670CCB">
            <w:pPr>
              <w:pStyle w:val="TableEntry"/>
              <w:rPr>
                <w:ins w:id="3444" w:author="John Rhoads [2]" w:date="2019-11-24T21:22:00Z"/>
              </w:rPr>
            </w:pPr>
          </w:p>
          <w:p w14:paraId="5DC697DB" w14:textId="26BC93E3" w:rsidR="004F466E" w:rsidRDefault="004F466E" w:rsidP="00670CCB">
            <w:pPr>
              <w:pStyle w:val="TableEntry"/>
              <w:rPr>
                <w:ins w:id="3445" w:author="John Rhoads [2]" w:date="2019-11-24T21:22:00Z"/>
              </w:rPr>
            </w:pPr>
          </w:p>
          <w:p w14:paraId="2B823173" w14:textId="3CAFD548" w:rsidR="004F466E" w:rsidRDefault="004F466E" w:rsidP="00670CCB">
            <w:pPr>
              <w:pStyle w:val="TableEntry"/>
              <w:rPr>
                <w:ins w:id="3446" w:author="John Rhoads [2]" w:date="2019-11-24T21:22:00Z"/>
              </w:rPr>
            </w:pPr>
          </w:p>
          <w:p w14:paraId="4095F017" w14:textId="53288064" w:rsidR="004F466E" w:rsidRDefault="004F466E" w:rsidP="00670CCB">
            <w:pPr>
              <w:pStyle w:val="TableEntry"/>
              <w:rPr>
                <w:ins w:id="3447" w:author="John Rhoads [2]" w:date="2019-11-24T21:22:00Z"/>
              </w:rPr>
            </w:pPr>
          </w:p>
          <w:p w14:paraId="53D25498" w14:textId="47042402" w:rsidR="004F466E" w:rsidRDefault="004F466E" w:rsidP="00670CCB">
            <w:pPr>
              <w:pStyle w:val="TableEntry"/>
              <w:rPr>
                <w:ins w:id="3448" w:author="John Rhoads [2]" w:date="2019-11-24T21:22:00Z"/>
              </w:rPr>
            </w:pPr>
          </w:p>
          <w:p w14:paraId="04E643F0" w14:textId="10C8EE2F" w:rsidR="004F466E" w:rsidRDefault="004F466E" w:rsidP="00670CCB">
            <w:pPr>
              <w:pStyle w:val="TableEntry"/>
              <w:rPr>
                <w:ins w:id="3449" w:author="John Rhoads [2]" w:date="2019-11-24T21:22:00Z"/>
              </w:rPr>
            </w:pPr>
          </w:p>
          <w:p w14:paraId="07664A0F" w14:textId="7A33D1C6" w:rsidR="004F466E" w:rsidRDefault="004F466E" w:rsidP="00670CCB">
            <w:pPr>
              <w:pStyle w:val="TableEntry"/>
              <w:rPr>
                <w:ins w:id="3450" w:author="John Rhoads [2]" w:date="2019-11-24T21:22:00Z"/>
              </w:rPr>
            </w:pPr>
          </w:p>
          <w:p w14:paraId="31039F34" w14:textId="72FF548C" w:rsidR="004F466E" w:rsidRDefault="004F466E" w:rsidP="00670CCB">
            <w:pPr>
              <w:pStyle w:val="TableEntry"/>
              <w:rPr>
                <w:ins w:id="3451" w:author="John Rhoads [2]" w:date="2019-11-24T21:22:00Z"/>
              </w:rPr>
            </w:pPr>
          </w:p>
          <w:p w14:paraId="485B63B6" w14:textId="750D29D6" w:rsidR="004F466E" w:rsidRDefault="004F466E" w:rsidP="00670CCB">
            <w:pPr>
              <w:pStyle w:val="TableEntry"/>
              <w:rPr>
                <w:ins w:id="3452" w:author="John Rhoads [2]" w:date="2019-11-24T21:22:00Z"/>
              </w:rPr>
            </w:pPr>
          </w:p>
          <w:p w14:paraId="150AE617" w14:textId="5E29B0D5" w:rsidR="004F466E" w:rsidRDefault="004F466E" w:rsidP="00670CCB">
            <w:pPr>
              <w:pStyle w:val="TableEntry"/>
              <w:rPr>
                <w:ins w:id="3453" w:author="John Rhoads [2]" w:date="2019-11-24T21:22:00Z"/>
              </w:rPr>
            </w:pPr>
          </w:p>
          <w:p w14:paraId="0071C93A" w14:textId="2841747D" w:rsidR="004F466E" w:rsidRDefault="004F466E" w:rsidP="00670CCB">
            <w:pPr>
              <w:pStyle w:val="TableEntry"/>
              <w:rPr>
                <w:ins w:id="3454" w:author="John Rhoads [2]" w:date="2019-11-24T21:22:00Z"/>
              </w:rPr>
            </w:pPr>
          </w:p>
          <w:p w14:paraId="721E9EA6" w14:textId="1BB93756" w:rsidR="004F466E" w:rsidRDefault="004F466E" w:rsidP="00670CCB">
            <w:pPr>
              <w:pStyle w:val="TableEntry"/>
              <w:rPr>
                <w:ins w:id="3455" w:author="John Rhoads [2]" w:date="2019-11-24T21:22:00Z"/>
              </w:rPr>
            </w:pPr>
          </w:p>
          <w:p w14:paraId="2B8CA533" w14:textId="4DAA6FE4" w:rsidR="004F466E" w:rsidRDefault="004F466E" w:rsidP="00670CCB">
            <w:pPr>
              <w:pStyle w:val="TableEntry"/>
              <w:rPr>
                <w:ins w:id="3456" w:author="John Rhoads [2]" w:date="2019-11-24T21:22:00Z"/>
              </w:rPr>
            </w:pPr>
          </w:p>
          <w:p w14:paraId="1E9359EB" w14:textId="15ED48EB" w:rsidR="004F466E" w:rsidRDefault="004F466E" w:rsidP="00670CCB">
            <w:pPr>
              <w:pStyle w:val="TableEntry"/>
              <w:rPr>
                <w:ins w:id="3457" w:author="John Rhoads [2]" w:date="2019-11-24T21:22:00Z"/>
              </w:rPr>
            </w:pPr>
          </w:p>
          <w:p w14:paraId="4B1309DB" w14:textId="346DF006" w:rsidR="004F466E" w:rsidRDefault="004F466E" w:rsidP="00670CCB">
            <w:pPr>
              <w:pStyle w:val="TableEntry"/>
              <w:rPr>
                <w:ins w:id="3458" w:author="John Rhoads [2]" w:date="2019-11-24T21:22:00Z"/>
              </w:rPr>
            </w:pPr>
          </w:p>
          <w:p w14:paraId="789DEB5F" w14:textId="5D5B8981" w:rsidR="004F466E" w:rsidRDefault="004F466E" w:rsidP="00670CCB">
            <w:pPr>
              <w:pStyle w:val="TableEntry"/>
              <w:rPr>
                <w:ins w:id="3459" w:author="John Rhoads [2]" w:date="2019-11-24T21:22:00Z"/>
              </w:rPr>
            </w:pPr>
          </w:p>
          <w:p w14:paraId="1BB70C95" w14:textId="586A6720" w:rsidR="004F466E" w:rsidRDefault="004F466E" w:rsidP="00670CCB">
            <w:pPr>
              <w:pStyle w:val="TableEntry"/>
              <w:rPr>
                <w:ins w:id="3460" w:author="John Rhoads [2]" w:date="2019-11-24T21:22:00Z"/>
              </w:rPr>
            </w:pPr>
          </w:p>
          <w:p w14:paraId="05031CE8" w14:textId="6378A16F" w:rsidR="004F466E" w:rsidRDefault="004F466E" w:rsidP="00670CCB">
            <w:pPr>
              <w:pStyle w:val="TableEntry"/>
              <w:rPr>
                <w:ins w:id="3461" w:author="John Rhoads [2]" w:date="2019-11-24T21:22:00Z"/>
              </w:rPr>
            </w:pPr>
          </w:p>
          <w:p w14:paraId="25D5FF29" w14:textId="1DAA8796" w:rsidR="004F466E" w:rsidRDefault="004F466E" w:rsidP="00670CCB">
            <w:pPr>
              <w:pStyle w:val="TableEntry"/>
              <w:rPr>
                <w:ins w:id="3462" w:author="John Rhoads [2]" w:date="2019-11-24T21:22:00Z"/>
              </w:rPr>
            </w:pPr>
          </w:p>
          <w:p w14:paraId="3220481B" w14:textId="333073B4" w:rsidR="004F466E" w:rsidRDefault="004F466E" w:rsidP="00670CCB">
            <w:pPr>
              <w:pStyle w:val="TableEntry"/>
              <w:rPr>
                <w:ins w:id="3463" w:author="John Rhoads [2]" w:date="2019-11-24T21:23:00Z"/>
              </w:rPr>
            </w:pPr>
          </w:p>
          <w:p w14:paraId="64D384CC" w14:textId="219A8018" w:rsidR="004F466E" w:rsidRDefault="004F466E" w:rsidP="00670CCB">
            <w:pPr>
              <w:pStyle w:val="TableEntry"/>
              <w:rPr>
                <w:ins w:id="3464" w:author="John Rhoads [2]" w:date="2019-11-24T21:23:00Z"/>
              </w:rPr>
            </w:pPr>
          </w:p>
          <w:p w14:paraId="3F30E778" w14:textId="522CBCC3" w:rsidR="004F466E" w:rsidRDefault="004F466E" w:rsidP="00670CCB">
            <w:pPr>
              <w:pStyle w:val="TableEntry"/>
              <w:rPr>
                <w:ins w:id="3465" w:author="John Rhoads [2]" w:date="2019-11-24T21:23:00Z"/>
              </w:rPr>
            </w:pPr>
          </w:p>
          <w:p w14:paraId="19525A56" w14:textId="07605263" w:rsidR="004F466E" w:rsidRDefault="004F466E" w:rsidP="00670CCB">
            <w:pPr>
              <w:pStyle w:val="TableEntry"/>
              <w:rPr>
                <w:ins w:id="3466" w:author="John Rhoads [2]" w:date="2019-11-24T21:23:00Z"/>
              </w:rPr>
            </w:pPr>
          </w:p>
          <w:p w14:paraId="15455BD6" w14:textId="20E0D93E" w:rsidR="004F466E" w:rsidRDefault="004F466E" w:rsidP="00670CCB">
            <w:pPr>
              <w:pStyle w:val="TableEntry"/>
              <w:rPr>
                <w:ins w:id="3467" w:author="John Rhoads [2]" w:date="2019-11-24T21:23:00Z"/>
              </w:rPr>
            </w:pPr>
          </w:p>
          <w:p w14:paraId="6CFAD159" w14:textId="6D3E3B84" w:rsidR="004F466E" w:rsidRDefault="004F466E" w:rsidP="00670CCB">
            <w:pPr>
              <w:pStyle w:val="TableEntry"/>
              <w:rPr>
                <w:ins w:id="3468" w:author="John Rhoads [2]" w:date="2019-11-24T21:23:00Z"/>
              </w:rPr>
            </w:pPr>
          </w:p>
          <w:p w14:paraId="077E1E48" w14:textId="0C5C7638" w:rsidR="004F466E" w:rsidRDefault="004F466E" w:rsidP="00670CCB">
            <w:pPr>
              <w:pStyle w:val="TableEntry"/>
              <w:rPr>
                <w:ins w:id="3469" w:author="John Rhoads [2]" w:date="2019-11-24T21:23:00Z"/>
              </w:rPr>
            </w:pPr>
          </w:p>
          <w:p w14:paraId="522FEF73" w14:textId="1401F5F5" w:rsidR="004F466E" w:rsidRDefault="004F466E" w:rsidP="00670CCB">
            <w:pPr>
              <w:pStyle w:val="TableEntry"/>
              <w:rPr>
                <w:ins w:id="3470" w:author="John Rhoads [2]" w:date="2019-11-24T21:23:00Z"/>
              </w:rPr>
            </w:pPr>
          </w:p>
          <w:p w14:paraId="7968FA00" w14:textId="77777777" w:rsidR="0038632C" w:rsidRDefault="0038632C" w:rsidP="0038632C">
            <w:pPr>
              <w:autoSpaceDE w:val="0"/>
              <w:rPr>
                <w:ins w:id="3471" w:author="John Rhoads [2]" w:date="2019-11-24T21:25:00Z"/>
              </w:rPr>
            </w:pPr>
            <w:ins w:id="3472" w:author="John Rhoads [2]" w:date="2019-11-24T21:25:00Z">
              <w:r>
                <w:rPr>
                  <w:i/>
                  <w:color w:val="000000"/>
                  <w:sz w:val="18"/>
                  <w:szCs w:val="18"/>
                  <w:lang w:eastAsia="zh-CN"/>
                </w:rPr>
                <w:lastRenderedPageBreak/>
                <w:t>TCI Infusion – Plasma Target</w:t>
              </w:r>
            </w:ins>
          </w:p>
          <w:p w14:paraId="4B4BDBB8" w14:textId="77777777" w:rsidR="0038632C" w:rsidRDefault="0038632C" w:rsidP="0038632C">
            <w:pPr>
              <w:autoSpaceDE w:val="0"/>
              <w:rPr>
                <w:ins w:id="3473" w:author="John Rhoads [2]" w:date="2019-11-24T21:25:00Z"/>
                <w:i/>
                <w:color w:val="000000"/>
                <w:sz w:val="18"/>
                <w:szCs w:val="18"/>
                <w:lang w:eastAsia="zh-CN"/>
              </w:rPr>
            </w:pPr>
          </w:p>
          <w:p w14:paraId="3838F64A" w14:textId="77777777" w:rsidR="0038632C" w:rsidRDefault="0038632C" w:rsidP="0038632C">
            <w:pPr>
              <w:autoSpaceDE w:val="0"/>
              <w:rPr>
                <w:ins w:id="3474" w:author="John Rhoads [2]" w:date="2019-11-24T21:25:00Z"/>
              </w:rPr>
            </w:pPr>
            <w:ins w:id="3475" w:author="John Rhoads [2]" w:date="2019-11-24T21:25:00Z">
              <w:r>
                <w:rPr>
                  <w:b/>
                  <w:color w:val="000000"/>
                  <w:sz w:val="18"/>
                  <w:szCs w:val="18"/>
                  <w:lang w:eastAsia="zh-CN"/>
                </w:rPr>
                <w:t>Infusion starts</w:t>
              </w:r>
            </w:ins>
          </w:p>
          <w:p w14:paraId="7C4D438E" w14:textId="77777777" w:rsidR="0038632C" w:rsidRDefault="0038632C" w:rsidP="0038632C">
            <w:pPr>
              <w:autoSpaceDE w:val="0"/>
              <w:rPr>
                <w:ins w:id="3476" w:author="John Rhoads [2]" w:date="2019-11-24T21:25:00Z"/>
              </w:rPr>
            </w:pPr>
            <w:ins w:id="3477" w:author="John Rhoads [2]" w:date="2019-11-24T21:25:00Z">
              <w:r>
                <w:rPr>
                  <w:color w:val="000000"/>
                  <w:sz w:val="18"/>
                  <w:szCs w:val="18"/>
                  <w:lang w:eastAsia="zh-CN"/>
                </w:rPr>
                <w:t>Automatic Rate Change</w:t>
              </w:r>
            </w:ins>
          </w:p>
          <w:p w14:paraId="2A45700D" w14:textId="352C81B0" w:rsidR="004F466E" w:rsidRDefault="0038632C" w:rsidP="0038632C">
            <w:pPr>
              <w:pStyle w:val="TableEntry"/>
              <w:rPr>
                <w:ins w:id="3478" w:author="John Rhoads [2]" w:date="2019-11-24T21:25:00Z"/>
                <w:color w:val="000000"/>
                <w:szCs w:val="18"/>
                <w:lang w:eastAsia="zh-CN"/>
              </w:rPr>
            </w:pPr>
            <w:ins w:id="3479" w:author="John Rhoads [2]" w:date="2019-11-24T21:25:00Z">
              <w:r>
                <w:rPr>
                  <w:color w:val="000000"/>
                  <w:szCs w:val="18"/>
                  <w:lang w:eastAsia="zh-CN"/>
                </w:rPr>
                <w:t xml:space="preserve">End of Infusion </w:t>
              </w:r>
            </w:ins>
          </w:p>
          <w:p w14:paraId="07780C37" w14:textId="23795434" w:rsidR="0038632C" w:rsidRDefault="0038632C" w:rsidP="0038632C">
            <w:pPr>
              <w:pStyle w:val="TableEntry"/>
              <w:rPr>
                <w:ins w:id="3480" w:author="John Rhoads [2]" w:date="2019-11-24T21:25:00Z"/>
                <w:color w:val="000000"/>
                <w:szCs w:val="18"/>
                <w:lang w:eastAsia="zh-CN"/>
              </w:rPr>
            </w:pPr>
          </w:p>
          <w:p w14:paraId="00A0078A" w14:textId="164DF8E6" w:rsidR="0038632C" w:rsidRDefault="0038632C" w:rsidP="0038632C">
            <w:pPr>
              <w:pStyle w:val="TableEntry"/>
              <w:rPr>
                <w:ins w:id="3481" w:author="John Rhoads [2]" w:date="2019-11-24T21:25:00Z"/>
                <w:color w:val="000000"/>
                <w:szCs w:val="18"/>
                <w:lang w:eastAsia="zh-CN"/>
              </w:rPr>
            </w:pPr>
          </w:p>
          <w:p w14:paraId="48525923" w14:textId="1A3260EE" w:rsidR="0038632C" w:rsidRDefault="0038632C" w:rsidP="0038632C">
            <w:pPr>
              <w:pStyle w:val="TableEntry"/>
              <w:rPr>
                <w:ins w:id="3482" w:author="John Rhoads [2]" w:date="2019-11-24T21:25:00Z"/>
                <w:color w:val="000000"/>
                <w:szCs w:val="18"/>
                <w:lang w:eastAsia="zh-CN"/>
              </w:rPr>
            </w:pPr>
          </w:p>
          <w:p w14:paraId="19BD5817" w14:textId="0FE924BA" w:rsidR="0038632C" w:rsidRDefault="0038632C" w:rsidP="0038632C">
            <w:pPr>
              <w:pStyle w:val="TableEntry"/>
              <w:rPr>
                <w:ins w:id="3483" w:author="John Rhoads [2]" w:date="2019-11-24T21:25:00Z"/>
                <w:color w:val="000000"/>
                <w:szCs w:val="18"/>
                <w:lang w:eastAsia="zh-CN"/>
              </w:rPr>
            </w:pPr>
          </w:p>
          <w:p w14:paraId="7E32BA26" w14:textId="7B1C480D" w:rsidR="0038632C" w:rsidRDefault="0038632C" w:rsidP="0038632C">
            <w:pPr>
              <w:pStyle w:val="TableEntry"/>
              <w:rPr>
                <w:ins w:id="3484" w:author="John Rhoads [2]" w:date="2019-11-24T21:25:00Z"/>
                <w:color w:val="000000"/>
                <w:szCs w:val="18"/>
                <w:lang w:eastAsia="zh-CN"/>
              </w:rPr>
            </w:pPr>
          </w:p>
          <w:p w14:paraId="07050B7E" w14:textId="6796A27C" w:rsidR="0038632C" w:rsidRDefault="0038632C" w:rsidP="0038632C">
            <w:pPr>
              <w:pStyle w:val="TableEntry"/>
              <w:rPr>
                <w:ins w:id="3485" w:author="John Rhoads [2]" w:date="2019-11-24T21:25:00Z"/>
                <w:color w:val="000000"/>
                <w:szCs w:val="18"/>
                <w:lang w:eastAsia="zh-CN"/>
              </w:rPr>
            </w:pPr>
          </w:p>
          <w:p w14:paraId="18E4545A" w14:textId="0A84CA5A" w:rsidR="0038632C" w:rsidRDefault="0038632C" w:rsidP="0038632C">
            <w:pPr>
              <w:pStyle w:val="TableEntry"/>
              <w:rPr>
                <w:ins w:id="3486" w:author="John Rhoads [2]" w:date="2019-11-24T21:25:00Z"/>
                <w:color w:val="000000"/>
                <w:szCs w:val="18"/>
                <w:lang w:eastAsia="zh-CN"/>
              </w:rPr>
            </w:pPr>
          </w:p>
          <w:p w14:paraId="2353A761" w14:textId="5B48EF0E" w:rsidR="0038632C" w:rsidRDefault="0038632C" w:rsidP="0038632C">
            <w:pPr>
              <w:pStyle w:val="TableEntry"/>
              <w:rPr>
                <w:ins w:id="3487" w:author="John Rhoads [2]" w:date="2019-11-24T21:25:00Z"/>
                <w:color w:val="000000"/>
                <w:szCs w:val="18"/>
                <w:lang w:eastAsia="zh-CN"/>
              </w:rPr>
            </w:pPr>
          </w:p>
          <w:p w14:paraId="1807DC7B" w14:textId="00A21FD9" w:rsidR="0038632C" w:rsidRDefault="0038632C" w:rsidP="0038632C">
            <w:pPr>
              <w:pStyle w:val="TableEntry"/>
              <w:rPr>
                <w:ins w:id="3488" w:author="John Rhoads [2]" w:date="2019-11-24T21:25:00Z"/>
                <w:color w:val="000000"/>
                <w:szCs w:val="18"/>
                <w:lang w:eastAsia="zh-CN"/>
              </w:rPr>
            </w:pPr>
          </w:p>
          <w:p w14:paraId="66AC6E0B" w14:textId="00068E44" w:rsidR="0038632C" w:rsidRDefault="0038632C" w:rsidP="0038632C">
            <w:pPr>
              <w:pStyle w:val="TableEntry"/>
              <w:rPr>
                <w:ins w:id="3489" w:author="John Rhoads [2]" w:date="2019-11-24T21:25:00Z"/>
                <w:color w:val="000000"/>
                <w:szCs w:val="18"/>
                <w:lang w:eastAsia="zh-CN"/>
              </w:rPr>
            </w:pPr>
          </w:p>
          <w:p w14:paraId="168C85B8" w14:textId="27F2B478" w:rsidR="0038632C" w:rsidRDefault="0038632C" w:rsidP="0038632C">
            <w:pPr>
              <w:pStyle w:val="TableEntry"/>
              <w:rPr>
                <w:ins w:id="3490" w:author="John Rhoads [2]" w:date="2019-11-24T21:25:00Z"/>
                <w:color w:val="000000"/>
                <w:szCs w:val="18"/>
                <w:lang w:eastAsia="zh-CN"/>
              </w:rPr>
            </w:pPr>
          </w:p>
          <w:p w14:paraId="250231D0" w14:textId="603DAE22" w:rsidR="0038632C" w:rsidRDefault="0038632C" w:rsidP="0038632C">
            <w:pPr>
              <w:pStyle w:val="TableEntry"/>
              <w:rPr>
                <w:ins w:id="3491" w:author="John Rhoads [2]" w:date="2019-11-24T21:25:00Z"/>
                <w:color w:val="000000"/>
                <w:szCs w:val="18"/>
                <w:lang w:eastAsia="zh-CN"/>
              </w:rPr>
            </w:pPr>
          </w:p>
          <w:p w14:paraId="394E49AF" w14:textId="0B6D97AB" w:rsidR="0038632C" w:rsidRDefault="0038632C" w:rsidP="0038632C">
            <w:pPr>
              <w:pStyle w:val="TableEntry"/>
              <w:rPr>
                <w:ins w:id="3492" w:author="John Rhoads [2]" w:date="2019-11-24T21:25:00Z"/>
                <w:color w:val="000000"/>
                <w:szCs w:val="18"/>
                <w:lang w:eastAsia="zh-CN"/>
              </w:rPr>
            </w:pPr>
          </w:p>
          <w:p w14:paraId="06602D7A" w14:textId="32BD5732" w:rsidR="0038632C" w:rsidRDefault="0038632C" w:rsidP="0038632C">
            <w:pPr>
              <w:pStyle w:val="TableEntry"/>
              <w:rPr>
                <w:ins w:id="3493" w:author="John Rhoads [2]" w:date="2019-11-24T21:25:00Z"/>
                <w:color w:val="000000"/>
                <w:szCs w:val="18"/>
                <w:lang w:eastAsia="zh-CN"/>
              </w:rPr>
            </w:pPr>
          </w:p>
          <w:p w14:paraId="24C6E3A5" w14:textId="7D17F98B" w:rsidR="0038632C" w:rsidRDefault="0038632C" w:rsidP="0038632C">
            <w:pPr>
              <w:pStyle w:val="TableEntry"/>
              <w:rPr>
                <w:ins w:id="3494" w:author="John Rhoads [2]" w:date="2019-11-24T21:25:00Z"/>
                <w:color w:val="000000"/>
                <w:szCs w:val="18"/>
                <w:lang w:eastAsia="zh-CN"/>
              </w:rPr>
            </w:pPr>
          </w:p>
          <w:p w14:paraId="1BCD4A13" w14:textId="2D9F890E" w:rsidR="0038632C" w:rsidRDefault="0038632C" w:rsidP="0038632C">
            <w:pPr>
              <w:pStyle w:val="TableEntry"/>
              <w:rPr>
                <w:ins w:id="3495" w:author="John Rhoads [2]" w:date="2019-11-24T21:25:00Z"/>
                <w:color w:val="000000"/>
                <w:szCs w:val="18"/>
                <w:lang w:eastAsia="zh-CN"/>
              </w:rPr>
            </w:pPr>
          </w:p>
          <w:p w14:paraId="5C59A2DE" w14:textId="75CA151B" w:rsidR="0038632C" w:rsidRDefault="0038632C" w:rsidP="0038632C">
            <w:pPr>
              <w:pStyle w:val="TableEntry"/>
              <w:rPr>
                <w:ins w:id="3496" w:author="John Rhoads [2]" w:date="2019-11-24T21:25:00Z"/>
                <w:color w:val="000000"/>
                <w:szCs w:val="18"/>
                <w:lang w:eastAsia="zh-CN"/>
              </w:rPr>
            </w:pPr>
          </w:p>
          <w:p w14:paraId="6498B3AD" w14:textId="5131F240" w:rsidR="0038632C" w:rsidRDefault="0038632C" w:rsidP="0038632C">
            <w:pPr>
              <w:pStyle w:val="TableEntry"/>
              <w:rPr>
                <w:ins w:id="3497" w:author="John Rhoads [2]" w:date="2019-11-24T21:25:00Z"/>
                <w:color w:val="000000"/>
                <w:szCs w:val="18"/>
                <w:lang w:eastAsia="zh-CN"/>
              </w:rPr>
            </w:pPr>
          </w:p>
          <w:p w14:paraId="04276B81" w14:textId="7753D6B4" w:rsidR="0038632C" w:rsidRDefault="0038632C" w:rsidP="0038632C">
            <w:pPr>
              <w:pStyle w:val="TableEntry"/>
              <w:rPr>
                <w:ins w:id="3498" w:author="John Rhoads [2]" w:date="2019-11-24T21:25:00Z"/>
                <w:color w:val="000000"/>
                <w:szCs w:val="18"/>
                <w:lang w:eastAsia="zh-CN"/>
              </w:rPr>
            </w:pPr>
          </w:p>
          <w:p w14:paraId="6660A2FC" w14:textId="24599775" w:rsidR="0038632C" w:rsidRDefault="0038632C" w:rsidP="0038632C">
            <w:pPr>
              <w:pStyle w:val="TableEntry"/>
              <w:rPr>
                <w:ins w:id="3499" w:author="John Rhoads [2]" w:date="2019-11-24T21:25:00Z"/>
                <w:color w:val="000000"/>
                <w:szCs w:val="18"/>
                <w:lang w:eastAsia="zh-CN"/>
              </w:rPr>
            </w:pPr>
          </w:p>
          <w:p w14:paraId="1C142B4A" w14:textId="4CCD69CF" w:rsidR="0038632C" w:rsidRDefault="0038632C" w:rsidP="0038632C">
            <w:pPr>
              <w:pStyle w:val="TableEntry"/>
              <w:rPr>
                <w:ins w:id="3500" w:author="John Rhoads [2]" w:date="2019-11-24T21:25:00Z"/>
                <w:color w:val="000000"/>
                <w:szCs w:val="18"/>
                <w:lang w:eastAsia="zh-CN"/>
              </w:rPr>
            </w:pPr>
          </w:p>
          <w:p w14:paraId="7F60FF50" w14:textId="472FAD74" w:rsidR="0038632C" w:rsidRDefault="0038632C" w:rsidP="0038632C">
            <w:pPr>
              <w:pStyle w:val="TableEntry"/>
              <w:rPr>
                <w:ins w:id="3501" w:author="John Rhoads [2]" w:date="2019-11-24T21:25:00Z"/>
                <w:color w:val="000000"/>
                <w:szCs w:val="18"/>
                <w:lang w:eastAsia="zh-CN"/>
              </w:rPr>
            </w:pPr>
          </w:p>
          <w:p w14:paraId="0B1E0BB1" w14:textId="1AB342E5" w:rsidR="0038632C" w:rsidRDefault="0038632C" w:rsidP="0038632C">
            <w:pPr>
              <w:pStyle w:val="TableEntry"/>
              <w:rPr>
                <w:ins w:id="3502" w:author="John Rhoads [2]" w:date="2019-11-24T21:25:00Z"/>
                <w:color w:val="000000"/>
                <w:szCs w:val="18"/>
                <w:lang w:eastAsia="zh-CN"/>
              </w:rPr>
            </w:pPr>
          </w:p>
          <w:p w14:paraId="1FD59049" w14:textId="77777777" w:rsidR="0038632C" w:rsidRDefault="0038632C" w:rsidP="0038632C">
            <w:pPr>
              <w:autoSpaceDE w:val="0"/>
              <w:rPr>
                <w:ins w:id="3503" w:author="John Rhoads [2]" w:date="2019-11-24T21:26:00Z"/>
              </w:rPr>
            </w:pPr>
            <w:ins w:id="3504" w:author="John Rhoads [2]" w:date="2019-11-24T21:26:00Z">
              <w:r>
                <w:rPr>
                  <w:i/>
                  <w:color w:val="000000"/>
                  <w:sz w:val="18"/>
                  <w:szCs w:val="18"/>
                  <w:lang w:eastAsia="zh-CN"/>
                </w:rPr>
                <w:t>TCI Infusion – Plasma Target</w:t>
              </w:r>
            </w:ins>
          </w:p>
          <w:p w14:paraId="5F0D0A06" w14:textId="77777777" w:rsidR="0038632C" w:rsidRDefault="0038632C" w:rsidP="0038632C">
            <w:pPr>
              <w:autoSpaceDE w:val="0"/>
              <w:rPr>
                <w:ins w:id="3505" w:author="John Rhoads [2]" w:date="2019-11-24T21:26:00Z"/>
                <w:i/>
                <w:color w:val="000000"/>
                <w:sz w:val="18"/>
                <w:szCs w:val="18"/>
                <w:lang w:eastAsia="zh-CN"/>
              </w:rPr>
            </w:pPr>
          </w:p>
          <w:p w14:paraId="1246694A" w14:textId="77777777" w:rsidR="0038632C" w:rsidRDefault="0038632C" w:rsidP="0038632C">
            <w:pPr>
              <w:autoSpaceDE w:val="0"/>
              <w:rPr>
                <w:ins w:id="3506" w:author="John Rhoads [2]" w:date="2019-11-24T21:26:00Z"/>
              </w:rPr>
            </w:pPr>
            <w:ins w:id="3507" w:author="John Rhoads [2]" w:date="2019-11-24T21:26:00Z">
              <w:r>
                <w:rPr>
                  <w:color w:val="000000"/>
                  <w:sz w:val="18"/>
                  <w:szCs w:val="18"/>
                  <w:lang w:eastAsia="zh-CN"/>
                </w:rPr>
                <w:t>Infusion starts</w:t>
              </w:r>
            </w:ins>
          </w:p>
          <w:p w14:paraId="3241FEF2" w14:textId="77777777" w:rsidR="0038632C" w:rsidRDefault="0038632C" w:rsidP="0038632C">
            <w:pPr>
              <w:autoSpaceDE w:val="0"/>
              <w:rPr>
                <w:ins w:id="3508" w:author="John Rhoads [2]" w:date="2019-11-24T21:26:00Z"/>
              </w:rPr>
            </w:pPr>
            <w:ins w:id="3509" w:author="John Rhoads [2]" w:date="2019-11-24T21:26:00Z">
              <w:r>
                <w:rPr>
                  <w:b/>
                  <w:color w:val="000000"/>
                  <w:sz w:val="18"/>
                  <w:szCs w:val="18"/>
                  <w:lang w:eastAsia="zh-CN"/>
                </w:rPr>
                <w:t>Automatic Rate Change</w:t>
              </w:r>
            </w:ins>
          </w:p>
          <w:p w14:paraId="28DE5332" w14:textId="77777777" w:rsidR="0038632C" w:rsidRDefault="0038632C" w:rsidP="0038632C">
            <w:pPr>
              <w:autoSpaceDE w:val="0"/>
              <w:rPr>
                <w:ins w:id="3510" w:author="John Rhoads [2]" w:date="2019-11-24T21:26:00Z"/>
              </w:rPr>
            </w:pPr>
            <w:ins w:id="3511" w:author="John Rhoads [2]" w:date="2019-11-24T21:26:00Z">
              <w:r>
                <w:rPr>
                  <w:color w:val="000000"/>
                  <w:sz w:val="18"/>
                  <w:szCs w:val="18"/>
                  <w:lang w:eastAsia="zh-CN"/>
                </w:rPr>
                <w:t>End of Infusion</w:t>
              </w:r>
            </w:ins>
          </w:p>
          <w:p w14:paraId="6A1A0A81" w14:textId="0411E35D" w:rsidR="0038632C" w:rsidRDefault="0038632C" w:rsidP="0038632C">
            <w:pPr>
              <w:pStyle w:val="TableEntry"/>
              <w:rPr>
                <w:ins w:id="3512" w:author="John Rhoads [2]" w:date="2019-11-24T21:25:00Z"/>
                <w:color w:val="000000"/>
                <w:szCs w:val="18"/>
                <w:lang w:eastAsia="zh-CN"/>
              </w:rPr>
            </w:pPr>
          </w:p>
          <w:p w14:paraId="3D4C1ADC" w14:textId="2BAF4CFB" w:rsidR="0038632C" w:rsidRDefault="0038632C" w:rsidP="0038632C">
            <w:pPr>
              <w:pStyle w:val="TableEntry"/>
              <w:rPr>
                <w:ins w:id="3513" w:author="John Rhoads [2]" w:date="2019-11-24T21:26:00Z"/>
                <w:color w:val="000000"/>
                <w:szCs w:val="18"/>
                <w:lang w:eastAsia="zh-CN"/>
              </w:rPr>
            </w:pPr>
          </w:p>
          <w:p w14:paraId="7F28F19A" w14:textId="30ED6F5A" w:rsidR="0038632C" w:rsidRDefault="0038632C" w:rsidP="0038632C">
            <w:pPr>
              <w:pStyle w:val="TableEntry"/>
              <w:rPr>
                <w:ins w:id="3514" w:author="John Rhoads [2]" w:date="2019-11-24T21:23:00Z"/>
              </w:rPr>
            </w:pPr>
          </w:p>
          <w:p w14:paraId="253BFAC8" w14:textId="09108960" w:rsidR="004F466E" w:rsidRDefault="004F466E" w:rsidP="00670CCB">
            <w:pPr>
              <w:pStyle w:val="TableEntry"/>
              <w:rPr>
                <w:ins w:id="3515" w:author="John Rhoads [2]" w:date="2019-11-24T21:23:00Z"/>
              </w:rPr>
            </w:pPr>
          </w:p>
          <w:p w14:paraId="5A72DCA0" w14:textId="0386BB2C" w:rsidR="004F466E" w:rsidRDefault="004F466E" w:rsidP="00670CCB">
            <w:pPr>
              <w:pStyle w:val="TableEntry"/>
              <w:rPr>
                <w:ins w:id="3516" w:author="John Rhoads [2]" w:date="2019-11-24T21:23:00Z"/>
              </w:rPr>
            </w:pPr>
          </w:p>
          <w:p w14:paraId="62C740AD" w14:textId="110927CF" w:rsidR="004F466E" w:rsidRDefault="004F466E" w:rsidP="00670CCB">
            <w:pPr>
              <w:pStyle w:val="TableEntry"/>
              <w:rPr>
                <w:ins w:id="3517" w:author="John Rhoads [2]" w:date="2019-11-24T21:23:00Z"/>
              </w:rPr>
            </w:pPr>
          </w:p>
          <w:p w14:paraId="2748E673" w14:textId="32BD90BC" w:rsidR="004F466E" w:rsidRDefault="004F466E" w:rsidP="00670CCB">
            <w:pPr>
              <w:pStyle w:val="TableEntry"/>
              <w:rPr>
                <w:ins w:id="3518" w:author="John Rhoads [2]" w:date="2019-11-24T21:23:00Z"/>
              </w:rPr>
            </w:pPr>
          </w:p>
          <w:p w14:paraId="2D6656A9" w14:textId="4A176D7B" w:rsidR="004F466E" w:rsidRDefault="004F466E" w:rsidP="00670CCB">
            <w:pPr>
              <w:pStyle w:val="TableEntry"/>
              <w:rPr>
                <w:ins w:id="3519" w:author="John Rhoads [2]" w:date="2019-11-24T21:23:00Z"/>
              </w:rPr>
            </w:pPr>
          </w:p>
          <w:p w14:paraId="7FCFEA96" w14:textId="666773B3" w:rsidR="004F466E" w:rsidRDefault="004F466E" w:rsidP="00670CCB">
            <w:pPr>
              <w:pStyle w:val="TableEntry"/>
              <w:rPr>
                <w:ins w:id="3520" w:author="John Rhoads [2]" w:date="2019-11-24T21:23:00Z"/>
              </w:rPr>
            </w:pPr>
          </w:p>
          <w:p w14:paraId="29CE99EE" w14:textId="75F41B9F" w:rsidR="004F466E" w:rsidRDefault="004F466E" w:rsidP="00670CCB">
            <w:pPr>
              <w:pStyle w:val="TableEntry"/>
              <w:rPr>
                <w:ins w:id="3521" w:author="John Rhoads [2]" w:date="2019-11-24T21:23:00Z"/>
              </w:rPr>
            </w:pPr>
          </w:p>
          <w:p w14:paraId="30D48CA3" w14:textId="65241604" w:rsidR="004F466E" w:rsidRDefault="004F466E" w:rsidP="00670CCB">
            <w:pPr>
              <w:pStyle w:val="TableEntry"/>
              <w:rPr>
                <w:ins w:id="3522" w:author="John Rhoads [2]" w:date="2019-11-24T21:23:00Z"/>
              </w:rPr>
            </w:pPr>
          </w:p>
          <w:p w14:paraId="346D7843" w14:textId="66AB6FE3" w:rsidR="004F466E" w:rsidRDefault="004F466E" w:rsidP="00670CCB">
            <w:pPr>
              <w:pStyle w:val="TableEntry"/>
              <w:rPr>
                <w:ins w:id="3523" w:author="John Rhoads [2]" w:date="2019-11-24T21:23:00Z"/>
              </w:rPr>
            </w:pPr>
          </w:p>
          <w:p w14:paraId="59F05797" w14:textId="745D2CEB" w:rsidR="004F466E" w:rsidRDefault="004F466E" w:rsidP="00670CCB">
            <w:pPr>
              <w:pStyle w:val="TableEntry"/>
              <w:rPr>
                <w:ins w:id="3524" w:author="John Rhoads [2]" w:date="2019-11-24T21:23:00Z"/>
              </w:rPr>
            </w:pPr>
          </w:p>
          <w:p w14:paraId="3591373F" w14:textId="1F0139BD" w:rsidR="004F466E" w:rsidRDefault="004F466E" w:rsidP="00670CCB">
            <w:pPr>
              <w:pStyle w:val="TableEntry"/>
              <w:rPr>
                <w:ins w:id="3525" w:author="John Rhoads [2]" w:date="2019-11-24T21:23:00Z"/>
              </w:rPr>
            </w:pPr>
          </w:p>
          <w:p w14:paraId="0D10D6F0" w14:textId="5A126F68" w:rsidR="004F466E" w:rsidRDefault="004F466E" w:rsidP="00670CCB">
            <w:pPr>
              <w:pStyle w:val="TableEntry"/>
              <w:rPr>
                <w:ins w:id="3526" w:author="John Rhoads [2]" w:date="2019-11-24T21:23:00Z"/>
              </w:rPr>
            </w:pPr>
          </w:p>
          <w:p w14:paraId="1048C7CB" w14:textId="53257682" w:rsidR="004F466E" w:rsidRDefault="004F466E" w:rsidP="00670CCB">
            <w:pPr>
              <w:pStyle w:val="TableEntry"/>
              <w:rPr>
                <w:ins w:id="3527" w:author="John Rhoads [2]" w:date="2019-11-24T21:23:00Z"/>
              </w:rPr>
            </w:pPr>
          </w:p>
          <w:p w14:paraId="5F40492B" w14:textId="4043DEB2" w:rsidR="004F466E" w:rsidRDefault="004F466E" w:rsidP="00670CCB">
            <w:pPr>
              <w:pStyle w:val="TableEntry"/>
              <w:rPr>
                <w:ins w:id="3528" w:author="John Rhoads [2]" w:date="2019-11-24T21:23:00Z"/>
              </w:rPr>
            </w:pPr>
          </w:p>
          <w:p w14:paraId="06C337F9" w14:textId="0A46EEC0" w:rsidR="004F466E" w:rsidRDefault="004F466E" w:rsidP="00670CCB">
            <w:pPr>
              <w:pStyle w:val="TableEntry"/>
              <w:rPr>
                <w:ins w:id="3529" w:author="John Rhoads [2]" w:date="2019-11-24T21:23:00Z"/>
              </w:rPr>
            </w:pPr>
          </w:p>
          <w:p w14:paraId="5E42046E" w14:textId="25B0D125" w:rsidR="004F466E" w:rsidRDefault="004F466E" w:rsidP="00670CCB">
            <w:pPr>
              <w:pStyle w:val="TableEntry"/>
              <w:rPr>
                <w:ins w:id="3530" w:author="John Rhoads [2]" w:date="2019-11-24T21:23:00Z"/>
              </w:rPr>
            </w:pPr>
          </w:p>
          <w:p w14:paraId="0B544279" w14:textId="3A86E11E" w:rsidR="004F466E" w:rsidRDefault="004F466E" w:rsidP="00670CCB">
            <w:pPr>
              <w:pStyle w:val="TableEntry"/>
              <w:rPr>
                <w:ins w:id="3531" w:author="John Rhoads [2]" w:date="2019-11-24T21:23:00Z"/>
              </w:rPr>
            </w:pPr>
          </w:p>
          <w:p w14:paraId="63770879" w14:textId="688CFC38" w:rsidR="004F466E" w:rsidRDefault="004F466E" w:rsidP="00670CCB">
            <w:pPr>
              <w:pStyle w:val="TableEntry"/>
              <w:rPr>
                <w:ins w:id="3532" w:author="John Rhoads [2]" w:date="2019-11-24T21:23:00Z"/>
              </w:rPr>
            </w:pPr>
          </w:p>
          <w:p w14:paraId="03B4F0A0" w14:textId="4F7FDC67" w:rsidR="004F466E" w:rsidRDefault="004F466E" w:rsidP="00670CCB">
            <w:pPr>
              <w:pStyle w:val="TableEntry"/>
              <w:rPr>
                <w:ins w:id="3533" w:author="John Rhoads [2]" w:date="2019-11-24T21:23:00Z"/>
              </w:rPr>
            </w:pPr>
          </w:p>
          <w:p w14:paraId="773730AF" w14:textId="1B539E8A" w:rsidR="004F466E" w:rsidRDefault="004F466E" w:rsidP="00670CCB">
            <w:pPr>
              <w:pStyle w:val="TableEntry"/>
              <w:rPr>
                <w:ins w:id="3534" w:author="John Rhoads [2]" w:date="2019-11-24T21:23:00Z"/>
              </w:rPr>
            </w:pPr>
          </w:p>
          <w:p w14:paraId="71F5DC70" w14:textId="00169965" w:rsidR="004F466E" w:rsidRDefault="004F466E" w:rsidP="00670CCB">
            <w:pPr>
              <w:pStyle w:val="TableEntry"/>
              <w:rPr>
                <w:ins w:id="3535" w:author="John Rhoads [2]" w:date="2019-11-24T21:23:00Z"/>
              </w:rPr>
            </w:pPr>
          </w:p>
          <w:p w14:paraId="7E076FF6" w14:textId="7E5F1A04" w:rsidR="004F466E" w:rsidRDefault="004F466E" w:rsidP="00670CCB">
            <w:pPr>
              <w:pStyle w:val="TableEntry"/>
              <w:rPr>
                <w:ins w:id="3536" w:author="John Rhoads [2]" w:date="2019-11-24T21:23:00Z"/>
              </w:rPr>
            </w:pPr>
          </w:p>
          <w:p w14:paraId="2175F76D" w14:textId="45A1E0B2" w:rsidR="004F466E" w:rsidRDefault="004F466E" w:rsidP="00670CCB">
            <w:pPr>
              <w:pStyle w:val="TableEntry"/>
              <w:rPr>
                <w:ins w:id="3537" w:author="John Rhoads [2]" w:date="2019-11-24T21:23:00Z"/>
              </w:rPr>
            </w:pPr>
          </w:p>
          <w:p w14:paraId="6E35ED2B" w14:textId="25D88907" w:rsidR="004F466E" w:rsidRDefault="004F466E" w:rsidP="00670CCB">
            <w:pPr>
              <w:pStyle w:val="TableEntry"/>
              <w:rPr>
                <w:ins w:id="3538" w:author="John Rhoads [2]" w:date="2019-11-24T21:23:00Z"/>
              </w:rPr>
            </w:pPr>
          </w:p>
          <w:p w14:paraId="7F0D9580" w14:textId="472D4609" w:rsidR="004F466E" w:rsidRDefault="004F466E" w:rsidP="00670CCB">
            <w:pPr>
              <w:pStyle w:val="TableEntry"/>
              <w:rPr>
                <w:ins w:id="3539" w:author="John Rhoads [2]" w:date="2019-11-24T21:23:00Z"/>
              </w:rPr>
            </w:pPr>
          </w:p>
          <w:p w14:paraId="2EE4AEE6" w14:textId="1616690D" w:rsidR="004F466E" w:rsidRDefault="004F466E" w:rsidP="00670CCB">
            <w:pPr>
              <w:pStyle w:val="TableEntry"/>
              <w:rPr>
                <w:ins w:id="3540" w:author="John Rhoads [2]" w:date="2019-11-24T21:23:00Z"/>
              </w:rPr>
            </w:pPr>
          </w:p>
          <w:p w14:paraId="74C8D3BD" w14:textId="576FE674" w:rsidR="004F466E" w:rsidRDefault="004F466E" w:rsidP="00670CCB">
            <w:pPr>
              <w:pStyle w:val="TableEntry"/>
              <w:rPr>
                <w:ins w:id="3541" w:author="John Rhoads [2]" w:date="2019-11-24T21:23:00Z"/>
              </w:rPr>
            </w:pPr>
          </w:p>
          <w:p w14:paraId="7AE8E673" w14:textId="53DDC2B6" w:rsidR="004F466E" w:rsidRDefault="004F466E" w:rsidP="00670CCB">
            <w:pPr>
              <w:pStyle w:val="TableEntry"/>
              <w:rPr>
                <w:ins w:id="3542" w:author="John Rhoads [2]" w:date="2019-11-24T21:23:00Z"/>
              </w:rPr>
            </w:pPr>
          </w:p>
          <w:p w14:paraId="7D83A08C" w14:textId="34AAECD4" w:rsidR="004F466E" w:rsidRDefault="004F466E" w:rsidP="00670CCB">
            <w:pPr>
              <w:pStyle w:val="TableEntry"/>
              <w:rPr>
                <w:ins w:id="3543" w:author="John Rhoads [2]" w:date="2019-11-24T21:22:00Z"/>
              </w:rPr>
            </w:pPr>
          </w:p>
          <w:p w14:paraId="2BEF6167" w14:textId="1679B7AB" w:rsidR="004F466E" w:rsidRDefault="004F466E" w:rsidP="00670CCB">
            <w:pPr>
              <w:pStyle w:val="TableEntry"/>
              <w:rPr>
                <w:ins w:id="3544" w:author="John Rhoads [2]" w:date="2019-11-24T21:22:00Z"/>
              </w:rPr>
            </w:pPr>
          </w:p>
          <w:p w14:paraId="5687D437" w14:textId="33E52B8E" w:rsidR="004F466E" w:rsidRDefault="004F466E" w:rsidP="00670CCB">
            <w:pPr>
              <w:pStyle w:val="TableEntry"/>
              <w:rPr>
                <w:ins w:id="3545" w:author="John Rhoads [2]" w:date="2019-11-24T21:22:00Z"/>
              </w:rPr>
            </w:pPr>
          </w:p>
          <w:p w14:paraId="79C4BDCD" w14:textId="0BB24BCD" w:rsidR="004F466E" w:rsidRDefault="004F466E" w:rsidP="00670CCB">
            <w:pPr>
              <w:pStyle w:val="TableEntry"/>
              <w:rPr>
                <w:ins w:id="3546" w:author="John Rhoads [2]" w:date="2019-11-24T21:22:00Z"/>
              </w:rPr>
            </w:pPr>
          </w:p>
          <w:p w14:paraId="5212A15B" w14:textId="2FC50E81" w:rsidR="004F466E" w:rsidRDefault="004F466E" w:rsidP="00670CCB">
            <w:pPr>
              <w:pStyle w:val="TableEntry"/>
              <w:rPr>
                <w:ins w:id="3547" w:author="John Rhoads [2]" w:date="2019-11-24T21:22:00Z"/>
              </w:rPr>
            </w:pPr>
          </w:p>
          <w:p w14:paraId="35CA3AAA" w14:textId="2A395065" w:rsidR="004F466E" w:rsidRDefault="004F466E" w:rsidP="00670CCB">
            <w:pPr>
              <w:pStyle w:val="TableEntry"/>
              <w:rPr>
                <w:ins w:id="3548" w:author="John Rhoads [2]" w:date="2019-11-24T21:22:00Z"/>
              </w:rPr>
            </w:pPr>
          </w:p>
          <w:p w14:paraId="73CDF4DA" w14:textId="3F3737F2" w:rsidR="004F466E" w:rsidRDefault="004F466E" w:rsidP="00670CCB">
            <w:pPr>
              <w:pStyle w:val="TableEntry"/>
              <w:rPr>
                <w:ins w:id="3549" w:author="John Rhoads [2]" w:date="2019-11-24T21:22:00Z"/>
              </w:rPr>
            </w:pPr>
          </w:p>
          <w:p w14:paraId="446A165B" w14:textId="34E879ED" w:rsidR="004F466E" w:rsidRDefault="004F466E" w:rsidP="00670CCB">
            <w:pPr>
              <w:pStyle w:val="TableEntry"/>
              <w:rPr>
                <w:ins w:id="3550" w:author="John Rhoads [2]" w:date="2019-11-24T21:22:00Z"/>
              </w:rPr>
            </w:pPr>
          </w:p>
          <w:p w14:paraId="559A3CE8" w14:textId="191F78E2" w:rsidR="004F466E" w:rsidRDefault="004F466E" w:rsidP="00670CCB">
            <w:pPr>
              <w:pStyle w:val="TableEntry"/>
              <w:rPr>
                <w:ins w:id="3551" w:author="John Rhoads [2]" w:date="2019-11-24T21:22:00Z"/>
              </w:rPr>
            </w:pPr>
          </w:p>
          <w:p w14:paraId="676D3F74" w14:textId="23F5D912" w:rsidR="004F466E" w:rsidRDefault="004F466E" w:rsidP="0038632C">
            <w:pPr>
              <w:pStyle w:val="TableEntry"/>
              <w:ind w:left="0"/>
              <w:rPr>
                <w:ins w:id="3552" w:author="John Rhoads [2]" w:date="2019-11-24T21:27:00Z"/>
              </w:rPr>
            </w:pPr>
          </w:p>
          <w:p w14:paraId="29953B04" w14:textId="5D05DA20" w:rsidR="0038632C" w:rsidRDefault="0038632C" w:rsidP="0038632C">
            <w:pPr>
              <w:pStyle w:val="TableEntry"/>
              <w:ind w:left="0"/>
              <w:rPr>
                <w:ins w:id="3553" w:author="John Rhoads [2]" w:date="2019-11-24T21:27:00Z"/>
              </w:rPr>
            </w:pPr>
          </w:p>
          <w:p w14:paraId="448DD704" w14:textId="107E82AE" w:rsidR="0038632C" w:rsidRDefault="0038632C" w:rsidP="0038632C">
            <w:pPr>
              <w:pStyle w:val="TableEntry"/>
              <w:ind w:left="0"/>
              <w:rPr>
                <w:ins w:id="3554" w:author="John Rhoads [2]" w:date="2019-11-24T21:27:00Z"/>
              </w:rPr>
            </w:pPr>
          </w:p>
          <w:p w14:paraId="606818F6" w14:textId="149287B6" w:rsidR="0038632C" w:rsidRDefault="0038632C" w:rsidP="0038632C">
            <w:pPr>
              <w:pStyle w:val="TableEntry"/>
              <w:ind w:left="0"/>
              <w:rPr>
                <w:ins w:id="3555" w:author="John Rhoads [2]" w:date="2019-11-24T21:27:00Z"/>
              </w:rPr>
            </w:pPr>
          </w:p>
          <w:p w14:paraId="546D0BA3" w14:textId="766440BB" w:rsidR="0038632C" w:rsidRDefault="0038632C" w:rsidP="0038632C">
            <w:pPr>
              <w:pStyle w:val="TableEntry"/>
              <w:ind w:left="0"/>
              <w:rPr>
                <w:ins w:id="3556" w:author="John Rhoads [2]" w:date="2019-11-24T21:27:00Z"/>
              </w:rPr>
            </w:pPr>
          </w:p>
          <w:p w14:paraId="7F1441F0" w14:textId="473285B4" w:rsidR="0038632C" w:rsidRDefault="0038632C" w:rsidP="0038632C">
            <w:pPr>
              <w:pStyle w:val="TableEntry"/>
              <w:ind w:left="0"/>
              <w:rPr>
                <w:ins w:id="3557" w:author="John Rhoads [2]" w:date="2019-11-24T21:27:00Z"/>
              </w:rPr>
            </w:pPr>
          </w:p>
          <w:p w14:paraId="78402B6B" w14:textId="50CEB0B1" w:rsidR="0038632C" w:rsidRDefault="0038632C" w:rsidP="0038632C">
            <w:pPr>
              <w:pStyle w:val="TableEntry"/>
              <w:ind w:left="0"/>
              <w:rPr>
                <w:ins w:id="3558" w:author="John Rhoads [2]" w:date="2019-11-24T21:27:00Z"/>
              </w:rPr>
            </w:pPr>
          </w:p>
          <w:p w14:paraId="245D43DB" w14:textId="2900DBF6" w:rsidR="0038632C" w:rsidRDefault="0038632C" w:rsidP="0038632C">
            <w:pPr>
              <w:pStyle w:val="TableEntry"/>
              <w:ind w:left="0"/>
              <w:rPr>
                <w:ins w:id="3559" w:author="John Rhoads [2]" w:date="2019-11-24T21:27:00Z"/>
              </w:rPr>
            </w:pPr>
          </w:p>
          <w:p w14:paraId="21033713" w14:textId="13648B0D" w:rsidR="0038632C" w:rsidRDefault="0038632C" w:rsidP="0038632C">
            <w:pPr>
              <w:pStyle w:val="TableEntry"/>
              <w:ind w:left="0"/>
              <w:rPr>
                <w:ins w:id="3560" w:author="John Rhoads [2]" w:date="2019-11-24T21:27:00Z"/>
              </w:rPr>
            </w:pPr>
          </w:p>
          <w:p w14:paraId="13373F94" w14:textId="498EB9AD" w:rsidR="0038632C" w:rsidRDefault="0038632C" w:rsidP="0038632C">
            <w:pPr>
              <w:pStyle w:val="TableEntry"/>
              <w:ind w:left="0"/>
              <w:rPr>
                <w:ins w:id="3561" w:author="John Rhoads [2]" w:date="2019-11-24T21:27:00Z"/>
              </w:rPr>
            </w:pPr>
          </w:p>
          <w:p w14:paraId="0376026F" w14:textId="614814F8" w:rsidR="0038632C" w:rsidRDefault="0038632C" w:rsidP="0038632C">
            <w:pPr>
              <w:pStyle w:val="TableEntry"/>
              <w:ind w:left="0"/>
              <w:rPr>
                <w:ins w:id="3562" w:author="John Rhoads [2]" w:date="2019-11-24T21:27:00Z"/>
              </w:rPr>
            </w:pPr>
          </w:p>
          <w:p w14:paraId="25595439" w14:textId="26960A35" w:rsidR="0038632C" w:rsidRDefault="0038632C" w:rsidP="0038632C">
            <w:pPr>
              <w:pStyle w:val="TableEntry"/>
              <w:ind w:left="0"/>
              <w:rPr>
                <w:ins w:id="3563" w:author="John Rhoads [2]" w:date="2019-11-24T21:28:00Z"/>
              </w:rPr>
            </w:pPr>
          </w:p>
          <w:p w14:paraId="651257D0" w14:textId="0BBFA81F" w:rsidR="0038632C" w:rsidRDefault="0038632C" w:rsidP="0038632C">
            <w:pPr>
              <w:pStyle w:val="TableEntry"/>
              <w:ind w:left="0"/>
              <w:rPr>
                <w:ins w:id="3564" w:author="John Rhoads [2]" w:date="2019-11-24T21:28:00Z"/>
              </w:rPr>
            </w:pPr>
          </w:p>
          <w:p w14:paraId="52A173C5" w14:textId="16E3237C" w:rsidR="0038632C" w:rsidRDefault="0038632C" w:rsidP="0038632C">
            <w:pPr>
              <w:pStyle w:val="TableEntry"/>
              <w:ind w:left="0"/>
              <w:rPr>
                <w:ins w:id="3565" w:author="John Rhoads [2]" w:date="2019-11-24T21:28:00Z"/>
              </w:rPr>
            </w:pPr>
          </w:p>
          <w:p w14:paraId="22D51A80" w14:textId="64665ACB" w:rsidR="0038632C" w:rsidRDefault="0038632C" w:rsidP="0038632C">
            <w:pPr>
              <w:pStyle w:val="TableEntry"/>
              <w:ind w:left="0"/>
              <w:rPr>
                <w:ins w:id="3566" w:author="John Rhoads [2]" w:date="2019-11-24T21:28:00Z"/>
              </w:rPr>
            </w:pPr>
          </w:p>
          <w:p w14:paraId="45B603B9" w14:textId="72B9B236" w:rsidR="0038632C" w:rsidRDefault="0038632C" w:rsidP="0038632C">
            <w:pPr>
              <w:pStyle w:val="TableEntry"/>
              <w:ind w:left="0"/>
              <w:rPr>
                <w:ins w:id="3567" w:author="John Rhoads [2]" w:date="2019-11-24T21:28:00Z"/>
              </w:rPr>
            </w:pPr>
          </w:p>
          <w:p w14:paraId="58F6B1EF" w14:textId="0B150275" w:rsidR="0038632C" w:rsidRDefault="0038632C" w:rsidP="0038632C">
            <w:pPr>
              <w:pStyle w:val="TableEntry"/>
              <w:ind w:left="0"/>
              <w:rPr>
                <w:ins w:id="3568" w:author="John Rhoads [2]" w:date="2019-11-24T21:28:00Z"/>
              </w:rPr>
            </w:pPr>
          </w:p>
          <w:p w14:paraId="400BF3CF" w14:textId="2595139C" w:rsidR="0038632C" w:rsidRDefault="0038632C" w:rsidP="0038632C">
            <w:pPr>
              <w:pStyle w:val="TableEntry"/>
              <w:ind w:left="0"/>
              <w:rPr>
                <w:ins w:id="3569" w:author="John Rhoads [2]" w:date="2019-11-24T21:28:00Z"/>
              </w:rPr>
            </w:pPr>
          </w:p>
          <w:p w14:paraId="631DFF1E" w14:textId="10D10BA0" w:rsidR="0038632C" w:rsidRDefault="0038632C" w:rsidP="0038632C">
            <w:pPr>
              <w:pStyle w:val="TableEntry"/>
              <w:ind w:left="0"/>
              <w:rPr>
                <w:ins w:id="3570" w:author="John Rhoads [2]" w:date="2019-11-24T21:28:00Z"/>
              </w:rPr>
            </w:pPr>
          </w:p>
          <w:p w14:paraId="3EB7B7EA" w14:textId="29176E17" w:rsidR="0038632C" w:rsidRDefault="0038632C" w:rsidP="0038632C">
            <w:pPr>
              <w:pStyle w:val="TableEntry"/>
              <w:ind w:left="0"/>
              <w:rPr>
                <w:ins w:id="3571" w:author="John Rhoads [2]" w:date="2019-11-24T21:28:00Z"/>
              </w:rPr>
            </w:pPr>
          </w:p>
          <w:p w14:paraId="08B4B2DB" w14:textId="77777777" w:rsidR="0038632C" w:rsidRDefault="0038632C" w:rsidP="0038632C">
            <w:pPr>
              <w:autoSpaceDE w:val="0"/>
              <w:rPr>
                <w:ins w:id="3572" w:author="John Rhoads [2]" w:date="2019-11-24T21:28:00Z"/>
              </w:rPr>
            </w:pPr>
            <w:ins w:id="3573" w:author="John Rhoads [2]" w:date="2019-11-24T21:28:00Z">
              <w:r>
                <w:rPr>
                  <w:i/>
                  <w:color w:val="000000"/>
                  <w:sz w:val="18"/>
                  <w:szCs w:val="18"/>
                  <w:lang w:eastAsia="zh-CN"/>
                </w:rPr>
                <w:lastRenderedPageBreak/>
                <w:t>TCI Infusion – Plasma Target</w:t>
              </w:r>
            </w:ins>
          </w:p>
          <w:p w14:paraId="173E21B3" w14:textId="77777777" w:rsidR="0038632C" w:rsidRDefault="0038632C" w:rsidP="0038632C">
            <w:pPr>
              <w:autoSpaceDE w:val="0"/>
              <w:rPr>
                <w:ins w:id="3574" w:author="John Rhoads [2]" w:date="2019-11-24T21:28:00Z"/>
                <w:i/>
                <w:color w:val="000000"/>
                <w:sz w:val="18"/>
                <w:szCs w:val="18"/>
                <w:lang w:eastAsia="zh-CN"/>
              </w:rPr>
            </w:pPr>
          </w:p>
          <w:p w14:paraId="459F94F6" w14:textId="77777777" w:rsidR="0038632C" w:rsidRDefault="0038632C" w:rsidP="0038632C">
            <w:pPr>
              <w:autoSpaceDE w:val="0"/>
              <w:rPr>
                <w:ins w:id="3575" w:author="John Rhoads [2]" w:date="2019-11-24T21:28:00Z"/>
              </w:rPr>
            </w:pPr>
            <w:ins w:id="3576" w:author="John Rhoads [2]" w:date="2019-11-24T21:28:00Z">
              <w:r>
                <w:rPr>
                  <w:color w:val="000000"/>
                  <w:sz w:val="18"/>
                  <w:szCs w:val="18"/>
                  <w:lang w:eastAsia="zh-CN"/>
                </w:rPr>
                <w:t>Infusion starts</w:t>
              </w:r>
            </w:ins>
          </w:p>
          <w:p w14:paraId="16227F68" w14:textId="77777777" w:rsidR="0038632C" w:rsidRDefault="0038632C" w:rsidP="0038632C">
            <w:pPr>
              <w:autoSpaceDE w:val="0"/>
              <w:rPr>
                <w:ins w:id="3577" w:author="John Rhoads [2]" w:date="2019-11-24T21:28:00Z"/>
              </w:rPr>
            </w:pPr>
            <w:ins w:id="3578" w:author="John Rhoads [2]" w:date="2019-11-24T21:28:00Z">
              <w:r>
                <w:rPr>
                  <w:color w:val="000000"/>
                  <w:sz w:val="18"/>
                  <w:szCs w:val="18"/>
                  <w:lang w:eastAsia="zh-CN"/>
                </w:rPr>
                <w:t>Automatic Rate Change</w:t>
              </w:r>
            </w:ins>
          </w:p>
          <w:p w14:paraId="447E6AAF" w14:textId="77777777" w:rsidR="0038632C" w:rsidRDefault="0038632C" w:rsidP="0038632C">
            <w:pPr>
              <w:autoSpaceDE w:val="0"/>
              <w:rPr>
                <w:ins w:id="3579" w:author="John Rhoads [2]" w:date="2019-11-24T21:28:00Z"/>
              </w:rPr>
            </w:pPr>
            <w:ins w:id="3580" w:author="John Rhoads [2]" w:date="2019-11-24T21:28:00Z">
              <w:r>
                <w:rPr>
                  <w:b/>
                  <w:color w:val="000000"/>
                  <w:sz w:val="18"/>
                  <w:szCs w:val="18"/>
                  <w:lang w:eastAsia="zh-CN"/>
                </w:rPr>
                <w:t>End of Infusion</w:t>
              </w:r>
            </w:ins>
          </w:p>
          <w:p w14:paraId="02E73948" w14:textId="77777777" w:rsidR="0038632C" w:rsidRPr="00621E63" w:rsidRDefault="0038632C" w:rsidP="0038632C">
            <w:pPr>
              <w:pStyle w:val="TableEntry"/>
              <w:ind w:left="0"/>
              <w:pPrChange w:id="3581" w:author="John Rhoads [2]" w:date="2019-11-24T21:27:00Z">
                <w:pPr>
                  <w:pStyle w:val="TableEntry"/>
                </w:pPr>
              </w:pPrChange>
            </w:pP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lastRenderedPageBreak/>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commentRangeStart w:id="3582"/>
            <w:r w:rsidRPr="00621E63">
              <w:t>MDC</w:t>
            </w:r>
            <w:commentRangeEnd w:id="3582"/>
            <w:r w:rsidR="00B25BA4">
              <w:rPr>
                <w:rStyle w:val="CommentReference"/>
              </w:rPr>
              <w:commentReference w:id="3582"/>
            </w:r>
            <w:r w:rsidRPr="00621E63">
              <w:t>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r w:rsidR="00935DA7" w14:paraId="3A1A85D0" w14:textId="77777777" w:rsidTr="00935DA7">
        <w:trPr>
          <w:cantSplit/>
          <w:ins w:id="3583" w:author="John Rhoads [2]" w:date="2019-11-24T20:55:00Z"/>
        </w:trPr>
        <w:tc>
          <w:tcPr>
            <w:tcW w:w="761" w:type="pct"/>
            <w:vMerge/>
            <w:shd w:val="clear" w:color="auto" w:fill="auto"/>
          </w:tcPr>
          <w:p w14:paraId="6CE3A35C" w14:textId="77777777" w:rsidR="00935DA7" w:rsidRDefault="00935DA7" w:rsidP="00E319DF">
            <w:pPr>
              <w:autoSpaceDE w:val="0"/>
              <w:rPr>
                <w:ins w:id="3584" w:author="John Rhoads [2]" w:date="2019-11-24T20:55:00Z"/>
              </w:rPr>
            </w:pPr>
            <w:bookmarkStart w:id="3585" w:name="_Toc371555187"/>
            <w:bookmarkStart w:id="3586" w:name="_Toc436215480"/>
            <w:ins w:id="3587" w:author="John Rhoads [2]" w:date="2019-11-24T20:55:00Z">
              <w:r>
                <w:rPr>
                  <w:i/>
                  <w:color w:val="000000"/>
                  <w:sz w:val="18"/>
                  <w:szCs w:val="18"/>
                  <w:lang w:eastAsia="zh-CN"/>
                </w:rPr>
                <w:t>TCI Infusion – Plasma Target</w:t>
              </w:r>
            </w:ins>
          </w:p>
          <w:p w14:paraId="73FEE426" w14:textId="77777777" w:rsidR="00935DA7" w:rsidRDefault="00935DA7" w:rsidP="00E319DF">
            <w:pPr>
              <w:autoSpaceDE w:val="0"/>
              <w:rPr>
                <w:ins w:id="3588" w:author="John Rhoads [2]" w:date="2019-11-24T20:55:00Z"/>
                <w:i/>
                <w:color w:val="000000"/>
                <w:sz w:val="18"/>
                <w:szCs w:val="18"/>
                <w:lang w:eastAsia="zh-CN"/>
              </w:rPr>
            </w:pPr>
          </w:p>
          <w:p w14:paraId="14837D05" w14:textId="77777777" w:rsidR="00935DA7" w:rsidRDefault="00935DA7" w:rsidP="00E319DF">
            <w:pPr>
              <w:autoSpaceDE w:val="0"/>
              <w:rPr>
                <w:ins w:id="3589" w:author="John Rhoads [2]" w:date="2019-11-24T20:55:00Z"/>
              </w:rPr>
            </w:pPr>
            <w:ins w:id="3590" w:author="John Rhoads [2]" w:date="2019-11-24T20:55:00Z">
              <w:r>
                <w:rPr>
                  <w:b/>
                  <w:color w:val="000000"/>
                  <w:sz w:val="18"/>
                  <w:szCs w:val="18"/>
                  <w:lang w:eastAsia="zh-CN"/>
                </w:rPr>
                <w:t>Infusion starts</w:t>
              </w:r>
            </w:ins>
          </w:p>
          <w:p w14:paraId="135FDBFF" w14:textId="77777777" w:rsidR="00935DA7" w:rsidRDefault="00935DA7" w:rsidP="00E319DF">
            <w:pPr>
              <w:autoSpaceDE w:val="0"/>
              <w:rPr>
                <w:ins w:id="3591" w:author="John Rhoads [2]" w:date="2019-11-24T20:55:00Z"/>
              </w:rPr>
            </w:pPr>
            <w:ins w:id="3592" w:author="John Rhoads [2]" w:date="2019-11-24T20:55:00Z">
              <w:r>
                <w:rPr>
                  <w:color w:val="000000"/>
                  <w:sz w:val="18"/>
                  <w:szCs w:val="18"/>
                  <w:lang w:eastAsia="zh-CN"/>
                </w:rPr>
                <w:t>Automatic Rate Change</w:t>
              </w:r>
            </w:ins>
          </w:p>
          <w:p w14:paraId="5F877B6F" w14:textId="77777777" w:rsidR="00935DA7" w:rsidRDefault="00935DA7" w:rsidP="00E319DF">
            <w:pPr>
              <w:autoSpaceDE w:val="0"/>
              <w:rPr>
                <w:ins w:id="3593" w:author="John Rhoads [2]" w:date="2019-11-24T20:55:00Z"/>
              </w:rPr>
            </w:pPr>
            <w:ins w:id="3594" w:author="John Rhoads [2]" w:date="2019-11-24T20:55:00Z">
              <w:r>
                <w:rPr>
                  <w:color w:val="000000"/>
                  <w:sz w:val="18"/>
                  <w:szCs w:val="18"/>
                  <w:lang w:eastAsia="zh-CN"/>
                </w:rPr>
                <w:t xml:space="preserve">End of Infusion </w:t>
              </w:r>
            </w:ins>
          </w:p>
        </w:tc>
        <w:tc>
          <w:tcPr>
            <w:tcW w:w="1316" w:type="pct"/>
            <w:tcBorders>
              <w:top w:val="single" w:sz="4" w:space="0" w:color="auto"/>
              <w:left w:val="single" w:sz="4" w:space="0" w:color="auto"/>
              <w:bottom w:val="single" w:sz="4" w:space="0" w:color="auto"/>
              <w:right w:val="single" w:sz="4" w:space="0" w:color="auto"/>
            </w:tcBorders>
            <w:shd w:val="clear" w:color="auto" w:fill="auto"/>
          </w:tcPr>
          <w:p w14:paraId="6B973B32" w14:textId="77777777" w:rsidR="00935DA7" w:rsidRDefault="00935DA7" w:rsidP="00935DA7">
            <w:pPr>
              <w:pStyle w:val="TableEntry"/>
              <w:rPr>
                <w:ins w:id="3595" w:author="John Rhoads [2]" w:date="2019-11-24T20:55:00Z"/>
              </w:rPr>
            </w:pPr>
            <w:ins w:id="3596" w:author="John Rhoads [2]" w:date="2019-11-24T20:55:00Z">
              <w:r w:rsidRPr="00935DA7">
                <w:t xml:space="preserve">MDC_EVT_PUMP_DELIV_ START </w:t>
              </w:r>
            </w:ins>
          </w:p>
        </w:tc>
        <w:tc>
          <w:tcPr>
            <w:tcW w:w="1880" w:type="pct"/>
            <w:tcBorders>
              <w:top w:val="single" w:sz="4" w:space="0" w:color="auto"/>
              <w:left w:val="single" w:sz="4" w:space="0" w:color="auto"/>
              <w:bottom w:val="single" w:sz="4" w:space="0" w:color="auto"/>
              <w:right w:val="single" w:sz="4" w:space="0" w:color="auto"/>
            </w:tcBorders>
            <w:shd w:val="clear" w:color="auto" w:fill="auto"/>
          </w:tcPr>
          <w:p w14:paraId="23C6E042" w14:textId="77777777" w:rsidR="00935DA7" w:rsidRDefault="00935DA7" w:rsidP="00935DA7">
            <w:pPr>
              <w:pStyle w:val="TableEntry"/>
              <w:rPr>
                <w:ins w:id="3597" w:author="John Rhoads [2]" w:date="2019-11-24T20:55:00Z"/>
              </w:rPr>
            </w:pPr>
            <w:ins w:id="3598" w:author="John Rhoads [2]" w:date="2019-11-24T20:55:00Z">
              <w:r w:rsidRPr="00935DA7">
                <w:t xml:space="preserve">Pump Delivery Info Parameters: </w:t>
              </w:r>
            </w:ins>
          </w:p>
          <w:p w14:paraId="1F95F774" w14:textId="77777777" w:rsidR="00935DA7" w:rsidRPr="00935DA7" w:rsidRDefault="00935DA7" w:rsidP="00935DA7">
            <w:pPr>
              <w:pStyle w:val="TableEntry"/>
              <w:rPr>
                <w:ins w:id="3599" w:author="John Rhoads [2]" w:date="2019-11-24T20:55:00Z"/>
              </w:rPr>
            </w:pPr>
          </w:p>
          <w:p w14:paraId="5742EED0" w14:textId="77777777" w:rsidR="00935DA7" w:rsidRDefault="00935DA7" w:rsidP="00935DA7">
            <w:pPr>
              <w:pStyle w:val="TableEntry"/>
              <w:rPr>
                <w:ins w:id="3600" w:author="John Rhoads [2]" w:date="2019-11-24T20:55:00Z"/>
              </w:rPr>
            </w:pPr>
            <w:ins w:id="3601" w:author="John Rhoads [2]" w:date="2019-11-24T20:55:00Z">
              <w:r w:rsidRPr="00935DA7">
                <w:t xml:space="preserve">Infusing Status=pump-status-infusing </w:t>
              </w:r>
            </w:ins>
          </w:p>
          <w:p w14:paraId="3DD07AF4" w14:textId="77777777" w:rsidR="00935DA7" w:rsidRDefault="00935DA7" w:rsidP="00935DA7">
            <w:pPr>
              <w:pStyle w:val="TableEntry"/>
              <w:rPr>
                <w:ins w:id="3602" w:author="John Rhoads [2]" w:date="2019-11-24T20:55:00Z"/>
              </w:rPr>
            </w:pPr>
            <w:ins w:id="3603" w:author="John Rhoads [2]" w:date="2019-11-24T20:55:00Z">
              <w:r w:rsidRPr="00935DA7">
                <w:t xml:space="preserve">Current Pump Fluid Flow=current rate </w:t>
              </w:r>
            </w:ins>
          </w:p>
          <w:p w14:paraId="0209B0DF" w14:textId="77777777" w:rsidR="00935DA7" w:rsidRDefault="00935DA7" w:rsidP="00935DA7">
            <w:pPr>
              <w:pStyle w:val="TableEntry"/>
              <w:rPr>
                <w:ins w:id="3604" w:author="John Rhoads [2]" w:date="2019-11-24T20:55:00Z"/>
              </w:rPr>
            </w:pPr>
            <w:ins w:id="3605" w:author="John Rhoads [2]" w:date="2019-11-24T20:55:00Z">
              <w:r w:rsidRPr="00935DA7">
                <w:t>Pump Active Sources=</w:t>
              </w:r>
              <w:r>
                <w:t xml:space="preserve"> </w:t>
              </w:r>
              <w:r w:rsidRPr="00935DA7">
                <w:t>pump-source-info-primary</w:t>
              </w:r>
            </w:ins>
          </w:p>
          <w:p w14:paraId="48D30067" w14:textId="77777777" w:rsidR="00935DA7" w:rsidRPr="00935DA7" w:rsidRDefault="00935DA7" w:rsidP="00935DA7">
            <w:pPr>
              <w:pStyle w:val="TableEntry"/>
              <w:rPr>
                <w:ins w:id="3606" w:author="John Rhoads [2]" w:date="2019-11-24T20:55:00Z"/>
              </w:rPr>
            </w:pPr>
          </w:p>
          <w:p w14:paraId="61C33B65" w14:textId="77777777" w:rsidR="00935DA7" w:rsidRDefault="00935DA7" w:rsidP="00935DA7">
            <w:pPr>
              <w:pStyle w:val="TableEntry"/>
              <w:rPr>
                <w:ins w:id="3607" w:author="John Rhoads [2]" w:date="2019-11-24T20:55:00Z"/>
              </w:rPr>
            </w:pPr>
            <w:ins w:id="3608" w:author="John Rhoads [2]" w:date="2019-11-24T20:55:00Z">
              <w:r w:rsidRPr="00935DA7">
                <w:t xml:space="preserve">Active Source Parameters: </w:t>
              </w:r>
            </w:ins>
          </w:p>
          <w:p w14:paraId="19CA8994" w14:textId="77777777" w:rsidR="00935DA7" w:rsidRPr="00935DA7" w:rsidRDefault="00935DA7" w:rsidP="00935DA7">
            <w:pPr>
              <w:pStyle w:val="TableEntry"/>
              <w:rPr>
                <w:ins w:id="3609" w:author="John Rhoads [2]" w:date="2019-11-24T20:55:00Z"/>
              </w:rPr>
            </w:pPr>
          </w:p>
          <w:p w14:paraId="0A0CBE39" w14:textId="77777777" w:rsidR="00935DA7" w:rsidRDefault="00935DA7" w:rsidP="00935DA7">
            <w:pPr>
              <w:pStyle w:val="TableEntry"/>
              <w:rPr>
                <w:ins w:id="3610" w:author="John Rhoads [2]" w:date="2019-11-24T20:55:00Z"/>
              </w:rPr>
            </w:pPr>
            <w:ins w:id="3611" w:author="John Rhoads [2]" w:date="2019-11-24T20:55:00Z">
              <w:r w:rsidRPr="00935DA7">
                <w:t xml:space="preserve">Current Delivery Status=pump-delivery-status-delivering </w:t>
              </w:r>
            </w:ins>
          </w:p>
          <w:p w14:paraId="25EA40D0" w14:textId="77777777" w:rsidR="00935DA7" w:rsidRDefault="00935DA7" w:rsidP="00935DA7">
            <w:pPr>
              <w:pStyle w:val="TableEntry"/>
              <w:rPr>
                <w:ins w:id="3612" w:author="John Rhoads [2]" w:date="2019-11-24T20:55:00Z"/>
              </w:rPr>
            </w:pPr>
            <w:ins w:id="3613" w:author="John Rhoads [2]" w:date="2019-11-24T20:55:00Z">
              <w:r w:rsidRPr="00935DA7">
                <w:t xml:space="preserve">Program Delivery Mode=pump-program-delivery-mode-continuous </w:t>
              </w:r>
            </w:ins>
          </w:p>
          <w:p w14:paraId="26C53691" w14:textId="77777777" w:rsidR="00935DA7" w:rsidRDefault="00935DA7" w:rsidP="00935DA7">
            <w:pPr>
              <w:pStyle w:val="TableEntry"/>
              <w:rPr>
                <w:ins w:id="3614" w:author="John Rhoads [2]" w:date="2019-11-24T20:55:00Z"/>
              </w:rPr>
            </w:pPr>
            <w:ins w:id="3615" w:author="John Rhoads [2]" w:date="2019-11-24T20:55:00Z">
              <w:r w:rsidRPr="00935DA7">
                <w:t xml:space="preserve">Source Channel Label=vendor-specific </w:t>
              </w:r>
            </w:ins>
          </w:p>
          <w:p w14:paraId="76CB2BB1" w14:textId="77777777" w:rsidR="00935DA7" w:rsidRDefault="00935DA7" w:rsidP="00935DA7">
            <w:pPr>
              <w:pStyle w:val="TableEntry"/>
              <w:rPr>
                <w:ins w:id="3616" w:author="John Rhoads [2]" w:date="2019-11-24T20:55:00Z"/>
              </w:rPr>
            </w:pPr>
            <w:ins w:id="3617" w:author="John Rhoads [2]" w:date="2019-11-24T20:55:00Z">
              <w:r w:rsidRPr="00935DA7">
                <w:t xml:space="preserve">Rate=current rate </w:t>
              </w:r>
            </w:ins>
          </w:p>
          <w:p w14:paraId="6B582F64" w14:textId="77777777" w:rsidR="00935DA7" w:rsidRDefault="00935DA7" w:rsidP="00935DA7">
            <w:pPr>
              <w:pStyle w:val="TableEntry"/>
              <w:rPr>
                <w:ins w:id="3618" w:author="John Rhoads [2]" w:date="2019-11-24T20:55:00Z"/>
              </w:rPr>
            </w:pPr>
            <w:ins w:id="3619" w:author="John Rhoads [2]" w:date="2019-11-24T20:55:00Z">
              <w:r w:rsidRPr="00935DA7">
                <w:t xml:space="preserve">Dose Rate=current dose rate </w:t>
              </w:r>
            </w:ins>
          </w:p>
          <w:p w14:paraId="311F068A" w14:textId="77777777" w:rsidR="00935DA7" w:rsidRDefault="00935DA7" w:rsidP="00935DA7">
            <w:pPr>
              <w:pStyle w:val="TableEntry"/>
              <w:rPr>
                <w:ins w:id="3620" w:author="John Rhoads [2]" w:date="2019-11-24T20:55:00Z"/>
              </w:rPr>
            </w:pPr>
            <w:ins w:id="3621" w:author="John Rhoads [2]" w:date="2019-11-24T20:55:00Z">
              <w:r w:rsidRPr="00935DA7">
                <w:t>Volume Programmed= initial volume in syringe</w:t>
              </w:r>
            </w:ins>
          </w:p>
          <w:p w14:paraId="0E4AB5AD" w14:textId="77777777" w:rsidR="00935DA7" w:rsidRDefault="00935DA7" w:rsidP="00935DA7">
            <w:pPr>
              <w:pStyle w:val="TableEntry"/>
              <w:rPr>
                <w:ins w:id="3622" w:author="John Rhoads [2]" w:date="2019-11-24T20:55:00Z"/>
              </w:rPr>
            </w:pPr>
            <w:ins w:id="3623" w:author="John Rhoads [2]" w:date="2019-11-24T20:55:00Z">
              <w:r w:rsidRPr="00935DA7">
                <w:t xml:space="preserve">Current Segment Volume Delivered=0 </w:t>
              </w:r>
            </w:ins>
          </w:p>
          <w:p w14:paraId="632863A5" w14:textId="77777777" w:rsidR="00935DA7" w:rsidRDefault="00935DA7" w:rsidP="00935DA7">
            <w:pPr>
              <w:pStyle w:val="TableEntry"/>
              <w:rPr>
                <w:ins w:id="3624" w:author="John Rhoads [2]" w:date="2019-11-24T20:55:00Z"/>
              </w:rPr>
            </w:pPr>
            <w:ins w:id="3625" w:author="John Rhoads [2]" w:date="2019-11-24T20:55:00Z">
              <w:r w:rsidRPr="00935DA7">
                <w:t xml:space="preserve">Cumulative Volume Delivered=0 </w:t>
              </w:r>
            </w:ins>
          </w:p>
          <w:p w14:paraId="1F839AD1" w14:textId="77777777" w:rsidR="00935DA7" w:rsidRDefault="00935DA7" w:rsidP="00935DA7">
            <w:pPr>
              <w:pStyle w:val="TableEntry"/>
              <w:rPr>
                <w:ins w:id="3626" w:author="John Rhoads [2]" w:date="2019-11-24T20:55:00Z"/>
              </w:rPr>
            </w:pPr>
            <w:ins w:id="3627" w:author="John Rhoads [2]" w:date="2019-11-24T20:55:00Z">
              <w:r w:rsidRPr="00935DA7">
                <w:t>Volume Remaining=current volume in syringe</w:t>
              </w:r>
            </w:ins>
          </w:p>
          <w:p w14:paraId="16D710A8" w14:textId="77777777" w:rsidR="00935DA7" w:rsidRPr="00935DA7" w:rsidRDefault="00935DA7" w:rsidP="00935DA7">
            <w:pPr>
              <w:pStyle w:val="TableEntry"/>
              <w:rPr>
                <w:ins w:id="3628" w:author="John Rhoads [2]" w:date="2019-11-24T20:55:00Z"/>
              </w:rPr>
            </w:pPr>
          </w:p>
          <w:p w14:paraId="53A6B082" w14:textId="77777777" w:rsidR="00935DA7" w:rsidRDefault="00935DA7" w:rsidP="00935DA7">
            <w:pPr>
              <w:pStyle w:val="TableEntry"/>
              <w:rPr>
                <w:ins w:id="3629" w:author="John Rhoads [2]" w:date="2019-11-24T20:55:00Z"/>
              </w:rPr>
            </w:pPr>
            <w:ins w:id="3630" w:author="John Rhoads [2]" w:date="2019-11-24T20:55:00Z">
              <w:r w:rsidRPr="00935DA7">
                <w:t>TCI State=pump-</w:t>
              </w:r>
              <w:proofErr w:type="spellStart"/>
              <w:r w:rsidRPr="00935DA7">
                <w:t>tci</w:t>
              </w:r>
              <w:proofErr w:type="spellEnd"/>
              <w:r w:rsidRPr="00935DA7">
                <w:t>-target-plasma</w:t>
              </w:r>
            </w:ins>
          </w:p>
          <w:p w14:paraId="3CCE3CE6" w14:textId="77777777" w:rsidR="00935DA7" w:rsidRDefault="00935DA7" w:rsidP="00935DA7">
            <w:pPr>
              <w:pStyle w:val="TableEntry"/>
              <w:rPr>
                <w:ins w:id="3631" w:author="John Rhoads [2]" w:date="2019-11-24T20:55:00Z"/>
              </w:rPr>
            </w:pPr>
            <w:ins w:id="3632" w:author="John Rhoads [2]" w:date="2019-11-24T20:55:00Z">
              <w:r w:rsidRPr="00935DA7">
                <w:t>TCI Model used= model name</w:t>
              </w:r>
            </w:ins>
          </w:p>
          <w:p w14:paraId="4F031CF2" w14:textId="77777777" w:rsidR="00935DA7" w:rsidRDefault="00935DA7" w:rsidP="00935DA7">
            <w:pPr>
              <w:pStyle w:val="TableEntry"/>
              <w:rPr>
                <w:ins w:id="3633" w:author="John Rhoads [2]" w:date="2019-11-24T20:55:00Z"/>
              </w:rPr>
            </w:pPr>
            <w:ins w:id="3634" w:author="John Rhoads [2]" w:date="2019-11-24T20:55:00Z">
              <w:r w:rsidRPr="00935DA7">
                <w:t>TCI Target Concentration=programmed plasma concentration</w:t>
              </w:r>
            </w:ins>
          </w:p>
          <w:p w14:paraId="457A3E24" w14:textId="77777777" w:rsidR="00935DA7" w:rsidRDefault="00935DA7" w:rsidP="00935DA7">
            <w:pPr>
              <w:pStyle w:val="TableEntry"/>
              <w:rPr>
                <w:ins w:id="3635" w:author="John Rhoads [2]" w:date="2019-11-24T20:55:00Z"/>
              </w:rPr>
            </w:pPr>
            <w:ins w:id="3636" w:author="John Rhoads [2]" w:date="2019-11-24T20:55:00Z">
              <w:r w:rsidRPr="00935DA7">
                <w:t>TCI current Plasma concentration=current value</w:t>
              </w:r>
            </w:ins>
          </w:p>
          <w:p w14:paraId="7DAEB6D4" w14:textId="77777777" w:rsidR="00935DA7" w:rsidRDefault="00935DA7" w:rsidP="00935DA7">
            <w:pPr>
              <w:pStyle w:val="TableEntry"/>
              <w:rPr>
                <w:ins w:id="3637" w:author="John Rhoads [2]" w:date="2019-11-24T20:55:00Z"/>
              </w:rPr>
            </w:pPr>
            <w:ins w:id="3638" w:author="John Rhoads [2]" w:date="2019-11-24T20:55:00Z">
              <w:r w:rsidRPr="00935DA7">
                <w:t>TCI current Effect concentration=current value</w:t>
              </w:r>
            </w:ins>
          </w:p>
        </w:tc>
        <w:tc>
          <w:tcPr>
            <w:tcW w:w="1043" w:type="pct"/>
            <w:vMerge/>
            <w:shd w:val="clear" w:color="auto" w:fill="auto"/>
          </w:tcPr>
          <w:p w14:paraId="32A8D55B" w14:textId="77777777" w:rsidR="00935DA7" w:rsidRDefault="00935DA7" w:rsidP="00E319DF">
            <w:pPr>
              <w:autoSpaceDE w:val="0"/>
              <w:rPr>
                <w:ins w:id="3639" w:author="John Rhoads [2]" w:date="2019-11-24T20:55:00Z"/>
              </w:rPr>
            </w:pPr>
            <w:ins w:id="3640" w:author="John Rhoads [2]" w:date="2019-11-24T20:55:00Z">
              <w:r>
                <w:rPr>
                  <w:color w:val="000000"/>
                  <w:sz w:val="18"/>
                  <w:szCs w:val="18"/>
                  <w:lang w:eastAsia="zh-CN"/>
                </w:rPr>
                <w:t xml:space="preserve">There is no </w:t>
              </w:r>
              <w:r>
                <w:rPr>
                  <w:b/>
                  <w:color w:val="000000"/>
                  <w:sz w:val="18"/>
                  <w:szCs w:val="18"/>
                  <w:lang w:eastAsia="zh-CN"/>
                </w:rPr>
                <w:t>Volume Programmed</w:t>
              </w:r>
              <w:r>
                <w:rPr>
                  <w:color w:val="000000"/>
                  <w:sz w:val="18"/>
                  <w:szCs w:val="18"/>
                  <w:lang w:eastAsia="zh-CN"/>
                </w:rPr>
                <w:t xml:space="preserve"> for TCI, so the Volume Programmed is the initial volume in the syringe.</w:t>
              </w:r>
            </w:ins>
          </w:p>
          <w:p w14:paraId="120DE518" w14:textId="77777777" w:rsidR="00935DA7" w:rsidRDefault="00935DA7" w:rsidP="00E319DF">
            <w:pPr>
              <w:autoSpaceDE w:val="0"/>
              <w:rPr>
                <w:ins w:id="3641" w:author="John Rhoads [2]" w:date="2019-11-24T20:55:00Z"/>
              </w:rPr>
            </w:pPr>
            <w:ins w:id="3642" w:author="John Rhoads [2]" w:date="2019-11-24T20:55:00Z">
              <w:r>
                <w:rPr>
                  <w:color w:val="000000"/>
                  <w:sz w:val="18"/>
                  <w:szCs w:val="18"/>
                  <w:lang w:eastAsia="zh-CN"/>
                </w:rPr>
                <w:t xml:space="preserve">The pump is always adapting the flowrate, so a </w:t>
              </w:r>
              <w:r>
                <w:rPr>
                  <w:b/>
                  <w:color w:val="000000"/>
                  <w:sz w:val="18"/>
                  <w:szCs w:val="18"/>
                  <w:lang w:eastAsia="zh-CN"/>
                </w:rPr>
                <w:t>Time</w:t>
              </w:r>
              <w:r>
                <w:rPr>
                  <w:color w:val="000000"/>
                  <w:sz w:val="18"/>
                  <w:szCs w:val="18"/>
                  <w:lang w:eastAsia="zh-CN"/>
                </w:rPr>
                <w:t xml:space="preserve"> </w:t>
              </w:r>
              <w:r>
                <w:rPr>
                  <w:b/>
                  <w:color w:val="000000"/>
                  <w:sz w:val="18"/>
                  <w:szCs w:val="18"/>
                  <w:lang w:eastAsia="zh-CN"/>
                </w:rPr>
                <w:t xml:space="preserve">Remaining </w:t>
              </w:r>
              <w:r>
                <w:rPr>
                  <w:color w:val="000000"/>
                  <w:sz w:val="18"/>
                  <w:szCs w:val="18"/>
                  <w:lang w:eastAsia="zh-CN"/>
                </w:rPr>
                <w:t>is senseless.</w:t>
              </w:r>
            </w:ins>
          </w:p>
        </w:tc>
      </w:tr>
      <w:tr w:rsidR="00935DA7" w14:paraId="51663568" w14:textId="77777777" w:rsidTr="00935DA7">
        <w:trPr>
          <w:cantSplit/>
          <w:ins w:id="3643" w:author="John Rhoads [2]" w:date="2019-11-24T20:55:00Z"/>
        </w:trPr>
        <w:tc>
          <w:tcPr>
            <w:tcW w:w="761" w:type="pct"/>
            <w:vMerge/>
            <w:shd w:val="clear" w:color="auto" w:fill="auto"/>
          </w:tcPr>
          <w:p w14:paraId="268C49F7" w14:textId="77777777" w:rsidR="00935DA7" w:rsidRDefault="00935DA7" w:rsidP="00E319DF">
            <w:pPr>
              <w:autoSpaceDE w:val="0"/>
              <w:rPr>
                <w:ins w:id="3644" w:author="John Rhoads [2]" w:date="2019-11-24T20:55:00Z"/>
              </w:rPr>
            </w:pPr>
            <w:ins w:id="3645" w:author="John Rhoads [2]" w:date="2019-11-24T20:55:00Z">
              <w:r>
                <w:rPr>
                  <w:i/>
                  <w:color w:val="000000"/>
                  <w:sz w:val="18"/>
                  <w:szCs w:val="18"/>
                  <w:lang w:eastAsia="zh-CN"/>
                </w:rPr>
                <w:lastRenderedPageBreak/>
                <w:t>TCI Infusion – Plasma Target</w:t>
              </w:r>
            </w:ins>
          </w:p>
          <w:p w14:paraId="6EFE548E" w14:textId="77777777" w:rsidR="00935DA7" w:rsidRDefault="00935DA7" w:rsidP="00E319DF">
            <w:pPr>
              <w:autoSpaceDE w:val="0"/>
              <w:rPr>
                <w:ins w:id="3646" w:author="John Rhoads [2]" w:date="2019-11-24T20:55:00Z"/>
                <w:i/>
                <w:color w:val="000000"/>
                <w:sz w:val="18"/>
                <w:szCs w:val="18"/>
                <w:lang w:eastAsia="zh-CN"/>
              </w:rPr>
            </w:pPr>
          </w:p>
          <w:p w14:paraId="2DFEC4E5" w14:textId="77777777" w:rsidR="00935DA7" w:rsidRDefault="00935DA7" w:rsidP="00E319DF">
            <w:pPr>
              <w:autoSpaceDE w:val="0"/>
              <w:rPr>
                <w:ins w:id="3647" w:author="John Rhoads [2]" w:date="2019-11-24T20:55:00Z"/>
              </w:rPr>
            </w:pPr>
            <w:ins w:id="3648" w:author="John Rhoads [2]" w:date="2019-11-24T20:55:00Z">
              <w:r>
                <w:rPr>
                  <w:color w:val="000000"/>
                  <w:sz w:val="18"/>
                  <w:szCs w:val="18"/>
                  <w:lang w:eastAsia="zh-CN"/>
                </w:rPr>
                <w:t>Infusion starts</w:t>
              </w:r>
            </w:ins>
          </w:p>
          <w:p w14:paraId="21D46208" w14:textId="77777777" w:rsidR="00935DA7" w:rsidRDefault="00935DA7" w:rsidP="00E319DF">
            <w:pPr>
              <w:autoSpaceDE w:val="0"/>
              <w:rPr>
                <w:ins w:id="3649" w:author="John Rhoads [2]" w:date="2019-11-24T20:55:00Z"/>
              </w:rPr>
            </w:pPr>
            <w:ins w:id="3650" w:author="John Rhoads [2]" w:date="2019-11-24T20:55:00Z">
              <w:r>
                <w:rPr>
                  <w:b/>
                  <w:color w:val="000000"/>
                  <w:sz w:val="18"/>
                  <w:szCs w:val="18"/>
                  <w:lang w:eastAsia="zh-CN"/>
                </w:rPr>
                <w:t>Automatic Rate Change</w:t>
              </w:r>
            </w:ins>
          </w:p>
          <w:p w14:paraId="6BC18267" w14:textId="77777777" w:rsidR="00935DA7" w:rsidRDefault="00935DA7" w:rsidP="00E319DF">
            <w:pPr>
              <w:autoSpaceDE w:val="0"/>
              <w:rPr>
                <w:ins w:id="3651" w:author="John Rhoads [2]" w:date="2019-11-24T20:55:00Z"/>
              </w:rPr>
            </w:pPr>
            <w:ins w:id="3652" w:author="John Rhoads [2]" w:date="2019-11-24T20:55:00Z">
              <w:r>
                <w:rPr>
                  <w:color w:val="000000"/>
                  <w:sz w:val="18"/>
                  <w:szCs w:val="18"/>
                  <w:lang w:eastAsia="zh-CN"/>
                </w:rPr>
                <w:t>End of Infusion</w:t>
              </w:r>
            </w:ins>
          </w:p>
          <w:p w14:paraId="79B49DC7" w14:textId="77777777" w:rsidR="00935DA7" w:rsidRDefault="00935DA7" w:rsidP="00E319DF">
            <w:pPr>
              <w:autoSpaceDE w:val="0"/>
              <w:rPr>
                <w:ins w:id="3653" w:author="John Rhoads [2]" w:date="2019-11-24T20:55:00Z"/>
                <w:color w:val="000000"/>
                <w:sz w:val="18"/>
                <w:szCs w:val="18"/>
                <w:lang w:eastAsia="zh-CN"/>
              </w:rPr>
            </w:pPr>
          </w:p>
        </w:tc>
        <w:tc>
          <w:tcPr>
            <w:tcW w:w="1316" w:type="pct"/>
            <w:tcBorders>
              <w:top w:val="single" w:sz="4" w:space="0" w:color="auto"/>
              <w:left w:val="single" w:sz="4" w:space="0" w:color="auto"/>
              <w:bottom w:val="single" w:sz="4" w:space="0" w:color="auto"/>
              <w:right w:val="single" w:sz="4" w:space="0" w:color="auto"/>
            </w:tcBorders>
            <w:shd w:val="clear" w:color="auto" w:fill="auto"/>
          </w:tcPr>
          <w:p w14:paraId="2115DEF2" w14:textId="77777777" w:rsidR="00935DA7" w:rsidRDefault="00935DA7" w:rsidP="00935DA7">
            <w:pPr>
              <w:pStyle w:val="TableEntry"/>
              <w:rPr>
                <w:ins w:id="3654" w:author="John Rhoads [2]" w:date="2019-11-24T20:55:00Z"/>
              </w:rPr>
            </w:pPr>
            <w:ins w:id="3655" w:author="John Rhoads [2]" w:date="2019-11-24T20:55:00Z">
              <w:r w:rsidRPr="00935DA7">
                <w:t>MDC_EVT_PUMP_DELIV_ STOP</w:t>
              </w:r>
            </w:ins>
          </w:p>
          <w:p w14:paraId="5F16A2EF" w14:textId="77777777" w:rsidR="00935DA7" w:rsidRDefault="00935DA7" w:rsidP="00935DA7">
            <w:pPr>
              <w:pStyle w:val="TableEntry"/>
              <w:rPr>
                <w:ins w:id="3656" w:author="John Rhoads [2]" w:date="2019-11-24T20:55:00Z"/>
              </w:rPr>
            </w:pPr>
            <w:ins w:id="3657" w:author="John Rhoads [2]" w:date="2019-11-24T20:55:00Z">
              <w:r w:rsidRPr="00935DA7">
                <w:t xml:space="preserve"> </w:t>
              </w:r>
            </w:ins>
          </w:p>
        </w:tc>
        <w:tc>
          <w:tcPr>
            <w:tcW w:w="1880" w:type="pct"/>
            <w:tcBorders>
              <w:top w:val="single" w:sz="4" w:space="0" w:color="auto"/>
              <w:left w:val="single" w:sz="4" w:space="0" w:color="auto"/>
              <w:bottom w:val="single" w:sz="4" w:space="0" w:color="auto"/>
              <w:right w:val="single" w:sz="4" w:space="0" w:color="auto"/>
            </w:tcBorders>
            <w:shd w:val="clear" w:color="auto" w:fill="auto"/>
          </w:tcPr>
          <w:p w14:paraId="02758D6F" w14:textId="77777777" w:rsidR="00935DA7" w:rsidRDefault="00935DA7" w:rsidP="00935DA7">
            <w:pPr>
              <w:pStyle w:val="TableEntry"/>
              <w:rPr>
                <w:ins w:id="3658" w:author="John Rhoads [2]" w:date="2019-11-24T20:55:00Z"/>
              </w:rPr>
            </w:pPr>
            <w:ins w:id="3659" w:author="John Rhoads [2]" w:date="2019-11-24T20:55:00Z">
              <w:r w:rsidRPr="00935DA7">
                <w:t xml:space="preserve">Pump Delivery Info Parameters: </w:t>
              </w:r>
            </w:ins>
          </w:p>
          <w:p w14:paraId="72BF904C" w14:textId="77777777" w:rsidR="00935DA7" w:rsidRPr="00935DA7" w:rsidRDefault="00935DA7" w:rsidP="00935DA7">
            <w:pPr>
              <w:pStyle w:val="TableEntry"/>
              <w:rPr>
                <w:ins w:id="3660" w:author="John Rhoads [2]" w:date="2019-11-24T20:55:00Z"/>
              </w:rPr>
            </w:pPr>
          </w:p>
          <w:p w14:paraId="3A0F9D90" w14:textId="77777777" w:rsidR="00935DA7" w:rsidRDefault="00935DA7" w:rsidP="00935DA7">
            <w:pPr>
              <w:pStyle w:val="TableEntry"/>
              <w:rPr>
                <w:ins w:id="3661" w:author="John Rhoads [2]" w:date="2019-11-24T20:55:00Z"/>
              </w:rPr>
            </w:pPr>
            <w:ins w:id="3662" w:author="John Rhoads [2]" w:date="2019-11-24T20:55:00Z">
              <w:r w:rsidRPr="00935DA7">
                <w:t>Infusing Status=pump-status-infusing</w:t>
              </w:r>
            </w:ins>
          </w:p>
          <w:p w14:paraId="041C61BA" w14:textId="77777777" w:rsidR="00935DA7" w:rsidRDefault="00935DA7" w:rsidP="00935DA7">
            <w:pPr>
              <w:pStyle w:val="TableEntry"/>
              <w:rPr>
                <w:ins w:id="3663" w:author="John Rhoads [2]" w:date="2019-11-24T20:55:00Z"/>
              </w:rPr>
            </w:pPr>
            <w:ins w:id="3664" w:author="John Rhoads [2]" w:date="2019-11-24T20:55:00Z">
              <w:r w:rsidRPr="00935DA7">
                <w:t xml:space="preserve">Current Pump Fluid Flow=pump reported rate </w:t>
              </w:r>
            </w:ins>
          </w:p>
          <w:p w14:paraId="4FDDC9D4" w14:textId="77777777" w:rsidR="00935DA7" w:rsidRDefault="00935DA7" w:rsidP="00935DA7">
            <w:pPr>
              <w:pStyle w:val="TableEntry"/>
              <w:rPr>
                <w:ins w:id="3665" w:author="John Rhoads [2]" w:date="2019-11-24T20:55:00Z"/>
              </w:rPr>
            </w:pPr>
            <w:ins w:id="3666" w:author="John Rhoads [2]" w:date="2019-11-24T20:55:00Z">
              <w:r w:rsidRPr="00935DA7">
                <w:t>Pump Active Sources=pump-source-info-primary</w:t>
              </w:r>
            </w:ins>
          </w:p>
          <w:p w14:paraId="0A9498C5" w14:textId="77777777" w:rsidR="00935DA7" w:rsidRPr="00935DA7" w:rsidRDefault="00935DA7" w:rsidP="00935DA7">
            <w:pPr>
              <w:pStyle w:val="TableEntry"/>
              <w:rPr>
                <w:ins w:id="3667" w:author="John Rhoads [2]" w:date="2019-11-24T20:55:00Z"/>
              </w:rPr>
            </w:pPr>
          </w:p>
          <w:p w14:paraId="01B56D60" w14:textId="77777777" w:rsidR="00935DA7" w:rsidRDefault="00935DA7" w:rsidP="00935DA7">
            <w:pPr>
              <w:pStyle w:val="TableEntry"/>
              <w:rPr>
                <w:ins w:id="3668" w:author="John Rhoads [2]" w:date="2019-11-24T20:55:00Z"/>
              </w:rPr>
            </w:pPr>
            <w:ins w:id="3669" w:author="John Rhoads [2]" w:date="2019-11-24T20:55:00Z">
              <w:r w:rsidRPr="00935DA7">
                <w:t xml:space="preserve">Active Source Parameters: </w:t>
              </w:r>
            </w:ins>
          </w:p>
          <w:p w14:paraId="2831AB02" w14:textId="77777777" w:rsidR="00935DA7" w:rsidRPr="00935DA7" w:rsidRDefault="00935DA7" w:rsidP="00935DA7">
            <w:pPr>
              <w:pStyle w:val="TableEntry"/>
              <w:rPr>
                <w:ins w:id="3670" w:author="John Rhoads [2]" w:date="2019-11-24T20:55:00Z"/>
              </w:rPr>
            </w:pPr>
          </w:p>
          <w:p w14:paraId="147A28E0" w14:textId="77777777" w:rsidR="00935DA7" w:rsidRDefault="00935DA7" w:rsidP="00935DA7">
            <w:pPr>
              <w:pStyle w:val="TableEntry"/>
              <w:rPr>
                <w:ins w:id="3671" w:author="John Rhoads [2]" w:date="2019-11-24T20:55:00Z"/>
              </w:rPr>
            </w:pPr>
            <w:ins w:id="3672" w:author="John Rhoads [2]" w:date="2019-11-24T20:55:00Z">
              <w:r w:rsidRPr="00935DA7">
                <w:t xml:space="preserve">Current Delivery Status=pump-delivery-status-transitioning </w:t>
              </w:r>
            </w:ins>
          </w:p>
          <w:p w14:paraId="2D7EC5E2" w14:textId="77777777" w:rsidR="00935DA7" w:rsidRDefault="00935DA7" w:rsidP="00935DA7">
            <w:pPr>
              <w:pStyle w:val="TableEntry"/>
              <w:rPr>
                <w:ins w:id="3673" w:author="John Rhoads [2]" w:date="2019-11-24T20:55:00Z"/>
              </w:rPr>
            </w:pPr>
            <w:ins w:id="3674" w:author="John Rhoads [2]" w:date="2019-11-24T20:55:00Z">
              <w:r w:rsidRPr="00935DA7">
                <w:t xml:space="preserve">Program Delivery Mode= pump-program-delivery-mode-continuous </w:t>
              </w:r>
            </w:ins>
          </w:p>
          <w:p w14:paraId="737A44E4" w14:textId="77777777" w:rsidR="00935DA7" w:rsidRDefault="00935DA7" w:rsidP="00935DA7">
            <w:pPr>
              <w:pStyle w:val="TableEntry"/>
              <w:rPr>
                <w:ins w:id="3675" w:author="John Rhoads [2]" w:date="2019-11-24T20:55:00Z"/>
              </w:rPr>
            </w:pPr>
            <w:ins w:id="3676" w:author="John Rhoads [2]" w:date="2019-11-24T20:55:00Z">
              <w:r w:rsidRPr="00935DA7">
                <w:t xml:space="preserve">Source Channel Label=vendor-specific </w:t>
              </w:r>
            </w:ins>
          </w:p>
          <w:p w14:paraId="34B1DE35" w14:textId="77777777" w:rsidR="00935DA7" w:rsidRDefault="00935DA7" w:rsidP="00935DA7">
            <w:pPr>
              <w:pStyle w:val="TableEntry"/>
              <w:rPr>
                <w:ins w:id="3677" w:author="John Rhoads [2]" w:date="2019-11-24T20:55:00Z"/>
              </w:rPr>
            </w:pPr>
            <w:ins w:id="3678" w:author="John Rhoads [2]" w:date="2019-11-24T20:55:00Z">
              <w:r w:rsidRPr="00935DA7">
                <w:t xml:space="preserve">Rate=old rate </w:t>
              </w:r>
            </w:ins>
          </w:p>
          <w:p w14:paraId="26A66901" w14:textId="77777777" w:rsidR="00935DA7" w:rsidRDefault="00935DA7" w:rsidP="00935DA7">
            <w:pPr>
              <w:pStyle w:val="TableEntry"/>
              <w:rPr>
                <w:ins w:id="3679" w:author="John Rhoads [2]" w:date="2019-11-24T20:55:00Z"/>
              </w:rPr>
            </w:pPr>
            <w:ins w:id="3680" w:author="John Rhoads [2]" w:date="2019-11-24T20:55:00Z">
              <w:r w:rsidRPr="00935DA7">
                <w:t xml:space="preserve">Dose Rate=old dose rate </w:t>
              </w:r>
            </w:ins>
          </w:p>
          <w:p w14:paraId="5917055B" w14:textId="77777777" w:rsidR="00935DA7" w:rsidRDefault="00935DA7" w:rsidP="00935DA7">
            <w:pPr>
              <w:pStyle w:val="TableEntry"/>
              <w:rPr>
                <w:ins w:id="3681" w:author="John Rhoads [2]" w:date="2019-11-24T20:55:00Z"/>
              </w:rPr>
            </w:pPr>
            <w:ins w:id="3682" w:author="John Rhoads [2]" w:date="2019-11-24T20:55:00Z">
              <w:r w:rsidRPr="00935DA7">
                <w:t>Volume Programmed= initial volume in syringe</w:t>
              </w:r>
            </w:ins>
          </w:p>
          <w:p w14:paraId="63356486" w14:textId="77777777" w:rsidR="00935DA7" w:rsidRDefault="00935DA7" w:rsidP="00935DA7">
            <w:pPr>
              <w:pStyle w:val="TableEntry"/>
              <w:rPr>
                <w:ins w:id="3683" w:author="John Rhoads [2]" w:date="2019-11-24T20:55:00Z"/>
              </w:rPr>
            </w:pPr>
            <w:ins w:id="3684" w:author="John Rhoads [2]" w:date="2019-11-24T20:55:00Z">
              <w:r w:rsidRPr="00935DA7">
                <w:t xml:space="preserve">Current Segment Volume Delivered=volume delivered since last DELIV_START </w:t>
              </w:r>
            </w:ins>
          </w:p>
          <w:p w14:paraId="125E5B2C" w14:textId="77777777" w:rsidR="00935DA7" w:rsidRDefault="00935DA7" w:rsidP="00935DA7">
            <w:pPr>
              <w:pStyle w:val="TableEntry"/>
              <w:rPr>
                <w:ins w:id="3685" w:author="John Rhoads [2]" w:date="2019-11-24T20:55:00Z"/>
              </w:rPr>
            </w:pPr>
            <w:ins w:id="3686" w:author="John Rhoads [2]" w:date="2019-11-24T20:55:00Z">
              <w:r w:rsidRPr="00935DA7">
                <w:t xml:space="preserve">Cumulative Volume Delivered=sum of “Current Segment Volume Delivered” values across all segments for the delivery, including the one just completed </w:t>
              </w:r>
            </w:ins>
          </w:p>
          <w:p w14:paraId="48DC6F71" w14:textId="77777777" w:rsidR="00935DA7" w:rsidRDefault="00935DA7" w:rsidP="00935DA7">
            <w:pPr>
              <w:pStyle w:val="TableEntry"/>
              <w:rPr>
                <w:ins w:id="3687" w:author="John Rhoads [2]" w:date="2019-11-24T20:55:00Z"/>
              </w:rPr>
            </w:pPr>
            <w:ins w:id="3688" w:author="John Rhoads [2]" w:date="2019-11-24T20:55:00Z">
              <w:r w:rsidRPr="00935DA7">
                <w:t>Volume Remaining= current volume in syringe</w:t>
              </w:r>
            </w:ins>
          </w:p>
          <w:p w14:paraId="4BAC0E54" w14:textId="77777777" w:rsidR="00935DA7" w:rsidRPr="00935DA7" w:rsidRDefault="00935DA7" w:rsidP="00935DA7">
            <w:pPr>
              <w:pStyle w:val="TableEntry"/>
              <w:rPr>
                <w:ins w:id="3689" w:author="John Rhoads [2]" w:date="2019-11-24T20:55:00Z"/>
              </w:rPr>
            </w:pPr>
          </w:p>
          <w:p w14:paraId="22AE82E9" w14:textId="77777777" w:rsidR="00935DA7" w:rsidRDefault="00935DA7" w:rsidP="00935DA7">
            <w:pPr>
              <w:pStyle w:val="TableEntry"/>
              <w:rPr>
                <w:ins w:id="3690" w:author="John Rhoads [2]" w:date="2019-11-24T20:55:00Z"/>
              </w:rPr>
            </w:pPr>
            <w:ins w:id="3691" w:author="John Rhoads [2]" w:date="2019-11-24T20:55:00Z">
              <w:r w:rsidRPr="00935DA7">
                <w:t>TCI State=pump-</w:t>
              </w:r>
              <w:proofErr w:type="spellStart"/>
              <w:r w:rsidRPr="00935DA7">
                <w:t>tci</w:t>
              </w:r>
              <w:proofErr w:type="spellEnd"/>
              <w:r w:rsidRPr="00935DA7">
                <w:t>-target-plasma</w:t>
              </w:r>
            </w:ins>
          </w:p>
          <w:p w14:paraId="1BE0E8AF" w14:textId="77777777" w:rsidR="00935DA7" w:rsidRDefault="00935DA7" w:rsidP="00935DA7">
            <w:pPr>
              <w:pStyle w:val="TableEntry"/>
              <w:rPr>
                <w:ins w:id="3692" w:author="John Rhoads [2]" w:date="2019-11-24T20:55:00Z"/>
              </w:rPr>
            </w:pPr>
            <w:ins w:id="3693" w:author="John Rhoads [2]" w:date="2019-11-24T20:55:00Z">
              <w:r w:rsidRPr="00935DA7">
                <w:t>TCI Model used= model name</w:t>
              </w:r>
            </w:ins>
          </w:p>
          <w:p w14:paraId="1E4B325B" w14:textId="77777777" w:rsidR="00935DA7" w:rsidRDefault="00935DA7" w:rsidP="00935DA7">
            <w:pPr>
              <w:pStyle w:val="TableEntry"/>
              <w:rPr>
                <w:ins w:id="3694" w:author="John Rhoads [2]" w:date="2019-11-24T20:55:00Z"/>
              </w:rPr>
            </w:pPr>
            <w:ins w:id="3695" w:author="John Rhoads [2]" w:date="2019-11-24T20:55:00Z">
              <w:r w:rsidRPr="00935DA7">
                <w:t>TCI Target Concentration=programmed plasma concentration</w:t>
              </w:r>
            </w:ins>
          </w:p>
          <w:p w14:paraId="45D78A0D" w14:textId="77777777" w:rsidR="00935DA7" w:rsidRDefault="00935DA7" w:rsidP="00935DA7">
            <w:pPr>
              <w:pStyle w:val="TableEntry"/>
              <w:rPr>
                <w:ins w:id="3696" w:author="John Rhoads [2]" w:date="2019-11-24T20:55:00Z"/>
              </w:rPr>
            </w:pPr>
            <w:ins w:id="3697" w:author="John Rhoads [2]" w:date="2019-11-24T20:55:00Z">
              <w:r w:rsidRPr="00935DA7">
                <w:t>TCI current Plasma concentration=current value</w:t>
              </w:r>
            </w:ins>
          </w:p>
          <w:p w14:paraId="78D7E904" w14:textId="77777777" w:rsidR="00935DA7" w:rsidRDefault="00935DA7" w:rsidP="00935DA7">
            <w:pPr>
              <w:pStyle w:val="TableEntry"/>
              <w:rPr>
                <w:ins w:id="3698" w:author="John Rhoads [2]" w:date="2019-11-24T20:55:00Z"/>
              </w:rPr>
            </w:pPr>
            <w:ins w:id="3699" w:author="John Rhoads [2]" w:date="2019-11-24T20:55:00Z">
              <w:r w:rsidRPr="00935DA7">
                <w:t>TCI current Effect concentration=current value</w:t>
              </w:r>
            </w:ins>
          </w:p>
        </w:tc>
        <w:tc>
          <w:tcPr>
            <w:tcW w:w="1043" w:type="pct"/>
            <w:vMerge/>
            <w:shd w:val="clear" w:color="auto" w:fill="auto"/>
          </w:tcPr>
          <w:p w14:paraId="0E13258F" w14:textId="77777777" w:rsidR="00935DA7" w:rsidRDefault="00935DA7" w:rsidP="00E319DF">
            <w:pPr>
              <w:autoSpaceDE w:val="0"/>
              <w:rPr>
                <w:ins w:id="3700" w:author="John Rhoads [2]" w:date="2019-11-24T20:55:00Z"/>
              </w:rPr>
            </w:pPr>
            <w:ins w:id="3701" w:author="John Rhoads [2]" w:date="2019-11-24T20:55:00Z">
              <w:r>
                <w:rPr>
                  <w:color w:val="000000"/>
                  <w:sz w:val="18"/>
                  <w:szCs w:val="18"/>
                  <w:lang w:eastAsia="zh-CN"/>
                </w:rPr>
                <w:t>There will be several Automatic Rate Change</w:t>
              </w:r>
            </w:ins>
          </w:p>
          <w:p w14:paraId="0F949008" w14:textId="77777777" w:rsidR="00935DA7" w:rsidRDefault="00935DA7" w:rsidP="00E319DF">
            <w:pPr>
              <w:autoSpaceDE w:val="0"/>
              <w:rPr>
                <w:ins w:id="3702" w:author="John Rhoads [2]" w:date="2019-11-24T20:55:00Z"/>
                <w:color w:val="000000"/>
                <w:sz w:val="18"/>
                <w:szCs w:val="18"/>
                <w:lang w:eastAsia="zh-CN"/>
              </w:rPr>
            </w:pPr>
          </w:p>
        </w:tc>
      </w:tr>
      <w:tr w:rsidR="00935DA7" w14:paraId="01B43DF2" w14:textId="77777777" w:rsidTr="00935DA7">
        <w:trPr>
          <w:cantSplit/>
          <w:ins w:id="3703" w:author="John Rhoads [2]" w:date="2019-11-24T20:55:00Z"/>
        </w:trPr>
        <w:tc>
          <w:tcPr>
            <w:tcW w:w="761" w:type="pct"/>
            <w:vMerge/>
            <w:shd w:val="clear" w:color="auto" w:fill="auto"/>
          </w:tcPr>
          <w:p w14:paraId="591BC0F4" w14:textId="77777777" w:rsidR="00935DA7" w:rsidRDefault="00935DA7" w:rsidP="00E319DF">
            <w:pPr>
              <w:autoSpaceDE w:val="0"/>
              <w:snapToGrid w:val="0"/>
              <w:rPr>
                <w:ins w:id="3704" w:author="John Rhoads [2]" w:date="2019-11-24T20:55:00Z"/>
                <w:i/>
                <w:color w:val="000000"/>
                <w:sz w:val="18"/>
                <w:szCs w:val="18"/>
                <w:lang w:eastAsia="zh-CN"/>
              </w:rPr>
            </w:pPr>
          </w:p>
        </w:tc>
        <w:tc>
          <w:tcPr>
            <w:tcW w:w="1316" w:type="pct"/>
            <w:tcBorders>
              <w:top w:val="single" w:sz="4" w:space="0" w:color="auto"/>
              <w:left w:val="single" w:sz="4" w:space="0" w:color="auto"/>
              <w:bottom w:val="single" w:sz="4" w:space="0" w:color="auto"/>
              <w:right w:val="single" w:sz="4" w:space="0" w:color="auto"/>
            </w:tcBorders>
            <w:shd w:val="clear" w:color="auto" w:fill="auto"/>
          </w:tcPr>
          <w:p w14:paraId="18C6393E" w14:textId="77777777" w:rsidR="00935DA7" w:rsidRDefault="00935DA7" w:rsidP="00935DA7">
            <w:pPr>
              <w:pStyle w:val="TableEntry"/>
              <w:rPr>
                <w:ins w:id="3705" w:author="John Rhoads [2]" w:date="2019-11-24T20:55:00Z"/>
              </w:rPr>
            </w:pPr>
            <w:ins w:id="3706" w:author="John Rhoads [2]" w:date="2019-11-24T20:55:00Z">
              <w:r w:rsidRPr="00935DA7">
                <w:t>MDC_EVT_PUMP_DELIV_ START</w:t>
              </w:r>
            </w:ins>
          </w:p>
          <w:p w14:paraId="078EC8E2" w14:textId="77777777" w:rsidR="00935DA7" w:rsidRPr="00935DA7" w:rsidRDefault="00935DA7" w:rsidP="00935DA7">
            <w:pPr>
              <w:pStyle w:val="TableEntry"/>
              <w:rPr>
                <w:ins w:id="3707" w:author="John Rhoads [2]" w:date="2019-11-24T20:55:00Z"/>
              </w:rPr>
            </w:pPr>
          </w:p>
        </w:tc>
        <w:tc>
          <w:tcPr>
            <w:tcW w:w="1880" w:type="pct"/>
            <w:tcBorders>
              <w:top w:val="single" w:sz="4" w:space="0" w:color="auto"/>
              <w:left w:val="single" w:sz="4" w:space="0" w:color="auto"/>
              <w:bottom w:val="single" w:sz="4" w:space="0" w:color="auto"/>
              <w:right w:val="single" w:sz="4" w:space="0" w:color="auto"/>
            </w:tcBorders>
            <w:shd w:val="clear" w:color="auto" w:fill="auto"/>
          </w:tcPr>
          <w:p w14:paraId="0BBD32EA" w14:textId="77777777" w:rsidR="00935DA7" w:rsidRDefault="00935DA7" w:rsidP="00935DA7">
            <w:pPr>
              <w:pStyle w:val="TableEntry"/>
              <w:rPr>
                <w:ins w:id="3708" w:author="John Rhoads [2]" w:date="2019-11-24T20:55:00Z"/>
              </w:rPr>
            </w:pPr>
            <w:ins w:id="3709" w:author="John Rhoads [2]" w:date="2019-11-24T20:55:00Z">
              <w:r w:rsidRPr="00935DA7">
                <w:t>Pump Delivery Info Parameters:</w:t>
              </w:r>
            </w:ins>
          </w:p>
          <w:p w14:paraId="7456DFF2" w14:textId="77777777" w:rsidR="00935DA7" w:rsidRPr="00935DA7" w:rsidRDefault="00935DA7" w:rsidP="00935DA7">
            <w:pPr>
              <w:pStyle w:val="TableEntry"/>
              <w:rPr>
                <w:ins w:id="3710" w:author="John Rhoads [2]" w:date="2019-11-24T20:55:00Z"/>
              </w:rPr>
            </w:pPr>
          </w:p>
          <w:p w14:paraId="43DA35CF" w14:textId="77777777" w:rsidR="00935DA7" w:rsidRDefault="00935DA7" w:rsidP="00935DA7">
            <w:pPr>
              <w:pStyle w:val="TableEntry"/>
              <w:rPr>
                <w:ins w:id="3711" w:author="John Rhoads [2]" w:date="2019-11-24T20:55:00Z"/>
              </w:rPr>
            </w:pPr>
            <w:ins w:id="3712" w:author="John Rhoads [2]" w:date="2019-11-24T20:55:00Z">
              <w:r w:rsidRPr="00935DA7">
                <w:t xml:space="preserve">Infusing Status=pump-status-infusing </w:t>
              </w:r>
            </w:ins>
          </w:p>
          <w:p w14:paraId="254F1972" w14:textId="77777777" w:rsidR="00935DA7" w:rsidRDefault="00935DA7" w:rsidP="00935DA7">
            <w:pPr>
              <w:pStyle w:val="TableEntry"/>
              <w:rPr>
                <w:ins w:id="3713" w:author="John Rhoads [2]" w:date="2019-11-24T20:55:00Z"/>
              </w:rPr>
            </w:pPr>
            <w:ins w:id="3714" w:author="John Rhoads [2]" w:date="2019-11-24T20:55:00Z">
              <w:r w:rsidRPr="00935DA7">
                <w:t xml:space="preserve">Current Pump Fluid Flow=new rate </w:t>
              </w:r>
            </w:ins>
          </w:p>
          <w:p w14:paraId="668FFCAF" w14:textId="77777777" w:rsidR="00935DA7" w:rsidRDefault="00935DA7" w:rsidP="00935DA7">
            <w:pPr>
              <w:pStyle w:val="TableEntry"/>
              <w:rPr>
                <w:ins w:id="3715" w:author="John Rhoads [2]" w:date="2019-11-24T20:55:00Z"/>
              </w:rPr>
            </w:pPr>
            <w:ins w:id="3716" w:author="John Rhoads [2]" w:date="2019-11-24T20:55:00Z">
              <w:r w:rsidRPr="00935DA7">
                <w:t>Pump Active Sources=pump-source-info-primary</w:t>
              </w:r>
            </w:ins>
          </w:p>
          <w:p w14:paraId="3CDDB059" w14:textId="77777777" w:rsidR="00935DA7" w:rsidRPr="00935DA7" w:rsidRDefault="00935DA7" w:rsidP="00935DA7">
            <w:pPr>
              <w:pStyle w:val="TableEntry"/>
              <w:rPr>
                <w:ins w:id="3717" w:author="John Rhoads [2]" w:date="2019-11-24T20:55:00Z"/>
              </w:rPr>
            </w:pPr>
          </w:p>
          <w:p w14:paraId="1FC319F4" w14:textId="77777777" w:rsidR="00935DA7" w:rsidRPr="00935DA7" w:rsidRDefault="00935DA7" w:rsidP="00935DA7">
            <w:pPr>
              <w:pStyle w:val="TableEntry"/>
              <w:rPr>
                <w:ins w:id="3718" w:author="John Rhoads [2]" w:date="2019-11-24T20:55:00Z"/>
              </w:rPr>
            </w:pPr>
          </w:p>
          <w:p w14:paraId="1AC77465" w14:textId="77777777" w:rsidR="00935DA7" w:rsidRDefault="00935DA7" w:rsidP="00935DA7">
            <w:pPr>
              <w:pStyle w:val="TableEntry"/>
              <w:rPr>
                <w:ins w:id="3719" w:author="John Rhoads [2]" w:date="2019-11-24T20:55:00Z"/>
              </w:rPr>
            </w:pPr>
            <w:ins w:id="3720" w:author="John Rhoads [2]" w:date="2019-11-24T20:55:00Z">
              <w:r w:rsidRPr="00935DA7">
                <w:t xml:space="preserve">Active Source Parameters: </w:t>
              </w:r>
            </w:ins>
          </w:p>
          <w:p w14:paraId="70C8F67E" w14:textId="77777777" w:rsidR="00935DA7" w:rsidRPr="00935DA7" w:rsidRDefault="00935DA7" w:rsidP="00935DA7">
            <w:pPr>
              <w:pStyle w:val="TableEntry"/>
              <w:rPr>
                <w:ins w:id="3721" w:author="John Rhoads [2]" w:date="2019-11-24T20:55:00Z"/>
              </w:rPr>
            </w:pPr>
          </w:p>
          <w:p w14:paraId="68A53BA1" w14:textId="77777777" w:rsidR="00935DA7" w:rsidRDefault="00935DA7" w:rsidP="00935DA7">
            <w:pPr>
              <w:pStyle w:val="TableEntry"/>
              <w:rPr>
                <w:ins w:id="3722" w:author="John Rhoads [2]" w:date="2019-11-24T20:55:00Z"/>
              </w:rPr>
            </w:pPr>
            <w:ins w:id="3723" w:author="John Rhoads [2]" w:date="2019-11-24T20:55:00Z">
              <w:r w:rsidRPr="00935DA7">
                <w:t xml:space="preserve">Current Delivery Status=pump-delivery-status-delivering </w:t>
              </w:r>
            </w:ins>
          </w:p>
          <w:p w14:paraId="25ED7312" w14:textId="77777777" w:rsidR="00935DA7" w:rsidRDefault="00935DA7" w:rsidP="00935DA7">
            <w:pPr>
              <w:pStyle w:val="TableEntry"/>
              <w:rPr>
                <w:ins w:id="3724" w:author="John Rhoads [2]" w:date="2019-11-24T20:55:00Z"/>
              </w:rPr>
            </w:pPr>
            <w:ins w:id="3725" w:author="John Rhoads [2]" w:date="2019-11-24T20:55:00Z">
              <w:r w:rsidRPr="00935DA7">
                <w:t xml:space="preserve">Program Delivery Mode= pump-program-delivery-mode-continuous </w:t>
              </w:r>
            </w:ins>
          </w:p>
          <w:p w14:paraId="21643C61" w14:textId="77777777" w:rsidR="00935DA7" w:rsidRDefault="00935DA7" w:rsidP="00935DA7">
            <w:pPr>
              <w:pStyle w:val="TableEntry"/>
              <w:rPr>
                <w:ins w:id="3726" w:author="John Rhoads [2]" w:date="2019-11-24T20:55:00Z"/>
              </w:rPr>
            </w:pPr>
            <w:ins w:id="3727" w:author="John Rhoads [2]" w:date="2019-11-24T20:55:00Z">
              <w:r w:rsidRPr="00935DA7">
                <w:t xml:space="preserve">Source Channel Label=vendor-specific </w:t>
              </w:r>
            </w:ins>
          </w:p>
          <w:p w14:paraId="1D6D099E" w14:textId="77777777" w:rsidR="00935DA7" w:rsidRDefault="00935DA7" w:rsidP="00935DA7">
            <w:pPr>
              <w:pStyle w:val="TableEntry"/>
              <w:rPr>
                <w:ins w:id="3728" w:author="John Rhoads [2]" w:date="2019-11-24T20:55:00Z"/>
              </w:rPr>
            </w:pPr>
            <w:ins w:id="3729" w:author="John Rhoads [2]" w:date="2019-11-24T20:55:00Z">
              <w:r w:rsidRPr="00935DA7">
                <w:t xml:space="preserve">Rate=new rate </w:t>
              </w:r>
            </w:ins>
          </w:p>
          <w:p w14:paraId="7B16A499" w14:textId="77777777" w:rsidR="00935DA7" w:rsidRDefault="00935DA7" w:rsidP="00935DA7">
            <w:pPr>
              <w:pStyle w:val="TableEntry"/>
              <w:rPr>
                <w:ins w:id="3730" w:author="John Rhoads [2]" w:date="2019-11-24T20:55:00Z"/>
              </w:rPr>
            </w:pPr>
            <w:ins w:id="3731" w:author="John Rhoads [2]" w:date="2019-11-24T20:55:00Z">
              <w:r w:rsidRPr="00935DA7">
                <w:t xml:space="preserve">Dose Rate=new dose rate </w:t>
              </w:r>
            </w:ins>
          </w:p>
          <w:p w14:paraId="2EB5763F" w14:textId="77777777" w:rsidR="00935DA7" w:rsidRDefault="00935DA7" w:rsidP="00935DA7">
            <w:pPr>
              <w:pStyle w:val="TableEntry"/>
              <w:rPr>
                <w:ins w:id="3732" w:author="John Rhoads [2]" w:date="2019-11-24T20:55:00Z"/>
              </w:rPr>
            </w:pPr>
            <w:ins w:id="3733" w:author="John Rhoads [2]" w:date="2019-11-24T20:55:00Z">
              <w:r w:rsidRPr="00935DA7">
                <w:t xml:space="preserve">Volume Programmed= initial volume in syringe </w:t>
              </w:r>
            </w:ins>
          </w:p>
          <w:p w14:paraId="028621B0" w14:textId="77777777" w:rsidR="00935DA7" w:rsidRDefault="00935DA7" w:rsidP="00935DA7">
            <w:pPr>
              <w:pStyle w:val="TableEntry"/>
              <w:rPr>
                <w:ins w:id="3734" w:author="John Rhoads [2]" w:date="2019-11-24T20:55:00Z"/>
              </w:rPr>
            </w:pPr>
            <w:ins w:id="3735" w:author="John Rhoads [2]" w:date="2019-11-24T20:55:00Z">
              <w:r w:rsidRPr="00935DA7">
                <w:t xml:space="preserve">Current Segment Volume Delivered=0 </w:t>
              </w:r>
            </w:ins>
          </w:p>
          <w:p w14:paraId="6EC70565" w14:textId="77777777" w:rsidR="00935DA7" w:rsidRDefault="00935DA7" w:rsidP="00935DA7">
            <w:pPr>
              <w:pStyle w:val="TableEntry"/>
              <w:rPr>
                <w:ins w:id="3736" w:author="John Rhoads [2]" w:date="2019-11-24T20:55:00Z"/>
              </w:rPr>
            </w:pPr>
            <w:ins w:id="3737" w:author="John Rhoads [2]" w:date="2019-11-24T20:55:00Z">
              <w:r w:rsidRPr="00935DA7">
                <w:t xml:space="preserve">Cumulative Volume Delivered=sum of “Current Segment Volume Delivered” values across all segments for the delivery prior to this one </w:t>
              </w:r>
            </w:ins>
          </w:p>
          <w:p w14:paraId="6426F731" w14:textId="77777777" w:rsidR="00935DA7" w:rsidRDefault="00935DA7" w:rsidP="00935DA7">
            <w:pPr>
              <w:pStyle w:val="TableEntry"/>
              <w:rPr>
                <w:ins w:id="3738" w:author="John Rhoads [2]" w:date="2019-11-24T20:55:00Z"/>
              </w:rPr>
            </w:pPr>
            <w:ins w:id="3739" w:author="John Rhoads [2]" w:date="2019-11-24T20:55:00Z">
              <w:r w:rsidRPr="00935DA7">
                <w:t>Volume Remaining= current volume in syringe</w:t>
              </w:r>
            </w:ins>
          </w:p>
          <w:p w14:paraId="45E5FB2D" w14:textId="77777777" w:rsidR="00935DA7" w:rsidRPr="00935DA7" w:rsidRDefault="00935DA7" w:rsidP="00935DA7">
            <w:pPr>
              <w:pStyle w:val="TableEntry"/>
              <w:rPr>
                <w:ins w:id="3740" w:author="John Rhoads [2]" w:date="2019-11-24T20:55:00Z"/>
              </w:rPr>
            </w:pPr>
          </w:p>
          <w:p w14:paraId="22E1C82A" w14:textId="77777777" w:rsidR="00935DA7" w:rsidRDefault="00935DA7" w:rsidP="00935DA7">
            <w:pPr>
              <w:pStyle w:val="TableEntry"/>
              <w:rPr>
                <w:ins w:id="3741" w:author="John Rhoads [2]" w:date="2019-11-24T20:55:00Z"/>
              </w:rPr>
            </w:pPr>
            <w:ins w:id="3742" w:author="John Rhoads [2]" w:date="2019-11-24T20:55:00Z">
              <w:r w:rsidRPr="00935DA7">
                <w:t>TCI State=pump-</w:t>
              </w:r>
              <w:proofErr w:type="spellStart"/>
              <w:r w:rsidRPr="00935DA7">
                <w:t>tci</w:t>
              </w:r>
              <w:proofErr w:type="spellEnd"/>
              <w:r w:rsidRPr="00935DA7">
                <w:t>-target-plasma</w:t>
              </w:r>
            </w:ins>
          </w:p>
          <w:p w14:paraId="4AC8AC6E" w14:textId="77777777" w:rsidR="00935DA7" w:rsidRDefault="00935DA7" w:rsidP="00935DA7">
            <w:pPr>
              <w:pStyle w:val="TableEntry"/>
              <w:rPr>
                <w:ins w:id="3743" w:author="John Rhoads [2]" w:date="2019-11-24T20:55:00Z"/>
              </w:rPr>
            </w:pPr>
            <w:ins w:id="3744" w:author="John Rhoads [2]" w:date="2019-11-24T20:55:00Z">
              <w:r w:rsidRPr="00935DA7">
                <w:t>TCI Model used= model name</w:t>
              </w:r>
            </w:ins>
          </w:p>
          <w:p w14:paraId="0F8BC225" w14:textId="77777777" w:rsidR="00935DA7" w:rsidRDefault="00935DA7" w:rsidP="00935DA7">
            <w:pPr>
              <w:pStyle w:val="TableEntry"/>
              <w:rPr>
                <w:ins w:id="3745" w:author="John Rhoads [2]" w:date="2019-11-24T20:55:00Z"/>
              </w:rPr>
            </w:pPr>
            <w:ins w:id="3746" w:author="John Rhoads [2]" w:date="2019-11-24T20:55:00Z">
              <w:r w:rsidRPr="00935DA7">
                <w:t>TCI Target Concentration=programmed plasma concentration</w:t>
              </w:r>
            </w:ins>
          </w:p>
          <w:p w14:paraId="7FA3B22C" w14:textId="77777777" w:rsidR="00935DA7" w:rsidRDefault="00935DA7" w:rsidP="00935DA7">
            <w:pPr>
              <w:pStyle w:val="TableEntry"/>
              <w:rPr>
                <w:ins w:id="3747" w:author="John Rhoads [2]" w:date="2019-11-24T20:55:00Z"/>
              </w:rPr>
            </w:pPr>
            <w:ins w:id="3748" w:author="John Rhoads [2]" w:date="2019-11-24T20:55:00Z">
              <w:r w:rsidRPr="00935DA7">
                <w:t>TCI current Plasma concentration=current value</w:t>
              </w:r>
            </w:ins>
          </w:p>
          <w:p w14:paraId="45F72CAF" w14:textId="77777777" w:rsidR="00935DA7" w:rsidRDefault="00935DA7" w:rsidP="00935DA7">
            <w:pPr>
              <w:pStyle w:val="TableEntry"/>
              <w:rPr>
                <w:ins w:id="3749" w:author="John Rhoads [2]" w:date="2019-11-24T20:55:00Z"/>
              </w:rPr>
            </w:pPr>
            <w:ins w:id="3750" w:author="John Rhoads [2]" w:date="2019-11-24T20:55:00Z">
              <w:r w:rsidRPr="00935DA7">
                <w:t>TCI current Effect concentration=current value</w:t>
              </w:r>
            </w:ins>
          </w:p>
        </w:tc>
        <w:tc>
          <w:tcPr>
            <w:tcW w:w="1043" w:type="pct"/>
            <w:vMerge/>
            <w:shd w:val="clear" w:color="auto" w:fill="auto"/>
          </w:tcPr>
          <w:p w14:paraId="367A023A" w14:textId="77777777" w:rsidR="00935DA7" w:rsidRDefault="00935DA7" w:rsidP="00E319DF">
            <w:pPr>
              <w:autoSpaceDE w:val="0"/>
              <w:snapToGrid w:val="0"/>
              <w:rPr>
                <w:ins w:id="3751" w:author="John Rhoads [2]" w:date="2019-11-24T20:55:00Z"/>
                <w:b/>
                <w:color w:val="000000"/>
                <w:sz w:val="18"/>
                <w:szCs w:val="18"/>
                <w:u w:val="single"/>
                <w:lang w:eastAsia="zh-CN"/>
              </w:rPr>
            </w:pPr>
          </w:p>
        </w:tc>
      </w:tr>
      <w:tr w:rsidR="00935DA7" w14:paraId="3306EC88" w14:textId="77777777" w:rsidTr="00935DA7">
        <w:trPr>
          <w:cantSplit/>
          <w:ins w:id="3752" w:author="John Rhoads [2]" w:date="2019-11-24T20:55:00Z"/>
        </w:trPr>
        <w:tc>
          <w:tcPr>
            <w:tcW w:w="761" w:type="pct"/>
            <w:vMerge/>
            <w:shd w:val="clear" w:color="auto" w:fill="auto"/>
          </w:tcPr>
          <w:p w14:paraId="7AB91C57" w14:textId="77777777" w:rsidR="00935DA7" w:rsidRDefault="00935DA7" w:rsidP="00E319DF">
            <w:pPr>
              <w:autoSpaceDE w:val="0"/>
              <w:rPr>
                <w:ins w:id="3753" w:author="John Rhoads [2]" w:date="2019-11-24T20:55:00Z"/>
              </w:rPr>
            </w:pPr>
            <w:ins w:id="3754" w:author="John Rhoads [2]" w:date="2019-11-24T20:55:00Z">
              <w:r>
                <w:rPr>
                  <w:i/>
                  <w:color w:val="000000"/>
                  <w:sz w:val="18"/>
                  <w:szCs w:val="18"/>
                  <w:lang w:eastAsia="zh-CN"/>
                </w:rPr>
                <w:lastRenderedPageBreak/>
                <w:t>TCI Infusion – Plasma Target</w:t>
              </w:r>
            </w:ins>
          </w:p>
          <w:p w14:paraId="2A8134FD" w14:textId="77777777" w:rsidR="00935DA7" w:rsidRDefault="00935DA7" w:rsidP="00E319DF">
            <w:pPr>
              <w:autoSpaceDE w:val="0"/>
              <w:rPr>
                <w:ins w:id="3755" w:author="John Rhoads [2]" w:date="2019-11-24T20:55:00Z"/>
                <w:i/>
                <w:color w:val="000000"/>
                <w:sz w:val="18"/>
                <w:szCs w:val="18"/>
                <w:lang w:eastAsia="zh-CN"/>
              </w:rPr>
            </w:pPr>
          </w:p>
          <w:p w14:paraId="39DA905F" w14:textId="77777777" w:rsidR="00935DA7" w:rsidRDefault="00935DA7" w:rsidP="00E319DF">
            <w:pPr>
              <w:autoSpaceDE w:val="0"/>
              <w:rPr>
                <w:ins w:id="3756" w:author="John Rhoads [2]" w:date="2019-11-24T20:55:00Z"/>
              </w:rPr>
            </w:pPr>
            <w:ins w:id="3757" w:author="John Rhoads [2]" w:date="2019-11-24T20:55:00Z">
              <w:r>
                <w:rPr>
                  <w:color w:val="000000"/>
                  <w:sz w:val="18"/>
                  <w:szCs w:val="18"/>
                  <w:lang w:eastAsia="zh-CN"/>
                </w:rPr>
                <w:t>Infusion starts</w:t>
              </w:r>
            </w:ins>
          </w:p>
          <w:p w14:paraId="10E16AC6" w14:textId="77777777" w:rsidR="00935DA7" w:rsidRDefault="00935DA7" w:rsidP="00E319DF">
            <w:pPr>
              <w:autoSpaceDE w:val="0"/>
              <w:rPr>
                <w:ins w:id="3758" w:author="John Rhoads [2]" w:date="2019-11-24T20:55:00Z"/>
              </w:rPr>
            </w:pPr>
            <w:ins w:id="3759" w:author="John Rhoads [2]" w:date="2019-11-24T20:55:00Z">
              <w:r>
                <w:rPr>
                  <w:color w:val="000000"/>
                  <w:sz w:val="18"/>
                  <w:szCs w:val="18"/>
                  <w:lang w:eastAsia="zh-CN"/>
                </w:rPr>
                <w:t>Automatic Rate Change</w:t>
              </w:r>
            </w:ins>
          </w:p>
          <w:p w14:paraId="32C9F4BD" w14:textId="77777777" w:rsidR="00935DA7" w:rsidRDefault="00935DA7" w:rsidP="00E319DF">
            <w:pPr>
              <w:autoSpaceDE w:val="0"/>
              <w:rPr>
                <w:ins w:id="3760" w:author="John Rhoads [2]" w:date="2019-11-24T20:55:00Z"/>
              </w:rPr>
            </w:pPr>
            <w:ins w:id="3761" w:author="John Rhoads [2]" w:date="2019-11-24T20:55:00Z">
              <w:r>
                <w:rPr>
                  <w:b/>
                  <w:color w:val="000000"/>
                  <w:sz w:val="18"/>
                  <w:szCs w:val="18"/>
                  <w:lang w:eastAsia="zh-CN"/>
                </w:rPr>
                <w:t>End of Infusion</w:t>
              </w:r>
            </w:ins>
          </w:p>
          <w:p w14:paraId="08BEC317" w14:textId="77777777" w:rsidR="00935DA7" w:rsidRDefault="00935DA7" w:rsidP="00E319DF">
            <w:pPr>
              <w:autoSpaceDE w:val="0"/>
              <w:rPr>
                <w:ins w:id="3762" w:author="John Rhoads [2]" w:date="2019-11-24T20:55:00Z"/>
                <w:b/>
                <w:color w:val="000000"/>
                <w:sz w:val="18"/>
                <w:szCs w:val="18"/>
                <w:lang w:eastAsia="zh-CN"/>
              </w:rPr>
            </w:pPr>
          </w:p>
        </w:tc>
        <w:tc>
          <w:tcPr>
            <w:tcW w:w="1316" w:type="pct"/>
            <w:tcBorders>
              <w:top w:val="single" w:sz="4" w:space="0" w:color="auto"/>
              <w:left w:val="single" w:sz="4" w:space="0" w:color="auto"/>
              <w:bottom w:val="single" w:sz="4" w:space="0" w:color="auto"/>
              <w:right w:val="single" w:sz="4" w:space="0" w:color="auto"/>
            </w:tcBorders>
            <w:shd w:val="clear" w:color="auto" w:fill="auto"/>
          </w:tcPr>
          <w:p w14:paraId="194F0753" w14:textId="77777777" w:rsidR="00935DA7" w:rsidRDefault="00935DA7" w:rsidP="00935DA7">
            <w:pPr>
              <w:pStyle w:val="TableEntry"/>
              <w:rPr>
                <w:ins w:id="3763" w:author="John Rhoads [2]" w:date="2019-11-24T20:55:00Z"/>
              </w:rPr>
            </w:pPr>
            <w:ins w:id="3764" w:author="John Rhoads [2]" w:date="2019-11-24T20:55:00Z">
              <w:r w:rsidRPr="00935DA7">
                <w:t xml:space="preserve">MDC_EVT_PUMP_DELIV_ COMP </w:t>
              </w:r>
            </w:ins>
          </w:p>
          <w:p w14:paraId="07D8B6F3" w14:textId="77777777" w:rsidR="00935DA7" w:rsidRPr="00935DA7" w:rsidRDefault="00935DA7" w:rsidP="00935DA7">
            <w:pPr>
              <w:pStyle w:val="TableEntry"/>
              <w:rPr>
                <w:ins w:id="3765" w:author="John Rhoads [2]" w:date="2019-11-24T20:55:00Z"/>
              </w:rPr>
            </w:pPr>
          </w:p>
        </w:tc>
        <w:tc>
          <w:tcPr>
            <w:tcW w:w="1880" w:type="pct"/>
            <w:tcBorders>
              <w:top w:val="single" w:sz="4" w:space="0" w:color="auto"/>
              <w:left w:val="single" w:sz="4" w:space="0" w:color="auto"/>
              <w:bottom w:val="single" w:sz="4" w:space="0" w:color="auto"/>
              <w:right w:val="single" w:sz="4" w:space="0" w:color="auto"/>
            </w:tcBorders>
            <w:shd w:val="clear" w:color="auto" w:fill="auto"/>
          </w:tcPr>
          <w:p w14:paraId="1FEF39CF" w14:textId="77777777" w:rsidR="00935DA7" w:rsidRDefault="00935DA7" w:rsidP="00935DA7">
            <w:pPr>
              <w:pStyle w:val="TableEntry"/>
              <w:rPr>
                <w:ins w:id="3766" w:author="John Rhoads [2]" w:date="2019-11-24T20:55:00Z"/>
              </w:rPr>
            </w:pPr>
            <w:ins w:id="3767" w:author="John Rhoads [2]" w:date="2019-11-24T20:55:00Z">
              <w:r w:rsidRPr="00935DA7">
                <w:t xml:space="preserve">Pump Delivery Info Parameters: </w:t>
              </w:r>
            </w:ins>
          </w:p>
          <w:p w14:paraId="37897026" w14:textId="77777777" w:rsidR="00935DA7" w:rsidRPr="00935DA7" w:rsidRDefault="00935DA7" w:rsidP="00935DA7">
            <w:pPr>
              <w:pStyle w:val="TableEntry"/>
              <w:rPr>
                <w:ins w:id="3768" w:author="John Rhoads [2]" w:date="2019-11-24T20:55:00Z"/>
              </w:rPr>
            </w:pPr>
          </w:p>
          <w:p w14:paraId="2EA03341" w14:textId="77777777" w:rsidR="00935DA7" w:rsidRDefault="00935DA7" w:rsidP="00935DA7">
            <w:pPr>
              <w:pStyle w:val="TableEntry"/>
              <w:rPr>
                <w:ins w:id="3769" w:author="John Rhoads [2]" w:date="2019-11-24T20:55:00Z"/>
              </w:rPr>
            </w:pPr>
            <w:ins w:id="3770" w:author="John Rhoads [2]" w:date="2019-11-24T20:55:00Z">
              <w:r w:rsidRPr="00935DA7">
                <w:t xml:space="preserve">Infusing Status=pump reported status </w:t>
              </w:r>
            </w:ins>
          </w:p>
          <w:p w14:paraId="52DB0919" w14:textId="77777777" w:rsidR="00935DA7" w:rsidRDefault="00935DA7" w:rsidP="00935DA7">
            <w:pPr>
              <w:pStyle w:val="TableEntry"/>
              <w:rPr>
                <w:ins w:id="3771" w:author="John Rhoads [2]" w:date="2019-11-24T20:55:00Z"/>
              </w:rPr>
            </w:pPr>
            <w:ins w:id="3772" w:author="John Rhoads [2]" w:date="2019-11-24T20:55:00Z">
              <w:r w:rsidRPr="00935DA7">
                <w:t xml:space="preserve">Current Pump Fluid Flow=pump reported rate </w:t>
              </w:r>
            </w:ins>
          </w:p>
          <w:p w14:paraId="37F8DEAC" w14:textId="77777777" w:rsidR="00935DA7" w:rsidRDefault="00935DA7" w:rsidP="00935DA7">
            <w:pPr>
              <w:pStyle w:val="TableEntry"/>
              <w:rPr>
                <w:ins w:id="3773" w:author="John Rhoads [2]" w:date="2019-11-24T20:55:00Z"/>
              </w:rPr>
            </w:pPr>
            <w:ins w:id="3774" w:author="John Rhoads [2]" w:date="2019-11-24T20:55:00Z">
              <w:r w:rsidRPr="00935DA7">
                <w:t>Pump Active Sources=</w:t>
              </w:r>
              <w:r>
                <w:t xml:space="preserve"> </w:t>
              </w:r>
              <w:r w:rsidRPr="00935DA7">
                <w:t>pump-source-info-primary</w:t>
              </w:r>
            </w:ins>
          </w:p>
          <w:p w14:paraId="6183371C" w14:textId="77777777" w:rsidR="00935DA7" w:rsidRPr="00935DA7" w:rsidRDefault="00935DA7" w:rsidP="00935DA7">
            <w:pPr>
              <w:pStyle w:val="TableEntry"/>
              <w:rPr>
                <w:ins w:id="3775" w:author="John Rhoads [2]" w:date="2019-11-24T20:55:00Z"/>
              </w:rPr>
            </w:pPr>
          </w:p>
          <w:p w14:paraId="01E62A15" w14:textId="77777777" w:rsidR="00935DA7" w:rsidRDefault="00935DA7" w:rsidP="00935DA7">
            <w:pPr>
              <w:pStyle w:val="TableEntry"/>
              <w:rPr>
                <w:ins w:id="3776" w:author="John Rhoads [2]" w:date="2019-11-24T20:55:00Z"/>
              </w:rPr>
            </w:pPr>
            <w:ins w:id="3777" w:author="John Rhoads [2]" w:date="2019-11-24T20:55:00Z">
              <w:r w:rsidRPr="00935DA7">
                <w:t xml:space="preserve">Active Source Parameters: </w:t>
              </w:r>
            </w:ins>
          </w:p>
          <w:p w14:paraId="75E9133C" w14:textId="77777777" w:rsidR="00935DA7" w:rsidRPr="00935DA7" w:rsidRDefault="00935DA7" w:rsidP="00935DA7">
            <w:pPr>
              <w:pStyle w:val="TableEntry"/>
              <w:rPr>
                <w:ins w:id="3778" w:author="John Rhoads [2]" w:date="2019-11-24T20:55:00Z"/>
              </w:rPr>
            </w:pPr>
          </w:p>
          <w:p w14:paraId="0993DA11" w14:textId="77777777" w:rsidR="00935DA7" w:rsidRDefault="00935DA7" w:rsidP="00935DA7">
            <w:pPr>
              <w:pStyle w:val="TableEntry"/>
              <w:rPr>
                <w:ins w:id="3779" w:author="John Rhoads [2]" w:date="2019-11-24T20:55:00Z"/>
              </w:rPr>
            </w:pPr>
            <w:ins w:id="3780" w:author="John Rhoads [2]" w:date="2019-11-24T20:55:00Z">
              <w:r w:rsidRPr="00935DA7">
                <w:t>Current Delivery Status=</w:t>
              </w:r>
              <w:r>
                <w:t xml:space="preserve"> </w:t>
              </w:r>
              <w:r w:rsidRPr="00935DA7">
                <w:t xml:space="preserve">pump-delivery-status-not-delivering </w:t>
              </w:r>
            </w:ins>
          </w:p>
          <w:p w14:paraId="08216C8F" w14:textId="77777777" w:rsidR="00935DA7" w:rsidRDefault="00935DA7" w:rsidP="00935DA7">
            <w:pPr>
              <w:pStyle w:val="TableEntry"/>
              <w:rPr>
                <w:ins w:id="3781" w:author="John Rhoads [2]" w:date="2019-11-24T20:55:00Z"/>
              </w:rPr>
            </w:pPr>
            <w:ins w:id="3782" w:author="John Rhoads [2]" w:date="2019-11-24T20:55:00Z">
              <w:r w:rsidRPr="00935DA7">
                <w:t xml:space="preserve">Program Delivery Mode=pump-program-delivery-mode-continuous </w:t>
              </w:r>
            </w:ins>
          </w:p>
          <w:p w14:paraId="054E6E23" w14:textId="77777777" w:rsidR="00935DA7" w:rsidRDefault="00935DA7" w:rsidP="00935DA7">
            <w:pPr>
              <w:pStyle w:val="TableEntry"/>
              <w:rPr>
                <w:ins w:id="3783" w:author="John Rhoads [2]" w:date="2019-11-24T20:55:00Z"/>
              </w:rPr>
            </w:pPr>
            <w:ins w:id="3784" w:author="John Rhoads [2]" w:date="2019-11-24T20:55:00Z">
              <w:r w:rsidRPr="00935DA7">
                <w:t xml:space="preserve">Source Channel Label=vendor-specific </w:t>
              </w:r>
            </w:ins>
          </w:p>
          <w:p w14:paraId="2CE3F36E" w14:textId="77777777" w:rsidR="00935DA7" w:rsidRDefault="00935DA7" w:rsidP="00935DA7">
            <w:pPr>
              <w:pStyle w:val="TableEntry"/>
              <w:rPr>
                <w:ins w:id="3785" w:author="John Rhoads [2]" w:date="2019-11-24T20:55:00Z"/>
              </w:rPr>
            </w:pPr>
            <w:ins w:id="3786" w:author="John Rhoads [2]" w:date="2019-11-24T20:55:00Z">
              <w:r w:rsidRPr="00935DA7">
                <w:t xml:space="preserve">Rate=last rate </w:t>
              </w:r>
            </w:ins>
          </w:p>
          <w:p w14:paraId="3FFE9E13" w14:textId="77777777" w:rsidR="00935DA7" w:rsidRDefault="00935DA7" w:rsidP="00935DA7">
            <w:pPr>
              <w:pStyle w:val="TableEntry"/>
              <w:rPr>
                <w:ins w:id="3787" w:author="John Rhoads [2]" w:date="2019-11-24T20:55:00Z"/>
              </w:rPr>
            </w:pPr>
            <w:ins w:id="3788" w:author="John Rhoads [2]" w:date="2019-11-24T20:55:00Z">
              <w:r w:rsidRPr="00935DA7">
                <w:t xml:space="preserve">Dose Rate=last dose rate </w:t>
              </w:r>
            </w:ins>
          </w:p>
          <w:p w14:paraId="260313F3" w14:textId="77777777" w:rsidR="00935DA7" w:rsidRDefault="00935DA7" w:rsidP="00935DA7">
            <w:pPr>
              <w:pStyle w:val="TableEntry"/>
              <w:rPr>
                <w:ins w:id="3789" w:author="John Rhoads [2]" w:date="2019-11-24T20:55:00Z"/>
              </w:rPr>
            </w:pPr>
            <w:ins w:id="3790" w:author="John Rhoads [2]" w:date="2019-11-24T20:55:00Z">
              <w:r w:rsidRPr="00935DA7">
                <w:t xml:space="preserve">Volume Programmed=volume programmed </w:t>
              </w:r>
            </w:ins>
          </w:p>
          <w:p w14:paraId="5F210AF8" w14:textId="77777777" w:rsidR="00935DA7" w:rsidRDefault="00935DA7" w:rsidP="00935DA7">
            <w:pPr>
              <w:pStyle w:val="TableEntry"/>
              <w:rPr>
                <w:ins w:id="3791" w:author="John Rhoads [2]" w:date="2019-11-24T20:55:00Z"/>
              </w:rPr>
            </w:pPr>
            <w:ins w:id="3792" w:author="John Rhoads [2]" w:date="2019-11-24T20:55:00Z">
              <w:r w:rsidRPr="00935DA7">
                <w:t xml:space="preserve">Current Segment Volume Delivered= volume programmed </w:t>
              </w:r>
            </w:ins>
          </w:p>
          <w:p w14:paraId="11AEC70E" w14:textId="77777777" w:rsidR="00935DA7" w:rsidRDefault="00935DA7" w:rsidP="00935DA7">
            <w:pPr>
              <w:pStyle w:val="TableEntry"/>
              <w:rPr>
                <w:ins w:id="3793" w:author="John Rhoads [2]" w:date="2019-11-24T20:55:00Z"/>
              </w:rPr>
            </w:pPr>
            <w:ins w:id="3794" w:author="John Rhoads [2]" w:date="2019-11-24T20:55:00Z">
              <w:r w:rsidRPr="00935DA7">
                <w:t xml:space="preserve">Cumulative Volume Delivered=volume programmed </w:t>
              </w:r>
            </w:ins>
          </w:p>
          <w:p w14:paraId="79171A55" w14:textId="77777777" w:rsidR="00935DA7" w:rsidRDefault="00935DA7" w:rsidP="00935DA7">
            <w:pPr>
              <w:pStyle w:val="TableEntry"/>
              <w:rPr>
                <w:ins w:id="3795" w:author="John Rhoads [2]" w:date="2019-11-24T20:55:00Z"/>
              </w:rPr>
            </w:pPr>
            <w:ins w:id="3796" w:author="John Rhoads [2]" w:date="2019-11-24T20:55:00Z">
              <w:r w:rsidRPr="00935DA7">
                <w:t xml:space="preserve">Volume Remaining=0 </w:t>
              </w:r>
            </w:ins>
          </w:p>
          <w:p w14:paraId="065A1C34" w14:textId="77777777" w:rsidR="00935DA7" w:rsidRPr="00935DA7" w:rsidRDefault="00935DA7" w:rsidP="00935DA7">
            <w:pPr>
              <w:pStyle w:val="TableEntry"/>
              <w:rPr>
                <w:ins w:id="3797" w:author="John Rhoads [2]" w:date="2019-11-24T20:55:00Z"/>
              </w:rPr>
            </w:pPr>
          </w:p>
          <w:p w14:paraId="49F8AAF7" w14:textId="77777777" w:rsidR="00935DA7" w:rsidRDefault="00935DA7" w:rsidP="00935DA7">
            <w:pPr>
              <w:pStyle w:val="TableEntry"/>
              <w:rPr>
                <w:ins w:id="3798" w:author="John Rhoads [2]" w:date="2019-11-24T20:55:00Z"/>
              </w:rPr>
            </w:pPr>
            <w:ins w:id="3799" w:author="John Rhoads [2]" w:date="2019-11-24T20:55:00Z">
              <w:r w:rsidRPr="00935DA7">
                <w:t>TCI State=pump-</w:t>
              </w:r>
              <w:proofErr w:type="spellStart"/>
              <w:r w:rsidRPr="00935DA7">
                <w:t>tci</w:t>
              </w:r>
              <w:proofErr w:type="spellEnd"/>
              <w:r w:rsidRPr="00935DA7">
                <w:t>-target-plasma</w:t>
              </w:r>
            </w:ins>
          </w:p>
          <w:p w14:paraId="63C3A8C9" w14:textId="77777777" w:rsidR="00935DA7" w:rsidRDefault="00935DA7" w:rsidP="00935DA7">
            <w:pPr>
              <w:pStyle w:val="TableEntry"/>
              <w:rPr>
                <w:ins w:id="3800" w:author="John Rhoads [2]" w:date="2019-11-24T20:55:00Z"/>
              </w:rPr>
            </w:pPr>
            <w:ins w:id="3801" w:author="John Rhoads [2]" w:date="2019-11-24T20:55:00Z">
              <w:r w:rsidRPr="00935DA7">
                <w:t>TCI Model used= model name</w:t>
              </w:r>
            </w:ins>
          </w:p>
          <w:p w14:paraId="642F05CD" w14:textId="77777777" w:rsidR="00935DA7" w:rsidRDefault="00935DA7" w:rsidP="00935DA7">
            <w:pPr>
              <w:pStyle w:val="TableEntry"/>
              <w:rPr>
                <w:ins w:id="3802" w:author="John Rhoads [2]" w:date="2019-11-24T20:55:00Z"/>
              </w:rPr>
            </w:pPr>
            <w:ins w:id="3803" w:author="John Rhoads [2]" w:date="2019-11-24T20:55:00Z">
              <w:r w:rsidRPr="00935DA7">
                <w:t>TCI Target Concentration=programmed plasma concentration</w:t>
              </w:r>
            </w:ins>
          </w:p>
          <w:p w14:paraId="7AFE810E" w14:textId="77777777" w:rsidR="00935DA7" w:rsidRDefault="00935DA7" w:rsidP="00935DA7">
            <w:pPr>
              <w:pStyle w:val="TableEntry"/>
              <w:rPr>
                <w:ins w:id="3804" w:author="John Rhoads [2]" w:date="2019-11-24T20:55:00Z"/>
              </w:rPr>
            </w:pPr>
            <w:ins w:id="3805" w:author="John Rhoads [2]" w:date="2019-11-24T20:55:00Z">
              <w:r w:rsidRPr="00935DA7">
                <w:t>TCI current Plasma concentration=current value</w:t>
              </w:r>
            </w:ins>
          </w:p>
          <w:p w14:paraId="10A9F265" w14:textId="77777777" w:rsidR="00935DA7" w:rsidRDefault="00935DA7" w:rsidP="00935DA7">
            <w:pPr>
              <w:pStyle w:val="TableEntry"/>
              <w:rPr>
                <w:ins w:id="3806" w:author="John Rhoads [2]" w:date="2019-11-24T20:55:00Z"/>
              </w:rPr>
            </w:pPr>
            <w:ins w:id="3807" w:author="John Rhoads [2]" w:date="2019-11-24T20:55:00Z">
              <w:r w:rsidRPr="00935DA7">
                <w:t>TCI current Effect concentration=current value</w:t>
              </w:r>
            </w:ins>
          </w:p>
        </w:tc>
        <w:tc>
          <w:tcPr>
            <w:tcW w:w="1043" w:type="pct"/>
            <w:vMerge/>
            <w:shd w:val="clear" w:color="auto" w:fill="auto"/>
          </w:tcPr>
          <w:p w14:paraId="62C4CD5A" w14:textId="77777777" w:rsidR="00935DA7" w:rsidRDefault="00935DA7" w:rsidP="00E319DF">
            <w:pPr>
              <w:autoSpaceDE w:val="0"/>
              <w:snapToGrid w:val="0"/>
              <w:rPr>
                <w:ins w:id="3808" w:author="John Rhoads [2]" w:date="2019-11-24T20:55:00Z"/>
                <w:color w:val="000000"/>
                <w:sz w:val="18"/>
                <w:szCs w:val="18"/>
                <w:lang w:eastAsia="zh-CN"/>
              </w:rPr>
            </w:pPr>
          </w:p>
        </w:tc>
      </w:tr>
    </w:tbl>
    <w:p w14:paraId="4BC67799" w14:textId="5F360B19" w:rsidR="00621E63" w:rsidRDefault="00621E63">
      <w:pPr>
        <w:pStyle w:val="BodyText"/>
        <w:rPr>
          <w:ins w:id="3809" w:author="Mary Jungers" w:date="2019-11-14T10:10:00Z"/>
        </w:rPr>
        <w:pPrChange w:id="3810" w:author="Mary Jungers" w:date="2019-11-14T10:10:00Z">
          <w:pPr>
            <w:pStyle w:val="Heading4"/>
            <w:numPr>
              <w:ilvl w:val="0"/>
              <w:numId w:val="0"/>
            </w:numPr>
          </w:pPr>
        </w:pPrChange>
      </w:pPr>
      <w:bookmarkStart w:id="3811" w:name="_GoBack"/>
      <w:bookmarkEnd w:id="3811"/>
    </w:p>
    <w:p w14:paraId="670C7B04" w14:textId="77777777" w:rsidR="00621E63" w:rsidRDefault="00621E63">
      <w:pPr>
        <w:pStyle w:val="BodyText"/>
        <w:rPr>
          <w:ins w:id="3812" w:author="Mary Jungers" w:date="2019-11-14T10:10:00Z"/>
        </w:rPr>
        <w:pPrChange w:id="3813" w:author="Mary Jungers" w:date="2019-11-14T10:10:00Z">
          <w:pPr>
            <w:pStyle w:val="Heading4"/>
            <w:numPr>
              <w:ilvl w:val="0"/>
              <w:numId w:val="0"/>
            </w:numPr>
          </w:pPr>
        </w:pPrChange>
      </w:pPr>
    </w:p>
    <w:p w14:paraId="7B2BA494" w14:textId="77777777" w:rsidR="00621E63" w:rsidRDefault="00621E63">
      <w:pPr>
        <w:pStyle w:val="BodyText"/>
        <w:rPr>
          <w:ins w:id="3814" w:author="Mary Jungers" w:date="2019-11-14T10:10:00Z"/>
        </w:rPr>
        <w:pPrChange w:id="3815" w:author="Mary Jungers" w:date="2019-11-14T10:10:00Z">
          <w:pPr>
            <w:pStyle w:val="Heading4"/>
            <w:numPr>
              <w:ilvl w:val="0"/>
              <w:numId w:val="0"/>
            </w:numPr>
          </w:pPr>
        </w:pPrChange>
      </w:pPr>
    </w:p>
    <w:p w14:paraId="39876D68" w14:textId="77777777" w:rsidR="00621E63" w:rsidRDefault="00621E63">
      <w:pPr>
        <w:pStyle w:val="BodyText"/>
        <w:rPr>
          <w:ins w:id="3816" w:author="Mary Jungers" w:date="2019-11-14T10:10:00Z"/>
        </w:rPr>
        <w:pPrChange w:id="3817" w:author="Mary Jungers" w:date="2019-11-14T10:10:00Z">
          <w:pPr>
            <w:pStyle w:val="Heading4"/>
            <w:numPr>
              <w:ilvl w:val="0"/>
              <w:numId w:val="0"/>
            </w:numPr>
          </w:pPr>
        </w:pPrChange>
      </w:pPr>
    </w:p>
    <w:p w14:paraId="71E80D7D" w14:textId="77777777" w:rsidR="00621E63" w:rsidRDefault="00621E63">
      <w:pPr>
        <w:pStyle w:val="BodyText"/>
        <w:rPr>
          <w:ins w:id="3818" w:author="Mary Jungers" w:date="2019-11-14T10:10:00Z"/>
        </w:rPr>
        <w:pPrChange w:id="3819" w:author="Mary Jungers" w:date="2019-11-14T10:10:00Z">
          <w:pPr>
            <w:pStyle w:val="Heading4"/>
            <w:numPr>
              <w:ilvl w:val="0"/>
              <w:numId w:val="0"/>
            </w:numPr>
          </w:pPr>
        </w:pPrChange>
      </w:pPr>
    </w:p>
    <w:p w14:paraId="51B81BE4" w14:textId="77777777" w:rsidR="00621E63" w:rsidRDefault="00621E63">
      <w:pPr>
        <w:pStyle w:val="BodyText"/>
        <w:rPr>
          <w:ins w:id="3820" w:author="Mary Jungers" w:date="2019-11-14T10:10:00Z"/>
        </w:rPr>
        <w:pPrChange w:id="3821" w:author="Mary Jungers" w:date="2019-11-14T10:10:00Z">
          <w:pPr>
            <w:pStyle w:val="Heading4"/>
            <w:numPr>
              <w:ilvl w:val="0"/>
              <w:numId w:val="0"/>
            </w:numPr>
          </w:pPr>
        </w:pPrChange>
      </w:pPr>
    </w:p>
    <w:p w14:paraId="1F390EFA" w14:textId="77777777" w:rsidR="00621E63" w:rsidRDefault="00621E63">
      <w:pPr>
        <w:pStyle w:val="BodyText"/>
        <w:rPr>
          <w:ins w:id="3822" w:author="Mary Jungers" w:date="2019-11-14T10:10:00Z"/>
        </w:rPr>
        <w:pPrChange w:id="3823" w:author="Mary Jungers" w:date="2019-11-14T10:10:00Z">
          <w:pPr>
            <w:pStyle w:val="Heading4"/>
            <w:numPr>
              <w:ilvl w:val="0"/>
              <w:numId w:val="0"/>
            </w:numPr>
          </w:pPr>
        </w:pPrChange>
      </w:pPr>
    </w:p>
    <w:p w14:paraId="20A6B9D0" w14:textId="77777777" w:rsidR="00621E63" w:rsidRDefault="00621E63">
      <w:pPr>
        <w:pStyle w:val="BodyText"/>
        <w:rPr>
          <w:ins w:id="3824" w:author="Mary Jungers" w:date="2019-11-14T10:10:00Z"/>
        </w:rPr>
        <w:pPrChange w:id="3825" w:author="Mary Jungers" w:date="2019-11-14T10:10:00Z">
          <w:pPr>
            <w:pStyle w:val="Heading4"/>
            <w:numPr>
              <w:ilvl w:val="0"/>
              <w:numId w:val="0"/>
            </w:numPr>
          </w:pPr>
        </w:pPrChange>
      </w:pPr>
    </w:p>
    <w:p w14:paraId="0F8E3869" w14:textId="4529C6D5" w:rsidR="00621E63" w:rsidRDefault="00621E63" w:rsidP="00621E63">
      <w:pPr>
        <w:pStyle w:val="BodyText"/>
        <w:rPr>
          <w:ins w:id="3826" w:author="Mary Jungers" w:date="2019-11-14T10:10:00Z"/>
        </w:rPr>
      </w:pPr>
    </w:p>
    <w:p w14:paraId="6EBDC5CC" w14:textId="7FC391B5" w:rsidR="00621E63" w:rsidRDefault="00621E63" w:rsidP="00621E63">
      <w:pPr>
        <w:pStyle w:val="BodyText"/>
        <w:rPr>
          <w:ins w:id="3827" w:author="Mary Jungers" w:date="2019-11-14T10:10:00Z"/>
        </w:rPr>
      </w:pPr>
    </w:p>
    <w:p w14:paraId="0CB9C83D" w14:textId="76B88E5A" w:rsidR="00621E63" w:rsidRDefault="00621E63" w:rsidP="00621E63">
      <w:pPr>
        <w:pStyle w:val="BodyText"/>
        <w:rPr>
          <w:ins w:id="3828" w:author="Mary Jungers" w:date="2019-11-14T10:10:00Z"/>
        </w:rPr>
      </w:pPr>
    </w:p>
    <w:p w14:paraId="213A02F1" w14:textId="77777777" w:rsidR="00621E63" w:rsidRDefault="00621E63">
      <w:pPr>
        <w:pStyle w:val="BodyText"/>
        <w:rPr>
          <w:ins w:id="3829" w:author="Mary Jungers" w:date="2019-11-14T10:10:00Z"/>
        </w:rPr>
        <w:pPrChange w:id="3830" w:author="Mary Jungers" w:date="2019-11-14T10:10:00Z">
          <w:pPr>
            <w:pStyle w:val="Heading4"/>
            <w:numPr>
              <w:ilvl w:val="0"/>
              <w:numId w:val="0"/>
            </w:numPr>
          </w:pPr>
        </w:pPrChange>
      </w:pPr>
    </w:p>
    <w:p w14:paraId="656B504B" w14:textId="77777777" w:rsidR="00621E63" w:rsidRDefault="00621E63">
      <w:pPr>
        <w:pStyle w:val="BodyText"/>
        <w:rPr>
          <w:ins w:id="3831" w:author="Mary Jungers" w:date="2019-11-14T10:10:00Z"/>
        </w:rPr>
        <w:pPrChange w:id="3832" w:author="Mary Jungers" w:date="2019-11-14T10:10:00Z">
          <w:pPr>
            <w:pStyle w:val="Heading4"/>
            <w:numPr>
              <w:ilvl w:val="0"/>
              <w:numId w:val="0"/>
            </w:numPr>
          </w:pPr>
        </w:pPrChange>
      </w:pPr>
    </w:p>
    <w:p w14:paraId="43A71C81" w14:textId="77777777" w:rsidR="00621E63" w:rsidRDefault="00621E63">
      <w:pPr>
        <w:pStyle w:val="BodyText"/>
        <w:rPr>
          <w:ins w:id="3833" w:author="Mary Jungers" w:date="2019-11-14T10:10:00Z"/>
        </w:rPr>
        <w:pPrChange w:id="3834" w:author="Mary Jungers" w:date="2019-11-14T10:10:00Z">
          <w:pPr>
            <w:pStyle w:val="Heading4"/>
            <w:numPr>
              <w:ilvl w:val="0"/>
              <w:numId w:val="0"/>
            </w:numPr>
          </w:pPr>
        </w:pPrChange>
      </w:pPr>
    </w:p>
    <w:p w14:paraId="28D1FFFC" w14:textId="69B44425" w:rsidR="008630D6" w:rsidRPr="00621E63" w:rsidRDefault="00726697">
      <w:pPr>
        <w:pStyle w:val="Heading4"/>
        <w:numPr>
          <w:ilvl w:val="0"/>
          <w:numId w:val="0"/>
        </w:numPr>
        <w:pPrChange w:id="3835" w:author="Mary Jungers" w:date="2019-11-14T10:10:00Z">
          <w:pPr>
            <w:pStyle w:val="AppendixHeading4"/>
            <w:pageBreakBefore/>
          </w:pPr>
        </w:pPrChange>
      </w:pPr>
      <w:bookmarkStart w:id="3836" w:name="_Toc24650599"/>
      <w:r w:rsidRPr="00621E63">
        <w:t>M</w:t>
      </w:r>
      <w:r w:rsidR="008630D6" w:rsidRPr="00621E63">
        <w:t>.1.2.2 Infusion Event Sample Message</w:t>
      </w:r>
      <w:bookmarkEnd w:id="3585"/>
      <w:bookmarkEnd w:id="3586"/>
      <w:bookmarkEnd w:id="3836"/>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539E0DEB" w14:textId="64B9A0CA" w:rsidR="008630D6" w:rsidRPr="00621E63" w:rsidDel="00095AE0" w:rsidRDefault="008630D6">
      <w:pPr>
        <w:pStyle w:val="Note"/>
        <w:rPr>
          <w:del w:id="3837" w:author="John Rhoads" w:date="2019-11-20T18:18:00Z"/>
        </w:rPr>
        <w:pPrChange w:id="3838" w:author="Mary Jungers" w:date="2019-11-14T10:13:00Z">
          <w:pPr>
            <w:pStyle w:val="BodyText"/>
          </w:pPr>
        </w:pPrChange>
      </w:pPr>
      <w:del w:id="3839" w:author="John Rhoads" w:date="2019-11-20T18:18:00Z">
        <w:r w:rsidRPr="00621E63" w:rsidDel="00095AE0">
          <w:delText>(Note: Code assignments for MDC terms shown below with a code value of “0” are pending as of publication date.)</w:delText>
        </w:r>
      </w:del>
    </w:p>
    <w:p w14:paraId="7188C1F7" w14:textId="77777777" w:rsidR="008630D6" w:rsidRPr="00621E63" w:rsidRDefault="008630D6" w:rsidP="005B0C7C">
      <w:pPr>
        <w:pStyle w:val="BodyText"/>
        <w:rPr>
          <w:rPrChange w:id="3840" w:author="Mary Jungers" w:date="2019-11-14T10:14:00Z">
            <w:rPr>
              <w:sz w:val="18"/>
              <w:szCs w:val="18"/>
            </w:rPr>
          </w:rPrChange>
        </w:rPr>
      </w:pPr>
    </w:p>
    <w:p w14:paraId="24D76DCB" w14:textId="77777777" w:rsidR="005C401E" w:rsidRPr="005C401E" w:rsidRDefault="005C401E" w:rsidP="005C401E">
      <w:pPr>
        <w:rPr>
          <w:ins w:id="3841" w:author="John Rhoads" w:date="2019-11-20T18:19:00Z"/>
          <w:rStyle w:val="ExampleInline"/>
          <w:rPrChange w:id="3842" w:author="John Rhoads" w:date="2019-11-20T18:22:00Z">
            <w:rPr>
              <w:ins w:id="3843" w:author="John Rhoads" w:date="2019-11-20T18:19:00Z"/>
              <w:rFonts w:ascii="Calibri" w:hAnsi="Calibri" w:cs="Calibri"/>
              <w:color w:val="000000"/>
              <w:sz w:val="22"/>
              <w:szCs w:val="22"/>
              <w:lang w:bidi="hi-IN"/>
            </w:rPr>
          </w:rPrChange>
        </w:rPr>
      </w:pPr>
      <w:ins w:id="3844" w:author="John Rhoads" w:date="2019-11-20T18:19:00Z">
        <w:r w:rsidRPr="005C401E">
          <w:rPr>
            <w:rStyle w:val="ExampleInline"/>
            <w:rPrChange w:id="3845" w:author="John Rhoads" w:date="2019-11-20T18:22:00Z">
              <w:rPr>
                <w:rFonts w:ascii="Calibri" w:hAnsi="Calibri" w:cs="Calibri"/>
                <w:color w:val="000000"/>
                <w:sz w:val="22"/>
                <w:szCs w:val="22"/>
                <w:lang w:bidi="hi-IN"/>
              </w:rPr>
            </w:rPrChange>
          </w:rPr>
          <w:t>MSH|^~\&amp;|PAT_DEVICE_PUMPVENDOR^9999990000000000^EUI-64|PUMPVENDOR|DOC_VENDOR|DOC_VENDOR|20151015132107-0500||ORU^R42^ORU_R01|6358051206735492253|P|2.6|||AL|NE||ASCII|en^English^ISO639||IHE_PCD_010^IHE PCD^ 1.3.6.1.4.1.19376.1.6.4.10^ISO</w:t>
        </w:r>
      </w:ins>
    </w:p>
    <w:p w14:paraId="779BD9C9" w14:textId="77777777" w:rsidR="005C401E" w:rsidRPr="005C401E" w:rsidRDefault="005C401E" w:rsidP="005C401E">
      <w:pPr>
        <w:rPr>
          <w:ins w:id="3846" w:author="John Rhoads" w:date="2019-11-20T18:19:00Z"/>
          <w:rStyle w:val="ExampleInline"/>
          <w:rPrChange w:id="3847" w:author="John Rhoads" w:date="2019-11-20T18:22:00Z">
            <w:rPr>
              <w:ins w:id="3848" w:author="John Rhoads" w:date="2019-11-20T18:19:00Z"/>
              <w:rFonts w:ascii="Calibri" w:hAnsi="Calibri" w:cs="Calibri"/>
              <w:color w:val="000000"/>
              <w:sz w:val="22"/>
              <w:szCs w:val="22"/>
              <w:lang w:bidi="hi-IN"/>
            </w:rPr>
          </w:rPrChange>
        </w:rPr>
      </w:pPr>
      <w:ins w:id="3849" w:author="John Rhoads" w:date="2019-11-20T18:19:00Z">
        <w:r w:rsidRPr="005C401E">
          <w:rPr>
            <w:rStyle w:val="ExampleInline"/>
            <w:rPrChange w:id="3850" w:author="John Rhoads" w:date="2019-11-20T18:22:00Z">
              <w:rPr>
                <w:rFonts w:ascii="Calibri" w:hAnsi="Calibri" w:cs="Calibri"/>
                <w:color w:val="000000"/>
                <w:sz w:val="22"/>
                <w:szCs w:val="22"/>
                <w:lang w:bidi="hi-IN"/>
              </w:rPr>
            </w:rPrChange>
          </w:rPr>
          <w:t>PID|||HO2009002^^^IHE^PI||Hon^Charles^^^^^L|Brooks^^^^^^L|19610201000000-0600|M|||||||||||||||||||||||N</w:t>
        </w:r>
      </w:ins>
    </w:p>
    <w:p w14:paraId="30FEFA71" w14:textId="77777777" w:rsidR="005C401E" w:rsidRPr="005C401E" w:rsidRDefault="005C401E" w:rsidP="005C401E">
      <w:pPr>
        <w:rPr>
          <w:ins w:id="3851" w:author="John Rhoads" w:date="2019-11-20T18:19:00Z"/>
          <w:rStyle w:val="ExampleInline"/>
          <w:rPrChange w:id="3852" w:author="John Rhoads" w:date="2019-11-20T18:22:00Z">
            <w:rPr>
              <w:ins w:id="3853" w:author="John Rhoads" w:date="2019-11-20T18:19:00Z"/>
              <w:rFonts w:ascii="Calibri" w:hAnsi="Calibri" w:cs="Calibri"/>
              <w:color w:val="000000"/>
              <w:sz w:val="22"/>
              <w:szCs w:val="22"/>
              <w:lang w:bidi="hi-IN"/>
            </w:rPr>
          </w:rPrChange>
        </w:rPr>
      </w:pPr>
      <w:ins w:id="3854" w:author="John Rhoads" w:date="2019-11-20T18:19:00Z">
        <w:r w:rsidRPr="005C401E">
          <w:rPr>
            <w:rStyle w:val="ExampleInline"/>
            <w:rPrChange w:id="3855" w:author="John Rhoads" w:date="2019-11-20T18:22:00Z">
              <w:rPr>
                <w:rFonts w:ascii="Calibri" w:hAnsi="Calibri" w:cs="Calibri"/>
                <w:color w:val="000000"/>
                <w:sz w:val="22"/>
                <w:szCs w:val="22"/>
                <w:lang w:bidi="hi-IN"/>
              </w:rPr>
            </w:rPrChange>
          </w:rPr>
          <w:t>PV1||I|3 West ICU^3002^1</w:t>
        </w:r>
      </w:ins>
    </w:p>
    <w:p w14:paraId="40DA95CC" w14:textId="77777777" w:rsidR="005C401E" w:rsidRPr="005C401E" w:rsidRDefault="005C401E" w:rsidP="005C401E">
      <w:pPr>
        <w:rPr>
          <w:ins w:id="3856" w:author="John Rhoads" w:date="2019-11-20T18:19:00Z"/>
          <w:rStyle w:val="ExampleInline"/>
          <w:rPrChange w:id="3857" w:author="John Rhoads" w:date="2019-11-20T18:22:00Z">
            <w:rPr>
              <w:ins w:id="3858" w:author="John Rhoads" w:date="2019-11-20T18:19:00Z"/>
              <w:rFonts w:ascii="Calibri" w:hAnsi="Calibri" w:cs="Calibri"/>
              <w:color w:val="000000"/>
              <w:sz w:val="22"/>
              <w:szCs w:val="22"/>
              <w:lang w:bidi="hi-IN"/>
            </w:rPr>
          </w:rPrChange>
        </w:rPr>
      </w:pPr>
      <w:ins w:id="3859" w:author="John Rhoads" w:date="2019-11-20T18:19:00Z">
        <w:r w:rsidRPr="005C401E">
          <w:rPr>
            <w:rStyle w:val="ExampleInline"/>
            <w:rPrChange w:id="3860" w:author="John Rhoads" w:date="2019-11-20T18:22:00Z">
              <w:rPr>
                <w:rFonts w:ascii="Calibri" w:hAnsi="Calibri" w:cs="Calibri"/>
                <w:color w:val="000000"/>
                <w:sz w:val="22"/>
                <w:szCs w:val="22"/>
                <w:lang w:bidi="hi-IN"/>
              </w:rPr>
            </w:rPrChange>
          </w:rPr>
          <w:t>OBR|1|AB12345^PCD-03|CD12345^HL7^ACDE48234567ABCD^EUI-64|2222^Dopamine|||20151015132106-0500</w:t>
        </w:r>
      </w:ins>
    </w:p>
    <w:p w14:paraId="1CB1774C" w14:textId="77777777" w:rsidR="005C401E" w:rsidRPr="005C401E" w:rsidRDefault="005C401E" w:rsidP="005C401E">
      <w:pPr>
        <w:rPr>
          <w:ins w:id="3861" w:author="John Rhoads" w:date="2019-11-20T18:19:00Z"/>
          <w:rStyle w:val="ExampleInline"/>
          <w:rPrChange w:id="3862" w:author="John Rhoads" w:date="2019-11-20T18:22:00Z">
            <w:rPr>
              <w:ins w:id="3863" w:author="John Rhoads" w:date="2019-11-20T18:19:00Z"/>
              <w:rFonts w:ascii="Calibri" w:hAnsi="Calibri" w:cs="Calibri"/>
              <w:color w:val="000000"/>
              <w:sz w:val="22"/>
              <w:szCs w:val="22"/>
              <w:lang w:bidi="hi-IN"/>
            </w:rPr>
          </w:rPrChange>
        </w:rPr>
      </w:pPr>
      <w:ins w:id="3864" w:author="John Rhoads" w:date="2019-11-20T18:19:00Z">
        <w:r w:rsidRPr="005C401E">
          <w:rPr>
            <w:rStyle w:val="ExampleInline"/>
            <w:rPrChange w:id="3865" w:author="John Rhoads" w:date="2019-11-20T18:22:00Z">
              <w:rPr>
                <w:rFonts w:ascii="Calibri" w:hAnsi="Calibri" w:cs="Calibri"/>
                <w:color w:val="000000"/>
                <w:sz w:val="22"/>
                <w:szCs w:val="22"/>
                <w:lang w:bidi="hi-IN"/>
              </w:rPr>
            </w:rPrChange>
          </w:rPr>
          <w:t>OBX|1||70049^MDC_DEV_PUMP_INFUS_LVP_MDS^MDC|1.0.0.0|||||||X|||||N0002||E0002^^0012210000000000^EUI-64</w:t>
        </w:r>
      </w:ins>
    </w:p>
    <w:p w14:paraId="5F3A5D53" w14:textId="77777777" w:rsidR="005C401E" w:rsidRPr="005C401E" w:rsidRDefault="005C401E" w:rsidP="005C401E">
      <w:pPr>
        <w:rPr>
          <w:ins w:id="3866" w:author="John Rhoads" w:date="2019-11-20T18:19:00Z"/>
          <w:rStyle w:val="ExampleInline"/>
          <w:rPrChange w:id="3867" w:author="John Rhoads" w:date="2019-11-20T18:22:00Z">
            <w:rPr>
              <w:ins w:id="3868" w:author="John Rhoads" w:date="2019-11-20T18:19:00Z"/>
              <w:rFonts w:ascii="Calibri" w:hAnsi="Calibri" w:cs="Calibri"/>
              <w:color w:val="000000"/>
              <w:sz w:val="22"/>
              <w:szCs w:val="22"/>
              <w:lang w:bidi="hi-IN"/>
            </w:rPr>
          </w:rPrChange>
        </w:rPr>
      </w:pPr>
      <w:ins w:id="3869" w:author="John Rhoads" w:date="2019-11-20T18:19:00Z">
        <w:r w:rsidRPr="005C401E">
          <w:rPr>
            <w:rStyle w:val="ExampleInline"/>
            <w:rPrChange w:id="3870" w:author="John Rhoads" w:date="2019-11-20T18:22:00Z">
              <w:rPr>
                <w:rFonts w:ascii="Calibri" w:hAnsi="Calibri" w:cs="Calibri"/>
                <w:color w:val="000000"/>
                <w:sz w:val="22"/>
                <w:szCs w:val="22"/>
                <w:lang w:bidi="hi-IN"/>
              </w:rPr>
            </w:rPrChange>
          </w:rPr>
          <w:t>OBX|2|ST|184517^MDC_PUMP_DRUG_LIBRARY_VERSION^MDC|1.0.0.1|DL1||||||R</w:t>
        </w:r>
      </w:ins>
    </w:p>
    <w:p w14:paraId="5D1B1444" w14:textId="77777777" w:rsidR="005C401E" w:rsidRPr="005C401E" w:rsidRDefault="005C401E" w:rsidP="005C401E">
      <w:pPr>
        <w:rPr>
          <w:ins w:id="3871" w:author="John Rhoads" w:date="2019-11-20T18:19:00Z"/>
          <w:rStyle w:val="ExampleInline"/>
          <w:rPrChange w:id="3872" w:author="John Rhoads" w:date="2019-11-20T18:22:00Z">
            <w:rPr>
              <w:ins w:id="3873" w:author="John Rhoads" w:date="2019-11-20T18:19:00Z"/>
              <w:rFonts w:ascii="Calibri" w:hAnsi="Calibri" w:cs="Calibri"/>
              <w:color w:val="000000"/>
              <w:sz w:val="22"/>
              <w:szCs w:val="22"/>
              <w:lang w:bidi="hi-IN"/>
            </w:rPr>
          </w:rPrChange>
        </w:rPr>
      </w:pPr>
      <w:ins w:id="3874" w:author="John Rhoads" w:date="2019-11-20T18:19:00Z">
        <w:r w:rsidRPr="005C401E">
          <w:rPr>
            <w:rStyle w:val="ExampleInline"/>
            <w:rPrChange w:id="3875" w:author="John Rhoads" w:date="2019-11-20T18:22:00Z">
              <w:rPr>
                <w:rFonts w:ascii="Calibri" w:hAnsi="Calibri" w:cs="Calibri"/>
                <w:color w:val="000000"/>
                <w:sz w:val="22"/>
                <w:szCs w:val="22"/>
                <w:lang w:bidi="hi-IN"/>
              </w:rPr>
            </w:rPrChange>
          </w:rPr>
          <w:t>OBX|3|CWE|68487^MDC_ATTR_EVT_COND^MDC|1.0.0.2|197288^MDC_EVT_PUMP_DELIV_START^MDC||||||R</w:t>
        </w:r>
      </w:ins>
    </w:p>
    <w:p w14:paraId="72E549BE" w14:textId="77777777" w:rsidR="005C401E" w:rsidRPr="005C401E" w:rsidRDefault="005C401E" w:rsidP="005C401E">
      <w:pPr>
        <w:rPr>
          <w:ins w:id="3876" w:author="John Rhoads" w:date="2019-11-20T18:19:00Z"/>
          <w:rStyle w:val="ExampleInline"/>
          <w:rPrChange w:id="3877" w:author="John Rhoads" w:date="2019-11-20T18:22:00Z">
            <w:rPr>
              <w:ins w:id="3878" w:author="John Rhoads" w:date="2019-11-20T18:19:00Z"/>
              <w:rFonts w:ascii="Calibri" w:hAnsi="Calibri" w:cs="Calibri"/>
              <w:color w:val="000000"/>
              <w:sz w:val="22"/>
              <w:szCs w:val="22"/>
              <w:lang w:bidi="hi-IN"/>
            </w:rPr>
          </w:rPrChange>
        </w:rPr>
      </w:pPr>
      <w:ins w:id="3879" w:author="John Rhoads" w:date="2019-11-20T18:19:00Z">
        <w:r w:rsidRPr="005C401E">
          <w:rPr>
            <w:rStyle w:val="ExampleInline"/>
            <w:rPrChange w:id="3880" w:author="John Rhoads" w:date="2019-11-20T18:22:00Z">
              <w:rPr>
                <w:rFonts w:ascii="Calibri" w:hAnsi="Calibri" w:cs="Calibri"/>
                <w:color w:val="000000"/>
                <w:sz w:val="22"/>
                <w:szCs w:val="22"/>
                <w:lang w:bidi="hi-IN"/>
              </w:rPr>
            </w:rPrChange>
          </w:rPr>
          <w:t>OBX|4|ST|68488^MDC_ATTR_EVT_SOURCE^MDC|1.0.0.3|1.1.2.0||||||R</w:t>
        </w:r>
      </w:ins>
    </w:p>
    <w:p w14:paraId="614B0471" w14:textId="77777777" w:rsidR="005C401E" w:rsidRPr="005C401E" w:rsidRDefault="005C401E" w:rsidP="005C401E">
      <w:pPr>
        <w:rPr>
          <w:ins w:id="3881" w:author="John Rhoads" w:date="2019-11-20T18:19:00Z"/>
          <w:rStyle w:val="ExampleInline"/>
          <w:rPrChange w:id="3882" w:author="John Rhoads" w:date="2019-11-20T18:22:00Z">
            <w:rPr>
              <w:ins w:id="3883" w:author="John Rhoads" w:date="2019-11-20T18:19:00Z"/>
              <w:rFonts w:ascii="Calibri" w:hAnsi="Calibri" w:cs="Calibri"/>
              <w:color w:val="000000"/>
              <w:sz w:val="22"/>
              <w:szCs w:val="22"/>
              <w:lang w:bidi="hi-IN"/>
            </w:rPr>
          </w:rPrChange>
        </w:rPr>
      </w:pPr>
      <w:ins w:id="3884" w:author="John Rhoads" w:date="2019-11-20T18:19:00Z">
        <w:r w:rsidRPr="005C401E">
          <w:rPr>
            <w:rStyle w:val="ExampleInline"/>
            <w:rPrChange w:id="3885" w:author="John Rhoads" w:date="2019-11-20T18:22:00Z">
              <w:rPr>
                <w:rFonts w:ascii="Calibri" w:hAnsi="Calibri" w:cs="Calibri"/>
                <w:color w:val="000000"/>
                <w:sz w:val="22"/>
                <w:szCs w:val="22"/>
                <w:lang w:bidi="hi-IN"/>
              </w:rPr>
            </w:rPrChange>
          </w:rPr>
          <w:t>OBX|5||70050^MDC_DEV_PUMP_INFUS_LVP_VMD^MDC|1.1.0.0|||||||X</w:t>
        </w:r>
      </w:ins>
    </w:p>
    <w:p w14:paraId="15F65E29" w14:textId="77777777" w:rsidR="005C401E" w:rsidRPr="005C401E" w:rsidRDefault="005C401E" w:rsidP="005C401E">
      <w:pPr>
        <w:rPr>
          <w:ins w:id="3886" w:author="John Rhoads" w:date="2019-11-20T18:19:00Z"/>
          <w:rStyle w:val="ExampleInline"/>
          <w:rPrChange w:id="3887" w:author="John Rhoads" w:date="2019-11-20T18:22:00Z">
            <w:rPr>
              <w:ins w:id="3888" w:author="John Rhoads" w:date="2019-11-20T18:19:00Z"/>
              <w:rFonts w:ascii="Calibri" w:hAnsi="Calibri" w:cs="Calibri"/>
              <w:color w:val="000000"/>
              <w:sz w:val="22"/>
              <w:szCs w:val="22"/>
              <w:lang w:bidi="hi-IN"/>
            </w:rPr>
          </w:rPrChange>
        </w:rPr>
      </w:pPr>
      <w:ins w:id="3889" w:author="John Rhoads" w:date="2019-11-20T18:19:00Z">
        <w:r w:rsidRPr="005C401E">
          <w:rPr>
            <w:rStyle w:val="ExampleInline"/>
            <w:rPrChange w:id="3890" w:author="John Rhoads" w:date="2019-11-20T18:22:00Z">
              <w:rPr>
                <w:rFonts w:ascii="Calibri" w:hAnsi="Calibri" w:cs="Calibri"/>
                <w:color w:val="000000"/>
                <w:sz w:val="22"/>
                <w:szCs w:val="22"/>
                <w:lang w:bidi="hi-IN"/>
              </w:rPr>
            </w:rPrChange>
          </w:rPr>
          <w:t>OBX|6||70067^MDC_DEV_PUMP_DELIVERY_INFO^MDC|1.1.1.0|||||||X</w:t>
        </w:r>
      </w:ins>
    </w:p>
    <w:p w14:paraId="27870F15" w14:textId="77777777" w:rsidR="005C401E" w:rsidRPr="005C401E" w:rsidRDefault="005C401E" w:rsidP="005C401E">
      <w:pPr>
        <w:rPr>
          <w:ins w:id="3891" w:author="John Rhoads" w:date="2019-11-20T18:19:00Z"/>
          <w:rStyle w:val="ExampleInline"/>
          <w:rPrChange w:id="3892" w:author="John Rhoads" w:date="2019-11-20T18:22:00Z">
            <w:rPr>
              <w:ins w:id="3893" w:author="John Rhoads" w:date="2019-11-20T18:19:00Z"/>
              <w:rFonts w:ascii="Calibri" w:hAnsi="Calibri" w:cs="Calibri"/>
              <w:color w:val="000000"/>
              <w:sz w:val="22"/>
              <w:szCs w:val="22"/>
              <w:lang w:bidi="hi-IN"/>
            </w:rPr>
          </w:rPrChange>
        </w:rPr>
      </w:pPr>
      <w:ins w:id="3894" w:author="John Rhoads" w:date="2019-11-20T18:19:00Z">
        <w:r w:rsidRPr="005C401E">
          <w:rPr>
            <w:rStyle w:val="ExampleInline"/>
            <w:rPrChange w:id="3895" w:author="John Rhoads" w:date="2019-11-20T18:22:00Z">
              <w:rPr>
                <w:rFonts w:ascii="Calibri" w:hAnsi="Calibri" w:cs="Calibri"/>
                <w:color w:val="000000"/>
                <w:sz w:val="22"/>
                <w:szCs w:val="22"/>
                <w:lang w:bidi="hi-IN"/>
              </w:rPr>
            </w:rPrChange>
          </w:rPr>
          <w:t>OBX|7|CWE|184519^MDC_PUMP_INFUSING_STATUS^MDC|1.1.1.1|^pump-status-infusing||||||R</w:t>
        </w:r>
      </w:ins>
    </w:p>
    <w:p w14:paraId="035A5759" w14:textId="77777777" w:rsidR="005C401E" w:rsidRPr="005C401E" w:rsidRDefault="005C401E" w:rsidP="005C401E">
      <w:pPr>
        <w:rPr>
          <w:ins w:id="3896" w:author="John Rhoads" w:date="2019-11-20T18:19:00Z"/>
          <w:rStyle w:val="ExampleInline"/>
          <w:rPrChange w:id="3897" w:author="John Rhoads" w:date="2019-11-20T18:22:00Z">
            <w:rPr>
              <w:ins w:id="3898" w:author="John Rhoads" w:date="2019-11-20T18:19:00Z"/>
              <w:rFonts w:ascii="Calibri" w:hAnsi="Calibri" w:cs="Calibri"/>
              <w:color w:val="000000"/>
              <w:sz w:val="22"/>
              <w:szCs w:val="22"/>
              <w:lang w:bidi="hi-IN"/>
            </w:rPr>
          </w:rPrChange>
        </w:rPr>
      </w:pPr>
      <w:ins w:id="3899" w:author="John Rhoads" w:date="2019-11-20T18:19:00Z">
        <w:r w:rsidRPr="005C401E">
          <w:rPr>
            <w:rStyle w:val="ExampleInline"/>
            <w:rPrChange w:id="3900" w:author="John Rhoads" w:date="2019-11-20T18:22:00Z">
              <w:rPr>
                <w:rFonts w:ascii="Calibri" w:hAnsi="Calibri" w:cs="Calibri"/>
                <w:color w:val="000000"/>
                <w:sz w:val="22"/>
                <w:szCs w:val="22"/>
                <w:lang w:bidi="hi-IN"/>
              </w:rPr>
            </w:rPrChange>
          </w:rPr>
          <w:t>OBX|8|NM|158014^MDC_FLOW_FLUID_PUMP_CURRENT^MDC|1.1.1.2|15.4|265266^MDC_DIM_MILLI_L_PER_HR^MDC^mL/h^mL/h^UCUM|||||R</w:t>
        </w:r>
      </w:ins>
    </w:p>
    <w:p w14:paraId="3BD5A615" w14:textId="77777777" w:rsidR="005C401E" w:rsidRPr="005C401E" w:rsidRDefault="005C401E" w:rsidP="005C401E">
      <w:pPr>
        <w:rPr>
          <w:ins w:id="3901" w:author="John Rhoads" w:date="2019-11-20T18:19:00Z"/>
          <w:rStyle w:val="ExampleInline"/>
          <w:rPrChange w:id="3902" w:author="John Rhoads" w:date="2019-11-20T18:22:00Z">
            <w:rPr>
              <w:ins w:id="3903" w:author="John Rhoads" w:date="2019-11-20T18:19:00Z"/>
              <w:rFonts w:ascii="Calibri" w:hAnsi="Calibri" w:cs="Calibri"/>
              <w:color w:val="000000"/>
              <w:sz w:val="22"/>
              <w:szCs w:val="22"/>
              <w:lang w:bidi="hi-IN"/>
            </w:rPr>
          </w:rPrChange>
        </w:rPr>
      </w:pPr>
      <w:ins w:id="3904" w:author="John Rhoads" w:date="2019-11-20T18:19:00Z">
        <w:r w:rsidRPr="005C401E">
          <w:rPr>
            <w:rStyle w:val="ExampleInline"/>
            <w:rPrChange w:id="3905" w:author="John Rhoads" w:date="2019-11-20T18:22:00Z">
              <w:rPr>
                <w:rFonts w:ascii="Calibri" w:hAnsi="Calibri" w:cs="Calibri"/>
                <w:color w:val="000000"/>
                <w:sz w:val="22"/>
                <w:szCs w:val="22"/>
                <w:lang w:bidi="hi-IN"/>
              </w:rPr>
            </w:rPrChange>
          </w:rPr>
          <w:t>OBX|9|CWE|158016^MDC_DEV_PUMP_ACTIVE_SOURCES^MDC|1.1.1.3|^pump-source-info-primary||||||R</w:t>
        </w:r>
      </w:ins>
    </w:p>
    <w:p w14:paraId="0E5148AD" w14:textId="77777777" w:rsidR="005C401E" w:rsidRPr="005C401E" w:rsidRDefault="005C401E" w:rsidP="005C401E">
      <w:pPr>
        <w:rPr>
          <w:ins w:id="3906" w:author="John Rhoads" w:date="2019-11-20T18:19:00Z"/>
          <w:rStyle w:val="ExampleInline"/>
          <w:rPrChange w:id="3907" w:author="John Rhoads" w:date="2019-11-20T18:22:00Z">
            <w:rPr>
              <w:ins w:id="3908" w:author="John Rhoads" w:date="2019-11-20T18:19:00Z"/>
              <w:rFonts w:ascii="Calibri" w:hAnsi="Calibri" w:cs="Calibri"/>
              <w:color w:val="000000"/>
              <w:sz w:val="22"/>
              <w:szCs w:val="22"/>
              <w:lang w:bidi="hi-IN"/>
            </w:rPr>
          </w:rPrChange>
        </w:rPr>
      </w:pPr>
      <w:ins w:id="3909" w:author="John Rhoads" w:date="2019-11-20T18:19:00Z">
        <w:r w:rsidRPr="005C401E">
          <w:rPr>
            <w:rStyle w:val="ExampleInline"/>
            <w:rPrChange w:id="3910" w:author="John Rhoads" w:date="2019-11-20T18:22:00Z">
              <w:rPr>
                <w:rFonts w:ascii="Calibri" w:hAnsi="Calibri" w:cs="Calibri"/>
                <w:color w:val="000000"/>
                <w:sz w:val="22"/>
                <w:szCs w:val="22"/>
                <w:lang w:bidi="hi-IN"/>
              </w:rPr>
            </w:rPrChange>
          </w:rPr>
          <w:t>OBX|10||70071^MDC_DEV_PUMP_INFUSATE_SOURCE_PRIMARY^MDC|1.1.2.0|||||||X</w:t>
        </w:r>
      </w:ins>
    </w:p>
    <w:p w14:paraId="5F5DCE8A" w14:textId="77777777" w:rsidR="005C401E" w:rsidRPr="005C401E" w:rsidRDefault="005C401E" w:rsidP="005C401E">
      <w:pPr>
        <w:rPr>
          <w:ins w:id="3911" w:author="John Rhoads" w:date="2019-11-20T18:19:00Z"/>
          <w:rStyle w:val="ExampleInline"/>
          <w:rPrChange w:id="3912" w:author="John Rhoads" w:date="2019-11-20T18:22:00Z">
            <w:rPr>
              <w:ins w:id="3913" w:author="John Rhoads" w:date="2019-11-20T18:19:00Z"/>
              <w:rFonts w:ascii="Calibri" w:hAnsi="Calibri" w:cs="Calibri"/>
              <w:color w:val="000000"/>
              <w:sz w:val="22"/>
              <w:szCs w:val="22"/>
              <w:lang w:bidi="hi-IN"/>
            </w:rPr>
          </w:rPrChange>
        </w:rPr>
      </w:pPr>
      <w:ins w:id="3914" w:author="John Rhoads" w:date="2019-11-20T18:19:00Z">
        <w:r w:rsidRPr="005C401E">
          <w:rPr>
            <w:rStyle w:val="ExampleInline"/>
            <w:rPrChange w:id="3915" w:author="John Rhoads" w:date="2019-11-20T18:22:00Z">
              <w:rPr>
                <w:rFonts w:ascii="Calibri" w:hAnsi="Calibri" w:cs="Calibri"/>
                <w:color w:val="000000"/>
                <w:sz w:val="22"/>
                <w:szCs w:val="22"/>
                <w:lang w:bidi="hi-IN"/>
              </w:rPr>
            </w:rPrChange>
          </w:rPr>
          <w:t>OBX|11|CWE|158005^MDC_DEV_PUMP_CURRENT_DELIVERY_STATUS^MDC|1.1.2.1|^pump-delivery-status-delivering||||||R</w:t>
        </w:r>
      </w:ins>
    </w:p>
    <w:p w14:paraId="2CC97F17" w14:textId="77777777" w:rsidR="005C401E" w:rsidRPr="005C401E" w:rsidRDefault="005C401E" w:rsidP="005C401E">
      <w:pPr>
        <w:rPr>
          <w:ins w:id="3916" w:author="John Rhoads" w:date="2019-11-20T18:19:00Z"/>
          <w:rStyle w:val="ExampleInline"/>
          <w:rPrChange w:id="3917" w:author="John Rhoads" w:date="2019-11-20T18:22:00Z">
            <w:rPr>
              <w:ins w:id="3918" w:author="John Rhoads" w:date="2019-11-20T18:19:00Z"/>
              <w:rFonts w:ascii="Calibri" w:hAnsi="Calibri" w:cs="Calibri"/>
              <w:color w:val="000000"/>
              <w:sz w:val="22"/>
              <w:szCs w:val="22"/>
              <w:lang w:bidi="hi-IN"/>
            </w:rPr>
          </w:rPrChange>
        </w:rPr>
      </w:pPr>
      <w:ins w:id="3919" w:author="John Rhoads" w:date="2019-11-20T18:19:00Z">
        <w:r w:rsidRPr="005C401E">
          <w:rPr>
            <w:rStyle w:val="ExampleInline"/>
            <w:rPrChange w:id="3920" w:author="John Rhoads" w:date="2019-11-20T18:22:00Z">
              <w:rPr>
                <w:rFonts w:ascii="Calibri" w:hAnsi="Calibri" w:cs="Calibri"/>
                <w:color w:val="000000"/>
                <w:sz w:val="22"/>
                <w:szCs w:val="22"/>
                <w:lang w:bidi="hi-IN"/>
              </w:rPr>
            </w:rPrChange>
          </w:rPr>
          <w:t>OBX|12|CWE|158008^MDC_DEV_PUMP_PROGRAM_DELIVERY_MODE^MDC|1.1.2.2|^pump-program-delivery-mode-continuous||||||R</w:t>
        </w:r>
      </w:ins>
    </w:p>
    <w:p w14:paraId="491D71F7" w14:textId="77777777" w:rsidR="005C401E" w:rsidRPr="005C401E" w:rsidRDefault="005C401E" w:rsidP="005C401E">
      <w:pPr>
        <w:rPr>
          <w:ins w:id="3921" w:author="John Rhoads" w:date="2019-11-20T18:19:00Z"/>
          <w:rStyle w:val="ExampleInline"/>
          <w:rPrChange w:id="3922" w:author="John Rhoads" w:date="2019-11-20T18:22:00Z">
            <w:rPr>
              <w:ins w:id="3923" w:author="John Rhoads" w:date="2019-11-20T18:19:00Z"/>
              <w:rFonts w:ascii="Calibri" w:hAnsi="Calibri" w:cs="Calibri"/>
              <w:color w:val="000000"/>
              <w:sz w:val="22"/>
              <w:szCs w:val="22"/>
              <w:lang w:bidi="hi-IN"/>
            </w:rPr>
          </w:rPrChange>
        </w:rPr>
      </w:pPr>
      <w:ins w:id="3924" w:author="John Rhoads" w:date="2019-11-20T18:19:00Z">
        <w:r w:rsidRPr="005C401E">
          <w:rPr>
            <w:rStyle w:val="ExampleInline"/>
            <w:rPrChange w:id="3925" w:author="John Rhoads" w:date="2019-11-20T18:22:00Z">
              <w:rPr>
                <w:rFonts w:ascii="Calibri" w:hAnsi="Calibri" w:cs="Calibri"/>
                <w:color w:val="000000"/>
                <w:sz w:val="22"/>
                <w:szCs w:val="22"/>
                <w:lang w:bidi="hi-IN"/>
              </w:rPr>
            </w:rPrChange>
          </w:rPr>
          <w:t>OBX|13|ST|158012^MDC_DEV_PUMP_SOURCE_CHANNEL_LABEL^MDC|1.1.2.3|Primary||||||R</w:t>
        </w:r>
      </w:ins>
    </w:p>
    <w:p w14:paraId="09A9FE0E" w14:textId="77777777" w:rsidR="005C401E" w:rsidRPr="005C401E" w:rsidRDefault="005C401E" w:rsidP="005C401E">
      <w:pPr>
        <w:rPr>
          <w:ins w:id="3926" w:author="John Rhoads" w:date="2019-11-20T18:19:00Z"/>
          <w:rStyle w:val="ExampleInline"/>
          <w:rPrChange w:id="3927" w:author="John Rhoads" w:date="2019-11-20T18:22:00Z">
            <w:rPr>
              <w:ins w:id="3928" w:author="John Rhoads" w:date="2019-11-20T18:19:00Z"/>
              <w:rFonts w:ascii="Calibri" w:hAnsi="Calibri" w:cs="Calibri"/>
              <w:color w:val="000000"/>
              <w:sz w:val="22"/>
              <w:szCs w:val="22"/>
              <w:lang w:bidi="hi-IN"/>
            </w:rPr>
          </w:rPrChange>
        </w:rPr>
      </w:pPr>
      <w:ins w:id="3929" w:author="John Rhoads" w:date="2019-11-20T18:19:00Z">
        <w:r w:rsidRPr="005C401E">
          <w:rPr>
            <w:rStyle w:val="ExampleInline"/>
            <w:rPrChange w:id="3930" w:author="John Rhoads" w:date="2019-11-20T18:22:00Z">
              <w:rPr>
                <w:rFonts w:ascii="Calibri" w:hAnsi="Calibri" w:cs="Calibri"/>
                <w:color w:val="000000"/>
                <w:sz w:val="22"/>
                <w:szCs w:val="22"/>
                <w:lang w:bidi="hi-IN"/>
              </w:rPr>
            </w:rPrChange>
          </w:rPr>
          <w:t>OBX|14|NM|157784^MDC_FLOW_FLUID_PUMP^MDC|1.1.2.4|15.4|265266^MDC_DIM_MILLI_L_PER_HR^MDC^mL/h^mL/h^UCUM|||||R</w:t>
        </w:r>
      </w:ins>
    </w:p>
    <w:p w14:paraId="59841316" w14:textId="77777777" w:rsidR="005C401E" w:rsidRPr="005C401E" w:rsidRDefault="005C401E" w:rsidP="005C401E">
      <w:pPr>
        <w:rPr>
          <w:ins w:id="3931" w:author="John Rhoads" w:date="2019-11-20T18:19:00Z"/>
          <w:rStyle w:val="ExampleInline"/>
          <w:rPrChange w:id="3932" w:author="John Rhoads" w:date="2019-11-20T18:22:00Z">
            <w:rPr>
              <w:ins w:id="3933" w:author="John Rhoads" w:date="2019-11-20T18:19:00Z"/>
              <w:rFonts w:ascii="Calibri" w:hAnsi="Calibri" w:cs="Calibri"/>
              <w:color w:val="000000"/>
              <w:sz w:val="22"/>
              <w:szCs w:val="22"/>
              <w:lang w:bidi="hi-IN"/>
            </w:rPr>
          </w:rPrChange>
        </w:rPr>
      </w:pPr>
      <w:ins w:id="3934" w:author="John Rhoads" w:date="2019-11-20T18:19:00Z">
        <w:r w:rsidRPr="005C401E">
          <w:rPr>
            <w:rStyle w:val="ExampleInline"/>
            <w:rPrChange w:id="3935" w:author="John Rhoads" w:date="2019-11-20T18:22:00Z">
              <w:rPr>
                <w:rFonts w:ascii="Calibri" w:hAnsi="Calibri" w:cs="Calibri"/>
                <w:color w:val="000000"/>
                <w:sz w:val="22"/>
                <w:szCs w:val="22"/>
                <w:lang w:bidi="hi-IN"/>
              </w:rPr>
            </w:rPrChange>
          </w:rPr>
          <w:t>OBX|15|NM|157924^MDC_RATE_DOSE^MDC|1.1.2.5|5.00|265619^MDC_DIM_MICRO_G_PER_KG_PER_MIN^MDC^ug/kg/min^ug/kg/min^UCUM|||||R</w:t>
        </w:r>
      </w:ins>
    </w:p>
    <w:p w14:paraId="3ADD0F14" w14:textId="77777777" w:rsidR="005C401E" w:rsidRPr="005C401E" w:rsidRDefault="005C401E" w:rsidP="005C401E">
      <w:pPr>
        <w:rPr>
          <w:ins w:id="3936" w:author="John Rhoads" w:date="2019-11-20T18:19:00Z"/>
          <w:rStyle w:val="ExampleInline"/>
          <w:rPrChange w:id="3937" w:author="John Rhoads" w:date="2019-11-20T18:22:00Z">
            <w:rPr>
              <w:ins w:id="3938" w:author="John Rhoads" w:date="2019-11-20T18:19:00Z"/>
              <w:rFonts w:ascii="Calibri" w:hAnsi="Calibri" w:cs="Calibri"/>
              <w:color w:val="000000"/>
              <w:sz w:val="22"/>
              <w:szCs w:val="22"/>
              <w:lang w:bidi="hi-IN"/>
            </w:rPr>
          </w:rPrChange>
        </w:rPr>
      </w:pPr>
      <w:ins w:id="3939" w:author="John Rhoads" w:date="2019-11-20T18:19:00Z">
        <w:r w:rsidRPr="005C401E">
          <w:rPr>
            <w:rStyle w:val="ExampleInline"/>
            <w:rPrChange w:id="3940" w:author="John Rhoads" w:date="2019-11-20T18:22:00Z">
              <w:rPr>
                <w:rFonts w:ascii="Calibri" w:hAnsi="Calibri" w:cs="Calibri"/>
                <w:color w:val="000000"/>
                <w:sz w:val="22"/>
                <w:szCs w:val="22"/>
                <w:lang w:bidi="hi-IN"/>
              </w:rPr>
            </w:rPrChange>
          </w:rPr>
          <w:t>OBX|16|NM|157884^MDC_VOL_FLUID_TBI^MDC|1.1.2.6|250.0|263762^MDC_DIM_MILLI_L^MDC^mL^mL^UCUM|||||R</w:t>
        </w:r>
      </w:ins>
    </w:p>
    <w:p w14:paraId="4D98552C" w14:textId="77777777" w:rsidR="005C401E" w:rsidRPr="005C401E" w:rsidRDefault="005C401E" w:rsidP="005C401E">
      <w:pPr>
        <w:rPr>
          <w:ins w:id="3941" w:author="John Rhoads" w:date="2019-11-20T18:19:00Z"/>
          <w:rStyle w:val="ExampleInline"/>
          <w:rPrChange w:id="3942" w:author="John Rhoads" w:date="2019-11-20T18:22:00Z">
            <w:rPr>
              <w:ins w:id="3943" w:author="John Rhoads" w:date="2019-11-20T18:19:00Z"/>
              <w:rFonts w:ascii="Calibri" w:hAnsi="Calibri" w:cs="Calibri"/>
              <w:color w:val="000000"/>
              <w:sz w:val="22"/>
              <w:szCs w:val="22"/>
              <w:lang w:bidi="hi-IN"/>
            </w:rPr>
          </w:rPrChange>
        </w:rPr>
      </w:pPr>
      <w:ins w:id="3944" w:author="John Rhoads" w:date="2019-11-20T18:19:00Z">
        <w:r w:rsidRPr="005C401E">
          <w:rPr>
            <w:rStyle w:val="ExampleInline"/>
            <w:rPrChange w:id="3945" w:author="John Rhoads" w:date="2019-11-20T18:22:00Z">
              <w:rPr>
                <w:rFonts w:ascii="Calibri" w:hAnsi="Calibri" w:cs="Calibri"/>
                <w:color w:val="000000"/>
                <w:sz w:val="22"/>
                <w:szCs w:val="22"/>
                <w:lang w:bidi="hi-IN"/>
              </w:rPr>
            </w:rPrChange>
          </w:rPr>
          <w:t>OBX|17|NM|157993^MDC_VOL_FLUID_DELIV_TOTAL^MDC|1.1.2.7|0.0|263762^MDC_DIM_MILLI_L^MDC^mL^mL^UCUM|||||R</w:t>
        </w:r>
      </w:ins>
    </w:p>
    <w:p w14:paraId="680849D4" w14:textId="77777777" w:rsidR="005C401E" w:rsidRPr="005C401E" w:rsidRDefault="005C401E" w:rsidP="005C401E">
      <w:pPr>
        <w:rPr>
          <w:ins w:id="3946" w:author="John Rhoads" w:date="2019-11-20T18:19:00Z"/>
          <w:rStyle w:val="ExampleInline"/>
          <w:rPrChange w:id="3947" w:author="John Rhoads" w:date="2019-11-20T18:22:00Z">
            <w:rPr>
              <w:ins w:id="3948" w:author="John Rhoads" w:date="2019-11-20T18:19:00Z"/>
              <w:rFonts w:ascii="Calibri" w:hAnsi="Calibri" w:cs="Calibri"/>
              <w:color w:val="000000"/>
              <w:sz w:val="22"/>
              <w:szCs w:val="22"/>
              <w:lang w:bidi="hi-IN"/>
            </w:rPr>
          </w:rPrChange>
        </w:rPr>
      </w:pPr>
      <w:ins w:id="3949" w:author="John Rhoads" w:date="2019-11-20T18:19:00Z">
        <w:r w:rsidRPr="005C401E">
          <w:rPr>
            <w:rStyle w:val="ExampleInline"/>
            <w:rPrChange w:id="3950" w:author="John Rhoads" w:date="2019-11-20T18:22:00Z">
              <w:rPr>
                <w:rFonts w:ascii="Calibri" w:hAnsi="Calibri" w:cs="Calibri"/>
                <w:color w:val="000000"/>
                <w:sz w:val="22"/>
                <w:szCs w:val="22"/>
                <w:lang w:bidi="hi-IN"/>
              </w:rPr>
            </w:rPrChange>
          </w:rPr>
          <w:t>OBX|18|NM|157872^MDC_VOL_FLUID_TBI_REMAIN^MDC|1.1.2.8|250.0|263762^MDC_DIM_MILLI_L^MDC^mL^mL^UCUM|||||R</w:t>
        </w:r>
      </w:ins>
    </w:p>
    <w:p w14:paraId="210549D8" w14:textId="77777777" w:rsidR="005C401E" w:rsidRPr="005C401E" w:rsidRDefault="005C401E" w:rsidP="005C401E">
      <w:pPr>
        <w:rPr>
          <w:ins w:id="3951" w:author="John Rhoads" w:date="2019-11-20T18:19:00Z"/>
          <w:rStyle w:val="ExampleInline"/>
          <w:rPrChange w:id="3952" w:author="John Rhoads" w:date="2019-11-20T18:22:00Z">
            <w:rPr>
              <w:ins w:id="3953" w:author="John Rhoads" w:date="2019-11-20T18:19:00Z"/>
              <w:rFonts w:ascii="Calibri" w:hAnsi="Calibri" w:cs="Calibri"/>
              <w:color w:val="000000"/>
              <w:sz w:val="22"/>
              <w:szCs w:val="22"/>
              <w:lang w:bidi="hi-IN"/>
            </w:rPr>
          </w:rPrChange>
        </w:rPr>
      </w:pPr>
      <w:ins w:id="3954" w:author="John Rhoads" w:date="2019-11-20T18:19:00Z">
        <w:r w:rsidRPr="005C401E">
          <w:rPr>
            <w:rStyle w:val="ExampleInline"/>
            <w:rPrChange w:id="3955" w:author="John Rhoads" w:date="2019-11-20T18:22:00Z">
              <w:rPr>
                <w:rFonts w:ascii="Calibri" w:hAnsi="Calibri" w:cs="Calibri"/>
                <w:color w:val="000000"/>
                <w:sz w:val="22"/>
                <w:szCs w:val="22"/>
                <w:lang w:bidi="hi-IN"/>
              </w:rPr>
            </w:rPrChange>
          </w:rPr>
          <w:t>OBX|19|NM|157916^MDC_TIME_PD_REMAIN^MDC|1.1.2.9|974|264352^MDC_DIM_MIN^MDC^min^min^UCUM|||||R</w:t>
        </w:r>
      </w:ins>
    </w:p>
    <w:p w14:paraId="62EEB8A9" w14:textId="77777777" w:rsidR="005C401E" w:rsidRPr="005C401E" w:rsidRDefault="005C401E" w:rsidP="005C401E">
      <w:pPr>
        <w:rPr>
          <w:ins w:id="3956" w:author="John Rhoads" w:date="2019-11-20T18:19:00Z"/>
          <w:rStyle w:val="ExampleInline"/>
          <w:rPrChange w:id="3957" w:author="John Rhoads" w:date="2019-11-20T18:22:00Z">
            <w:rPr>
              <w:ins w:id="3958" w:author="John Rhoads" w:date="2019-11-20T18:19:00Z"/>
              <w:rFonts w:ascii="Calibri" w:hAnsi="Calibri" w:cs="Calibri"/>
              <w:color w:val="000000"/>
              <w:sz w:val="22"/>
              <w:szCs w:val="22"/>
              <w:lang w:bidi="hi-IN"/>
            </w:rPr>
          </w:rPrChange>
        </w:rPr>
      </w:pPr>
      <w:ins w:id="3959" w:author="John Rhoads" w:date="2019-11-20T18:19:00Z">
        <w:r w:rsidRPr="005C401E">
          <w:rPr>
            <w:rStyle w:val="ExampleInline"/>
            <w:rPrChange w:id="3960" w:author="John Rhoads" w:date="2019-11-20T18:22:00Z">
              <w:rPr>
                <w:rFonts w:ascii="Calibri" w:hAnsi="Calibri" w:cs="Calibri"/>
                <w:color w:val="000000"/>
                <w:sz w:val="22"/>
                <w:szCs w:val="22"/>
                <w:lang w:bidi="hi-IN"/>
              </w:rPr>
            </w:rPrChange>
          </w:rPr>
          <w:t>OBX|20|ST|184514^MDC_DRUG_NAME_LABEL^MDC|1.1.2.10|Dopamine||||||R</w:t>
        </w:r>
      </w:ins>
    </w:p>
    <w:p w14:paraId="7B2F1963" w14:textId="77777777" w:rsidR="005C401E" w:rsidRPr="005C401E" w:rsidRDefault="005C401E" w:rsidP="005C401E">
      <w:pPr>
        <w:rPr>
          <w:ins w:id="3961" w:author="John Rhoads" w:date="2019-11-20T18:19:00Z"/>
          <w:rStyle w:val="ExampleInline"/>
          <w:rPrChange w:id="3962" w:author="John Rhoads" w:date="2019-11-20T18:22:00Z">
            <w:rPr>
              <w:ins w:id="3963" w:author="John Rhoads" w:date="2019-11-20T18:19:00Z"/>
              <w:rFonts w:ascii="Calibri" w:hAnsi="Calibri" w:cs="Calibri"/>
              <w:color w:val="000000"/>
              <w:sz w:val="22"/>
              <w:szCs w:val="22"/>
              <w:lang w:bidi="hi-IN"/>
            </w:rPr>
          </w:rPrChange>
        </w:rPr>
      </w:pPr>
      <w:ins w:id="3964" w:author="John Rhoads" w:date="2019-11-20T18:19:00Z">
        <w:r w:rsidRPr="005C401E">
          <w:rPr>
            <w:rStyle w:val="ExampleInline"/>
            <w:rPrChange w:id="3965" w:author="John Rhoads" w:date="2019-11-20T18:22:00Z">
              <w:rPr>
                <w:rFonts w:ascii="Calibri" w:hAnsi="Calibri" w:cs="Calibri"/>
                <w:color w:val="000000"/>
                <w:sz w:val="22"/>
                <w:szCs w:val="22"/>
                <w:lang w:bidi="hi-IN"/>
              </w:rPr>
            </w:rPrChange>
          </w:rPr>
          <w:lastRenderedPageBreak/>
          <w:t>OBX|21|NM|157760^MDC_CONC_DRUG^MDC|1.1.2.11|1.6|264306^MDC_DIM_MILLI_G_PER_ML^MDC^mg/mL^mg/mL^UCUM|||||R</w:t>
        </w:r>
      </w:ins>
    </w:p>
    <w:p w14:paraId="58EDDDAE" w14:textId="77777777" w:rsidR="005C401E" w:rsidRPr="005C401E" w:rsidRDefault="005C401E" w:rsidP="005C401E">
      <w:pPr>
        <w:rPr>
          <w:ins w:id="3966" w:author="John Rhoads" w:date="2019-11-20T18:19:00Z"/>
          <w:rStyle w:val="ExampleInline"/>
          <w:rPrChange w:id="3967" w:author="John Rhoads" w:date="2019-11-20T18:22:00Z">
            <w:rPr>
              <w:ins w:id="3968" w:author="John Rhoads" w:date="2019-11-20T18:19:00Z"/>
              <w:rFonts w:ascii="Calibri" w:hAnsi="Calibri" w:cs="Calibri"/>
              <w:color w:val="000000"/>
              <w:sz w:val="22"/>
              <w:szCs w:val="22"/>
              <w:lang w:bidi="hi-IN"/>
            </w:rPr>
          </w:rPrChange>
        </w:rPr>
      </w:pPr>
      <w:ins w:id="3969" w:author="John Rhoads" w:date="2019-11-20T18:19:00Z">
        <w:r w:rsidRPr="005C401E">
          <w:rPr>
            <w:rStyle w:val="ExampleInline"/>
            <w:rPrChange w:id="3970" w:author="John Rhoads" w:date="2019-11-20T18:22:00Z">
              <w:rPr>
                <w:rFonts w:ascii="Calibri" w:hAnsi="Calibri" w:cs="Calibri"/>
                <w:color w:val="000000"/>
                <w:sz w:val="22"/>
                <w:szCs w:val="22"/>
                <w:lang w:bidi="hi-IN"/>
              </w:rPr>
            </w:rPrChange>
          </w:rPr>
          <w:t>OBX|22|ST|184516^MDC_PUMP_DRUG_LIBRARY_CARE_AREA^MDC|1.1.2.12|Crit Care||||||R</w:t>
        </w:r>
      </w:ins>
    </w:p>
    <w:p w14:paraId="385E39A6" w14:textId="77777777" w:rsidR="005C401E" w:rsidRPr="005C401E" w:rsidRDefault="005C401E" w:rsidP="005C401E">
      <w:pPr>
        <w:rPr>
          <w:ins w:id="3971" w:author="John Rhoads" w:date="2019-11-20T18:19:00Z"/>
          <w:rStyle w:val="ExampleInline"/>
          <w:rPrChange w:id="3972" w:author="John Rhoads" w:date="2019-11-20T18:22:00Z">
            <w:rPr>
              <w:ins w:id="3973" w:author="John Rhoads" w:date="2019-11-20T18:19:00Z"/>
              <w:rFonts w:ascii="Calibri" w:hAnsi="Calibri" w:cs="Calibri"/>
              <w:color w:val="000000"/>
              <w:sz w:val="22"/>
              <w:szCs w:val="22"/>
              <w:lang w:bidi="hi-IN"/>
            </w:rPr>
          </w:rPrChange>
        </w:rPr>
      </w:pPr>
      <w:ins w:id="3974" w:author="John Rhoads" w:date="2019-11-20T18:19:00Z">
        <w:r w:rsidRPr="005C401E">
          <w:rPr>
            <w:rStyle w:val="ExampleInline"/>
            <w:rPrChange w:id="3975" w:author="John Rhoads" w:date="2019-11-20T18:22:00Z">
              <w:rPr>
                <w:rFonts w:ascii="Calibri" w:hAnsi="Calibri" w:cs="Calibri"/>
                <w:color w:val="000000"/>
                <w:sz w:val="22"/>
                <w:szCs w:val="22"/>
                <w:lang w:bidi="hi-IN"/>
              </w:rPr>
            </w:rPrChange>
          </w:rPr>
          <w:t>OBX|23|NM|68063^MDC_ATTR_PT_WEIGHT^MDC|1.1.2.13|82.0|263875^MDC_DIM_KILO_G^MDC^kg^kg^UCUM|||||R</w:t>
        </w:r>
      </w:ins>
    </w:p>
    <w:p w14:paraId="11D65C31" w14:textId="77777777" w:rsidR="005C401E" w:rsidRPr="005C401E" w:rsidRDefault="005C401E" w:rsidP="005C401E">
      <w:pPr>
        <w:rPr>
          <w:ins w:id="3976" w:author="John Rhoads" w:date="2019-11-20T18:19:00Z"/>
          <w:rFonts w:ascii="Calibri" w:hAnsi="Calibri" w:cs="Calibri"/>
          <w:color w:val="000000"/>
          <w:sz w:val="22"/>
          <w:szCs w:val="22"/>
          <w:lang w:bidi="hi-IN"/>
        </w:rPr>
      </w:pPr>
      <w:ins w:id="3977" w:author="John Rhoads" w:date="2019-11-20T18:19:00Z">
        <w:r w:rsidRPr="005C401E">
          <w:rPr>
            <w:rFonts w:ascii="Calibri" w:hAnsi="Calibri" w:cs="Calibri"/>
            <w:color w:val="000000"/>
            <w:sz w:val="22"/>
            <w:szCs w:val="22"/>
            <w:lang w:bidi="hi-IN"/>
          </w:rPr>
          <w:t> </w:t>
        </w:r>
      </w:ins>
    </w:p>
    <w:p w14:paraId="679B70D5" w14:textId="77777777" w:rsidR="005C401E" w:rsidRPr="005C401E" w:rsidRDefault="005C401E" w:rsidP="005C401E">
      <w:pPr>
        <w:rPr>
          <w:ins w:id="3978" w:author="John Rhoads" w:date="2019-11-20T18:19:00Z"/>
          <w:rFonts w:ascii="Calibri" w:hAnsi="Calibri" w:cs="Calibri"/>
          <w:color w:val="000000"/>
          <w:sz w:val="22"/>
          <w:szCs w:val="22"/>
          <w:lang w:bidi="hi-IN"/>
        </w:rPr>
      </w:pPr>
      <w:ins w:id="3979" w:author="John Rhoads" w:date="2019-11-20T18:19:00Z">
        <w:r w:rsidRPr="005C401E">
          <w:rPr>
            <w:rFonts w:ascii="Calibri" w:hAnsi="Calibri" w:cs="Calibri"/>
            <w:color w:val="000000"/>
            <w:sz w:val="22"/>
            <w:szCs w:val="22"/>
            <w:lang w:bidi="hi-IN"/>
          </w:rPr>
          <w:t> </w:t>
        </w:r>
      </w:ins>
    </w:p>
    <w:p w14:paraId="26861984" w14:textId="20DF72FC"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80" w:author="John Rhoads" w:date="2019-11-20T18:19:00Z"/>
          <w:rFonts w:ascii="Arial Narrow" w:hAnsi="Arial Narrow"/>
          <w:sz w:val="18"/>
          <w:szCs w:val="18"/>
        </w:rPr>
      </w:pPr>
      <w:del w:id="3981" w:author="John Rhoads" w:date="2019-11-20T18:19:00Z">
        <w:r w:rsidRPr="00621E63" w:rsidDel="005C401E">
          <w:rPr>
            <w:rFonts w:ascii="Arial Narrow" w:hAnsi="Arial Narrow"/>
            <w:sz w:val="18"/>
            <w:szCs w:val="18"/>
          </w:rPr>
          <w:delText>MSH|^~\&amp;|PAT_DEVICE_PUMPVENDOR^9999990000000000^EUI-64|PUMPVENDOR|DOC_VENDOR|DOC_VENDOR|20151015132107-0500||ORU^R42^ORU_R01|6358051206735492253|P|2.6|||AL|NE||ASCII|en^English^ISO639||IHE_PCD_010^IHE PCD^ 1.3.6.1.4.1.19376.1.6.4.10^ISO</w:delText>
        </w:r>
      </w:del>
    </w:p>
    <w:p w14:paraId="018DAF4E" w14:textId="374AE94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82" w:author="John Rhoads" w:date="2019-11-20T18:19:00Z"/>
          <w:rFonts w:ascii="Arial Narrow" w:hAnsi="Arial Narrow"/>
          <w:sz w:val="18"/>
          <w:szCs w:val="18"/>
        </w:rPr>
      </w:pPr>
      <w:del w:id="3983" w:author="John Rhoads" w:date="2019-11-20T18:19:00Z">
        <w:r w:rsidRPr="00621E63" w:rsidDel="005C401E">
          <w:rPr>
            <w:rFonts w:ascii="Arial Narrow" w:hAnsi="Arial Narrow"/>
            <w:sz w:val="18"/>
            <w:szCs w:val="18"/>
          </w:rPr>
          <w:delText>PID|||HO2009002^^^IHE^PI||Hon^Charles^^^^^L|Brooks^^^^^^L|19610201000000-0600|M|||||||||||||||||||||||N</w:delText>
        </w:r>
      </w:del>
    </w:p>
    <w:p w14:paraId="338AE85A" w14:textId="4FE3A6A0"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84" w:author="John Rhoads" w:date="2019-11-20T18:19:00Z"/>
          <w:rFonts w:ascii="Arial Narrow" w:hAnsi="Arial Narrow"/>
          <w:sz w:val="18"/>
          <w:szCs w:val="18"/>
        </w:rPr>
      </w:pPr>
      <w:del w:id="3985" w:author="John Rhoads" w:date="2019-11-20T18:19:00Z">
        <w:r w:rsidRPr="00621E63" w:rsidDel="005C401E">
          <w:rPr>
            <w:rFonts w:ascii="Arial Narrow" w:hAnsi="Arial Narrow"/>
            <w:sz w:val="18"/>
            <w:szCs w:val="18"/>
          </w:rPr>
          <w:delText>PV1||I|3 West ICU^3002^1</w:delText>
        </w:r>
      </w:del>
    </w:p>
    <w:p w14:paraId="73009431" w14:textId="152CC70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86" w:author="John Rhoads" w:date="2019-11-20T18:19:00Z"/>
          <w:rFonts w:ascii="Arial Narrow" w:hAnsi="Arial Narrow"/>
          <w:sz w:val="18"/>
          <w:szCs w:val="18"/>
        </w:rPr>
      </w:pPr>
      <w:del w:id="3987" w:author="John Rhoads" w:date="2019-11-20T18:19:00Z">
        <w:r w:rsidRPr="00621E63" w:rsidDel="005C401E">
          <w:rPr>
            <w:rFonts w:ascii="Arial Narrow" w:hAnsi="Arial Narrow"/>
            <w:sz w:val="18"/>
            <w:szCs w:val="18"/>
          </w:rPr>
          <w:delText>OBR|1|AB12345^PCD-03|CD12345^HL7^ACDE48234567ABCD^EUI-64|2222^Dopamine|||20151015132106-0500</w:delText>
        </w:r>
      </w:del>
    </w:p>
    <w:p w14:paraId="78421CC9" w14:textId="71DBF95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88" w:author="John Rhoads" w:date="2019-11-20T18:19:00Z"/>
          <w:rFonts w:ascii="Arial Narrow" w:hAnsi="Arial Narrow"/>
          <w:sz w:val="18"/>
          <w:szCs w:val="18"/>
        </w:rPr>
      </w:pPr>
      <w:del w:id="3989" w:author="John Rhoads" w:date="2019-11-20T18:19:00Z">
        <w:r w:rsidRPr="00621E63" w:rsidDel="005C401E">
          <w:rPr>
            <w:rFonts w:ascii="Arial Narrow" w:hAnsi="Arial Narrow"/>
            <w:sz w:val="18"/>
            <w:szCs w:val="18"/>
          </w:rPr>
          <w:delText>OBX|1||70049^MDC_DEV_PUMP_INFUS_LVP_MDS^MDC|1.0.0.0|||||||X|||||N0002||E0002^^0012210000000000^EUI-64</w:delText>
        </w:r>
      </w:del>
    </w:p>
    <w:p w14:paraId="1B5752B8" w14:textId="1EF92F03"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90" w:author="John Rhoads" w:date="2019-11-20T18:19:00Z"/>
          <w:rFonts w:ascii="Arial Narrow" w:hAnsi="Arial Narrow"/>
          <w:sz w:val="18"/>
          <w:szCs w:val="18"/>
        </w:rPr>
      </w:pPr>
      <w:del w:id="3991" w:author="John Rhoads" w:date="2019-11-20T18:19:00Z">
        <w:r w:rsidRPr="00621E63" w:rsidDel="005C401E">
          <w:rPr>
            <w:rFonts w:ascii="Arial Narrow" w:hAnsi="Arial Narrow"/>
            <w:sz w:val="18"/>
            <w:szCs w:val="18"/>
          </w:rPr>
          <w:delText>OBX|2|ST|184517^MDC_PUMP_DRUG_LIBRARY_VERSION^MDC|1.0.0.1|DL1||||||R</w:delText>
        </w:r>
      </w:del>
    </w:p>
    <w:p w14:paraId="000D0E87" w14:textId="3EE02A9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92" w:author="John Rhoads" w:date="2019-11-20T18:19:00Z"/>
          <w:rFonts w:ascii="Arial Narrow" w:hAnsi="Arial Narrow"/>
          <w:sz w:val="18"/>
          <w:szCs w:val="18"/>
        </w:rPr>
      </w:pPr>
      <w:del w:id="3993" w:author="John Rhoads" w:date="2019-11-20T18:19:00Z">
        <w:r w:rsidRPr="00621E63" w:rsidDel="005C401E">
          <w:rPr>
            <w:rFonts w:ascii="Arial Narrow" w:hAnsi="Arial Narrow"/>
            <w:sz w:val="18"/>
            <w:szCs w:val="18"/>
          </w:rPr>
          <w:delText>OBX|3|CWE|0^MDC_ATTR_EVT_COND^MDC|1.0.0.2|197288^MDC_EVT_PUMP_DELIV_START^MDC||||||R</w:delText>
        </w:r>
      </w:del>
    </w:p>
    <w:p w14:paraId="0FF2EE91" w14:textId="38CE997B"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94" w:author="John Rhoads" w:date="2019-11-20T18:19:00Z"/>
          <w:rFonts w:ascii="Arial Narrow" w:hAnsi="Arial Narrow"/>
          <w:sz w:val="18"/>
          <w:szCs w:val="18"/>
        </w:rPr>
      </w:pPr>
      <w:del w:id="3995" w:author="John Rhoads" w:date="2019-11-20T18:19:00Z">
        <w:r w:rsidRPr="00621E63" w:rsidDel="005C401E">
          <w:rPr>
            <w:rFonts w:ascii="Arial Narrow" w:hAnsi="Arial Narrow"/>
            <w:sz w:val="18"/>
            <w:szCs w:val="18"/>
          </w:rPr>
          <w:delText>OBX|4|ST|0^MDC_ATTR_EVT_SOURCE^MDC|1.0.0.3|1.1.2.0||||||R</w:delText>
        </w:r>
      </w:del>
    </w:p>
    <w:p w14:paraId="75B6F9E1" w14:textId="68E2C71E"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96" w:author="John Rhoads" w:date="2019-11-20T18:19:00Z"/>
          <w:rFonts w:ascii="Arial Narrow" w:hAnsi="Arial Narrow"/>
          <w:sz w:val="18"/>
          <w:szCs w:val="18"/>
        </w:rPr>
      </w:pPr>
      <w:del w:id="3997" w:author="John Rhoads" w:date="2019-11-20T18:19:00Z">
        <w:r w:rsidRPr="00621E63" w:rsidDel="005C401E">
          <w:rPr>
            <w:rFonts w:ascii="Arial Narrow" w:hAnsi="Arial Narrow"/>
            <w:sz w:val="18"/>
            <w:szCs w:val="18"/>
          </w:rPr>
          <w:delText>OBX|5||70050^MDC_DEV_PUMP_INFUS_LVP_VMD^MDC|1.1.0.0|||||||X</w:delText>
        </w:r>
      </w:del>
    </w:p>
    <w:p w14:paraId="079D25FF" w14:textId="5EFDB60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998" w:author="John Rhoads" w:date="2019-11-20T18:19:00Z"/>
          <w:rFonts w:ascii="Arial Narrow" w:hAnsi="Arial Narrow"/>
          <w:sz w:val="18"/>
          <w:szCs w:val="18"/>
        </w:rPr>
      </w:pPr>
      <w:del w:id="3999" w:author="John Rhoads" w:date="2019-11-20T18:19:00Z">
        <w:r w:rsidRPr="00621E63" w:rsidDel="005C401E">
          <w:rPr>
            <w:rFonts w:ascii="Arial Narrow" w:hAnsi="Arial Narrow"/>
            <w:sz w:val="18"/>
            <w:szCs w:val="18"/>
          </w:rPr>
          <w:delText>OBX|6||0^MDC_DEV_PUMP_DELIVERY_INFO^MDC|1.1.1.0|||||||X</w:delText>
        </w:r>
      </w:del>
    </w:p>
    <w:p w14:paraId="32C74F46" w14:textId="22FC9298"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00" w:author="John Rhoads" w:date="2019-11-20T18:19:00Z"/>
          <w:rFonts w:ascii="Arial Narrow" w:hAnsi="Arial Narrow"/>
          <w:sz w:val="18"/>
          <w:szCs w:val="18"/>
        </w:rPr>
      </w:pPr>
      <w:del w:id="4001" w:author="John Rhoads" w:date="2019-11-20T18:19:00Z">
        <w:r w:rsidRPr="00621E63" w:rsidDel="005C401E">
          <w:rPr>
            <w:rFonts w:ascii="Arial Narrow" w:hAnsi="Arial Narrow"/>
            <w:sz w:val="18"/>
            <w:szCs w:val="18"/>
          </w:rPr>
          <w:delText>OBX|7|CWE|184519^MDC_PUMP_INFUSING_STATUS^MDC|1.1.1.1|^pump-status-infusing||||||R</w:delText>
        </w:r>
      </w:del>
    </w:p>
    <w:p w14:paraId="23390DA4" w14:textId="4E9087C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02" w:author="John Rhoads" w:date="2019-11-20T18:19:00Z"/>
          <w:rFonts w:ascii="Arial Narrow" w:hAnsi="Arial Narrow"/>
          <w:sz w:val="18"/>
          <w:szCs w:val="18"/>
        </w:rPr>
      </w:pPr>
      <w:del w:id="4003" w:author="John Rhoads" w:date="2019-11-20T18:19:00Z">
        <w:r w:rsidRPr="00621E63" w:rsidDel="005C401E">
          <w:rPr>
            <w:rFonts w:ascii="Arial Narrow" w:hAnsi="Arial Narrow"/>
            <w:sz w:val="18"/>
            <w:szCs w:val="18"/>
          </w:rPr>
          <w:delText>OBX|8|NM|0^MDC_FLOW_FLUID_PUMP_CURRENT^MDC|1.1.1.2|15.4|265266^MDC_DIM_MILLI_L_PER_HR^MDC^mL/h^mL/h^UCUM|||||R</w:delText>
        </w:r>
      </w:del>
    </w:p>
    <w:p w14:paraId="5ECD24EB" w14:textId="19B54D09"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04" w:author="John Rhoads" w:date="2019-11-20T18:19:00Z"/>
          <w:rFonts w:ascii="Arial Narrow" w:hAnsi="Arial Narrow"/>
          <w:sz w:val="18"/>
          <w:szCs w:val="18"/>
        </w:rPr>
      </w:pPr>
      <w:del w:id="4005" w:author="John Rhoads" w:date="2019-11-20T18:19:00Z">
        <w:r w:rsidRPr="00621E63" w:rsidDel="005C401E">
          <w:rPr>
            <w:rFonts w:ascii="Arial Narrow" w:hAnsi="Arial Narrow"/>
            <w:sz w:val="18"/>
            <w:szCs w:val="18"/>
          </w:rPr>
          <w:delText>OBX|9|CWE|0^MDC_DEV_PUMP_ACTIVE_SOURCES^MDC|1.1.1.3|^pump-source-info-primary||||||R</w:delText>
        </w:r>
      </w:del>
    </w:p>
    <w:p w14:paraId="7F0E2B20" w14:textId="0499BB6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06" w:author="John Rhoads" w:date="2019-11-20T18:19:00Z"/>
          <w:rFonts w:ascii="Arial Narrow" w:hAnsi="Arial Narrow"/>
          <w:sz w:val="18"/>
          <w:szCs w:val="18"/>
        </w:rPr>
      </w:pPr>
      <w:del w:id="4007" w:author="John Rhoads" w:date="2019-11-20T18:19:00Z">
        <w:r w:rsidRPr="00621E63" w:rsidDel="005C401E">
          <w:rPr>
            <w:rFonts w:ascii="Arial Narrow" w:hAnsi="Arial Narrow"/>
            <w:sz w:val="18"/>
            <w:szCs w:val="18"/>
          </w:rPr>
          <w:delText>OBX|10||0^MDC_DEV_PUMP_INFUSATE_SOURCE_PRIMARY^MDC|1.1.2.0|||||||X</w:delText>
        </w:r>
      </w:del>
    </w:p>
    <w:p w14:paraId="5D997012" w14:textId="18B6C02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08" w:author="John Rhoads" w:date="2019-11-20T18:19:00Z"/>
          <w:rFonts w:ascii="Arial Narrow" w:hAnsi="Arial Narrow"/>
          <w:sz w:val="18"/>
          <w:szCs w:val="18"/>
        </w:rPr>
      </w:pPr>
      <w:del w:id="4009" w:author="John Rhoads" w:date="2019-11-20T18:19:00Z">
        <w:r w:rsidRPr="00621E63" w:rsidDel="005C401E">
          <w:rPr>
            <w:rFonts w:ascii="Arial Narrow" w:hAnsi="Arial Narrow"/>
            <w:sz w:val="18"/>
            <w:szCs w:val="18"/>
          </w:rPr>
          <w:delText>OBX|11|CWE|0^MDC_DEV_PUMP_CURRENT_DELIVERY_STATUS^MDC|1.1.2.1|^pump-delivery-status-delivering||||||R</w:delText>
        </w:r>
      </w:del>
    </w:p>
    <w:p w14:paraId="626D4FB5" w14:textId="35F63CF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10" w:author="John Rhoads" w:date="2019-11-20T18:19:00Z"/>
          <w:rFonts w:ascii="Arial Narrow" w:hAnsi="Arial Narrow"/>
          <w:sz w:val="18"/>
          <w:szCs w:val="18"/>
        </w:rPr>
      </w:pPr>
      <w:del w:id="4011" w:author="John Rhoads" w:date="2019-11-20T18:19:00Z">
        <w:r w:rsidRPr="00621E63" w:rsidDel="005C401E">
          <w:rPr>
            <w:rFonts w:ascii="Arial Narrow" w:hAnsi="Arial Narrow"/>
            <w:sz w:val="18"/>
            <w:szCs w:val="18"/>
          </w:rPr>
          <w:delText>OBX|12|CWE|0^MDC_DEV_PUMP_PROGRAM_DELIVERY_MODE^MDC|1.1.2.2|^pump-program-delivery-mode-continuous||||||R</w:delText>
        </w:r>
      </w:del>
    </w:p>
    <w:p w14:paraId="1697C58C" w14:textId="4540AFDB"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12" w:author="John Rhoads" w:date="2019-11-20T18:19:00Z"/>
          <w:rFonts w:ascii="Arial Narrow" w:hAnsi="Arial Narrow"/>
          <w:sz w:val="18"/>
          <w:szCs w:val="18"/>
        </w:rPr>
      </w:pPr>
      <w:del w:id="4013" w:author="John Rhoads" w:date="2019-11-20T18:19:00Z">
        <w:r w:rsidRPr="00621E63" w:rsidDel="005C401E">
          <w:rPr>
            <w:rFonts w:ascii="Arial Narrow" w:hAnsi="Arial Narrow"/>
            <w:sz w:val="18"/>
            <w:szCs w:val="18"/>
          </w:rPr>
          <w:delText>OBX|13|ST|0^MDC_DEV_PUMP_SOURCE_CHANNEL_LABEL^MDC|1.1.2.3|Primary||||||R</w:delText>
        </w:r>
      </w:del>
    </w:p>
    <w:p w14:paraId="578249D3" w14:textId="5DA7361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14" w:author="John Rhoads" w:date="2019-11-20T18:19:00Z"/>
          <w:rFonts w:ascii="Arial Narrow" w:hAnsi="Arial Narrow"/>
          <w:sz w:val="18"/>
          <w:szCs w:val="18"/>
        </w:rPr>
      </w:pPr>
      <w:del w:id="4015" w:author="John Rhoads" w:date="2019-11-20T18:19:00Z">
        <w:r w:rsidRPr="00621E63" w:rsidDel="005C401E">
          <w:rPr>
            <w:rFonts w:ascii="Arial Narrow" w:hAnsi="Arial Narrow"/>
            <w:sz w:val="18"/>
            <w:szCs w:val="18"/>
          </w:rPr>
          <w:delText>OBX|14|NM|157784^MDC_FLOW_FLUID_PUMP^MDC|1.1.2.4|15.4|265266^MDC_DIM_MILLI_L_PER_HR^MDC^mL/h^mL/h^UCUM|||||R</w:delText>
        </w:r>
      </w:del>
    </w:p>
    <w:p w14:paraId="3C5705CF" w14:textId="12C7EF19"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16" w:author="John Rhoads" w:date="2019-11-20T18:19:00Z"/>
          <w:rFonts w:ascii="Arial Narrow" w:hAnsi="Arial Narrow"/>
          <w:sz w:val="18"/>
          <w:szCs w:val="18"/>
        </w:rPr>
      </w:pPr>
      <w:del w:id="4017" w:author="John Rhoads" w:date="2019-11-20T18:19:00Z">
        <w:r w:rsidRPr="00621E63" w:rsidDel="005C401E">
          <w:rPr>
            <w:rFonts w:ascii="Arial Narrow" w:hAnsi="Arial Narrow"/>
            <w:sz w:val="18"/>
            <w:szCs w:val="18"/>
          </w:rPr>
          <w:delText>OBX|15|NM|157924^MDC_RATE_DOSE^MDC|1.1.2.5|5.00|265619^MDC_DIM_MICRO_G_PER_KG_PER_MIN^MDC^ug/kg/min^ug/kg/min^UCUM|||||R</w:delText>
        </w:r>
      </w:del>
    </w:p>
    <w:p w14:paraId="7186AE16" w14:textId="1B2C5D3D"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18" w:author="John Rhoads" w:date="2019-11-20T18:19:00Z"/>
          <w:rFonts w:ascii="Arial Narrow" w:hAnsi="Arial Narrow"/>
          <w:sz w:val="18"/>
          <w:szCs w:val="18"/>
        </w:rPr>
      </w:pPr>
      <w:del w:id="4019" w:author="John Rhoads" w:date="2019-11-20T18:19:00Z">
        <w:r w:rsidRPr="00621E63" w:rsidDel="005C401E">
          <w:rPr>
            <w:rFonts w:ascii="Arial Narrow" w:hAnsi="Arial Narrow"/>
            <w:sz w:val="18"/>
            <w:szCs w:val="18"/>
          </w:rPr>
          <w:delText>OBX|16|NM|157884^MDC_VOL_FLUID_TBI^MDC|1.1.2.6|250.0|263762^MDC_DIM_MILLI_L^MDC^mL^mL^UCUM|||||R</w:delText>
        </w:r>
      </w:del>
    </w:p>
    <w:p w14:paraId="56D184AB" w14:textId="1001A7C2"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20" w:author="John Rhoads" w:date="2019-11-20T18:19:00Z"/>
          <w:rFonts w:ascii="Arial Narrow" w:hAnsi="Arial Narrow"/>
          <w:sz w:val="18"/>
          <w:szCs w:val="18"/>
        </w:rPr>
      </w:pPr>
      <w:del w:id="4021" w:author="John Rhoads" w:date="2019-11-20T18:19:00Z">
        <w:r w:rsidRPr="00621E63" w:rsidDel="005C401E">
          <w:rPr>
            <w:rFonts w:ascii="Arial Narrow" w:hAnsi="Arial Narrow"/>
            <w:sz w:val="18"/>
            <w:szCs w:val="18"/>
          </w:rPr>
          <w:delText>OBX|17|NM|157993^MDC_VOL_FLUID_DELIV_TOTAL^MDC|1.1.2.7|0.0|263762^MDC_DIM_MILLI_L^MDC^mL^mL^UCUM|||||R</w:delText>
        </w:r>
      </w:del>
    </w:p>
    <w:p w14:paraId="3EDB6592" w14:textId="0F724F78"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22" w:author="John Rhoads" w:date="2019-11-20T18:19:00Z"/>
          <w:rFonts w:ascii="Arial Narrow" w:hAnsi="Arial Narrow"/>
          <w:sz w:val="18"/>
          <w:szCs w:val="18"/>
        </w:rPr>
      </w:pPr>
      <w:del w:id="4023" w:author="John Rhoads" w:date="2019-11-20T18:19:00Z">
        <w:r w:rsidRPr="00621E63" w:rsidDel="005C401E">
          <w:rPr>
            <w:rFonts w:ascii="Arial Narrow" w:hAnsi="Arial Narrow"/>
            <w:sz w:val="18"/>
            <w:szCs w:val="18"/>
          </w:rPr>
          <w:delText>OBX|18|NM|157872^MDC_VOL_FLUID_TBI_REMAIN^MDC|1.1.2.8|250.0|263762^MDC_DIM_MILLI_L^MDC^mL^mL^UCUM|||||R</w:delText>
        </w:r>
      </w:del>
    </w:p>
    <w:p w14:paraId="01D45687" w14:textId="2F5F7A0C"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24" w:author="John Rhoads" w:date="2019-11-20T18:19:00Z"/>
          <w:rFonts w:ascii="Arial Narrow" w:hAnsi="Arial Narrow"/>
          <w:sz w:val="18"/>
          <w:szCs w:val="18"/>
        </w:rPr>
      </w:pPr>
      <w:del w:id="4025" w:author="John Rhoads" w:date="2019-11-20T18:19:00Z">
        <w:r w:rsidRPr="00621E63" w:rsidDel="005C401E">
          <w:rPr>
            <w:rFonts w:ascii="Arial Narrow" w:hAnsi="Arial Narrow"/>
            <w:sz w:val="18"/>
            <w:szCs w:val="18"/>
          </w:rPr>
          <w:delText>OBX|19|NM|157916^MDC_TIME_PD_REMAIN^MDC|1.1.2.9|974|264352^MDC_DIM_MIN^MDC^min^min^UCUM|||||R</w:delText>
        </w:r>
      </w:del>
    </w:p>
    <w:p w14:paraId="4A082D45" w14:textId="7CD9F4D3"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26" w:author="John Rhoads" w:date="2019-11-20T18:19:00Z"/>
          <w:rFonts w:ascii="Arial Narrow" w:hAnsi="Arial Narrow"/>
          <w:sz w:val="18"/>
          <w:szCs w:val="18"/>
        </w:rPr>
      </w:pPr>
      <w:del w:id="4027" w:author="John Rhoads" w:date="2019-11-20T18:19:00Z">
        <w:r w:rsidRPr="00621E63" w:rsidDel="005C401E">
          <w:rPr>
            <w:rFonts w:ascii="Arial Narrow" w:hAnsi="Arial Narrow"/>
            <w:sz w:val="18"/>
            <w:szCs w:val="18"/>
          </w:rPr>
          <w:delText>OBX|20|ST|184514^MDC_DRUG_NAME_LABEL^MDC|1.1.2.10|Dopamine||||||R</w:delText>
        </w:r>
      </w:del>
    </w:p>
    <w:p w14:paraId="36BD7AB3" w14:textId="13E276EA"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28" w:author="John Rhoads" w:date="2019-11-20T18:19:00Z"/>
          <w:rFonts w:ascii="Arial Narrow" w:hAnsi="Arial Narrow"/>
          <w:sz w:val="18"/>
          <w:szCs w:val="18"/>
        </w:rPr>
      </w:pPr>
      <w:del w:id="4029" w:author="John Rhoads" w:date="2019-11-20T18:19:00Z">
        <w:r w:rsidRPr="00621E63" w:rsidDel="005C401E">
          <w:rPr>
            <w:rFonts w:ascii="Arial Narrow" w:hAnsi="Arial Narrow"/>
            <w:sz w:val="18"/>
            <w:szCs w:val="18"/>
          </w:rPr>
          <w:delText>OBX|21|NM|157760^MDC_CONC_DRUG^MDC|1.1.2.11|1.6|264306^MDC_DIM_MILLI_G_PER_ML^MDC^mg/mL^mg/mL^UCUM|||||R</w:delText>
        </w:r>
      </w:del>
    </w:p>
    <w:p w14:paraId="1E18EC36" w14:textId="71F8B357"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30" w:author="John Rhoads" w:date="2019-11-20T18:19:00Z"/>
          <w:rFonts w:ascii="Arial Narrow" w:hAnsi="Arial Narrow"/>
          <w:sz w:val="18"/>
          <w:szCs w:val="18"/>
        </w:rPr>
      </w:pPr>
      <w:del w:id="4031" w:author="John Rhoads" w:date="2019-11-20T18:19:00Z">
        <w:r w:rsidRPr="00621E63" w:rsidDel="005C401E">
          <w:rPr>
            <w:rFonts w:ascii="Arial Narrow" w:hAnsi="Arial Narrow"/>
            <w:sz w:val="18"/>
            <w:szCs w:val="18"/>
          </w:rPr>
          <w:delText>OBX|22|ST|184516^MDC_PUMP_DRUG_LIBRARY_CARE_AREA^MDC|1.1.2.12|Crit Care||||||R</w:delText>
        </w:r>
      </w:del>
    </w:p>
    <w:p w14:paraId="3D2A9C86" w14:textId="7468BDB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4032" w:author="John Rhoads" w:date="2019-11-20T18:19:00Z"/>
          <w:rFonts w:ascii="Arial Narrow" w:hAnsi="Arial Narrow"/>
          <w:sz w:val="18"/>
          <w:szCs w:val="18"/>
        </w:rPr>
      </w:pPr>
      <w:del w:id="4033" w:author="John Rhoads" w:date="2019-11-20T18:19:00Z">
        <w:r w:rsidRPr="00621E63" w:rsidDel="005C401E">
          <w:rPr>
            <w:rFonts w:ascii="Arial Narrow" w:hAnsi="Arial Narrow"/>
            <w:sz w:val="18"/>
            <w:szCs w:val="18"/>
          </w:rPr>
          <w:delText>OBX|23|NM|68063^MDC_ATTR_PT_WEIGHT^MDC|1.1.2.13|82.0|263875^MDC_DIM_KILO_G^MDC^kg^kg^UCUM|||||R</w:delText>
        </w:r>
      </w:del>
    </w:p>
    <w:p w14:paraId="46418874" w14:textId="77777777" w:rsidR="00B11855" w:rsidRPr="00621E63" w:rsidRDefault="003D003E" w:rsidP="00123C7B">
      <w:pPr>
        <w:pStyle w:val="Glossary"/>
        <w:rPr>
          <w:noProof w:val="0"/>
        </w:rPr>
      </w:pPr>
      <w:bookmarkStart w:id="4034" w:name="_Toc24650600"/>
      <w:r w:rsidRPr="00621E63">
        <w:rPr>
          <w:noProof w:val="0"/>
        </w:rPr>
        <w:lastRenderedPageBreak/>
        <w:t>Glossary</w:t>
      </w:r>
      <w:bookmarkEnd w:id="3245"/>
      <w:bookmarkEnd w:id="3246"/>
      <w:bookmarkEnd w:id="4034"/>
      <w:r w:rsidRPr="00621E63">
        <w:rPr>
          <w:noProof w:val="0"/>
        </w:rPr>
        <w:t xml:space="preserve"> </w:t>
      </w:r>
    </w:p>
    <w:p w14:paraId="23174AAD" w14:textId="77777777" w:rsidR="00800492" w:rsidRPr="00621E63" w:rsidRDefault="00800492" w:rsidP="00800492">
      <w:pPr>
        <w:pStyle w:val="BodyText"/>
        <w:rPr>
          <w:ins w:id="4035" w:author="Mary Jungers" w:date="2019-11-13T18:54:00Z"/>
        </w:rPr>
      </w:pPr>
      <w:bookmarkStart w:id="4036" w:name="OLE_LINK5"/>
      <w:ins w:id="4037" w:author="Mary Jungers" w:date="2019-11-13T18:54:00Z">
        <w:r w:rsidRPr="00621E63">
          <w:t xml:space="preserve">The IHE Glossary, an appendix to the </w:t>
        </w:r>
        <w:r w:rsidRPr="00621E63">
          <w:rPr>
            <w:i/>
          </w:rPr>
          <w:t>IHE Technical Frameworks General Introduction</w:t>
        </w:r>
        <w:r w:rsidRPr="00621E63">
          <w:t xml:space="preserve">, can be found </w:t>
        </w:r>
        <w:r w:rsidRPr="00621E63">
          <w:fldChar w:fldCharType="begin"/>
        </w:r>
        <w:r w:rsidRPr="00621E63">
          <w:instrText xml:space="preserve"> HYPERLINK "http://ihe.net/Technical_Frameworks/" \l "GenIntro" </w:instrText>
        </w:r>
        <w:r w:rsidRPr="00621E63">
          <w:fldChar w:fldCharType="separate"/>
        </w:r>
        <w:r w:rsidRPr="00621E63">
          <w:rPr>
            <w:rStyle w:val="Hyperlink"/>
          </w:rPr>
          <w:t>here</w:t>
        </w:r>
        <w:r w:rsidRPr="00621E63">
          <w:rPr>
            <w:rStyle w:val="Hyperlink"/>
          </w:rPr>
          <w:fldChar w:fldCharType="end"/>
        </w:r>
        <w:r w:rsidRPr="00621E63">
          <w:t>.</w:t>
        </w:r>
        <w:bookmarkEnd w:id="4036"/>
      </w:ins>
    </w:p>
    <w:p w14:paraId="5B1C9EBC" w14:textId="79007F0F" w:rsidR="00B11855" w:rsidRPr="00621E63" w:rsidRDefault="003D003E" w:rsidP="00800492">
      <w:pPr>
        <w:pStyle w:val="BodyText"/>
        <w:rPr>
          <w:highlight w:val="yellow"/>
        </w:rPr>
      </w:pPr>
      <w:del w:id="4038" w:author="Mary Jungers" w:date="2019-11-13T18:54:00Z">
        <w:r w:rsidRPr="00621E63" w:rsidDel="00800492">
          <w:delText xml:space="preserve">The Glossary can be found as an appendix to the </w:delText>
        </w:r>
        <w:r w:rsidR="008E1C27" w:rsidRPr="00621E63" w:rsidDel="00800492">
          <w:fldChar w:fldCharType="begin"/>
        </w:r>
        <w:r w:rsidR="008E1C27" w:rsidRPr="00621E63" w:rsidDel="00800492">
          <w:delInstrText xml:space="preserve"> HYPERLINK "https://www.ihe.net/resources/technical_frameworks/" \l "GenIntro" </w:delInstrText>
        </w:r>
        <w:r w:rsidR="008E1C27" w:rsidRPr="00621E63" w:rsidDel="00800492">
          <w:fldChar w:fldCharType="separate"/>
        </w:r>
        <w:r w:rsidR="005F2DA6" w:rsidRPr="00621E63" w:rsidDel="00800492">
          <w:rPr>
            <w:rStyle w:val="Hyperlink"/>
          </w:rPr>
          <w:delText>IHE Technical Frameworks General Introduction</w:delText>
        </w:r>
        <w:r w:rsidR="008E1C27" w:rsidRPr="00621E63" w:rsidDel="00800492">
          <w:rPr>
            <w:rStyle w:val="Hyperlink"/>
          </w:rPr>
          <w:fldChar w:fldCharType="end"/>
        </w:r>
        <w:r w:rsidRPr="00621E63" w:rsidDel="00800492">
          <w:delText>.</w:delText>
        </w:r>
      </w:del>
    </w:p>
    <w:sectPr w:rsidR="00B11855" w:rsidRPr="00621E63" w:rsidSect="002E782A">
      <w:headerReference w:type="default" r:id="rId84"/>
      <w:footerReference w:type="default" r:id="rId85"/>
      <w:footerReference w:type="first" r:id="rId86"/>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23" w:author="Mary Jungers" w:date="2019-11-14T10:34:00Z" w:initials="MJ">
    <w:p w14:paraId="3BAE27D8" w14:textId="05DBCC95" w:rsidR="00027B16" w:rsidRDefault="00027B16">
      <w:pPr>
        <w:pStyle w:val="CommentText"/>
      </w:pPr>
      <w:r>
        <w:rPr>
          <w:rStyle w:val="CommentReference"/>
        </w:rPr>
        <w:annotationRef/>
      </w:r>
      <w:r>
        <w:t>What Appendix letter is this? Thanks.</w:t>
      </w:r>
    </w:p>
  </w:comment>
  <w:comment w:id="2324" w:author="John Rhoads [2]" w:date="2019-11-24T20:08:00Z" w:initials="JR">
    <w:p w14:paraId="0BFB4B8A" w14:textId="59805BA3" w:rsidR="00027B16" w:rsidRDefault="00027B16">
      <w:pPr>
        <w:pStyle w:val="CommentText"/>
      </w:pPr>
      <w:r>
        <w:rPr>
          <w:rStyle w:val="CommentReference"/>
        </w:rPr>
        <w:annotationRef/>
      </w:r>
      <w:r>
        <w:t>Appendix C.9</w:t>
      </w:r>
    </w:p>
  </w:comment>
  <w:comment w:id="2325" w:author="Mary Jungers" w:date="2019-11-14T10:35:00Z" w:initials="MJ">
    <w:p w14:paraId="79F0EFE5" w14:textId="3377BB11" w:rsidR="00027B16" w:rsidRDefault="00027B16">
      <w:pPr>
        <w:pStyle w:val="CommentText"/>
      </w:pPr>
      <w:r>
        <w:rPr>
          <w:rStyle w:val="CommentReference"/>
        </w:rPr>
        <w:annotationRef/>
      </w:r>
      <w:r>
        <w:t>What Appendix letter is this?</w:t>
      </w:r>
    </w:p>
  </w:comment>
  <w:comment w:id="2326" w:author="John Rhoads [2]" w:date="2019-11-24T20:10:00Z" w:initials="JR">
    <w:p w14:paraId="45265C1E" w14:textId="12F636E8" w:rsidR="00027B16" w:rsidRDefault="00027B16">
      <w:pPr>
        <w:pStyle w:val="CommentText"/>
      </w:pPr>
      <w:r>
        <w:rPr>
          <w:rStyle w:val="CommentReference"/>
        </w:rPr>
        <w:annotationRef/>
      </w:r>
      <w:r>
        <w:t>Appendix C.4</w:t>
      </w:r>
    </w:p>
  </w:comment>
  <w:comment w:id="2327" w:author="Mary Jungers" w:date="2019-11-14T10:35:00Z" w:initials="MJ">
    <w:p w14:paraId="4CA56445" w14:textId="75458CB0" w:rsidR="00027B16" w:rsidRDefault="00027B16">
      <w:pPr>
        <w:pStyle w:val="CommentText"/>
      </w:pPr>
      <w:r>
        <w:rPr>
          <w:rStyle w:val="CommentReference"/>
        </w:rPr>
        <w:annotationRef/>
      </w:r>
      <w:r>
        <w:t>What Appendix letter is this?</w:t>
      </w:r>
    </w:p>
  </w:comment>
  <w:comment w:id="2328" w:author="John Rhoads [2]" w:date="2019-11-24T20:14:00Z" w:initials="JR">
    <w:p w14:paraId="15F9CF96" w14:textId="36A18E72" w:rsidR="00027B16" w:rsidRDefault="00027B16">
      <w:pPr>
        <w:pStyle w:val="CommentText"/>
      </w:pPr>
      <w:r>
        <w:rPr>
          <w:rStyle w:val="CommentReference"/>
        </w:rPr>
        <w:annotationRef/>
      </w:r>
      <w:r>
        <w:t>Appendix C.4</w:t>
      </w:r>
    </w:p>
  </w:comment>
  <w:comment w:id="3206" w:author="Mary Jungers" w:date="2019-11-14T14:05:00Z" w:initials="MJ">
    <w:p w14:paraId="6A46745C" w14:textId="5EB592A8" w:rsidR="00027B16" w:rsidRDefault="00027B16">
      <w:pPr>
        <w:pStyle w:val="CommentText"/>
      </w:pPr>
      <w:r>
        <w:rPr>
          <w:rStyle w:val="CommentReference"/>
        </w:rPr>
        <w:annotationRef/>
      </w:r>
      <w:r>
        <w:t>infrastructure?</w:t>
      </w:r>
    </w:p>
  </w:comment>
  <w:comment w:id="3582" w:author="John Rhoads [2]" w:date="2019-11-24T21:08:00Z" w:initials="JR">
    <w:p w14:paraId="3140C348" w14:textId="6A4B886B" w:rsidR="00B25BA4" w:rsidRDefault="00B25BA4">
      <w:pPr>
        <w:pStyle w:val="CommentText"/>
      </w:pPr>
      <w:r>
        <w:rPr>
          <w:rStyle w:val="CommentReference"/>
        </w:rPr>
        <w:annotationRef/>
      </w:r>
      <w:r>
        <w:t xml:space="preserve">First column needs: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AE27D8" w15:done="0"/>
  <w15:commentEx w15:paraId="0BFB4B8A" w15:paraIdParent="3BAE27D8" w15:done="0"/>
  <w15:commentEx w15:paraId="79F0EFE5" w15:done="1"/>
  <w15:commentEx w15:paraId="45265C1E" w15:paraIdParent="79F0EFE5" w15:done="1"/>
  <w15:commentEx w15:paraId="4CA56445" w15:done="1"/>
  <w15:commentEx w15:paraId="15F9CF96" w15:paraIdParent="4CA56445" w15:done="1"/>
  <w15:commentEx w15:paraId="6A46745C" w15:done="0"/>
  <w15:commentEx w15:paraId="3140C3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AE27D8" w16cid:durableId="2177AC31"/>
  <w16cid:commentId w16cid:paraId="0BFB4B8A" w16cid:durableId="218561B7"/>
  <w16cid:commentId w16cid:paraId="79F0EFE5" w16cid:durableId="2177AC6C"/>
  <w16cid:commentId w16cid:paraId="45265C1E" w16cid:durableId="21856221"/>
  <w16cid:commentId w16cid:paraId="4CA56445" w16cid:durableId="2177AC84"/>
  <w16cid:commentId w16cid:paraId="15F9CF96" w16cid:durableId="21856324"/>
  <w16cid:commentId w16cid:paraId="6A46745C" w16cid:durableId="2177DDB0"/>
  <w16cid:commentId w16cid:paraId="3140C348" w16cid:durableId="21856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636FE" w14:textId="77777777" w:rsidR="00E74848" w:rsidRDefault="00E74848">
      <w:r>
        <w:separator/>
      </w:r>
    </w:p>
  </w:endnote>
  <w:endnote w:type="continuationSeparator" w:id="0">
    <w:p w14:paraId="0B002231" w14:textId="77777777" w:rsidR="00E74848" w:rsidRDefault="00E74848">
      <w:r>
        <w:continuationSeparator/>
      </w:r>
    </w:p>
  </w:endnote>
  <w:endnote w:type="continuationNotice" w:id="1">
    <w:p w14:paraId="045030D1" w14:textId="77777777" w:rsidR="00E74848" w:rsidRDefault="00E74848"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Console">
    <w:altName w:val="Calibri"/>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2F2C" w14:textId="77777777" w:rsidR="00027B16" w:rsidRDefault="00027B16" w:rsidP="00C15551">
    <w:pPr>
      <w:pStyle w:val="Header"/>
    </w:pPr>
    <w:r>
      <w:t>______________________________________________________________________________</w:t>
    </w:r>
  </w:p>
  <w:p w14:paraId="32789383" w14:textId="26FC62CE" w:rsidR="00027B16" w:rsidRPr="00506FBD" w:rsidRDefault="00027B16"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w:t>
    </w:r>
    <w:ins w:id="4039" w:author="Mary Jungers" w:date="2019-11-14T10:07:00Z">
      <w:r>
        <w:rPr>
          <w:rFonts w:cs="Times New Roman"/>
          <w:sz w:val="20"/>
          <w:szCs w:val="20"/>
        </w:rPr>
        <w:t>9-11-xx</w:t>
      </w:r>
    </w:ins>
    <w:del w:id="4040" w:author="Mary Jungers" w:date="2019-11-14T10:07:00Z">
      <w:r w:rsidDel="00621E63">
        <w:rPr>
          <w:rFonts w:cs="Times New Roman"/>
          <w:sz w:val="20"/>
          <w:szCs w:val="20"/>
        </w:rPr>
        <w:delText>8-11-05</w:delText>
      </w:r>
    </w:del>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w:t>
    </w:r>
    <w:ins w:id="4041" w:author="Mary Jungers" w:date="2019-11-14T10:07:00Z">
      <w:r>
        <w:rPr>
          <w:rFonts w:cs="Times New Roman"/>
          <w:sz w:val="20"/>
          <w:szCs w:val="20"/>
        </w:rPr>
        <w:t>9</w:t>
      </w:r>
    </w:ins>
    <w:del w:id="4042" w:author="Mary Jungers" w:date="2019-11-14T10:07:00Z">
      <w:r w:rsidDel="00621E63">
        <w:rPr>
          <w:rFonts w:cs="Times New Roman"/>
          <w:sz w:val="20"/>
          <w:szCs w:val="20"/>
        </w:rPr>
        <w:delText>8</w:delText>
      </w:r>
    </w:del>
    <w:r w:rsidRPr="00506FBD">
      <w:rPr>
        <w:rFonts w:cs="Times New Roman"/>
        <w:sz w:val="20"/>
        <w:szCs w:val="20"/>
      </w:rPr>
      <w:t>: IHE International, Inc.</w:t>
    </w:r>
  </w:p>
  <w:p w14:paraId="56BFCAFA" w14:textId="77777777" w:rsidR="00027B16" w:rsidRPr="00A92110" w:rsidRDefault="00027B16"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1376" w14:textId="313C7714" w:rsidR="00027B16" w:rsidRDefault="00027B16" w:rsidP="00A92110">
    <w:pPr>
      <w:pStyle w:val="BodyText"/>
      <w:jc w:val="center"/>
    </w:pPr>
    <w:r w:rsidRPr="00C30B37">
      <w:t>Copyright © 20</w:t>
    </w:r>
    <w:r>
      <w:t>1</w:t>
    </w:r>
    <w:ins w:id="4043" w:author="Mary Jungers" w:date="2019-11-14T10:07:00Z">
      <w:r>
        <w:t>9</w:t>
      </w:r>
    </w:ins>
    <w:del w:id="4044" w:author="Mary Jungers" w:date="2019-11-14T10:07:00Z">
      <w:r w:rsidDel="00621E63">
        <w:delText>8</w:delText>
      </w:r>
    </w:del>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DC4B2" w14:textId="77777777" w:rsidR="00E74848" w:rsidRDefault="00E74848">
      <w:r>
        <w:separator/>
      </w:r>
    </w:p>
  </w:footnote>
  <w:footnote w:type="continuationSeparator" w:id="0">
    <w:p w14:paraId="7FDC1AFD" w14:textId="77777777" w:rsidR="00E74848" w:rsidRDefault="00E74848">
      <w:r>
        <w:continuationSeparator/>
      </w:r>
    </w:p>
  </w:footnote>
  <w:footnote w:type="continuationNotice" w:id="1">
    <w:p w14:paraId="5479B46B" w14:textId="77777777" w:rsidR="00E74848" w:rsidRDefault="00E74848" w:rsidP="00B75A62"/>
  </w:footnote>
  <w:footnote w:id="2">
    <w:p w14:paraId="67058F1F" w14:textId="77777777" w:rsidR="00027B16" w:rsidRDefault="00027B16">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027B16" w:rsidRDefault="00027B16">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027B16" w:rsidRDefault="00027B16">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027B16" w:rsidRDefault="00027B16" w:rsidP="004D10A4">
      <w:pPr>
        <w:pStyle w:val="FootnoteText"/>
      </w:pPr>
      <w:ins w:id="1438" w:author="Mary Jungers" w:date="2019-11-14T13:52:00Z">
        <w:r>
          <w:rPr>
            <w:rStyle w:val="FootnoteReference"/>
          </w:rPr>
          <w:footnoteRef/>
        </w:r>
        <w:r>
          <w:t xml:space="preserve"> </w:t>
        </w:r>
        <w:r w:rsidRPr="004D10A4">
          <w:t>LOINC</w:t>
        </w:r>
        <w:r w:rsidRPr="004D10A4">
          <w:rPr>
            <w:rPrChange w:id="1439" w:author="Mary Jungers" w:date="2019-11-14T13:52:00Z">
              <w:rPr>
                <w:vertAlign w:val="superscript"/>
              </w:rPr>
            </w:rPrChange>
          </w:rPr>
          <w:t>®</w:t>
        </w:r>
        <w:r w:rsidRPr="004D10A4">
          <w:t xml:space="preserve"> is registered United States trademarks of Regenstrief Institute, Inc.</w:t>
        </w:r>
      </w:ins>
    </w:p>
  </w:footnote>
  <w:footnote w:id="6">
    <w:p w14:paraId="77DACA7A" w14:textId="5E999BF6" w:rsidR="00027B16" w:rsidRDefault="00027B16">
      <w:pPr>
        <w:pStyle w:val="FootnoteText"/>
      </w:pPr>
      <w:ins w:id="1444" w:author="Mary Jungers" w:date="2019-11-14T13:47:00Z">
        <w:r>
          <w:rPr>
            <w:rStyle w:val="FootnoteReference"/>
          </w:rPr>
          <w:footnoteRef/>
        </w:r>
        <w:r>
          <w:t xml:space="preserve"> </w:t>
        </w:r>
      </w:ins>
      <w:ins w:id="1445" w:author="Mary Jungers" w:date="2019-11-14T13:51:00Z">
        <w:r>
          <w:rPr>
            <w:rFonts w:cstheme="minorBidi"/>
            <w:color w:val="000000"/>
          </w:rPr>
          <w:t>SNOMED CT is a registered trademark of the International Health Terminology Standards Development Organisation, all rights reserved.</w:t>
        </w:r>
      </w:ins>
      <w:ins w:id="1446" w:author="Mary Jungers" w:date="2019-11-14T13:47:00Z">
        <w:r>
          <w:t xml:space="preserve"> </w:t>
        </w:r>
      </w:ins>
    </w:p>
  </w:footnote>
  <w:footnote w:id="7">
    <w:p w14:paraId="246E04E3" w14:textId="77777777" w:rsidR="00027B16" w:rsidRDefault="00027B16">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027B16" w:rsidRDefault="00027B16" w:rsidP="0034511D">
      <w:pPr>
        <w:pStyle w:val="BodyText"/>
      </w:pPr>
    </w:p>
    <w:p w14:paraId="3ACDC108" w14:textId="77777777" w:rsidR="00027B16" w:rsidRDefault="00027B16" w:rsidP="0034511D">
      <w:pPr>
        <w:pStyle w:val="BodyText"/>
      </w:pPr>
    </w:p>
  </w:footnote>
  <w:footnote w:id="9">
    <w:p w14:paraId="02732AF3" w14:textId="77777777" w:rsidR="00027B16" w:rsidRDefault="00027B16"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027B16" w:rsidRDefault="00027B16"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027B16" w:rsidRDefault="00027B16">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3813" w14:textId="77777777" w:rsidR="00027B16" w:rsidRDefault="00027B16" w:rsidP="001466DF">
    <w:pPr>
      <w:pStyle w:val="BodyText"/>
    </w:pPr>
    <w:r>
      <w:t>IHE Patient Care Device Technical Framework, Vol. 2 (PCD TF-2): Transactions</w:t>
    </w:r>
  </w:p>
  <w:p w14:paraId="50E62783" w14:textId="77777777" w:rsidR="00027B16" w:rsidRDefault="00027B16" w:rsidP="001466DF">
    <w:pPr>
      <w:pStyle w:val="BodyText"/>
    </w:pPr>
    <w:r>
      <w:t>______________________________________________________________________________</w:t>
    </w:r>
  </w:p>
  <w:p w14:paraId="2886BB09" w14:textId="77777777" w:rsidR="00027B16" w:rsidRPr="0081118B" w:rsidRDefault="00027B16"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BD9E104A"/>
    <w:lvl w:ilvl="0">
      <w:start w:val="1"/>
      <w:numFmt w:val="decimal"/>
      <w:pStyle w:val="ListNumber2"/>
      <w:lvlText w:val="%1."/>
      <w:lvlJc w:val="left"/>
      <w:pPr>
        <w:tabs>
          <w:tab w:val="num" w:pos="720"/>
        </w:tabs>
        <w:ind w:left="720" w:hanging="360"/>
      </w:pPr>
      <w:rPr>
        <w:sz w:val="18"/>
        <w:szCs w:val="18"/>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657844B0"/>
    <w:styleLink w:val="Heading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657844B0"/>
    <w:numStyleLink w:val="Headings"/>
  </w:abstractNum>
  <w:abstractNum w:abstractNumId="22"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2"/>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2">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4">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5">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6">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7">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8">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Jungers">
    <w15:presenceInfo w15:providerId="Windows Live" w15:userId="fa5bc65c546c9c69"/>
  </w15:person>
  <w15:person w15:author="John Rhoads">
    <w15:presenceInfo w15:providerId="None" w15:userId="John Rhoads"/>
  </w15:person>
  <w15:person w15:author="John Rhoads [2]">
    <w15:presenceInfo w15:providerId="Windows Live" w15:userId="dc754377600b5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27B16"/>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53D3"/>
    <w:rsid w:val="00336750"/>
    <w:rsid w:val="0034367E"/>
    <w:rsid w:val="0034511D"/>
    <w:rsid w:val="003469A7"/>
    <w:rsid w:val="00346BD0"/>
    <w:rsid w:val="00351ED7"/>
    <w:rsid w:val="00353E05"/>
    <w:rsid w:val="003570BC"/>
    <w:rsid w:val="0037008C"/>
    <w:rsid w:val="00371D46"/>
    <w:rsid w:val="0037233D"/>
    <w:rsid w:val="003746C3"/>
    <w:rsid w:val="003761A8"/>
    <w:rsid w:val="00376620"/>
    <w:rsid w:val="00383DAD"/>
    <w:rsid w:val="00385D84"/>
    <w:rsid w:val="0038632C"/>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D003E"/>
    <w:rsid w:val="003D16A3"/>
    <w:rsid w:val="003D4971"/>
    <w:rsid w:val="003D7138"/>
    <w:rsid w:val="003E0620"/>
    <w:rsid w:val="003E1B4E"/>
    <w:rsid w:val="003E7A21"/>
    <w:rsid w:val="003F5C0B"/>
    <w:rsid w:val="003F6D43"/>
    <w:rsid w:val="003F7F45"/>
    <w:rsid w:val="00403636"/>
    <w:rsid w:val="00404616"/>
    <w:rsid w:val="0040502E"/>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20B"/>
    <w:rsid w:val="004C7AD0"/>
    <w:rsid w:val="004D10A4"/>
    <w:rsid w:val="004D19E8"/>
    <w:rsid w:val="004D3918"/>
    <w:rsid w:val="004D4923"/>
    <w:rsid w:val="004E4498"/>
    <w:rsid w:val="004E5351"/>
    <w:rsid w:val="004E547A"/>
    <w:rsid w:val="004F1718"/>
    <w:rsid w:val="004F466E"/>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35DA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5BA4"/>
    <w:rsid w:val="00B27426"/>
    <w:rsid w:val="00B2751F"/>
    <w:rsid w:val="00B278C4"/>
    <w:rsid w:val="00B3125A"/>
    <w:rsid w:val="00B32F82"/>
    <w:rsid w:val="00B3430A"/>
    <w:rsid w:val="00B34FD5"/>
    <w:rsid w:val="00B36450"/>
    <w:rsid w:val="00B3712D"/>
    <w:rsid w:val="00B37DF5"/>
    <w:rsid w:val="00B40084"/>
    <w:rsid w:val="00B40222"/>
    <w:rsid w:val="00B4317E"/>
    <w:rsid w:val="00B43978"/>
    <w:rsid w:val="00B44A50"/>
    <w:rsid w:val="00B500AC"/>
    <w:rsid w:val="00B50B8A"/>
    <w:rsid w:val="00B520F3"/>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4528"/>
    <w:rsid w:val="00C45AB6"/>
    <w:rsid w:val="00C5129A"/>
    <w:rsid w:val="00C51DFA"/>
    <w:rsid w:val="00C52305"/>
    <w:rsid w:val="00C52F23"/>
    <w:rsid w:val="00C60ECD"/>
    <w:rsid w:val="00C61282"/>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848"/>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19"/>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296955"/>
    <w:pPr>
      <w:numPr>
        <w:ilvl w:val="2"/>
      </w:numPr>
      <w:outlineLvl w:val="2"/>
    </w:pPr>
    <w:rPr>
      <w:sz w:val="24"/>
    </w:rPr>
  </w:style>
  <w:style w:type="paragraph" w:styleId="Heading4">
    <w:name w:val="heading 4"/>
    <w:basedOn w:val="Heading3"/>
    <w:next w:val="BodyText"/>
    <w:link w:val="Heading4Char"/>
    <w:qFormat/>
    <w:rsid w:val="00296955"/>
    <w:pPr>
      <w:numPr>
        <w:ilvl w:val="3"/>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C15551"/>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 w:type="character" w:customStyle="1" w:styleId="WW8Num7z0">
    <w:name w:val="WW8Num7z0"/>
    <w:rsid w:val="00386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3.emf"/><Relationship Id="rId55" Type="http://schemas.openxmlformats.org/officeDocument/2006/relationships/image" Target="media/image36.png"/><Relationship Id="rId63" Type="http://schemas.openxmlformats.org/officeDocument/2006/relationships/image" Target="media/image38.png"/><Relationship Id="rId68" Type="http://schemas.openxmlformats.org/officeDocument/2006/relationships/hyperlink" Target="file:///D:\Google%20Drive\01_IHE\00_DocumentPublication\PCD\2016-10\V282_Word\V282_CH02C_CodeTables.doc" TargetMode="External"/><Relationship Id="rId76" Type="http://schemas.openxmlformats.org/officeDocument/2006/relationships/hyperlink" Target="http://ihe.net/uploadedFiles/Documents/ITI/IHE_ITI_TF_Vol2x.pdf" TargetMode="External"/><Relationship Id="rId84" Type="http://schemas.openxmlformats.org/officeDocument/2006/relationships/header" Target="head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13.emf"/><Relationship Id="rId11" Type="http://schemas.openxmlformats.org/officeDocument/2006/relationships/hyperlink" Target="http://ihe.net/Technical_Frameworks/" TargetMode="Externa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4.emf"/><Relationship Id="rId58" Type="http://schemas.openxmlformats.org/officeDocument/2006/relationships/comments" Target="comments.xml"/><Relationship Id="rId66" Type="http://schemas.openxmlformats.org/officeDocument/2006/relationships/image" Target="media/image41.png"/><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http://ihe.net/uploadedFiles/Documents/ITI/IHE_ITI_TF_Vol2x.pdf"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D:\Google%20Drive\01_IHE\Users\al.PROTOLINK\Users\usd04734\Documents\Data\Protocols\IHE_PCD\TFV2History\2014TFV2ForPub\l%20%22HL70203%22" TargetMode="External"/><Relationship Id="rId82" Type="http://schemas.openxmlformats.org/officeDocument/2006/relationships/image" Target="media/image45.jpe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ihe.net/Technical_Frameworks/" TargetMode="External"/><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image" Target="media/image39.png"/><Relationship Id="rId69" Type="http://schemas.openxmlformats.org/officeDocument/2006/relationships/hyperlink" Target="file:///D:\Google%20Drive\01_IHE\00_DocumentPublication\PCD\2016-10\V282_Word\V282_CH02C_CodeTables.doc" TargetMode="External"/><Relationship Id="rId77" Type="http://schemas.openxmlformats.org/officeDocument/2006/relationships/hyperlink" Target="ftp://ftp.ihe.net/TF_Implementation_Material/"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4.emf"/><Relationship Id="rId80" Type="http://schemas.openxmlformats.org/officeDocument/2006/relationships/hyperlink" Target="http://www.w3.org/International/questions/qa-controls%22%20%5Cl%20%22support"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microsoft.com/office/2011/relationships/commentsExtended" Target="commentsExtended.xml"/><Relationship Id="rId67" Type="http://schemas.openxmlformats.org/officeDocument/2006/relationships/hyperlink" Target="file:///D:\Google%20Drive\01_IHE\00_DocumentPublication\PCD\2016-10\V282_Word\V282_CH02C_CodeTables.doc" TargetMode="External"/><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hyperlink" Target="https://en.wikipedia.org/wiki/Lexicographical_order" TargetMode="External"/><Relationship Id="rId70" Type="http://schemas.openxmlformats.org/officeDocument/2006/relationships/image" Target="media/image42.emf"/><Relationship Id="rId75" Type="http://schemas.openxmlformats.org/officeDocument/2006/relationships/hyperlink" Target="http://ihe.net/uploadedFiles/Documents/Templates/IHE_TF_GenIntro_AppF_IHEIntegrationStatements_Rev1.0_2014-07-01.pdf" TargetMode="External"/><Relationship Id="rId83" Type="http://schemas.openxmlformats.org/officeDocument/2006/relationships/hyperlink" Target="http://wiki.ihe.net/index.php?title=Category:PCD_Reference_Pages"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6/09/relationships/commentsIds" Target="commentsIds.xml"/><Relationship Id="rId65" Type="http://schemas.openxmlformats.org/officeDocument/2006/relationships/image" Target="media/image40.emf"/><Relationship Id="rId73" Type="http://schemas.openxmlformats.org/officeDocument/2006/relationships/hyperlink" Target="http://ihe.net/uploadedFiles/Documents/Templates/IHE_TF_GenIntro_AppE_Profiling_Rev1.0_2014-07-01.pdf" TargetMode="External"/><Relationship Id="rId78" Type="http://schemas.openxmlformats.org/officeDocument/2006/relationships/hyperlink" Target="http://ihe.net/uploadedFiles/Documents/ITI/IHE_ITI_TF_Vol2x.pdf" TargetMode="External"/><Relationship Id="rId81" Type="http://schemas.openxmlformats.org/officeDocument/2006/relationships/hyperlink" Target="http://www.w3.org/TR/xml/%22%20%5Cl%20%22syntax" TargetMode="External"/><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901754-3A68-4A9D-A20B-B1FD802B0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259</Pages>
  <Words>73696</Words>
  <Characters>420071</Characters>
  <Application>Microsoft Office Word</Application>
  <DocSecurity>0</DocSecurity>
  <Lines>3500</Lines>
  <Paragraphs>985</Paragraphs>
  <ScaleCrop>false</ScaleCrop>
  <HeadingPairs>
    <vt:vector size="2" baseType="variant">
      <vt:variant>
        <vt:lpstr>Title</vt:lpstr>
      </vt:variant>
      <vt:variant>
        <vt:i4>1</vt:i4>
      </vt:variant>
    </vt:vector>
  </HeadingPairs>
  <TitlesOfParts>
    <vt:vector size="1" baseType="lpstr">
      <vt:lpstr>IHE_PCD_TF_Rev9-0_Vol2_FT_2019-11-xx</vt:lpstr>
    </vt:vector>
  </TitlesOfParts>
  <Company>IHE</Company>
  <LinksUpToDate>false</LinksUpToDate>
  <CharactersWithSpaces>492782</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IHE_PCD_TF_Rev9-0_Vol2_FT_2019-11-xx</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49</cp:revision>
  <cp:lastPrinted>2015-09-14T22:36:00Z</cp:lastPrinted>
  <dcterms:created xsi:type="dcterms:W3CDTF">2018-10-08T18:39:00Z</dcterms:created>
  <dcterms:modified xsi:type="dcterms:W3CDTF">2019-11-25T02:30:00Z</dcterms:modified>
  <cp:category>IHE Technical Framework</cp:category>
</cp:coreProperties>
</file>